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738853E8" w14:textId="77777777" w:rsidR="0064541C" w:rsidRDefault="003A78C2">
      <w:pPr>
        <w:pStyle w:val="TOC1"/>
        <w:tabs>
          <w:tab w:val="right" w:leader="dot" w:pos="8846"/>
        </w:tabs>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36645208" w:history="1">
        <w:r w:rsidR="0064541C" w:rsidRPr="00A27D29">
          <w:rPr>
            <w:rStyle w:val="Hyperlink"/>
            <w:noProof/>
          </w:rPr>
          <w:t>The Horologion: The Book of the Hours</w:t>
        </w:r>
        <w:r w:rsidR="0064541C">
          <w:rPr>
            <w:noProof/>
            <w:webHidden/>
          </w:rPr>
          <w:tab/>
        </w:r>
        <w:r w:rsidR="0064541C">
          <w:rPr>
            <w:noProof/>
            <w:webHidden/>
          </w:rPr>
          <w:fldChar w:fldCharType="begin"/>
        </w:r>
        <w:r w:rsidR="0064541C">
          <w:rPr>
            <w:noProof/>
            <w:webHidden/>
          </w:rPr>
          <w:instrText xml:space="preserve"> PAGEREF _Toc436645208 \h </w:instrText>
        </w:r>
        <w:r w:rsidR="0064541C">
          <w:rPr>
            <w:noProof/>
            <w:webHidden/>
          </w:rPr>
        </w:r>
        <w:r w:rsidR="0064541C">
          <w:rPr>
            <w:noProof/>
            <w:webHidden/>
          </w:rPr>
          <w:fldChar w:fldCharType="separate"/>
        </w:r>
        <w:r w:rsidR="0064541C">
          <w:rPr>
            <w:noProof/>
            <w:webHidden/>
          </w:rPr>
          <w:t>3</w:t>
        </w:r>
        <w:r w:rsidR="0064541C">
          <w:rPr>
            <w:noProof/>
            <w:webHidden/>
          </w:rPr>
          <w:fldChar w:fldCharType="end"/>
        </w:r>
      </w:hyperlink>
    </w:p>
    <w:p w14:paraId="5007E796"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09" w:history="1">
        <w:r w:rsidR="0064541C" w:rsidRPr="00A27D29">
          <w:rPr>
            <w:rStyle w:val="Hyperlink"/>
            <w:noProof/>
          </w:rPr>
          <w:t>The Setting of the Sun: Vespers (the Eleventh Hour)</w:t>
        </w:r>
        <w:r w:rsidR="0064541C">
          <w:rPr>
            <w:noProof/>
            <w:webHidden/>
          </w:rPr>
          <w:tab/>
        </w:r>
        <w:r w:rsidR="0064541C">
          <w:rPr>
            <w:noProof/>
            <w:webHidden/>
          </w:rPr>
          <w:fldChar w:fldCharType="begin"/>
        </w:r>
        <w:r w:rsidR="0064541C">
          <w:rPr>
            <w:noProof/>
            <w:webHidden/>
          </w:rPr>
          <w:instrText xml:space="preserve"> PAGEREF _Toc436645209 \h </w:instrText>
        </w:r>
        <w:r w:rsidR="0064541C">
          <w:rPr>
            <w:noProof/>
            <w:webHidden/>
          </w:rPr>
        </w:r>
        <w:r w:rsidR="0064541C">
          <w:rPr>
            <w:noProof/>
            <w:webHidden/>
          </w:rPr>
          <w:fldChar w:fldCharType="separate"/>
        </w:r>
        <w:r w:rsidR="0064541C">
          <w:rPr>
            <w:noProof/>
            <w:webHidden/>
          </w:rPr>
          <w:t>4</w:t>
        </w:r>
        <w:r w:rsidR="0064541C">
          <w:rPr>
            <w:noProof/>
            <w:webHidden/>
          </w:rPr>
          <w:fldChar w:fldCharType="end"/>
        </w:r>
      </w:hyperlink>
    </w:p>
    <w:p w14:paraId="5A4C4C84"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10" w:history="1">
        <w:r w:rsidR="0064541C" w:rsidRPr="00A27D29">
          <w:rPr>
            <w:rStyle w:val="Hyperlink"/>
            <w:noProof/>
          </w:rPr>
          <w:t>After Supper: Retiring (the Twelfth Hour)</w:t>
        </w:r>
        <w:r w:rsidR="0064541C">
          <w:rPr>
            <w:noProof/>
            <w:webHidden/>
          </w:rPr>
          <w:tab/>
        </w:r>
        <w:r w:rsidR="0064541C">
          <w:rPr>
            <w:noProof/>
            <w:webHidden/>
          </w:rPr>
          <w:fldChar w:fldCharType="begin"/>
        </w:r>
        <w:r w:rsidR="0064541C">
          <w:rPr>
            <w:noProof/>
            <w:webHidden/>
          </w:rPr>
          <w:instrText xml:space="preserve"> PAGEREF _Toc436645210 \h </w:instrText>
        </w:r>
        <w:r w:rsidR="0064541C">
          <w:rPr>
            <w:noProof/>
            <w:webHidden/>
          </w:rPr>
        </w:r>
        <w:r w:rsidR="0064541C">
          <w:rPr>
            <w:noProof/>
            <w:webHidden/>
          </w:rPr>
          <w:fldChar w:fldCharType="separate"/>
        </w:r>
        <w:r w:rsidR="0064541C">
          <w:rPr>
            <w:noProof/>
            <w:webHidden/>
          </w:rPr>
          <w:t>45</w:t>
        </w:r>
        <w:r w:rsidR="0064541C">
          <w:rPr>
            <w:noProof/>
            <w:webHidden/>
          </w:rPr>
          <w:fldChar w:fldCharType="end"/>
        </w:r>
      </w:hyperlink>
    </w:p>
    <w:p w14:paraId="3C205ACA"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11" w:history="1">
        <w:r w:rsidR="0064541C" w:rsidRPr="00A27D29">
          <w:rPr>
            <w:rStyle w:val="Hyperlink"/>
            <w:noProof/>
          </w:rPr>
          <w:t>Midnight</w:t>
        </w:r>
        <w:r w:rsidR="0064541C">
          <w:rPr>
            <w:noProof/>
            <w:webHidden/>
          </w:rPr>
          <w:tab/>
        </w:r>
        <w:r w:rsidR="0064541C">
          <w:rPr>
            <w:noProof/>
            <w:webHidden/>
          </w:rPr>
          <w:fldChar w:fldCharType="begin"/>
        </w:r>
        <w:r w:rsidR="0064541C">
          <w:rPr>
            <w:noProof/>
            <w:webHidden/>
          </w:rPr>
          <w:instrText xml:space="preserve"> PAGEREF _Toc436645211 \h </w:instrText>
        </w:r>
        <w:r w:rsidR="0064541C">
          <w:rPr>
            <w:noProof/>
            <w:webHidden/>
          </w:rPr>
        </w:r>
        <w:r w:rsidR="0064541C">
          <w:rPr>
            <w:noProof/>
            <w:webHidden/>
          </w:rPr>
          <w:fldChar w:fldCharType="separate"/>
        </w:r>
        <w:r w:rsidR="0064541C">
          <w:rPr>
            <w:noProof/>
            <w:webHidden/>
          </w:rPr>
          <w:t>60</w:t>
        </w:r>
        <w:r w:rsidR="0064541C">
          <w:rPr>
            <w:noProof/>
            <w:webHidden/>
          </w:rPr>
          <w:fldChar w:fldCharType="end"/>
        </w:r>
      </w:hyperlink>
    </w:p>
    <w:p w14:paraId="4047D45E"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12" w:history="1">
        <w:r w:rsidR="0064541C" w:rsidRPr="00A27D29">
          <w:rPr>
            <w:rStyle w:val="Hyperlink"/>
            <w:noProof/>
          </w:rPr>
          <w:t>The Rising of the Sun: Matins (or Lauds)</w:t>
        </w:r>
        <w:r w:rsidR="0064541C">
          <w:rPr>
            <w:noProof/>
            <w:webHidden/>
          </w:rPr>
          <w:tab/>
        </w:r>
        <w:r w:rsidR="0064541C">
          <w:rPr>
            <w:noProof/>
            <w:webHidden/>
          </w:rPr>
          <w:fldChar w:fldCharType="begin"/>
        </w:r>
        <w:r w:rsidR="0064541C">
          <w:rPr>
            <w:noProof/>
            <w:webHidden/>
          </w:rPr>
          <w:instrText xml:space="preserve"> PAGEREF _Toc436645212 \h </w:instrText>
        </w:r>
        <w:r w:rsidR="0064541C">
          <w:rPr>
            <w:noProof/>
            <w:webHidden/>
          </w:rPr>
        </w:r>
        <w:r w:rsidR="0064541C">
          <w:rPr>
            <w:noProof/>
            <w:webHidden/>
          </w:rPr>
          <w:fldChar w:fldCharType="separate"/>
        </w:r>
        <w:r w:rsidR="0064541C">
          <w:rPr>
            <w:noProof/>
            <w:webHidden/>
          </w:rPr>
          <w:t>120</w:t>
        </w:r>
        <w:r w:rsidR="0064541C">
          <w:rPr>
            <w:noProof/>
            <w:webHidden/>
          </w:rPr>
          <w:fldChar w:fldCharType="end"/>
        </w:r>
      </w:hyperlink>
    </w:p>
    <w:p w14:paraId="1EAB03F3"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13" w:history="1">
        <w:r w:rsidR="0064541C" w:rsidRPr="00A27D29">
          <w:rPr>
            <w:rStyle w:val="Hyperlink"/>
            <w:noProof/>
          </w:rPr>
          <w:t>Early Morning: Prime (The First Hour)</w:t>
        </w:r>
        <w:r w:rsidR="0064541C">
          <w:rPr>
            <w:noProof/>
            <w:webHidden/>
          </w:rPr>
          <w:tab/>
        </w:r>
        <w:r w:rsidR="0064541C">
          <w:rPr>
            <w:noProof/>
            <w:webHidden/>
          </w:rPr>
          <w:fldChar w:fldCharType="begin"/>
        </w:r>
        <w:r w:rsidR="0064541C">
          <w:rPr>
            <w:noProof/>
            <w:webHidden/>
          </w:rPr>
          <w:instrText xml:space="preserve"> PAGEREF _Toc436645213 \h </w:instrText>
        </w:r>
        <w:r w:rsidR="0064541C">
          <w:rPr>
            <w:noProof/>
            <w:webHidden/>
          </w:rPr>
        </w:r>
        <w:r w:rsidR="0064541C">
          <w:rPr>
            <w:noProof/>
            <w:webHidden/>
          </w:rPr>
          <w:fldChar w:fldCharType="separate"/>
        </w:r>
        <w:r w:rsidR="0064541C">
          <w:rPr>
            <w:noProof/>
            <w:webHidden/>
          </w:rPr>
          <w:t>253</w:t>
        </w:r>
        <w:r w:rsidR="0064541C">
          <w:rPr>
            <w:noProof/>
            <w:webHidden/>
          </w:rPr>
          <w:fldChar w:fldCharType="end"/>
        </w:r>
      </w:hyperlink>
    </w:p>
    <w:p w14:paraId="21C3470A"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14" w:history="1">
        <w:r w:rsidR="0064541C" w:rsidRPr="00A27D29">
          <w:rPr>
            <w:rStyle w:val="Hyperlink"/>
            <w:noProof/>
          </w:rPr>
          <w:t>Mid-Morning (The Third Hour)</w:t>
        </w:r>
        <w:r w:rsidR="0064541C">
          <w:rPr>
            <w:noProof/>
            <w:webHidden/>
          </w:rPr>
          <w:tab/>
        </w:r>
        <w:r w:rsidR="0064541C">
          <w:rPr>
            <w:noProof/>
            <w:webHidden/>
          </w:rPr>
          <w:fldChar w:fldCharType="begin"/>
        </w:r>
        <w:r w:rsidR="0064541C">
          <w:rPr>
            <w:noProof/>
            <w:webHidden/>
          </w:rPr>
          <w:instrText xml:space="preserve"> PAGEREF _Toc436645214 \h </w:instrText>
        </w:r>
        <w:r w:rsidR="0064541C">
          <w:rPr>
            <w:noProof/>
            <w:webHidden/>
          </w:rPr>
        </w:r>
        <w:r w:rsidR="0064541C">
          <w:rPr>
            <w:noProof/>
            <w:webHidden/>
          </w:rPr>
          <w:fldChar w:fldCharType="separate"/>
        </w:r>
        <w:r w:rsidR="0064541C">
          <w:rPr>
            <w:noProof/>
            <w:webHidden/>
          </w:rPr>
          <w:t>272</w:t>
        </w:r>
        <w:r w:rsidR="0064541C">
          <w:rPr>
            <w:noProof/>
            <w:webHidden/>
          </w:rPr>
          <w:fldChar w:fldCharType="end"/>
        </w:r>
      </w:hyperlink>
    </w:p>
    <w:p w14:paraId="5B89023A"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15" w:history="1">
        <w:r w:rsidR="0064541C" w:rsidRPr="00A27D29">
          <w:rPr>
            <w:rStyle w:val="Hyperlink"/>
            <w:noProof/>
          </w:rPr>
          <w:t>Noon (The Sixth Hour)</w:t>
        </w:r>
        <w:r w:rsidR="0064541C">
          <w:rPr>
            <w:noProof/>
            <w:webHidden/>
          </w:rPr>
          <w:tab/>
        </w:r>
        <w:r w:rsidR="0064541C">
          <w:rPr>
            <w:noProof/>
            <w:webHidden/>
          </w:rPr>
          <w:fldChar w:fldCharType="begin"/>
        </w:r>
        <w:r w:rsidR="0064541C">
          <w:rPr>
            <w:noProof/>
            <w:webHidden/>
          </w:rPr>
          <w:instrText xml:space="preserve"> PAGEREF _Toc436645215 \h </w:instrText>
        </w:r>
        <w:r w:rsidR="0064541C">
          <w:rPr>
            <w:noProof/>
            <w:webHidden/>
          </w:rPr>
        </w:r>
        <w:r w:rsidR="0064541C">
          <w:rPr>
            <w:noProof/>
            <w:webHidden/>
          </w:rPr>
          <w:fldChar w:fldCharType="separate"/>
        </w:r>
        <w:r w:rsidR="0064541C">
          <w:rPr>
            <w:noProof/>
            <w:webHidden/>
          </w:rPr>
          <w:t>275</w:t>
        </w:r>
        <w:r w:rsidR="0064541C">
          <w:rPr>
            <w:noProof/>
            <w:webHidden/>
          </w:rPr>
          <w:fldChar w:fldCharType="end"/>
        </w:r>
      </w:hyperlink>
    </w:p>
    <w:p w14:paraId="322762BB"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16" w:history="1">
        <w:r w:rsidR="0064541C" w:rsidRPr="00A27D29">
          <w:rPr>
            <w:rStyle w:val="Hyperlink"/>
            <w:noProof/>
          </w:rPr>
          <w:t>Afternoon (The Ninth Hour)</w:t>
        </w:r>
        <w:r w:rsidR="0064541C">
          <w:rPr>
            <w:noProof/>
            <w:webHidden/>
          </w:rPr>
          <w:tab/>
        </w:r>
        <w:r w:rsidR="0064541C">
          <w:rPr>
            <w:noProof/>
            <w:webHidden/>
          </w:rPr>
          <w:fldChar w:fldCharType="begin"/>
        </w:r>
        <w:r w:rsidR="0064541C">
          <w:rPr>
            <w:noProof/>
            <w:webHidden/>
          </w:rPr>
          <w:instrText xml:space="preserve"> PAGEREF _Toc436645216 \h </w:instrText>
        </w:r>
        <w:r w:rsidR="0064541C">
          <w:rPr>
            <w:noProof/>
            <w:webHidden/>
          </w:rPr>
        </w:r>
        <w:r w:rsidR="0064541C">
          <w:rPr>
            <w:noProof/>
            <w:webHidden/>
          </w:rPr>
          <w:fldChar w:fldCharType="separate"/>
        </w:r>
        <w:r w:rsidR="0064541C">
          <w:rPr>
            <w:noProof/>
            <w:webHidden/>
          </w:rPr>
          <w:t>279</w:t>
        </w:r>
        <w:r w:rsidR="0064541C">
          <w:rPr>
            <w:noProof/>
            <w:webHidden/>
          </w:rPr>
          <w:fldChar w:fldCharType="end"/>
        </w:r>
      </w:hyperlink>
    </w:p>
    <w:p w14:paraId="2C037CD9"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17" w:history="1">
        <w:r w:rsidR="0064541C" w:rsidRPr="00A27D29">
          <w:rPr>
            <w:rStyle w:val="Hyperlink"/>
            <w:noProof/>
            <w:lang w:val="en-GB"/>
          </w:rPr>
          <w:t>Reader’s Service</w:t>
        </w:r>
        <w:r w:rsidR="0064541C">
          <w:rPr>
            <w:noProof/>
            <w:webHidden/>
          </w:rPr>
          <w:tab/>
        </w:r>
        <w:r w:rsidR="0064541C">
          <w:rPr>
            <w:noProof/>
            <w:webHidden/>
          </w:rPr>
          <w:fldChar w:fldCharType="begin"/>
        </w:r>
        <w:r w:rsidR="0064541C">
          <w:rPr>
            <w:noProof/>
            <w:webHidden/>
          </w:rPr>
          <w:instrText xml:space="preserve"> PAGEREF _Toc436645217 \h </w:instrText>
        </w:r>
        <w:r w:rsidR="0064541C">
          <w:rPr>
            <w:noProof/>
            <w:webHidden/>
          </w:rPr>
        </w:r>
        <w:r w:rsidR="0064541C">
          <w:rPr>
            <w:noProof/>
            <w:webHidden/>
          </w:rPr>
          <w:fldChar w:fldCharType="separate"/>
        </w:r>
        <w:r w:rsidR="0064541C">
          <w:rPr>
            <w:noProof/>
            <w:webHidden/>
          </w:rPr>
          <w:t>283</w:t>
        </w:r>
        <w:r w:rsidR="0064541C">
          <w:rPr>
            <w:noProof/>
            <w:webHidden/>
          </w:rPr>
          <w:fldChar w:fldCharType="end"/>
        </w:r>
      </w:hyperlink>
    </w:p>
    <w:p w14:paraId="1CD94D4D" w14:textId="77777777" w:rsidR="0064541C" w:rsidRDefault="00EB4284">
      <w:pPr>
        <w:pStyle w:val="TOC1"/>
        <w:tabs>
          <w:tab w:val="right" w:leader="dot" w:pos="8846"/>
        </w:tabs>
        <w:rPr>
          <w:rFonts w:asciiTheme="minorHAnsi" w:eastAsiaTheme="minorEastAsia" w:hAnsiTheme="minorHAnsi"/>
          <w:noProof/>
          <w:sz w:val="22"/>
          <w:lang w:val="en-US"/>
        </w:rPr>
      </w:pPr>
      <w:hyperlink w:anchor="_Toc436645218" w:history="1">
        <w:r w:rsidR="0064541C" w:rsidRPr="00A27D29">
          <w:rPr>
            <w:rStyle w:val="Hyperlink"/>
            <w:noProof/>
          </w:rPr>
          <w:t>The Book of the Psalter</w:t>
        </w:r>
        <w:r w:rsidR="0064541C">
          <w:rPr>
            <w:noProof/>
            <w:webHidden/>
          </w:rPr>
          <w:tab/>
        </w:r>
        <w:r w:rsidR="0064541C">
          <w:rPr>
            <w:noProof/>
            <w:webHidden/>
          </w:rPr>
          <w:fldChar w:fldCharType="begin"/>
        </w:r>
        <w:r w:rsidR="0064541C">
          <w:rPr>
            <w:noProof/>
            <w:webHidden/>
          </w:rPr>
          <w:instrText xml:space="preserve"> PAGEREF _Toc436645218 \h </w:instrText>
        </w:r>
        <w:r w:rsidR="0064541C">
          <w:rPr>
            <w:noProof/>
            <w:webHidden/>
          </w:rPr>
        </w:r>
        <w:r w:rsidR="0064541C">
          <w:rPr>
            <w:noProof/>
            <w:webHidden/>
          </w:rPr>
          <w:fldChar w:fldCharType="separate"/>
        </w:r>
        <w:r w:rsidR="0064541C">
          <w:rPr>
            <w:noProof/>
            <w:webHidden/>
          </w:rPr>
          <w:t>302</w:t>
        </w:r>
        <w:r w:rsidR="0064541C">
          <w:rPr>
            <w:noProof/>
            <w:webHidden/>
          </w:rPr>
          <w:fldChar w:fldCharType="end"/>
        </w:r>
      </w:hyperlink>
    </w:p>
    <w:p w14:paraId="57774CDA" w14:textId="77777777" w:rsidR="0064541C" w:rsidRDefault="00EB4284">
      <w:pPr>
        <w:pStyle w:val="TOC1"/>
        <w:tabs>
          <w:tab w:val="right" w:leader="dot" w:pos="8846"/>
        </w:tabs>
        <w:rPr>
          <w:rFonts w:asciiTheme="minorHAnsi" w:eastAsiaTheme="minorEastAsia" w:hAnsiTheme="minorHAnsi"/>
          <w:noProof/>
          <w:sz w:val="22"/>
          <w:lang w:val="en-US"/>
        </w:rPr>
      </w:pPr>
      <w:hyperlink w:anchor="_Toc436645219" w:history="1">
        <w:r w:rsidR="0064541C" w:rsidRPr="00A27D29">
          <w:rPr>
            <w:rStyle w:val="Hyperlink"/>
            <w:noProof/>
          </w:rPr>
          <w:t>The Book of Psalis and Doxologies</w:t>
        </w:r>
        <w:r w:rsidR="0064541C">
          <w:rPr>
            <w:noProof/>
            <w:webHidden/>
          </w:rPr>
          <w:tab/>
        </w:r>
        <w:r w:rsidR="0064541C">
          <w:rPr>
            <w:noProof/>
            <w:webHidden/>
          </w:rPr>
          <w:fldChar w:fldCharType="begin"/>
        </w:r>
        <w:r w:rsidR="0064541C">
          <w:rPr>
            <w:noProof/>
            <w:webHidden/>
          </w:rPr>
          <w:instrText xml:space="preserve"> PAGEREF _Toc436645219 \h </w:instrText>
        </w:r>
        <w:r w:rsidR="0064541C">
          <w:rPr>
            <w:noProof/>
            <w:webHidden/>
          </w:rPr>
        </w:r>
        <w:r w:rsidR="0064541C">
          <w:rPr>
            <w:noProof/>
            <w:webHidden/>
          </w:rPr>
          <w:fldChar w:fldCharType="separate"/>
        </w:r>
        <w:r w:rsidR="0064541C">
          <w:rPr>
            <w:noProof/>
            <w:webHidden/>
          </w:rPr>
          <w:t>535</w:t>
        </w:r>
        <w:r w:rsidR="0064541C">
          <w:rPr>
            <w:noProof/>
            <w:webHidden/>
          </w:rPr>
          <w:fldChar w:fldCharType="end"/>
        </w:r>
      </w:hyperlink>
    </w:p>
    <w:p w14:paraId="16CC24C9"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20" w:history="1">
        <w:r w:rsidR="0064541C" w:rsidRPr="00A27D29">
          <w:rPr>
            <w:rStyle w:val="Hyperlink"/>
            <w:noProof/>
          </w:rPr>
          <w:t>General and Common Doxologies</w:t>
        </w:r>
        <w:r w:rsidR="0064541C">
          <w:rPr>
            <w:noProof/>
            <w:webHidden/>
          </w:rPr>
          <w:tab/>
        </w:r>
        <w:r w:rsidR="0064541C">
          <w:rPr>
            <w:noProof/>
            <w:webHidden/>
          </w:rPr>
          <w:fldChar w:fldCharType="begin"/>
        </w:r>
        <w:r w:rsidR="0064541C">
          <w:rPr>
            <w:noProof/>
            <w:webHidden/>
          </w:rPr>
          <w:instrText xml:space="preserve"> PAGEREF _Toc436645220 \h </w:instrText>
        </w:r>
        <w:r w:rsidR="0064541C">
          <w:rPr>
            <w:noProof/>
            <w:webHidden/>
          </w:rPr>
        </w:r>
        <w:r w:rsidR="0064541C">
          <w:rPr>
            <w:noProof/>
            <w:webHidden/>
          </w:rPr>
          <w:fldChar w:fldCharType="separate"/>
        </w:r>
        <w:r w:rsidR="0064541C">
          <w:rPr>
            <w:noProof/>
            <w:webHidden/>
          </w:rPr>
          <w:t>536</w:t>
        </w:r>
        <w:r w:rsidR="0064541C">
          <w:rPr>
            <w:noProof/>
            <w:webHidden/>
          </w:rPr>
          <w:fldChar w:fldCharType="end"/>
        </w:r>
      </w:hyperlink>
    </w:p>
    <w:p w14:paraId="30ABE17A"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21" w:history="1">
        <w:r w:rsidR="0064541C" w:rsidRPr="00A27D29">
          <w:rPr>
            <w:rStyle w:val="Hyperlink"/>
            <w:noProof/>
          </w:rPr>
          <w:t xml:space="preserve">September or </w:t>
        </w:r>
        <w:r w:rsidR="0064541C" w:rsidRPr="00A27D29">
          <w:rPr>
            <w:rStyle w:val="Hyperlink"/>
            <w:rFonts w:ascii="FreeSerifAvvaShenouda" w:eastAsia="Arial Unicode MS" w:hAnsi="FreeSerifAvvaShenouda" w:cs="FreeSerifAvvaShenouda"/>
            <w:noProof/>
            <w:lang w:val="en-US"/>
          </w:rPr>
          <w:t>Ⲑⲟⲟⲩⲧ</w:t>
        </w:r>
        <w:r w:rsidR="0064541C">
          <w:rPr>
            <w:noProof/>
            <w:webHidden/>
          </w:rPr>
          <w:tab/>
        </w:r>
        <w:r w:rsidR="0064541C">
          <w:rPr>
            <w:noProof/>
            <w:webHidden/>
          </w:rPr>
          <w:fldChar w:fldCharType="begin"/>
        </w:r>
        <w:r w:rsidR="0064541C">
          <w:rPr>
            <w:noProof/>
            <w:webHidden/>
          </w:rPr>
          <w:instrText xml:space="preserve"> PAGEREF _Toc436645221 \h </w:instrText>
        </w:r>
        <w:r w:rsidR="0064541C">
          <w:rPr>
            <w:noProof/>
            <w:webHidden/>
          </w:rPr>
        </w:r>
        <w:r w:rsidR="0064541C">
          <w:rPr>
            <w:noProof/>
            <w:webHidden/>
          </w:rPr>
          <w:fldChar w:fldCharType="separate"/>
        </w:r>
        <w:r w:rsidR="0064541C">
          <w:rPr>
            <w:noProof/>
            <w:webHidden/>
          </w:rPr>
          <w:t>558</w:t>
        </w:r>
        <w:r w:rsidR="0064541C">
          <w:rPr>
            <w:noProof/>
            <w:webHidden/>
          </w:rPr>
          <w:fldChar w:fldCharType="end"/>
        </w:r>
      </w:hyperlink>
    </w:p>
    <w:p w14:paraId="4CF5D079"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22" w:history="1">
        <w:r w:rsidR="0064541C" w:rsidRPr="00A27D29">
          <w:rPr>
            <w:rStyle w:val="Hyperlink"/>
            <w:noProof/>
          </w:rPr>
          <w:t xml:space="preserve">October or </w:t>
        </w:r>
        <w:r w:rsidR="0064541C" w:rsidRPr="00A27D29">
          <w:rPr>
            <w:rStyle w:val="Hyperlink"/>
            <w:rFonts w:ascii="FreeSerifAvvaShenouda" w:hAnsi="FreeSerifAvvaShenouda" w:cs="FreeSerifAvvaShenouda"/>
            <w:noProof/>
          </w:rPr>
          <w:t>Ⲡⲁⲱⲡⲉ</w:t>
        </w:r>
        <w:r w:rsidR="0064541C">
          <w:rPr>
            <w:noProof/>
            <w:webHidden/>
          </w:rPr>
          <w:tab/>
        </w:r>
        <w:r w:rsidR="0064541C">
          <w:rPr>
            <w:noProof/>
            <w:webHidden/>
          </w:rPr>
          <w:fldChar w:fldCharType="begin"/>
        </w:r>
        <w:r w:rsidR="0064541C">
          <w:rPr>
            <w:noProof/>
            <w:webHidden/>
          </w:rPr>
          <w:instrText xml:space="preserve"> PAGEREF _Toc436645222 \h </w:instrText>
        </w:r>
        <w:r w:rsidR="0064541C">
          <w:rPr>
            <w:noProof/>
            <w:webHidden/>
          </w:rPr>
        </w:r>
        <w:r w:rsidR="0064541C">
          <w:rPr>
            <w:noProof/>
            <w:webHidden/>
          </w:rPr>
          <w:fldChar w:fldCharType="separate"/>
        </w:r>
        <w:r w:rsidR="0064541C">
          <w:rPr>
            <w:noProof/>
            <w:webHidden/>
          </w:rPr>
          <w:t>600</w:t>
        </w:r>
        <w:r w:rsidR="0064541C">
          <w:rPr>
            <w:noProof/>
            <w:webHidden/>
          </w:rPr>
          <w:fldChar w:fldCharType="end"/>
        </w:r>
      </w:hyperlink>
    </w:p>
    <w:p w14:paraId="0D4B92EB"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23" w:history="1">
        <w:r w:rsidR="0064541C" w:rsidRPr="00A27D29">
          <w:rPr>
            <w:rStyle w:val="Hyperlink"/>
            <w:noProof/>
          </w:rPr>
          <w:t xml:space="preserve">November or </w:t>
        </w:r>
        <w:r w:rsidR="0064541C" w:rsidRPr="00A27D29">
          <w:rPr>
            <w:rStyle w:val="Hyperlink"/>
            <w:rFonts w:ascii="FreeSerifAvvaShenouda" w:eastAsia="Arial Unicode MS" w:hAnsi="FreeSerifAvvaShenouda" w:cs="FreeSerifAvvaShenouda"/>
            <w:noProof/>
          </w:rPr>
          <w:t>Ⲁⲑⲟⲣ</w:t>
        </w:r>
        <w:r w:rsidR="0064541C">
          <w:rPr>
            <w:noProof/>
            <w:webHidden/>
          </w:rPr>
          <w:tab/>
        </w:r>
        <w:r w:rsidR="0064541C">
          <w:rPr>
            <w:noProof/>
            <w:webHidden/>
          </w:rPr>
          <w:fldChar w:fldCharType="begin"/>
        </w:r>
        <w:r w:rsidR="0064541C">
          <w:rPr>
            <w:noProof/>
            <w:webHidden/>
          </w:rPr>
          <w:instrText xml:space="preserve"> PAGEREF _Toc436645223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74FF67F"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24" w:history="1">
        <w:r w:rsidR="0064541C" w:rsidRPr="00A27D29">
          <w:rPr>
            <w:rStyle w:val="Hyperlink"/>
            <w:noProof/>
          </w:rPr>
          <w:t xml:space="preserve">December or </w:t>
        </w:r>
        <w:r w:rsidR="0064541C" w:rsidRPr="00A27D29">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_Toc436645224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1B037A9"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25" w:history="1">
        <w:r w:rsidR="0064541C" w:rsidRPr="00A27D29">
          <w:rPr>
            <w:rStyle w:val="Hyperlink"/>
            <w:noProof/>
          </w:rPr>
          <w:t xml:space="preserve">January or </w:t>
        </w:r>
        <w:r w:rsidR="0064541C" w:rsidRPr="00A27D29">
          <w:rPr>
            <w:rStyle w:val="Hyperlink"/>
            <w:rFonts w:ascii="FreeSerifAvvaShenouda" w:hAnsi="FreeSerifAvvaShenouda" w:cs="FreeSerifAvvaShenouda"/>
            <w:noProof/>
          </w:rPr>
          <w:t>Ⲧⲱⲃⲓ</w:t>
        </w:r>
        <w:r w:rsidR="0064541C">
          <w:rPr>
            <w:noProof/>
            <w:webHidden/>
          </w:rPr>
          <w:tab/>
        </w:r>
        <w:r w:rsidR="0064541C">
          <w:rPr>
            <w:noProof/>
            <w:webHidden/>
          </w:rPr>
          <w:fldChar w:fldCharType="begin"/>
        </w:r>
        <w:r w:rsidR="0064541C">
          <w:rPr>
            <w:noProof/>
            <w:webHidden/>
          </w:rPr>
          <w:instrText xml:space="preserve"> PAGEREF _Toc436645225 \h </w:instrText>
        </w:r>
        <w:r w:rsidR="0064541C">
          <w:rPr>
            <w:noProof/>
            <w:webHidden/>
          </w:rPr>
        </w:r>
        <w:r w:rsidR="0064541C">
          <w:rPr>
            <w:noProof/>
            <w:webHidden/>
          </w:rPr>
          <w:fldChar w:fldCharType="separate"/>
        </w:r>
        <w:r w:rsidR="0064541C">
          <w:rPr>
            <w:noProof/>
            <w:webHidden/>
          </w:rPr>
          <w:t>687</w:t>
        </w:r>
        <w:r w:rsidR="0064541C">
          <w:rPr>
            <w:noProof/>
            <w:webHidden/>
          </w:rPr>
          <w:fldChar w:fldCharType="end"/>
        </w:r>
      </w:hyperlink>
    </w:p>
    <w:p w14:paraId="205419D9"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26" w:history="1">
        <w:r w:rsidR="0064541C" w:rsidRPr="00A27D29">
          <w:rPr>
            <w:rStyle w:val="Hyperlink"/>
            <w:noProof/>
          </w:rPr>
          <w:t xml:space="preserve">February or </w:t>
        </w:r>
        <w:r w:rsidR="0064541C" w:rsidRPr="00A27D29">
          <w:rPr>
            <w:rStyle w:val="Hyperlink"/>
            <w:rFonts w:ascii="FreeSerifAvvaShenouda" w:hAnsi="FreeSerifAvvaShenouda" w:cs="FreeSerifAvvaShenouda"/>
            <w:noProof/>
          </w:rPr>
          <w:t>Ⲙϣⲓⲣ</w:t>
        </w:r>
        <w:r w:rsidR="0064541C">
          <w:rPr>
            <w:noProof/>
            <w:webHidden/>
          </w:rPr>
          <w:tab/>
        </w:r>
        <w:r w:rsidR="0064541C">
          <w:rPr>
            <w:noProof/>
            <w:webHidden/>
          </w:rPr>
          <w:fldChar w:fldCharType="begin"/>
        </w:r>
        <w:r w:rsidR="0064541C">
          <w:rPr>
            <w:noProof/>
            <w:webHidden/>
          </w:rPr>
          <w:instrText xml:space="preserve"> PAGEREF _Toc436645226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570704C"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27" w:history="1">
        <w:r w:rsidR="0064541C" w:rsidRPr="00A27D29">
          <w:rPr>
            <w:rStyle w:val="Hyperlink"/>
            <w:noProof/>
          </w:rPr>
          <w:t xml:space="preserve">March or </w:t>
        </w:r>
        <w:r w:rsidR="0064541C" w:rsidRPr="00A27D29">
          <w:rPr>
            <w:rStyle w:val="Hyperlink"/>
            <w:rFonts w:ascii="FreeSerifAvvaShenouda" w:hAnsi="FreeSerifAvvaShenouda" w:cs="FreeSerifAvvaShenouda"/>
            <w:noProof/>
          </w:rPr>
          <w:t>Ⲡⲁⲣⲙϩⲟⲧⲡ</w:t>
        </w:r>
        <w:r w:rsidR="0064541C">
          <w:rPr>
            <w:noProof/>
            <w:webHidden/>
          </w:rPr>
          <w:tab/>
        </w:r>
        <w:r w:rsidR="0064541C">
          <w:rPr>
            <w:noProof/>
            <w:webHidden/>
          </w:rPr>
          <w:fldChar w:fldCharType="begin"/>
        </w:r>
        <w:r w:rsidR="0064541C">
          <w:rPr>
            <w:noProof/>
            <w:webHidden/>
          </w:rPr>
          <w:instrText xml:space="preserve"> PAGEREF _Toc436645227 \h </w:instrText>
        </w:r>
        <w:r w:rsidR="0064541C">
          <w:rPr>
            <w:noProof/>
            <w:webHidden/>
          </w:rPr>
        </w:r>
        <w:r w:rsidR="0064541C">
          <w:rPr>
            <w:noProof/>
            <w:webHidden/>
          </w:rPr>
          <w:fldChar w:fldCharType="separate"/>
        </w:r>
        <w:r w:rsidR="0064541C">
          <w:rPr>
            <w:noProof/>
            <w:webHidden/>
          </w:rPr>
          <w:t>755</w:t>
        </w:r>
        <w:r w:rsidR="0064541C">
          <w:rPr>
            <w:noProof/>
            <w:webHidden/>
          </w:rPr>
          <w:fldChar w:fldCharType="end"/>
        </w:r>
      </w:hyperlink>
    </w:p>
    <w:p w14:paraId="559104FA"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28" w:history="1">
        <w:r w:rsidR="0064541C" w:rsidRPr="00A27D29">
          <w:rPr>
            <w:rStyle w:val="Hyperlink"/>
            <w:noProof/>
          </w:rPr>
          <w:t>April</w:t>
        </w:r>
        <w:r w:rsidR="0064541C" w:rsidRPr="00A27D29">
          <w:rPr>
            <w:rStyle w:val="Hyperlink"/>
            <w:noProof/>
            <w:lang w:val="en-US"/>
          </w:rPr>
          <w:t xml:space="preserve"> or</w:t>
        </w:r>
        <w:r w:rsidR="0064541C" w:rsidRPr="00A27D29">
          <w:rPr>
            <w:rStyle w:val="Hyperlink"/>
            <w:noProof/>
          </w:rPr>
          <w:t xml:space="preserve"> </w:t>
        </w:r>
        <w:r w:rsidR="0064541C" w:rsidRPr="00A27D29">
          <w:rPr>
            <w:rStyle w:val="Hyperlink"/>
            <w:rFonts w:ascii="FreeSerifAvvaShenouda" w:hAnsi="FreeSerifAvvaShenouda" w:cs="FreeSerifAvvaShenouda"/>
            <w:noProof/>
          </w:rPr>
          <w:t>Ⲡⲁⲣⲙⲟⲩⲧⲉ</w:t>
        </w:r>
        <w:r w:rsidR="0064541C">
          <w:rPr>
            <w:noProof/>
            <w:webHidden/>
          </w:rPr>
          <w:tab/>
        </w:r>
        <w:r w:rsidR="0064541C">
          <w:rPr>
            <w:noProof/>
            <w:webHidden/>
          </w:rPr>
          <w:fldChar w:fldCharType="begin"/>
        </w:r>
        <w:r w:rsidR="0064541C">
          <w:rPr>
            <w:noProof/>
            <w:webHidden/>
          </w:rPr>
          <w:instrText xml:space="preserve"> PAGEREF _Toc436645228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778BDD7"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29" w:history="1">
        <w:r w:rsidR="0064541C" w:rsidRPr="00A27D29">
          <w:rPr>
            <w:rStyle w:val="Hyperlink"/>
            <w:noProof/>
          </w:rPr>
          <w:t xml:space="preserve">May or </w:t>
        </w:r>
        <w:r w:rsidR="0064541C" w:rsidRPr="00A27D29">
          <w:rPr>
            <w:rStyle w:val="Hyperlink"/>
            <w:rFonts w:ascii="FreeSerifAvvaShenouda" w:eastAsia="Arial Unicode MS" w:hAnsi="FreeSerifAvvaShenouda" w:cs="FreeSerifAvvaShenouda"/>
            <w:noProof/>
            <w:lang w:val="en-US"/>
          </w:rPr>
          <w:t>Ⲡⲁϣⲁⲛⲥ</w:t>
        </w:r>
        <w:r w:rsidR="0064541C">
          <w:rPr>
            <w:noProof/>
            <w:webHidden/>
          </w:rPr>
          <w:tab/>
        </w:r>
        <w:r w:rsidR="0064541C">
          <w:rPr>
            <w:noProof/>
            <w:webHidden/>
          </w:rPr>
          <w:fldChar w:fldCharType="begin"/>
        </w:r>
        <w:r w:rsidR="0064541C">
          <w:rPr>
            <w:noProof/>
            <w:webHidden/>
          </w:rPr>
          <w:instrText xml:space="preserve"> PAGEREF _Toc436645229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2E17C4D6"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30" w:history="1">
        <w:r w:rsidR="0064541C" w:rsidRPr="00A27D29">
          <w:rPr>
            <w:rStyle w:val="Hyperlink"/>
            <w:noProof/>
          </w:rPr>
          <w:t xml:space="preserve">June or </w:t>
        </w:r>
        <w:r w:rsidR="0064541C" w:rsidRPr="00A27D29">
          <w:rPr>
            <w:rStyle w:val="Hyperlink"/>
            <w:rFonts w:ascii="FreeSerifAvvaShenouda" w:hAnsi="FreeSerifAvvaShenouda" w:cs="FreeSerifAvvaShenouda"/>
            <w:noProof/>
          </w:rPr>
          <w:t>Ⲡⲁⲱⲛⲉ</w:t>
        </w:r>
        <w:r w:rsidR="0064541C">
          <w:rPr>
            <w:noProof/>
            <w:webHidden/>
          </w:rPr>
          <w:tab/>
        </w:r>
        <w:r w:rsidR="0064541C">
          <w:rPr>
            <w:noProof/>
            <w:webHidden/>
          </w:rPr>
          <w:fldChar w:fldCharType="begin"/>
        </w:r>
        <w:r w:rsidR="0064541C">
          <w:rPr>
            <w:noProof/>
            <w:webHidden/>
          </w:rPr>
          <w:instrText xml:space="preserve"> PAGEREF _Toc436645230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0E71683"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31" w:history="1">
        <w:r w:rsidR="0064541C" w:rsidRPr="00A27D29">
          <w:rPr>
            <w:rStyle w:val="Hyperlink"/>
            <w:noProof/>
          </w:rPr>
          <w:t xml:space="preserve">July or </w:t>
        </w:r>
        <w:r w:rsidR="0064541C" w:rsidRPr="00A27D29">
          <w:rPr>
            <w:rStyle w:val="Hyperlink"/>
            <w:rFonts w:ascii="FreeSerifAvvaShenouda" w:hAnsi="FreeSerifAvvaShenouda" w:cs="FreeSerifAvvaShenouda"/>
            <w:noProof/>
          </w:rPr>
          <w:t>Ⲉⲡⲏⲡ</w:t>
        </w:r>
        <w:r w:rsidR="0064541C">
          <w:rPr>
            <w:noProof/>
            <w:webHidden/>
          </w:rPr>
          <w:tab/>
        </w:r>
        <w:r w:rsidR="0064541C">
          <w:rPr>
            <w:noProof/>
            <w:webHidden/>
          </w:rPr>
          <w:fldChar w:fldCharType="begin"/>
        </w:r>
        <w:r w:rsidR="0064541C">
          <w:rPr>
            <w:noProof/>
            <w:webHidden/>
          </w:rPr>
          <w:instrText xml:space="preserve"> PAGEREF _Toc436645231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1C579874"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32" w:history="1">
        <w:r w:rsidR="0064541C" w:rsidRPr="00A27D29">
          <w:rPr>
            <w:rStyle w:val="Hyperlink"/>
            <w:noProof/>
          </w:rPr>
          <w:t xml:space="preserve">August or </w:t>
        </w:r>
        <w:r w:rsidR="0064541C" w:rsidRPr="00A27D29">
          <w:rPr>
            <w:rStyle w:val="Hyperlink"/>
            <w:rFonts w:ascii="FreeSerifAvvaShenouda" w:hAnsi="FreeSerifAvvaShenouda" w:cs="FreeSerifAvvaShenouda"/>
            <w:noProof/>
          </w:rPr>
          <w:t>Ⲙⲉⲥⲟⲣⲏ and Ⲕⲟⲩϫⲓ ⲛ</w:t>
        </w:r>
        <w:r w:rsidR="0064541C" w:rsidRPr="00A27D29">
          <w:rPr>
            <w:rStyle w:val="Hyperlink"/>
            <w:rFonts w:ascii="FreeSerifAvvaShenouda" w:hAnsi="FreeSerifAvvaShenouda" w:cs="FreeSerifAvvaShenouda"/>
            <w:noProof/>
            <w:lang w:val="en-US"/>
          </w:rPr>
          <w:t xml:space="preserve">̀ⲁ̀ⲃⲟⲧ </w:t>
        </w:r>
        <w:r w:rsidR="0064541C" w:rsidRPr="00A27D29">
          <w:rPr>
            <w:rStyle w:val="Hyperlink"/>
            <w:noProof/>
          </w:rPr>
          <w:t>(The Little Month)</w:t>
        </w:r>
        <w:r w:rsidR="0064541C">
          <w:rPr>
            <w:noProof/>
            <w:webHidden/>
          </w:rPr>
          <w:tab/>
        </w:r>
        <w:r w:rsidR="0064541C">
          <w:rPr>
            <w:noProof/>
            <w:webHidden/>
          </w:rPr>
          <w:fldChar w:fldCharType="begin"/>
        </w:r>
        <w:r w:rsidR="0064541C">
          <w:rPr>
            <w:noProof/>
            <w:webHidden/>
          </w:rPr>
          <w:instrText xml:space="preserve"> PAGEREF _Toc436645232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67804D17"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33" w:history="1">
        <w:r w:rsidR="0064541C" w:rsidRPr="00A27D29">
          <w:rPr>
            <w:rStyle w:val="Hyperlink"/>
            <w:noProof/>
          </w:rPr>
          <w:t>The Pascal Cycle</w:t>
        </w:r>
        <w:r w:rsidR="0064541C">
          <w:rPr>
            <w:noProof/>
            <w:webHidden/>
          </w:rPr>
          <w:tab/>
        </w:r>
        <w:r w:rsidR="0064541C">
          <w:rPr>
            <w:noProof/>
            <w:webHidden/>
          </w:rPr>
          <w:fldChar w:fldCharType="begin"/>
        </w:r>
        <w:r w:rsidR="0064541C">
          <w:rPr>
            <w:noProof/>
            <w:webHidden/>
          </w:rPr>
          <w:instrText xml:space="preserve"> PAGEREF _Toc436645233 \h </w:instrText>
        </w:r>
        <w:r w:rsidR="0064541C">
          <w:rPr>
            <w:noProof/>
            <w:webHidden/>
          </w:rPr>
        </w:r>
        <w:r w:rsidR="0064541C">
          <w:rPr>
            <w:noProof/>
            <w:webHidden/>
          </w:rPr>
          <w:fldChar w:fldCharType="separate"/>
        </w:r>
        <w:r w:rsidR="0064541C">
          <w:rPr>
            <w:noProof/>
            <w:webHidden/>
          </w:rPr>
          <w:t>867</w:t>
        </w:r>
        <w:r w:rsidR="0064541C">
          <w:rPr>
            <w:noProof/>
            <w:webHidden/>
          </w:rPr>
          <w:fldChar w:fldCharType="end"/>
        </w:r>
      </w:hyperlink>
    </w:p>
    <w:p w14:paraId="401A58FA"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34" w:history="1">
        <w:r w:rsidR="0064541C" w:rsidRPr="00A27D29">
          <w:rPr>
            <w:rStyle w:val="Hyperlink"/>
            <w:noProof/>
          </w:rPr>
          <w:t>Hymns for Koiak</w:t>
        </w:r>
        <w:r w:rsidR="0064541C">
          <w:rPr>
            <w:noProof/>
            <w:webHidden/>
          </w:rPr>
          <w:tab/>
        </w:r>
        <w:r w:rsidR="0064541C">
          <w:rPr>
            <w:noProof/>
            <w:webHidden/>
          </w:rPr>
          <w:fldChar w:fldCharType="begin"/>
        </w:r>
        <w:r w:rsidR="0064541C">
          <w:rPr>
            <w:noProof/>
            <w:webHidden/>
          </w:rPr>
          <w:instrText xml:space="preserve"> PAGEREF _Toc436645234 \h </w:instrText>
        </w:r>
        <w:r w:rsidR="0064541C">
          <w:rPr>
            <w:noProof/>
            <w:webHidden/>
          </w:rPr>
        </w:r>
        <w:r w:rsidR="0064541C">
          <w:rPr>
            <w:noProof/>
            <w:webHidden/>
          </w:rPr>
          <w:fldChar w:fldCharType="separate"/>
        </w:r>
        <w:r w:rsidR="0064541C">
          <w:rPr>
            <w:noProof/>
            <w:webHidden/>
          </w:rPr>
          <w:t>945</w:t>
        </w:r>
        <w:r w:rsidR="0064541C">
          <w:rPr>
            <w:noProof/>
            <w:webHidden/>
          </w:rPr>
          <w:fldChar w:fldCharType="end"/>
        </w:r>
      </w:hyperlink>
    </w:p>
    <w:p w14:paraId="4DD43EB1"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35" w:history="1">
        <w:r w:rsidR="0064541C" w:rsidRPr="00A27D29">
          <w:rPr>
            <w:rStyle w:val="Hyperlink"/>
            <w:noProof/>
          </w:rPr>
          <w:t>Index of Psalis</w:t>
        </w:r>
        <w:r w:rsidR="0064541C">
          <w:rPr>
            <w:noProof/>
            <w:webHidden/>
          </w:rPr>
          <w:tab/>
        </w:r>
        <w:r w:rsidR="0064541C">
          <w:rPr>
            <w:noProof/>
            <w:webHidden/>
          </w:rPr>
          <w:fldChar w:fldCharType="begin"/>
        </w:r>
        <w:r w:rsidR="0064541C">
          <w:rPr>
            <w:noProof/>
            <w:webHidden/>
          </w:rPr>
          <w:instrText xml:space="preserve"> PAGEREF _Toc436645235 \h </w:instrText>
        </w:r>
        <w:r w:rsidR="0064541C">
          <w:rPr>
            <w:noProof/>
            <w:webHidden/>
          </w:rPr>
        </w:r>
        <w:r w:rsidR="0064541C">
          <w:rPr>
            <w:noProof/>
            <w:webHidden/>
          </w:rPr>
          <w:fldChar w:fldCharType="separate"/>
        </w:r>
        <w:r w:rsidR="0064541C">
          <w:rPr>
            <w:noProof/>
            <w:webHidden/>
          </w:rPr>
          <w:t>961</w:t>
        </w:r>
        <w:r w:rsidR="0064541C">
          <w:rPr>
            <w:noProof/>
            <w:webHidden/>
          </w:rPr>
          <w:fldChar w:fldCharType="end"/>
        </w:r>
      </w:hyperlink>
    </w:p>
    <w:p w14:paraId="6275FE44" w14:textId="77777777" w:rsidR="0064541C" w:rsidRDefault="00EB4284">
      <w:pPr>
        <w:pStyle w:val="TOC2"/>
        <w:tabs>
          <w:tab w:val="right" w:leader="dot" w:pos="8846"/>
        </w:tabs>
        <w:rPr>
          <w:rFonts w:asciiTheme="minorHAnsi" w:eastAsiaTheme="minorEastAsia" w:hAnsiTheme="minorHAnsi"/>
          <w:noProof/>
          <w:sz w:val="22"/>
          <w:lang w:val="en-US"/>
        </w:rPr>
      </w:pPr>
      <w:hyperlink w:anchor="_Toc436645236" w:history="1">
        <w:r w:rsidR="0064541C" w:rsidRPr="00A27D29">
          <w:rPr>
            <w:rStyle w:val="Hyperlink"/>
            <w:noProof/>
          </w:rPr>
          <w:t>Index of Doxologies</w:t>
        </w:r>
        <w:r w:rsidR="0064541C">
          <w:rPr>
            <w:noProof/>
            <w:webHidden/>
          </w:rPr>
          <w:tab/>
        </w:r>
        <w:r w:rsidR="0064541C">
          <w:rPr>
            <w:noProof/>
            <w:webHidden/>
          </w:rPr>
          <w:fldChar w:fldCharType="begin"/>
        </w:r>
        <w:r w:rsidR="0064541C">
          <w:rPr>
            <w:noProof/>
            <w:webHidden/>
          </w:rPr>
          <w:instrText xml:space="preserve"> PAGEREF _Toc436645236 \h </w:instrText>
        </w:r>
        <w:r w:rsidR="0064541C">
          <w:rPr>
            <w:noProof/>
            <w:webHidden/>
          </w:rPr>
        </w:r>
        <w:r w:rsidR="0064541C">
          <w:rPr>
            <w:noProof/>
            <w:webHidden/>
          </w:rPr>
          <w:fldChar w:fldCharType="separate"/>
        </w:r>
        <w:r w:rsidR="0064541C">
          <w:rPr>
            <w:noProof/>
            <w:webHidden/>
          </w:rPr>
          <w:t>963</w:t>
        </w:r>
        <w:r w:rsidR="0064541C">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6645208"/>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6645209"/>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w:t>
      </w:r>
      <w:proofErr w:type="gramStart"/>
      <w:r>
        <w:rPr>
          <w:i/>
        </w:rPr>
        <w:t>you</w:t>
      </w:r>
      <w:proofErr w:type="gramEnd"/>
      <w:r>
        <w:rPr>
          <w:i/>
        </w:rPr>
        <w:t xml:space="preserve">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57BBEBF7"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36645237" w:history="1">
            <w:r w:rsidR="0064541C" w:rsidRPr="00EE7EFB">
              <w:rPr>
                <w:rStyle w:val="Hyperlink"/>
                <w:noProof/>
              </w:rPr>
              <w:t>Vespers Praise</w:t>
            </w:r>
            <w:r w:rsidR="0064541C">
              <w:rPr>
                <w:noProof/>
                <w:webHidden/>
              </w:rPr>
              <w:tab/>
            </w:r>
            <w:r w:rsidR="0064541C">
              <w:rPr>
                <w:noProof/>
                <w:webHidden/>
              </w:rPr>
              <w:fldChar w:fldCharType="begin"/>
            </w:r>
            <w:r w:rsidR="0064541C">
              <w:rPr>
                <w:noProof/>
                <w:webHidden/>
              </w:rPr>
              <w:instrText xml:space="preserve"> PAGEREF _Toc436645237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F58455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38" w:history="1">
            <w:r w:rsidR="0064541C" w:rsidRPr="00EE7EFB">
              <w:rPr>
                <w:rStyle w:val="Hyperlink"/>
                <w:noProof/>
              </w:rPr>
              <w:t>The Psalms of the Eleventh Hour (Little Vespers)</w:t>
            </w:r>
            <w:r w:rsidR="0064541C">
              <w:rPr>
                <w:noProof/>
                <w:webHidden/>
              </w:rPr>
              <w:tab/>
            </w:r>
            <w:r w:rsidR="0064541C">
              <w:rPr>
                <w:noProof/>
                <w:webHidden/>
              </w:rPr>
              <w:fldChar w:fldCharType="begin"/>
            </w:r>
            <w:r w:rsidR="0064541C">
              <w:rPr>
                <w:noProof/>
                <w:webHidden/>
              </w:rPr>
              <w:instrText xml:space="preserve"> PAGEREF _Toc436645238 \h </w:instrText>
            </w:r>
            <w:r w:rsidR="0064541C">
              <w:rPr>
                <w:noProof/>
                <w:webHidden/>
              </w:rPr>
            </w:r>
            <w:r w:rsidR="0064541C">
              <w:rPr>
                <w:noProof/>
                <w:webHidden/>
              </w:rPr>
              <w:fldChar w:fldCharType="separate"/>
            </w:r>
            <w:r w:rsidR="0064541C">
              <w:rPr>
                <w:noProof/>
                <w:webHidden/>
              </w:rPr>
              <w:t>5</w:t>
            </w:r>
            <w:r w:rsidR="0064541C">
              <w:rPr>
                <w:noProof/>
                <w:webHidden/>
              </w:rPr>
              <w:fldChar w:fldCharType="end"/>
            </w:r>
          </w:hyperlink>
        </w:p>
        <w:p w14:paraId="5868CF9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39" w:history="1">
            <w:r w:rsidR="0064541C" w:rsidRPr="00EE7EFB">
              <w:rPr>
                <w:rStyle w:val="Hyperlink"/>
                <w:noProof/>
              </w:rPr>
              <w:t>The Raising of Evening (or Morning) Incense</w:t>
            </w:r>
            <w:r w:rsidR="0064541C">
              <w:rPr>
                <w:noProof/>
                <w:webHidden/>
              </w:rPr>
              <w:tab/>
            </w:r>
            <w:r w:rsidR="0064541C">
              <w:rPr>
                <w:noProof/>
                <w:webHidden/>
              </w:rPr>
              <w:fldChar w:fldCharType="begin"/>
            </w:r>
            <w:r w:rsidR="0064541C">
              <w:rPr>
                <w:noProof/>
                <w:webHidden/>
              </w:rPr>
              <w:instrText xml:space="preserve"> PAGEREF _Toc436645239 \h </w:instrText>
            </w:r>
            <w:r w:rsidR="0064541C">
              <w:rPr>
                <w:noProof/>
                <w:webHidden/>
              </w:rPr>
            </w:r>
            <w:r w:rsidR="0064541C">
              <w:rPr>
                <w:noProof/>
                <w:webHidden/>
              </w:rPr>
              <w:fldChar w:fldCharType="separate"/>
            </w:r>
            <w:r w:rsidR="0064541C">
              <w:rPr>
                <w:noProof/>
                <w:webHidden/>
              </w:rPr>
              <w:t>10</w:t>
            </w:r>
            <w:r w:rsidR="0064541C">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6645237"/>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64541C">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bookmarkStart w:id="34" w:name="_Toc436645238"/>
      <w:r>
        <w:br w:type="page"/>
      </w:r>
    </w:p>
    <w:p w14:paraId="25BA8728" w14:textId="2065D657" w:rsidR="00964F23" w:rsidRDefault="00964F23" w:rsidP="00964F23">
      <w:pPr>
        <w:pStyle w:val="Heading3"/>
      </w:pPr>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proofErr w:type="gramStart"/>
      <w:r w:rsidR="001040C8">
        <w:t>Your</w:t>
      </w:r>
      <w:proofErr w:type="gramEnd"/>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proofErr w:type="gramStart"/>
      <w:r>
        <w:t>Who</w:t>
      </w:r>
      <w:proofErr w:type="gramEnd"/>
      <w:r>
        <w:t xml:space="preserve">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64541C">
        <w:rPr>
          <w:noProof/>
          <w:lang w:val="en-GB"/>
        </w:rPr>
        <w:t>379</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w:t>
      </w:r>
      <w:proofErr w:type="gramStart"/>
      <w:r w:rsidRPr="001A4291">
        <w:t>offe</w:t>
      </w:r>
      <w:r w:rsidR="00F67B16">
        <w:t>r</w:t>
      </w:r>
      <w:proofErr w:type="gramEnd"/>
      <w:r w:rsidR="00F67B16">
        <w:t xml:space="preserve"> to Christ, my King and my God.</w:t>
      </w:r>
      <w:r w:rsidRPr="001A4291">
        <w:t xml:space="preserve"> I will hope in Him that He may forgive me my sins.</w:t>
      </w:r>
    </w:p>
    <w:p w14:paraId="322C9FD8" w14:textId="77777777" w:rsidR="00F67B16" w:rsidRDefault="00F67B16" w:rsidP="00BD252D">
      <w:pPr>
        <w:pStyle w:val="Prose"/>
      </w:pPr>
      <w:r>
        <w:t xml:space="preserve">Of the Psalms of </w:t>
      </w:r>
      <w:proofErr w:type="gramStart"/>
      <w:r>
        <w:t>David</w:t>
      </w:r>
      <w:proofErr w:type="gramEnd"/>
      <w:r>
        <w:t xml:space="preserve">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64541C">
        <w:rPr>
          <w:noProof/>
        </w:rPr>
        <w:t>483</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64541C">
        <w:rPr>
          <w:noProof/>
        </w:rPr>
        <w:t>483</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64541C">
        <w:rPr>
          <w:noProof/>
        </w:rPr>
        <w:t>500</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64541C">
        <w:rPr>
          <w:noProof/>
        </w:rPr>
        <w:t>501</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64541C">
        <w:rPr>
          <w:noProof/>
        </w:rPr>
        <w:t>502</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64541C">
        <w:rPr>
          <w:noProof/>
        </w:rPr>
        <w:t>503</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64541C">
        <w:rPr>
          <w:noProof/>
        </w:rPr>
        <w:t>504</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64541C">
        <w:rPr>
          <w:noProof/>
        </w:rPr>
        <w:t>504</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64541C">
        <w:rPr>
          <w:noProof/>
        </w:rPr>
        <w:t>505</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64541C">
        <w:rPr>
          <w:noProof/>
        </w:rPr>
        <w:t>506</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64541C">
        <w:rPr>
          <w:noProof/>
        </w:rPr>
        <w:t>507</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64541C">
        <w:rPr>
          <w:noProof/>
        </w:rPr>
        <w:t>507</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t>
      </w:r>
      <w:proofErr w:type="gramStart"/>
      <w:r>
        <w:t>Who</w:t>
      </w:r>
      <w:proofErr w:type="gramEnd"/>
      <w:r>
        <w:t xml:space="preserve">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proofErr w:type="gramStart"/>
      <w:r w:rsidR="001040C8">
        <w:t>You</w:t>
      </w:r>
      <w:proofErr w:type="gramEnd"/>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 xml:space="preserve">irit, the Life Giver, </w:t>
      </w:r>
      <w:proofErr w:type="gramStart"/>
      <w:r w:rsidR="007D76F8">
        <w:t>Who</w:t>
      </w:r>
      <w:proofErr w:type="gramEnd"/>
      <w:r w:rsidR="007D76F8">
        <w:t xml:space="preserve">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w:t>
      </w:r>
      <w:proofErr w:type="gramStart"/>
      <w:r w:rsidR="004E1800">
        <w:t>holy</w:t>
      </w:r>
      <w:proofErr w:type="gramEnd"/>
      <w:r w:rsidR="004E1800">
        <w:t xml:space="preserve">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bookmarkStart w:id="45" w:name="_Toc436645239"/>
      <w:r>
        <w:br w:type="page"/>
      </w:r>
    </w:p>
    <w:p w14:paraId="4E9FD0B2" w14:textId="47979EAF" w:rsidR="003C1C36" w:rsidRDefault="00964F23" w:rsidP="003C1C36">
      <w:pPr>
        <w:pStyle w:val="Heading3"/>
      </w:pPr>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 xml:space="preserve">Give us our bread of tomorrow, today. Forgive us our trespasses, as we forgive those who trespass against us. And lead us not into temptation, but deliver us from the evil one; in Christ Jesus our Lord. For </w:t>
      </w:r>
      <w:proofErr w:type="gramStart"/>
      <w:r>
        <w:t>Your</w:t>
      </w:r>
      <w:proofErr w:type="gramEnd"/>
      <w:r>
        <w:t xml:space="preserve">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30A2D651" w14:textId="0CC56F05" w:rsidR="00A02728" w:rsidRDefault="00A02728" w:rsidP="00A02728">
      <w:pPr>
        <w:pStyle w:val="Rubrics0"/>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64541C">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sidR="0064541C">
        <w:rPr>
          <w:noProof/>
        </w:rPr>
        <w:t>259</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lastRenderedPageBreak/>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w:t>
      </w:r>
      <w:proofErr w:type="gramStart"/>
      <w:r>
        <w:t>Your</w:t>
      </w:r>
      <w:proofErr w:type="gramEnd"/>
      <w:r>
        <w:t xml:space="preserve">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w:t>
      </w:r>
      <w:proofErr w:type="gramStart"/>
      <w:r>
        <w:t>good</w:t>
      </w:r>
      <w:proofErr w:type="gramEnd"/>
      <w:r>
        <w:t xml:space="preserve">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 xml:space="preserve">sins and all Your people. For blessed and full of glory is Your </w:t>
      </w:r>
      <w:proofErr w:type="gramStart"/>
      <w:r>
        <w:t>holy</w:t>
      </w:r>
      <w:proofErr w:type="gramEnd"/>
      <w:r>
        <w:t xml:space="preserve">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 xml:space="preserve">The presbyter then exits the Sanctuary and offers incense before the Sanctuary three times, towards the East, bowing his head each time,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t>
      </w:r>
      <w:proofErr w:type="gramStart"/>
      <w:r>
        <w:t>Who</w:t>
      </w:r>
      <w:proofErr w:type="gramEnd"/>
      <w:r>
        <w:t xml:space="preserve">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proofErr w:type="gramStart"/>
      <w:r w:rsidR="00C104A1">
        <w:t>are</w:t>
      </w:r>
      <w:proofErr w:type="gramEnd"/>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64541C">
        <w:rPr>
          <w:noProof/>
        </w:rPr>
        <w:t>259</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t>
      </w:r>
      <w:proofErr w:type="gramStart"/>
      <w:r>
        <w:t>Who</w:t>
      </w:r>
      <w:proofErr w:type="gramEnd"/>
      <w:r>
        <w:t xml:space="preserve">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t>
      </w:r>
      <w:proofErr w:type="gramStart"/>
      <w:r>
        <w:t>Who</w:t>
      </w:r>
      <w:proofErr w:type="gramEnd"/>
      <w:r>
        <w:t xml:space="preserve">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CEA4F5E"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522DA1B"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51609CA"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proofErr w:type="gramStart"/>
            <w:r>
              <w:t>Likewise</w:t>
            </w:r>
            <w:proofErr w:type="gramEnd"/>
            <w:r>
              <w:t xml:space="preserv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 xml:space="preserve">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w:t>
      </w:r>
      <w:proofErr w:type="gramStart"/>
      <w:r>
        <w:t>good</w:t>
      </w:r>
      <w:proofErr w:type="gramEnd"/>
      <w:r>
        <w:t xml:space="preserve">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 xml:space="preserve">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w:t>
      </w:r>
      <w:proofErr w:type="gramStart"/>
      <w:r>
        <w:t>Most High</w:t>
      </w:r>
      <w:proofErr w:type="gramEnd"/>
      <w:r>
        <w:t xml:space="preserve">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 xml:space="preserve">We believe in One God: God the Father, the Pantocrator, </w:t>
      </w:r>
      <w:proofErr w:type="gramStart"/>
      <w:r>
        <w:t>Who</w:t>
      </w:r>
      <w:proofErr w:type="gramEnd"/>
      <w:r>
        <w:t xml:space="preserve">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 xml:space="preserve">Yes, we believe in the Holy Spirit: </w:t>
      </w:r>
      <w:proofErr w:type="gramStart"/>
      <w:r>
        <w:t>the</w:t>
      </w:r>
      <w:proofErr w:type="gramEnd"/>
      <w:r>
        <w:t xml:space="preserv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We look for the resurrection of the dead, and the life of the coming age. Amen.</w:t>
            </w:r>
          </w:p>
        </w:tc>
        <w:tc>
          <w:tcPr>
            <w:tcW w:w="3624" w:type="dxa"/>
          </w:tcPr>
          <w:p w14:paraId="0897D7D9" w14:textId="77777777" w:rsidR="0016512E" w:rsidRDefault="00B021F8" w:rsidP="00B021F8">
            <w:pPr>
              <w:pStyle w:val="CopticHangingVerse"/>
            </w:pPr>
            <w:r>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 xml:space="preserve">O Master, Lord, Jesus Christ our God, </w:t>
      </w:r>
      <w:proofErr w:type="gramStart"/>
      <w:r>
        <w:t>Who</w:t>
      </w:r>
      <w:proofErr w:type="gramEnd"/>
      <w:r>
        <w:t xml:space="preserve">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t>
      </w:r>
      <w:proofErr w:type="gramStart"/>
      <w:r>
        <w:t>Who</w:t>
      </w:r>
      <w:proofErr w:type="gramEnd"/>
      <w:r>
        <w:t xml:space="preserve">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w:t>
      </w:r>
      <w:proofErr w:type="gramStart"/>
      <w:r>
        <w:t>Your</w:t>
      </w:r>
      <w:proofErr w:type="gramEnd"/>
      <w:r>
        <w:t xml:space="preserve">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proofErr w:type="gramStart"/>
      <w:r w:rsidR="00463A2B">
        <w:t>The</w:t>
      </w:r>
      <w:proofErr w:type="gramEnd"/>
      <w:r w:rsidR="00463A2B">
        <w:t xml:space="preserv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 xml:space="preserve">As the Gospel concludes, the presbyter censes it three times, saying, “Praise is due to You from everyone with one voice, along with glory, honour, majesty, and worship, with Your </w:t>
      </w:r>
      <w:proofErr w:type="gramStart"/>
      <w:r>
        <w:t>good</w:t>
      </w:r>
      <w:proofErr w:type="gramEnd"/>
      <w:r>
        <w:t xml:space="preserve">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lastRenderedPageBreak/>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lastRenderedPageBreak/>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w:t>
      </w:r>
      <w:proofErr w:type="gramStart"/>
      <w:r>
        <w:t>uproot</w:t>
      </w:r>
      <w:proofErr w:type="gramEnd"/>
      <w:r>
        <w:t xml:space="preserve">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t>
      </w:r>
      <w:proofErr w:type="gramStart"/>
      <w:r>
        <w:t>Who</w:t>
      </w:r>
      <w:proofErr w:type="gramEnd"/>
      <w:r>
        <w:t xml:space="preserve">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 xml:space="preserve">He turns to the West and censes the </w:t>
      </w:r>
      <w:proofErr w:type="gramStart"/>
      <w:r>
        <w:t>presbyters ,the</w:t>
      </w:r>
      <w:proofErr w:type="gramEnd"/>
      <w:r>
        <w:t xml:space="preserv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t>
      </w:r>
      <w:proofErr w:type="gramStart"/>
      <w:r w:rsidR="0016512E">
        <w:t>Who</w:t>
      </w:r>
      <w:proofErr w:type="gramEnd"/>
      <w:r w:rsidR="0016512E">
        <w:t xml:space="preserve">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 xml:space="preserve">You </w:t>
      </w:r>
      <w:proofErr w:type="gramStart"/>
      <w:r>
        <w:t>are</w:t>
      </w:r>
      <w:proofErr w:type="gramEnd"/>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t>
      </w:r>
      <w:proofErr w:type="gramStart"/>
      <w:r w:rsidR="0016512E">
        <w:t>Who</w:t>
      </w:r>
      <w:proofErr w:type="gramEnd"/>
      <w:r w:rsidR="0016512E">
        <w:t xml:space="preserve">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t>
      </w:r>
      <w:proofErr w:type="gramStart"/>
      <w:r>
        <w:t>Who</w:t>
      </w:r>
      <w:proofErr w:type="gramEnd"/>
      <w:r>
        <w:t xml:space="preserve">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t>
      </w:r>
      <w:proofErr w:type="gramStart"/>
      <w:r>
        <w:t>Who</w:t>
      </w:r>
      <w:proofErr w:type="gramEnd"/>
      <w:r>
        <w:t xml:space="preserve">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w:t>
      </w:r>
      <w:proofErr w:type="gramStart"/>
      <w:r>
        <w:t>holy</w:t>
      </w:r>
      <w:proofErr w:type="gramEnd"/>
      <w:r>
        <w:t xml:space="preserve">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t>
      </w:r>
      <w:proofErr w:type="gramStart"/>
      <w:r>
        <w:t>Who</w:t>
      </w:r>
      <w:proofErr w:type="gramEnd"/>
      <w:r>
        <w:t xml:space="preserve">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t>
      </w:r>
      <w:proofErr w:type="gramStart"/>
      <w:r>
        <w:t>Who</w:t>
      </w:r>
      <w:proofErr w:type="gramEnd"/>
      <w:r>
        <w:t xml:space="preserve">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6645210"/>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0AB8B49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36645240" w:history="1">
            <w:r w:rsidR="0064541C" w:rsidRPr="00FC6007">
              <w:rPr>
                <w:rStyle w:val="Hyperlink"/>
                <w:noProof/>
              </w:rPr>
              <w:t>The Psalms of the Twelfth Hour</w:t>
            </w:r>
            <w:r w:rsidR="0064541C">
              <w:rPr>
                <w:noProof/>
                <w:webHidden/>
              </w:rPr>
              <w:tab/>
            </w:r>
            <w:r w:rsidR="0064541C">
              <w:rPr>
                <w:noProof/>
                <w:webHidden/>
              </w:rPr>
              <w:fldChar w:fldCharType="begin"/>
            </w:r>
            <w:r w:rsidR="0064541C">
              <w:rPr>
                <w:noProof/>
                <w:webHidden/>
              </w:rPr>
              <w:instrText xml:space="preserve"> PAGEREF _Toc436645240 \h </w:instrText>
            </w:r>
            <w:r w:rsidR="0064541C">
              <w:rPr>
                <w:noProof/>
                <w:webHidden/>
              </w:rPr>
            </w:r>
            <w:r w:rsidR="0064541C">
              <w:rPr>
                <w:noProof/>
                <w:webHidden/>
              </w:rPr>
              <w:fldChar w:fldCharType="separate"/>
            </w:r>
            <w:r w:rsidR="0064541C">
              <w:rPr>
                <w:noProof/>
                <w:webHidden/>
              </w:rPr>
              <w:t>46</w:t>
            </w:r>
            <w:r w:rsidR="0064541C">
              <w:rPr>
                <w:noProof/>
                <w:webHidden/>
              </w:rPr>
              <w:fldChar w:fldCharType="end"/>
            </w:r>
          </w:hyperlink>
        </w:p>
        <w:p w14:paraId="6AF435CE"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41" w:history="1">
            <w:r w:rsidR="0064541C" w:rsidRPr="00FC6007">
              <w:rPr>
                <w:rStyle w:val="Hyperlink"/>
                <w:noProof/>
              </w:rPr>
              <w:t>The Psalms of the Twelfth Hour (Old Rite)</w:t>
            </w:r>
            <w:r w:rsidR="0064541C">
              <w:rPr>
                <w:noProof/>
                <w:webHidden/>
              </w:rPr>
              <w:tab/>
            </w:r>
            <w:r w:rsidR="0064541C">
              <w:rPr>
                <w:noProof/>
                <w:webHidden/>
              </w:rPr>
              <w:fldChar w:fldCharType="begin"/>
            </w:r>
            <w:r w:rsidR="0064541C">
              <w:rPr>
                <w:noProof/>
                <w:webHidden/>
              </w:rPr>
              <w:instrText xml:space="preserve"> PAGEREF _Toc436645241 \h </w:instrText>
            </w:r>
            <w:r w:rsidR="0064541C">
              <w:rPr>
                <w:noProof/>
                <w:webHidden/>
              </w:rPr>
            </w:r>
            <w:r w:rsidR="0064541C">
              <w:rPr>
                <w:noProof/>
                <w:webHidden/>
              </w:rPr>
              <w:fldChar w:fldCharType="separate"/>
            </w:r>
            <w:r w:rsidR="0064541C">
              <w:rPr>
                <w:noProof/>
                <w:webHidden/>
              </w:rPr>
              <w:t>50</w:t>
            </w:r>
            <w:r w:rsidR="0064541C">
              <w:rPr>
                <w:noProof/>
                <w:webHidden/>
              </w:rPr>
              <w:fldChar w:fldCharType="end"/>
            </w:r>
          </w:hyperlink>
        </w:p>
        <w:p w14:paraId="35C107D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42" w:history="1">
            <w:r w:rsidR="0064541C" w:rsidRPr="00FC6007">
              <w:rPr>
                <w:rStyle w:val="Hyperlink"/>
                <w:noProof/>
              </w:rPr>
              <w:t>The Prayer of the Veil</w:t>
            </w:r>
            <w:r w:rsidR="0064541C">
              <w:rPr>
                <w:noProof/>
                <w:webHidden/>
              </w:rPr>
              <w:tab/>
            </w:r>
            <w:r w:rsidR="0064541C">
              <w:rPr>
                <w:noProof/>
                <w:webHidden/>
              </w:rPr>
              <w:fldChar w:fldCharType="begin"/>
            </w:r>
            <w:r w:rsidR="0064541C">
              <w:rPr>
                <w:noProof/>
                <w:webHidden/>
              </w:rPr>
              <w:instrText xml:space="preserve"> PAGEREF _Toc436645242 \h </w:instrText>
            </w:r>
            <w:r w:rsidR="0064541C">
              <w:rPr>
                <w:noProof/>
                <w:webHidden/>
              </w:rPr>
            </w:r>
            <w:r w:rsidR="0064541C">
              <w:rPr>
                <w:noProof/>
                <w:webHidden/>
              </w:rPr>
              <w:fldChar w:fldCharType="separate"/>
            </w:r>
            <w:r w:rsidR="0064541C">
              <w:rPr>
                <w:noProof/>
                <w:webHidden/>
              </w:rPr>
              <w:t>56</w:t>
            </w:r>
            <w:r w:rsidR="0064541C">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6645240"/>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w:t>
      </w:r>
      <w:proofErr w:type="gramStart"/>
      <w:r w:rsidR="00AC19C5">
        <w:t>offe</w:t>
      </w:r>
      <w:r>
        <w:t>r</w:t>
      </w:r>
      <w:proofErr w:type="gramEnd"/>
      <w:r>
        <w:t xml:space="preserve"> to Christ, my King and my God.</w:t>
      </w:r>
      <w:r w:rsidR="00AC19C5">
        <w:t xml:space="preserve"> I will hope in Him that He may forgive me my sins.</w:t>
      </w:r>
    </w:p>
    <w:p w14:paraId="57207918" w14:textId="77777777" w:rsidR="00323889" w:rsidRDefault="00323889" w:rsidP="00323889">
      <w:pPr>
        <w:pStyle w:val="Prose"/>
      </w:pPr>
      <w:r>
        <w:t xml:space="preserve">Of the Psalms of </w:t>
      </w:r>
      <w:proofErr w:type="gramStart"/>
      <w:r>
        <w:t>David</w:t>
      </w:r>
      <w:proofErr w:type="gramEnd"/>
      <w:r>
        <w:t xml:space="preserve">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proofErr w:type="gramStart"/>
      <w:r w:rsidR="001040C8">
        <w:t>You</w:t>
      </w:r>
      <w:proofErr w:type="gramEnd"/>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5D1CE0E"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1CDABC31" w14:textId="77777777" w:rsidR="00BD252D" w:rsidRPr="001A4291" w:rsidRDefault="00BD252D" w:rsidP="00BD252D">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80C42FD" w14:textId="77777777" w:rsidR="00346189" w:rsidRDefault="00346189" w:rsidP="00441BAC">
      <w:pPr>
        <w:pStyle w:val="Heading3"/>
      </w:pPr>
      <w:bookmarkStart w:id="90" w:name="_Toc436645241"/>
      <w:r>
        <w:br w:type="page"/>
      </w:r>
    </w:p>
    <w:p w14:paraId="432AC5DE" w14:textId="4B9B189E" w:rsidR="00441BAC" w:rsidRDefault="00441BAC" w:rsidP="00441BAC">
      <w:pPr>
        <w:pStyle w:val="Heading3"/>
      </w:pPr>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w:t>
      </w:r>
      <w:proofErr w:type="gramStart"/>
      <w:r w:rsidR="00441BAC">
        <w:t>offe</w:t>
      </w:r>
      <w:r>
        <w:t>r</w:t>
      </w:r>
      <w:proofErr w:type="gramEnd"/>
      <w:r>
        <w:t xml:space="preserve"> to Christ, my King and my God.</w:t>
      </w:r>
      <w:r w:rsidR="00441BAC">
        <w:t xml:space="preserve"> I will hope in Him that He may forgive me my sins.</w:t>
      </w:r>
    </w:p>
    <w:p w14:paraId="73B2A35B" w14:textId="77777777" w:rsidR="00130E47" w:rsidRDefault="00130E47" w:rsidP="00130E47">
      <w:pPr>
        <w:pStyle w:val="Prose"/>
      </w:pPr>
      <w:r>
        <w:t xml:space="preserve">Of the Psalms of </w:t>
      </w:r>
      <w:proofErr w:type="gramStart"/>
      <w:r>
        <w:t>David</w:t>
      </w:r>
      <w:proofErr w:type="gramEnd"/>
      <w:r>
        <w:t xml:space="preserve">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proofErr w:type="gramStart"/>
      <w:r>
        <w:t>You</w:t>
      </w:r>
      <w:proofErr w:type="gramEnd"/>
      <w:r>
        <w:t xml:space="preserve">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t>
      </w:r>
      <w:proofErr w:type="gramStart"/>
      <w:r>
        <w:t>Whose</w:t>
      </w:r>
      <w:proofErr w:type="gramEnd"/>
      <w:r>
        <w:t xml:space="preserve"> government shall be upon His shoulders, Wonderful Counsellor, for God is with us. God Who is strong, </w:t>
      </w:r>
      <w:proofErr w:type="gramStart"/>
      <w:r>
        <w:t>Who</w:t>
      </w:r>
      <w:proofErr w:type="gramEnd"/>
      <w:r>
        <w:t xml:space="preserve">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 xml:space="preserve">r, an Undivided Trinity, </w:t>
      </w:r>
      <w:proofErr w:type="gramStart"/>
      <w:r w:rsidR="007955F4">
        <w:t>You</w:t>
      </w:r>
      <w:proofErr w:type="gramEnd"/>
      <w:r w:rsidR="007955F4">
        <w:t xml:space="preserve">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39354AB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4C810967"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proofErr w:type="gramStart"/>
      <w:r w:rsidRPr="001A4291">
        <w:t>Who</w:t>
      </w:r>
      <w:proofErr w:type="gramEnd"/>
      <w:r w:rsidRPr="001A4291">
        <w:t xml:space="preserve">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0000C9EF" w14:textId="77777777" w:rsidR="00346189" w:rsidRDefault="00346189" w:rsidP="00964F23">
      <w:pPr>
        <w:pStyle w:val="Heading3"/>
      </w:pPr>
      <w:bookmarkStart w:id="95" w:name="_Toc436645242"/>
      <w:r>
        <w:br w:type="page"/>
      </w:r>
    </w:p>
    <w:p w14:paraId="491CE694" w14:textId="2B65EB4E" w:rsidR="00964F23" w:rsidRDefault="00964F23" w:rsidP="00964F23">
      <w:pPr>
        <w:pStyle w:val="Heading3"/>
      </w:pPr>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w:t>
      </w:r>
      <w:proofErr w:type="gramStart"/>
      <w:r w:rsidR="00520302">
        <w:t>offe</w:t>
      </w:r>
      <w:r>
        <w:t>r</w:t>
      </w:r>
      <w:proofErr w:type="gramEnd"/>
      <w:r>
        <w:t xml:space="preserve"> to Christ, my King and my God,</w:t>
      </w:r>
      <w:r w:rsidR="00520302">
        <w:t xml:space="preserve"> I will hope in Him that He may forgive me my sins.</w:t>
      </w:r>
    </w:p>
    <w:p w14:paraId="11CDBF86" w14:textId="77777777" w:rsidR="00CE1951" w:rsidRDefault="00CE1951" w:rsidP="00CE1951">
      <w:pPr>
        <w:pStyle w:val="Prose"/>
      </w:pPr>
      <w:r>
        <w:t xml:space="preserve">Of the Psalms of </w:t>
      </w:r>
      <w:proofErr w:type="gramStart"/>
      <w:r>
        <w:t>David</w:t>
      </w:r>
      <w:proofErr w:type="gramEnd"/>
      <w:r>
        <w:t xml:space="preserve">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64541C">
        <w:rPr>
          <w:noProof/>
        </w:rPr>
        <w:t>310</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64541C">
        <w:rPr>
          <w:noProof/>
        </w:rPr>
        <w:t>313</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64541C">
        <w:rPr>
          <w:noProof/>
        </w:rPr>
        <w:t>321</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64541C">
        <w:rPr>
          <w:noProof/>
        </w:rPr>
        <w:t>323</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64541C">
        <w:rPr>
          <w:noProof/>
        </w:rPr>
        <w:t>338</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64541C">
        <w:rPr>
          <w:noProof/>
        </w:rPr>
        <w:t>341</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64541C">
        <w:rPr>
          <w:noProof/>
        </w:rPr>
        <w:t>400</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64541C">
        <w:rPr>
          <w:noProof/>
        </w:rPr>
        <w:t>407</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64541C">
        <w:rPr>
          <w:noProof/>
        </w:rPr>
        <w:t>336</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64541C">
        <w:rPr>
          <w:noProof/>
        </w:rPr>
        <w:t>345</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64541C">
        <w:rPr>
          <w:noProof/>
        </w:rPr>
        <w:t>368</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64541C">
        <w:rPr>
          <w:noProof/>
        </w:rPr>
        <w:t>387</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64541C">
        <w:rPr>
          <w:noProof/>
        </w:rPr>
        <w:t>434</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64541C">
        <w:rPr>
          <w:noProof/>
        </w:rPr>
        <w:t>443</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64541C">
        <w:rPr>
          <w:noProof/>
        </w:rPr>
        <w:t>450</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64541C">
        <w:rPr>
          <w:noProof/>
        </w:rPr>
        <w:t>475</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64541C">
        <w:rPr>
          <w:noProof/>
        </w:rPr>
        <w:t>481</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64541C">
        <w:rPr>
          <w:noProof/>
        </w:rPr>
        <w:t>482</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64541C">
        <w:rPr>
          <w:noProof/>
        </w:rPr>
        <w:t>508</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64541C">
        <w:rPr>
          <w:noProof/>
        </w:rPr>
        <w:t>509</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64541C">
        <w:rPr>
          <w:noProof/>
        </w:rPr>
        <w:t>510</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64541C">
        <w:rPr>
          <w:noProof/>
        </w:rPr>
        <w:t>511</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64541C">
        <w:rPr>
          <w:noProof/>
        </w:rPr>
        <w:t>512</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64541C">
        <w:rPr>
          <w:noProof/>
        </w:rPr>
        <w:t>516</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64541C">
        <w:rPr>
          <w:noProof/>
        </w:rPr>
        <w:t>521</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64541C">
        <w:rPr>
          <w:noProof/>
        </w:rPr>
        <w:t>528</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64541C">
        <w:t>Psalm 118 Part 20 See my humility and rescue me, for I do not forget</w:t>
      </w:r>
      <w:r>
        <w:fldChar w:fldCharType="end"/>
      </w:r>
      <w:r>
        <w:tab/>
      </w:r>
      <w:r>
        <w:fldChar w:fldCharType="begin"/>
      </w:r>
      <w:r>
        <w:instrText xml:space="preserve"> PAGEREF _Ref434579036 \h </w:instrText>
      </w:r>
      <w:r>
        <w:fldChar w:fldCharType="separate"/>
      </w:r>
      <w:r w:rsidR="0064541C">
        <w:rPr>
          <w:noProof/>
        </w:rPr>
        <w:t>498</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64541C">
        <w:t>Psalm 118 Part 21: Rulers persecute me without cause</w:t>
      </w:r>
      <w:r>
        <w:fldChar w:fldCharType="end"/>
      </w:r>
      <w:r>
        <w:tab/>
      </w:r>
      <w:r>
        <w:fldChar w:fldCharType="begin"/>
      </w:r>
      <w:r>
        <w:instrText xml:space="preserve"> PAGEREF _Ref434579051 \h </w:instrText>
      </w:r>
      <w:r>
        <w:fldChar w:fldCharType="separate"/>
      </w:r>
      <w:r w:rsidR="0064541C">
        <w:rPr>
          <w:noProof/>
        </w:rPr>
        <w:t>499</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64541C">
        <w:t>Psalm 118 Part 22: Let my need come before You, O Lord</w:t>
      </w:r>
      <w:r>
        <w:fldChar w:fldCharType="end"/>
      </w:r>
      <w:r>
        <w:tab/>
      </w:r>
      <w:r>
        <w:fldChar w:fldCharType="begin"/>
      </w:r>
      <w:r>
        <w:instrText xml:space="preserve"> PAGEREF _Ref434579065 \h </w:instrText>
      </w:r>
      <w:r>
        <w:fldChar w:fldCharType="separate"/>
      </w:r>
      <w:r w:rsidR="0064541C">
        <w:rPr>
          <w:noProof/>
        </w:rPr>
        <w:t>500</w:t>
      </w:r>
      <w:r>
        <w:fldChar w:fldCharType="end"/>
      </w:r>
    </w:p>
    <w:p w14:paraId="33B43BEC" w14:textId="77777777" w:rsidR="00520302" w:rsidRPr="001A4291" w:rsidRDefault="00D972E7" w:rsidP="00520302">
      <w:pPr>
        <w:pStyle w:val="Heading5"/>
        <w:rPr>
          <w:lang w:val="en-GB"/>
        </w:rPr>
      </w:pPr>
      <w:r>
        <w:rPr>
          <w:lang w:val="en-GB"/>
        </w:rPr>
        <w:t xml:space="preserve">The Gospel </w:t>
      </w:r>
      <w:proofErr w:type="gramStart"/>
      <w:r>
        <w:rPr>
          <w:lang w:val="en-GB"/>
        </w:rPr>
        <w:t>From</w:t>
      </w:r>
      <w:proofErr w:type="gramEnd"/>
      <w:r>
        <w:rPr>
          <w:lang w:val="en-GB"/>
        </w:rPr>
        <w:t xml:space="preserve">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6645211"/>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C0BEBFF"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36645243" w:history="1">
            <w:r w:rsidR="0064541C" w:rsidRPr="00EE5033">
              <w:rPr>
                <w:rStyle w:val="Hyperlink"/>
                <w:noProof/>
              </w:rPr>
              <w:t>The Psalms of Midnight (The Beginning of Watches)</w:t>
            </w:r>
            <w:r w:rsidR="0064541C">
              <w:rPr>
                <w:noProof/>
                <w:webHidden/>
              </w:rPr>
              <w:tab/>
            </w:r>
            <w:r w:rsidR="0064541C">
              <w:rPr>
                <w:noProof/>
                <w:webHidden/>
              </w:rPr>
              <w:fldChar w:fldCharType="begin"/>
            </w:r>
            <w:r w:rsidR="0064541C">
              <w:rPr>
                <w:noProof/>
                <w:webHidden/>
              </w:rPr>
              <w:instrText xml:space="preserve"> PAGEREF _Toc436645243 \h </w:instrText>
            </w:r>
            <w:r w:rsidR="0064541C">
              <w:rPr>
                <w:noProof/>
                <w:webHidden/>
              </w:rPr>
            </w:r>
            <w:r w:rsidR="0064541C">
              <w:rPr>
                <w:noProof/>
                <w:webHidden/>
              </w:rPr>
              <w:fldChar w:fldCharType="separate"/>
            </w:r>
            <w:r w:rsidR="0064541C">
              <w:rPr>
                <w:noProof/>
                <w:webHidden/>
              </w:rPr>
              <w:t>61</w:t>
            </w:r>
            <w:r w:rsidR="0064541C">
              <w:rPr>
                <w:noProof/>
                <w:webHidden/>
              </w:rPr>
              <w:fldChar w:fldCharType="end"/>
            </w:r>
          </w:hyperlink>
        </w:p>
        <w:p w14:paraId="70699FF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44" w:history="1">
            <w:r w:rsidR="0064541C" w:rsidRPr="00EE5033">
              <w:rPr>
                <w:rStyle w:val="Hyperlink"/>
                <w:noProof/>
              </w:rPr>
              <w:t>The Psalms of the Middle Watch</w:t>
            </w:r>
            <w:r w:rsidR="0064541C">
              <w:rPr>
                <w:noProof/>
                <w:webHidden/>
              </w:rPr>
              <w:tab/>
            </w:r>
            <w:r w:rsidR="0064541C">
              <w:rPr>
                <w:noProof/>
                <w:webHidden/>
              </w:rPr>
              <w:fldChar w:fldCharType="begin"/>
            </w:r>
            <w:r w:rsidR="0064541C">
              <w:rPr>
                <w:noProof/>
                <w:webHidden/>
              </w:rPr>
              <w:instrText xml:space="preserve"> PAGEREF _Toc436645244 \h </w:instrText>
            </w:r>
            <w:r w:rsidR="0064541C">
              <w:rPr>
                <w:noProof/>
                <w:webHidden/>
              </w:rPr>
            </w:r>
            <w:r w:rsidR="0064541C">
              <w:rPr>
                <w:noProof/>
                <w:webHidden/>
              </w:rPr>
              <w:fldChar w:fldCharType="separate"/>
            </w:r>
            <w:r w:rsidR="0064541C">
              <w:rPr>
                <w:noProof/>
                <w:webHidden/>
              </w:rPr>
              <w:t>64</w:t>
            </w:r>
            <w:r w:rsidR="0064541C">
              <w:rPr>
                <w:noProof/>
                <w:webHidden/>
              </w:rPr>
              <w:fldChar w:fldCharType="end"/>
            </w:r>
          </w:hyperlink>
        </w:p>
        <w:p w14:paraId="1F2A3952"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45" w:history="1">
            <w:r w:rsidR="0064541C" w:rsidRPr="00EE5033">
              <w:rPr>
                <w:rStyle w:val="Hyperlink"/>
                <w:noProof/>
              </w:rPr>
              <w:t>The Psalms of the Morning Watch</w:t>
            </w:r>
            <w:r w:rsidR="0064541C">
              <w:rPr>
                <w:noProof/>
                <w:webHidden/>
              </w:rPr>
              <w:tab/>
            </w:r>
            <w:r w:rsidR="0064541C">
              <w:rPr>
                <w:noProof/>
                <w:webHidden/>
              </w:rPr>
              <w:fldChar w:fldCharType="begin"/>
            </w:r>
            <w:r w:rsidR="0064541C">
              <w:rPr>
                <w:noProof/>
                <w:webHidden/>
              </w:rPr>
              <w:instrText xml:space="preserve"> PAGEREF _Toc436645245 \h </w:instrText>
            </w:r>
            <w:r w:rsidR="0064541C">
              <w:rPr>
                <w:noProof/>
                <w:webHidden/>
              </w:rPr>
            </w:r>
            <w:r w:rsidR="0064541C">
              <w:rPr>
                <w:noProof/>
                <w:webHidden/>
              </w:rPr>
              <w:fldChar w:fldCharType="separate"/>
            </w:r>
            <w:r w:rsidR="0064541C">
              <w:rPr>
                <w:noProof/>
                <w:webHidden/>
              </w:rPr>
              <w:t>66</w:t>
            </w:r>
            <w:r w:rsidR="0064541C">
              <w:rPr>
                <w:noProof/>
                <w:webHidden/>
              </w:rPr>
              <w:fldChar w:fldCharType="end"/>
            </w:r>
          </w:hyperlink>
        </w:p>
        <w:p w14:paraId="31E5C50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46" w:history="1">
            <w:r w:rsidR="0064541C" w:rsidRPr="00EE5033">
              <w:rPr>
                <w:rStyle w:val="Hyperlink"/>
                <w:noProof/>
              </w:rPr>
              <w:t>The Midnight Praise</w:t>
            </w:r>
            <w:r w:rsidR="0064541C">
              <w:rPr>
                <w:noProof/>
                <w:webHidden/>
              </w:rPr>
              <w:tab/>
            </w:r>
            <w:r w:rsidR="0064541C">
              <w:rPr>
                <w:noProof/>
                <w:webHidden/>
              </w:rPr>
              <w:fldChar w:fldCharType="begin"/>
            </w:r>
            <w:r w:rsidR="0064541C">
              <w:rPr>
                <w:noProof/>
                <w:webHidden/>
              </w:rPr>
              <w:instrText xml:space="preserve"> PAGEREF _Toc436645246 \h </w:instrText>
            </w:r>
            <w:r w:rsidR="0064541C">
              <w:rPr>
                <w:noProof/>
                <w:webHidden/>
              </w:rPr>
            </w:r>
            <w:r w:rsidR="0064541C">
              <w:rPr>
                <w:noProof/>
                <w:webHidden/>
              </w:rPr>
              <w:fldChar w:fldCharType="separate"/>
            </w:r>
            <w:r w:rsidR="0064541C">
              <w:rPr>
                <w:noProof/>
                <w:webHidden/>
              </w:rPr>
              <w:t>69</w:t>
            </w:r>
            <w:r w:rsidR="0064541C">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6645243"/>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proofErr w:type="gramStart"/>
      <w:r w:rsidR="001744DD" w:rsidRPr="001A4291">
        <w:t>Who</w:t>
      </w:r>
      <w:proofErr w:type="gramEnd"/>
      <w:r w:rsidR="001744DD" w:rsidRPr="001A4291">
        <w:t xml:space="preserve">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w:t>
      </w:r>
      <w:proofErr w:type="gramStart"/>
      <w:r w:rsidRPr="001A4291">
        <w:t>thousands</w:t>
      </w:r>
      <w:proofErr w:type="gramEnd"/>
      <w:r w:rsidRPr="001A4291">
        <w:t xml:space="preserve">,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proofErr w:type="gramStart"/>
      <w:r w:rsidR="001040C8">
        <w:t>You</w:t>
      </w:r>
      <w:proofErr w:type="gramEnd"/>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 xml:space="preserve">Of the Psalms of </w:t>
      </w:r>
      <w:proofErr w:type="gramStart"/>
      <w:r>
        <w:t>David</w:t>
      </w:r>
      <w:proofErr w:type="gramEnd"/>
      <w:r>
        <w:t xml:space="preserve">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6A0403">
        <w:tab/>
      </w:r>
      <w:r w:rsidR="003A78C2">
        <w:fldChar w:fldCharType="begin"/>
      </w:r>
      <w:r w:rsidR="006A0403">
        <w:instrText xml:space="preserve"> PAGEREF _Ref412026989 \h </w:instrText>
      </w:r>
      <w:r w:rsidR="003A78C2">
        <w:fldChar w:fldCharType="separate"/>
      </w:r>
      <w:r w:rsidR="0064541C">
        <w:rPr>
          <w:noProof/>
        </w:rPr>
        <w:t>310</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64541C">
        <w:rPr>
          <w:noProof/>
        </w:rPr>
        <w:t>313</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64541C">
        <w:rPr>
          <w:noProof/>
        </w:rPr>
        <w:t>321</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64541C">
        <w:rPr>
          <w:noProof/>
        </w:rPr>
        <w:t>407</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64541C">
        <w:rPr>
          <w:noProof/>
        </w:rPr>
        <w:t>434</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64541C">
        <w:rPr>
          <w:noProof/>
        </w:rPr>
        <w:t>443</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64541C">
        <w:t>Psalm</w:t>
      </w:r>
      <w:r w:rsidR="0064541C" w:rsidRPr="00AB1781">
        <w:t xml:space="preserve"> 116</w:t>
      </w:r>
      <w:r w:rsidR="0064541C">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64541C">
        <w:rPr>
          <w:noProof/>
        </w:rPr>
        <w:t>483</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64541C">
        <w:t>Psalm</w:t>
      </w:r>
      <w:r w:rsidR="0064541C" w:rsidRPr="00AB1781">
        <w:t xml:space="preserve"> 117</w:t>
      </w:r>
      <w:r w:rsidR="0064541C">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64541C">
        <w:rPr>
          <w:noProof/>
        </w:rPr>
        <w:t>483</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64541C">
        <w:t>Psalm</w:t>
      </w:r>
      <w:r w:rsidR="0064541C" w:rsidRPr="00AB1781">
        <w:t xml:space="preserve"> 118</w:t>
      </w:r>
      <w:r w:rsidR="0064541C">
        <w:t>: Blessed are they who are faultless in the way</w:t>
      </w:r>
      <w:r>
        <w:fldChar w:fldCharType="end"/>
      </w:r>
      <w:r w:rsidR="006A0403">
        <w:tab/>
      </w:r>
      <w:r>
        <w:fldChar w:fldCharType="begin"/>
      </w:r>
      <w:r w:rsidR="006A0403">
        <w:instrText xml:space="preserve"> PAGEREF _Ref412027139 \h </w:instrText>
      </w:r>
      <w:r>
        <w:fldChar w:fldCharType="separate"/>
      </w:r>
      <w:r w:rsidR="0064541C">
        <w:rPr>
          <w:noProof/>
        </w:rPr>
        <w:t>486</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bookmarkStart w:id="112" w:name="_Toc436645244"/>
      <w:r>
        <w:br w:type="page"/>
      </w:r>
    </w:p>
    <w:p w14:paraId="6D21839E" w14:textId="3B925DCD" w:rsidR="00964F23" w:rsidRDefault="00964F23" w:rsidP="00964F23">
      <w:pPr>
        <w:pStyle w:val="Heading3"/>
      </w:pPr>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64541C">
        <w:t>Psalm</w:t>
      </w:r>
      <w:r w:rsidR="0064541C" w:rsidRPr="00AB1781">
        <w:t xml:space="preserve"> 119</w:t>
      </w:r>
      <w:r w:rsidR="0064541C">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64541C">
        <w:rPr>
          <w:noProof/>
        </w:rPr>
        <w:t>500</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64541C">
        <w:t>Psalm</w:t>
      </w:r>
      <w:r w:rsidR="0064541C" w:rsidRPr="00AB1781">
        <w:t xml:space="preserve"> 120</w:t>
      </w:r>
      <w:r w:rsidR="0064541C">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64541C">
        <w:rPr>
          <w:noProof/>
        </w:rPr>
        <w:t>501</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64541C">
        <w:t>Psalm</w:t>
      </w:r>
      <w:r w:rsidR="0064541C" w:rsidRPr="00AB1781">
        <w:t xml:space="preserve"> 121</w:t>
      </w:r>
      <w:r w:rsidR="0064541C">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64541C">
        <w:rPr>
          <w:noProof/>
        </w:rPr>
        <w:t>502</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64541C">
        <w:t>Psalm</w:t>
      </w:r>
      <w:r w:rsidR="0064541C" w:rsidRPr="00AB1781">
        <w:t xml:space="preserve"> 122</w:t>
      </w:r>
      <w:r w:rsidR="0064541C">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64541C">
        <w:rPr>
          <w:noProof/>
        </w:rPr>
        <w:t>503</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64541C">
        <w:t>Psalm</w:t>
      </w:r>
      <w:r w:rsidR="0064541C" w:rsidRPr="00AB1781">
        <w:t xml:space="preserve"> 123</w:t>
      </w:r>
      <w:r w:rsidR="0064541C">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64541C">
        <w:rPr>
          <w:noProof/>
        </w:rPr>
        <w:t>504</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64541C">
        <w:t>Psalm</w:t>
      </w:r>
      <w:r w:rsidR="0064541C" w:rsidRPr="00AB1781">
        <w:t xml:space="preserve"> 124</w:t>
      </w:r>
      <w:r w:rsidR="0064541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64541C">
        <w:rPr>
          <w:noProof/>
        </w:rPr>
        <w:t>504</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64541C">
        <w:t>Psalm</w:t>
      </w:r>
      <w:r w:rsidR="0064541C" w:rsidRPr="00AB1781">
        <w:t xml:space="preserve"> 125</w:t>
      </w:r>
      <w:r w:rsidR="0064541C">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64541C">
        <w:rPr>
          <w:noProof/>
        </w:rPr>
        <w:t>505</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64541C">
        <w:t>Psalm</w:t>
      </w:r>
      <w:r w:rsidR="0064541C" w:rsidRPr="00AB1781">
        <w:t xml:space="preserve"> 126</w:t>
      </w:r>
      <w:r w:rsidR="0064541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64541C">
        <w:rPr>
          <w:noProof/>
        </w:rPr>
        <w:t>506</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64541C">
        <w:t>Psalm</w:t>
      </w:r>
      <w:r w:rsidR="0064541C" w:rsidRPr="00AB1781">
        <w:t xml:space="preserve"> 127</w:t>
      </w:r>
      <w:r w:rsidR="0064541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64541C">
        <w:rPr>
          <w:noProof/>
        </w:rPr>
        <w:t>507</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64541C">
        <w:t>Psalm</w:t>
      </w:r>
      <w:r w:rsidR="0064541C" w:rsidRPr="00AB1781">
        <w:t xml:space="preserve"> 128</w:t>
      </w:r>
      <w:r w:rsidR="0064541C">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64541C">
        <w:rPr>
          <w:noProof/>
        </w:rPr>
        <w:t>507</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t>
      </w:r>
      <w:proofErr w:type="gramStart"/>
      <w:r w:rsidRPr="001A4291">
        <w:t>Who</w:t>
      </w:r>
      <w:proofErr w:type="gramEnd"/>
      <w:r w:rsidRPr="001A4291">
        <w:t xml:space="preserve">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64541C">
        <w:rPr>
          <w:noProof/>
        </w:rPr>
        <w:t>9</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bookmarkStart w:id="118" w:name="_Toc436645245"/>
      <w:r>
        <w:br w:type="page"/>
      </w:r>
    </w:p>
    <w:p w14:paraId="479B7501" w14:textId="470FFF90" w:rsidR="00964F23" w:rsidRDefault="00964F23" w:rsidP="00964F23">
      <w:pPr>
        <w:pStyle w:val="Heading3"/>
      </w:pPr>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64541C">
        <w:t>Psalm</w:t>
      </w:r>
      <w:r w:rsidR="0064541C" w:rsidRPr="00AB1781">
        <w:t xml:space="preserve"> 129</w:t>
      </w:r>
      <w:r w:rsidR="0064541C">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64541C">
        <w:rPr>
          <w:rFonts w:cstheme="minorBidi"/>
          <w:noProof/>
        </w:rPr>
        <w:t>508</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64541C">
        <w:t>Psalm</w:t>
      </w:r>
      <w:r w:rsidR="0064541C" w:rsidRPr="00AB1781">
        <w:t xml:space="preserve"> 130</w:t>
      </w:r>
      <w:r w:rsidR="0064541C">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64541C">
        <w:rPr>
          <w:rFonts w:cstheme="minorBidi"/>
          <w:noProof/>
        </w:rPr>
        <w:t>509</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64541C">
        <w:t>Psalm</w:t>
      </w:r>
      <w:r w:rsidR="0064541C" w:rsidRPr="00AB1781">
        <w:t xml:space="preserve"> 131</w:t>
      </w:r>
      <w:r w:rsidR="0064541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64541C">
        <w:rPr>
          <w:rFonts w:cstheme="minorBidi"/>
          <w:noProof/>
        </w:rPr>
        <w:t>510</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64541C">
        <w:t>Psalm</w:t>
      </w:r>
      <w:r w:rsidR="0064541C" w:rsidRPr="00AB1781">
        <w:t xml:space="preserve"> 132</w:t>
      </w:r>
      <w:r w:rsidR="0064541C">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64541C">
        <w:rPr>
          <w:rFonts w:cstheme="minorBidi"/>
          <w:noProof/>
        </w:rPr>
        <w:t>511</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64541C">
        <w:t>Psalm</w:t>
      </w:r>
      <w:r w:rsidR="0064541C" w:rsidRPr="00AB1781">
        <w:t xml:space="preserve"> 133</w:t>
      </w:r>
      <w:r w:rsidR="0064541C">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64541C">
        <w:rPr>
          <w:rFonts w:cstheme="minorBidi"/>
          <w:noProof/>
        </w:rPr>
        <w:t>512</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64541C">
        <w:t>Psalm</w:t>
      </w:r>
      <w:r w:rsidR="0064541C" w:rsidRPr="00AB1781">
        <w:t xml:space="preserve"> 136</w:t>
      </w:r>
      <w:r w:rsidR="0064541C">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64541C">
        <w:rPr>
          <w:rFonts w:cstheme="minorBidi"/>
          <w:noProof/>
        </w:rPr>
        <w:t>516</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64541C">
        <w:t>Psalm</w:t>
      </w:r>
      <w:r w:rsidR="0064541C" w:rsidRPr="00AB1781">
        <w:t xml:space="preserve"> 137</w:t>
      </w:r>
      <w:r w:rsidR="0064541C">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64541C">
        <w:rPr>
          <w:rFonts w:cstheme="minorBidi"/>
          <w:noProof/>
        </w:rPr>
        <w:t>517</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64541C">
        <w:t>Psalm</w:t>
      </w:r>
      <w:r w:rsidR="0064541C" w:rsidRPr="00AB1781">
        <w:t xml:space="preserve"> 140</w:t>
      </w:r>
      <w:r w:rsidR="0064541C">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64541C">
        <w:rPr>
          <w:rFonts w:cstheme="minorBidi"/>
          <w:noProof/>
        </w:rPr>
        <w:t>521</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64541C">
        <w:t>Psalm</w:t>
      </w:r>
      <w:r w:rsidR="0064541C" w:rsidRPr="00AB1781">
        <w:t xml:space="preserve"> 141</w:t>
      </w:r>
      <w:r w:rsidR="0064541C">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64541C">
        <w:rPr>
          <w:rFonts w:cstheme="minorBidi"/>
          <w:noProof/>
        </w:rPr>
        <w:t>522</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64541C">
        <w:t>Psalm</w:t>
      </w:r>
      <w:r w:rsidR="0064541C" w:rsidRPr="00AB1781">
        <w:t xml:space="preserve"> 145</w:t>
      </w:r>
      <w:r w:rsidR="0064541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64541C">
        <w:rPr>
          <w:rFonts w:cstheme="minorBidi"/>
          <w:noProof/>
        </w:rPr>
        <w:t>528</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64541C">
        <w:t>Psalm</w:t>
      </w:r>
      <w:r w:rsidR="0064541C" w:rsidRPr="00AB1781">
        <w:t xml:space="preserve"> 146</w:t>
      </w:r>
      <w:r w:rsidR="0064541C">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64541C">
        <w:rPr>
          <w:rFonts w:cstheme="minorBidi"/>
          <w:noProof/>
        </w:rPr>
        <w:t>529</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64541C">
        <w:t>Psalm</w:t>
      </w:r>
      <w:r w:rsidR="0064541C" w:rsidRPr="00AB1781">
        <w:t xml:space="preserve"> 147</w:t>
      </w:r>
      <w:r w:rsidR="0064541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64541C">
        <w:rPr>
          <w:rFonts w:cstheme="minorBidi"/>
          <w:noProof/>
        </w:rPr>
        <w:t>530</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proofErr w:type="gramStart"/>
      <w:r w:rsidR="001040C8">
        <w:t>You</w:t>
      </w:r>
      <w:proofErr w:type="gramEnd"/>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t>
      </w:r>
      <w:proofErr w:type="gramStart"/>
      <w:r w:rsidRPr="001A4291">
        <w:t>Who</w:t>
      </w:r>
      <w:proofErr w:type="gramEnd"/>
      <w:r w:rsidRPr="001A4291">
        <w:t xml:space="preserve">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bookmarkStart w:id="123" w:name="_Toc436645246"/>
      <w:r>
        <w:br w:type="page"/>
      </w:r>
    </w:p>
    <w:p w14:paraId="6395CC69" w14:textId="112E26D2" w:rsidR="00964F23" w:rsidRDefault="00964F23" w:rsidP="00964F23">
      <w:pPr>
        <w:pStyle w:val="Heading3"/>
      </w:pPr>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64541C">
        <w:rPr>
          <w:noProof/>
        </w:rPr>
        <w:t>945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64541C">
        <w:rPr>
          <w:noProof/>
        </w:rPr>
        <w:t>144</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64541C">
        <w:rPr>
          <w:noProof/>
        </w:rPr>
        <w:t>949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64541C">
        <w:rPr>
          <w:noProof/>
        </w:rPr>
        <w:t>951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64541C">
        <w:rPr>
          <w:noProof/>
        </w:rPr>
        <w:t>954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64541C">
        <w:rPr>
          <w:noProof/>
        </w:rPr>
        <w:t>955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 xml:space="preserve">Bless the Lord, all you </w:t>
            </w:r>
            <w:proofErr w:type="gramStart"/>
            <w:r w:rsidRPr="00BE273A">
              <w:t>works</w:t>
            </w:r>
            <w:proofErr w:type="gramEnd"/>
            <w:r w:rsidRPr="00BE273A">
              <w:t xml:space="preserve">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proofErr w:type="gramStart"/>
            <w:r>
              <w:t>you</w:t>
            </w:r>
            <w:proofErr w:type="gramEnd"/>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w:t>
            </w:r>
            <w:proofErr w:type="gramStart"/>
            <w:r w:rsidRPr="00C05A5B">
              <w:t>powers</w:t>
            </w:r>
            <w:proofErr w:type="gramEnd"/>
            <w:r w:rsidRPr="00C05A5B">
              <w:t xml:space="preserve">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w:t>
            </w:r>
            <w:proofErr w:type="gramStart"/>
            <w:r w:rsidRPr="00C05A5B">
              <w:t>clouds</w:t>
            </w:r>
            <w:proofErr w:type="gramEnd"/>
            <w:r w:rsidRPr="00C05A5B">
              <w:t xml:space="preserve">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w:t>
            </w:r>
            <w:proofErr w:type="gramStart"/>
            <w:r w:rsidRPr="00C05A5B">
              <w:t>trees</w:t>
            </w:r>
            <w:proofErr w:type="gramEnd"/>
            <w:r w:rsidRPr="00C05A5B">
              <w:t xml:space="preserve">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w:t>
            </w:r>
            <w:proofErr w:type="gramStart"/>
            <w:r w:rsidRPr="00C05A5B">
              <w:t>priests</w:t>
            </w:r>
            <w:proofErr w:type="gramEnd"/>
            <w:r w:rsidRPr="00C05A5B">
              <w:t xml:space="preserve">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64541C">
        <w:rPr>
          <w:noProof/>
        </w:rPr>
        <w:t>957</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proofErr w:type="gramStart"/>
            <w:r w:rsidR="003204E4">
              <w:t>you</w:t>
            </w:r>
            <w:proofErr w:type="gramEnd"/>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w:t>
            </w:r>
            <w:proofErr w:type="gramStart"/>
            <w:r w:rsidRPr="00A742AC">
              <w:t>Twenty Four</w:t>
            </w:r>
            <w:proofErr w:type="gramEnd"/>
            <w:r w:rsidRPr="00A742AC">
              <w:t xml:space="preserve">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 xml:space="preserve">O One Hundred and </w:t>
            </w:r>
            <w:proofErr w:type="gramStart"/>
            <w:r w:rsidRPr="00006239">
              <w:t>Forty Four</w:t>
            </w:r>
            <w:proofErr w:type="gramEnd"/>
            <w:r w:rsidRPr="00006239">
              <w:t xml:space="preserve">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 xml:space="preserve">O </w:t>
            </w:r>
            <w:proofErr w:type="gramStart"/>
            <w:r w:rsidRPr="000100FF">
              <w:t>Forty Nine</w:t>
            </w:r>
            <w:proofErr w:type="gramEnd"/>
            <w:r w:rsidRPr="000100FF">
              <w:t xml:space="preserv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w:t>
            </w:r>
            <w:proofErr w:type="gramStart"/>
            <w:r w:rsidRPr="00A742AC">
              <w:t>Twenty Four</w:t>
            </w:r>
            <w:proofErr w:type="gramEnd"/>
            <w:r w:rsidRPr="00A742AC">
              <w:t xml:space="preserve">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 xml:space="preserve">O One Hundred and </w:t>
            </w:r>
            <w:proofErr w:type="gramStart"/>
            <w:r w:rsidRPr="00006239">
              <w:t>Forty Four</w:t>
            </w:r>
            <w:proofErr w:type="gramEnd"/>
            <w:r w:rsidRPr="00006239">
              <w:t xml:space="preserve">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64541C">
        <w:rPr>
          <w:noProof/>
          <w:lang w:val="en-US"/>
        </w:rPr>
        <w:t>271</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64541C">
        <w:rPr>
          <w:noProof/>
          <w:lang w:val="en-US"/>
        </w:rPr>
        <w:t>964</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6645212"/>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 xml:space="preserve">Praise Him </w:t>
            </w:r>
            <w:proofErr w:type="gramStart"/>
            <w:r>
              <w:rPr>
                <w:rFonts w:eastAsiaTheme="minorHAnsi"/>
              </w:rPr>
              <w:t>you</w:t>
            </w:r>
            <w:proofErr w:type="gramEnd"/>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64541C">
        <w:rPr>
          <w:noProof/>
          <w:lang w:val="en-US"/>
        </w:rPr>
        <w:t>963</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64541C">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64541C">
        <w:rPr>
          <w:noProof/>
          <w:lang w:val="en-US"/>
        </w:rPr>
        <w:t>852</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proofErr w:type="gramStart"/>
            <w:r>
              <w:t>My your</w:t>
            </w:r>
            <w:proofErr w:type="gramEnd"/>
            <w:r>
              <w:t xml:space="preserve">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 xml:space="preserve">Forgive me </w:t>
            </w:r>
            <w:proofErr w:type="gramStart"/>
            <w:r w:rsidRPr="005832A1">
              <w:t>my</w:t>
            </w:r>
            <w:proofErr w:type="gramEnd"/>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 xml:space="preserve">Of His </w:t>
            </w:r>
            <w:proofErr w:type="gramStart"/>
            <w:r w:rsidRPr="007425E1">
              <w:rPr>
                <w:rFonts w:eastAsiaTheme="minorHAnsi"/>
              </w:rPr>
              <w:t>holy</w:t>
            </w:r>
            <w:proofErr w:type="gramEnd"/>
            <w:r w:rsidRPr="007425E1">
              <w:rPr>
                <w:rFonts w:eastAsiaTheme="minorHAnsi"/>
              </w:rPr>
              <w:t xml:space="preserve">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proofErr w:type="gramStart"/>
      <w:r w:rsidRPr="002C2599">
        <w:rPr>
          <w:rFonts w:ascii="FreeSerifAvvaShenouda" w:hAnsi="FreeSerifAvvaShenouda" w:cs="FreeSerifAvvaShenouda"/>
        </w:rPr>
        <w:t xml:space="preserve">ⲁ̅ </w:t>
      </w:r>
      <w:r>
        <w:t>)</w:t>
      </w:r>
      <w:proofErr w:type="gramEnd"/>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proofErr w:type="gramStart"/>
            <w:r>
              <w:t>Therefore</w:t>
            </w:r>
            <w:proofErr w:type="gramEnd"/>
            <w:r>
              <w:t xml:space="preserv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proofErr w:type="gramStart"/>
            <w:r>
              <w:t>Therefore</w:t>
            </w:r>
            <w:proofErr w:type="gramEnd"/>
            <w:r>
              <w:t xml:space="preserv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 xml:space="preserve">Was a figure of God the </w:t>
            </w:r>
            <w:proofErr w:type="gramStart"/>
            <w:r>
              <w:rPr>
                <w:rFonts w:eastAsiaTheme="minorHAnsi"/>
              </w:rPr>
              <w:t>Logos,</w:t>
            </w:r>
            <w:proofErr w:type="gramEnd"/>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proofErr w:type="gramStart"/>
            <w:r>
              <w:t>Therefore</w:t>
            </w:r>
            <w:proofErr w:type="gramEnd"/>
            <w:r>
              <w:t xml:space="preserv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proofErr w:type="gramStart"/>
            <w:r>
              <w:t>Therefore</w:t>
            </w:r>
            <w:proofErr w:type="gramEnd"/>
            <w:r>
              <w:t xml:space="preserv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 xml:space="preserve">Is the Sun of </w:t>
            </w:r>
            <w:proofErr w:type="gramStart"/>
            <w:r>
              <w:rPr>
                <w:rFonts w:eastAsiaTheme="minorHAnsi"/>
              </w:rPr>
              <w:t>Righteousness,</w:t>
            </w:r>
            <w:proofErr w:type="gramEnd"/>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proofErr w:type="gramStart"/>
            <w:r>
              <w:t>Therefore</w:t>
            </w:r>
            <w:proofErr w:type="gramEnd"/>
            <w:r>
              <w:t xml:space="preserv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proofErr w:type="gramStart"/>
            <w:r>
              <w:t>Therefore</w:t>
            </w:r>
            <w:proofErr w:type="gramEnd"/>
            <w:r>
              <w:t xml:space="preserv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w:t>
            </w:r>
            <w:proofErr w:type="gramStart"/>
            <w:r>
              <w:t>You</w:t>
            </w:r>
            <w:proofErr w:type="gramEnd"/>
            <w:r>
              <w:t xml:space="preserve">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proofErr w:type="gramStart"/>
            <w:r>
              <w:rPr>
                <w:rFonts w:eastAsiaTheme="minorHAnsi"/>
              </w:rPr>
              <w:t>Therefore</w:t>
            </w:r>
            <w:proofErr w:type="gramEnd"/>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proofErr w:type="gramStart"/>
            <w:r>
              <w:t>Therefore</w:t>
            </w:r>
            <w:proofErr w:type="gramEnd"/>
            <w:r>
              <w:t xml:space="preserv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 xml:space="preserve">Hail to you O Mary: </w:t>
            </w:r>
            <w:proofErr w:type="gramStart"/>
            <w:r>
              <w:rPr>
                <w:rFonts w:eastAsiaTheme="minorHAnsi"/>
              </w:rPr>
              <w:t>the</w:t>
            </w:r>
            <w:proofErr w:type="gramEnd"/>
            <w:r>
              <w:rPr>
                <w:rFonts w:eastAsiaTheme="minorHAnsi"/>
              </w:rPr>
              <w:t xml:space="preserv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proofErr w:type="gramStart"/>
            <w:r>
              <w:t>the</w:t>
            </w:r>
            <w:proofErr w:type="gramEnd"/>
            <w:r>
              <w:t xml:space="preserve"> Theotokos.</w:t>
            </w:r>
          </w:p>
          <w:p w14:paraId="43C5E333" w14:textId="77777777" w:rsidR="00AB7D27" w:rsidRDefault="00AB7D27" w:rsidP="00AB7D27">
            <w:pPr>
              <w:pStyle w:val="EngHang"/>
            </w:pPr>
            <w:r>
              <w:rPr>
                <w:rFonts w:eastAsiaTheme="minorHAnsi"/>
              </w:rPr>
              <w:t xml:space="preserve">Hail to you O Mary: </w:t>
            </w:r>
            <w:proofErr w:type="gramStart"/>
            <w:r>
              <w:t>the</w:t>
            </w:r>
            <w:proofErr w:type="gramEnd"/>
            <w:r>
              <w:t xml:space="preserv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proofErr w:type="gramStart"/>
            <w:r>
              <w:t>Therefore</w:t>
            </w:r>
            <w:proofErr w:type="gramEnd"/>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64541C">
        <w:rPr>
          <w:noProof/>
        </w:rPr>
        <w:t>82</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t>
            </w:r>
            <w:proofErr w:type="gramStart"/>
            <w:r w:rsidRPr="007425E1">
              <w:t>World,</w:t>
            </w:r>
            <w:proofErr w:type="gramEnd"/>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proofErr w:type="gramStart"/>
            <w:r>
              <w:t>Therefore</w:t>
            </w:r>
            <w:proofErr w:type="gramEnd"/>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proofErr w:type="gramStart"/>
            <w:r>
              <w:rPr>
                <w:rFonts w:eastAsiaTheme="minorHAnsi"/>
              </w:rPr>
              <w:t>You</w:t>
            </w:r>
            <w:proofErr w:type="gramEnd"/>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 xml:space="preserve">We believe in one God; God the Father, the Pantocrator, </w:t>
            </w:r>
            <w:proofErr w:type="gramStart"/>
            <w:r w:rsidRPr="009E64DA">
              <w:rPr>
                <w:rFonts w:eastAsia="@MingLiU"/>
              </w:rPr>
              <w:t>Who</w:t>
            </w:r>
            <w:proofErr w:type="gramEnd"/>
            <w:r w:rsidRPr="009E64DA">
              <w:rPr>
                <w:rFonts w:eastAsia="@MingLiU"/>
              </w:rPr>
              <w:t xml:space="preserve">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proofErr w:type="gramStart"/>
            <w:r w:rsidR="001040C8">
              <w:t>Your</w:t>
            </w:r>
            <w:proofErr w:type="gramEnd"/>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proofErr w:type="gramStart"/>
            <w:r>
              <w:t>Indeed</w:t>
            </w:r>
            <w:proofErr w:type="gramEnd"/>
            <w:r>
              <w:t xml:space="preserve">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64541C">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 xml:space="preserve">Your </w:t>
            </w:r>
            <w:proofErr w:type="gramStart"/>
            <w:r>
              <w:t>holy</w:t>
            </w:r>
            <w:proofErr w:type="gramEnd"/>
            <w:r>
              <w:t xml:space="preserve">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 xml:space="preserve">His </w:t>
            </w:r>
            <w:proofErr w:type="gramStart"/>
            <w:r>
              <w:t>own</w:t>
            </w:r>
            <w:proofErr w:type="gramEnd"/>
            <w:r>
              <w:t xml:space="preserve">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 xml:space="preserve">Of </w:t>
            </w:r>
            <w:proofErr w:type="gramStart"/>
            <w:r w:rsidRPr="007425E1">
              <w:t>our</w:t>
            </w:r>
            <w:proofErr w:type="gramEnd"/>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w:t>
            </w:r>
            <w:proofErr w:type="gramStart"/>
            <w:r w:rsidRPr="007425E1">
              <w:t>angels</w:t>
            </w:r>
            <w:proofErr w:type="gramEnd"/>
            <w:r w:rsidRPr="007425E1">
              <w:t xml:space="preserve">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64541C">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 xml:space="preserve">Is the Name of </w:t>
            </w:r>
            <w:proofErr w:type="gramStart"/>
            <w:r>
              <w:t>Salvation,</w:t>
            </w:r>
            <w:proofErr w:type="gramEnd"/>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w:t>
            </w:r>
            <w:proofErr w:type="gramStart"/>
            <w:r w:rsidRPr="007425E1">
              <w:t>east,</w:t>
            </w:r>
            <w:proofErr w:type="gramEnd"/>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proofErr w:type="gramStart"/>
            <w:r>
              <w:t>you</w:t>
            </w:r>
            <w:proofErr w:type="gramEnd"/>
            <w:r>
              <w:t xml:space="preserve">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64541C">
        <w:rPr>
          <w:noProof/>
        </w:rPr>
        <w:t>250</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 xml:space="preserve">he pride of all </w:t>
            </w:r>
            <w:proofErr w:type="gramStart"/>
            <w:r w:rsidRPr="007425E1">
              <w:t>virgins,</w:t>
            </w:r>
            <w:proofErr w:type="gramEnd"/>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 xml:space="preserve">And His </w:t>
            </w:r>
            <w:proofErr w:type="gramStart"/>
            <w:r>
              <w:t>true</w:t>
            </w:r>
            <w:proofErr w:type="gramEnd"/>
            <w:r>
              <w:t xml:space="preserv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proofErr w:type="gramStart"/>
            <w:r>
              <w:t>Therefore</w:t>
            </w:r>
            <w:proofErr w:type="gramEnd"/>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 xml:space="preserve">That she </w:t>
            </w:r>
            <w:proofErr w:type="gramStart"/>
            <w:r w:rsidRPr="007425E1">
              <w:t>intercede</w:t>
            </w:r>
            <w:proofErr w:type="gramEnd"/>
            <w:r w:rsidRPr="007425E1">
              <w:t xml:space="preserv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proofErr w:type="gramStart"/>
            <w:r w:rsidRPr="007425E1">
              <w:t>Likewise</w:t>
            </w:r>
            <w:proofErr w:type="gramEnd"/>
            <w:r w:rsidRPr="007425E1">
              <w:t xml:space="preserv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 xml:space="preserve">With His </w:t>
            </w:r>
            <w:proofErr w:type="gramStart"/>
            <w:r w:rsidRPr="007425E1">
              <w:t>good</w:t>
            </w:r>
            <w:proofErr w:type="gramEnd"/>
            <w:r w:rsidRPr="007425E1">
              <w:t xml:space="preserve">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 xml:space="preserve">Is Our Lord Jesus </w:t>
            </w:r>
            <w:proofErr w:type="gramStart"/>
            <w:r w:rsidRPr="007425E1">
              <w:t>Christ,</w:t>
            </w:r>
            <w:proofErr w:type="gramEnd"/>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proofErr w:type="gramStart"/>
            <w:r>
              <w:t>Therefore</w:t>
            </w:r>
            <w:proofErr w:type="gramEnd"/>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64541C">
        <w:rPr>
          <w:noProof/>
        </w:rPr>
        <w:t>250</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proofErr w:type="gramStart"/>
            <w:r>
              <w:t>Therefore</w:t>
            </w:r>
            <w:proofErr w:type="gramEnd"/>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 xml:space="preserve">And His </w:t>
            </w:r>
            <w:proofErr w:type="gramStart"/>
            <w:r w:rsidRPr="00163C7F">
              <w:t>life-giving</w:t>
            </w:r>
            <w:proofErr w:type="gramEnd"/>
            <w:r w:rsidRPr="00163C7F">
              <w:t xml:space="preserve">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 xml:space="preserve">this life behind </w:t>
            </w:r>
            <w:proofErr w:type="gramStart"/>
            <w:r>
              <w:t>himself</w:t>
            </w:r>
            <w:r w:rsidRPr="007425E1">
              <w:t>,</w:t>
            </w:r>
            <w:proofErr w:type="gramEnd"/>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proofErr w:type="gramStart"/>
            <w:r w:rsidRPr="007425E1">
              <w:t>And</w:t>
            </w:r>
            <w:proofErr w:type="gramEnd"/>
            <w:r w:rsidRPr="007425E1">
              <w:t xml:space="preserve">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w:t>
            </w:r>
            <w:proofErr w:type="gramStart"/>
            <w:r w:rsidRPr="007425E1">
              <w:t>God,</w:t>
            </w:r>
            <w:proofErr w:type="gramEnd"/>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proofErr w:type="gramStart"/>
            <w:r>
              <w:t>Therefore</w:t>
            </w:r>
            <w:proofErr w:type="gramEnd"/>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64541C">
        <w:rPr>
          <w:noProof/>
        </w:rPr>
        <w:t>250</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 xml:space="preserve">I will praise Your </w:t>
            </w:r>
            <w:proofErr w:type="gramStart"/>
            <w:r>
              <w:t>holy</w:t>
            </w:r>
            <w:proofErr w:type="gramEnd"/>
            <w:r>
              <w:t xml:space="preserve">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 xml:space="preserve">Is a figure of the Son of </w:t>
            </w:r>
            <w:proofErr w:type="gramStart"/>
            <w:r w:rsidRPr="007425E1">
              <w:rPr>
                <w:rFonts w:eastAsiaTheme="minorHAnsi"/>
              </w:rPr>
              <w:t>God,</w:t>
            </w:r>
            <w:proofErr w:type="gramEnd"/>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proofErr w:type="gramStart"/>
            <w:r w:rsidRPr="007425E1">
              <w:t>Therefo</w:t>
            </w:r>
            <w:r>
              <w:t>re</w:t>
            </w:r>
            <w:proofErr w:type="gramEnd"/>
            <w:r>
              <w:t xml:space="preserv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proofErr w:type="gramStart"/>
            <w:r>
              <w:t>You</w:t>
            </w:r>
            <w:proofErr w:type="gramEnd"/>
            <w:r>
              <w:t xml:space="preserve">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 xml:space="preserve">Who carries the sin of the </w:t>
            </w:r>
            <w:proofErr w:type="gramStart"/>
            <w:r w:rsidRPr="007425E1">
              <w:rPr>
                <w:rFonts w:eastAsiaTheme="minorHAnsi"/>
              </w:rPr>
              <w:t>world,</w:t>
            </w:r>
            <w:proofErr w:type="gramEnd"/>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64541C">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6645213"/>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1894E044" w14:textId="77777777" w:rsidR="0064541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36645247" w:history="1">
            <w:r w:rsidR="0064541C" w:rsidRPr="00002BB0">
              <w:rPr>
                <w:rStyle w:val="Hyperlink"/>
                <w:noProof/>
              </w:rPr>
              <w:t>The Psalms of Prime</w:t>
            </w:r>
            <w:r w:rsidR="0064541C">
              <w:rPr>
                <w:noProof/>
                <w:webHidden/>
              </w:rPr>
              <w:tab/>
            </w:r>
            <w:r w:rsidR="0064541C">
              <w:rPr>
                <w:noProof/>
                <w:webHidden/>
              </w:rPr>
              <w:fldChar w:fldCharType="begin"/>
            </w:r>
            <w:r w:rsidR="0064541C">
              <w:rPr>
                <w:noProof/>
                <w:webHidden/>
              </w:rPr>
              <w:instrText xml:space="preserve"> PAGEREF _Toc436645247 \h </w:instrText>
            </w:r>
            <w:r w:rsidR="0064541C">
              <w:rPr>
                <w:noProof/>
                <w:webHidden/>
              </w:rPr>
            </w:r>
            <w:r w:rsidR="0064541C">
              <w:rPr>
                <w:noProof/>
                <w:webHidden/>
              </w:rPr>
              <w:fldChar w:fldCharType="separate"/>
            </w:r>
            <w:r w:rsidR="0064541C">
              <w:rPr>
                <w:noProof/>
                <w:webHidden/>
              </w:rPr>
              <w:t>254</w:t>
            </w:r>
            <w:r w:rsidR="0064541C">
              <w:rPr>
                <w:noProof/>
                <w:webHidden/>
              </w:rPr>
              <w:fldChar w:fldCharType="end"/>
            </w:r>
          </w:hyperlink>
        </w:p>
        <w:p w14:paraId="226C4C93"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48" w:history="1">
            <w:r w:rsidR="0064541C" w:rsidRPr="00002BB0">
              <w:rPr>
                <w:rStyle w:val="Hyperlink"/>
                <w:noProof/>
              </w:rPr>
              <w:t>The Doxology of Prime</w:t>
            </w:r>
            <w:r w:rsidR="0064541C">
              <w:rPr>
                <w:noProof/>
                <w:webHidden/>
              </w:rPr>
              <w:tab/>
            </w:r>
            <w:r w:rsidR="0064541C">
              <w:rPr>
                <w:noProof/>
                <w:webHidden/>
              </w:rPr>
              <w:fldChar w:fldCharType="begin"/>
            </w:r>
            <w:r w:rsidR="0064541C">
              <w:rPr>
                <w:noProof/>
                <w:webHidden/>
              </w:rPr>
              <w:instrText xml:space="preserve"> PAGEREF _Toc436645248 \h </w:instrText>
            </w:r>
            <w:r w:rsidR="0064541C">
              <w:rPr>
                <w:noProof/>
                <w:webHidden/>
              </w:rPr>
            </w:r>
            <w:r w:rsidR="0064541C">
              <w:rPr>
                <w:noProof/>
                <w:webHidden/>
              </w:rPr>
              <w:fldChar w:fldCharType="separate"/>
            </w:r>
            <w:r w:rsidR="0064541C">
              <w:rPr>
                <w:noProof/>
                <w:webHidden/>
              </w:rPr>
              <w:t>259</w:t>
            </w:r>
            <w:r w:rsidR="0064541C">
              <w:rPr>
                <w:noProof/>
                <w:webHidden/>
              </w:rPr>
              <w:fldChar w:fldCharType="end"/>
            </w:r>
          </w:hyperlink>
        </w:p>
        <w:p w14:paraId="2FC25BE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49" w:history="1">
            <w:r w:rsidR="0064541C" w:rsidRPr="00002BB0">
              <w:rPr>
                <w:rStyle w:val="Hyperlink"/>
                <w:noProof/>
              </w:rPr>
              <w:t>The Raising of Morning Incense</w:t>
            </w:r>
            <w:r w:rsidR="0064541C">
              <w:rPr>
                <w:noProof/>
                <w:webHidden/>
              </w:rPr>
              <w:tab/>
            </w:r>
            <w:r w:rsidR="0064541C">
              <w:rPr>
                <w:noProof/>
                <w:webHidden/>
              </w:rPr>
              <w:fldChar w:fldCharType="begin"/>
            </w:r>
            <w:r w:rsidR="0064541C">
              <w:rPr>
                <w:noProof/>
                <w:webHidden/>
              </w:rPr>
              <w:instrText xml:space="preserve"> PAGEREF _Toc436645249 \h </w:instrText>
            </w:r>
            <w:r w:rsidR="0064541C">
              <w:rPr>
                <w:noProof/>
                <w:webHidden/>
              </w:rPr>
            </w:r>
            <w:r w:rsidR="0064541C">
              <w:rPr>
                <w:noProof/>
                <w:webHidden/>
              </w:rPr>
              <w:fldChar w:fldCharType="separate"/>
            </w:r>
            <w:r w:rsidR="0064541C">
              <w:rPr>
                <w:noProof/>
                <w:webHidden/>
              </w:rPr>
              <w:t>271</w:t>
            </w:r>
            <w:r w:rsidR="0064541C">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6645247"/>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 xml:space="preserve">One is His Son, Jesus Christ the Logos, </w:t>
      </w:r>
      <w:proofErr w:type="gramStart"/>
      <w:r>
        <w:t>Who</w:t>
      </w:r>
      <w:proofErr w:type="gramEnd"/>
      <w:r>
        <w:t xml:space="preserve">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 xml:space="preserve">Of the Psalms of </w:t>
      </w:r>
      <w:proofErr w:type="gramStart"/>
      <w:r>
        <w:t>David</w:t>
      </w:r>
      <w:proofErr w:type="gramEnd"/>
      <w:r>
        <w:t xml:space="preserve">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64541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64541C">
        <w:rPr>
          <w:noProof/>
        </w:rPr>
        <w:t>308</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64541C">
        <w:t>Psalm</w:t>
      </w:r>
      <w:r w:rsidR="0064541C" w:rsidRPr="00AB1781">
        <w:t xml:space="preserve"> 2</w:t>
      </w:r>
      <w:r w:rsidR="0064541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64541C">
        <w:rPr>
          <w:noProof/>
        </w:rPr>
        <w:t>308</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64541C">
        <w:t>Psalm</w:t>
      </w:r>
      <w:r w:rsidR="0064541C" w:rsidRPr="00AB1781">
        <w:t xml:space="preserve"> 3</w:t>
      </w:r>
      <w:r w:rsidR="0064541C">
        <w:t>: Lord, how many are those who trouble me</w:t>
      </w:r>
      <w:r>
        <w:fldChar w:fldCharType="end"/>
      </w:r>
      <w:r w:rsidR="00CC066E">
        <w:tab/>
      </w:r>
      <w:r w:rsidR="003A78C2">
        <w:fldChar w:fldCharType="begin"/>
      </w:r>
      <w:r w:rsidR="00CC066E">
        <w:instrText xml:space="preserve"> PAGEREF _Ref412026989 \h </w:instrText>
      </w:r>
      <w:r w:rsidR="003A78C2">
        <w:fldChar w:fldCharType="separate"/>
      </w:r>
      <w:r w:rsidR="0064541C">
        <w:rPr>
          <w:noProof/>
        </w:rPr>
        <w:t>310</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64541C">
        <w:t>Psalm</w:t>
      </w:r>
      <w:r w:rsidR="0064541C" w:rsidRPr="00AB1781">
        <w:t xml:space="preserve"> 4</w:t>
      </w:r>
      <w:r w:rsidR="0064541C">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64541C">
        <w:rPr>
          <w:noProof/>
        </w:rPr>
        <w:t>310</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64541C">
        <w:t>Psalm</w:t>
      </w:r>
      <w:r w:rsidR="0064541C" w:rsidRPr="00AB1781">
        <w:t xml:space="preserve"> 5</w:t>
      </w:r>
      <w:r w:rsidR="0064541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64541C">
        <w:rPr>
          <w:noProof/>
        </w:rPr>
        <w:t>311</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64541C">
        <w:t>Psalm</w:t>
      </w:r>
      <w:r w:rsidR="0064541C" w:rsidRPr="00AB1781">
        <w:t xml:space="preserve"> 6</w:t>
      </w:r>
      <w:r w:rsidR="0064541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64541C">
        <w:rPr>
          <w:noProof/>
        </w:rPr>
        <w:t>313</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64541C">
        <w:t>Psalm</w:t>
      </w:r>
      <w:r w:rsidR="0064541C" w:rsidRPr="00AB1781">
        <w:t xml:space="preserve"> 8</w:t>
      </w:r>
      <w:r w:rsidR="0064541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64541C">
        <w:rPr>
          <w:noProof/>
        </w:rPr>
        <w:t>315</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64541C">
        <w:t>Psalm</w:t>
      </w:r>
      <w:r w:rsidR="0064541C" w:rsidRPr="00AB1781">
        <w:t xml:space="preserve"> 11</w:t>
      </w:r>
      <w:r w:rsidR="0064541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64541C">
        <w:rPr>
          <w:noProof/>
        </w:rPr>
        <w:t>320</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64541C">
        <w:t>Psalm</w:t>
      </w:r>
      <w:r w:rsidR="0064541C" w:rsidRPr="00AB1781">
        <w:t xml:space="preserve"> 12</w:t>
      </w:r>
      <w:r w:rsidR="0064541C">
        <w:t>: How long, O Lord? Wilt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64541C">
        <w:rPr>
          <w:noProof/>
        </w:rPr>
        <w:t>321</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64541C">
        <w:t>Psalm</w:t>
      </w:r>
      <w:r w:rsidR="0064541C" w:rsidRPr="00AB1781">
        <w:t xml:space="preserve"> 14</w:t>
      </w:r>
      <w:r w:rsidR="0064541C">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64541C">
        <w:rPr>
          <w:noProof/>
        </w:rPr>
        <w:t>322</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64541C">
        <w:t>Psalm</w:t>
      </w:r>
      <w:r w:rsidR="0064541C" w:rsidRPr="00AB1781">
        <w:t xml:space="preserve"> 15</w:t>
      </w:r>
      <w:r w:rsidR="0064541C">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64541C">
        <w:rPr>
          <w:noProof/>
        </w:rPr>
        <w:t>323</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64541C">
        <w:t>Psalm</w:t>
      </w:r>
      <w:r w:rsidR="0064541C" w:rsidRPr="00AB1781">
        <w:t xml:space="preserve"> 18</w:t>
      </w:r>
      <w:r w:rsidR="0064541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64541C">
        <w:rPr>
          <w:noProof/>
        </w:rPr>
        <w:t>330</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64541C">
        <w:t>Psalm</w:t>
      </w:r>
      <w:r w:rsidR="0064541C" w:rsidRPr="00AB1781">
        <w:t xml:space="preserve"> 24</w:t>
      </w:r>
      <w:r w:rsidR="0064541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64541C">
        <w:rPr>
          <w:noProof/>
        </w:rPr>
        <w:t>338</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64541C">
        <w:t>Psalm</w:t>
      </w:r>
      <w:r w:rsidR="0064541C" w:rsidRPr="00AB1781">
        <w:t xml:space="preserve"> 26</w:t>
      </w:r>
      <w:r w:rsidR="0064541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64541C">
        <w:rPr>
          <w:noProof/>
        </w:rPr>
        <w:t>341</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64541C">
        <w:rPr>
          <w:noProof/>
        </w:rPr>
        <w:t>394</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64541C">
        <w:rPr>
          <w:noProof/>
        </w:rPr>
        <w:t>400</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64541C">
        <w:t>Psalm</w:t>
      </w:r>
      <w:r w:rsidR="0064541C" w:rsidRPr="00AB1781">
        <w:t xml:space="preserve"> 69</w:t>
      </w:r>
      <w:r w:rsidR="0064541C">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64541C">
        <w:rPr>
          <w:noProof/>
        </w:rPr>
        <w:t>407</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64541C">
        <w:rPr>
          <w:noProof/>
        </w:rPr>
        <w:t>478</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64541C">
        <w:t>Psalm</w:t>
      </w:r>
      <w:r w:rsidR="0064541C" w:rsidRPr="00AB1781">
        <w:t xml:space="preserve"> 142</w:t>
      </w:r>
      <w:r w:rsidR="0064541C">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64541C">
        <w:rPr>
          <w:noProof/>
        </w:rPr>
        <w:t>523</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64541C">
        <w:rPr>
          <w:noProof/>
        </w:rPr>
        <w:t>259</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proofErr w:type="gramStart"/>
      <w:r w:rsidR="001040C8">
        <w:t>You</w:t>
      </w:r>
      <w:proofErr w:type="gramEnd"/>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64541C">
        <w:rPr>
          <w:noProof/>
        </w:rPr>
        <w:t>271</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38AD17F8" w14:textId="77777777" w:rsidR="007010B8" w:rsidRDefault="007010B8"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born of the Virgin, have mercy on us.</w:t>
      </w:r>
    </w:p>
    <w:p w14:paraId="43D5EF23"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was crucified for us, have mercy on us.</w:t>
      </w:r>
    </w:p>
    <w:p w14:paraId="0143D8AD" w14:textId="77777777" w:rsidR="00952359" w:rsidRPr="001A4291" w:rsidRDefault="00952359" w:rsidP="00952359">
      <w:pPr>
        <w:pStyle w:val="Prose"/>
      </w:pPr>
      <w:r w:rsidRPr="001A4291">
        <w:t xml:space="preserve">Holy God, Holy Mighty, Holy Immortal, </w:t>
      </w:r>
      <w:proofErr w:type="gramStart"/>
      <w:r w:rsidRPr="001A4291">
        <w:t>Who</w:t>
      </w:r>
      <w:proofErr w:type="gramEnd"/>
      <w:r w:rsidRPr="001A4291">
        <w:t xml:space="preserve">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t>
      </w:r>
      <w:proofErr w:type="gramStart"/>
      <w:r w:rsidRPr="001A4291">
        <w:t>Whom</w:t>
      </w:r>
      <w:proofErr w:type="gramEnd"/>
      <w:r w:rsidRPr="001A4291">
        <w:t xml:space="preserve">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 xml:space="preserve">We believe in one God; God the Father, the Pantocrator, </w:t>
      </w:r>
      <w:proofErr w:type="gramStart"/>
      <w:r w:rsidRPr="001A4291">
        <w:t>Who</w:t>
      </w:r>
      <w:proofErr w:type="gramEnd"/>
      <w:r w:rsidRPr="001A4291">
        <w:t xml:space="preserve">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t>
      </w:r>
      <w:proofErr w:type="gramStart"/>
      <w:r w:rsidRPr="00CC066E">
        <w:t>Who</w:t>
      </w:r>
      <w:proofErr w:type="gramEnd"/>
      <w:r w:rsidRPr="00CC066E">
        <w:t xml:space="preserve">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proofErr w:type="gramStart"/>
      <w:r w:rsidRPr="00CC066E">
        <w:t>Who</w:t>
      </w:r>
      <w:proofErr w:type="gramEnd"/>
      <w:r w:rsidRPr="00CC066E">
        <w:t xml:space="preserve">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t>
      </w:r>
      <w:proofErr w:type="gramStart"/>
      <w:r w:rsidR="00CC066E">
        <w:t>Who</w:t>
      </w:r>
      <w:proofErr w:type="gramEnd"/>
      <w:r w:rsidR="00CC066E">
        <w:t xml:space="preserve">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bookmarkStart w:id="869" w:name="_Toc436645248"/>
      <w:r>
        <w:br w:type="page"/>
      </w:r>
    </w:p>
    <w:p w14:paraId="454C0BF9" w14:textId="4F7D835B" w:rsidR="00495F1A" w:rsidRDefault="00495F1A" w:rsidP="00495F1A">
      <w:pPr>
        <w:pStyle w:val="Heading3"/>
      </w:pPr>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 xml:space="preserve">Hail to the </w:t>
            </w:r>
            <w:proofErr w:type="gramStart"/>
            <w:r>
              <w:t>twenty four</w:t>
            </w:r>
            <w:proofErr w:type="gramEnd"/>
            <w:r>
              <w:t>,</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64541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64541C">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436645249"/>
      <w:bookmarkStart w:id="878" w:name="_Toc298681357"/>
      <w:bookmarkStart w:id="879" w:name="_Ref299211976"/>
      <w:bookmarkStart w:id="880" w:name="_Toc308441947"/>
      <w:r>
        <w:br w:type="page"/>
      </w:r>
    </w:p>
    <w:p w14:paraId="67316D19" w14:textId="56ECD544" w:rsidR="00495F1A" w:rsidRDefault="00495F1A" w:rsidP="00495F1A">
      <w:pPr>
        <w:pStyle w:val="Heading3"/>
      </w:pPr>
      <w:r>
        <w:lastRenderedPageBreak/>
        <w:t>The Raising of Morning Incense</w:t>
      </w:r>
      <w:bookmarkEnd w:id="873"/>
      <w:bookmarkEnd w:id="874"/>
      <w:bookmarkEnd w:id="875"/>
      <w:bookmarkEnd w:id="876"/>
      <w:bookmarkEnd w:id="877"/>
    </w:p>
    <w:p w14:paraId="6E334613" w14:textId="77777777" w:rsidR="00495F1A" w:rsidRPr="003F5279" w:rsidRDefault="00495F1A" w:rsidP="00495F1A">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64541C" w:rsidRPr="0064541C">
        <w:rPr>
          <w:i/>
        </w:rPr>
        <w:t>The Raising of Evening (or Morning)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sidR="0064541C">
        <w:rPr>
          <w:i/>
          <w:noProof/>
        </w:rPr>
        <w:t>10</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6645214"/>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 xml:space="preserve">Of the Psalms of </w:t>
      </w:r>
      <w:proofErr w:type="gramStart"/>
      <w:r>
        <w:t>David</w:t>
      </w:r>
      <w:proofErr w:type="gramEnd"/>
      <w:r>
        <w:t xml:space="preserve">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64541C">
        <w:t>Psalm</w:t>
      </w:r>
      <w:r w:rsidR="0064541C" w:rsidRPr="00AB1781">
        <w:t xml:space="preserve"> 19</w:t>
      </w:r>
      <w:r w:rsidR="0064541C">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64541C">
        <w:rPr>
          <w:noProof/>
        </w:rPr>
        <w:t>331</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64541C">
        <w:t>Psalm</w:t>
      </w:r>
      <w:r w:rsidR="0064541C" w:rsidRPr="00AB1781">
        <w:t xml:space="preserve"> 22</w:t>
      </w:r>
      <w:r w:rsidR="0064541C">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64541C">
        <w:rPr>
          <w:noProof/>
        </w:rPr>
        <w:t>336</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64541C">
        <w:t>Psalm</w:t>
      </w:r>
      <w:r w:rsidR="0064541C" w:rsidRPr="00AB1781">
        <w:t xml:space="preserve"> 23</w:t>
      </w:r>
      <w:r w:rsidR="0064541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64541C">
        <w:rPr>
          <w:noProof/>
        </w:rPr>
        <w:t>337</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64541C">
        <w:t>Psalm</w:t>
      </w:r>
      <w:r w:rsidR="0064541C" w:rsidRPr="00AB1781">
        <w:t xml:space="preserve"> 25</w:t>
      </w:r>
      <w:r w:rsidR="0064541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64541C">
        <w:rPr>
          <w:noProof/>
        </w:rPr>
        <w:t>340</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64541C">
        <w:t>Psalm</w:t>
      </w:r>
      <w:r w:rsidR="0064541C" w:rsidRPr="00AB1781">
        <w:t xml:space="preserve"> 28</w:t>
      </w:r>
      <w:r w:rsidR="0064541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64541C">
        <w:rPr>
          <w:noProof/>
        </w:rPr>
        <w:t>344</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64541C">
        <w:t>Psalm</w:t>
      </w:r>
      <w:r w:rsidR="0064541C" w:rsidRPr="00AB1781">
        <w:t xml:space="preserve"> 29</w:t>
      </w:r>
      <w:r w:rsidR="0064541C">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64541C">
        <w:rPr>
          <w:noProof/>
        </w:rPr>
        <w:t>345</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64541C">
        <w:t>Psalm</w:t>
      </w:r>
      <w:r w:rsidR="0064541C" w:rsidRPr="00AB1781">
        <w:t xml:space="preserve"> 33</w:t>
      </w:r>
      <w:r w:rsidR="0064541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64541C">
        <w:rPr>
          <w:noProof/>
        </w:rPr>
        <w:t>352</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64541C">
        <w:t>Psalm</w:t>
      </w:r>
      <w:r w:rsidR="0064541C" w:rsidRPr="00AB1781">
        <w:t xml:space="preserve"> 40</w:t>
      </w:r>
      <w:r w:rsidR="0064541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64541C">
        <w:rPr>
          <w:noProof/>
        </w:rPr>
        <w:t>365</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64541C">
        <w:t>Psalm</w:t>
      </w:r>
      <w:r w:rsidR="0064541C" w:rsidRPr="00AB1781">
        <w:t xml:space="preserve"> 42</w:t>
      </w:r>
      <w:r w:rsidR="0064541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64541C">
        <w:rPr>
          <w:noProof/>
        </w:rPr>
        <w:t>368</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64541C">
        <w:t>Psalm</w:t>
      </w:r>
      <w:r w:rsidR="0064541C" w:rsidRPr="00AB1781">
        <w:t xml:space="preserve"> 44</w:t>
      </w:r>
      <w:r w:rsidR="0064541C">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64541C">
        <w:rPr>
          <w:noProof/>
        </w:rPr>
        <w:t>371</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64541C">
        <w:t>Psalm</w:t>
      </w:r>
      <w:r w:rsidR="0064541C" w:rsidRPr="00AB1781">
        <w:t xml:space="preserve"> 45</w:t>
      </w:r>
      <w:r w:rsidR="0064541C">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64541C">
        <w:rPr>
          <w:noProof/>
        </w:rPr>
        <w:t>372</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64541C">
        <w:t>Psalm</w:t>
      </w:r>
      <w:r w:rsidR="0064541C" w:rsidRPr="00AB1781">
        <w:t xml:space="preserve"> 46</w:t>
      </w:r>
      <w:r w:rsidR="0064541C">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64541C">
        <w:rPr>
          <w:noProof/>
        </w:rPr>
        <w:t>373</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 xml:space="preserve">pirit, </w:t>
      </w:r>
      <w:proofErr w:type="gramStart"/>
      <w:r w:rsidR="009407CD">
        <w:t>Who</w:t>
      </w:r>
      <w:proofErr w:type="gramEnd"/>
      <w:r w:rsidR="009407CD">
        <w:t xml:space="preserve">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t>
      </w:r>
      <w:proofErr w:type="gramStart"/>
      <w:r>
        <w:t>Who</w:t>
      </w:r>
      <w:proofErr w:type="gramEnd"/>
      <w:r>
        <w:t xml:space="preserve">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t>
      </w:r>
      <w:proofErr w:type="gramStart"/>
      <w:r>
        <w:t>Who</w:t>
      </w:r>
      <w:proofErr w:type="gramEnd"/>
      <w:r>
        <w:t xml:space="preserve">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6645215"/>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 xml:space="preserve">Of the Psalms of </w:t>
      </w:r>
      <w:proofErr w:type="gramStart"/>
      <w:r>
        <w:t>David</w:t>
      </w:r>
      <w:proofErr w:type="gramEnd"/>
      <w:r>
        <w:t xml:space="preserve">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64541C">
        <w:t>Psalm</w:t>
      </w:r>
      <w:r w:rsidR="0064541C" w:rsidRPr="00AB1781">
        <w:t xml:space="preserve"> 53</w:t>
      </w:r>
      <w:r w:rsidR="0064541C">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64541C">
        <w:rPr>
          <w:noProof/>
        </w:rPr>
        <w:t>383</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64541C">
        <w:t>Psalm</w:t>
      </w:r>
      <w:r w:rsidR="0064541C" w:rsidRPr="00AB1781">
        <w:t xml:space="preserve"> 56</w:t>
      </w:r>
      <w:r w:rsidR="0064541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64541C">
        <w:rPr>
          <w:noProof/>
        </w:rPr>
        <w:t>387</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64541C">
        <w:t>Psalm</w:t>
      </w:r>
      <w:r w:rsidR="0064541C" w:rsidRPr="00AB1781">
        <w:t xml:space="preserve"> 60</w:t>
      </w:r>
      <w:r w:rsidR="0064541C">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64541C">
        <w:rPr>
          <w:noProof/>
        </w:rPr>
        <w:t>392</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64541C">
        <w:t>Psalm</w:t>
      </w:r>
      <w:r w:rsidR="0064541C" w:rsidRPr="00AB1781">
        <w:t xml:space="preserve"> 62</w:t>
      </w:r>
      <w:r w:rsidR="0064541C">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64541C">
        <w:rPr>
          <w:noProof/>
        </w:rPr>
        <w:t>394</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64541C">
        <w:t>Psalm</w:t>
      </w:r>
      <w:r w:rsidR="0064541C" w:rsidRPr="00AB1781">
        <w:t xml:space="preserve"> 66</w:t>
      </w:r>
      <w:r w:rsidR="0064541C">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64541C">
        <w:rPr>
          <w:noProof/>
        </w:rPr>
        <w:t>400</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64541C">
        <w:t>Psalm</w:t>
      </w:r>
      <w:r w:rsidR="0064541C" w:rsidRPr="00AB1781">
        <w:t xml:space="preserve"> 83</w:t>
      </w:r>
      <w:r w:rsidR="0064541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64541C">
        <w:rPr>
          <w:noProof/>
        </w:rPr>
        <w:t>431</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64541C">
        <w:t>Psalm</w:t>
      </w:r>
      <w:r w:rsidR="0064541C" w:rsidRPr="00AB1781">
        <w:t xml:space="preserve"> 84</w:t>
      </w:r>
      <w:r w:rsidR="0064541C">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64541C">
        <w:rPr>
          <w:noProof/>
        </w:rPr>
        <w:t>432</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64541C">
        <w:t>Psalm</w:t>
      </w:r>
      <w:r w:rsidR="0064541C" w:rsidRPr="00AB1781">
        <w:t xml:space="preserve"> 85</w:t>
      </w:r>
      <w:r w:rsidR="0064541C">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64541C">
        <w:rPr>
          <w:noProof/>
        </w:rPr>
        <w:t>434</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64541C">
        <w:t>Psalm</w:t>
      </w:r>
      <w:r w:rsidR="0064541C" w:rsidRPr="00AB1781">
        <w:t xml:space="preserve"> 86</w:t>
      </w:r>
      <w:r w:rsidR="0064541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64541C">
        <w:rPr>
          <w:noProof/>
        </w:rPr>
        <w:t>435</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64541C">
        <w:t>Psalm</w:t>
      </w:r>
      <w:r w:rsidR="0064541C" w:rsidRPr="00AB1781">
        <w:t xml:space="preserve"> 90</w:t>
      </w:r>
      <w:r w:rsidR="0064541C">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64541C">
        <w:rPr>
          <w:noProof/>
        </w:rPr>
        <w:t>443</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64541C">
        <w:t>Psalm</w:t>
      </w:r>
      <w:r w:rsidR="0064541C" w:rsidRPr="00AB1781">
        <w:t xml:space="preserve"> 92</w:t>
      </w:r>
      <w:r w:rsidR="0064541C">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64541C">
        <w:rPr>
          <w:noProof/>
        </w:rPr>
        <w:t>446</w:t>
      </w:r>
      <w:r w:rsidR="003A78C2">
        <w:fldChar w:fldCharType="end"/>
      </w:r>
    </w:p>
    <w:p w14:paraId="7B6BDCFC" w14:textId="77777777" w:rsidR="00075EAD" w:rsidRDefault="00075EAD" w:rsidP="00075EAD">
      <w:pPr>
        <w:pStyle w:val="Heading5"/>
      </w:pPr>
      <w:r>
        <w:t>Th</w:t>
      </w:r>
      <w:r w:rsidR="009407CD">
        <w:t xml:space="preserve">e Gospel </w:t>
      </w:r>
      <w:proofErr w:type="gramStart"/>
      <w:r w:rsidR="009407CD">
        <w:t>From</w:t>
      </w:r>
      <w:proofErr w:type="gramEnd"/>
      <w:r w:rsidR="009407CD">
        <w:t xml:space="preserve">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lastRenderedPageBreak/>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t>
      </w:r>
      <w:proofErr w:type="gramStart"/>
      <w:r>
        <w:t>Who</w:t>
      </w:r>
      <w:proofErr w:type="gramEnd"/>
      <w:r>
        <w:t xml:space="preserve">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w:t>
      </w:r>
      <w:proofErr w:type="gramStart"/>
      <w:r w:rsidR="00075EAD">
        <w:t>Therefore</w:t>
      </w:r>
      <w:proofErr w:type="gramEnd"/>
      <w:r w:rsidR="00075EAD">
        <w:t xml:space="preserv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t>
      </w:r>
      <w:proofErr w:type="gramStart"/>
      <w:r>
        <w:t>will</w:t>
      </w:r>
      <w:proofErr w:type="gramEnd"/>
      <w:r>
        <w:t xml:space="preserve">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proofErr w:type="gramStart"/>
      <w:r w:rsidR="001040C8">
        <w:t>Your</w:t>
      </w:r>
      <w:proofErr w:type="gramEnd"/>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proofErr w:type="gramStart"/>
      <w:r>
        <w:t>Therefore</w:t>
      </w:r>
      <w:proofErr w:type="gramEnd"/>
      <w:r>
        <w:t xml:space="preserv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6645216"/>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64541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64541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64541C">
        <w:rPr>
          <w:noProof/>
          <w:lang w:val="en-US"/>
        </w:rPr>
        <w:t>5</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64541C">
        <w:rPr>
          <w:noProof/>
          <w:lang w:val="en-US"/>
        </w:rPr>
        <w:t>379</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 xml:space="preserve">Of the Psalms of </w:t>
      </w:r>
      <w:proofErr w:type="gramStart"/>
      <w:r>
        <w:t>David</w:t>
      </w:r>
      <w:proofErr w:type="gramEnd"/>
      <w:r>
        <w:t xml:space="preserve">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64541C">
        <w:t>Psalm</w:t>
      </w:r>
      <w:r w:rsidR="0064541C" w:rsidRPr="00AB1781">
        <w:t xml:space="preserve"> 95</w:t>
      </w:r>
      <w:r w:rsidR="0064541C">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64541C">
        <w:rPr>
          <w:noProof/>
        </w:rPr>
        <w:t>449</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64541C">
        <w:t>Psalm</w:t>
      </w:r>
      <w:r w:rsidR="0064541C" w:rsidRPr="00AB1781">
        <w:t xml:space="preserve"> 96</w:t>
      </w:r>
      <w:r w:rsidR="0064541C">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64541C">
        <w:rPr>
          <w:noProof/>
        </w:rPr>
        <w:t>450</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64541C">
        <w:t>Psalm</w:t>
      </w:r>
      <w:r w:rsidR="0064541C" w:rsidRPr="00AB1781">
        <w:t xml:space="preserve"> 97</w:t>
      </w:r>
      <w:r w:rsidR="0064541C">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64541C">
        <w:rPr>
          <w:noProof/>
        </w:rPr>
        <w:t>451</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64541C">
        <w:t>Psalm</w:t>
      </w:r>
      <w:r w:rsidR="0064541C" w:rsidRPr="00AB1781">
        <w:t xml:space="preserve"> 98</w:t>
      </w:r>
      <w:r w:rsidR="0064541C">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64541C">
        <w:rPr>
          <w:noProof/>
        </w:rPr>
        <w:t>452</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64541C">
        <w:t>Psalm</w:t>
      </w:r>
      <w:r w:rsidR="0064541C" w:rsidRPr="00AB1781">
        <w:t xml:space="preserve"> 99</w:t>
      </w:r>
      <w:r w:rsidR="0064541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64541C">
        <w:rPr>
          <w:noProof/>
        </w:rPr>
        <w:t>453</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64541C">
        <w:t>Psalm</w:t>
      </w:r>
      <w:r w:rsidR="0064541C" w:rsidRPr="00AB1781">
        <w:t xml:space="preserve"> 100</w:t>
      </w:r>
      <w:r w:rsidR="0064541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64541C">
        <w:rPr>
          <w:noProof/>
        </w:rPr>
        <w:t>454</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64541C">
        <w:t>Psalm</w:t>
      </w:r>
      <w:r w:rsidR="0064541C" w:rsidRPr="00AB1781">
        <w:t xml:space="preserve"> 109</w:t>
      </w:r>
      <w:r w:rsidR="0064541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64541C">
        <w:rPr>
          <w:noProof/>
        </w:rPr>
        <w:t>475</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64541C">
        <w:t>Psalm</w:t>
      </w:r>
      <w:r w:rsidR="0064541C" w:rsidRPr="00AB1781">
        <w:t xml:space="preserve"> 110</w:t>
      </w:r>
      <w:r w:rsidR="0064541C">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64541C">
        <w:rPr>
          <w:noProof/>
        </w:rPr>
        <w:t>476</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64541C">
        <w:t>Psalm</w:t>
      </w:r>
      <w:r w:rsidR="0064541C" w:rsidRPr="00AB1781">
        <w:t xml:space="preserve"> 111</w:t>
      </w:r>
      <w:r w:rsidR="0064541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64541C">
        <w:rPr>
          <w:noProof/>
        </w:rPr>
        <w:t>477</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64541C">
        <w:t>Psalm</w:t>
      </w:r>
      <w:r w:rsidR="0064541C" w:rsidRPr="00AB1781">
        <w:t xml:space="preserve"> 112</w:t>
      </w:r>
      <w:r w:rsidR="0064541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64541C">
        <w:rPr>
          <w:noProof/>
        </w:rPr>
        <w:t>478</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64541C">
        <w:t>Psalm</w:t>
      </w:r>
      <w:r w:rsidR="0064541C" w:rsidRPr="00AB1781">
        <w:t xml:space="preserve"> 114</w:t>
      </w:r>
      <w:r w:rsidR="0064541C">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64541C">
        <w:rPr>
          <w:noProof/>
        </w:rPr>
        <w:t>481</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64541C">
        <w:t>Psalm</w:t>
      </w:r>
      <w:r w:rsidR="0064541C" w:rsidRPr="00AB1781">
        <w:t xml:space="preserve"> 115</w:t>
      </w:r>
      <w:r w:rsidR="0064541C">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64541C">
        <w:rPr>
          <w:noProof/>
        </w:rPr>
        <w:t>482</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w:t>
      </w:r>
      <w:proofErr w:type="gramStart"/>
      <w:r w:rsidR="00D35FC0">
        <w:t>immortal</w:t>
      </w:r>
      <w:proofErr w:type="gramEnd"/>
      <w:r w:rsidR="00D35FC0">
        <w:t xml:space="preserve">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t>
      </w:r>
      <w:proofErr w:type="gramStart"/>
      <w:r>
        <w:t>Who</w:t>
      </w:r>
      <w:proofErr w:type="gramEnd"/>
      <w:r>
        <w:t xml:space="preserve">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64541C">
        <w:rPr>
          <w:noProof/>
          <w:lang w:val="en-GB"/>
        </w:rPr>
        <w:t>9</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t>
      </w:r>
      <w:proofErr w:type="gramStart"/>
      <w:r>
        <w:t>Who</w:t>
      </w:r>
      <w:proofErr w:type="gramEnd"/>
      <w:r>
        <w:t xml:space="preserve">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t>
      </w:r>
      <w:r>
        <w:lastRenderedPageBreak/>
        <w:t xml:space="preserve">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64541C">
        <w:rPr>
          <w:noProof/>
          <w:lang w:val="en-GB"/>
        </w:rPr>
        <w:t>10</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6645217"/>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38CECF60" w14:textId="77777777" w:rsidR="0064541C"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64541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64541C">
        <w:rPr>
          <w:noProof/>
          <w:lang w:val="en-US"/>
        </w:rPr>
        <w:t>120</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2141029987"/>
        <w:docPartObj>
          <w:docPartGallery w:val="Table of Contents"/>
          <w:docPartUnique/>
        </w:docPartObj>
      </w:sdtPr>
      <w:sdtEndPr>
        <w:rPr>
          <w:b/>
          <w:bCs/>
          <w:noProof/>
        </w:rPr>
      </w:sdtEndPr>
      <w:sdtContent>
        <w:p w14:paraId="67A961DD"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Vespers Praise</w:t>
          </w:r>
          <w:r>
            <w:rPr>
              <w:noProof/>
              <w:webHidden/>
            </w:rPr>
            <w:tab/>
            <w:t>5</w:t>
          </w:r>
        </w:p>
        <w:p w14:paraId="681C3F63"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the Eleventh Hour (Little Vespers)</w:t>
          </w:r>
          <w:r>
            <w:rPr>
              <w:noProof/>
              <w:webHidden/>
            </w:rPr>
            <w:tab/>
            <w:t>5</w:t>
          </w:r>
        </w:p>
        <w:p w14:paraId="1EB8AC9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Evening (or Morning) Incense</w:t>
          </w:r>
          <w:r>
            <w:rPr>
              <w:noProof/>
              <w:webHidden/>
            </w:rPr>
            <w:tab/>
            <w:t>10</w:t>
          </w:r>
        </w:p>
        <w:p w14:paraId="2DC18E05" w14:textId="77777777" w:rsidR="0064541C" w:rsidRDefault="00EB4284" w:rsidP="009800DB"/>
      </w:sdtContent>
    </w:sdt>
    <w:p w14:paraId="75723100" w14:textId="77777777" w:rsidR="0064541C" w:rsidRDefault="0064541C" w:rsidP="00AB3348">
      <w:r>
        <w:br w:type="page"/>
      </w:r>
    </w:p>
    <w:p w14:paraId="57446870" w14:textId="0E43C4B8" w:rsidR="00865FD4" w:rsidRDefault="0064541C"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64541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64541C">
        <w:rPr>
          <w:noProof/>
          <w:lang w:val="en-US"/>
        </w:rPr>
        <w:t>5</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64541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64541C">
        <w:rPr>
          <w:noProof/>
          <w:lang w:val="en-US"/>
        </w:rPr>
        <w:t>5</w:t>
      </w:r>
      <w:r>
        <w:rPr>
          <w:lang w:val="en-US"/>
        </w:rPr>
        <w:fldChar w:fldCharType="end"/>
      </w:r>
      <w:r>
        <w:rPr>
          <w:lang w:val="en-US"/>
        </w:rPr>
        <w:t>.</w:t>
      </w:r>
    </w:p>
    <w:p w14:paraId="4889099E" w14:textId="06864C11" w:rsidR="00865FD4" w:rsidRDefault="00865FD4" w:rsidP="00865FD4">
      <w:pPr>
        <w:pStyle w:val="Rubric"/>
      </w:pPr>
      <w:r>
        <w:t xml:space="preserve">In the morning, recite </w:t>
      </w:r>
      <w:r>
        <w:fldChar w:fldCharType="begin"/>
      </w:r>
      <w:r>
        <w:instrText xml:space="preserve"> REF _Ref412098903 \h </w:instrText>
      </w:r>
      <w:r>
        <w:fldChar w:fldCharType="separate"/>
      </w:r>
      <w:r w:rsidR="0064541C">
        <w:t>The Doxology of Prime</w:t>
      </w:r>
      <w:r>
        <w:fldChar w:fldCharType="end"/>
      </w:r>
      <w:r>
        <w:t xml:space="preserve">, page </w:t>
      </w:r>
      <w:r>
        <w:fldChar w:fldCharType="begin"/>
      </w:r>
      <w:r>
        <w:instrText xml:space="preserve"> PAGEREF _Ref412098903 \h </w:instrText>
      </w:r>
      <w:r>
        <w:fldChar w:fldCharType="separate"/>
      </w:r>
      <w:r w:rsidR="0064541C">
        <w:rPr>
          <w:noProof/>
        </w:rPr>
        <w:t>259</w:t>
      </w:r>
      <w:r>
        <w:fldChar w:fldCharType="end"/>
      </w:r>
      <w:r w:rsidR="00AB78C6">
        <w:t>, stopping before “O true light”</w:t>
      </w:r>
      <w:r>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64541C">
        <w:t>The Verses of the Cymbals</w:t>
      </w:r>
      <w:r>
        <w:fldChar w:fldCharType="end"/>
      </w:r>
      <w:r>
        <w:t xml:space="preserve">, page </w:t>
      </w:r>
      <w:r>
        <w:fldChar w:fldCharType="begin"/>
      </w:r>
      <w:r>
        <w:instrText xml:space="preserve"> PAGEREF _Ref435789344 \h </w:instrText>
      </w:r>
      <w:r>
        <w:fldChar w:fldCharType="separate"/>
      </w:r>
      <w:r w:rsidR="0064541C">
        <w:rPr>
          <w:noProof/>
        </w:rPr>
        <w:t>12</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64541C">
        <w:t>Psalm</w:t>
      </w:r>
      <w:r w:rsidR="0064541C" w:rsidRPr="00AB1781">
        <w:t xml:space="preserve"> 50</w:t>
      </w:r>
      <w:r w:rsidR="0064541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64541C">
        <w:rPr>
          <w:noProof/>
          <w:lang w:val="en-US"/>
        </w:rPr>
        <w:t>379</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 xml:space="preserve">I who am the prisoner in the Lord, beg you to walk worthily of the calling with which you have been called, with all lowliness of heart, and meekness, and long suffering, bearing with </w:t>
      </w:r>
      <w:r>
        <w:lastRenderedPageBreak/>
        <w:t>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 xml:space="preserve">One is God the Father of everyone. One is His Son, Jesus Christ the Logos, </w:t>
      </w:r>
      <w:proofErr w:type="gramStart"/>
      <w:r>
        <w:t>Who</w:t>
      </w:r>
      <w:proofErr w:type="gramEnd"/>
      <w:r>
        <w:t xml:space="preserve">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7A8DCB9D" w14:textId="77777777" w:rsidR="0064541C"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2017035776"/>
        <w:docPartObj>
          <w:docPartGallery w:val="Table of Contents"/>
          <w:docPartUnique/>
        </w:docPartObj>
      </w:sdtPr>
      <w:sdtEndPr>
        <w:rPr>
          <w:b/>
          <w:bCs/>
          <w:noProof/>
        </w:rPr>
      </w:sdtEndPr>
      <w:sdtContent>
        <w:p w14:paraId="0AD7BA45"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Psalms of Prime</w:t>
          </w:r>
          <w:r>
            <w:rPr>
              <w:noProof/>
              <w:webHidden/>
            </w:rPr>
            <w:tab/>
            <w:t>254</w:t>
          </w:r>
        </w:p>
        <w:p w14:paraId="111190DB"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Doxology of Prime</w:t>
          </w:r>
          <w:r>
            <w:rPr>
              <w:noProof/>
              <w:webHidden/>
            </w:rPr>
            <w:tab/>
            <w:t>259</w:t>
          </w:r>
        </w:p>
        <w:p w14:paraId="69EEE657" w14:textId="77777777" w:rsidR="0064541C" w:rsidRDefault="0064541C">
          <w:pPr>
            <w:pStyle w:val="TOC3"/>
            <w:tabs>
              <w:tab w:val="right" w:leader="dot" w:pos="8846"/>
            </w:tabs>
            <w:rPr>
              <w:rFonts w:asciiTheme="minorHAnsi" w:eastAsiaTheme="minorEastAsia" w:hAnsiTheme="minorHAnsi"/>
              <w:noProof/>
              <w:sz w:val="22"/>
              <w:lang w:val="en-US"/>
            </w:rPr>
          </w:pPr>
          <w:r w:rsidRPr="00EF686E">
            <w:rPr>
              <w:rStyle w:val="Hyperlink"/>
              <w:noProof/>
            </w:rPr>
            <w:t>The Raising of Morning Incense</w:t>
          </w:r>
          <w:r>
            <w:rPr>
              <w:noProof/>
              <w:webHidden/>
            </w:rPr>
            <w:tab/>
            <w:t>271</w:t>
          </w:r>
        </w:p>
        <w:p w14:paraId="0D078E12" w14:textId="77777777" w:rsidR="0064541C" w:rsidRDefault="00EB4284" w:rsidP="009800DB"/>
      </w:sdtContent>
    </w:sdt>
    <w:p w14:paraId="75E202AE" w14:textId="77777777" w:rsidR="0064541C" w:rsidRDefault="0064541C" w:rsidP="00AB3348">
      <w:r>
        <w:br w:type="page"/>
      </w:r>
    </w:p>
    <w:p w14:paraId="05E975F6" w14:textId="7332D96E" w:rsidR="00AB78C6" w:rsidRPr="007E0213" w:rsidRDefault="0064541C"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255</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ABA23F" w14:textId="1EDF6740" w:rsidR="00865FD4" w:rsidRDefault="00AB78C6" w:rsidP="00AB78C6">
      <w:pPr>
        <w:pStyle w:val="Rubric"/>
        <w:rPr>
          <w:lang w:val="en-GB"/>
        </w:rPr>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64541C">
        <w:rPr>
          <w:noProof/>
          <w:lang w:val="en-GB"/>
        </w:rPr>
        <w:t>255</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64541C">
        <w:t>The Doxology of Prime</w:t>
      </w:r>
      <w:r>
        <w:rPr>
          <w:lang w:val="en-GB"/>
        </w:rPr>
        <w:fldChar w:fldCharType="end"/>
      </w:r>
      <w:r>
        <w:rPr>
          <w:lang w:val="en-GB"/>
        </w:rPr>
        <w:t xml:space="preserve">, page </w:t>
      </w:r>
      <w:r>
        <w:rPr>
          <w:lang w:val="en-GB"/>
        </w:rPr>
        <w:fldChar w:fldCharType="begin"/>
      </w:r>
      <w:r>
        <w:rPr>
          <w:lang w:val="en-GB"/>
        </w:rPr>
        <w:instrText xml:space="preserve"> PAGEREF _Ref412098903 \h </w:instrText>
      </w:r>
      <w:r>
        <w:rPr>
          <w:lang w:val="en-GB"/>
        </w:rPr>
      </w:r>
      <w:r>
        <w:rPr>
          <w:lang w:val="en-GB"/>
        </w:rPr>
        <w:fldChar w:fldCharType="separate"/>
      </w:r>
      <w:r w:rsidR="0064541C">
        <w:rPr>
          <w:noProof/>
          <w:lang w:val="en-GB"/>
        </w:rPr>
        <w:t>259</w:t>
      </w:r>
      <w:r>
        <w:rPr>
          <w:lang w:val="en-GB"/>
        </w:rPr>
        <w:fldChar w:fldCharType="end"/>
      </w:r>
      <w:r>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33484988" w14:textId="77777777" w:rsidR="0064541C" w:rsidRDefault="00AB78C6" w:rsidP="00952359">
      <w:pPr>
        <w:pStyle w:val="Body"/>
        <w:rPr>
          <w:lang w:val="en-GB"/>
        </w:rPr>
      </w:pPr>
      <w:r>
        <w:lastRenderedPageBreak/>
        <w:t xml:space="preserve">Recite </w:t>
      </w:r>
      <w:r>
        <w:fldChar w:fldCharType="begin"/>
      </w:r>
      <w:r>
        <w:instrText xml:space="preserve"> REF _Ref435789927 \h </w:instrText>
      </w:r>
      <w:r>
        <w:fldChar w:fldCharType="separate"/>
      </w:r>
      <w:r w:rsidR="0064541C">
        <w:rPr>
          <w:lang w:val="en-GB"/>
        </w:rPr>
        <w:t>Graciously accord, O Lord, to keep us this night without sin. You are blessed, O Lord, God of our fathers, and Your Holy Name is greatly blessed and full of glory forever. Amen.</w:t>
      </w:r>
    </w:p>
    <w:p w14:paraId="7739BC6C" w14:textId="77777777" w:rsidR="0064541C" w:rsidRDefault="0064541C" w:rsidP="00952359">
      <w:pPr>
        <w:pStyle w:val="Body"/>
        <w:rPr>
          <w:lang w:val="en-GB"/>
        </w:rPr>
      </w:pPr>
      <w:r>
        <w:rPr>
          <w:lang w:val="en-GB"/>
        </w:rPr>
        <w:t>Let Your mercy be upon us, O Lord, even as we have set our hope in You. For the eyes of everyone wait upon You, for You give them their food in due season.</w:t>
      </w:r>
    </w:p>
    <w:p w14:paraId="7CFE6927" w14:textId="77777777" w:rsidR="0064541C" w:rsidRDefault="0064541C"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4714E8FD" w14:textId="77777777" w:rsidR="0064541C" w:rsidRDefault="0064541C"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83B1A70" w14:textId="77777777" w:rsidR="0064541C" w:rsidRDefault="0064541C" w:rsidP="00952359">
      <w:pPr>
        <w:pStyle w:val="Body"/>
        <w:rPr>
          <w:lang w:val="en-GB"/>
        </w:rPr>
      </w:pPr>
      <w:r>
        <w:rPr>
          <w:lang w:val="en-GB"/>
        </w:rPr>
        <w:t>Your mercy, O Lord, endures forever. O despise not the works of Your hands.</w:t>
      </w:r>
    </w:p>
    <w:p w14:paraId="5E71FD13" w14:textId="77777777" w:rsidR="0064541C" w:rsidRDefault="0064541C" w:rsidP="00952359">
      <w:pPr>
        <w:pStyle w:val="Body"/>
        <w:rPr>
          <w:lang w:val="en-GB"/>
        </w:rPr>
      </w:pPr>
      <w:r>
        <w:rPr>
          <w:lang w:val="en-GB"/>
        </w:rPr>
        <w:t xml:space="preserve">Lord, </w:t>
      </w:r>
      <w:proofErr w:type="gramStart"/>
      <w:r>
        <w:rPr>
          <w:lang w:val="en-GB"/>
        </w:rPr>
        <w:t>You</w:t>
      </w:r>
      <w:proofErr w:type="gramEnd"/>
      <w:r>
        <w:rPr>
          <w:lang w:val="en-GB"/>
        </w:rPr>
        <w:t xml:space="preserve"> have been our refuge in all generations. I said, “Be merciful to me, heal my soul; for I have sinned against You.”</w:t>
      </w:r>
    </w:p>
    <w:p w14:paraId="56069931" w14:textId="77777777" w:rsidR="0064541C" w:rsidRDefault="0064541C"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62FDE17" w14:textId="77777777" w:rsidR="0064541C" w:rsidRDefault="0064541C" w:rsidP="00952359">
      <w:pPr>
        <w:pStyle w:val="Body"/>
        <w:rPr>
          <w:lang w:val="en-GB"/>
        </w:rPr>
      </w:pPr>
      <w:r>
        <w:rPr>
          <w:lang w:val="en-GB"/>
        </w:rPr>
        <w:t>Blessing belongs to You, praise belongs to You praise, glory belongs to You, O Father, Son and Holy Spirit, now, and forever and ever. Amen.</w:t>
      </w:r>
    </w:p>
    <w:p w14:paraId="05680AC6" w14:textId="77777777" w:rsidR="0064541C" w:rsidRPr="008D61EA" w:rsidRDefault="0064541C" w:rsidP="00952359">
      <w:pPr>
        <w:pStyle w:val="Body"/>
        <w:rPr>
          <w:lang w:val="en-GB"/>
        </w:rPr>
      </w:pPr>
      <w:r>
        <w:rPr>
          <w:lang w:val="en-GB"/>
        </w:rPr>
        <w:t xml:space="preserve">It is a good thing to confess to the Lord, and to sing praises unto Your Name, O </w:t>
      </w:r>
      <w:proofErr w:type="gramStart"/>
      <w:r>
        <w:rPr>
          <w:lang w:val="en-GB"/>
        </w:rPr>
        <w:t>Most High</w:t>
      </w:r>
      <w:proofErr w:type="gramEnd"/>
      <w:r>
        <w:rPr>
          <w:lang w:val="en-GB"/>
        </w:rPr>
        <w:t>; to show forth Your loving</w:t>
      </w:r>
      <w:r>
        <w:rPr>
          <w:lang w:val="en-GB"/>
        </w:rPr>
        <w:noBreakHyphen/>
        <w:t>kindness in the morning, and Your faithfulness every night.</w:t>
      </w:r>
    </w:p>
    <w:p w14:paraId="69F7188C" w14:textId="77777777" w:rsidR="0064541C" w:rsidRDefault="0064541C"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 xml:space="preserve">Let us praise with the angels, saying, “Glory to God in the highest, peace on earth and goodwill toward men.” We praise You, we bless You, we serve You, we worship You, we confess to You, we glorify You, we give thanks to You for Your </w:t>
      </w:r>
      <w:proofErr w:type="gramStart"/>
      <w:r>
        <w:t>great</w:t>
      </w:r>
      <w:proofErr w:type="gramEnd"/>
      <w:r>
        <w:t xml:space="preserve"> Glory, O Lord, Heavenly King, God the Father, the Pantocrator; O Lord, the Only Begotten Son, Jesus Christ; and the Holy Spirit.</w:t>
      </w:r>
    </w:p>
    <w:p w14:paraId="47759E9B" w14:textId="77777777" w:rsidR="0064541C" w:rsidRDefault="0064541C" w:rsidP="007010B8">
      <w:pPr>
        <w:pStyle w:val="Prose"/>
      </w:pPr>
      <w:r>
        <w:t xml:space="preserve">O Lord God, Lamb of God, Son of the Father, </w:t>
      </w:r>
      <w:proofErr w:type="gramStart"/>
      <w:r>
        <w:t>Who</w:t>
      </w:r>
      <w:proofErr w:type="gramEnd"/>
      <w:r>
        <w:t xml:space="preserve">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65281CB" w14:textId="77777777" w:rsidR="0064541C" w:rsidRDefault="0064541C"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64541C"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23</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lastRenderedPageBreak/>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lastRenderedPageBreak/>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t xml:space="preserve">O Lord, God of hosts, </w:t>
      </w:r>
      <w:proofErr w:type="gramStart"/>
      <w:r>
        <w:t>Who</w:t>
      </w:r>
      <w:proofErr w:type="gramEnd"/>
      <w:r>
        <w:t xml:space="preserve">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w:t>
      </w:r>
      <w:proofErr w:type="gramStart"/>
      <w:r>
        <w:t>us,  and</w:t>
      </w:r>
      <w:proofErr w:type="gramEnd"/>
      <w:r>
        <w:t xml:space="preserve">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 xml:space="preserve">By the grace, compassion and love of mankind, of Your Only Begotten Son, our Lord, God and Saviour, Jesus Christ.  Through Whom the glory, the honour, the dominion, and the adoration are due unto You, with Him, and the Holy Spirit, the Life </w:t>
      </w:r>
      <w:proofErr w:type="gramStart"/>
      <w:r>
        <w:t>Giver,  Who</w:t>
      </w:r>
      <w:proofErr w:type="gramEnd"/>
      <w:r>
        <w:t xml:space="preserve">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 xml:space="preserve">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w:t>
      </w:r>
      <w:proofErr w:type="gramStart"/>
      <w:r>
        <w:t>of  ages</w:t>
      </w:r>
      <w:proofErr w:type="gramEnd"/>
      <w:r>
        <w:t>.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t>
      </w:r>
      <w:r>
        <w:lastRenderedPageBreak/>
        <w:t xml:space="preserve">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64541C">
        <w:t>The Psalms of the Third Hour</w:t>
      </w:r>
      <w:r>
        <w:fldChar w:fldCharType="end"/>
      </w:r>
      <w:r>
        <w:t xml:space="preserve">, page </w:t>
      </w:r>
      <w:r>
        <w:fldChar w:fldCharType="begin"/>
      </w:r>
      <w:r>
        <w:instrText xml:space="preserve"> PAGEREF _Ref435800057 \h </w:instrText>
      </w:r>
      <w:r>
        <w:fldChar w:fldCharType="separate"/>
      </w:r>
      <w:r w:rsidR="0064541C">
        <w:rPr>
          <w:noProof/>
        </w:rPr>
        <w:t>272</w:t>
      </w:r>
      <w:r>
        <w:fldChar w:fldCharType="end"/>
      </w:r>
      <w:r>
        <w:t xml:space="preserve">, and continue with </w:t>
      </w:r>
      <w:r>
        <w:fldChar w:fldCharType="begin"/>
      </w:r>
      <w:r>
        <w:instrText xml:space="preserve"> REF _Ref435800080 \h </w:instrText>
      </w:r>
      <w:r>
        <w:fldChar w:fldCharType="separate"/>
      </w:r>
      <w:r w:rsidR="0064541C">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 xml:space="preserve">Hymn </w:t>
      </w:r>
      <w:proofErr w:type="gramStart"/>
      <w:r>
        <w:rPr>
          <w:rFonts w:eastAsia="MS Gothic" w:cs="Times New Roman"/>
          <w:b/>
          <w:bCs/>
          <w:iCs/>
          <w:color w:val="000000"/>
          <w:sz w:val="28"/>
        </w:rPr>
        <w:t>For</w:t>
      </w:r>
      <w:proofErr w:type="gramEnd"/>
      <w:r>
        <w:rPr>
          <w:rFonts w:eastAsia="MS Gothic" w:cs="Times New Roman"/>
          <w:b/>
          <w:bCs/>
          <w:iCs/>
          <w:color w:val="000000"/>
          <w:sz w:val="28"/>
        </w:rPr>
        <w:t xml:space="preserve">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 xml:space="preserve">in the hands of </w:t>
      </w:r>
      <w:proofErr w:type="gramStart"/>
      <w:r>
        <w:t>Aaron</w:t>
      </w:r>
      <w:proofErr w:type="gramEnd"/>
      <w:r>
        <w:t xml:space="preserve">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 xml:space="preserve">The “Synaxarion” (the chronicle of the saints) is read. A Veneration may then be said. During the Holy Fifty, the hymns “All </w:t>
      </w:r>
      <w:proofErr w:type="gramStart"/>
      <w:r>
        <w:t>you</w:t>
      </w:r>
      <w:proofErr w:type="gramEnd"/>
      <w:r>
        <w:t xml:space="preserve">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 xml:space="preserve">Stand with the fear of God. Let us hear the Holy Gospel Bless, O Lord, the reading of the Holy Gospel, according to _____. Blessed be He Who comes in the Name of the Lord. Our Lord, God, Saviour, and King </w:t>
      </w:r>
      <w:proofErr w:type="gramStart"/>
      <w:r>
        <w:t>of  us</w:t>
      </w:r>
      <w:proofErr w:type="gramEnd"/>
      <w:r>
        <w:t xml:space="preserve">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 xml:space="preserve">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w:t>
            </w:r>
            <w:proofErr w:type="gramStart"/>
            <w:r w:rsidRPr="007D1A2B">
              <w:t>the</w:t>
            </w:r>
            <w:proofErr w:type="gramEnd"/>
            <w:r w:rsidRPr="007D1A2B">
              <w:t xml:space="preserv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w:t>
      </w:r>
      <w:proofErr w:type="gramStart"/>
      <w:r>
        <w:t>_ ,</w:t>
      </w:r>
      <w:proofErr w:type="gramEnd"/>
      <w:r>
        <w:t xml:space="preserve">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 xml:space="preserve">O God of all compassion and Lord of all comfort, </w:t>
      </w:r>
      <w:proofErr w:type="gramStart"/>
      <w:r>
        <w:t>Who</w:t>
      </w:r>
      <w:proofErr w:type="gramEnd"/>
      <w:r>
        <w:t xml:space="preserve">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t>
      </w:r>
      <w:proofErr w:type="gramStart"/>
      <w:r>
        <w:t>Who</w:t>
      </w:r>
      <w:proofErr w:type="gramEnd"/>
      <w:r>
        <w:t xml:space="preserve"> is worshipped and glorified at all times and at every hour, in heaven and on earth. Christ our God, the Good, long suffering, plenteous in mercy and compassion, </w:t>
      </w:r>
      <w:proofErr w:type="gramStart"/>
      <w:r>
        <w:t>Who</w:t>
      </w:r>
      <w:proofErr w:type="gramEnd"/>
      <w:r>
        <w:t xml:space="preserve">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 xml:space="preserve">Sanctify our souls, purify our bodies, rectify our thoughts, cleanse our consciences, and deliver us from all evil affliction and grief.  Surround us with Your </w:t>
      </w:r>
      <w:proofErr w:type="gramStart"/>
      <w:r>
        <w:t>holy</w:t>
      </w:r>
      <w:proofErr w:type="gramEnd"/>
      <w:r>
        <w:t xml:space="preserve">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6645218"/>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12CB390"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7B9D06E" w14:textId="1C762571" w:rsidR="00CB700D" w:rsidRDefault="0064541C"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64541C" w:rsidRPr="00AB1781">
              <w:t>K</w:t>
            </w:r>
            <w:r w:rsidR="0064541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64541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64541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64541C" w:rsidRPr="00AB1781">
              <w:t>K</w:t>
            </w:r>
            <w:r w:rsidR="0064541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64541C" w:rsidRPr="00AB1781">
              <w:t>K</w:t>
            </w:r>
            <w:r w:rsidR="0064541C">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64541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64541C" w:rsidRPr="00AB1781">
              <w:t>K</w:t>
            </w:r>
            <w:r w:rsidR="0064541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64541C" w:rsidRPr="00AB1781">
              <w:t>K</w:t>
            </w:r>
            <w:r w:rsidR="0064541C">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64541C">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64541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64541C">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64541C" w:rsidRPr="00AB1781">
              <w:t>K</w:t>
            </w:r>
            <w:r w:rsidR="0064541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04A5215D" w14:textId="77777777" w:rsidR="0064541C" w:rsidRDefault="000B1D6D" w:rsidP="0064541C">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64541C">
              <w:br w:type="page"/>
            </w:r>
          </w:p>
          <w:p w14:paraId="41B01B19" w14:textId="6CC5EA7E" w:rsidR="000B1D6D" w:rsidRDefault="0064541C"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64541C" w:rsidRPr="00AB1781">
              <w:t>K</w:t>
            </w:r>
            <w:r w:rsidR="0064541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64541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64541C" w:rsidRPr="00AB1781">
              <w:t>K</w:t>
            </w:r>
            <w:r w:rsidR="0064541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64541C" w:rsidRPr="00AB1781">
              <w:t>K</w:t>
            </w:r>
            <w:r w:rsidR="0064541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64541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64541C" w:rsidRPr="00AB1781">
              <w:t>K</w:t>
            </w:r>
            <w:r w:rsidR="0064541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64541C" w:rsidRPr="00AB1781">
              <w:t>K</w:t>
            </w:r>
            <w:r w:rsidR="0064541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64541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64541C" w:rsidRPr="00AB1781">
              <w:t>K</w:t>
            </w:r>
            <w:r w:rsidR="0064541C">
              <w:t>athisma</w:t>
            </w:r>
            <w:r w:rsidR="0064541C" w:rsidRPr="00AB1781">
              <w:t xml:space="preserve"> 1</w:t>
            </w:r>
            <w:r w:rsidR="0064541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64541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64541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64541C">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64541C" w:rsidRPr="00AB1781">
              <w:t>K</w:t>
            </w:r>
            <w:r w:rsidR="0064541C">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64541C">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64541C" w:rsidRPr="00AB1781">
              <w:t>K</w:t>
            </w:r>
            <w:r w:rsidR="0064541C">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64541C" w:rsidRPr="00AB1781">
              <w:t>K</w:t>
            </w:r>
            <w:r w:rsidR="0064541C">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64541C">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64541C" w:rsidRPr="00AB1781">
              <w:t>K</w:t>
            </w:r>
            <w:r w:rsidR="0064541C">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64541C">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64541C">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16DBA1DD" w14:textId="77777777" w:rsidR="0064541C" w:rsidRDefault="0023608C" w:rsidP="0064541C">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64541C">
              <w:br w:type="page"/>
            </w:r>
          </w:p>
          <w:p w14:paraId="7309AC0B" w14:textId="7F57562D" w:rsidR="0023608C" w:rsidRDefault="0064541C"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64541C" w:rsidRPr="00AB1781">
              <w:t>K</w:t>
            </w:r>
            <w:r w:rsidR="0064541C">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64541C" w:rsidRPr="00AB1781">
              <w:t>K</w:t>
            </w:r>
            <w:r w:rsidR="0064541C">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64541C">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64541C" w:rsidRPr="00AB1781">
              <w:t>K</w:t>
            </w:r>
            <w:r w:rsidR="0064541C">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64541C" w:rsidRPr="00AB1781">
              <w:t>K</w:t>
            </w:r>
            <w:r w:rsidR="0064541C">
              <w:t>athisma 6</w:t>
            </w:r>
            <w:r>
              <w:fldChar w:fldCharType="end"/>
            </w:r>
            <w:r>
              <w:t xml:space="preserve">, </w:t>
            </w:r>
            <w:r w:rsidR="00D016DC">
              <w:fldChar w:fldCharType="begin"/>
            </w:r>
            <w:r w:rsidR="00D016DC">
              <w:instrText xml:space="preserve"> REF _Ref435990010 \h </w:instrText>
            </w:r>
            <w:r w:rsidR="00D016DC">
              <w:fldChar w:fldCharType="separate"/>
            </w:r>
            <w:r w:rsidR="0064541C">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64541C" w:rsidRPr="00AB1781">
              <w:t>K</w:t>
            </w:r>
            <w:r w:rsidR="0064541C">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64541C" w:rsidRPr="00AB1781">
              <w:t>K</w:t>
            </w:r>
            <w:r w:rsidR="0064541C">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64541C" w:rsidRPr="00AB1781">
              <w:t>K</w:t>
            </w:r>
            <w:r w:rsidR="0064541C">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64541C">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64541C">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64541C" w:rsidRPr="00AB1781">
              <w:t>K</w:t>
            </w:r>
            <w:r w:rsidR="0064541C">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64541C">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64541C">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64541C">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7F76BCC2" w14:textId="77777777" w:rsidR="0064541C" w:rsidRDefault="00D016DC"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44124CC5" w14:textId="39B3DC0F" w:rsidR="0023608C" w:rsidRDefault="0064541C"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rsidR="00926985">
              <w:fldChar w:fldCharType="begin"/>
            </w:r>
            <w:r w:rsidR="00926985">
              <w:instrText xml:space="preserve"> REF _Ref435990049 \h </w:instrText>
            </w:r>
            <w:r w:rsidR="00926985">
              <w:fldChar w:fldCharType="separate"/>
            </w:r>
            <w:r w:rsidR="0064541C">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64541C">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64541C" w:rsidRPr="00AB1781">
              <w:t>K</w:t>
            </w:r>
            <w:r w:rsidR="0064541C">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64541C">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64541C" w:rsidRPr="00AB1781">
              <w:t>K</w:t>
            </w:r>
            <w:r w:rsidR="0064541C">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64541C" w:rsidRPr="00AB1781">
              <w:t>K</w:t>
            </w:r>
            <w:r w:rsidR="0064541C">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r w:rsidR="00926985">
              <w:t xml:space="preserve">, </w:t>
            </w:r>
            <w:r w:rsidR="00926985">
              <w:fldChar w:fldCharType="begin"/>
            </w:r>
            <w:r w:rsidR="00926985">
              <w:instrText xml:space="preserve"> REF _Ref435990025 \h </w:instrText>
            </w:r>
            <w:r w:rsidR="00926985">
              <w:fldChar w:fldCharType="separate"/>
            </w:r>
            <w:r w:rsidR="0064541C">
              <w:t>Kathisma 12</w:t>
            </w:r>
            <w:r w:rsidR="00926985">
              <w:fldChar w:fldCharType="end"/>
            </w:r>
            <w:r>
              <w:t xml:space="preserve">, </w:t>
            </w:r>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64541C">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64541C">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8664A38" w14:textId="77777777" w:rsidR="0064541C" w:rsidRDefault="00860FCB" w:rsidP="00336170">
            <w:r>
              <w:fldChar w:fldCharType="begin"/>
            </w:r>
            <w:r>
              <w:instrText xml:space="preserve"> REF _Ref435438665 \h  \* MERGEFORMAT </w:instrText>
            </w:r>
            <w:r>
              <w:fldChar w:fldCharType="separate"/>
            </w:r>
            <w:r w:rsidR="0064541C" w:rsidRPr="00AB1781">
              <w:t>K</w:t>
            </w:r>
            <w:r w:rsidR="0064541C">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64541C">
              <w:br w:type="page"/>
            </w:r>
          </w:p>
          <w:p w14:paraId="04BDC4CA" w14:textId="1C489AA4" w:rsidR="00860FCB" w:rsidRDefault="0064541C"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64541C">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64541C" w:rsidRPr="00AB1781">
              <w:t>K</w:t>
            </w:r>
            <w:r w:rsidR="0064541C">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64541C" w:rsidRPr="00AB1781">
              <w:t>K</w:t>
            </w:r>
            <w:r w:rsidR="0064541C">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64541C">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64541C" w:rsidRPr="00AB1781">
              <w:t>K</w:t>
            </w:r>
            <w:r w:rsidR="0064541C">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64541C">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64541C">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195F3A5D" w14:textId="77777777" w:rsidR="0064541C" w:rsidRDefault="00926985"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66E42A4A" w14:textId="7AC76EC6" w:rsidR="00860FCB" w:rsidRDefault="0064541C"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64541C" w:rsidRPr="00AB1781">
              <w:t>K</w:t>
            </w:r>
            <w:r w:rsidR="0064541C">
              <w:t>athisma 2</w:t>
            </w:r>
            <w:r>
              <w:fldChar w:fldCharType="end"/>
            </w:r>
            <w:r>
              <w:t xml:space="preserve">, </w:t>
            </w:r>
            <w:r>
              <w:fldChar w:fldCharType="begin"/>
            </w:r>
            <w:r>
              <w:instrText xml:space="preserve"> REF _Ref435438484 \h  \* MERGEFORMAT </w:instrText>
            </w:r>
            <w:r>
              <w:fldChar w:fldCharType="separate"/>
            </w:r>
            <w:r w:rsidR="0064541C" w:rsidRPr="00AB1781">
              <w:t>K</w:t>
            </w:r>
            <w:r w:rsidR="0064541C">
              <w:t>athisma 3</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64541C">
              <w:t>Kathisma 4</w:t>
            </w:r>
            <w:r>
              <w:fldChar w:fldCharType="end"/>
            </w:r>
            <w:r>
              <w:t xml:space="preserve">, </w:t>
            </w:r>
            <w:r>
              <w:fldChar w:fldCharType="begin"/>
            </w:r>
            <w:r>
              <w:instrText xml:space="preserve"> REF _Ref435438533 \h  \* MERGEFORMAT </w:instrText>
            </w:r>
            <w:r>
              <w:fldChar w:fldCharType="separate"/>
            </w:r>
            <w:r w:rsidR="0064541C" w:rsidRPr="00AB1781">
              <w:t>K</w:t>
            </w:r>
            <w:r w:rsidR="0064541C">
              <w:t>athisma 5</w:t>
            </w:r>
            <w:r>
              <w:fldChar w:fldCharType="end"/>
            </w:r>
            <w:r>
              <w:t xml:space="preserve">, </w:t>
            </w:r>
            <w:r>
              <w:fldChar w:fldCharType="begin"/>
            </w:r>
            <w:r>
              <w:instrText xml:space="preserve"> REF _Ref435438548 \h  \* MERGEFORMAT </w:instrText>
            </w:r>
            <w:r>
              <w:fldChar w:fldCharType="separate"/>
            </w:r>
            <w:r w:rsidR="0064541C" w:rsidRPr="00AB1781">
              <w:t>K</w:t>
            </w:r>
            <w:r w:rsidR="0064541C">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64541C">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64541C" w:rsidRPr="00AB1781">
              <w:t>K</w:t>
            </w:r>
            <w:r w:rsidR="0064541C">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64541C" w:rsidRPr="00AB1781">
              <w:t>K</w:t>
            </w:r>
            <w:r w:rsidR="0064541C">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64541C" w:rsidRPr="00AB1781">
              <w:t>K</w:t>
            </w:r>
            <w:r w:rsidR="0064541C">
              <w:t>athisma</w:t>
            </w:r>
            <w:r w:rsidR="0064541C" w:rsidRPr="00AB1781">
              <w:t xml:space="preserve"> 1</w:t>
            </w:r>
            <w:r w:rsidR="0064541C">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64541C" w:rsidRPr="00AB1781">
              <w:t>K</w:t>
            </w:r>
            <w:r w:rsidR="0064541C">
              <w:t>athisma</w:t>
            </w:r>
            <w:r w:rsidR="0064541C" w:rsidRPr="00AB1781">
              <w:t xml:space="preserve"> 1</w:t>
            </w:r>
            <w:r w:rsidR="0064541C">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64541C" w:rsidRPr="00AB1781">
              <w:t>K</w:t>
            </w:r>
            <w:r w:rsidR="0064541C">
              <w:t>athisma</w:t>
            </w:r>
            <w:r w:rsidR="0064541C" w:rsidRPr="00AB1781">
              <w:t xml:space="preserve"> 1</w:t>
            </w:r>
            <w:r w:rsidR="0064541C">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64541C">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r>
              <w:t>,</w:t>
            </w:r>
          </w:p>
          <w:p w14:paraId="6AEDD615" w14:textId="77777777" w:rsidR="0064541C" w:rsidRDefault="000B1D6D" w:rsidP="0064541C">
            <w:r>
              <w:fldChar w:fldCharType="begin"/>
            </w:r>
            <w:r>
              <w:instrText xml:space="preserve"> REF _Ref435438665 \h  \* MERGEFORMAT </w:instrText>
            </w:r>
            <w:r>
              <w:fldChar w:fldCharType="separate"/>
            </w:r>
            <w:r w:rsidR="0064541C" w:rsidRPr="00AB1781">
              <w:t>K</w:t>
            </w:r>
            <w:r w:rsidR="0064541C">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5D7486A3" w14:textId="1F8BB66B" w:rsidR="000B1D6D" w:rsidRDefault="0064541C"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64541C" w:rsidRPr="00AB1781">
              <w:t>K</w:t>
            </w:r>
            <w:r w:rsidR="0064541C">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64541C" w:rsidRPr="00AB1781">
              <w:t>K</w:t>
            </w:r>
            <w:r w:rsidR="0064541C">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64541C">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64541C" w:rsidRPr="00AB1781">
              <w:t>K</w:t>
            </w:r>
            <w:r w:rsidR="0064541C">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64541C" w:rsidRPr="00AB1781">
              <w:t>K</w:t>
            </w:r>
            <w:r w:rsidR="0064541C">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64541C">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64541C" w:rsidRPr="00AB1781">
              <w:t>K</w:t>
            </w:r>
            <w:r w:rsidR="0064541C">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64541C" w:rsidRPr="00AB1781">
              <w:t>K</w:t>
            </w:r>
            <w:r w:rsidR="0064541C">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64541C" w:rsidRPr="00AB1781">
              <w:t>K</w:t>
            </w:r>
            <w:r w:rsidR="0064541C">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64541C" w:rsidRPr="00AB1781">
              <w:t>K</w:t>
            </w:r>
            <w:r w:rsidR="0064541C">
              <w:t>athisma</w:t>
            </w:r>
            <w:r w:rsidR="0064541C" w:rsidRPr="00AB1781">
              <w:t xml:space="preserve"> 1</w:t>
            </w:r>
            <w:r w:rsidR="0064541C">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64541C">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64541C" w:rsidRPr="00AB1781">
              <w:t>K</w:t>
            </w:r>
            <w:r w:rsidR="0064541C">
              <w:t>athisma</w:t>
            </w:r>
            <w:r w:rsidR="0064541C" w:rsidRPr="00AB1781">
              <w:t xml:space="preserve"> 1</w:t>
            </w:r>
            <w:r w:rsidR="0064541C">
              <w:t>3</w:t>
            </w:r>
            <w:r>
              <w:fldChar w:fldCharType="end"/>
            </w:r>
            <w:r>
              <w:t xml:space="preserve">, </w:t>
            </w: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64541C" w:rsidRPr="00AB1781">
              <w:t>K</w:t>
            </w:r>
            <w:r w:rsidR="0064541C">
              <w:t>athisma</w:t>
            </w:r>
            <w:r w:rsidR="0064541C" w:rsidRPr="00AB1781">
              <w:t xml:space="preserve"> 1</w:t>
            </w:r>
            <w:r w:rsidR="0064541C">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64541C" w:rsidRPr="00AB1781">
              <w:t>K</w:t>
            </w:r>
            <w:r w:rsidR="0064541C">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64541C">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64541C">
              <w:t>Kathisma 16</w:t>
            </w:r>
            <w:r>
              <w:fldChar w:fldCharType="end"/>
            </w:r>
            <w:r>
              <w:t xml:space="preserve">, </w:t>
            </w:r>
            <w:r>
              <w:fldChar w:fldCharType="begin"/>
            </w:r>
            <w:r>
              <w:instrText xml:space="preserve"> REF _Ref435990049 \h </w:instrText>
            </w:r>
            <w:r>
              <w:fldChar w:fldCharType="separate"/>
            </w:r>
            <w:r w:rsidR="0064541C">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09494AE4" w14:textId="77777777" w:rsidR="0064541C" w:rsidRDefault="000B1D6D" w:rsidP="0064541C">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64541C">
              <w:br w:type="page"/>
            </w:r>
          </w:p>
          <w:p w14:paraId="35A58F3A" w14:textId="02AB22D7" w:rsidR="000B1D6D" w:rsidRDefault="0064541C"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64541C" w:rsidRPr="00AB1781">
              <w:t>K</w:t>
            </w:r>
            <w:r w:rsidR="0064541C">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64541C" w:rsidRPr="00AB1781">
              <w:t>K</w:t>
            </w:r>
            <w:r w:rsidR="0064541C">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64541C">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64541C" w:rsidRPr="00AB1781">
              <w:t>K</w:t>
            </w:r>
            <w:r w:rsidR="0064541C">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64541C" w:rsidRPr="00AB1781">
              <w:t>K</w:t>
            </w:r>
            <w:r w:rsidR="0064541C">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64541C" w:rsidRPr="00AB1781">
              <w:t>K</w:t>
            </w:r>
            <w:r w:rsidR="0064541C">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64541C" w:rsidRPr="00AB1781">
              <w:t>K</w:t>
            </w:r>
            <w:r w:rsidR="0064541C">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64541C" w:rsidRPr="00AB1781">
              <w:t>K</w:t>
            </w:r>
            <w:r w:rsidR="0064541C">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64541C">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64541C" w:rsidRPr="00AB1781">
              <w:t>K</w:t>
            </w:r>
            <w:r w:rsidR="0064541C">
              <w:t>athisma</w:t>
            </w:r>
            <w:r w:rsidR="0064541C" w:rsidRPr="00AB1781">
              <w:t xml:space="preserve"> 1</w:t>
            </w:r>
            <w:r w:rsidR="0064541C">
              <w:t>4</w:t>
            </w:r>
            <w:r>
              <w:fldChar w:fldCharType="end"/>
            </w:r>
            <w:r>
              <w:t xml:space="preserve">, </w:t>
            </w:r>
            <w:r>
              <w:fldChar w:fldCharType="begin"/>
            </w:r>
            <w:r>
              <w:instrText xml:space="preserve"> REF _Ref435438622 \h  \* MERGEFORMAT </w:instrText>
            </w:r>
            <w:r>
              <w:fldChar w:fldCharType="separate"/>
            </w:r>
            <w:r w:rsidR="0064541C" w:rsidRPr="00AB1781">
              <w:t>K</w:t>
            </w:r>
            <w:r w:rsidR="0064541C">
              <w:t>athisma</w:t>
            </w:r>
            <w:r w:rsidR="0064541C" w:rsidRPr="00AB1781">
              <w:t xml:space="preserve"> 1</w:t>
            </w:r>
            <w:r w:rsidR="0064541C">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64541C">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64541C" w:rsidRPr="00AB1781">
              <w:t>K</w:t>
            </w:r>
            <w:r w:rsidR="0064541C">
              <w:t>athisma</w:t>
            </w:r>
            <w:r w:rsidR="0064541C" w:rsidRPr="00AB1781">
              <w:t xml:space="preserve"> 1</w:t>
            </w:r>
            <w:r w:rsidR="0064541C">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64541C" w:rsidRPr="00AB1781">
              <w:t>K</w:t>
            </w:r>
            <w:r w:rsidR="0064541C">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64541C">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64541C">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r>
        <w:lastRenderedPageBreak/>
        <w:t>The Psalms</w:t>
      </w:r>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7" w:name="_Ref412098127"/>
      <w:r>
        <w:t>Psalm 1: Blessed is the man</w:t>
      </w:r>
      <w:bookmarkEnd w:id="927"/>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8" w:name="_Ref412098168"/>
      <w:r>
        <w:t>Psalm</w:t>
      </w:r>
      <w:r w:rsidR="00E54261" w:rsidRPr="00AB1781">
        <w:t xml:space="preserve"> 2</w:t>
      </w:r>
      <w:r>
        <w:t>: Why do the nations rage</w:t>
      </w:r>
      <w:bookmarkEnd w:id="928"/>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lastRenderedPageBreak/>
        <w:t>2 The kings of the earth take their stand</w:t>
      </w:r>
    </w:p>
    <w:p w14:paraId="01FCFC15" w14:textId="77777777" w:rsidR="00E54261" w:rsidRPr="00AB1781" w:rsidRDefault="00E54261" w:rsidP="009C1C97">
      <w:pPr>
        <w:pStyle w:val="EnglishHangNoCoptic"/>
      </w:pPr>
      <w:r w:rsidRPr="00AB1781">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 xml:space="preserve">10 And now, you </w:t>
      </w:r>
      <w:proofErr w:type="gramStart"/>
      <w:r w:rsidRPr="00AB1781">
        <w:t>kings</w:t>
      </w:r>
      <w:proofErr w:type="gramEnd"/>
      <w:r w:rsidRPr="00AB1781">
        <w:t>,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77777777" w:rsidR="00E54261" w:rsidRPr="009C1C97" w:rsidRDefault="009C1C97" w:rsidP="00BF0205">
      <w:pPr>
        <w:pStyle w:val="Heading4"/>
      </w:pPr>
      <w:bookmarkStart w:id="929" w:name="_Ref412026989"/>
      <w:r>
        <w:lastRenderedPageBreak/>
        <w:t>Psalm</w:t>
      </w:r>
      <w:r w:rsidR="00E54261" w:rsidRPr="00AB1781">
        <w:t xml:space="preserve"> 3</w:t>
      </w:r>
      <w:r>
        <w:t>: Lord, how many are those who trouble me</w:t>
      </w:r>
      <w:bookmarkEnd w:id="929"/>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0" w:name="_Ref412025808"/>
      <w:r>
        <w:t>Psalm</w:t>
      </w:r>
      <w:r w:rsidR="00E54261" w:rsidRPr="00AB1781">
        <w:t xml:space="preserve"> 4</w:t>
      </w:r>
      <w:r>
        <w:t xml:space="preserve">: </w:t>
      </w:r>
      <w:r w:rsidR="00390B7C">
        <w:t>You hear</w:t>
      </w:r>
      <w:r>
        <w:t xml:space="preserve"> me when I call</w:t>
      </w:r>
      <w:bookmarkEnd w:id="930"/>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lastRenderedPageBreak/>
        <w:t xml:space="preserve">1 </w:t>
      </w:r>
      <w:r w:rsidRPr="009C1C97">
        <w:rPr>
          <w:i/>
        </w:rPr>
        <w:t>(With harps. A Song of David)</w:t>
      </w:r>
    </w:p>
    <w:p w14:paraId="63929A7E" w14:textId="77777777" w:rsidR="00E54261" w:rsidRPr="00AB1781" w:rsidRDefault="009C1C97" w:rsidP="009C1C97">
      <w:pPr>
        <w:pStyle w:val="EnglishHangNoCoptic"/>
      </w:pPr>
      <w:r>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 xml:space="preserve">In affliction, </w:t>
      </w:r>
      <w:proofErr w:type="gramStart"/>
      <w:r w:rsidR="00332598">
        <w:t>You</w:t>
      </w:r>
      <w:proofErr w:type="gramEnd"/>
      <w:r w:rsidR="00332598">
        <w:t xml:space="preserve">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1" w:name="_Ref412098238"/>
      <w:r>
        <w:t>Psalm</w:t>
      </w:r>
      <w:r w:rsidR="00E54261" w:rsidRPr="00AB1781">
        <w:t xml:space="preserve"> 5</w:t>
      </w:r>
      <w:r>
        <w:t>: Give ear to my words, O Lord</w:t>
      </w:r>
      <w:bookmarkEnd w:id="931"/>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t>2 Give ear to my words, O lord,</w:t>
      </w:r>
    </w:p>
    <w:p w14:paraId="2264F541" w14:textId="77777777" w:rsidR="00E54261" w:rsidRPr="00AB1781" w:rsidRDefault="00E54261" w:rsidP="009C1C97">
      <w:pPr>
        <w:pStyle w:val="EnglishHangEndNoCoptic"/>
      </w:pPr>
      <w:r w:rsidRPr="00AB1781">
        <w:lastRenderedPageBreak/>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2" w:name="_Ref412025822"/>
      <w:r>
        <w:lastRenderedPageBreak/>
        <w:t>Psalm</w:t>
      </w:r>
      <w:r w:rsidR="00E54261" w:rsidRPr="00AB1781">
        <w:t xml:space="preserve"> 6</w:t>
      </w:r>
      <w:r>
        <w:t xml:space="preserve">: O Lord, rebuke me, but not in </w:t>
      </w:r>
      <w:r w:rsidR="00390B7C">
        <w:t>Your</w:t>
      </w:r>
      <w:r>
        <w:t xml:space="preserve"> anger</w:t>
      </w:r>
      <w:bookmarkEnd w:id="932"/>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lastRenderedPageBreak/>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w:t>
      </w:r>
      <w:proofErr w:type="gramStart"/>
      <w:r w:rsidR="00E54261" w:rsidRPr="00AB1781">
        <w:t>heart.</w:t>
      </w:r>
      <w:proofErr w:type="gramEnd"/>
    </w:p>
    <w:p w14:paraId="1804559C" w14:textId="77777777" w:rsidR="00E54261" w:rsidRPr="00AB1781" w:rsidRDefault="00E54261" w:rsidP="009C1C97">
      <w:pPr>
        <w:pStyle w:val="EnglishHangNoCoptic"/>
      </w:pPr>
      <w:r w:rsidRPr="00AB1781">
        <w:lastRenderedPageBreak/>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 xml:space="preserve">and I will sing praise to the name of the Lord </w:t>
      </w:r>
      <w:proofErr w:type="gramStart"/>
      <w:r w:rsidRPr="00AB1781">
        <w:t>Most High</w:t>
      </w:r>
      <w:proofErr w:type="gramEnd"/>
      <w:r w:rsidRPr="00AB1781">
        <w:t>.</w:t>
      </w:r>
    </w:p>
    <w:p w14:paraId="6E7D1CB8" w14:textId="77777777" w:rsidR="00E54261" w:rsidRPr="009C1C97" w:rsidRDefault="009C1C97" w:rsidP="00BF0205">
      <w:pPr>
        <w:pStyle w:val="Heading4"/>
      </w:pPr>
      <w:bookmarkStart w:id="933" w:name="_Ref412098295"/>
      <w:r>
        <w:t>Psalm</w:t>
      </w:r>
      <w:r w:rsidR="00E54261" w:rsidRPr="00AB1781">
        <w:t xml:space="preserve"> 8</w:t>
      </w:r>
      <w:r>
        <w:t xml:space="preserve">: O Lord, our Lord, how wonderful is </w:t>
      </w:r>
      <w:r w:rsidR="001040C8">
        <w:t>Your N</w:t>
      </w:r>
      <w:r>
        <w:t>ame</w:t>
      </w:r>
      <w:bookmarkEnd w:id="933"/>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lastRenderedPageBreak/>
        <w:t>6 You have</w:t>
      </w:r>
      <w:r w:rsidR="00E54261" w:rsidRPr="00AB1781">
        <w:t xml:space="preserve"> made him a little lower than the angels</w:t>
      </w:r>
      <w:bookmarkStart w:id="934" w:name="_GoBack"/>
      <w:bookmarkEnd w:id="934"/>
      <w:r w:rsidR="00E54261" w:rsidRPr="00AB1781">
        <w:t>;</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77777777" w:rsidR="00435BD3" w:rsidRPr="00AB1781" w:rsidRDefault="00435BD3" w:rsidP="00435BD3">
      <w:pPr>
        <w:pStyle w:val="EnglishHangNoCoptic"/>
      </w:pPr>
      <w:r w:rsidRPr="00AB1781">
        <w:t xml:space="preserve">2 I will thank </w:t>
      </w:r>
      <w:r w:rsidR="001040C8">
        <w:t>You</w:t>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77777777" w:rsidR="00435BD3" w:rsidRPr="00AB1781" w:rsidRDefault="00435BD3" w:rsidP="00435BD3">
      <w:pPr>
        <w:pStyle w:val="EnglishHangNoCoptic"/>
      </w:pPr>
      <w:r w:rsidRPr="00AB1781">
        <w:t xml:space="preserve">3 I will be glad and exult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77777777" w:rsidR="00435BD3" w:rsidRPr="00AB1781" w:rsidRDefault="00435BD3" w:rsidP="00435BD3">
      <w:pPr>
        <w:pStyle w:val="EnglishHangNoCoptic"/>
      </w:pPr>
      <w:r w:rsidRPr="00AB1781">
        <w:t>4 When my enemy is put to flight,</w:t>
      </w:r>
    </w:p>
    <w:p w14:paraId="4B127711" w14:textId="77777777" w:rsidR="00435BD3" w:rsidRPr="00AB1781" w:rsidRDefault="00435BD3" w:rsidP="00435BD3">
      <w:pPr>
        <w:pStyle w:val="EnglishHangEndNoCoptic"/>
      </w:pPr>
      <w:r w:rsidRPr="00AB1781">
        <w:tab/>
        <w:t xml:space="preserve">my foes weaken and perish from </w:t>
      </w:r>
      <w:r w:rsidR="00E570CB">
        <w:t>Your</w:t>
      </w:r>
      <w:r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0"/>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77777777" w:rsidR="00435BD3" w:rsidRPr="00AB1781" w:rsidRDefault="00435BD3" w:rsidP="00435BD3">
      <w:pPr>
        <w:pStyle w:val="EnglishHangEndNoCoptic"/>
      </w:pPr>
      <w:r w:rsidRPr="00AB1781">
        <w:tab/>
        <w:t>their memory with their din has perished.</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77777777" w:rsidR="00435BD3" w:rsidRPr="00AB1781" w:rsidRDefault="00435BD3" w:rsidP="00435BD3">
      <w:pPr>
        <w:pStyle w:val="EnglishHangNoCoptic"/>
      </w:pPr>
      <w:r w:rsidRPr="00AB1781">
        <w:t>9 He will judge the world with justice;</w:t>
      </w:r>
    </w:p>
    <w:p w14:paraId="3BACAF5D" w14:textId="77777777" w:rsidR="00435BD3" w:rsidRPr="00AB1781" w:rsidRDefault="00435BD3" w:rsidP="00435BD3">
      <w:pPr>
        <w:pStyle w:val="EnglishHangEndNoCoptic"/>
      </w:pPr>
      <w:r w:rsidRPr="00AB1781">
        <w:tab/>
        <w:t>He will judge the peoples rightly.</w:t>
      </w:r>
    </w:p>
    <w:p w14:paraId="6AD06709" w14:textId="77777777" w:rsidR="00435BD3" w:rsidRPr="00AB1781" w:rsidRDefault="00435BD3" w:rsidP="00435BD3">
      <w:pPr>
        <w:pStyle w:val="EnglishHangNoCoptic"/>
      </w:pPr>
      <w:r w:rsidRPr="00AB1781">
        <w:t>10 The Lord is the poor man’s refuge,</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77777777" w:rsidR="00435BD3" w:rsidRPr="00AB1781" w:rsidRDefault="00435BD3" w:rsidP="00435BD3">
      <w:pPr>
        <w:pStyle w:val="EnglishHangNoCoptic"/>
      </w:pPr>
      <w:r w:rsidRPr="00AB1781">
        <w:t xml:space="preserve">15 that I may tell of all </w:t>
      </w:r>
      <w:r w:rsidR="00E570CB">
        <w:t>Your</w:t>
      </w:r>
      <w:r w:rsidRPr="00AB1781">
        <w:t xml:space="preserve"> praises</w:t>
      </w:r>
    </w:p>
    <w:p w14:paraId="63AF348E" w14:textId="77777777" w:rsidR="00435BD3" w:rsidRPr="00AB1781" w:rsidRDefault="00435BD3" w:rsidP="00435BD3">
      <w:pPr>
        <w:pStyle w:val="EnglishHangNoCoptic"/>
      </w:pPr>
      <w:r w:rsidRPr="00AB1781">
        <w:tab/>
        <w:t>in the gates of the daughter of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7777777" w:rsidR="00435BD3" w:rsidRPr="00AB1781" w:rsidRDefault="00435BD3" w:rsidP="00435BD3">
      <w:pPr>
        <w:pStyle w:val="EnglishHangNoCoptic"/>
      </w:pPr>
      <w:r w:rsidRPr="00AB1781">
        <w:t>16 The nations are stuck in the rot they have made;</w:t>
      </w:r>
      <w:r w:rsidRPr="00AB1781">
        <w:rPr>
          <w:rStyle w:val="FootnoteReference"/>
        </w:rPr>
        <w:footnoteReference w:id="61"/>
      </w:r>
    </w:p>
    <w:p w14:paraId="4D82B4A2" w14:textId="77777777" w:rsidR="00435BD3" w:rsidRPr="00AB1781" w:rsidRDefault="00435BD3" w:rsidP="00435BD3">
      <w:pPr>
        <w:pStyle w:val="EnglishHangEndNoCoptic"/>
      </w:pPr>
      <w:r w:rsidRPr="00AB1781">
        <w:tab/>
        <w:t>in this trap which they hid is their own foot caught.</w:t>
      </w:r>
      <w:r w:rsidRPr="00AB1781">
        <w:rPr>
          <w:rStyle w:val="FootnoteReference"/>
        </w:rPr>
        <w:footnoteReference w:id="62"/>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77777777" w:rsidR="00435BD3" w:rsidRPr="00AB1781" w:rsidRDefault="00435BD3" w:rsidP="00435BD3">
      <w:pPr>
        <w:pStyle w:val="EnglishHangNoCoptic"/>
      </w:pPr>
      <w:r w:rsidRPr="00AB1781">
        <w:t>18 Let the sinners be turned into hell,</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77777777" w:rsidR="00435BD3" w:rsidRPr="00AB1781" w:rsidRDefault="00435BD3" w:rsidP="00435BD3">
      <w:pPr>
        <w:pStyle w:val="EnglishHangEndNoCoptic"/>
      </w:pPr>
      <w:r w:rsidRPr="00AB1781">
        <w:tab/>
        <w:t>the patience of the needy will never perish.</w:t>
      </w:r>
    </w:p>
    <w:p w14:paraId="5E3BE464" w14:textId="77777777" w:rsidR="00435BD3" w:rsidRPr="00AB1781" w:rsidRDefault="00435BD3" w:rsidP="00435BD3">
      <w:pPr>
        <w:pStyle w:val="EnglishHangNoCoptic"/>
      </w:pPr>
      <w:r w:rsidRPr="00AB1781">
        <w:t>20 Arise, O Lord, let not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lastRenderedPageBreak/>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77777777" w:rsidR="00435BD3" w:rsidRPr="00AB1781" w:rsidRDefault="00435BD3" w:rsidP="00435BD3">
      <w:pPr>
        <w:pStyle w:val="EnglishHangNoCoptic"/>
      </w:pPr>
      <w:r w:rsidRPr="00AB1781">
        <w:t>22 Why stand away far off, O Lord?</w:t>
      </w:r>
    </w:p>
    <w:p w14:paraId="4EC0ED16" w14:textId="77777777" w:rsidR="00435BD3" w:rsidRPr="00AB1781" w:rsidRDefault="00435BD3" w:rsidP="00435BD3">
      <w:pPr>
        <w:pStyle w:val="EnglishHangEndNoCoptic"/>
      </w:pPr>
      <w:r w:rsidRPr="00AB1781">
        <w:tab/>
        <w:t>Why disregard us in times of trouble?</w:t>
      </w:r>
    </w:p>
    <w:p w14:paraId="5A54510A" w14:textId="77777777" w:rsidR="00435BD3" w:rsidRPr="00AB1781" w:rsidRDefault="00435BD3" w:rsidP="00435BD3">
      <w:pPr>
        <w:pStyle w:val="EnglishHangNoCoptic"/>
      </w:pPr>
      <w:r w:rsidRPr="00AB1781">
        <w:t>23 At the pride of the godless,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77777777" w:rsidR="00435BD3" w:rsidRPr="00AB1781" w:rsidRDefault="00435BD3" w:rsidP="00435BD3">
      <w:pPr>
        <w:pStyle w:val="EnglishHangNoCoptic"/>
      </w:pPr>
      <w:r w:rsidRPr="00AB1781">
        <w:tab/>
      </w:r>
      <w:r w:rsidR="00E570CB">
        <w:t>Your</w:t>
      </w:r>
      <w:r w:rsidRPr="00AB1781">
        <w:t xml:space="preserve"> judgments are far above his head.</w:t>
      </w:r>
    </w:p>
    <w:p w14:paraId="18199235" w14:textId="77777777" w:rsidR="00435BD3" w:rsidRPr="00AB1781" w:rsidRDefault="00435BD3" w:rsidP="00435BD3">
      <w:pPr>
        <w:pStyle w:val="EnglishHangEndNoCoptic"/>
      </w:pPr>
      <w:r w:rsidRPr="00AB1781">
        <w:tab/>
        <w:t>He domineers over 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7777777" w:rsidR="00435BD3" w:rsidRPr="00AB1781" w:rsidRDefault="00435BD3" w:rsidP="00435BD3">
      <w:pPr>
        <w:pStyle w:val="EnglishHangNoCoptic"/>
      </w:pPr>
      <w:r w:rsidRPr="00AB1781">
        <w:t>28 His mouth is full of cursing, gall and deceit;</w:t>
      </w:r>
    </w:p>
    <w:p w14:paraId="7997F054" w14:textId="77777777" w:rsidR="00435BD3" w:rsidRPr="00AB1781" w:rsidRDefault="00435BD3" w:rsidP="00435BD3">
      <w:pPr>
        <w:pStyle w:val="EnglishHangEndNoCoptic"/>
      </w:pPr>
      <w:r w:rsidRPr="00AB1781">
        <w:tab/>
        <w:t>under his tongue are trouble and pain.</w:t>
      </w:r>
    </w:p>
    <w:p w14:paraId="54EBBD33" w14:textId="77777777" w:rsidR="00435BD3" w:rsidRPr="00AB1781" w:rsidRDefault="00435BD3" w:rsidP="00435BD3">
      <w:pPr>
        <w:pStyle w:val="EnglishHangNoCoptic"/>
      </w:pPr>
      <w:r w:rsidRPr="00AB1781">
        <w:t>29 He sits in ambush with the rich</w:t>
      </w:r>
    </w:p>
    <w:p w14:paraId="72C642F0" w14:textId="77777777" w:rsidR="00435BD3" w:rsidRPr="00AB1781" w:rsidRDefault="00435BD3" w:rsidP="00435BD3">
      <w:pPr>
        <w:pStyle w:val="EnglishHangNoCoptic"/>
      </w:pPr>
      <w:r w:rsidRPr="00AB1781">
        <w:tab/>
        <w:t>in secret places to kill an innocent man;</w:t>
      </w:r>
    </w:p>
    <w:p w14:paraId="3B02E33B" w14:textId="77777777" w:rsidR="00435BD3" w:rsidRPr="00435BD3" w:rsidRDefault="00435BD3" w:rsidP="00435BD3">
      <w:pPr>
        <w:pStyle w:val="EnglishHangEndNoCoptic"/>
      </w:pPr>
      <w:r w:rsidRPr="00AB1781">
        <w:tab/>
        <w:t>his eyes are fixed on the poor man.</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77777777" w:rsidR="00435BD3" w:rsidRPr="00AB1781" w:rsidRDefault="00435BD3" w:rsidP="00435BD3">
      <w:pPr>
        <w:pStyle w:val="EnglishHangNoCoptic"/>
      </w:pPr>
      <w:r w:rsidRPr="00AB1781">
        <w:t>31 In his trap he will humble him.</w:t>
      </w:r>
    </w:p>
    <w:p w14:paraId="14A4DBA9" w14:textId="77777777" w:rsidR="00435BD3" w:rsidRPr="00AB1781" w:rsidRDefault="00435BD3" w:rsidP="00435BD3">
      <w:pPr>
        <w:pStyle w:val="EnglishHangEndNoCoptic"/>
      </w:pPr>
      <w:r w:rsidRPr="00AB1781">
        <w:tab/>
        <w:t>He stoops and falls in getting the poor into his power.</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tab/>
        <w:t>He has turned away His face, so He will never see.’</w:t>
      </w:r>
    </w:p>
    <w:p w14:paraId="3F4C038E" w14:textId="77777777" w:rsidR="00435BD3" w:rsidRPr="00AB1781" w:rsidRDefault="00435BD3" w:rsidP="00435BD3">
      <w:pPr>
        <w:pStyle w:val="EnglishHangNoCoptic"/>
      </w:pPr>
      <w:r w:rsidRPr="00AB1781">
        <w:t xml:space="preserve">33 Arise, O Lord God, let </w:t>
      </w:r>
      <w:r w:rsidR="00E570CB">
        <w:t>Your</w:t>
      </w:r>
      <w:r w:rsidRPr="00AB1781">
        <w:t xml:space="preserve"> hand be uplifted,</w:t>
      </w:r>
    </w:p>
    <w:p w14:paraId="62312B89" w14:textId="77777777" w:rsidR="00435BD3" w:rsidRPr="00AB1781" w:rsidRDefault="00435BD3" w:rsidP="00435BD3">
      <w:pPr>
        <w:pStyle w:val="EnglishHangEndNoCoptic"/>
      </w:pPr>
      <w:r w:rsidRPr="00AB1781">
        <w:tab/>
        <w:t>forget not the poor.</w:t>
      </w:r>
    </w:p>
    <w:p w14:paraId="13601584" w14:textId="77777777" w:rsidR="00435BD3" w:rsidRPr="00AB1781" w:rsidRDefault="00435BD3" w:rsidP="00435BD3">
      <w:pPr>
        <w:pStyle w:val="EnglishHangNoCoptic"/>
      </w:pPr>
      <w:r w:rsidRPr="00AB1781">
        <w:t>34 Why does the wicked man provoke God?</w:t>
      </w:r>
    </w:p>
    <w:p w14:paraId="68262E42" w14:textId="77777777" w:rsidR="00435BD3" w:rsidRPr="00AB1781" w:rsidRDefault="00435BD3" w:rsidP="00435BD3">
      <w:pPr>
        <w:pStyle w:val="EnglishHangEndNoCoptic"/>
      </w:pPr>
      <w:r w:rsidRPr="00AB1781">
        <w:lastRenderedPageBreak/>
        <w:tab/>
        <w:t>Because he says in his heart: ‘He will not look into it.’</w:t>
      </w:r>
    </w:p>
    <w:p w14:paraId="1BC99ADB" w14:textId="77777777" w:rsidR="00435BD3" w:rsidRPr="00AB1781" w:rsidRDefault="00435BD3" w:rsidP="00435BD3">
      <w:pPr>
        <w:pStyle w:val="EnglishHangNoCoptic"/>
      </w:pPr>
      <w:r w:rsidRPr="00AB1781">
        <w:t xml:space="preserve">35 But </w:t>
      </w:r>
      <w:r w:rsidR="001040C8">
        <w:t>You</w:t>
      </w:r>
      <w:r w:rsidRPr="00AB1781">
        <w:t xml:space="preserve"> </w:t>
      </w:r>
      <w:r w:rsidR="001040C8">
        <w:t>see</w:t>
      </w:r>
      <w:r w:rsidRPr="00AB1781">
        <w:t xml:space="preserve">, for </w:t>
      </w:r>
      <w:r w:rsidR="001040C8">
        <w:t>You</w:t>
      </w:r>
      <w:r w:rsidRPr="00AB1781">
        <w:t xml:space="preserve"> </w:t>
      </w:r>
      <w:r w:rsidR="001040C8" w:rsidRPr="00AB1781">
        <w:t>behol</w:t>
      </w:r>
      <w:r w:rsidR="001040C8">
        <w:t>d</w:t>
      </w:r>
      <w:r w:rsidRPr="00AB1781">
        <w:t xml:space="preserve"> pain and passion</w:t>
      </w:r>
      <w:r w:rsidRPr="00AB1781">
        <w:rPr>
          <w:rStyle w:val="FootnoteReference"/>
        </w:rPr>
        <w:footnoteReference w:id="63"/>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77777777" w:rsidR="00435BD3" w:rsidRPr="00AB1781" w:rsidRDefault="00435BD3" w:rsidP="00435BD3">
      <w:pPr>
        <w:pStyle w:val="EnglishHangEndNoCoptic"/>
      </w:pPr>
      <w:r w:rsidRPr="00AB1781">
        <w:tab/>
        <w:t>his sin will be sought, and will not be found.</w:t>
      </w:r>
    </w:p>
    <w:p w14:paraId="45693821" w14:textId="77777777" w:rsidR="00435BD3" w:rsidRPr="00AB1781" w:rsidRDefault="00435BD3" w:rsidP="00435BD3">
      <w:pPr>
        <w:pStyle w:val="EnglishHangNoCoptic"/>
      </w:pPr>
      <w:r w:rsidRPr="00AB1781">
        <w:t>37 The Lord will reign for ever and ever;</w:t>
      </w:r>
    </w:p>
    <w:p w14:paraId="709B197C" w14:textId="77777777" w:rsidR="00435BD3" w:rsidRPr="00AB1781" w:rsidRDefault="00435BD3" w:rsidP="00435BD3">
      <w:pPr>
        <w:pStyle w:val="EnglishHangEndNoCoptic"/>
      </w:pPr>
      <w:r w:rsidRPr="00AB1781">
        <w:tab/>
      </w:r>
      <w:proofErr w:type="gramStart"/>
      <w:r w:rsidRPr="00AB1781">
        <w:t>you</w:t>
      </w:r>
      <w:proofErr w:type="gramEnd"/>
      <w:r w:rsidRPr="00AB1781">
        <w:t xml:space="preserve"> nations will perish from His land.</w:t>
      </w:r>
    </w:p>
    <w:p w14:paraId="092D9F8A" w14:textId="77777777" w:rsidR="00435BD3" w:rsidRPr="00AB1781" w:rsidRDefault="00435BD3" w:rsidP="00435BD3">
      <w:pPr>
        <w:pStyle w:val="EnglishHangNoCoptic"/>
      </w:pPr>
      <w:r w:rsidRPr="00AB1781">
        <w:t xml:space="preserve">38 O Lord, </w:t>
      </w:r>
      <w:proofErr w:type="gramStart"/>
      <w:r w:rsidR="001040C8">
        <w:t>You</w:t>
      </w:r>
      <w:proofErr w:type="gramEnd"/>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77777777" w:rsidR="00435BD3" w:rsidRPr="00AB1781" w:rsidRDefault="00435BD3" w:rsidP="00435BD3">
      <w:pPr>
        <w:pStyle w:val="EnglishHangNoCoptic"/>
      </w:pPr>
      <w:r w:rsidRPr="00AB1781">
        <w:t>39 to judge the orphan and the humble man,</w:t>
      </w:r>
    </w:p>
    <w:p w14:paraId="2C32C1DB" w14:textId="77777777" w:rsidR="00435BD3" w:rsidRPr="00435BD3" w:rsidRDefault="00435BD3" w:rsidP="00435BD3">
      <w:pPr>
        <w:pStyle w:val="EnglishHangEndNoCoptic"/>
      </w:pPr>
      <w:r w:rsidRPr="00AB1781">
        <w:tab/>
        <w:t>that no man on earth should continue to boast.</w:t>
      </w:r>
    </w:p>
    <w:p w14:paraId="3243BF42" w14:textId="77777777" w:rsidR="00435BD3" w:rsidRPr="00AB1781" w:rsidRDefault="00435BD3" w:rsidP="00BF0205">
      <w:pPr>
        <w:pStyle w:val="Heading4"/>
      </w:pPr>
      <w:r>
        <w:t>Psalm</w:t>
      </w:r>
      <w:r w:rsidRPr="00AB1781">
        <w:t xml:space="preserve"> 10</w:t>
      </w:r>
      <w:r>
        <w:t>: In the Lord I have put my trust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77777777" w:rsidR="00435BD3" w:rsidRPr="00AB1781" w:rsidRDefault="00435BD3" w:rsidP="00435BD3">
      <w:pPr>
        <w:pStyle w:val="Rubric"/>
      </w:pPr>
      <w:r w:rsidRPr="00AB1781">
        <w:t>(A Psalm by David)</w:t>
      </w:r>
    </w:p>
    <w:p w14:paraId="166830D4" w14:textId="77777777" w:rsidR="00435BD3" w:rsidRPr="00AB1781" w:rsidRDefault="00435BD3" w:rsidP="00435BD3">
      <w:pPr>
        <w:pStyle w:val="EnglishHangNoCoptic"/>
      </w:pPr>
      <w:r w:rsidRPr="00AB1781">
        <w:t>1 In the Lord I have put my trust.</w:t>
      </w:r>
    </w:p>
    <w:p w14:paraId="3625EABD" w14:textId="77777777" w:rsidR="00435BD3" w:rsidRPr="00AB1781" w:rsidRDefault="00435BD3" w:rsidP="00435BD3">
      <w:pPr>
        <w:pStyle w:val="EnglishHangNoCoptic"/>
      </w:pPr>
      <w:r w:rsidRPr="00AB1781">
        <w:tab/>
        <w:t xml:space="preserve">How can you say to my </w:t>
      </w:r>
      <w:proofErr w:type="gramStart"/>
      <w:r w:rsidRPr="00AB1781">
        <w:t>soul:</w:t>
      </w:r>
      <w:proofErr w:type="gramEnd"/>
    </w:p>
    <w:p w14:paraId="67AB3790" w14:textId="77777777" w:rsidR="00435BD3" w:rsidRPr="00AB1781" w:rsidRDefault="00435BD3" w:rsidP="00435BD3">
      <w:pPr>
        <w:pStyle w:val="EnglishHangEndNoCoptic"/>
      </w:pPr>
      <w:r w:rsidRPr="00AB1781">
        <w:tab/>
        <w:t>Fly away like a bird to the mountains?</w:t>
      </w:r>
    </w:p>
    <w:p w14:paraId="2E7F8686" w14:textId="77777777" w:rsidR="00435BD3" w:rsidRPr="00AB1781" w:rsidRDefault="00435BD3" w:rsidP="00435BD3">
      <w:pPr>
        <w:pStyle w:val="EnglishHangNoCoptic"/>
      </w:pPr>
      <w:r w:rsidRPr="00AB1781">
        <w:t>2 For, lo, the sinners bend their bow;</w:t>
      </w:r>
    </w:p>
    <w:p w14:paraId="6D589C24" w14:textId="77777777" w:rsidR="00435BD3" w:rsidRPr="00AB1781" w:rsidRDefault="00435BD3" w:rsidP="00435BD3">
      <w:pPr>
        <w:pStyle w:val="EnglishHangNoCoptic"/>
      </w:pPr>
      <w:r w:rsidRPr="00AB1781">
        <w:tab/>
        <w:t>they have arrows ready in the quiver</w:t>
      </w:r>
    </w:p>
    <w:p w14:paraId="7B6B0CA2" w14:textId="77777777" w:rsidR="00435BD3" w:rsidRPr="00AB1781" w:rsidRDefault="00435BD3" w:rsidP="00435BD3">
      <w:pPr>
        <w:pStyle w:val="EnglishHangEndNoCoptic"/>
      </w:pPr>
      <w:r w:rsidRPr="00AB1781">
        <w:tab/>
        <w:t>to shoot in the dark at the upright in heart.</w:t>
      </w:r>
    </w:p>
    <w:p w14:paraId="54D090EC" w14:textId="77777777" w:rsidR="00435BD3" w:rsidRPr="00AB1781" w:rsidRDefault="00435BD3" w:rsidP="00435BD3">
      <w:pPr>
        <w:pStyle w:val="EnglishHangNoCoptic"/>
      </w:pPr>
      <w:r w:rsidRPr="00AB1781">
        <w:t xml:space="preserve">3 They destroy what </w:t>
      </w:r>
      <w:r w:rsidR="001040C8">
        <w:t>You</w:t>
      </w:r>
      <w:r w:rsidRPr="00AB1781">
        <w:t xml:space="preserve"> </w:t>
      </w:r>
      <w:r w:rsidR="001040C8" w:rsidRPr="00AB1781">
        <w:t>are</w:t>
      </w:r>
      <w:r w:rsidRPr="00AB1781">
        <w:t xml:space="preserve"> building.</w:t>
      </w:r>
    </w:p>
    <w:p w14:paraId="60548121" w14:textId="77777777" w:rsidR="00435BD3" w:rsidRPr="00AB1781" w:rsidRDefault="00435BD3" w:rsidP="00435BD3">
      <w:pPr>
        <w:pStyle w:val="EnglishHangEndNoCoptic"/>
      </w:pPr>
      <w:r w:rsidRPr="00AB1781">
        <w:tab/>
        <w:t>But what has the just man done?</w:t>
      </w:r>
    </w:p>
    <w:p w14:paraId="24EAAF33" w14:textId="77777777" w:rsidR="00435BD3" w:rsidRPr="00AB1781" w:rsidRDefault="00435BD3" w:rsidP="00435BD3">
      <w:pPr>
        <w:pStyle w:val="EnglishHangNoCoptic"/>
      </w:pPr>
      <w:r w:rsidRPr="00AB1781">
        <w:t>4 The Lord is in His holy temple</w:t>
      </w:r>
      <w:r w:rsidRPr="00AB1781">
        <w:rPr>
          <w:rStyle w:val="FootnoteReference"/>
        </w:rPr>
        <w:footnoteReference w:id="64"/>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77777777" w:rsidR="00435BD3" w:rsidRPr="00AB1781" w:rsidRDefault="00435BD3" w:rsidP="00435BD3">
      <w:pPr>
        <w:pStyle w:val="EnglishHangNoCoptic"/>
      </w:pPr>
      <w:r w:rsidRPr="00AB1781">
        <w:t>5 The Lord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77777777" w:rsidR="00435BD3" w:rsidRPr="00AB1781" w:rsidRDefault="00435BD3" w:rsidP="00435BD3">
      <w:pPr>
        <w:pStyle w:val="EnglishHangNoCoptic"/>
      </w:pPr>
      <w:r w:rsidRPr="00AB1781">
        <w:lastRenderedPageBreak/>
        <w:t>6 Upon sinners He will rain snares:</w:t>
      </w:r>
    </w:p>
    <w:p w14:paraId="18A3DE63" w14:textId="77777777" w:rsidR="00435BD3" w:rsidRPr="00AB1781" w:rsidRDefault="00435BD3" w:rsidP="00435BD3">
      <w:pPr>
        <w:pStyle w:val="EnglishHangNoCoptic"/>
      </w:pPr>
      <w:r w:rsidRPr="00AB1781">
        <w:tab/>
        <w:t>fire and brimstone and a tempestuous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77777777" w:rsidR="00435BD3" w:rsidRDefault="00435BD3" w:rsidP="00435BD3">
      <w:pPr>
        <w:pStyle w:val="EnglishHangEndNoCoptic"/>
      </w:pPr>
      <w:r w:rsidRPr="00AB1781">
        <w:tab/>
        <w:t>His countenance beholds justice.</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ABE0AAA" w14:textId="77777777" w:rsidR="00435BD3" w:rsidRPr="00AB1781" w:rsidRDefault="00435BD3" w:rsidP="00435BD3">
      <w:pPr>
        <w:pStyle w:val="Rubric"/>
      </w:pPr>
      <w:r w:rsidRPr="00AB1781">
        <w:t>1 (A Psalm by David)</w:t>
      </w:r>
    </w:p>
    <w:p w14:paraId="47AC0867" w14:textId="77777777" w:rsidR="00435BD3" w:rsidRPr="00AB1781" w:rsidRDefault="00435BD3" w:rsidP="00435BD3">
      <w:pPr>
        <w:pStyle w:val="EnglishHangNoCoptic"/>
      </w:pPr>
      <w:r w:rsidRPr="00AB1781">
        <w:t>2 Save me, O Lord, for there is no saint left;</w:t>
      </w:r>
    </w:p>
    <w:p w14:paraId="2DCB3FCB" w14:textId="77777777" w:rsidR="00435BD3" w:rsidRPr="00AB1781" w:rsidRDefault="00435BD3" w:rsidP="00435BD3">
      <w:pPr>
        <w:pStyle w:val="EnglishHangEndNoCoptic"/>
      </w:pPr>
      <w:r w:rsidRPr="00AB1781">
        <w:tab/>
        <w:t>for truths have dwindled from the sons of men.</w:t>
      </w:r>
    </w:p>
    <w:p w14:paraId="695B298F" w14:textId="77777777" w:rsidR="00435BD3" w:rsidRPr="00AB1781" w:rsidRDefault="00435BD3" w:rsidP="00435BD3">
      <w:pPr>
        <w:pStyle w:val="EnglishHangNoCoptic"/>
      </w:pPr>
      <w:r w:rsidRPr="00AB1781">
        <w:t>3 Empty follies they talk, everyone with his neighbor;</w:t>
      </w:r>
    </w:p>
    <w:p w14:paraId="6956327B" w14:textId="77777777" w:rsidR="00435BD3" w:rsidRPr="00AB1781" w:rsidRDefault="00435BD3" w:rsidP="00435BD3">
      <w:pPr>
        <w:pStyle w:val="EnglishHangEndNoCoptic"/>
      </w:pPr>
      <w:r w:rsidRPr="00AB1781">
        <w:tab/>
        <w:t xml:space="preserve">with lying </w:t>
      </w:r>
      <w:proofErr w:type="gramStart"/>
      <w:r w:rsidRPr="00AB1781">
        <w:t>lips</w:t>
      </w:r>
      <w:proofErr w:type="gramEnd"/>
      <w:r w:rsidRPr="00AB1781">
        <w:t xml:space="preserve"> they speak evil with double heart.</w:t>
      </w:r>
    </w:p>
    <w:p w14:paraId="2ADB893A" w14:textId="77777777" w:rsidR="00435BD3" w:rsidRPr="00AB1781" w:rsidRDefault="00435BD3" w:rsidP="00435BD3">
      <w:pPr>
        <w:pStyle w:val="EnglishHangNoCoptic"/>
      </w:pPr>
      <w:r w:rsidRPr="00AB1781">
        <w:t>4 May the Lord destroy all lying lips,</w:t>
      </w:r>
    </w:p>
    <w:p w14:paraId="432C492A" w14:textId="77777777" w:rsidR="00435BD3" w:rsidRPr="00AB1781" w:rsidRDefault="00435BD3" w:rsidP="00435BD3">
      <w:pPr>
        <w:pStyle w:val="EnglishHangEndNoCoptic"/>
      </w:pPr>
      <w:r w:rsidRPr="00AB1781">
        <w:tab/>
        <w:t>a tongue that boasts and those who say:</w:t>
      </w:r>
    </w:p>
    <w:p w14:paraId="14FFBAF5" w14:textId="77777777" w:rsidR="00435BD3" w:rsidRPr="00AB1781" w:rsidRDefault="00435BD3" w:rsidP="00435BD3">
      <w:pPr>
        <w:pStyle w:val="EnglishHangNoCoptic"/>
      </w:pPr>
      <w:r w:rsidRPr="00AB1781">
        <w:t>5 ‘We will make more of our tongue.</w:t>
      </w:r>
    </w:p>
    <w:p w14:paraId="31B415A8" w14:textId="77777777" w:rsidR="00435BD3" w:rsidRPr="00AB1781" w:rsidRDefault="00435BD3" w:rsidP="00435BD3">
      <w:pPr>
        <w:pStyle w:val="EnglishHangNoCoptic"/>
      </w:pPr>
      <w:r w:rsidRPr="00AB1781">
        <w:tab/>
        <w:t>Our lips are our own.</w:t>
      </w:r>
    </w:p>
    <w:p w14:paraId="64AFA0E6" w14:textId="77777777" w:rsidR="00435BD3" w:rsidRPr="00AB1781" w:rsidRDefault="00435BD3" w:rsidP="00435BD3">
      <w:pPr>
        <w:pStyle w:val="EnglishHangEndNoCoptic"/>
      </w:pPr>
      <w:r w:rsidRPr="00AB1781">
        <w:tab/>
        <w:t>Who is lord over us?’</w:t>
      </w:r>
    </w:p>
    <w:p w14:paraId="40BC93B6" w14:textId="77777777" w:rsidR="00435BD3" w:rsidRPr="00AB1781" w:rsidRDefault="00435BD3" w:rsidP="00435BD3">
      <w:pPr>
        <w:pStyle w:val="EnglishHangNoCoptic"/>
      </w:pPr>
      <w:r w:rsidRPr="00AB1781">
        <w:t>6 ‘Because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77777777" w:rsidR="00435BD3" w:rsidRPr="00AB1781" w:rsidRDefault="00435BD3" w:rsidP="00435BD3">
      <w:pPr>
        <w:pStyle w:val="EnglishHangNoCoptic"/>
      </w:pPr>
      <w:r w:rsidRPr="00AB1781">
        <w:tab/>
        <w:t>now I will arise,’ says the Lord;</w:t>
      </w:r>
    </w:p>
    <w:p w14:paraId="6B38D770" w14:textId="77777777" w:rsidR="00435BD3" w:rsidRPr="00AB1781" w:rsidRDefault="00435BD3" w:rsidP="00435BD3">
      <w:pPr>
        <w:pStyle w:val="EnglishHangEndNoCoptic"/>
      </w:pPr>
      <w:r w:rsidRPr="00AB1781">
        <w:tab/>
        <w:t>‘I will set him in safety and speak plainly in him.’</w:t>
      </w:r>
      <w:r w:rsidRPr="00AB1781">
        <w:rPr>
          <w:rStyle w:val="FootnoteReference"/>
        </w:rPr>
        <w:footnoteReference w:id="65"/>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77777777" w:rsidR="00435BD3" w:rsidRPr="00AB1781" w:rsidRDefault="00435BD3" w:rsidP="00435BD3">
      <w:pPr>
        <w:pStyle w:val="EnglishHangEndNoCoptic"/>
      </w:pPr>
      <w:r w:rsidRPr="00AB1781">
        <w:tab/>
        <w:t>seven times purified.</w:t>
      </w:r>
    </w:p>
    <w:p w14:paraId="68384E4E" w14:textId="77777777"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lastRenderedPageBreak/>
        <w:t>9 The godless prowl around;</w:t>
      </w:r>
    </w:p>
    <w:p w14:paraId="44B9538E" w14:textId="77777777" w:rsidR="00435BD3" w:rsidRPr="00435BD3" w:rsidRDefault="00435BD3" w:rsidP="00435BD3">
      <w:pPr>
        <w:pStyle w:val="EnglishHangEndNoCoptic"/>
      </w:pPr>
      <w:r w:rsidRPr="00AB1781">
        <w:tab/>
        <w:t xml:space="preserve">from </w:t>
      </w:r>
      <w:r w:rsidR="00E570CB">
        <w:t>Your</w:t>
      </w:r>
      <w:r w:rsidRPr="00AB1781">
        <w:t xml:space="preserve"> height, great is </w:t>
      </w:r>
      <w:r w:rsidR="00E570CB">
        <w:t>Your</w:t>
      </w:r>
      <w:r w:rsidRPr="00AB1781">
        <w:t xml:space="preserve"> care of the sons of men.</w:t>
      </w:r>
    </w:p>
    <w:p w14:paraId="14C73BB1" w14:textId="77777777" w:rsidR="00435BD3" w:rsidRPr="00435BD3" w:rsidRDefault="00435BD3" w:rsidP="00BF0205">
      <w:pPr>
        <w:pStyle w:val="Heading4"/>
      </w:pPr>
      <w:bookmarkStart w:id="937" w:name="_Ref412025965"/>
      <w:r>
        <w:t>Psalm</w:t>
      </w:r>
      <w:r w:rsidRPr="00AB1781">
        <w:t xml:space="preserve"> 12</w:t>
      </w:r>
      <w:r>
        <w:t xml:space="preserve">: How long, O Lord? Wilt </w:t>
      </w:r>
      <w:r w:rsidR="001040C8">
        <w:t>You</w:t>
      </w:r>
      <w:r>
        <w:t xml:space="preserve"> forget me for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A7B45F5" w14:textId="77777777" w:rsidR="00435BD3" w:rsidRPr="00AB1781" w:rsidRDefault="00435BD3" w:rsidP="00435BD3">
      <w:pPr>
        <w:pStyle w:val="Rubric"/>
      </w:pPr>
      <w:r w:rsidRPr="00AB1781">
        <w:t>1 (A Psalm by David)</w:t>
      </w:r>
    </w:p>
    <w:p w14:paraId="46379FD2" w14:textId="77777777" w:rsidR="00435BD3" w:rsidRPr="00AB1781" w:rsidRDefault="00435BD3" w:rsidP="00435BD3">
      <w:pPr>
        <w:pStyle w:val="EnglishHangNoCoptic"/>
      </w:pPr>
      <w:r w:rsidRPr="00AB1781">
        <w:t xml:space="preserve">2 How long, O Lord? Wilt </w:t>
      </w:r>
      <w:r w:rsidR="001040C8">
        <w:t>You</w:t>
      </w:r>
      <w:r w:rsidRPr="00AB1781">
        <w:t xml:space="preserve"> forget me for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77777777" w:rsidR="00435BD3" w:rsidRPr="00AB1781" w:rsidRDefault="00435BD3" w:rsidP="00435BD3">
      <w:pPr>
        <w:pStyle w:val="EnglishHangNoCoptic"/>
      </w:pPr>
      <w:r w:rsidRPr="00AB1781">
        <w:t>4 Regard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77777777" w:rsidR="00435BD3" w:rsidRPr="00AB1781" w:rsidRDefault="00435BD3" w:rsidP="00435BD3">
      <w:pPr>
        <w:pStyle w:val="EnglishHangNoCoptic"/>
      </w:pPr>
      <w:r w:rsidRPr="00AB1781">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7777777" w:rsidR="00435BD3" w:rsidRPr="00AB1781" w:rsidRDefault="00435BD3" w:rsidP="00435BD3">
      <w:pPr>
        <w:pStyle w:val="EnglishHangNoCoptic"/>
      </w:pPr>
      <w:r w:rsidRPr="00AB1781">
        <w:t xml:space="preserve">6 But my trust is in </w:t>
      </w:r>
      <w:r w:rsidR="00E570CB">
        <w:t>Your</w:t>
      </w:r>
      <w:r w:rsidRPr="00AB1781">
        <w:t xml:space="preserve"> mercy;</w:t>
      </w:r>
    </w:p>
    <w:p w14:paraId="4AC95B8F" w14:textId="77777777" w:rsidR="00435BD3" w:rsidRPr="00AB1781" w:rsidRDefault="00435BD3" w:rsidP="00435BD3">
      <w:pPr>
        <w:pStyle w:val="EnglishHangEndNoCoptic"/>
      </w:pPr>
      <w:r w:rsidRPr="00AB1781">
        <w:tab/>
        <w:t xml:space="preserve">my heart rejoices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 xml:space="preserve">and I will praise the name of the Lord </w:t>
      </w:r>
      <w:proofErr w:type="gramStart"/>
      <w:r w:rsidRPr="00AB1781">
        <w:t>Most High</w:t>
      </w:r>
      <w:proofErr w:type="gramEnd"/>
      <w:r w:rsidRPr="00AB1781">
        <w:t>.</w:t>
      </w:r>
    </w:p>
    <w:p w14:paraId="1DEB905D" w14:textId="77777777" w:rsidR="00435BD3" w:rsidRPr="00435BD3" w:rsidRDefault="00435BD3" w:rsidP="00BF0205">
      <w:pPr>
        <w:pStyle w:val="Heading4"/>
      </w:pPr>
      <w:r>
        <w:t>Psalm</w:t>
      </w:r>
      <w:r w:rsidRPr="00AB1781">
        <w:t xml:space="preserve"> 13</w:t>
      </w:r>
      <w:r>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77777777" w:rsidR="00435BD3" w:rsidRPr="00AB1781" w:rsidRDefault="00435BD3" w:rsidP="00435BD3">
      <w:pPr>
        <w:pStyle w:val="Rubric"/>
      </w:pPr>
      <w:r w:rsidRPr="00AB1781">
        <w:t>1 (A Psalm by David)</w:t>
      </w:r>
    </w:p>
    <w:p w14:paraId="730D3A33" w14:textId="77777777" w:rsidR="00435BD3" w:rsidRPr="00AB1781" w:rsidRDefault="00435BD3" w:rsidP="00435BD3">
      <w:pPr>
        <w:pStyle w:val="EnglishHangNoCoptic"/>
      </w:pPr>
      <w:r w:rsidRPr="00AB1781">
        <w:t>The fool says in his heart: ‘There is no God.’</w:t>
      </w:r>
      <w:r w:rsidRPr="00AB1781">
        <w:rPr>
          <w:rStyle w:val="FootnoteReference"/>
        </w:rPr>
        <w:footnoteReference w:id="66"/>
      </w:r>
    </w:p>
    <w:p w14:paraId="5D7EA7AB" w14:textId="77777777" w:rsidR="00435BD3" w:rsidRPr="00AB1781" w:rsidRDefault="00435BD3" w:rsidP="00435BD3">
      <w:pPr>
        <w:pStyle w:val="EnglishHangNoCoptic"/>
      </w:pPr>
      <w:r w:rsidRPr="00AB1781">
        <w:tab/>
        <w:t>They are corrupt and abominable in their ways;</w:t>
      </w:r>
    </w:p>
    <w:p w14:paraId="5EF32FC0" w14:textId="77777777" w:rsidR="00435BD3" w:rsidRPr="00AB1781" w:rsidRDefault="00435BD3" w:rsidP="00435BD3">
      <w:pPr>
        <w:pStyle w:val="EnglishHangEndNoCoptic"/>
      </w:pPr>
      <w:r w:rsidRPr="00AB1781">
        <w:tab/>
        <w:t>there is not one that does good, no not one.</w:t>
      </w:r>
    </w:p>
    <w:p w14:paraId="327BB06B" w14:textId="77777777" w:rsidR="00435BD3" w:rsidRPr="00AB1781" w:rsidRDefault="00435BD3" w:rsidP="00435BD3">
      <w:pPr>
        <w:pStyle w:val="EnglishHangNoCoptic"/>
      </w:pPr>
      <w:r w:rsidRPr="00AB1781">
        <w:t>2 The Lord looks through from heaven at the sons of men</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77777777" w:rsidR="00435BD3" w:rsidRPr="00AB1781" w:rsidRDefault="00435BD3" w:rsidP="00435BD3">
      <w:pPr>
        <w:pStyle w:val="EnglishHangEndNoCoptic"/>
      </w:pPr>
      <w:r w:rsidRPr="00AB1781">
        <w:lastRenderedPageBreak/>
        <w:tab/>
        <w:t>there is not one that does good, no not one.</w:t>
      </w:r>
    </w:p>
    <w:p w14:paraId="2253775A" w14:textId="77777777" w:rsidR="00435BD3" w:rsidRPr="00AB1781" w:rsidRDefault="00435BD3" w:rsidP="00435BD3">
      <w:pPr>
        <w:pStyle w:val="EnglishHangNoCoptic"/>
      </w:pPr>
      <w:r w:rsidRPr="00AB1781">
        <w:t>4 Will they never learn, all the evildoers</w:t>
      </w:r>
    </w:p>
    <w:p w14:paraId="77167A61" w14:textId="77777777" w:rsidR="00435BD3" w:rsidRPr="00AB1781" w:rsidRDefault="00435BD3" w:rsidP="00435BD3">
      <w:pPr>
        <w:pStyle w:val="EnglishHangNoCoptic"/>
      </w:pPr>
      <w:r w:rsidRPr="00AB1781">
        <w:tab/>
        <w:t>who eat up my people like eating bread</w:t>
      </w:r>
    </w:p>
    <w:p w14:paraId="3461CE67" w14:textId="77777777" w:rsidR="00435BD3" w:rsidRPr="00AB1781" w:rsidRDefault="00435BD3" w:rsidP="00435BD3">
      <w:pPr>
        <w:pStyle w:val="EnglishHangEndNoCoptic"/>
      </w:pPr>
      <w:r w:rsidRPr="00AB1781">
        <w:tab/>
        <w:t>and never call on the Lord?</w:t>
      </w:r>
    </w:p>
    <w:p w14:paraId="2738264D" w14:textId="77777777" w:rsidR="00435BD3" w:rsidRPr="00AB1781" w:rsidRDefault="00435BD3" w:rsidP="00435BD3">
      <w:pPr>
        <w:pStyle w:val="EnglishHangNoCoptic"/>
      </w:pPr>
      <w:r w:rsidRPr="00AB1781">
        <w:t>5 They quail with fear where there is nothing to fear;</w:t>
      </w:r>
    </w:p>
    <w:p w14:paraId="30222C7E" w14:textId="77777777" w:rsidR="00435BD3" w:rsidRPr="00AB1781" w:rsidRDefault="00435BD3" w:rsidP="00435BD3">
      <w:pPr>
        <w:pStyle w:val="EnglishHangEndNoCoptic"/>
      </w:pPr>
      <w:r w:rsidRPr="00AB1781">
        <w:tab/>
        <w:t>for God is with the righteous.</w:t>
      </w:r>
    </w:p>
    <w:p w14:paraId="2A11B36B" w14:textId="77777777" w:rsidR="00435BD3" w:rsidRPr="00AB1781" w:rsidRDefault="00435BD3" w:rsidP="00435BD3">
      <w:pPr>
        <w:pStyle w:val="EnglishHangNoCoptic"/>
      </w:pPr>
      <w:r w:rsidRPr="00AB1781">
        <w:t>6 You would confound a poor man’s plans,</w:t>
      </w:r>
    </w:p>
    <w:p w14:paraId="041CDAF4" w14:textId="77777777" w:rsidR="00435BD3" w:rsidRPr="00AB1781" w:rsidRDefault="00435BD3" w:rsidP="00435BD3">
      <w:pPr>
        <w:pStyle w:val="EnglishHangEndNoCoptic"/>
      </w:pPr>
      <w:r w:rsidRPr="00AB1781">
        <w:tab/>
        <w:t>but the Lord is his hope.</w:t>
      </w:r>
    </w:p>
    <w:p w14:paraId="62087644" w14:textId="77777777" w:rsidR="00435BD3" w:rsidRPr="00AB1781" w:rsidRDefault="00435BD3" w:rsidP="00435BD3">
      <w:pPr>
        <w:pStyle w:val="EnglishHangNoCoptic"/>
      </w:pPr>
      <w:r w:rsidRPr="00AB1781">
        <w:t>7 O that Israel’s salvation would be granted from Zion!</w:t>
      </w:r>
    </w:p>
    <w:p w14:paraId="79ADEE4F" w14:textId="77777777" w:rsidR="00435BD3" w:rsidRPr="00AB1781" w:rsidRDefault="00435BD3" w:rsidP="00435BD3">
      <w:pPr>
        <w:pStyle w:val="EnglishHangNoCoptic"/>
      </w:pPr>
      <w:r w:rsidRPr="00AB1781">
        <w:tab/>
        <w:t>When the Lord restores the captives of His people,</w:t>
      </w:r>
    </w:p>
    <w:p w14:paraId="209C4436" w14:textId="77777777" w:rsidR="00435BD3" w:rsidRDefault="00435BD3" w:rsidP="00435BD3">
      <w:pPr>
        <w:pStyle w:val="EnglishHangEndNoCoptic"/>
      </w:pPr>
      <w:r w:rsidRPr="00AB1781">
        <w:tab/>
        <w:t>let Jacob rejoice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77777777" w:rsidR="00435BD3" w:rsidRPr="00AB1781" w:rsidRDefault="00435BD3" w:rsidP="00435BD3">
      <w:pPr>
        <w:pStyle w:val="EnglishHangNoCoptic"/>
      </w:pPr>
      <w:r w:rsidRPr="00AB1781">
        <w:t>2 He who lives a blameless life and does what is right</w:t>
      </w:r>
    </w:p>
    <w:p w14:paraId="478655D1" w14:textId="77777777" w:rsidR="00435BD3" w:rsidRPr="00AB1781" w:rsidRDefault="00435BD3" w:rsidP="00435BD3">
      <w:pPr>
        <w:pStyle w:val="EnglishHangEndNoCoptic"/>
      </w:pPr>
      <w:r w:rsidRPr="00AB1781">
        <w:tab/>
        <w:t>and speaks the truth from his heart;</w:t>
      </w:r>
    </w:p>
    <w:p w14:paraId="07971BE7" w14:textId="77777777" w:rsidR="00435BD3" w:rsidRPr="00AB1781" w:rsidRDefault="00435BD3" w:rsidP="00435BD3">
      <w:pPr>
        <w:pStyle w:val="EnglishHangNoCoptic"/>
      </w:pPr>
      <w:r w:rsidRPr="00AB1781">
        <w:t>3 who does not deceive with his tongue,</w:t>
      </w:r>
    </w:p>
    <w:p w14:paraId="4B1632C0" w14:textId="77777777" w:rsidR="00435BD3" w:rsidRPr="00AB1781" w:rsidRDefault="00435BD3" w:rsidP="00435BD3">
      <w:pPr>
        <w:pStyle w:val="EnglishHangNoCoptic"/>
      </w:pPr>
      <w:r w:rsidRPr="00AB1781">
        <w:tab/>
        <w:t>or do evil to his neighbor,</w:t>
      </w:r>
    </w:p>
    <w:p w14:paraId="2DA5D4AE" w14:textId="77777777" w:rsidR="00435BD3" w:rsidRPr="00AB1781" w:rsidRDefault="00435BD3" w:rsidP="00435BD3">
      <w:pPr>
        <w:pStyle w:val="EnglishHangEndNoCoptic"/>
      </w:pPr>
      <w:r w:rsidRPr="00AB1781">
        <w:tab/>
        <w:t>or accept reproach against his friends;</w:t>
      </w:r>
    </w:p>
    <w:p w14:paraId="4DDCE463" w14:textId="77777777" w:rsidR="00435BD3" w:rsidRPr="00AB1781" w:rsidRDefault="00435BD3" w:rsidP="00435BD3">
      <w:pPr>
        <w:pStyle w:val="EnglishHangNoCoptic"/>
      </w:pPr>
      <w:r w:rsidRPr="00AB1781">
        <w:t>4 in whose sight evil-living is scorned,</w:t>
      </w:r>
    </w:p>
    <w:p w14:paraId="2E328741" w14:textId="77777777" w:rsidR="00435BD3" w:rsidRPr="00AB1781" w:rsidRDefault="00435BD3" w:rsidP="00435BD3">
      <w:pPr>
        <w:pStyle w:val="EnglishHangNoCoptic"/>
      </w:pPr>
      <w:r w:rsidRPr="00AB1781">
        <w:tab/>
        <w:t>but who honors those who fear the Lord;</w:t>
      </w:r>
    </w:p>
    <w:p w14:paraId="637B818F" w14:textId="77777777" w:rsidR="00435BD3" w:rsidRPr="00AB1781" w:rsidRDefault="00435BD3" w:rsidP="00435BD3">
      <w:pPr>
        <w:pStyle w:val="EnglishHangEndNoCoptic"/>
      </w:pPr>
      <w:r w:rsidRPr="00AB1781">
        <w:tab/>
        <w:t>who swears to his neighbor and keeps his word:</w:t>
      </w:r>
    </w:p>
    <w:p w14:paraId="14262697" w14:textId="77777777" w:rsidR="00435BD3" w:rsidRPr="00AB1781" w:rsidRDefault="00435BD3" w:rsidP="00435BD3">
      <w:pPr>
        <w:pStyle w:val="EnglishHangNoCoptic"/>
      </w:pPr>
      <w:r w:rsidRPr="00AB1781">
        <w:t>5 who does not lend his money at interest</w:t>
      </w:r>
    </w:p>
    <w:p w14:paraId="16A327F4" w14:textId="77777777" w:rsidR="00435BD3" w:rsidRPr="00AB1781" w:rsidRDefault="00435BD3" w:rsidP="00435BD3">
      <w:pPr>
        <w:pStyle w:val="EnglishHangEndNoCoptic"/>
      </w:pPr>
      <w:r w:rsidRPr="00AB1781">
        <w:tab/>
        <w:t>or take bribes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lastRenderedPageBreak/>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77777777" w:rsidR="00435BD3" w:rsidRPr="00AB1781" w:rsidRDefault="00435BD3" w:rsidP="00435BD3">
      <w:pPr>
        <w:pStyle w:val="EnglishHangEndNoCoptic"/>
      </w:pPr>
      <w:r w:rsidRPr="00AB1781">
        <w:t xml:space="preserve">1 Keep me, O Lord, for my trust is in </w:t>
      </w:r>
      <w:r w:rsidR="001040C8">
        <w:t>You</w:t>
      </w:r>
      <w:r w:rsidRPr="00AB1781">
        <w:t>.</w:t>
      </w:r>
    </w:p>
    <w:p w14:paraId="33F80720" w14:textId="77777777" w:rsidR="00435BD3" w:rsidRPr="00AB1781" w:rsidRDefault="00435BD3" w:rsidP="00435BD3">
      <w:pPr>
        <w:pStyle w:val="EnglishHangNoCoptic"/>
      </w:pPr>
      <w:r w:rsidRPr="00AB1781">
        <w:t>2 I said to the Lord: ‘</w:t>
      </w:r>
      <w:r w:rsidR="001040C8">
        <w:t>You</w:t>
      </w:r>
      <w:r w:rsidRPr="00AB1781">
        <w:t xml:space="preserve"> </w:t>
      </w:r>
      <w:r w:rsidR="001040C8" w:rsidRPr="00AB1781">
        <w:t>are</w:t>
      </w:r>
      <w:r w:rsidRPr="00AB1781">
        <w:t xml:space="preserve"> my God;</w:t>
      </w:r>
    </w:p>
    <w:p w14:paraId="4D362693"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no need of my goods.’</w:t>
      </w:r>
    </w:p>
    <w:p w14:paraId="3172A7F9" w14:textId="77777777" w:rsidR="00435BD3" w:rsidRPr="00AB1781" w:rsidRDefault="00435BD3" w:rsidP="00435BD3">
      <w:pPr>
        <w:pStyle w:val="EnglishHangNoCoptic"/>
      </w:pPr>
      <w:r w:rsidRPr="00AB1781">
        <w:t>3 To the saints who are in His land</w:t>
      </w:r>
    </w:p>
    <w:p w14:paraId="16A2DBBE" w14:textId="77777777" w:rsidR="00435BD3" w:rsidRPr="00AB1781" w:rsidRDefault="00435BD3" w:rsidP="00435BD3">
      <w:pPr>
        <w:pStyle w:val="EnglishHangEndNoCoptic"/>
      </w:pPr>
      <w:r w:rsidRPr="00AB1781">
        <w:tab/>
        <w:t>the Lord has shown the wonder of all His will in them.</w:t>
      </w:r>
    </w:p>
    <w:p w14:paraId="00D4CB2A" w14:textId="77777777" w:rsidR="00435BD3" w:rsidRPr="00AB1781" w:rsidRDefault="00435BD3" w:rsidP="00435BD3">
      <w:pPr>
        <w:pStyle w:val="EnglishHangNoCoptic"/>
      </w:pPr>
      <w:r w:rsidRPr="00AB1781">
        <w:t>4 Their weaknesses were multiplied;</w:t>
      </w:r>
    </w:p>
    <w:p w14:paraId="7E82B424" w14:textId="77777777" w:rsidR="00435BD3" w:rsidRPr="00AB1781" w:rsidRDefault="00435BD3" w:rsidP="00435BD3">
      <w:pPr>
        <w:pStyle w:val="EnglishHangNoCoptic"/>
      </w:pPr>
      <w:r w:rsidRPr="00AB1781">
        <w:tab/>
        <w:t>after that they made haste.</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7"/>
      </w:r>
    </w:p>
    <w:p w14:paraId="6890E125" w14:textId="77777777" w:rsidR="00435BD3" w:rsidRPr="00AB1781" w:rsidRDefault="00435BD3" w:rsidP="00435BD3">
      <w:pPr>
        <w:pStyle w:val="EnglishHangNoCoptic"/>
      </w:pPr>
      <w:r w:rsidRPr="00AB1781">
        <w:t>6 The lines have fallen for me in the best places;</w:t>
      </w:r>
    </w:p>
    <w:p w14:paraId="191A2654" w14:textId="77777777" w:rsidR="00435BD3" w:rsidRPr="00AB1781" w:rsidRDefault="00435BD3" w:rsidP="00435BD3">
      <w:pPr>
        <w:pStyle w:val="EnglishHangEndNoCoptic"/>
      </w:pPr>
      <w:r w:rsidRPr="00AB1781">
        <w:tab/>
        <w:t>for I have a most excellent heritage.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68"/>
      </w:r>
    </w:p>
    <w:p w14:paraId="11E911F5" w14:textId="77777777" w:rsidR="00435BD3" w:rsidRPr="00AB1781" w:rsidRDefault="00435BD3" w:rsidP="00435BD3">
      <w:pPr>
        <w:pStyle w:val="EnglishHangNoCoptic"/>
      </w:pPr>
      <w:r w:rsidRPr="00AB1781">
        <w:t>8 I see the Lord before me continually,</w:t>
      </w:r>
    </w:p>
    <w:p w14:paraId="3562B168" w14:textId="77777777" w:rsidR="00435BD3" w:rsidRPr="00AB1781" w:rsidRDefault="00435BD3" w:rsidP="00435BD3">
      <w:pPr>
        <w:pStyle w:val="EnglishHangEndNoCoptic"/>
      </w:pPr>
      <w:r w:rsidRPr="00AB1781">
        <w:tab/>
        <w:t>for He is beside me that I may not be shaken,</w:t>
      </w:r>
    </w:p>
    <w:p w14:paraId="263CAE9C" w14:textId="77777777" w:rsidR="00435BD3" w:rsidRPr="00AB1781" w:rsidRDefault="00435BD3" w:rsidP="00435BD3">
      <w:pPr>
        <w:pStyle w:val="EnglishHangNoCoptic"/>
      </w:pPr>
      <w:r w:rsidRPr="00AB1781">
        <w:t>9 So my heart is glad and my tongue is exultant,</w:t>
      </w:r>
    </w:p>
    <w:p w14:paraId="0103699F" w14:textId="77777777" w:rsidR="00435BD3" w:rsidRPr="00435BD3" w:rsidRDefault="00435BD3" w:rsidP="00435BD3">
      <w:pPr>
        <w:pStyle w:val="EnglishHangEndNoCoptic"/>
      </w:pPr>
      <w:r w:rsidRPr="00AB1781">
        <w:tab/>
        <w:t>and even my flesh rests in hope.</w:t>
      </w:r>
    </w:p>
    <w:p w14:paraId="7AF7AF28" w14:textId="77777777"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hell,</w:t>
      </w:r>
    </w:p>
    <w:p w14:paraId="0B078CCB" w14:textId="77777777" w:rsidR="00435BD3" w:rsidRPr="00AB1781" w:rsidRDefault="00435BD3" w:rsidP="00435BD3">
      <w:pPr>
        <w:pStyle w:val="EnglishHangEndNoCoptic"/>
      </w:pPr>
      <w:r w:rsidRPr="00AB1781">
        <w:tab/>
        <w:t xml:space="preserve">not let </w:t>
      </w:r>
      <w:r w:rsidR="00E570CB">
        <w:t>Your</w:t>
      </w:r>
      <w:r w:rsidRPr="00AB1781">
        <w:t xml:space="preserve"> holy one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69"/>
      </w:r>
    </w:p>
    <w:p w14:paraId="501763F1" w14:textId="77777777" w:rsidR="00435BD3" w:rsidRPr="00435BD3" w:rsidRDefault="00435BD3" w:rsidP="00435BD3">
      <w:pPr>
        <w:pStyle w:val="EnglishHangEndNoCoptic"/>
      </w:pPr>
      <w:r w:rsidRPr="00AB1781">
        <w:tab/>
        <w:t>At</w:t>
      </w:r>
      <w:r w:rsidRPr="00AB1781">
        <w:rPr>
          <w:rStyle w:val="FootnoteReference"/>
        </w:rPr>
        <w:footnoteReference w:id="70"/>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lastRenderedPageBreak/>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1"/>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77777777" w:rsidR="00435BD3" w:rsidRPr="00AB1781" w:rsidRDefault="00435BD3" w:rsidP="00435BD3">
      <w:pPr>
        <w:pStyle w:val="EnglishHangNoCoptic"/>
      </w:pPr>
      <w:r w:rsidRPr="00AB1781">
        <w:t xml:space="preserve">2 Let my judgment come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77777777"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proved and visited my heart in the night;</w:t>
      </w:r>
    </w:p>
    <w:p w14:paraId="5E7ACD34" w14:textId="77777777"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p>
    <w:p w14:paraId="281F1FFB" w14:textId="77777777" w:rsidR="00435BD3" w:rsidRPr="00AB1781" w:rsidRDefault="00435BD3" w:rsidP="00435BD3">
      <w:pPr>
        <w:pStyle w:val="EnglishHangEndNoCoptic"/>
      </w:pPr>
      <w:r w:rsidRPr="00AB1781">
        <w:tab/>
        <w:t xml:space="preserve">and </w:t>
      </w:r>
      <w:r w:rsidR="00556387">
        <w:t>have</w:t>
      </w:r>
      <w:r w:rsidRPr="00AB1781">
        <w:t xml:space="preserve"> found nothing wrong in me.</w:t>
      </w:r>
    </w:p>
    <w:p w14:paraId="4D1A9CBA" w14:textId="77777777" w:rsidR="00435BD3" w:rsidRPr="00AB1781" w:rsidRDefault="00435BD3" w:rsidP="00435BD3">
      <w:pPr>
        <w:pStyle w:val="EnglishHangNoCoptic"/>
      </w:pPr>
      <w:r w:rsidRPr="00AB1781">
        <w:t>4 That my mouth may not speak of the doings of men,</w:t>
      </w:r>
    </w:p>
    <w:p w14:paraId="10FB5C6C" w14:textId="77777777" w:rsidR="00435BD3" w:rsidRPr="00AB1781" w:rsidRDefault="00435BD3" w:rsidP="00435BD3">
      <w:pPr>
        <w:pStyle w:val="EnglishHangNoCoptic"/>
      </w:pPr>
      <w:r w:rsidRPr="00AB1781">
        <w:tab/>
        <w:t xml:space="preserve">for the sake of the words of </w:t>
      </w:r>
      <w:r w:rsidR="00E570CB">
        <w:t>Your</w:t>
      </w:r>
      <w:r w:rsidRPr="00AB1781">
        <w:t xml:space="preserve"> lips</w:t>
      </w:r>
    </w:p>
    <w:p w14:paraId="16154E57" w14:textId="77777777" w:rsidR="00435BD3" w:rsidRPr="00AB1781" w:rsidRDefault="00435BD3" w:rsidP="00435BD3">
      <w:pPr>
        <w:pStyle w:val="EnglishHangEndNoCoptic"/>
      </w:pPr>
      <w:r w:rsidRPr="00AB1781">
        <w:tab/>
        <w:t>I have kept hard ways.</w:t>
      </w:r>
      <w:r w:rsidRPr="00AB1781">
        <w:rPr>
          <w:rStyle w:val="FootnoteReference"/>
        </w:rPr>
        <w:footnoteReference w:id="72"/>
      </w:r>
    </w:p>
    <w:p w14:paraId="4A6B0E6F" w14:textId="77777777" w:rsidR="00435BD3" w:rsidRPr="00AB1781" w:rsidRDefault="00435BD3" w:rsidP="00435BD3">
      <w:pPr>
        <w:pStyle w:val="EnglishHangNoCoptic"/>
      </w:pPr>
      <w:r w:rsidRPr="00AB1781">
        <w:t xml:space="preserve">5 Direct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3"/>
      </w:r>
      <w:r w:rsidRPr="00AB1781">
        <w:t xml:space="preserve"> of an eye.</w:t>
      </w:r>
    </w:p>
    <w:p w14:paraId="5A48D52A" w14:textId="77777777" w:rsidR="00435BD3" w:rsidRPr="00AB1781" w:rsidRDefault="00435BD3" w:rsidP="00435BD3">
      <w:pPr>
        <w:pStyle w:val="EnglishHangEndNoCoptic"/>
      </w:pPr>
      <w:r w:rsidRPr="00AB1781">
        <w:tab/>
      </w:r>
      <w:r w:rsidR="001040C8">
        <w:t>You</w:t>
      </w:r>
      <w:r w:rsidRPr="00AB1781">
        <w:t xml:space="preserve"> </w:t>
      </w:r>
      <w:r w:rsidR="00556387">
        <w:t>will</w:t>
      </w:r>
      <w:r w:rsidRPr="00AB1781">
        <w:t xml:space="preserve"> hide me in the shadow of </w:t>
      </w:r>
      <w:r w:rsidR="00E570CB">
        <w:t>Your</w:t>
      </w:r>
      <w:r w:rsidRPr="00AB1781">
        <w:t xml:space="preserve"> wings</w:t>
      </w:r>
    </w:p>
    <w:p w14:paraId="37269875" w14:textId="77777777" w:rsidR="00435BD3" w:rsidRPr="00AB1781" w:rsidRDefault="00435BD3" w:rsidP="00435BD3">
      <w:pPr>
        <w:pStyle w:val="EnglishHangNoCoptic"/>
      </w:pPr>
      <w:r w:rsidRPr="00AB1781">
        <w:t>9 from the presence of the godless who oppress me.</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lastRenderedPageBreak/>
        <w:t>11 Those who cast me out have now surrounded me;</w:t>
      </w:r>
      <w:r w:rsidRPr="00AB1781">
        <w:rPr>
          <w:rStyle w:val="FootnoteReference"/>
        </w:rPr>
        <w:footnoteReference w:id="74"/>
      </w:r>
    </w:p>
    <w:p w14:paraId="7E5C7E39" w14:textId="77777777" w:rsidR="00435BD3" w:rsidRPr="00AB1781" w:rsidRDefault="00435BD3" w:rsidP="00435BD3">
      <w:pPr>
        <w:pStyle w:val="EnglishHangEndNoCoptic"/>
      </w:pPr>
      <w:r w:rsidRPr="00AB1781">
        <w:tab/>
        <w:t>they have set their eyes cast down to the earth.</w:t>
      </w:r>
    </w:p>
    <w:p w14:paraId="3D635688" w14:textId="77777777" w:rsidR="00435BD3" w:rsidRPr="00AB1781" w:rsidRDefault="00435BD3" w:rsidP="00435BD3">
      <w:pPr>
        <w:pStyle w:val="EnglishHangNoCoptic"/>
      </w:pPr>
      <w:r w:rsidRPr="00AB1781">
        <w:t>12 They dog me like a lion eager for its prey,</w:t>
      </w:r>
    </w:p>
    <w:p w14:paraId="26FB62C5" w14:textId="77777777" w:rsidR="00435BD3" w:rsidRPr="00AB1781" w:rsidRDefault="00435BD3" w:rsidP="00435BD3">
      <w:pPr>
        <w:pStyle w:val="EnglishHangEndNoCoptic"/>
      </w:pPr>
      <w:r w:rsidRPr="00AB1781">
        <w:tab/>
        <w:t>and like a young lion lurking in ambush.</w:t>
      </w:r>
    </w:p>
    <w:p w14:paraId="1508DE5C" w14:textId="77777777" w:rsidR="00435BD3" w:rsidRPr="00AB1781" w:rsidRDefault="00435BD3" w:rsidP="00435BD3">
      <w:pPr>
        <w:pStyle w:val="EnglishHangNoCoptic"/>
      </w:pPr>
      <w:r w:rsidRPr="00AB1781">
        <w:t>13 Arise, O Lord, forestall them and overthrow them;</w:t>
      </w:r>
    </w:p>
    <w:p w14:paraId="10472B25" w14:textId="77777777" w:rsidR="00435BD3" w:rsidRPr="00AB1781" w:rsidRDefault="00435BD3" w:rsidP="00435BD3">
      <w:pPr>
        <w:pStyle w:val="EnglishHangNoCoptic"/>
      </w:pPr>
      <w:r w:rsidRPr="00AB1781">
        <w:tab/>
        <w:t>deliver my soul from the godless,</w:t>
      </w:r>
    </w:p>
    <w:p w14:paraId="154ED501" w14:textId="77777777" w:rsidR="00435BD3" w:rsidRPr="00AB1781" w:rsidRDefault="00435BD3" w:rsidP="00435BD3">
      <w:pPr>
        <w:pStyle w:val="EnglishHangEndNoCoptic"/>
      </w:pPr>
      <w:r w:rsidRPr="00AB1781">
        <w:tab/>
      </w:r>
      <w:r w:rsidR="00E570CB">
        <w:t>Your</w:t>
      </w:r>
      <w:r w:rsidRPr="00AB1781">
        <w:t xml:space="preserve"> sword from the enemies of </w:t>
      </w:r>
      <w:r w:rsidR="00E570CB">
        <w:t>Your</w:t>
      </w:r>
      <w:r w:rsidRPr="00AB1781">
        <w:t xml:space="preserve"> hand.</w:t>
      </w:r>
    </w:p>
    <w:p w14:paraId="0C4E4170" w14:textId="77777777" w:rsidR="00435BD3" w:rsidRPr="00AB1781" w:rsidRDefault="00435BD3" w:rsidP="00435BD3">
      <w:pPr>
        <w:pStyle w:val="EnglishHangNoCoptic"/>
      </w:pPr>
      <w:r w:rsidRPr="00AB1781">
        <w:t>14 O Lord, divide them in their life</w:t>
      </w:r>
    </w:p>
    <w:p w14:paraId="31311066" w14:textId="77777777" w:rsidR="00435BD3" w:rsidRPr="00AB1781" w:rsidRDefault="00435BD3" w:rsidP="00435BD3">
      <w:pPr>
        <w:pStyle w:val="EnglishHangNoCoptic"/>
      </w:pPr>
      <w:r w:rsidRPr="00AB1781">
        <w:tab/>
        <w:t>from the few of the earth</w:t>
      </w:r>
    </w:p>
    <w:p w14:paraId="424EE110" w14:textId="77777777" w:rsidR="00435BD3" w:rsidRPr="00AB1781" w:rsidRDefault="00435BD3" w:rsidP="00435BD3">
      <w:pPr>
        <w:pStyle w:val="EnglishHangEndNoCoptic"/>
      </w:pPr>
      <w:r w:rsidRPr="00AB1781">
        <w:tab/>
        <w:t xml:space="preserve">and from </w:t>
      </w:r>
      <w:r w:rsidR="00E570CB">
        <w:t>Your</w:t>
      </w:r>
      <w:r w:rsidRPr="00AB1781">
        <w:t xml:space="preserve"> hidden treasures.</w:t>
      </w:r>
    </w:p>
    <w:p w14:paraId="671CEBA4" w14:textId="77777777" w:rsidR="00435BD3" w:rsidRPr="00AB1781" w:rsidRDefault="00435BD3" w:rsidP="00435BD3">
      <w:pPr>
        <w:pStyle w:val="EnglishHangNoCoptic"/>
      </w:pPr>
      <w:r w:rsidRPr="00AB1781">
        <w:t xml:space="preserve">15 </w:t>
      </w:r>
      <w:r w:rsidR="001040C8">
        <w:t>You</w:t>
      </w:r>
      <w:r w:rsidRPr="00AB1781">
        <w:t xml:space="preserve"> </w:t>
      </w:r>
      <w:r w:rsidR="00556387">
        <w:t>have</w:t>
      </w:r>
      <w:r w:rsidRPr="00AB1781">
        <w:t xml:space="preserve"> filled their stomach,</w:t>
      </w:r>
    </w:p>
    <w:p w14:paraId="5B88E1B2" w14:textId="77777777" w:rsidR="00435BD3" w:rsidRPr="00AB1781" w:rsidRDefault="00435BD3" w:rsidP="00435BD3">
      <w:pPr>
        <w:pStyle w:val="EnglishHangNoCoptic"/>
      </w:pPr>
      <w:r w:rsidRPr="00AB1781">
        <w:tab/>
        <w:t>they are satisfied with children,</w:t>
      </w:r>
    </w:p>
    <w:p w14:paraId="2D4751D1" w14:textId="77777777" w:rsidR="00435BD3" w:rsidRPr="00AB1781" w:rsidRDefault="00435BD3" w:rsidP="00435BD3">
      <w:pPr>
        <w:pStyle w:val="EnglishHangEndNoCoptic"/>
      </w:pPr>
      <w:r w:rsidRPr="00AB1781">
        <w:tab/>
        <w:t>and they leave the surplus to their babes.</w:t>
      </w:r>
    </w:p>
    <w:p w14:paraId="241A84D6" w14:textId="77777777" w:rsidR="00435BD3" w:rsidRPr="00AB1781" w:rsidRDefault="00435BD3" w:rsidP="00435BD3">
      <w:pPr>
        <w:pStyle w:val="EnglishHangNoCoptic"/>
      </w:pPr>
      <w:r w:rsidRPr="00AB1781">
        <w:t xml:space="preserve">16 As for me, may I in righteousness behold </w:t>
      </w:r>
      <w:r w:rsidR="00E570CB">
        <w:t>Your</w:t>
      </w:r>
      <w:r w:rsidRPr="00AB1781">
        <w:t xml:space="preserve"> face,</w:t>
      </w:r>
    </w:p>
    <w:p w14:paraId="2866CB47" w14:textId="77777777" w:rsidR="00435BD3" w:rsidRDefault="00435BD3" w:rsidP="009C1C97">
      <w:pPr>
        <w:pStyle w:val="EnglishHangEndNoCoptic"/>
      </w:pPr>
      <w:r w:rsidRPr="00AB1781">
        <w:tab/>
        <w:t xml:space="preserve">and be satisfied with beholding </w:t>
      </w:r>
      <w:r w:rsidR="00E570CB">
        <w:t>Your</w:t>
      </w:r>
      <w:r w:rsidRPr="00AB1781">
        <w:t xml:space="preserve"> glory.</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77777777" w:rsidR="00CF35A1" w:rsidRPr="00AB1781" w:rsidRDefault="00CF35A1" w:rsidP="00CF35A1">
      <w:pPr>
        <w:pStyle w:val="Rubric"/>
      </w:pPr>
      <w:r w:rsidRPr="00AB1781">
        <w:t>1 (By David the servant of the Lord, who spoke to the Lord the words of this song on the day the Lord delivered him from the hand of Saul and from the hand of all his enemies; and he said:)</w:t>
      </w:r>
      <w:r w:rsidRPr="00AB1781">
        <w:rPr>
          <w:rStyle w:val="FootnoteReference"/>
        </w:rPr>
        <w:footnoteReference w:id="75"/>
      </w:r>
    </w:p>
    <w:p w14:paraId="78D26A2B" w14:textId="77777777" w:rsidR="00CF35A1" w:rsidRPr="00AB1781" w:rsidRDefault="00CF35A1" w:rsidP="00CF35A1">
      <w:pPr>
        <w:pStyle w:val="Psalms"/>
      </w:pPr>
    </w:p>
    <w:p w14:paraId="3B3FEDD4" w14:textId="77777777" w:rsidR="00CF35A1" w:rsidRPr="00AB1781" w:rsidRDefault="00CF35A1" w:rsidP="00CF35A1">
      <w:pPr>
        <w:pStyle w:val="EnglishHangEndNoCoptic"/>
      </w:pPr>
      <w:r w:rsidRPr="00AB1781">
        <w:t xml:space="preserve">2 I 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 xml:space="preserve">My God is my </w:t>
      </w:r>
      <w:proofErr w:type="gramStart"/>
      <w:r w:rsidRPr="00AB1781">
        <w:t>Helper,</w:t>
      </w:r>
      <w:proofErr w:type="gramEnd"/>
      <w:r w:rsidRPr="00AB1781">
        <w:t xml:space="preserve">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7777777" w:rsidR="00CF35A1" w:rsidRPr="00AB1781" w:rsidRDefault="00CF35A1" w:rsidP="00CF35A1">
      <w:pPr>
        <w:pStyle w:val="EnglishHangNoCoptic"/>
      </w:pPr>
      <w:r w:rsidRPr="00AB1781">
        <w:t>4 With songs of praise I will call upon the Lord,</w:t>
      </w:r>
    </w:p>
    <w:p w14:paraId="61B59232" w14:textId="77777777" w:rsidR="00CF35A1" w:rsidRPr="00AB1781" w:rsidRDefault="00CF35A1" w:rsidP="00CF35A1">
      <w:pPr>
        <w:pStyle w:val="EnglishHangEndNoCoptic"/>
      </w:pPr>
      <w:r w:rsidRPr="00AB1781">
        <w:tab/>
        <w:t>and I shall be saved from my enemies.</w:t>
      </w:r>
    </w:p>
    <w:p w14:paraId="0DB67E68" w14:textId="77777777" w:rsidR="00CF35A1" w:rsidRPr="00AB1781" w:rsidRDefault="00CF35A1" w:rsidP="00CF35A1">
      <w:pPr>
        <w:pStyle w:val="EnglishHangNoCoptic"/>
      </w:pPr>
      <w:r w:rsidRPr="00AB1781">
        <w:lastRenderedPageBreak/>
        <w:t>5 The pangs of death beleaguered me,</w:t>
      </w:r>
      <w:r w:rsidRPr="00AB1781">
        <w:rPr>
          <w:rStyle w:val="FootnoteReference"/>
        </w:rPr>
        <w:footnoteReference w:id="76"/>
      </w:r>
    </w:p>
    <w:p w14:paraId="2D1C0106" w14:textId="77777777" w:rsidR="00CF35A1" w:rsidRPr="00CF35A1" w:rsidRDefault="00CF35A1" w:rsidP="00CF35A1">
      <w:pPr>
        <w:pStyle w:val="EnglishHangEndNoCoptic"/>
      </w:pPr>
      <w:r w:rsidRPr="00AB1781">
        <w:tab/>
        <w:t>and torrents of wickedness alarmed me.</w:t>
      </w:r>
    </w:p>
    <w:p w14:paraId="26600139" w14:textId="77777777" w:rsidR="00CF35A1" w:rsidRPr="00AB1781" w:rsidRDefault="00CF35A1" w:rsidP="00CF35A1">
      <w:pPr>
        <w:pStyle w:val="EnglishHangNoCoptic"/>
      </w:pPr>
      <w:r w:rsidRPr="00AB1781">
        <w:t>6 The pangs of hell surrounded me,</w:t>
      </w:r>
    </w:p>
    <w:p w14:paraId="4C1BAA78" w14:textId="77777777" w:rsidR="00CF35A1" w:rsidRPr="00AB1781" w:rsidRDefault="00CF35A1" w:rsidP="00CF35A1">
      <w:pPr>
        <w:pStyle w:val="EnglishHangEndNoCoptic"/>
      </w:pPr>
      <w:r w:rsidRPr="00AB1781">
        <w:tab/>
        <w:t>and death-traps confronted me.</w:t>
      </w:r>
    </w:p>
    <w:p w14:paraId="5C67915D" w14:textId="77777777" w:rsidR="00CF35A1" w:rsidRPr="00AB1781" w:rsidRDefault="00CF35A1" w:rsidP="00CF35A1">
      <w:pPr>
        <w:pStyle w:val="EnglishHangNoCoptic"/>
      </w:pPr>
      <w:r w:rsidRPr="00AB1781">
        <w:t>7 In my distress I called upon the Lord</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77777777" w:rsidR="00CF35A1" w:rsidRPr="00AB1781" w:rsidRDefault="00CF35A1" w:rsidP="00CF35A1">
      <w:pPr>
        <w:pStyle w:val="EnglishHangEndNoCoptic"/>
      </w:pPr>
      <w:r w:rsidRPr="00AB1781">
        <w:tab/>
        <w:t>and my cry before Him reached His ears.</w:t>
      </w:r>
    </w:p>
    <w:p w14:paraId="3350746E" w14:textId="77777777" w:rsidR="00CF35A1" w:rsidRPr="00AB1781" w:rsidRDefault="00CF35A1" w:rsidP="00CF35A1">
      <w:pPr>
        <w:pStyle w:val="EnglishHangNoCoptic"/>
      </w:pPr>
      <w:r w:rsidRPr="00AB1781">
        <w:t>8 Then the earth rocked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77777777" w:rsidR="00CF35A1" w:rsidRPr="00AB1781" w:rsidRDefault="00CF35A1" w:rsidP="00CF35A1">
      <w:pPr>
        <w:pStyle w:val="EnglishHangNoCoptic"/>
      </w:pPr>
      <w:r w:rsidRPr="00AB1781">
        <w:t>9 There went up a smoke 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73879ADD" w14:textId="77777777" w:rsidR="00CF35A1" w:rsidRPr="00AB1781" w:rsidRDefault="00CF35A1" w:rsidP="00CF35A1">
      <w:pPr>
        <w:pStyle w:val="EnglishHangNoCoptic"/>
      </w:pPr>
      <w:r w:rsidRPr="00AB1781">
        <w:t>10 And He bowed the heavens and came down,</w:t>
      </w:r>
    </w:p>
    <w:p w14:paraId="344D08B2" w14:textId="77777777" w:rsidR="00CF35A1" w:rsidRPr="00AB1781" w:rsidRDefault="00CF35A1" w:rsidP="00CF35A1">
      <w:pPr>
        <w:pStyle w:val="EnglishHangEndNoCoptic"/>
      </w:pPr>
      <w:r w:rsidRPr="00AB1781">
        <w:tab/>
        <w:t>and darkness is under His feet.</w:t>
      </w:r>
    </w:p>
    <w:p w14:paraId="0A536A9C" w14:textId="77777777" w:rsidR="00CF35A1" w:rsidRPr="00AB1781" w:rsidRDefault="00CF35A1" w:rsidP="00CF35A1">
      <w:pPr>
        <w:pStyle w:val="EnglishHangNoCoptic"/>
      </w:pPr>
      <w:r w:rsidRPr="00AB1781">
        <w:t>11 And He rode upon Cherubim and flew;</w:t>
      </w:r>
    </w:p>
    <w:p w14:paraId="3D2DA343" w14:textId="77777777" w:rsidR="00CF35A1" w:rsidRPr="00AB1781" w:rsidRDefault="00CF35A1" w:rsidP="00CF35A1">
      <w:pPr>
        <w:pStyle w:val="EnglishHangEndNoCoptic"/>
      </w:pPr>
      <w:r w:rsidRPr="00AB1781">
        <w:tab/>
        <w:t>He swooped on the wings of the wind.</w:t>
      </w:r>
    </w:p>
    <w:p w14:paraId="1ADD0AD9" w14:textId="77777777" w:rsidR="00CF35A1" w:rsidRPr="00AB1781" w:rsidRDefault="00CF35A1" w:rsidP="00CF35A1">
      <w:pPr>
        <w:pStyle w:val="EnglishHangNoCoptic"/>
      </w:pPr>
      <w:r w:rsidRPr="00AB1781">
        <w:t>12 He made darkness His hiding-place.</w:t>
      </w:r>
    </w:p>
    <w:p w14:paraId="2CF5E194" w14:textId="77777777" w:rsidR="00CF35A1" w:rsidRPr="00AB1781" w:rsidRDefault="00CF35A1" w:rsidP="00CF35A1">
      <w:pPr>
        <w:pStyle w:val="EnglishHangNoCoptic"/>
      </w:pPr>
      <w:r w:rsidRPr="00AB1781">
        <w:tab/>
        <w:t>As His canopy round Him</w:t>
      </w:r>
    </w:p>
    <w:p w14:paraId="6FDBADD3" w14:textId="77777777" w:rsidR="00CF35A1" w:rsidRPr="00AB1781" w:rsidRDefault="00CF35A1" w:rsidP="00CF35A1">
      <w:pPr>
        <w:pStyle w:val="EnglishHangEndNoCoptic"/>
      </w:pPr>
      <w:r w:rsidRPr="00AB1781">
        <w:tab/>
        <w:t>dark thunder-clouds hung in the sky.</w:t>
      </w:r>
    </w:p>
    <w:p w14:paraId="59A8674B" w14:textId="77777777" w:rsidR="00CF35A1" w:rsidRPr="00AB1781" w:rsidRDefault="00CF35A1" w:rsidP="00CF35A1">
      <w:pPr>
        <w:pStyle w:val="EnglishHangNoCoptic"/>
      </w:pPr>
      <w:r w:rsidRPr="00AB1781">
        <w:t>13 From the brightness before Him</w:t>
      </w:r>
    </w:p>
    <w:p w14:paraId="2C8F9AF6" w14:textId="77777777" w:rsidR="00CF35A1" w:rsidRPr="00AB1781" w:rsidRDefault="00CF35A1" w:rsidP="00CF35A1">
      <w:pPr>
        <w:pStyle w:val="EnglishHangNoCoptic"/>
      </w:pPr>
      <w:r w:rsidRPr="00AB1781">
        <w:tab/>
        <w:t>there broke through the clouds</w:t>
      </w:r>
    </w:p>
    <w:p w14:paraId="1C38ACBB" w14:textId="77777777" w:rsidR="00CF35A1" w:rsidRPr="00AB1781" w:rsidRDefault="00CF35A1" w:rsidP="00CF35A1">
      <w:pPr>
        <w:pStyle w:val="EnglishHangEndNoCoptic"/>
      </w:pPr>
      <w:r w:rsidRPr="00AB1781">
        <w:tab/>
        <w:t>hailstones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7"/>
      </w:r>
    </w:p>
    <w:p w14:paraId="352BAB2B" w14:textId="77777777" w:rsidR="00CF35A1" w:rsidRPr="00AB1781" w:rsidRDefault="00CF35A1" w:rsidP="00CF35A1">
      <w:pPr>
        <w:pStyle w:val="EnglishHangNoCoptic"/>
      </w:pPr>
      <w:r w:rsidRPr="00AB1781">
        <w:t>15 He shot His arrows and scattered the foes;</w:t>
      </w:r>
    </w:p>
    <w:p w14:paraId="6752504F" w14:textId="77777777" w:rsidR="00CF35A1" w:rsidRPr="00AB1781" w:rsidRDefault="00CF35A1" w:rsidP="00CF35A1">
      <w:pPr>
        <w:pStyle w:val="EnglishHangEndNoCoptic"/>
      </w:pPr>
      <w:r w:rsidRPr="00AB1781">
        <w:tab/>
        <w:t>He volleyed His lightnings and routed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78"/>
      </w:r>
      <w:r w:rsidRPr="00AB1781">
        <w:t xml:space="preserve"> of </w:t>
      </w:r>
      <w:r w:rsidR="00E570CB">
        <w:t>Your</w:t>
      </w:r>
      <w:r w:rsidRPr="00AB1781">
        <w:t xml:space="preserve"> wrath.</w:t>
      </w:r>
    </w:p>
    <w:p w14:paraId="29A1F5E7" w14:textId="77777777" w:rsidR="00CF35A1" w:rsidRPr="00AB1781" w:rsidRDefault="00CF35A1" w:rsidP="00CF35A1">
      <w:pPr>
        <w:pStyle w:val="EnglishHangNoCoptic"/>
      </w:pPr>
      <w:r w:rsidRPr="00AB1781">
        <w:lastRenderedPageBreak/>
        <w:t>17 He reached from on high and took me;</w:t>
      </w:r>
    </w:p>
    <w:p w14:paraId="456357DD" w14:textId="77777777" w:rsidR="00CF35A1" w:rsidRPr="00AB1781" w:rsidRDefault="00CF35A1" w:rsidP="00CF35A1">
      <w:pPr>
        <w:pStyle w:val="EnglishHangEndNoCoptic"/>
      </w:pPr>
      <w:r w:rsidRPr="00AB1781">
        <w:tab/>
        <w:t>He drew me out of many waters.</w:t>
      </w:r>
    </w:p>
    <w:p w14:paraId="0F2E94ED" w14:textId="77777777" w:rsidR="00CF35A1" w:rsidRPr="00AB1781" w:rsidRDefault="00CF35A1" w:rsidP="00CF35A1">
      <w:pPr>
        <w:pStyle w:val="EnglishHangNoCoptic"/>
      </w:pPr>
      <w:r w:rsidRPr="00AB1781">
        <w:t>18 He will deliver me from my powerful enemies</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77777777" w:rsidR="00CF35A1" w:rsidRPr="00AB1781" w:rsidRDefault="00CF35A1" w:rsidP="00CF35A1">
      <w:pPr>
        <w:pStyle w:val="EnglishHangNoCoptic"/>
      </w:pPr>
      <w:r w:rsidRPr="00AB1781">
        <w:t>19 They confronted me in the day of my adversity,</w:t>
      </w:r>
    </w:p>
    <w:p w14:paraId="55A07CAD" w14:textId="77777777" w:rsidR="00CF35A1" w:rsidRPr="00AB1781" w:rsidRDefault="00CF35A1" w:rsidP="00CF35A1">
      <w:pPr>
        <w:pStyle w:val="EnglishHangEndNoCoptic"/>
      </w:pPr>
      <w:r w:rsidRPr="00AB1781">
        <w:tab/>
        <w:t>but the Lord was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77777777" w:rsidR="00CF35A1" w:rsidRPr="00AB1781" w:rsidRDefault="00CF35A1" w:rsidP="00CF35A1">
      <w:pPr>
        <w:pStyle w:val="EnglishHangNoCoptic"/>
      </w:pPr>
      <w:r w:rsidRPr="00AB1781">
        <w:tab/>
        <w:t>and according to the cleanness of ray hands</w:t>
      </w:r>
    </w:p>
    <w:p w14:paraId="663256B5" w14:textId="77777777" w:rsidR="00CF35A1" w:rsidRPr="00AB1781" w:rsidRDefault="00CF35A1" w:rsidP="00CF35A1">
      <w:pPr>
        <w:pStyle w:val="EnglishHangEndNoCoptic"/>
      </w:pPr>
      <w:r w:rsidRPr="00AB1781">
        <w:tab/>
        <w:t>He will recompense me.</w:t>
      </w:r>
    </w:p>
    <w:p w14:paraId="34355B1C" w14:textId="77777777" w:rsidR="00CF35A1" w:rsidRPr="00AB1781" w:rsidRDefault="00CF35A1" w:rsidP="00CF35A1">
      <w:pPr>
        <w:pStyle w:val="EnglishHangNoCoptic"/>
      </w:pPr>
      <w:r w:rsidRPr="00AB1781">
        <w:t>22 For I have kept the ways of the Lord</w:t>
      </w:r>
    </w:p>
    <w:p w14:paraId="7DF51696" w14:textId="77777777" w:rsidR="00CF35A1" w:rsidRPr="00AB1781" w:rsidRDefault="00CF35A1" w:rsidP="00CF35A1">
      <w:pPr>
        <w:pStyle w:val="EnglishHangEndNoCoptic"/>
      </w:pPr>
      <w:r w:rsidRPr="00AB1781">
        <w:tab/>
        <w:t>and have not turned profanely from my God.</w:t>
      </w:r>
    </w:p>
    <w:p w14:paraId="3E707B64" w14:textId="77777777" w:rsidR="00CF35A1" w:rsidRPr="00AB1781" w:rsidRDefault="00CF35A1" w:rsidP="00CF35A1">
      <w:pPr>
        <w:pStyle w:val="EnglishHangNoCoptic"/>
      </w:pPr>
      <w:r w:rsidRPr="00AB1781">
        <w:t>23 For all His judgments are before me,</w:t>
      </w:r>
    </w:p>
    <w:p w14:paraId="7C3A91C0" w14:textId="77777777" w:rsidR="00CF35A1" w:rsidRPr="00AB1781" w:rsidRDefault="00CF35A1" w:rsidP="00CF35A1">
      <w:pPr>
        <w:pStyle w:val="EnglishHangEndNoCoptic"/>
      </w:pPr>
      <w:r w:rsidRPr="00AB1781">
        <w:tab/>
        <w:t>and His rights I have not forgotten.</w:t>
      </w:r>
    </w:p>
    <w:p w14:paraId="6DF67E90" w14:textId="77777777" w:rsidR="00CF35A1" w:rsidRPr="00AB1781" w:rsidRDefault="00CF35A1" w:rsidP="00CF35A1">
      <w:pPr>
        <w:pStyle w:val="EnglishHangNoCoptic"/>
      </w:pPr>
      <w:r w:rsidRPr="00AB1781">
        <w:t>24 I will be faultless with Him,</w:t>
      </w:r>
    </w:p>
    <w:p w14:paraId="2462586B" w14:textId="77777777" w:rsidR="00CF35A1" w:rsidRPr="00AB1781" w:rsidRDefault="00CF35A1" w:rsidP="00CF35A1">
      <w:pPr>
        <w:pStyle w:val="EnglishHangEndNoCoptic"/>
      </w:pPr>
      <w:r w:rsidRPr="00AB1781">
        <w:tab/>
        <w:t>and will keep myself from my sin.</w:t>
      </w:r>
    </w:p>
    <w:p w14:paraId="6BE6CF52" w14:textId="77777777" w:rsidR="00CF35A1" w:rsidRPr="00AB1781" w:rsidRDefault="00CF35A1" w:rsidP="00CF35A1">
      <w:pPr>
        <w:pStyle w:val="EnglishHangNoCoptic"/>
      </w:pPr>
      <w:r w:rsidRPr="00AB1781">
        <w:t>25 And the Lord will reward me according to my righteousness</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proofErr w:type="gramStart"/>
      <w:r w:rsidR="001040C8">
        <w:t>You</w:t>
      </w:r>
      <w:proofErr w:type="gramEnd"/>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77777777" w:rsidR="00CF35A1" w:rsidRPr="00AB1781" w:rsidRDefault="00CF35A1" w:rsidP="00CF35A1">
      <w:pPr>
        <w:pStyle w:val="EnglishHangEndNoCoptic"/>
      </w:pPr>
      <w:r w:rsidRPr="00AB1781">
        <w:tab/>
        <w:t xml:space="preserve">and with the twisted </w:t>
      </w:r>
      <w:r w:rsidR="001040C8">
        <w:t>You</w:t>
      </w:r>
      <w:r w:rsidRPr="00AB1781">
        <w:t xml:space="preserve"> </w:t>
      </w:r>
      <w:r w:rsidR="00556387">
        <w:t>will</w:t>
      </w:r>
      <w:r w:rsidRPr="00AB1781">
        <w:t xml:space="preserve"> twist.</w:t>
      </w:r>
      <w:r w:rsidRPr="00AB1781">
        <w:rPr>
          <w:rStyle w:val="FootnoteReference"/>
        </w:rPr>
        <w:footnoteReference w:id="79"/>
      </w:r>
    </w:p>
    <w:p w14:paraId="688FDB47" w14:textId="77777777" w:rsidR="00CF35A1" w:rsidRPr="00AB1781" w:rsidRDefault="00CF35A1" w:rsidP="00CF35A1">
      <w:pPr>
        <w:pStyle w:val="EnglishHangNoCoptic"/>
      </w:pPr>
      <w:r w:rsidRPr="00AB1781">
        <w:t xml:space="preserve">28 For </w:t>
      </w:r>
      <w:r w:rsidR="001040C8">
        <w:t>You</w:t>
      </w:r>
      <w:r w:rsidRPr="00AB1781">
        <w:t xml:space="preserve"> dost save a humble people,</w:t>
      </w:r>
    </w:p>
    <w:p w14:paraId="71DC21D5" w14:textId="77777777" w:rsidR="00CF35A1" w:rsidRPr="00AB1781" w:rsidRDefault="00CF35A1" w:rsidP="00CF35A1">
      <w:pPr>
        <w:pStyle w:val="EnglishHangEndNoCoptic"/>
      </w:pPr>
      <w:r w:rsidRPr="00AB1781">
        <w:tab/>
        <w:t>and dost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0"/>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77777777" w:rsidR="00CF35A1" w:rsidRPr="00AB1781" w:rsidRDefault="00CF35A1" w:rsidP="00CF35A1">
      <w:pPr>
        <w:pStyle w:val="EnglishHangEndNoCoptic"/>
      </w:pPr>
      <w:r w:rsidRPr="00AB1781">
        <w:tab/>
        <w:t>and through my God I can scale the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lastRenderedPageBreak/>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77777777" w:rsidR="00CF35A1" w:rsidRPr="00AB1781" w:rsidRDefault="00CF35A1" w:rsidP="00CF35A1">
      <w:pPr>
        <w:pStyle w:val="EnglishHangEndNoCoptic"/>
      </w:pPr>
      <w:r w:rsidRPr="00AB1781">
        <w:tab/>
        <w:t>and sets me on the heights.</w:t>
      </w:r>
    </w:p>
    <w:p w14:paraId="28F19F1E" w14:textId="77777777" w:rsidR="00CF35A1" w:rsidRPr="00AB1781" w:rsidRDefault="00CF35A1" w:rsidP="00CF35A1">
      <w:pPr>
        <w:pStyle w:val="EnglishHangNoCoptic"/>
      </w:pPr>
      <w:r w:rsidRPr="00AB1781">
        <w:t>35 He trains my hands for war.</w:t>
      </w:r>
    </w:p>
    <w:p w14:paraId="58721358" w14:textId="77777777"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bow of bronze.</w:t>
      </w:r>
    </w:p>
    <w:p w14:paraId="2B5D01D1" w14:textId="77777777"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defence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1"/>
      </w:r>
    </w:p>
    <w:p w14:paraId="36172988" w14:textId="77777777" w:rsidR="00CF35A1" w:rsidRPr="00CF35A1" w:rsidRDefault="00CF35A1" w:rsidP="00CF35A1">
      <w:pPr>
        <w:pStyle w:val="EnglishHangEndNoCoptic"/>
      </w:pPr>
      <w:r w:rsidRPr="00AB1781">
        <w:tab/>
        <w:t>and my feet never falter.</w:t>
      </w:r>
    </w:p>
    <w:p w14:paraId="31A11C46" w14:textId="77777777" w:rsidR="00CF35A1" w:rsidRPr="00AB1781" w:rsidRDefault="00CF35A1" w:rsidP="00CF35A1">
      <w:pPr>
        <w:pStyle w:val="EnglishHangNoCoptic"/>
      </w:pPr>
      <w:r w:rsidRPr="00AB1781">
        <w:t>38 I will pursue my enemies and overtake them;</w:t>
      </w:r>
    </w:p>
    <w:p w14:paraId="0CC6896B" w14:textId="77777777" w:rsidR="00CF35A1" w:rsidRPr="00AB1781" w:rsidRDefault="00CF35A1" w:rsidP="00CF35A1">
      <w:pPr>
        <w:pStyle w:val="EnglishHangEndNoCoptic"/>
      </w:pPr>
      <w:r w:rsidRPr="00AB1781">
        <w:tab/>
        <w:t>and I will not turn back till they are destroyed.</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7777777" w:rsidR="00CF35A1" w:rsidRPr="00AB1781" w:rsidRDefault="00CF35A1" w:rsidP="00CF35A1">
      <w:pPr>
        <w:pStyle w:val="EnglishHangEndNoCoptic"/>
      </w:pPr>
      <w:r w:rsidRPr="00AB1781">
        <w:tab/>
        <w:t xml:space="preserve">and </w:t>
      </w:r>
      <w:r w:rsidR="00556387">
        <w:t>have</w:t>
      </w:r>
      <w:r w:rsidRPr="00AB1781">
        <w:t xml:space="preserve"> subdued under me all my aggressors.</w:t>
      </w:r>
    </w:p>
    <w:p w14:paraId="68319636" w14:textId="77777777"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forced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77777777" w:rsidR="00CF35A1" w:rsidRPr="00AB1781" w:rsidRDefault="00CF35A1" w:rsidP="00CF35A1">
      <w:pPr>
        <w:pStyle w:val="EnglishHangNoCoptic"/>
      </w:pPr>
      <w:r w:rsidRPr="00AB1781">
        <w:t>43 I will thrash them like dust in the face of the wind,</w:t>
      </w:r>
    </w:p>
    <w:p w14:paraId="5B1423A4" w14:textId="77777777" w:rsidR="00CF35A1" w:rsidRPr="00AB1781" w:rsidRDefault="00CF35A1" w:rsidP="00CF35A1">
      <w:pPr>
        <w:pStyle w:val="EnglishHangEndNoCoptic"/>
      </w:pPr>
      <w:r w:rsidRPr="00AB1781">
        <w:tab/>
        <w:t>I will pound them like mud in the streets.</w:t>
      </w:r>
    </w:p>
    <w:p w14:paraId="2EA82757" w14:textId="77777777" w:rsidR="00CF35A1" w:rsidRPr="00AB1781" w:rsidRDefault="00CF35A1" w:rsidP="00CF35A1">
      <w:pPr>
        <w:pStyle w:val="EnglishHangNoCoptic"/>
      </w:pPr>
      <w:r w:rsidRPr="00AB1781">
        <w:t>44 Deliver me from this people’s arguments.</w:t>
      </w:r>
    </w:p>
    <w:p w14:paraId="03FA0981"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set me at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lastRenderedPageBreak/>
        <w:tab/>
        <w:t>But the strange children have proved false to Me.</w:t>
      </w:r>
      <w:r w:rsidRPr="00AB1781">
        <w:rPr>
          <w:rStyle w:val="FootnoteReference"/>
        </w:rPr>
        <w:footnoteReference w:id="82"/>
      </w:r>
    </w:p>
    <w:p w14:paraId="7D127169" w14:textId="77777777" w:rsidR="00CF35A1" w:rsidRPr="00AB1781" w:rsidRDefault="00CF35A1" w:rsidP="00CF35A1">
      <w:pPr>
        <w:pStyle w:val="EnglishHangNoCoptic"/>
      </w:pPr>
      <w:r w:rsidRPr="00AB1781">
        <w:t>46 The strange children have grown old</w:t>
      </w:r>
    </w:p>
    <w:p w14:paraId="4795CCB8" w14:textId="77777777" w:rsidR="00CF35A1" w:rsidRPr="00AB1781" w:rsidRDefault="00CF35A1" w:rsidP="00CF35A1">
      <w:pPr>
        <w:pStyle w:val="EnglishHangEndNoCoptic"/>
      </w:pPr>
      <w:r w:rsidRPr="00AB1781">
        <w:tab/>
        <w:t>and have limped from their paths.</w:t>
      </w:r>
    </w:p>
    <w:p w14:paraId="58DB872F" w14:textId="77777777" w:rsidR="00CF35A1" w:rsidRPr="00AB1781" w:rsidRDefault="00CF35A1" w:rsidP="00CF35A1">
      <w:pPr>
        <w:pStyle w:val="EnglishHangNoCoptic"/>
      </w:pPr>
      <w:r w:rsidRPr="00AB1781">
        <w:t>47 May the Lord live and reign, and blessed be my God,</w:t>
      </w:r>
    </w:p>
    <w:p w14:paraId="78DDF5D4" w14:textId="77777777" w:rsidR="00CF35A1" w:rsidRPr="00AB1781" w:rsidRDefault="00CF35A1" w:rsidP="00CF35A1">
      <w:pPr>
        <w:pStyle w:val="EnglishHangEndNoCoptic"/>
      </w:pPr>
      <w:r w:rsidRPr="00AB1781">
        <w:tab/>
        <w:t>and may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77777777" w:rsidR="00CF35A1" w:rsidRPr="00AB1781" w:rsidRDefault="00CF35A1" w:rsidP="00CF35A1">
      <w:pPr>
        <w:pStyle w:val="EnglishHangNoCoptic"/>
      </w:pPr>
      <w:r w:rsidRPr="00AB1781">
        <w:t>49 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vicious men.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77777777" w:rsidR="00CF35A1" w:rsidRPr="00AB1781" w:rsidRDefault="00CF35A1" w:rsidP="00CF35A1">
      <w:pPr>
        <w:pStyle w:val="EnglishHangEndNoCoptic"/>
      </w:pPr>
      <w:r w:rsidRPr="00AB1781">
        <w:tab/>
        <w:t xml:space="preserve">and will sing praise to </w:t>
      </w:r>
      <w:r w:rsidR="00E570CB">
        <w:t>Your</w:t>
      </w:r>
      <w:r w:rsidRPr="00AB1781">
        <w:t xml:space="preserve"> name.</w:t>
      </w:r>
      <w:r w:rsidRPr="00AB1781">
        <w:rPr>
          <w:rStyle w:val="FootnoteReference"/>
        </w:rPr>
        <w:footnoteReference w:id="83"/>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tab/>
        <w:t>to David and his Son for ever.</w:t>
      </w:r>
      <w:r w:rsidRPr="00AB1781">
        <w:rPr>
          <w:rStyle w:val="FootnoteReference"/>
        </w:rPr>
        <w:footnoteReference w:id="84"/>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1" w:name="_Ref412098373"/>
      <w:r>
        <w:t>Psalm</w:t>
      </w:r>
      <w:r w:rsidR="00CF35A1" w:rsidRPr="00AB1781">
        <w:t xml:space="preserve"> 18</w:t>
      </w:r>
      <w:r>
        <w:t>: The heavens declare the glory of God</w:t>
      </w:r>
      <w:bookmarkEnd w:id="941"/>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w:t>
      </w:r>
    </w:p>
    <w:p w14:paraId="61EEE673" w14:textId="77777777" w:rsidR="00CF35A1" w:rsidRPr="00AB1781" w:rsidRDefault="00CF35A1" w:rsidP="00CF35A1">
      <w:pPr>
        <w:pStyle w:val="Rubric"/>
      </w:pPr>
      <w:r w:rsidRPr="00AB1781">
        <w:t>1 (A Psalm by David)</w:t>
      </w:r>
    </w:p>
    <w:p w14:paraId="250BBF31" w14:textId="77777777" w:rsidR="00CF35A1" w:rsidRPr="00AB1781" w:rsidRDefault="00CF35A1" w:rsidP="00CF35A1">
      <w:pPr>
        <w:pStyle w:val="EnglishHangNoCoptic"/>
      </w:pPr>
      <w:r w:rsidRPr="00AB1781">
        <w:t>2 The heavens declare the glory of God,</w:t>
      </w:r>
    </w:p>
    <w:p w14:paraId="4EB2867A" w14:textId="77777777" w:rsidR="00CF35A1" w:rsidRPr="00AB1781" w:rsidRDefault="00CF35A1" w:rsidP="00CF35A1">
      <w:pPr>
        <w:pStyle w:val="EnglishHangEndNoCoptic"/>
      </w:pPr>
      <w:r w:rsidRPr="00AB1781">
        <w:tab/>
        <w:t>and the firmament tells of the work of His hands.</w:t>
      </w:r>
    </w:p>
    <w:p w14:paraId="31DDE1B2" w14:textId="77777777" w:rsidR="00CF35A1" w:rsidRPr="00AB1781" w:rsidRDefault="00CF35A1" w:rsidP="00CF35A1">
      <w:pPr>
        <w:pStyle w:val="EnglishHangNoCoptic"/>
      </w:pPr>
      <w:r w:rsidRPr="00AB1781">
        <w:t>3 Day to day breaks the news,</w:t>
      </w:r>
    </w:p>
    <w:p w14:paraId="2828284E" w14:textId="77777777" w:rsidR="00CF35A1" w:rsidRPr="00AB1781" w:rsidRDefault="00CF35A1" w:rsidP="00CF35A1">
      <w:pPr>
        <w:pStyle w:val="EnglishHangEndNoCoptic"/>
      </w:pPr>
      <w:r w:rsidRPr="00AB1781">
        <w:tab/>
        <w:t>and night to night imparts knowledge.</w:t>
      </w:r>
    </w:p>
    <w:p w14:paraId="279F0C7B" w14:textId="77777777" w:rsidR="00CF35A1" w:rsidRPr="00AB1781" w:rsidRDefault="00CF35A1" w:rsidP="00CF35A1">
      <w:pPr>
        <w:pStyle w:val="EnglishHangNoCoptic"/>
      </w:pPr>
      <w:r w:rsidRPr="00AB1781">
        <w:t>4 There is no speech or spoken word,</w:t>
      </w:r>
    </w:p>
    <w:p w14:paraId="1BAEA3DA" w14:textId="77777777" w:rsidR="00CF35A1" w:rsidRPr="00AB1781" w:rsidRDefault="00CF35A1" w:rsidP="00CF35A1">
      <w:pPr>
        <w:pStyle w:val="EnglishHangEndNoCoptic"/>
      </w:pPr>
      <w:r w:rsidRPr="00AB1781">
        <w:tab/>
        <w:t>and no sound of them is heard.</w:t>
      </w:r>
    </w:p>
    <w:p w14:paraId="15D09B85" w14:textId="77777777" w:rsidR="00CF35A1" w:rsidRPr="00AB1781" w:rsidRDefault="00CF35A1" w:rsidP="00CF35A1">
      <w:pPr>
        <w:pStyle w:val="EnglishHangNoCoptic"/>
      </w:pPr>
      <w:r w:rsidRPr="00AB1781">
        <w:lastRenderedPageBreak/>
        <w:t>5 Yet 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5"/>
      </w:r>
    </w:p>
    <w:p w14:paraId="15E25065" w14:textId="77777777" w:rsidR="00CF35A1" w:rsidRPr="00AB1781" w:rsidRDefault="00CF35A1" w:rsidP="00CF35A1">
      <w:pPr>
        <w:pStyle w:val="EnglishHangNoCoptic"/>
      </w:pPr>
      <w:r w:rsidRPr="00AB1781">
        <w:t>6 He has set His sanctuary in the sun;</w:t>
      </w:r>
      <w:r w:rsidRPr="00AB1781">
        <w:rPr>
          <w:rStyle w:val="FootnoteReference"/>
        </w:rPr>
        <w:footnoteReference w:id="86"/>
      </w:r>
    </w:p>
    <w:p w14:paraId="2632F7DA" w14:textId="77777777" w:rsidR="00CF35A1" w:rsidRPr="00AB1781" w:rsidRDefault="00CF35A1" w:rsidP="00CF35A1">
      <w:pPr>
        <w:pStyle w:val="EnglishHangNoCoptic"/>
      </w:pPr>
      <w:r w:rsidRPr="00AB1781">
        <w:tab/>
        <w:t>and He is like a bridegroom coming out of His canopy.</w:t>
      </w:r>
    </w:p>
    <w:p w14:paraId="0C5B32C7" w14:textId="77777777" w:rsidR="00CF35A1" w:rsidRPr="00AB1781" w:rsidRDefault="00CF35A1" w:rsidP="00CF35A1">
      <w:pPr>
        <w:pStyle w:val="EnglishHangEndNoCoptic"/>
      </w:pPr>
      <w:r w:rsidRPr="00AB1781">
        <w:tab/>
        <w:t>He exults like a giant to run His course.</w:t>
      </w:r>
    </w:p>
    <w:p w14:paraId="21B7A1D6" w14:textId="77777777" w:rsidR="00CF35A1" w:rsidRPr="00AB1781" w:rsidRDefault="00CF35A1" w:rsidP="00CF35A1">
      <w:pPr>
        <w:pStyle w:val="EnglishHangNoCoptic"/>
      </w:pPr>
      <w:r w:rsidRPr="00AB1781">
        <w:t>7 From utmost heaven is his procession,</w:t>
      </w:r>
    </w:p>
    <w:p w14:paraId="1CC8424C" w14:textId="77777777" w:rsidR="00CF35A1" w:rsidRPr="00AB1781" w:rsidRDefault="00CF35A1" w:rsidP="00CF35A1">
      <w:pPr>
        <w:pStyle w:val="EnglishHangNoCoptic"/>
      </w:pPr>
      <w:r w:rsidRPr="00AB1781">
        <w:tab/>
        <w:t>and till utmost heaven is his goal,</w:t>
      </w:r>
    </w:p>
    <w:p w14:paraId="49A40FE3" w14:textId="77777777" w:rsidR="00CF35A1" w:rsidRPr="00AB1781" w:rsidRDefault="00CF35A1" w:rsidP="00CF35A1">
      <w:pPr>
        <w:pStyle w:val="EnglishHangEndNoCoptic"/>
      </w:pPr>
      <w:r w:rsidRPr="00AB1781">
        <w:tab/>
        <w:t>and from his heat no one can hide.</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7777777" w:rsidR="00CF35A1" w:rsidRPr="00AB1781" w:rsidRDefault="00CF35A1" w:rsidP="00CF35A1">
      <w:pPr>
        <w:pStyle w:val="EnglishHangNoCoptic"/>
      </w:pPr>
      <w:r w:rsidRPr="00AB1781">
        <w:t xml:space="preserve">9 The Lord’s rights are </w:t>
      </w:r>
      <w:proofErr w:type="gramStart"/>
      <w:r w:rsidRPr="00AB1781">
        <w:t>just,</w:t>
      </w:r>
      <w:proofErr w:type="gramEnd"/>
      <w:r w:rsidRPr="00AB1781">
        <w:t xml:space="preserve"> they rejoice the heart;</w:t>
      </w:r>
    </w:p>
    <w:p w14:paraId="15D8A5C2" w14:textId="77777777" w:rsidR="00CF35A1" w:rsidRPr="00AB1781" w:rsidRDefault="00CF35A1" w:rsidP="00CF35A1">
      <w:pPr>
        <w:pStyle w:val="EnglishHangEndNoCoptic"/>
      </w:pPr>
      <w:r w:rsidRPr="00AB1781">
        <w:tab/>
        <w:t xml:space="preserve">the Lord’s commandment is </w:t>
      </w:r>
      <w:proofErr w:type="gramStart"/>
      <w:r w:rsidRPr="00AB1781">
        <w:t>clear,</w:t>
      </w:r>
      <w:proofErr w:type="gramEnd"/>
      <w:r w:rsidRPr="00AB1781">
        <w:t xml:space="preserve"> it enlightens the eyes.</w:t>
      </w:r>
    </w:p>
    <w:p w14:paraId="335BBFDF" w14:textId="77777777" w:rsidR="00CF35A1" w:rsidRPr="00AB1781" w:rsidRDefault="00CF35A1" w:rsidP="00CF35A1">
      <w:pPr>
        <w:pStyle w:val="EnglishHangNoCoptic"/>
      </w:pPr>
      <w:r w:rsidRPr="00AB1781">
        <w:t xml:space="preserve">10 The fear of the Lord is </w:t>
      </w:r>
      <w:proofErr w:type="gramStart"/>
      <w:r w:rsidRPr="00AB1781">
        <w:t>pure,</w:t>
      </w:r>
      <w:proofErr w:type="gramEnd"/>
      <w:r w:rsidRPr="00AB1781">
        <w:t xml:space="preserve"> it continues for ever;</w:t>
      </w:r>
    </w:p>
    <w:p w14:paraId="61DC90EC" w14:textId="77777777" w:rsidR="00CF35A1" w:rsidRPr="00AB1781" w:rsidRDefault="00CF35A1" w:rsidP="00CF35A1">
      <w:pPr>
        <w:pStyle w:val="EnglishHangEndNoCoptic"/>
      </w:pPr>
      <w:r w:rsidRPr="00AB1781">
        <w:tab/>
        <w:t>the Lord’s judgments are true, and entirely justified.</w:t>
      </w:r>
    </w:p>
    <w:p w14:paraId="65B08F70" w14:textId="77777777" w:rsidR="00CF35A1" w:rsidRPr="00AB1781" w:rsidRDefault="00CF35A1" w:rsidP="00CF35A1">
      <w:pPr>
        <w:pStyle w:val="EnglishHangNoCoptic"/>
      </w:pPr>
      <w:r w:rsidRPr="00AB1781">
        <w:t>11 They are more desirable than gold</w:t>
      </w:r>
    </w:p>
    <w:p w14:paraId="417BB67F" w14:textId="77777777" w:rsidR="00CF35A1" w:rsidRPr="00AB1781" w:rsidRDefault="00CF35A1" w:rsidP="00CF35A1">
      <w:pPr>
        <w:pStyle w:val="EnglishHangNoCoptic"/>
      </w:pPr>
      <w:r w:rsidRPr="00AB1781">
        <w:tab/>
        <w:t>and most precious stone,</w:t>
      </w:r>
    </w:p>
    <w:p w14:paraId="4214F4D0" w14:textId="77777777" w:rsidR="00CF35A1" w:rsidRPr="00AB1781" w:rsidRDefault="00CF35A1" w:rsidP="00CF35A1">
      <w:pPr>
        <w:pStyle w:val="EnglishHangEndNoCoptic"/>
      </w:pPr>
      <w:r w:rsidRPr="00AB1781">
        <w:tab/>
        <w:t>and sweeter than honey and the honeycomb.</w:t>
      </w:r>
      <w:r w:rsidRPr="00AB1781">
        <w:rPr>
          <w:rStyle w:val="FootnoteReference"/>
        </w:rPr>
        <w:footnoteReference w:id="87"/>
      </w:r>
    </w:p>
    <w:p w14:paraId="39009EC3" w14:textId="77777777" w:rsidR="00CF35A1" w:rsidRPr="00AB1781" w:rsidRDefault="00CF35A1" w:rsidP="00CF35A1">
      <w:pPr>
        <w:pStyle w:val="EnglishHangNoCoptic"/>
      </w:pPr>
      <w:r w:rsidRPr="00AB1781">
        <w:t>12 Moreover thy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7777777" w:rsidR="00CF35A1" w:rsidRPr="00AB1781" w:rsidRDefault="00CF35A1" w:rsidP="00CF35A1">
      <w:pPr>
        <w:pStyle w:val="EnglishHangNoCoptic"/>
      </w:pPr>
      <w:r w:rsidRPr="00AB1781">
        <w:t>13 Who can know all his faults?</w:t>
      </w:r>
    </w:p>
    <w:p w14:paraId="171985D2" w14:textId="77777777" w:rsidR="00CF35A1" w:rsidRPr="00AB1781" w:rsidRDefault="00CF35A1" w:rsidP="00CF35A1">
      <w:pPr>
        <w:pStyle w:val="EnglishHangEndNoCoptic"/>
      </w:pPr>
      <w:r w:rsidRPr="00AB1781">
        <w:tab/>
        <w:t>Cleanse me from my secret ones.</w:t>
      </w:r>
      <w:r w:rsidRPr="00AB1781">
        <w:rPr>
          <w:rStyle w:val="FootnoteReference"/>
        </w:rPr>
        <w:footnoteReference w:id="88"/>
      </w:r>
    </w:p>
    <w:p w14:paraId="492F9664" w14:textId="77777777" w:rsidR="00CF35A1" w:rsidRPr="00AB1781" w:rsidRDefault="00CF35A1" w:rsidP="00CF35A1">
      <w:pPr>
        <w:pStyle w:val="EnglishHangNoCoptic"/>
      </w:pPr>
      <w:r w:rsidRPr="00AB1781">
        <w:t xml:space="preserve">14 And from strange gods spare </w:t>
      </w:r>
      <w:r w:rsidR="00E570CB">
        <w:t>Your</w:t>
      </w:r>
      <w:r w:rsidRPr="00AB1781">
        <w:t xml:space="preserve"> servant.</w:t>
      </w:r>
      <w:r w:rsidRPr="00AB1781">
        <w:rPr>
          <w:rStyle w:val="FootnoteReference"/>
        </w:rPr>
        <w:footnoteReference w:id="89"/>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77777777" w:rsidR="00CF35A1" w:rsidRPr="00CF35A1" w:rsidRDefault="00CF35A1" w:rsidP="00CF35A1">
      <w:pPr>
        <w:pStyle w:val="EnglishHangEndNoCoptic"/>
      </w:pPr>
      <w:r w:rsidRPr="00AB1781">
        <w:tab/>
        <w:t>and clear of grave sin.</w:t>
      </w:r>
    </w:p>
    <w:p w14:paraId="30ABBEE9" w14:textId="77777777" w:rsidR="00CF35A1" w:rsidRPr="00AB1781" w:rsidRDefault="00CF35A1" w:rsidP="00CF35A1">
      <w:pPr>
        <w:pStyle w:val="EnglishHangNoCoptic"/>
      </w:pPr>
      <w:r w:rsidRPr="00AB1781">
        <w:t>15 Then the words of my mouth</w:t>
      </w:r>
    </w:p>
    <w:p w14:paraId="47C7C876" w14:textId="77777777" w:rsidR="00CF35A1" w:rsidRPr="00AB1781" w:rsidRDefault="00CF35A1" w:rsidP="00CF35A1">
      <w:pPr>
        <w:pStyle w:val="EnglishHangNoCoptic"/>
      </w:pPr>
      <w:r w:rsidRPr="00AB1781">
        <w:tab/>
        <w:t>and the meditation of my heart</w:t>
      </w:r>
    </w:p>
    <w:p w14:paraId="56622C36" w14:textId="77777777" w:rsidR="00CF35A1" w:rsidRPr="00AB1781" w:rsidRDefault="00CF35A1" w:rsidP="00CF35A1">
      <w:pPr>
        <w:pStyle w:val="EnglishHangNoCoptic"/>
      </w:pPr>
      <w:r w:rsidRPr="00AB1781">
        <w:tab/>
        <w:t xml:space="preserve">will be continually acceptable in </w:t>
      </w:r>
      <w:r w:rsidR="00E570CB">
        <w:t>Your</w:t>
      </w:r>
      <w:r w:rsidRPr="00AB1781">
        <w:t xml:space="preserve"> sight,</w:t>
      </w:r>
    </w:p>
    <w:p w14:paraId="0F46E930" w14:textId="77777777" w:rsidR="00CF35A1" w:rsidRPr="00CF35A1" w:rsidRDefault="00CF35A1" w:rsidP="00CF35A1">
      <w:pPr>
        <w:pStyle w:val="EnglishHangEndNoCoptic"/>
      </w:pPr>
      <w:r w:rsidRPr="00AB1781">
        <w:tab/>
        <w:t>O Lord), my Helper and my Redeemer.</w:t>
      </w:r>
    </w:p>
    <w:p w14:paraId="2E6C9A8C" w14:textId="77777777" w:rsidR="00CF35A1" w:rsidRPr="00CF35A1" w:rsidRDefault="002D71F0" w:rsidP="00BF0205">
      <w:pPr>
        <w:pStyle w:val="Heading4"/>
      </w:pPr>
      <w:bookmarkStart w:id="942" w:name="_Ref412110716"/>
      <w:r>
        <w:lastRenderedPageBreak/>
        <w:t>Psalm</w:t>
      </w:r>
      <w:r w:rsidR="00CF35A1" w:rsidRPr="00AB1781">
        <w:t xml:space="preserve"> 19</w:t>
      </w:r>
      <w:r>
        <w:t>: May the Lord hear you in the day of trouble</w:t>
      </w:r>
      <w:bookmarkEnd w:id="942"/>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7CD97FDD" w14:textId="77777777" w:rsidR="00CF35A1" w:rsidRPr="00AB1781" w:rsidRDefault="00CF35A1" w:rsidP="00CF35A1">
      <w:pPr>
        <w:pStyle w:val="Rubric"/>
      </w:pPr>
      <w:r w:rsidRPr="00AB1781">
        <w:t>1 (A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77777777" w:rsidR="00CF35A1" w:rsidRPr="00AB1781" w:rsidRDefault="00CF35A1" w:rsidP="00CF35A1">
      <w:pPr>
        <w:pStyle w:val="EnglishHangEndNoCoptic"/>
      </w:pPr>
      <w:r w:rsidRPr="00AB1781">
        <w:tab/>
        <w:t>may the name of the God of Jacob protect you.</w:t>
      </w:r>
    </w:p>
    <w:p w14:paraId="1D971794" w14:textId="77777777" w:rsidR="00CF35A1" w:rsidRPr="00AB1781" w:rsidRDefault="00CF35A1" w:rsidP="00CF35A1">
      <w:pPr>
        <w:pStyle w:val="EnglishHangNoCoptic"/>
      </w:pPr>
      <w:r w:rsidRPr="00AB1781">
        <w:t>3 May He send you help from the sanctuary,</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77777777" w:rsidR="00CF35A1" w:rsidRPr="00AB1781" w:rsidRDefault="00CF35A1" w:rsidP="00CF35A1">
      <w:pPr>
        <w:pStyle w:val="EnglishHangEndNoCoptic"/>
      </w:pPr>
      <w:r w:rsidRPr="00AB1781">
        <w:tab/>
        <w:t xml:space="preserve">and accept your holocaust.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77777777" w:rsidR="00CF35A1" w:rsidRPr="00AB1781" w:rsidRDefault="00CF35A1" w:rsidP="00CF35A1">
      <w:pPr>
        <w:pStyle w:val="EnglishHangEndNoCoptic"/>
      </w:pPr>
      <w:r w:rsidRPr="00AB1781">
        <w:tab/>
        <w:t xml:space="preserve">and </w:t>
      </w:r>
      <w:r w:rsidR="001040C8" w:rsidRPr="00AB1781">
        <w:t>fulfill</w:t>
      </w:r>
      <w:r w:rsidRPr="00AB1781">
        <w:t xml:space="preserve"> all your will.</w:t>
      </w:r>
    </w:p>
    <w:p w14:paraId="6A3FDE88" w14:textId="77777777" w:rsidR="00CF35A1" w:rsidRPr="00AB1781" w:rsidRDefault="00CF35A1" w:rsidP="00CF35A1">
      <w:pPr>
        <w:pStyle w:val="EnglishHangNoCoptic"/>
      </w:pPr>
      <w:r w:rsidRPr="00AB1781">
        <w:t xml:space="preserve">6 We will rejoice in </w:t>
      </w:r>
      <w:r w:rsidR="00E570CB">
        <w:t>Your</w:t>
      </w:r>
      <w:r w:rsidRPr="00AB1781">
        <w:t xml:space="preserve"> salvation</w:t>
      </w:r>
    </w:p>
    <w:p w14:paraId="2F490237" w14:textId="77777777" w:rsidR="00CF35A1" w:rsidRPr="00AB1781" w:rsidRDefault="00CF35A1" w:rsidP="00CF35A1">
      <w:pPr>
        <w:pStyle w:val="EnglishHangNoCoptic"/>
      </w:pPr>
      <w:r w:rsidRPr="00AB1781">
        <w:tab/>
        <w:t>and triumph in the name of our God.</w:t>
      </w:r>
    </w:p>
    <w:p w14:paraId="1EE6C6A8" w14:textId="77777777"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0"/>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7777777" w:rsidR="00CF35A1" w:rsidRPr="00AB1781" w:rsidRDefault="00CF35A1" w:rsidP="00CF35A1">
      <w:pPr>
        <w:pStyle w:val="EnglishHangNoCoptic"/>
      </w:pPr>
      <w:r w:rsidRPr="00AB1781">
        <w:t>8 Some trust in chariots and some in horses;</w:t>
      </w:r>
    </w:p>
    <w:p w14:paraId="465C5B3B" w14:textId="77777777" w:rsidR="00CF35A1" w:rsidRPr="00AB1781" w:rsidRDefault="00CF35A1" w:rsidP="00CF35A1">
      <w:pPr>
        <w:pStyle w:val="EnglishHangNoCoptic"/>
      </w:pPr>
      <w:r w:rsidRPr="00AB1781">
        <w:tab/>
        <w:t>but we will triumph in the name of the Lord our God.</w:t>
      </w:r>
    </w:p>
    <w:p w14:paraId="6024B8A1" w14:textId="77777777" w:rsidR="00CF35A1" w:rsidRPr="00AB1781" w:rsidRDefault="00CF35A1" w:rsidP="00CF35A1">
      <w:pPr>
        <w:pStyle w:val="EnglishHangNoCoptic"/>
      </w:pPr>
      <w:r w:rsidRPr="00AB1781">
        <w:tab/>
        <w:t>They were fettered and fell,</w:t>
      </w:r>
    </w:p>
    <w:p w14:paraId="7BCBDC4A" w14:textId="77777777" w:rsidR="00CF35A1" w:rsidRPr="00AB1781" w:rsidRDefault="00CF35A1" w:rsidP="00CF35A1">
      <w:pPr>
        <w:pStyle w:val="EnglishHangEndNoCoptic"/>
      </w:pPr>
      <w:r w:rsidRPr="00AB1781">
        <w:tab/>
        <w:t>but we are risen and stand upright.</w:t>
      </w:r>
    </w:p>
    <w:p w14:paraId="56CF00FC" w14:textId="77777777" w:rsidR="00CF35A1" w:rsidRPr="00AB1781" w:rsidRDefault="00CF35A1" w:rsidP="00CF35A1">
      <w:pPr>
        <w:pStyle w:val="EnglishHangNoCoptic"/>
      </w:pPr>
      <w:r w:rsidRPr="00AB1781">
        <w:t>9 O Lord, save the king,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77777777" w:rsidR="00CF35A1" w:rsidRPr="00AB1781" w:rsidRDefault="00CF35A1" w:rsidP="00CF35A1">
      <w:pPr>
        <w:pStyle w:val="Rubric"/>
      </w:pPr>
      <w:r w:rsidRPr="00AB1781">
        <w:lastRenderedPageBreak/>
        <w:t>1 (A Psalm by David)</w:t>
      </w:r>
    </w:p>
    <w:p w14:paraId="3B61DDDE" w14:textId="77777777" w:rsidR="00CF35A1" w:rsidRPr="00AB1781" w:rsidRDefault="00CF35A1" w:rsidP="00CF35A1">
      <w:pPr>
        <w:pStyle w:val="EnglishHangNoCoptic"/>
      </w:pPr>
      <w:r w:rsidRPr="00AB1781">
        <w:t xml:space="preserve">2 The king shall rejoice in </w:t>
      </w:r>
      <w:r w:rsidR="00E570CB">
        <w:t>Your</w:t>
      </w:r>
      <w:r w:rsidRPr="00AB1781">
        <w:t xml:space="preserve"> power, O Lord,</w:t>
      </w:r>
    </w:p>
    <w:p w14:paraId="34895EB9" w14:textId="77777777" w:rsidR="00CF35A1" w:rsidRPr="00CF35A1" w:rsidRDefault="00CF35A1" w:rsidP="00CF35A1">
      <w:pPr>
        <w:pStyle w:val="EnglishHangEndNoCoptic"/>
      </w:pPr>
      <w:r w:rsidRPr="00AB1781">
        <w:tab/>
        <w:t xml:space="preserve">and exult greatly 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77777777"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gone before him with the blessings of goodness;</w:t>
      </w:r>
    </w:p>
    <w:p w14:paraId="2BC2A894"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placed on his head a crown of precious stones.</w:t>
      </w:r>
    </w:p>
    <w:p w14:paraId="65C9FBAC" w14:textId="7777777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him it;</w:t>
      </w:r>
    </w:p>
    <w:p w14:paraId="10C8E162" w14:textId="77777777" w:rsidR="00CF35A1" w:rsidRPr="00AB1781" w:rsidRDefault="00CF35A1" w:rsidP="00CF35A1">
      <w:pPr>
        <w:pStyle w:val="EnglishHangEndNoCoptic"/>
      </w:pPr>
      <w:r w:rsidRPr="00AB1781">
        <w:tab/>
        <w:t>length of days for ever and ever.</w:t>
      </w:r>
    </w:p>
    <w:p w14:paraId="057B35A9" w14:textId="77777777" w:rsidR="00CF35A1" w:rsidRPr="00AB1781" w:rsidRDefault="00CF35A1" w:rsidP="00CF35A1">
      <w:pPr>
        <w:pStyle w:val="EnglishHangNoCoptic"/>
      </w:pPr>
      <w:r w:rsidRPr="00AB1781">
        <w:t xml:space="preserve">6 Great is his glory in </w:t>
      </w:r>
      <w:r w:rsidR="00E570CB">
        <w:t>Your</w:t>
      </w:r>
      <w:r w:rsidRPr="00AB1781">
        <w:t xml:space="preserve"> salvation;</w:t>
      </w:r>
    </w:p>
    <w:p w14:paraId="62C64BB1" w14:textId="7777777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confer on him glory and majesty.</w:t>
      </w:r>
    </w:p>
    <w:p w14:paraId="6C52A116" w14:textId="77777777"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eternal blessing;</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9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 xml:space="preserve">and in the mercy of the </w:t>
      </w:r>
      <w:proofErr w:type="gramStart"/>
      <w:r w:rsidRPr="00AB1781">
        <w:t>Most High</w:t>
      </w:r>
      <w:proofErr w:type="gramEnd"/>
      <w:r w:rsidRPr="00AB1781">
        <w:t xml:space="preserve">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77777777" w:rsidR="00CF35A1" w:rsidRPr="00AB1781" w:rsidRDefault="00CF35A1" w:rsidP="00CF35A1">
      <w:pPr>
        <w:pStyle w:val="EnglishHangNoCoptic"/>
      </w:pPr>
      <w:r w:rsidRPr="00AB1781">
        <w:tab/>
        <w:t xml:space="preserve">at the time of </w:t>
      </w:r>
      <w:r w:rsidR="00E570CB">
        <w:t>Your</w:t>
      </w:r>
      <w:r w:rsidRPr="00AB1781">
        <w:t xml:space="preserve"> presence,</w:t>
      </w:r>
    </w:p>
    <w:p w14:paraId="6D3D70AD" w14:textId="77777777" w:rsidR="00CF35A1" w:rsidRPr="00AB1781" w:rsidRDefault="00CF35A1" w:rsidP="00CF35A1">
      <w:pPr>
        <w:pStyle w:val="EnglishHangNoCoptic"/>
      </w:pPr>
      <w:r w:rsidRPr="00AB1781">
        <w:tab/>
        <w:t>The Lord will convulse them in His wrath,</w:t>
      </w:r>
    </w:p>
    <w:p w14:paraId="69189781" w14:textId="77777777" w:rsidR="00CF35A1" w:rsidRPr="00AB1781" w:rsidRDefault="00CF35A1" w:rsidP="00CF35A1">
      <w:pPr>
        <w:pStyle w:val="EnglishHangEndNoCoptic"/>
      </w:pPr>
      <w:r w:rsidRPr="00AB1781">
        <w:tab/>
        <w:t>and fire will devour them.</w:t>
      </w:r>
    </w:p>
    <w:p w14:paraId="6F791709" w14:textId="77777777"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fruit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9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lastRenderedPageBreak/>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93"/>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94"/>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95"/>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proofErr w:type="gramStart"/>
      <w:r w:rsidR="00C104A1">
        <w:t>are</w:t>
      </w:r>
      <w:proofErr w:type="gramEnd"/>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lastRenderedPageBreak/>
        <w:t>14 They open their mouths at me,</w:t>
      </w:r>
      <w:r w:rsidRPr="00AB1781">
        <w:rPr>
          <w:rStyle w:val="FootnoteReference"/>
        </w:rPr>
        <w:footnoteReference w:id="96"/>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97"/>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98"/>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99"/>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00"/>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lastRenderedPageBreak/>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01"/>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02"/>
      </w:r>
    </w:p>
    <w:p w14:paraId="3B6A8177" w14:textId="77777777" w:rsidR="00CF35A1" w:rsidRPr="00CF35A1" w:rsidRDefault="002D71F0" w:rsidP="00BF0205">
      <w:pPr>
        <w:pStyle w:val="Heading4"/>
      </w:pPr>
      <w:bookmarkStart w:id="943" w:name="_Ref412026111"/>
      <w:r>
        <w:t>Psalm</w:t>
      </w:r>
      <w:r w:rsidR="00CF35A1" w:rsidRPr="00AB1781">
        <w:t xml:space="preserve"> 22</w:t>
      </w:r>
      <w:r>
        <w:t>: The Lord is my Shepherd, and will deny me nothing</w:t>
      </w:r>
      <w:bookmarkEnd w:id="943"/>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03"/>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lastRenderedPageBreak/>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04"/>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05"/>
      </w:r>
    </w:p>
    <w:p w14:paraId="3DFD110A" w14:textId="77777777" w:rsidR="00CF35A1" w:rsidRPr="00CF35A1" w:rsidRDefault="002D71F0" w:rsidP="00BF0205">
      <w:pPr>
        <w:pStyle w:val="Heading4"/>
      </w:pPr>
      <w:bookmarkStart w:id="944" w:name="_Ref412110755"/>
      <w:r>
        <w:t>Psalm</w:t>
      </w:r>
      <w:r w:rsidR="00CF35A1" w:rsidRPr="00AB1781">
        <w:t xml:space="preserve"> 23</w:t>
      </w:r>
      <w:r>
        <w:t>: The earth is the Lord's and all that is in it</w:t>
      </w:r>
      <w:bookmarkEnd w:id="944"/>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06"/>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07"/>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lastRenderedPageBreak/>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08"/>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 xml:space="preserve">swing open wide, </w:t>
      </w:r>
      <w:proofErr w:type="gramStart"/>
      <w:r w:rsidRPr="00AB1781">
        <w:t>you</w:t>
      </w:r>
      <w:proofErr w:type="gramEnd"/>
      <w:r w:rsidRPr="00AB1781">
        <w:t xml:space="preserve"> eternal doors,</w:t>
      </w:r>
    </w:p>
    <w:p w14:paraId="6A265DF4" w14:textId="77777777" w:rsidR="00CF35A1" w:rsidRPr="00AB1781" w:rsidRDefault="00CF35A1" w:rsidP="00CF35A1">
      <w:pPr>
        <w:pStyle w:val="EnglishHangEndNoCoptic"/>
      </w:pPr>
      <w:r w:rsidRPr="00AB1781">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5" w:name="_Ref435989991"/>
      <w:r>
        <w:t>Kathisma 4</w:t>
      </w:r>
      <w:bookmarkEnd w:id="945"/>
    </w:p>
    <w:p w14:paraId="125C09B3" w14:textId="77777777" w:rsidR="002D71F0" w:rsidRPr="00AB1781" w:rsidRDefault="002D71F0" w:rsidP="00BF0205">
      <w:pPr>
        <w:pStyle w:val="Heading4"/>
      </w:pPr>
      <w:bookmarkStart w:id="946" w:name="_Ref412026003"/>
      <w:r>
        <w:t>Psalm</w:t>
      </w:r>
      <w:r w:rsidRPr="00AB1781">
        <w:t xml:space="preserve"> 24</w:t>
      </w:r>
      <w:r>
        <w:t xml:space="preserve">: To </w:t>
      </w:r>
      <w:r w:rsidR="001040C8">
        <w:t>You</w:t>
      </w:r>
      <w:r>
        <w:t>, O Lord, I lift up my soul</w:t>
      </w:r>
      <w:bookmarkEnd w:id="946"/>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lastRenderedPageBreak/>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09"/>
      </w:r>
      <w:r w:rsidRPr="00AB1781">
        <w:t xml:space="preserve"> His covenant and His laws.</w:t>
      </w:r>
      <w:r w:rsidRPr="00AB1781">
        <w:rPr>
          <w:rStyle w:val="FootnoteReference"/>
        </w:rPr>
        <w:footnoteReference w:id="110"/>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11"/>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12"/>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13"/>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lastRenderedPageBreak/>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7" w:name="_Ref412110770"/>
      <w:r>
        <w:t>Psalm</w:t>
      </w:r>
      <w:r w:rsidR="002D71F0" w:rsidRPr="00AB1781">
        <w:t xml:space="preserve"> 25</w:t>
      </w:r>
      <w:r>
        <w:t>: Judge me, O Lord, for I have walked in my innocence</w:t>
      </w:r>
      <w:bookmarkEnd w:id="947"/>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14"/>
      </w:r>
    </w:p>
    <w:p w14:paraId="48302390" w14:textId="77777777" w:rsidR="002D71F0" w:rsidRPr="00AB1781" w:rsidRDefault="002D71F0" w:rsidP="00906079">
      <w:pPr>
        <w:pStyle w:val="EnglishHangEndNoCoptic"/>
      </w:pPr>
      <w:r w:rsidRPr="00AB1781">
        <w:lastRenderedPageBreak/>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15"/>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16"/>
      </w:r>
    </w:p>
    <w:p w14:paraId="4B35662F" w14:textId="77777777" w:rsidR="002D71F0" w:rsidRPr="00906079" w:rsidRDefault="00906079" w:rsidP="00BF0205">
      <w:pPr>
        <w:pStyle w:val="Heading4"/>
      </w:pPr>
      <w:bookmarkStart w:id="948" w:name="_Ref412026021"/>
      <w:r>
        <w:t>Psalm</w:t>
      </w:r>
      <w:r w:rsidR="002D71F0" w:rsidRPr="00AB1781">
        <w:t xml:space="preserve"> 26</w:t>
      </w:r>
      <w:r>
        <w:t xml:space="preserve"> The Lord is my light and my Saviour; whom shall I fear</w:t>
      </w:r>
      <w:bookmarkEnd w:id="948"/>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 xml:space="preserve">in the secrecy of His </w:t>
      </w:r>
      <w:proofErr w:type="gramStart"/>
      <w:r w:rsidRPr="00AB1781">
        <w:t>sanctuary</w:t>
      </w:r>
      <w:proofErr w:type="gramEnd"/>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1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1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19"/>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lastRenderedPageBreak/>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20"/>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lastRenderedPageBreak/>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21"/>
      </w:r>
    </w:p>
    <w:p w14:paraId="74EB604D" w14:textId="77777777" w:rsidR="002D71F0" w:rsidRPr="00906079" w:rsidRDefault="00906079" w:rsidP="00BF0205">
      <w:pPr>
        <w:pStyle w:val="Heading4"/>
      </w:pPr>
      <w:bookmarkStart w:id="949" w:name="_Ref412110790"/>
      <w:r>
        <w:t>Psalm</w:t>
      </w:r>
      <w:r w:rsidR="002D71F0" w:rsidRPr="00AB1781">
        <w:t xml:space="preserve"> 28</w:t>
      </w:r>
      <w:r>
        <w:t>: Bring to the Lord, O sons of God</w:t>
      </w:r>
      <w:bookmarkEnd w:id="949"/>
    </w:p>
    <w:p w14:paraId="04DA6BAD" w14:textId="77777777" w:rsidR="002D71F0" w:rsidRPr="007A1A59" w:rsidRDefault="002D71F0" w:rsidP="007A1A59">
      <w:pPr>
        <w:jc w:val="center"/>
        <w:rPr>
          <w:b/>
        </w:rPr>
      </w:pPr>
      <w:r w:rsidRPr="007A1A59">
        <w:rPr>
          <w:b/>
        </w:rPr>
        <w:t xml:space="preserve">The Voice of God: </w:t>
      </w:r>
      <w:proofErr w:type="gramStart"/>
      <w:r w:rsidRPr="007A1A59">
        <w:rPr>
          <w:b/>
        </w:rPr>
        <w:t>the</w:t>
      </w:r>
      <w:proofErr w:type="gramEnd"/>
      <w:r w:rsidRPr="007A1A59">
        <w:rPr>
          <w:b/>
        </w:rPr>
        <w:t xml:space="preserv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22"/>
      </w:r>
    </w:p>
    <w:p w14:paraId="289BF5C4" w14:textId="77777777" w:rsidR="002D71F0" w:rsidRPr="00AB1781" w:rsidRDefault="002D71F0" w:rsidP="00906079">
      <w:pPr>
        <w:pStyle w:val="EnglishHangNoCoptic"/>
      </w:pPr>
      <w:r w:rsidRPr="00AB1781">
        <w:lastRenderedPageBreak/>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23"/>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0" w:name="_Ref412026124"/>
      <w:r>
        <w:t>Psalm</w:t>
      </w:r>
      <w:r w:rsidR="002D71F0" w:rsidRPr="00AB1781">
        <w:t xml:space="preserve"> 29</w:t>
      </w:r>
      <w:r>
        <w:t xml:space="preserve">: I will lift </w:t>
      </w:r>
      <w:r w:rsidR="001040C8">
        <w:t>You</w:t>
      </w:r>
      <w:r>
        <w:t xml:space="preserve"> on high, O Lord</w:t>
      </w:r>
      <w:bookmarkEnd w:id="950"/>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proofErr w:type="gramStart"/>
      <w:r w:rsidR="001040C8">
        <w:t>You</w:t>
      </w:r>
      <w:proofErr w:type="gramEnd"/>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24"/>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25"/>
      </w:r>
    </w:p>
    <w:p w14:paraId="21B2A849" w14:textId="77777777" w:rsidR="002D71F0" w:rsidRPr="00AB1781" w:rsidRDefault="002D71F0" w:rsidP="00906079">
      <w:pPr>
        <w:pStyle w:val="EnglishHangNoCoptic"/>
      </w:pPr>
      <w:r w:rsidRPr="00AB1781">
        <w:lastRenderedPageBreak/>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26"/>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tab/>
        <w:t xml:space="preserve">Will the dust give thanks to </w:t>
      </w:r>
      <w:proofErr w:type="gramStart"/>
      <w:r w:rsidR="001040C8">
        <w:t>You</w:t>
      </w:r>
      <w:r w:rsidRPr="00AB1781">
        <w:t>,</w:t>
      </w:r>
      <w:proofErr w:type="gramEnd"/>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27"/>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2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lastRenderedPageBreak/>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29"/>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30"/>
      </w:r>
    </w:p>
    <w:p w14:paraId="56E4F908" w14:textId="77777777" w:rsidR="002D71F0" w:rsidRPr="00AB1781" w:rsidRDefault="002D71F0" w:rsidP="00906079">
      <w:pPr>
        <w:pStyle w:val="EnglishHangEndNoCoptic"/>
      </w:pPr>
      <w:r w:rsidRPr="00AB1781">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lastRenderedPageBreak/>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31"/>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32"/>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33"/>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34"/>
      </w:r>
    </w:p>
    <w:p w14:paraId="5A1BE0CA" w14:textId="77777777" w:rsidR="002D71F0" w:rsidRPr="00AB1781" w:rsidRDefault="002D71F0" w:rsidP="00906079">
      <w:pPr>
        <w:pStyle w:val="EnglishHangNoCoptic"/>
      </w:pPr>
      <w:r w:rsidRPr="00AB1781">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35"/>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w:t>
      </w:r>
      <w:proofErr w:type="gramStart"/>
      <w:r w:rsidRPr="00AB1781">
        <w:t>this every</w:t>
      </w:r>
      <w:proofErr w:type="gramEnd"/>
      <w:r w:rsidRPr="00AB1781">
        <w:t xml:space="preserve">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lastRenderedPageBreak/>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36"/>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1" w:name="_Ref435438533"/>
      <w:r w:rsidRPr="00AB1781">
        <w:t>K</w:t>
      </w:r>
      <w:r>
        <w:t>athisma 5</w:t>
      </w:r>
      <w:bookmarkEnd w:id="951"/>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37"/>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38"/>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39"/>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lastRenderedPageBreak/>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2" w:name="_Ref412110815"/>
      <w:r>
        <w:t>Psalm</w:t>
      </w:r>
      <w:r w:rsidRPr="00AB1781">
        <w:t xml:space="preserve"> 33</w:t>
      </w:r>
      <w:r>
        <w:t>: I will bless the Lord at all times</w:t>
      </w:r>
      <w:bookmarkEnd w:id="952"/>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lastRenderedPageBreak/>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40"/>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41"/>
      </w:r>
    </w:p>
    <w:p w14:paraId="40BDB489" w14:textId="77777777" w:rsidR="00950468" w:rsidRPr="00AB1781" w:rsidRDefault="00950468" w:rsidP="00950468">
      <w:pPr>
        <w:pStyle w:val="EnglishHangNoCoptic"/>
      </w:pPr>
      <w:r w:rsidRPr="00AB1781">
        <w:lastRenderedPageBreak/>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 xml:space="preserve">The Lord </w:t>
      </w:r>
      <w:proofErr w:type="gramStart"/>
      <w:r w:rsidRPr="007A1A59">
        <w:rPr>
          <w:b/>
        </w:rPr>
        <w:t>be</w:t>
      </w:r>
      <w:proofErr w:type="gramEnd"/>
      <w:r w:rsidRPr="007A1A59">
        <w:rPr>
          <w:b/>
        </w:rPr>
        <w:t xml:space="preserv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42"/>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lastRenderedPageBreak/>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 xml:space="preserve">who rescues the poor from the clutch of their </w:t>
      </w:r>
      <w:proofErr w:type="gramStart"/>
      <w:r w:rsidRPr="00AB1781">
        <w:t>overlords,</w:t>
      </w:r>
      <w:proofErr w:type="gramEnd"/>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43"/>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44"/>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lastRenderedPageBreak/>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45"/>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46"/>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lastRenderedPageBreak/>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47"/>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4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49"/>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lastRenderedPageBreak/>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50"/>
      </w:r>
    </w:p>
    <w:p w14:paraId="0B7F4894" w14:textId="77777777" w:rsidR="00950468" w:rsidRPr="00AB1781" w:rsidRDefault="00950468" w:rsidP="00950468">
      <w:pPr>
        <w:pStyle w:val="EnglishHangEndNoCoptic"/>
      </w:pPr>
      <w:r w:rsidRPr="00AB1781">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51"/>
      </w:r>
      <w:r w:rsidRPr="00AB1781">
        <w:t xml:space="preserve"> and be fed on its wealth.</w:t>
      </w:r>
      <w:r w:rsidRPr="00AB1781">
        <w:rPr>
          <w:rStyle w:val="FootnoteReference"/>
        </w:rPr>
        <w:footnoteReference w:id="15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53"/>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54"/>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55"/>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lastRenderedPageBreak/>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56"/>
      </w:r>
    </w:p>
    <w:p w14:paraId="036C08DE" w14:textId="77777777" w:rsidR="00950468" w:rsidRPr="00AB1781" w:rsidRDefault="00950468" w:rsidP="00950468">
      <w:pPr>
        <w:pStyle w:val="EnglishHangNoCoptic"/>
      </w:pPr>
      <w:r w:rsidRPr="00AB1781">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lastRenderedPageBreak/>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57"/>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58"/>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lastRenderedPageBreak/>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3" w:name="_Ref435438548"/>
      <w:r w:rsidRPr="00AB1781">
        <w:t>K</w:t>
      </w:r>
      <w:r>
        <w:t>athisma 6</w:t>
      </w:r>
      <w:bookmarkEnd w:id="953"/>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59"/>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proofErr w:type="gramStart"/>
      <w:r w:rsidR="001040C8">
        <w:t>You</w:t>
      </w:r>
      <w:proofErr w:type="gramEnd"/>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 xml:space="preserve">11 My heart is </w:t>
      </w:r>
      <w:proofErr w:type="gramStart"/>
      <w:r w:rsidRPr="00AB1781">
        <w:t>troubled,</w:t>
      </w:r>
      <w:proofErr w:type="gramEnd"/>
      <w:r w:rsidRPr="00AB1781">
        <w:t xml:space="preserve">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lastRenderedPageBreak/>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lastRenderedPageBreak/>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60"/>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61"/>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lastRenderedPageBreak/>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62"/>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63"/>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lastRenderedPageBreak/>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64"/>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r>
      <w:proofErr w:type="gramStart"/>
      <w:r w:rsidRPr="00AB1781">
        <w:t>indeed</w:t>
      </w:r>
      <w:proofErr w:type="gramEnd"/>
      <w:r w:rsidRPr="00AB1781">
        <w:t xml:space="preserve"> </w:t>
      </w:r>
      <w:r w:rsidR="00E570CB">
        <w:t>Your</w:t>
      </w:r>
      <w:r w:rsidRPr="00AB1781">
        <w:t xml:space="preserve"> law is within my heart.</w:t>
      </w:r>
    </w:p>
    <w:p w14:paraId="726E0646" w14:textId="77777777" w:rsidR="00950468" w:rsidRPr="00AB1781" w:rsidRDefault="00950468" w:rsidP="004E0D33">
      <w:pPr>
        <w:pStyle w:val="EnglishHangNoCoptic"/>
      </w:pPr>
      <w:r w:rsidRPr="00AB1781">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65"/>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lastRenderedPageBreak/>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4" w:name="_Ref412110829"/>
      <w:r>
        <w:t>Psalm</w:t>
      </w:r>
      <w:r w:rsidR="00950468" w:rsidRPr="00AB1781">
        <w:t xml:space="preserve"> 40</w:t>
      </w:r>
      <w:r>
        <w:t>: Blessed is he who considers the poor and needy</w:t>
      </w:r>
      <w:bookmarkEnd w:id="954"/>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66"/>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67"/>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68"/>
      </w:r>
    </w:p>
    <w:p w14:paraId="3987AA74" w14:textId="77777777" w:rsidR="00950468" w:rsidRPr="00AB1781" w:rsidRDefault="00950468" w:rsidP="004E0D33">
      <w:pPr>
        <w:pStyle w:val="EnglishHangNoCoptic"/>
      </w:pPr>
      <w:r w:rsidRPr="00AB1781">
        <w:lastRenderedPageBreak/>
        <w:t xml:space="preserve">11 But </w:t>
      </w:r>
      <w:r w:rsidR="001040C8">
        <w:t>You</w:t>
      </w:r>
      <w:r w:rsidRPr="00AB1781">
        <w:t>, O Lord, have mercy on me</w:t>
      </w:r>
      <w:r w:rsidRPr="00AB1781">
        <w:rPr>
          <w:rStyle w:val="FootnoteReference"/>
        </w:rPr>
        <w:footnoteReference w:id="169"/>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70"/>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I will remember </w:t>
      </w:r>
      <w:r w:rsidR="001040C8">
        <w:t>You</w:t>
      </w:r>
    </w:p>
    <w:p w14:paraId="4A6C6F82" w14:textId="77777777" w:rsidR="00950468" w:rsidRPr="00AB1781" w:rsidRDefault="00950468" w:rsidP="004E0D33">
      <w:pPr>
        <w:pStyle w:val="EnglishHangNoCoptic"/>
      </w:pPr>
      <w:r w:rsidRPr="00AB1781">
        <w:lastRenderedPageBreak/>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5" w:name="_Ref412026139"/>
      <w:r>
        <w:t>Psalm</w:t>
      </w:r>
      <w:r w:rsidR="00950468" w:rsidRPr="00AB1781">
        <w:t xml:space="preserve"> 42</w:t>
      </w:r>
      <w:r>
        <w:t>: Judge me, O God, and defend my cause</w:t>
      </w:r>
      <w:bookmarkEnd w:id="955"/>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lastRenderedPageBreak/>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171"/>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72"/>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73"/>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74"/>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6" w:name="_Ref412110857"/>
      <w:r>
        <w:t>Psalm</w:t>
      </w:r>
      <w:r w:rsidR="00950468" w:rsidRPr="00AB1781">
        <w:t xml:space="preserve"> 44</w:t>
      </w:r>
      <w:r>
        <w:t>: My heart is bubbling over with a good word</w:t>
      </w:r>
      <w:bookmarkEnd w:id="956"/>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75"/>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r>
      <w:proofErr w:type="gramStart"/>
      <w:r w:rsidRPr="00AB1781">
        <w:t>therefore</w:t>
      </w:r>
      <w:proofErr w:type="gramEnd"/>
      <w:r w:rsidRPr="00AB1781">
        <w:t xml:space="preserv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76"/>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7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r>
      <w:proofErr w:type="gramStart"/>
      <w:r w:rsidRPr="00AB1781">
        <w:t>Therefore</w:t>
      </w:r>
      <w:proofErr w:type="gramEnd"/>
      <w:r w:rsidRPr="00AB1781">
        <w:t xml:space="preserv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78"/>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79"/>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r>
      <w:proofErr w:type="gramStart"/>
      <w:r w:rsidRPr="00AB1781">
        <w:t>therefore</w:t>
      </w:r>
      <w:proofErr w:type="gramEnd"/>
      <w:r w:rsidRPr="00AB1781">
        <w:t xml:space="preserv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7" w:name="_Ref412110915"/>
      <w:r>
        <w:lastRenderedPageBreak/>
        <w:t>Psalm</w:t>
      </w:r>
      <w:r w:rsidR="00950468" w:rsidRPr="00AB1781">
        <w:t xml:space="preserve"> 45</w:t>
      </w:r>
      <w:r>
        <w:t>: Our God is our refuge and strength</w:t>
      </w:r>
      <w:bookmarkEnd w:id="957"/>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80"/>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81"/>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82"/>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83"/>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58" w:name="_Ref435990010"/>
      <w:r>
        <w:t>Kathisma 7</w:t>
      </w:r>
      <w:bookmarkEnd w:id="958"/>
    </w:p>
    <w:p w14:paraId="3F629085" w14:textId="77777777" w:rsidR="00A6346F" w:rsidRPr="00A6346F" w:rsidRDefault="00A6346F" w:rsidP="00BF0205">
      <w:pPr>
        <w:pStyle w:val="Heading4"/>
      </w:pPr>
      <w:bookmarkStart w:id="959" w:name="_Ref412110929"/>
      <w:r>
        <w:t>Psalm</w:t>
      </w:r>
      <w:r w:rsidRPr="00AB1781">
        <w:t xml:space="preserve"> 46</w:t>
      </w:r>
      <w:r>
        <w:t xml:space="preserve">: All </w:t>
      </w:r>
      <w:proofErr w:type="gramStart"/>
      <w:r>
        <w:t>you</w:t>
      </w:r>
      <w:proofErr w:type="gramEnd"/>
      <w:r>
        <w:t xml:space="preserve"> nations, clap your hands</w:t>
      </w:r>
      <w:bookmarkEnd w:id="959"/>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64541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64541C">
        <w:rPr>
          <w:noProof/>
        </w:rPr>
        <w:t>272</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84"/>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85"/>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86"/>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87"/>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8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89"/>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19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19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192"/>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xml:space="preserve">: Hear this, all </w:t>
      </w:r>
      <w:proofErr w:type="gramStart"/>
      <w:r>
        <w:t>you</w:t>
      </w:r>
      <w:proofErr w:type="gramEnd"/>
      <w:r>
        <w:t xml:space="preserve">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 xml:space="preserve">2 Hear this, all </w:t>
      </w:r>
      <w:proofErr w:type="gramStart"/>
      <w:r w:rsidRPr="00AB1781">
        <w:t>you</w:t>
      </w:r>
      <w:proofErr w:type="gramEnd"/>
      <w:r w:rsidRPr="00AB1781">
        <w:t xml:space="preserve">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193"/>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 xml:space="preserve">Will he not see </w:t>
      </w:r>
      <w:proofErr w:type="gramStart"/>
      <w:r w:rsidRPr="00AB1781">
        <w:t>corruption</w:t>
      </w:r>
      <w:proofErr w:type="gramEnd"/>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 xml:space="preserve">is a pitfall to </w:t>
      </w:r>
      <w:proofErr w:type="gramStart"/>
      <w:r w:rsidRPr="00AB1781">
        <w:t>them,</w:t>
      </w:r>
      <w:proofErr w:type="gramEnd"/>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 xml:space="preserve">7 ‘Listen, </w:t>
      </w:r>
      <w:proofErr w:type="gramStart"/>
      <w:r w:rsidRPr="00AB1781">
        <w:t>My</w:t>
      </w:r>
      <w:proofErr w:type="gramEnd"/>
      <w:r w:rsidRPr="00AB1781">
        <w:t xml:space="preserve">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194"/>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0" w:name="_Ref411967565"/>
      <w:r>
        <w:lastRenderedPageBreak/>
        <w:t>Psalm</w:t>
      </w:r>
      <w:r w:rsidRPr="00AB1781">
        <w:t xml:space="preserve"> 50</w:t>
      </w:r>
      <w:r>
        <w:t xml:space="preserve">: Have mercy on me, O God, in </w:t>
      </w:r>
      <w:r w:rsidR="00E570CB">
        <w:t>Your</w:t>
      </w:r>
      <w:r>
        <w:t xml:space="preserve"> great mercy</w:t>
      </w:r>
      <w:bookmarkEnd w:id="960"/>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64541C">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64541C">
        <w:rPr>
          <w:noProof/>
        </w:rPr>
        <w:t>46</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64541C">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64541C">
        <w:rPr>
          <w:noProof/>
        </w:rPr>
        <w:t>253</w:t>
      </w:r>
      <w:r>
        <w:fldChar w:fldCharType="end"/>
      </w:r>
      <w:r>
        <w:t xml:space="preserve">; </w:t>
      </w:r>
      <w:r>
        <w:fldChar w:fldCharType="begin"/>
      </w:r>
      <w:r>
        <w:instrText xml:space="preserve"> REF _Ref435434353 \h </w:instrText>
      </w:r>
      <w:r>
        <w:fldChar w:fldCharType="separate"/>
      </w:r>
      <w:r w:rsidR="0064541C">
        <w:t>The Psalms of the Third Hour</w:t>
      </w:r>
      <w:r>
        <w:fldChar w:fldCharType="end"/>
      </w:r>
      <w:r>
        <w:t xml:space="preserve">, page </w:t>
      </w:r>
      <w:r>
        <w:fldChar w:fldCharType="begin"/>
      </w:r>
      <w:r>
        <w:instrText xml:space="preserve"> PAGEREF _Ref435434358 \h </w:instrText>
      </w:r>
      <w:r>
        <w:fldChar w:fldCharType="separate"/>
      </w:r>
      <w:r w:rsidR="0064541C">
        <w:rPr>
          <w:noProof/>
        </w:rPr>
        <w:t>272</w:t>
      </w:r>
      <w:r>
        <w:fldChar w:fldCharType="end"/>
      </w:r>
      <w:r>
        <w:t xml:space="preserve">; </w:t>
      </w:r>
      <w:r>
        <w:fldChar w:fldCharType="begin"/>
      </w:r>
      <w:r>
        <w:instrText xml:space="preserve"> REF _Ref435434365 \h </w:instrText>
      </w:r>
      <w:r>
        <w:fldChar w:fldCharType="separate"/>
      </w:r>
      <w:r w:rsidR="0064541C">
        <w:t>The Psalms of the Sixth Hour</w:t>
      </w:r>
      <w:r>
        <w:fldChar w:fldCharType="end"/>
      </w:r>
      <w:r>
        <w:t xml:space="preserve">, page </w:t>
      </w:r>
      <w:r>
        <w:fldChar w:fldCharType="begin"/>
      </w:r>
      <w:r>
        <w:instrText xml:space="preserve"> PAGEREF _Ref435434371 \p \h </w:instrText>
      </w:r>
      <w:r>
        <w:fldChar w:fldCharType="separate"/>
      </w:r>
      <w:r w:rsidR="0064541C">
        <w:rPr>
          <w:noProof/>
        </w:rPr>
        <w:t>on page 275</w:t>
      </w:r>
      <w:r>
        <w:fldChar w:fldCharType="end"/>
      </w:r>
      <w:r>
        <w:t xml:space="preserve">; </w:t>
      </w:r>
      <w:r>
        <w:fldChar w:fldCharType="begin"/>
      </w:r>
      <w:r>
        <w:instrText xml:space="preserve"> REF _Ref435434381 \h </w:instrText>
      </w:r>
      <w:r>
        <w:fldChar w:fldCharType="separate"/>
      </w:r>
      <w:r w:rsidR="0064541C">
        <w:t>The Psalms of the Ninth Hour</w:t>
      </w:r>
      <w:r>
        <w:fldChar w:fldCharType="end"/>
      </w:r>
      <w:r>
        <w:t xml:space="preserve">, page </w:t>
      </w:r>
      <w:r>
        <w:fldChar w:fldCharType="begin"/>
      </w:r>
      <w:r>
        <w:instrText xml:space="preserve"> PAGEREF _Ref435434387 \h </w:instrText>
      </w:r>
      <w:r>
        <w:fldChar w:fldCharType="separate"/>
      </w:r>
      <w:r w:rsidR="0064541C">
        <w:rPr>
          <w:noProof/>
        </w:rPr>
        <w:t>279</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195"/>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proofErr w:type="gramStart"/>
      <w:r w:rsidR="001040C8">
        <w:t>You</w:t>
      </w:r>
      <w:proofErr w:type="gramEnd"/>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196"/>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w:t>
      </w:r>
      <w:proofErr w:type="gramStart"/>
      <w:r w:rsidRPr="00AB1781">
        <w:t>right</w:t>
      </w:r>
      <w:proofErr w:type="gramEnd"/>
      <w:r w:rsidRPr="00AB1781">
        <w:t xml:space="preserve">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w:t>
      </w:r>
      <w:proofErr w:type="gramStart"/>
      <w:r w:rsidRPr="00AB1781">
        <w:t>ruling</w:t>
      </w:r>
      <w:proofErr w:type="gramEnd"/>
      <w:r w:rsidRPr="00AB1781">
        <w:t xml:space="preserve">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proofErr w:type="gramStart"/>
      <w:r w:rsidR="001040C8">
        <w:t>You</w:t>
      </w:r>
      <w:proofErr w:type="gramEnd"/>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1" w:name="_Ref412111187"/>
      <w:r>
        <w:t>Psalm</w:t>
      </w:r>
      <w:r w:rsidR="00A6346F" w:rsidRPr="00AB1781">
        <w:t xml:space="preserve"> 53</w:t>
      </w:r>
      <w:r>
        <w:t xml:space="preserve">: O God, save me by </w:t>
      </w:r>
      <w:r w:rsidR="00E570CB">
        <w:t>Your</w:t>
      </w:r>
      <w:r>
        <w:t xml:space="preserve"> Name</w:t>
      </w:r>
      <w:bookmarkEnd w:id="961"/>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197"/>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19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199"/>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00"/>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01"/>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02"/>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2" w:name="_Ref435438564"/>
      <w:r w:rsidRPr="00AB1781">
        <w:t>K</w:t>
      </w:r>
      <w:r>
        <w:t>athisma</w:t>
      </w:r>
      <w:r w:rsidR="0044639B">
        <w:t xml:space="preserve"> 8</w:t>
      </w:r>
      <w:bookmarkEnd w:id="962"/>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03"/>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04"/>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3" w:name="_Ref412026190"/>
      <w:r>
        <w:t>Psalm</w:t>
      </w:r>
      <w:r w:rsidRPr="00AB1781">
        <w:t xml:space="preserve"> 56</w:t>
      </w:r>
      <w:r>
        <w:t>: Have mercy on me, O God, have mercy on me</w:t>
      </w:r>
      <w:bookmarkEnd w:id="963"/>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05"/>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06"/>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07"/>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w:t>
      </w:r>
      <w:proofErr w:type="gramStart"/>
      <w:r w:rsidRPr="00AB1781">
        <w:t>helper,</w:t>
      </w:r>
      <w:proofErr w:type="gramEnd"/>
      <w:r w:rsidRPr="00AB1781">
        <w:t xml:space="preserve">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08"/>
      </w:r>
    </w:p>
    <w:p w14:paraId="4DC48000" w14:textId="77777777" w:rsidR="009E7111" w:rsidRPr="00035647" w:rsidRDefault="00035647" w:rsidP="00BF0205">
      <w:pPr>
        <w:pStyle w:val="Heading4"/>
      </w:pPr>
      <w:r>
        <w:t>Psalm</w:t>
      </w:r>
      <w:r w:rsidR="009E7111" w:rsidRPr="00AB1781">
        <w:t xml:space="preserve"> 59</w:t>
      </w:r>
      <w:r>
        <w:t xml:space="preserve">: O God, </w:t>
      </w:r>
      <w:proofErr w:type="gramStart"/>
      <w:r w:rsidR="001040C8">
        <w:t>You</w:t>
      </w:r>
      <w:proofErr w:type="gramEnd"/>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proofErr w:type="gramStart"/>
      <w:r w:rsidR="001040C8">
        <w:t>You</w:t>
      </w:r>
      <w:proofErr w:type="gramEnd"/>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09"/>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10"/>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11"/>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12"/>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4" w:name="_Ref412111219"/>
      <w:r>
        <w:t>Psalm</w:t>
      </w:r>
      <w:r w:rsidR="009E7111" w:rsidRPr="00AB1781">
        <w:t xml:space="preserve"> 60</w:t>
      </w:r>
      <w:r>
        <w:t>: Hear, O God, my supplication</w:t>
      </w:r>
      <w:bookmarkEnd w:id="964"/>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Two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 xml:space="preserve">He is my </w:t>
      </w:r>
      <w:proofErr w:type="gramStart"/>
      <w:r w:rsidRPr="00AB1781">
        <w:t>Protector,</w:t>
      </w:r>
      <w:proofErr w:type="gramEnd"/>
      <w:r w:rsidRPr="00AB1781">
        <w:t xml:space="preserve">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1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14"/>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15"/>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5" w:name="_Ref412098429"/>
      <w:r>
        <w:t>Psalm</w:t>
      </w:r>
      <w:r w:rsidR="009E7111" w:rsidRPr="00AB1781">
        <w:t xml:space="preserve"> 62</w:t>
      </w:r>
      <w:r>
        <w:t xml:space="preserve">: O God, my God, I rise early and pray to </w:t>
      </w:r>
      <w:r w:rsidR="001040C8">
        <w:t>You</w:t>
      </w:r>
      <w:bookmarkEnd w:id="965"/>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16"/>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 Man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 xml:space="preserve">who bend their bow to shoot a bitter </w:t>
      </w:r>
      <w:proofErr w:type="gramStart"/>
      <w:r w:rsidRPr="00AB1781">
        <w:t>word</w:t>
      </w:r>
      <w:proofErr w:type="gramEnd"/>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6" w:name="_Ref435438574"/>
      <w:r w:rsidRPr="00AB1781">
        <w:t>K</w:t>
      </w:r>
      <w:r>
        <w:t>athisma 9</w:t>
      </w:r>
      <w:bookmarkEnd w:id="966"/>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1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18"/>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19"/>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20"/>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21"/>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22"/>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23"/>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24"/>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25"/>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 xml:space="preserve">8 Bless our God, </w:t>
      </w:r>
      <w:proofErr w:type="gramStart"/>
      <w:r w:rsidRPr="00AB1781">
        <w:t>you</w:t>
      </w:r>
      <w:proofErr w:type="gramEnd"/>
      <w:r w:rsidRPr="00AB1781">
        <w:t xml:space="preserve">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26"/>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27"/>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7" w:name="_Ref412026041"/>
      <w:r>
        <w:t>Psalm</w:t>
      </w:r>
      <w:r w:rsidRPr="00AB1781">
        <w:t xml:space="preserve"> 66</w:t>
      </w:r>
      <w:r>
        <w:t>: My God have compassion on us and bless us</w:t>
      </w:r>
      <w:bookmarkEnd w:id="967"/>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28"/>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29"/>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 scatters All </w:t>
      </w:r>
      <w:proofErr w:type="gramStart"/>
      <w:r w:rsidRPr="00AB1781">
        <w:rPr>
          <w:rFonts w:ascii="Book Antiqua" w:hAnsi="Book Antiqua" w:cs="Lucida Grande"/>
          <w:b/>
          <w:bCs/>
        </w:rPr>
        <w:t>who</w:t>
      </w:r>
      <w:proofErr w:type="gramEnd"/>
      <w:r w:rsidRPr="00AB1781">
        <w:rPr>
          <w:rFonts w:ascii="Book Antiqua" w:hAnsi="Book Antiqua" w:cs="Lucida Grande"/>
          <w:b/>
          <w:bCs/>
        </w:rPr>
        <w:t xml:space="preserve">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30"/>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31"/>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 xml:space="preserve">Who is the father of </w:t>
      </w:r>
      <w:proofErr w:type="gramStart"/>
      <w:r w:rsidRPr="00AB1781">
        <w:t>orphans</w:t>
      </w:r>
      <w:proofErr w:type="gramEnd"/>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r>
      <w:proofErr w:type="gramStart"/>
      <w:r w:rsidRPr="00AB1781">
        <w:t>likewise</w:t>
      </w:r>
      <w:proofErr w:type="gramEnd"/>
      <w:r w:rsidRPr="00AB1781">
        <w:t xml:space="preserv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32"/>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33"/>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34"/>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35"/>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 xml:space="preserve">33 Sing to God, </w:t>
      </w:r>
      <w:proofErr w:type="gramStart"/>
      <w:r w:rsidRPr="00AB1781">
        <w:t>you</w:t>
      </w:r>
      <w:proofErr w:type="gramEnd"/>
      <w:r w:rsidRPr="00AB1781">
        <w:t xml:space="preserve">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36"/>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37"/>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 xml:space="preserve">4 I am tired of </w:t>
      </w:r>
      <w:proofErr w:type="gramStart"/>
      <w:r w:rsidRPr="00AB1781">
        <w:t>shouting,</w:t>
      </w:r>
      <w:proofErr w:type="gramEnd"/>
      <w:r w:rsidRPr="00AB1781">
        <w:t xml:space="preserve">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38"/>
      </w:r>
    </w:p>
    <w:p w14:paraId="75B079FC" w14:textId="77777777" w:rsidR="00C879D4" w:rsidRPr="00AB1781" w:rsidRDefault="00C879D4" w:rsidP="00B139A8">
      <w:pPr>
        <w:pStyle w:val="EnglishHangNoCoptic"/>
      </w:pPr>
      <w:r w:rsidRPr="00AB1781">
        <w:lastRenderedPageBreak/>
        <w:t xml:space="preserve">6 O God, </w:t>
      </w:r>
      <w:proofErr w:type="gramStart"/>
      <w:r w:rsidR="001040C8">
        <w:t>You</w:t>
      </w:r>
      <w:proofErr w:type="gramEnd"/>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39"/>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40"/>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41"/>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42"/>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43"/>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44"/>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45"/>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68" w:name="_Ref412026055"/>
      <w:r>
        <w:t>Psalm</w:t>
      </w:r>
      <w:r w:rsidR="00C879D4" w:rsidRPr="00AB1781">
        <w:t xml:space="preserve"> 69</w:t>
      </w:r>
      <w:r>
        <w:t>: O God, come to my help</w:t>
      </w:r>
      <w:bookmarkEnd w:id="968"/>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be</w:t>
      </w:r>
      <w:proofErr w:type="gramEnd"/>
      <w:r w:rsidRPr="00AB1781">
        <w:rPr>
          <w:rFonts w:ascii="Book Antiqua" w:hAnsi="Book Antiqua" w:cs="Lucida Grande"/>
          <w:b/>
          <w:bCs/>
        </w:rPr>
        <w:t xml:space="preserv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5E366D2B" w14:textId="77777777" w:rsidR="00C879D4" w:rsidRPr="00AB1781" w:rsidRDefault="00C879D4" w:rsidP="00B139A8">
      <w:pPr>
        <w:pStyle w:val="Rubric"/>
      </w:pPr>
      <w:r w:rsidRPr="00AB1781">
        <w:t xml:space="preserve">1 (By David, </w:t>
      </w:r>
      <w:proofErr w:type="gramStart"/>
      <w:r w:rsidRPr="00AB1781">
        <w:t>In</w:t>
      </w:r>
      <w:proofErr w:type="gramEnd"/>
      <w:r w:rsidRPr="00AB1781">
        <w:t xml:space="preserve">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46"/>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69" w:name="_Ref435438582"/>
      <w:r w:rsidRPr="00AB1781">
        <w:t>K</w:t>
      </w:r>
      <w:r>
        <w:t>athisma 10</w:t>
      </w:r>
      <w:bookmarkEnd w:id="969"/>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47"/>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48"/>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proofErr w:type="gramStart"/>
      <w:r w:rsidR="001040C8">
        <w:t>You</w:t>
      </w:r>
      <w:proofErr w:type="gramEnd"/>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proofErr w:type="gramStart"/>
      <w:r w:rsidR="001040C8">
        <w:t>You</w:t>
      </w:r>
      <w:proofErr w:type="gramEnd"/>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49"/>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t>
      </w:r>
      <w:proofErr w:type="gramStart"/>
      <w:r w:rsidRPr="00AB1781">
        <w:t>Who</w:t>
      </w:r>
      <w:proofErr w:type="gramEnd"/>
      <w:r w:rsidRPr="00AB1781">
        <w:t xml:space="preserve">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King of Peace and His </w:t>
      </w:r>
      <w:proofErr w:type="gramStart"/>
      <w:r w:rsidRPr="00AB1781">
        <w:rPr>
          <w:rFonts w:ascii="Book Antiqua" w:hAnsi="Book Antiqua" w:cs="Lucida Grande"/>
          <w:b/>
          <w:bCs/>
        </w:rPr>
        <w:t>glorious</w:t>
      </w:r>
      <w:proofErr w:type="gramEnd"/>
      <w:r w:rsidRPr="00AB1781">
        <w:rPr>
          <w:rFonts w:ascii="Book Antiqua" w:hAnsi="Book Antiqua" w:cs="Lucida Grande"/>
          <w:b/>
          <w:bCs/>
        </w:rPr>
        <w:t xml:space="preserve">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5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51"/>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52"/>
      </w:r>
    </w:p>
    <w:p w14:paraId="2C5F0850" w14:textId="77777777" w:rsidR="00CA0029" w:rsidRPr="00AB1781" w:rsidRDefault="00CA0029" w:rsidP="00CA0029">
      <w:pPr>
        <w:pStyle w:val="EnglishHangNoCoptic"/>
      </w:pPr>
      <w:r w:rsidRPr="00AB1781">
        <w:t xml:space="preserve">7 In His </w:t>
      </w:r>
      <w:proofErr w:type="gramStart"/>
      <w:r w:rsidRPr="00AB1781">
        <w:t>days</w:t>
      </w:r>
      <w:proofErr w:type="gramEnd"/>
      <w:r w:rsidRPr="00AB1781">
        <w:t xml:space="preserve">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53"/>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54"/>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55"/>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56"/>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 xml:space="preserve">(The songs of David the son of Jesse </w:t>
      </w:r>
      <w:proofErr w:type="gramStart"/>
      <w:r w:rsidRPr="00AB1781">
        <w:t>are</w:t>
      </w:r>
      <w:proofErr w:type="gramEnd"/>
      <w:r w:rsidRPr="00AB1781">
        <w:t xml:space="preserv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57"/>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58"/>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 xml:space="preserve">and, ‘Is there knowledge in the </w:t>
      </w:r>
      <w:proofErr w:type="gramStart"/>
      <w:r w:rsidRPr="00AB1781">
        <w:t>Most High</w:t>
      </w:r>
      <w:proofErr w:type="gramEnd"/>
      <w:r w:rsidRPr="00AB1781">
        <w:t>?’</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59"/>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60"/>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61"/>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62"/>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6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64"/>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6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66"/>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67"/>
      </w:r>
    </w:p>
    <w:p w14:paraId="11327820" w14:textId="77777777" w:rsidR="00CA0029" w:rsidRPr="00AB1781" w:rsidRDefault="00CA0029" w:rsidP="00CA0029">
      <w:pPr>
        <w:pStyle w:val="EnglishHangNoCoptic"/>
      </w:pPr>
      <w:r w:rsidRPr="00AB1781">
        <w:t xml:space="preserve">16 The day is </w:t>
      </w:r>
      <w:proofErr w:type="gramStart"/>
      <w:r w:rsidR="001040C8">
        <w:t>Your</w:t>
      </w:r>
      <w:proofErr w:type="gramEnd"/>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68"/>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69"/>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70"/>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71"/>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72"/>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7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 xml:space="preserve">this change is due to the right hand of the </w:t>
      </w:r>
      <w:proofErr w:type="gramStart"/>
      <w:r w:rsidRPr="00AB1781">
        <w:t>Most High</w:t>
      </w:r>
      <w:proofErr w:type="gramEnd"/>
      <w:r w:rsidRPr="00AB1781">
        <w:t>.’</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proofErr w:type="gramStart"/>
      <w:r w:rsidR="00E570CB">
        <w:t>Your</w:t>
      </w:r>
      <w:proofErr w:type="gramEnd"/>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0" w:name="_Ref435438587"/>
      <w:r w:rsidRPr="00AB1781">
        <w:t>K</w:t>
      </w:r>
      <w:r>
        <w:t>athisma</w:t>
      </w:r>
      <w:r w:rsidRPr="00AB1781">
        <w:t xml:space="preserve"> 1</w:t>
      </w:r>
      <w:r>
        <w:t>1</w:t>
      </w:r>
      <w:bookmarkEnd w:id="970"/>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74"/>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7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76"/>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7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 xml:space="preserve">and by His </w:t>
      </w:r>
      <w:proofErr w:type="gramStart"/>
      <w:r w:rsidRPr="00AB1781">
        <w:t>power</w:t>
      </w:r>
      <w:proofErr w:type="gramEnd"/>
      <w:r w:rsidRPr="00AB1781">
        <w:t xml:space="preserve">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 xml:space="preserve">56 Yet they tempted and provoked the </w:t>
      </w:r>
      <w:proofErr w:type="gramStart"/>
      <w:r w:rsidRPr="00AB1781">
        <w:t>Most High</w:t>
      </w:r>
      <w:proofErr w:type="gramEnd"/>
      <w:r w:rsidRPr="00AB1781">
        <w:t xml:space="preserve">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78"/>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79"/>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8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81"/>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82"/>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83"/>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84"/>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85"/>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 xml:space="preserve">9 Listen, </w:t>
      </w:r>
      <w:proofErr w:type="gramStart"/>
      <w:r w:rsidRPr="00AB1781">
        <w:t>My</w:t>
      </w:r>
      <w:proofErr w:type="gramEnd"/>
      <w:r w:rsidRPr="00AB1781">
        <w:t xml:space="preserve">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86"/>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87"/>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88"/>
      </w:r>
    </w:p>
    <w:p w14:paraId="796AF8B5" w14:textId="77777777" w:rsidR="004A51E7" w:rsidRPr="00AB1781" w:rsidRDefault="004A51E7" w:rsidP="00A93CE8">
      <w:pPr>
        <w:pStyle w:val="EnglishHangNoCoptic"/>
      </w:pPr>
      <w:r w:rsidRPr="00AB1781">
        <w:t xml:space="preserve">2 </w:t>
      </w:r>
      <w:proofErr w:type="gramStart"/>
      <w:r w:rsidRPr="00AB1781">
        <w:t>‘ How</w:t>
      </w:r>
      <w:proofErr w:type="gramEnd"/>
      <w:r w:rsidRPr="00AB1781">
        <w:t xml:space="preserve">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89"/>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290"/>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291"/>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proofErr w:type="gramStart"/>
      <w:r w:rsidR="00E570CB">
        <w:t>Your</w:t>
      </w:r>
      <w:proofErr w:type="gramEnd"/>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1" w:name="_Ref412111290"/>
      <w:r>
        <w:t>Psalm</w:t>
      </w:r>
      <w:r w:rsidR="004A51E7" w:rsidRPr="00AB1781">
        <w:t xml:space="preserve"> 83</w:t>
      </w:r>
      <w:r>
        <w:t xml:space="preserve">: How I love </w:t>
      </w:r>
      <w:r w:rsidR="00E570CB">
        <w:t>Your</w:t>
      </w:r>
      <w:r>
        <w:t xml:space="preserve"> dwellings, O Lord of Hosts</w:t>
      </w:r>
      <w:bookmarkEnd w:id="971"/>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29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293"/>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294"/>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2" w:name="_Ref412111302"/>
      <w:r>
        <w:t>Psalm</w:t>
      </w:r>
      <w:r w:rsidR="004A51E7" w:rsidRPr="00AB1781">
        <w:t xml:space="preserve"> 84</w:t>
      </w:r>
      <w:r>
        <w:t xml:space="preserve">: O Lord, </w:t>
      </w:r>
      <w:proofErr w:type="gramStart"/>
      <w:r w:rsidR="001040C8">
        <w:t>You</w:t>
      </w:r>
      <w:proofErr w:type="gramEnd"/>
      <w:r>
        <w:t xml:space="preserve"> has blessed </w:t>
      </w:r>
      <w:r w:rsidR="00E570CB">
        <w:t>Your</w:t>
      </w:r>
      <w:r>
        <w:t xml:space="preserve"> land</w:t>
      </w:r>
      <w:bookmarkEnd w:id="972"/>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proofErr w:type="gramStart"/>
      <w:r w:rsidR="001040C8">
        <w:t>You</w:t>
      </w:r>
      <w:proofErr w:type="gramEnd"/>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295"/>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proofErr w:type="gramStart"/>
      <w:r w:rsidR="001040C8">
        <w:t>You</w:t>
      </w:r>
      <w:proofErr w:type="gramEnd"/>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3" w:name="_Ref435990025"/>
      <w:r>
        <w:t>Kathisma 12</w:t>
      </w:r>
      <w:bookmarkEnd w:id="973"/>
    </w:p>
    <w:p w14:paraId="3C923651" w14:textId="77777777" w:rsidR="00935D4B" w:rsidRPr="00AB1781" w:rsidRDefault="00935D4B" w:rsidP="00BF0205">
      <w:pPr>
        <w:pStyle w:val="Heading4"/>
      </w:pPr>
      <w:bookmarkStart w:id="974" w:name="_Ref412026212"/>
      <w:r>
        <w:t>Psalm</w:t>
      </w:r>
      <w:r w:rsidRPr="00AB1781">
        <w:t xml:space="preserve"> 85</w:t>
      </w:r>
      <w:r>
        <w:t xml:space="preserve">: Incline </w:t>
      </w:r>
      <w:r w:rsidR="001040C8">
        <w:t>Your</w:t>
      </w:r>
      <w:r>
        <w:t xml:space="preserve"> ear, O Lord, and answer me</w:t>
      </w:r>
      <w:bookmarkEnd w:id="974"/>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Prophecy that All Nations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296"/>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297"/>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proofErr w:type="gramStart"/>
      <w:r w:rsidR="001040C8">
        <w:t>Your</w:t>
      </w:r>
      <w:proofErr w:type="gramEnd"/>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298"/>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5" w:name="_Ref412111328"/>
      <w:r>
        <w:t>Psalm</w:t>
      </w:r>
      <w:r w:rsidRPr="00AB1781">
        <w:t xml:space="preserve"> 86</w:t>
      </w:r>
      <w:r>
        <w:t>: His foundations are on the holy mountains</w:t>
      </w:r>
      <w:bookmarkEnd w:id="975"/>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299"/>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00"/>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 xml:space="preserve">and, ‘The </w:t>
      </w:r>
      <w:proofErr w:type="gramStart"/>
      <w:r w:rsidRPr="00AB1781">
        <w:t>Most High</w:t>
      </w:r>
      <w:proofErr w:type="gramEnd"/>
      <w:r w:rsidRPr="00AB1781">
        <w:t xml:space="preserve">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01"/>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02"/>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t>
      </w:r>
      <w:proofErr w:type="gramStart"/>
      <w:r w:rsidRPr="00AB1781">
        <w:t>waves</w:t>
      </w:r>
      <w:proofErr w:type="gramEnd"/>
      <w:r w:rsidRPr="00AB1781">
        <w:t xml:space="preserve">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03"/>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04"/>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05"/>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proofErr w:type="gramStart"/>
      <w:r w:rsidR="001040C8">
        <w:t>Your</w:t>
      </w:r>
      <w:proofErr w:type="gramEnd"/>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06"/>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proofErr w:type="gramStart"/>
      <w:r w:rsidR="001040C8">
        <w:t>Your</w:t>
      </w:r>
      <w:proofErr w:type="gramEnd"/>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proofErr w:type="gramStart"/>
      <w:r w:rsidR="00E570CB">
        <w:t>Your</w:t>
      </w:r>
      <w:proofErr w:type="gramEnd"/>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07"/>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08"/>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09"/>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10"/>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11"/>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12"/>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proofErr w:type="gramStart"/>
      <w:r w:rsidR="001040C8">
        <w:t>You</w:t>
      </w:r>
      <w:proofErr w:type="gramEnd"/>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proofErr w:type="gramStart"/>
      <w:r w:rsidR="001040C8">
        <w:t>You</w:t>
      </w:r>
      <w:proofErr w:type="gramEnd"/>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13"/>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14"/>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6" w:name="_Ref412026283"/>
      <w:r>
        <w:t>Psalm</w:t>
      </w:r>
      <w:r w:rsidRPr="00AB1781">
        <w:t xml:space="preserve"> 90</w:t>
      </w:r>
      <w:r>
        <w:t xml:space="preserve">: He who dwells in the help of the </w:t>
      </w:r>
      <w:proofErr w:type="gramStart"/>
      <w:r>
        <w:t>Most High</w:t>
      </w:r>
      <w:proofErr w:type="gramEnd"/>
      <w:r>
        <w:t xml:space="preserve"> will live</w:t>
      </w:r>
      <w:bookmarkEnd w:id="976"/>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64541C">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64541C">
        <w:rPr>
          <w:noProof/>
        </w:rPr>
        <w:t>62</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15"/>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16"/>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17"/>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7" w:name="_Ref435438606"/>
      <w:r w:rsidRPr="00AB1781">
        <w:t>K</w:t>
      </w:r>
      <w:r>
        <w:t>athisma</w:t>
      </w:r>
      <w:r w:rsidRPr="00AB1781">
        <w:t xml:space="preserve"> 1</w:t>
      </w:r>
      <w:r>
        <w:t>3</w:t>
      </w:r>
      <w:bookmarkEnd w:id="977"/>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proofErr w:type="gramStart"/>
      <w:r w:rsidR="00E570CB">
        <w:t>Your</w:t>
      </w:r>
      <w:proofErr w:type="gramEnd"/>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18"/>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78" w:name="_Ref412111374"/>
      <w:r>
        <w:t>Psalm</w:t>
      </w:r>
      <w:r w:rsidRPr="00AB1781">
        <w:t xml:space="preserve"> 92</w:t>
      </w:r>
      <w:r>
        <w:t>: The Lord is reigning, He is robed in beauty</w:t>
      </w:r>
      <w:bookmarkEnd w:id="978"/>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1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64541C">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64541C">
        <w:rPr>
          <w:noProof/>
        </w:rPr>
        <w:t>275</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 xml:space="preserve">The Lord is </w:t>
      </w:r>
      <w:proofErr w:type="gramStart"/>
      <w:r w:rsidRPr="00AB1781">
        <w:t>reigning,</w:t>
      </w:r>
      <w:proofErr w:type="gramEnd"/>
      <w:r w:rsidRPr="00AB1781">
        <w:t xml:space="preserve">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God the Just Judge: His Judgments </w:t>
      </w:r>
      <w:proofErr w:type="gramStart"/>
      <w:r w:rsidRPr="00AB1781">
        <w:rPr>
          <w:rFonts w:ascii="Book Antiqua" w:hAnsi="Book Antiqua" w:cs="Lucida Grande"/>
          <w:b/>
          <w:bCs/>
        </w:rPr>
        <w:t>are</w:t>
      </w:r>
      <w:proofErr w:type="gramEnd"/>
      <w:r w:rsidRPr="00AB1781">
        <w:rPr>
          <w:rFonts w:ascii="Book Antiqua" w:hAnsi="Book Antiqua" w:cs="Lucida Grande"/>
          <w:b/>
          <w:bCs/>
        </w:rPr>
        <w:t xml:space="preserv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20"/>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21"/>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22"/>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23"/>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24"/>
      </w:r>
    </w:p>
    <w:p w14:paraId="0D54EE54" w14:textId="77777777" w:rsidR="008016CF" w:rsidRPr="00AB1781" w:rsidRDefault="008016CF" w:rsidP="00BF0205">
      <w:pPr>
        <w:pStyle w:val="Heading4"/>
      </w:pPr>
      <w:bookmarkStart w:id="979" w:name="_Ref412111699"/>
      <w:r>
        <w:t>Psalm</w:t>
      </w:r>
      <w:r w:rsidRPr="00AB1781">
        <w:t xml:space="preserve"> 95</w:t>
      </w:r>
      <w:r>
        <w:t>: Sing to the Lord a new song; sing to the Lord all the earth</w:t>
      </w:r>
      <w:bookmarkEnd w:id="979"/>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25"/>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26"/>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0" w:name="_Ref412026313"/>
      <w:r>
        <w:t>Psalm</w:t>
      </w:r>
      <w:r w:rsidR="008016CF" w:rsidRPr="00AB1781">
        <w:t xml:space="preserve"> 96</w:t>
      </w:r>
      <w:r>
        <w:t>: The Lord is reigning, let the earth rejoice</w:t>
      </w:r>
      <w:bookmarkEnd w:id="980"/>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27"/>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w:t>
      </w:r>
      <w:proofErr w:type="gramStart"/>
      <w:r w:rsidRPr="00AB1781">
        <w:t>Most High</w:t>
      </w:r>
      <w:proofErr w:type="gramEnd"/>
      <w:r w:rsidRPr="00AB1781">
        <w:t xml:space="preserve">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1" w:name="_Ref412111720"/>
      <w:r>
        <w:t>Psalm</w:t>
      </w:r>
      <w:r w:rsidR="008016CF" w:rsidRPr="00AB1781">
        <w:t xml:space="preserve"> 97</w:t>
      </w:r>
      <w:r>
        <w:t>: O sing to the Lord a new song, for the Lord has done wonders</w:t>
      </w:r>
      <w:bookmarkEnd w:id="981"/>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28"/>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2" w:name="_Ref412111731"/>
      <w:r>
        <w:t>Psalm</w:t>
      </w:r>
      <w:r w:rsidR="008016CF" w:rsidRPr="00AB1781">
        <w:t xml:space="preserve"> 98</w:t>
      </w:r>
      <w:r>
        <w:t>: The Lord is reigning, let the peoples rage</w:t>
      </w:r>
      <w:bookmarkEnd w:id="982"/>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21716953" w14:textId="77777777" w:rsidR="008016CF" w:rsidRPr="00AB1781" w:rsidRDefault="008016CF" w:rsidP="00A0015F">
      <w:pPr>
        <w:pStyle w:val="Rubric"/>
      </w:pPr>
      <w:r w:rsidRPr="00AB1781">
        <w:t xml:space="preserve">1 (A Psalm </w:t>
      </w:r>
      <w:proofErr w:type="gramStart"/>
      <w:r w:rsidRPr="00AB1781">
        <w:t>By</w:t>
      </w:r>
      <w:proofErr w:type="gramEnd"/>
      <w:r w:rsidRPr="00AB1781">
        <w:t xml:space="preserve">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29"/>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proofErr w:type="gramStart"/>
      <w:r w:rsidR="001040C8">
        <w:t>You</w:t>
      </w:r>
      <w:proofErr w:type="gramEnd"/>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3" w:name="_Ref412111741"/>
      <w:r>
        <w:t>Psalm</w:t>
      </w:r>
      <w:r w:rsidR="008016CF" w:rsidRPr="00AB1781">
        <w:t xml:space="preserve"> 99</w:t>
      </w:r>
      <w:r>
        <w:t>: Shout for joy to the Lord, all the earth</w:t>
      </w:r>
      <w:bookmarkEnd w:id="983"/>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4" w:name="_Ref412111752"/>
      <w:r>
        <w:t>Psalm</w:t>
      </w:r>
      <w:r w:rsidR="008016CF" w:rsidRPr="00AB1781">
        <w:t xml:space="preserve"> 100</w:t>
      </w:r>
      <w:r>
        <w:t xml:space="preserve">: I will sing to </w:t>
      </w:r>
      <w:r w:rsidR="001040C8">
        <w:t>You</w:t>
      </w:r>
      <w:r>
        <w:t xml:space="preserve"> of mercy and judgment, O Lord</w:t>
      </w:r>
      <w:bookmarkEnd w:id="984"/>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30"/>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5" w:name="_Ref435438613"/>
      <w:r w:rsidRPr="00AB1781">
        <w:t>K</w:t>
      </w:r>
      <w:r>
        <w:t>athisma</w:t>
      </w:r>
      <w:r w:rsidRPr="00AB1781">
        <w:t xml:space="preserve"> 1</w:t>
      </w:r>
      <w:r>
        <w:t>4</w:t>
      </w:r>
      <w:bookmarkEnd w:id="985"/>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The Lord </w:t>
      </w:r>
      <w:proofErr w:type="gramStart"/>
      <w:r w:rsidRPr="00AB1781">
        <w:rPr>
          <w:rFonts w:ascii="Book Antiqua" w:hAnsi="Book Antiqua" w:cs="Lucida Grande"/>
          <w:b/>
          <w:bCs/>
        </w:rPr>
        <w:t>will</w:t>
      </w:r>
      <w:proofErr w:type="gramEnd"/>
      <w:r w:rsidRPr="00AB1781">
        <w:rPr>
          <w:rFonts w:ascii="Book Antiqua" w:hAnsi="Book Antiqua" w:cs="Lucida Grande"/>
          <w:b/>
          <w:bCs/>
        </w:rPr>
        <w:t xml:space="preserve">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31"/>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32"/>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w:t>
      </w:r>
      <w:proofErr w:type="gramStart"/>
      <w:r w:rsidRPr="00AB1781">
        <w:t>servants</w:t>
      </w:r>
      <w:proofErr w:type="gramEnd"/>
      <w:r w:rsidRPr="00AB1781">
        <w:t xml:space="preserve">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33"/>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proofErr w:type="gramStart"/>
      <w:r w:rsidR="001040C8">
        <w:t>You</w:t>
      </w:r>
      <w:proofErr w:type="gramEnd"/>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34"/>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3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36"/>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37"/>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38"/>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 xml:space="preserve">who are mighty in strength, who do His </w:t>
      </w:r>
      <w:proofErr w:type="gramStart"/>
      <w:r w:rsidRPr="00AB1781">
        <w:t>word</w:t>
      </w:r>
      <w:proofErr w:type="gramEnd"/>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proofErr w:type="gramStart"/>
      <w:r w:rsidR="001040C8">
        <w:t>You</w:t>
      </w:r>
      <w:proofErr w:type="gramEnd"/>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39"/>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 xml:space="preserve">Who makes the clouds His </w:t>
      </w:r>
      <w:proofErr w:type="gramStart"/>
      <w:r w:rsidRPr="00AB1781">
        <w:t>chariot,</w:t>
      </w:r>
      <w:proofErr w:type="gramEnd"/>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40"/>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 xml:space="preserve">26 </w:t>
      </w:r>
      <w:proofErr w:type="gramStart"/>
      <w:r w:rsidRPr="00AB1781">
        <w:t>There</w:t>
      </w:r>
      <w:proofErr w:type="gramEnd"/>
      <w:r w:rsidRPr="00AB1781">
        <w:t xml:space="preserv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41"/>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42"/>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43"/>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44"/>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45"/>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4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6" w:name="_Ref435438622"/>
      <w:r w:rsidRPr="00AB1781">
        <w:t>K</w:t>
      </w:r>
      <w:r>
        <w:t>athisma</w:t>
      </w:r>
      <w:r w:rsidRPr="00AB1781">
        <w:t xml:space="preserve"> 1</w:t>
      </w:r>
      <w:r>
        <w:t>5</w:t>
      </w:r>
      <w:bookmarkEnd w:id="986"/>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47"/>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 xml:space="preserve">we have done </w:t>
      </w:r>
      <w:proofErr w:type="gramStart"/>
      <w:r w:rsidRPr="00AB1781">
        <w:t>evil,</w:t>
      </w:r>
      <w:proofErr w:type="gramEnd"/>
      <w:r w:rsidRPr="00AB1781">
        <w:t xml:space="preserve">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48"/>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49"/>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50"/>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51"/>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 xml:space="preserve">which became a snare to </w:t>
      </w:r>
      <w:proofErr w:type="gramStart"/>
      <w:r w:rsidRPr="00AB1781">
        <w:t>them.</w:t>
      </w:r>
      <w:proofErr w:type="gramEnd"/>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52"/>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 xml:space="preserve">which lifts the waves of the </w:t>
      </w:r>
      <w:proofErr w:type="gramStart"/>
      <w:r w:rsidRPr="00AB1781">
        <w:t>sea.</w:t>
      </w:r>
      <w:proofErr w:type="gramEnd"/>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 xml:space="preserve">which yield a harvest of </w:t>
      </w:r>
      <w:proofErr w:type="gramStart"/>
      <w:r w:rsidRPr="00AB1781">
        <w:t>fruits.</w:t>
      </w:r>
      <w:proofErr w:type="gramEnd"/>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53"/>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54"/>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55"/>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t>
      </w:r>
      <w:proofErr w:type="gramStart"/>
      <w:r w:rsidRPr="00AB1781">
        <w:t>Who</w:t>
      </w:r>
      <w:proofErr w:type="gramEnd"/>
      <w:r w:rsidRPr="00AB1781">
        <w:t xml:space="preserve">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56"/>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5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58"/>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7" w:name="_Ref435990041"/>
      <w:r>
        <w:t>Kathisma 16</w:t>
      </w:r>
      <w:bookmarkEnd w:id="987"/>
    </w:p>
    <w:p w14:paraId="10F0C415" w14:textId="77777777" w:rsidR="00510795" w:rsidRPr="00267F42" w:rsidRDefault="00267F42" w:rsidP="00BF0205">
      <w:pPr>
        <w:pStyle w:val="Heading4"/>
      </w:pPr>
      <w:bookmarkStart w:id="988" w:name="_Ref412026343"/>
      <w:r>
        <w:t>Psalm</w:t>
      </w:r>
      <w:r w:rsidR="00510795" w:rsidRPr="00AB1781">
        <w:t xml:space="preserve"> 109</w:t>
      </w:r>
      <w:r>
        <w:t>: The Lord said to my Lord: 'Sit at My right hand</w:t>
      </w:r>
      <w:bookmarkEnd w:id="988"/>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59"/>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60"/>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proofErr w:type="gramStart"/>
      <w:r w:rsidR="001040C8">
        <w:t>Your</w:t>
      </w:r>
      <w:proofErr w:type="gramEnd"/>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61"/>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62"/>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6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64"/>
      </w:r>
    </w:p>
    <w:p w14:paraId="6448684E" w14:textId="77777777" w:rsidR="00510795" w:rsidRPr="00267F42" w:rsidRDefault="00267F42" w:rsidP="00BF0205">
      <w:pPr>
        <w:pStyle w:val="Heading4"/>
      </w:pPr>
      <w:bookmarkStart w:id="989" w:name="_Ref412111792"/>
      <w:r>
        <w:t>Psalm</w:t>
      </w:r>
      <w:r w:rsidR="00510795" w:rsidRPr="00AB1781">
        <w:t xml:space="preserve"> 110</w:t>
      </w:r>
      <w:r>
        <w:t xml:space="preserve">: I will thank </w:t>
      </w:r>
      <w:r w:rsidR="001040C8">
        <w:t>You</w:t>
      </w:r>
      <w:r>
        <w:t>, O Lord, with my whole heart</w:t>
      </w:r>
      <w:bookmarkEnd w:id="989"/>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65"/>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66"/>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67"/>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68"/>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0" w:name="_Ref412111806"/>
      <w:r>
        <w:t>Psalm</w:t>
      </w:r>
      <w:r w:rsidR="00510795" w:rsidRPr="00AB1781">
        <w:t xml:space="preserve"> 111</w:t>
      </w:r>
      <w:r>
        <w:t>: Blessed is the man who fears the Lord</w:t>
      </w:r>
      <w:bookmarkEnd w:id="990"/>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 xml:space="preserve">8 His heart is </w:t>
      </w:r>
      <w:proofErr w:type="gramStart"/>
      <w:r w:rsidRPr="00AB1781">
        <w:t>firm,</w:t>
      </w:r>
      <w:proofErr w:type="gramEnd"/>
      <w:r w:rsidRPr="00AB1781">
        <w:t xml:space="preserve">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 xml:space="preserve">9 He distributes </w:t>
      </w:r>
      <w:proofErr w:type="gramStart"/>
      <w:r w:rsidRPr="00AB1781">
        <w:t>freely,</w:t>
      </w:r>
      <w:proofErr w:type="gramEnd"/>
      <w:r w:rsidRPr="00AB1781">
        <w:t xml:space="preserve">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69"/>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1"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70"/>
      </w:r>
      <w:r w:rsidR="00267F42">
        <w:t>: Praise the Lord, you children</w:t>
      </w:r>
      <w:bookmarkEnd w:id="991"/>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w:t>
      </w: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 xml:space="preserve">Who makes His home on </w:t>
      </w:r>
      <w:proofErr w:type="gramStart"/>
      <w:r w:rsidRPr="00AB1781">
        <w:t>high,</w:t>
      </w:r>
      <w:proofErr w:type="gramEnd"/>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71"/>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72"/>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 xml:space="preserve">6 Why did </w:t>
      </w:r>
      <w:proofErr w:type="gramStart"/>
      <w:r w:rsidRPr="00AB1781">
        <w:t>you</w:t>
      </w:r>
      <w:proofErr w:type="gramEnd"/>
      <w:r w:rsidRPr="00AB1781">
        <w:t xml:space="preserve">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73"/>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74"/>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75"/>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2" w:name="_Ref412026361"/>
      <w:r>
        <w:t>Psalm</w:t>
      </w:r>
      <w:r w:rsidR="00510795" w:rsidRPr="00AB1781">
        <w:t xml:space="preserve"> 114</w:t>
      </w:r>
      <w:r>
        <w:t>: I love Him because the Lord hears the cry of my prayer</w:t>
      </w:r>
      <w:bookmarkEnd w:id="992"/>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76"/>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77"/>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3" w:name="_Ref412026376"/>
      <w:r>
        <w:t>Psalm</w:t>
      </w:r>
      <w:r w:rsidR="00510795" w:rsidRPr="00AB1781">
        <w:t xml:space="preserve"> 115</w:t>
      </w:r>
      <w:r>
        <w:t>: I believed and so I spoke; but I was deeply humiliated</w:t>
      </w:r>
      <w:bookmarkEnd w:id="993"/>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64541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64541C">
        <w:rPr>
          <w:noProof/>
        </w:rPr>
        <w:t>279</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78"/>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79"/>
      </w:r>
      <w:r w:rsidRPr="00AB1781">
        <w:t xml:space="preserve"> in the sight of the Lord</w:t>
      </w:r>
    </w:p>
    <w:p w14:paraId="4B721B93" w14:textId="77777777" w:rsidR="00510795" w:rsidRPr="00AB1781" w:rsidRDefault="00510795" w:rsidP="00267F42">
      <w:pPr>
        <w:pStyle w:val="EnglishHangEndNoCoptic"/>
      </w:pPr>
      <w:r w:rsidRPr="00AB1781">
        <w:tab/>
        <w:t xml:space="preserve">is the death of His </w:t>
      </w:r>
      <w:proofErr w:type="gramStart"/>
      <w:r w:rsidRPr="00AB1781">
        <w:t>Saints.</w:t>
      </w:r>
      <w:proofErr w:type="gramEnd"/>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4" w:name="_Ref411967180"/>
      <w:r>
        <w:t>Psalm</w:t>
      </w:r>
      <w:r w:rsidR="00510795" w:rsidRPr="00AB1781">
        <w:t xml:space="preserve"> 116</w:t>
      </w:r>
      <w:r>
        <w:t xml:space="preserve">: All </w:t>
      </w:r>
      <w:proofErr w:type="gramStart"/>
      <w:r>
        <w:t>you</w:t>
      </w:r>
      <w:proofErr w:type="gramEnd"/>
      <w:r>
        <w:t xml:space="preserve"> nations, praise the Lord</w:t>
      </w:r>
      <w:bookmarkEnd w:id="994"/>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 xml:space="preserve">All </w:t>
      </w:r>
      <w:proofErr w:type="gramStart"/>
      <w:r w:rsidRPr="00AB1781">
        <w:t>you</w:t>
      </w:r>
      <w:proofErr w:type="gramEnd"/>
      <w:r w:rsidRPr="00AB1781">
        <w:t xml:space="preserve">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80"/>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5" w:name="_Ref411967211"/>
      <w:r>
        <w:t>Psalm</w:t>
      </w:r>
      <w:r w:rsidR="00510795" w:rsidRPr="00AB1781">
        <w:t xml:space="preserve"> 117</w:t>
      </w:r>
      <w:r>
        <w:t>: Give thanks to the Lord, He is good</w:t>
      </w:r>
      <w:bookmarkEnd w:id="995"/>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81"/>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82"/>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83"/>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84"/>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85"/>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6" w:name="_Ref435990049"/>
      <w:r>
        <w:t>Kathisma 17</w:t>
      </w:r>
      <w:bookmarkEnd w:id="996"/>
    </w:p>
    <w:p w14:paraId="5D7D7323" w14:textId="77777777" w:rsidR="00385CB8" w:rsidRPr="00385CB8" w:rsidRDefault="00385CB8" w:rsidP="00BF0205">
      <w:pPr>
        <w:pStyle w:val="Heading4"/>
      </w:pPr>
      <w:bookmarkStart w:id="997" w:name="_Ref412027139"/>
      <w:r>
        <w:t>Psalm</w:t>
      </w:r>
      <w:r w:rsidRPr="00AB1781">
        <w:t xml:space="preserve"> 118</w:t>
      </w:r>
      <w:r>
        <w:t>: Blessed are they who are faultless in the way</w:t>
      </w:r>
      <w:bookmarkEnd w:id="997"/>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86"/>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87"/>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88"/>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89"/>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390"/>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391"/>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392"/>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393"/>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39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395"/>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396"/>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397"/>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398"/>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399"/>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00"/>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01"/>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02"/>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03"/>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04"/>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05"/>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r>
      <w:proofErr w:type="gramStart"/>
      <w:r w:rsidRPr="00AB1781">
        <w:t>therefore</w:t>
      </w:r>
      <w:proofErr w:type="gramEnd"/>
      <w:r w:rsidRPr="00AB1781">
        <w:t xml:space="preserv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06"/>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0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08"/>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09"/>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1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11"/>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12"/>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13"/>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1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15"/>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64541C">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64541C">
        <w:rPr>
          <w:noProof/>
        </w:rPr>
        <w:t>62</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16"/>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1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998" w:name="_Ref434579036"/>
      <w:r>
        <w:t>Psalm 118 Part 20 See my humility and rescue me, for I do not forget</w:t>
      </w:r>
      <w:bookmarkEnd w:id="998"/>
    </w:p>
    <w:p w14:paraId="1B546F80"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18"/>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999" w:name="_Ref434579051"/>
      <w:r>
        <w:t>Psalm 118 Part 21: Rulers persecute me without cause</w:t>
      </w:r>
      <w:bookmarkEnd w:id="999"/>
    </w:p>
    <w:p w14:paraId="4357BBB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19"/>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0" w:name="_Ref434579065"/>
      <w:r>
        <w:t>Psalm 118 Part 22: Let my need come before You, O Lord</w:t>
      </w:r>
      <w:bookmarkEnd w:id="1000"/>
    </w:p>
    <w:p w14:paraId="5C3C407C" w14:textId="77777777" w:rsidR="006D2FE5" w:rsidRDefault="006D2FE5" w:rsidP="006D2FE5">
      <w:pPr>
        <w:pStyle w:val="Rubric"/>
      </w:pPr>
      <w:r>
        <w:fldChar w:fldCharType="begin"/>
      </w:r>
      <w:r>
        <w:instrText xml:space="preserve"> REF _Ref434578449 \h </w:instrText>
      </w:r>
      <w:r>
        <w:fldChar w:fldCharType="separate"/>
      </w:r>
      <w:r w:rsidR="0064541C">
        <w:rPr>
          <w:lang w:val="en-GB"/>
        </w:rPr>
        <w:t>The Psalms of the Veil</w:t>
      </w:r>
      <w:r>
        <w:fldChar w:fldCharType="end"/>
      </w:r>
      <w:r>
        <w:t xml:space="preserve">, page </w:t>
      </w:r>
      <w:r>
        <w:fldChar w:fldCharType="begin"/>
      </w:r>
      <w:r>
        <w:instrText xml:space="preserve"> PAGEREF _Ref434578449 \h </w:instrText>
      </w:r>
      <w:r>
        <w:fldChar w:fldCharType="separate"/>
      </w:r>
      <w:r w:rsidR="0064541C">
        <w:rPr>
          <w:noProof/>
        </w:rPr>
        <w:t>56</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64541C">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64541C">
        <w:rPr>
          <w:noProof/>
        </w:rPr>
        <w:t>62</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1" w:name="_Ref435990063"/>
      <w:r>
        <w:t>Kathisma 18</w:t>
      </w:r>
      <w:bookmarkEnd w:id="1001"/>
    </w:p>
    <w:p w14:paraId="0EF442FA" w14:textId="77777777" w:rsidR="00FD25B7" w:rsidRPr="00FD25B7" w:rsidRDefault="00FD25B7" w:rsidP="00BF0205">
      <w:pPr>
        <w:pStyle w:val="Heading4"/>
      </w:pPr>
      <w:bookmarkStart w:id="1002" w:name="_Ref411967235"/>
      <w:r>
        <w:t>Psalm</w:t>
      </w:r>
      <w:r w:rsidRPr="00AB1781">
        <w:t xml:space="preserve"> 119</w:t>
      </w:r>
      <w:r>
        <w:t>: To the Lord in the hour of my distress I cry</w:t>
      </w:r>
      <w:bookmarkEnd w:id="1002"/>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lastRenderedPageBreak/>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20"/>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3" w:name="_Ref411967252"/>
      <w:r>
        <w:t>Psalm</w:t>
      </w:r>
      <w:r w:rsidRPr="00AB1781">
        <w:t xml:space="preserve"> 120</w:t>
      </w:r>
      <w:r>
        <w:t>: I lift up my eyes to the mountains</w:t>
      </w:r>
      <w:bookmarkEnd w:id="1003"/>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21"/>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22"/>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 xml:space="preserve">will neither slumber nor </w:t>
      </w:r>
      <w:proofErr w:type="gramStart"/>
      <w:r w:rsidRPr="00AB1781">
        <w:t>sleep.</w:t>
      </w:r>
      <w:proofErr w:type="gramEnd"/>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4" w:name="_Ref411967283"/>
      <w:r>
        <w:t>Psalm</w:t>
      </w:r>
      <w:r w:rsidRPr="00AB1781">
        <w:t xml:space="preserve"> 121</w:t>
      </w:r>
      <w:r>
        <w:t>: I was glad when they said to me: 'Let us go to the house of the Lord'</w:t>
      </w:r>
      <w:bookmarkEnd w:id="1004"/>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23"/>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24"/>
      </w:r>
    </w:p>
    <w:p w14:paraId="16E7E583" w14:textId="77777777" w:rsidR="00FD25B7" w:rsidRPr="00AB1781" w:rsidRDefault="00FD25B7" w:rsidP="00FD25B7">
      <w:pPr>
        <w:pStyle w:val="EnglishHangNoCoptic"/>
      </w:pPr>
      <w:r w:rsidRPr="00AB1781">
        <w:lastRenderedPageBreak/>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5"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5"/>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2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26"/>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6" w:name="_Ref411967321"/>
      <w:r>
        <w:t>Psalm</w:t>
      </w:r>
      <w:r w:rsidRPr="00AB1781">
        <w:t xml:space="preserve"> 123</w:t>
      </w:r>
      <w:r>
        <w:t>: 'Unless the Lord had been among us,' let Israel now say</w:t>
      </w:r>
      <w:bookmarkEnd w:id="1006"/>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77777777" w:rsidR="00FD25B7" w:rsidRPr="00F14AA6" w:rsidRDefault="00F14AA6" w:rsidP="00F14AA6">
      <w:pPr>
        <w:pStyle w:val="Rubric"/>
      </w:pPr>
      <w:r>
        <w:lastRenderedPageBreak/>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7" w:name="_Ref411967338"/>
      <w:r>
        <w:t>P</w:t>
      </w:r>
      <w:r w:rsidR="00FD25B7">
        <w:t>salm</w:t>
      </w:r>
      <w:r w:rsidR="00FD25B7" w:rsidRPr="00AB1781">
        <w:t xml:space="preserve"> 124</w:t>
      </w:r>
      <w:r w:rsidR="00FD25B7">
        <w:t>: Those who trust in the Lord are like Mount Zion</w:t>
      </w:r>
      <w:bookmarkEnd w:id="1007"/>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lastRenderedPageBreak/>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08" w:name="_Ref411967353"/>
      <w:r>
        <w:t>Psalm</w:t>
      </w:r>
      <w:r w:rsidRPr="00AB1781">
        <w:t xml:space="preserve"> 125</w:t>
      </w:r>
      <w:r>
        <w:t>: When the Lord brought back the captives to Zion</w:t>
      </w:r>
      <w:bookmarkEnd w:id="1008"/>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2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09" w:name="_Ref411967372"/>
      <w:r>
        <w:lastRenderedPageBreak/>
        <w:t>Psalm</w:t>
      </w:r>
      <w:r w:rsidRPr="00AB1781">
        <w:t xml:space="preserve"> 126</w:t>
      </w:r>
      <w:r>
        <w:t>: Unless the Lord builds the house, the builders labour in vain</w:t>
      </w:r>
      <w:bookmarkEnd w:id="1009"/>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28"/>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0" w:name="_Ref411967385"/>
      <w:r>
        <w:t>Psalm</w:t>
      </w:r>
      <w:r w:rsidRPr="00AB1781">
        <w:t xml:space="preserve"> 127</w:t>
      </w:r>
      <w:r>
        <w:t>: Blessed are</w:t>
      </w:r>
      <w:r w:rsidR="000D0A3F">
        <w:t xml:space="preserve"> </w:t>
      </w:r>
      <w:r>
        <w:t>all who fear the Lord, who walk in His ways</w:t>
      </w:r>
      <w:bookmarkEnd w:id="1010"/>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77777777" w:rsidR="00F14AA6" w:rsidRDefault="00F14AA6" w:rsidP="00F14AA6">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1" w:name="_Ref411967400"/>
      <w:r>
        <w:t>Psalm</w:t>
      </w:r>
      <w:r w:rsidRPr="00AB1781">
        <w:t xml:space="preserve"> 128</w:t>
      </w:r>
      <w:r>
        <w:t>: Often have they warred against me from my youth</w:t>
      </w:r>
      <w:bookmarkEnd w:id="1011"/>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77777777" w:rsidR="00F14AA6" w:rsidRDefault="00F14AA6" w:rsidP="00FD25B7">
      <w:pPr>
        <w:pStyle w:val="Rubric"/>
      </w:pPr>
      <w:r>
        <w:fldChar w:fldCharType="begin"/>
      </w:r>
      <w:r>
        <w:instrText xml:space="preserve"> REF _Ref434576694 \h </w:instrText>
      </w:r>
      <w:r>
        <w:fldChar w:fldCharType="separate"/>
      </w:r>
      <w:r w:rsidR="0064541C">
        <w:rPr>
          <w:lang w:val="en-GB"/>
        </w:rPr>
        <w:t>The Psalms of Sunset (Vespers)</w:t>
      </w:r>
      <w:r>
        <w:fldChar w:fldCharType="end"/>
      </w:r>
      <w:r>
        <w:t xml:space="preserve">, page </w:t>
      </w:r>
      <w:r>
        <w:fldChar w:fldCharType="begin"/>
      </w:r>
      <w:r>
        <w:instrText xml:space="preserve"> PAGEREF _Ref434576694 \h </w:instrText>
      </w:r>
      <w:r>
        <w:fldChar w:fldCharType="separate"/>
      </w:r>
      <w:r w:rsidR="0064541C">
        <w:rPr>
          <w:noProof/>
        </w:rPr>
        <w:t>6</w:t>
      </w:r>
      <w:r>
        <w:fldChar w:fldCharType="end"/>
      </w:r>
      <w:r>
        <w:t xml:space="preserve">. </w:t>
      </w:r>
      <w:r w:rsidR="00500D86">
        <w:fldChar w:fldCharType="begin"/>
      </w:r>
      <w:r w:rsidR="00500D86">
        <w:instrText xml:space="preserve"> REF _Ref434580361 \h </w:instrText>
      </w:r>
      <w:r w:rsidR="00500D86">
        <w:fldChar w:fldCharType="separate"/>
      </w:r>
      <w:r w:rsidR="0064541C">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64541C">
        <w:rPr>
          <w:noProof/>
        </w:rPr>
        <w:t>64</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lastRenderedPageBreak/>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2" w:name="_Ref411968046"/>
      <w:r>
        <w:t>Psalm</w:t>
      </w:r>
      <w:r w:rsidRPr="00AB1781">
        <w:t xml:space="preserve"> 129</w:t>
      </w:r>
      <w:r>
        <w:t xml:space="preserve">: Out of the depths I cry to </w:t>
      </w:r>
      <w:r w:rsidR="001040C8">
        <w:t>You</w:t>
      </w:r>
      <w:r>
        <w:t>, O Lord</w:t>
      </w:r>
      <w:bookmarkEnd w:id="1012"/>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29"/>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30"/>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31"/>
      </w:r>
    </w:p>
    <w:p w14:paraId="0B5F9423" w14:textId="77777777" w:rsidR="00FD25B7" w:rsidRPr="00FD25B7" w:rsidRDefault="00FD25B7" w:rsidP="00BF0205">
      <w:pPr>
        <w:pStyle w:val="Heading4"/>
      </w:pPr>
      <w:bookmarkStart w:id="1013" w:name="_Ref411968066"/>
      <w:r>
        <w:lastRenderedPageBreak/>
        <w:t>Psalm</w:t>
      </w:r>
      <w:r w:rsidRPr="00AB1781">
        <w:t xml:space="preserve"> 130</w:t>
      </w:r>
      <w:r>
        <w:t>: O Lord, my heart is not haughty, nor my eyes lofty</w:t>
      </w:r>
      <w:bookmarkEnd w:id="1013"/>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77777777" w:rsidR="00F14AA6" w:rsidRDefault="00F14AA6" w:rsidP="00FD25B7">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32"/>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4" w:name="_Ref411968081"/>
      <w:r>
        <w:t>Psalm</w:t>
      </w:r>
      <w:r w:rsidR="00FD25B7" w:rsidRPr="00AB1781">
        <w:t xml:space="preserve"> 131</w:t>
      </w:r>
      <w:r>
        <w:t>: O Lord, remember David and all his meekness</w:t>
      </w:r>
      <w:bookmarkEnd w:id="1014"/>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lastRenderedPageBreak/>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33"/>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34"/>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35"/>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36"/>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lastRenderedPageBreak/>
        <w:t>17 I will make the stock</w:t>
      </w:r>
      <w:r w:rsidRPr="00AB1781">
        <w:rPr>
          <w:rStyle w:val="FootnoteReference"/>
        </w:rPr>
        <w:footnoteReference w:id="437"/>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38"/>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5" w:name="_Ref411968095"/>
      <w:r>
        <w:t>Psalm</w:t>
      </w:r>
      <w:r w:rsidR="00FD25B7" w:rsidRPr="00AB1781">
        <w:t xml:space="preserve"> 132</w:t>
      </w:r>
      <w:r>
        <w:t>: Behold, how good and how delightful it is when brothers dwell together in unity</w:t>
      </w:r>
      <w:bookmarkEnd w:id="1015"/>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77777777" w:rsidR="00F14AA6" w:rsidRDefault="00F14AA6" w:rsidP="00F431B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39"/>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40"/>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6" w:name="_Ref411968119"/>
      <w:r>
        <w:t>Psalm</w:t>
      </w:r>
      <w:r w:rsidRPr="00AB1781">
        <w:t xml:space="preserve"> 133</w:t>
      </w:r>
      <w:r>
        <w:t xml:space="preserve">: Behold now bless the Lord, all you </w:t>
      </w:r>
      <w:proofErr w:type="gramStart"/>
      <w:r>
        <w:t>slaves</w:t>
      </w:r>
      <w:proofErr w:type="gramEnd"/>
      <w:r>
        <w:t xml:space="preserve"> of the Lord</w:t>
      </w:r>
      <w:bookmarkEnd w:id="1016"/>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77777777" w:rsidR="00F14AA6" w:rsidRDefault="00F14AA6" w:rsidP="00FD25B7">
      <w:pPr>
        <w:pStyle w:val="Rubric"/>
      </w:pPr>
      <w:r>
        <w:lastRenderedPageBreak/>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 xml:space="preserve">all you </w:t>
      </w:r>
      <w:proofErr w:type="gramStart"/>
      <w:r w:rsidRPr="00AB1781">
        <w:t>slaves</w:t>
      </w:r>
      <w:proofErr w:type="gramEnd"/>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41"/>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 xml:space="preserve">3 May the Lord Who </w:t>
      </w:r>
      <w:proofErr w:type="gramStart"/>
      <w:r w:rsidRPr="00AB1781">
        <w:t>made</w:t>
      </w:r>
      <w:proofErr w:type="gramEnd"/>
      <w:r w:rsidRPr="00AB1781">
        <w:t xml:space="preserv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7" w:name="_Ref435438658"/>
      <w:r w:rsidRPr="00AB1781">
        <w:t>K</w:t>
      </w:r>
      <w:r>
        <w:t>athisma</w:t>
      </w:r>
      <w:r w:rsidRPr="00AB1781">
        <w:t xml:space="preserve"> 1</w:t>
      </w:r>
      <w:r>
        <w:t>9</w:t>
      </w:r>
      <w:bookmarkEnd w:id="1017"/>
    </w:p>
    <w:p w14:paraId="7F20BF5D" w14:textId="77777777" w:rsidR="00E276C1" w:rsidRPr="00E276C1" w:rsidRDefault="00E276C1" w:rsidP="00BF0205">
      <w:pPr>
        <w:pStyle w:val="Heading4"/>
      </w:pPr>
      <w:r>
        <w:t>Psalm</w:t>
      </w:r>
      <w:r w:rsidRPr="00AB1781">
        <w:t xml:space="preserve"> 134</w:t>
      </w:r>
      <w:r>
        <w:t xml:space="preserve">: Praise the name of the Lord; praise the Lord, you </w:t>
      </w:r>
      <w:proofErr w:type="gramStart"/>
      <w:r>
        <w:t>slaves</w:t>
      </w:r>
      <w:proofErr w:type="gramEnd"/>
      <w:r>
        <w:t xml:space="preserve">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God’s Vast, Unceasing Activity </w:t>
      </w:r>
      <w:proofErr w:type="gramStart"/>
      <w:r w:rsidRPr="00AB1781">
        <w:rPr>
          <w:rFonts w:ascii="Book Antiqua" w:hAnsi="Book Antiqua" w:cs="Lucida Grande"/>
          <w:b/>
          <w:bCs/>
        </w:rPr>
        <w:t>beside</w:t>
      </w:r>
      <w:proofErr w:type="gramEnd"/>
      <w:r w:rsidRPr="00AB1781">
        <w:rPr>
          <w:rFonts w:ascii="Book Antiqua" w:hAnsi="Book Antiqua" w:cs="Lucida Grande"/>
          <w:b/>
          <w:bCs/>
        </w:rPr>
        <w:t xml:space="preserv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 xml:space="preserve">praise the Lord, you </w:t>
      </w:r>
      <w:proofErr w:type="gramStart"/>
      <w:r w:rsidRPr="00AB1781">
        <w:t>slaves</w:t>
      </w:r>
      <w:proofErr w:type="gramEnd"/>
      <w:r w:rsidRPr="00AB1781">
        <w:t xml:space="preserve">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42"/>
      </w:r>
    </w:p>
    <w:p w14:paraId="62F14F8A" w14:textId="77777777" w:rsidR="00E276C1" w:rsidRPr="00AB1781" w:rsidRDefault="00E276C1" w:rsidP="00E276C1">
      <w:pPr>
        <w:pStyle w:val="EnglishHangNoCoptic"/>
      </w:pPr>
      <w:r w:rsidRPr="00AB1781">
        <w:t xml:space="preserve">13 O Lord, </w:t>
      </w:r>
      <w:proofErr w:type="gramStart"/>
      <w:r w:rsidR="00E570CB">
        <w:t>Your</w:t>
      </w:r>
      <w:proofErr w:type="gramEnd"/>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4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4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64541C">
        <w:t>The Second Canticle: Psalm 135</w:t>
      </w:r>
      <w:r>
        <w:fldChar w:fldCharType="end"/>
      </w:r>
      <w:r>
        <w:t xml:space="preserve">, page </w:t>
      </w:r>
      <w:r>
        <w:fldChar w:fldCharType="begin"/>
      </w:r>
      <w:r>
        <w:instrText xml:space="preserve"> PAGEREF _Ref434580763 \h </w:instrText>
      </w:r>
      <w:r>
        <w:fldChar w:fldCharType="separate"/>
      </w:r>
      <w:r w:rsidR="0064541C">
        <w:rPr>
          <w:noProof/>
        </w:rPr>
        <w:t>82</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45"/>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18" w:name="_Ref411968136"/>
      <w:r>
        <w:lastRenderedPageBreak/>
        <w:t>Psalm</w:t>
      </w:r>
      <w:r w:rsidRPr="00AB1781">
        <w:t xml:space="preserve"> 136</w:t>
      </w:r>
      <w:r>
        <w:t>: By the rivers of Babylon we sat down and wept</w:t>
      </w:r>
      <w:bookmarkEnd w:id="1018"/>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77777777" w:rsidR="00F14AA6" w:rsidRDefault="00F14AA6" w:rsidP="00F14AA6">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46"/>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47"/>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48"/>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19" w:name="_Ref411968152"/>
      <w:r>
        <w:lastRenderedPageBreak/>
        <w:t>Psalm</w:t>
      </w:r>
      <w:r w:rsidRPr="00AB1781">
        <w:t xml:space="preserve"> 137</w:t>
      </w:r>
      <w:r>
        <w:t xml:space="preserve">: I will praise and thank </w:t>
      </w:r>
      <w:r w:rsidR="001040C8">
        <w:t>You</w:t>
      </w:r>
      <w:r>
        <w:t>, O Lord, with my whole heart</w:t>
      </w:r>
      <w:bookmarkEnd w:id="1019"/>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49"/>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50"/>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51"/>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proofErr w:type="gramStart"/>
      <w:r w:rsidR="00E570CB">
        <w:t>Your</w:t>
      </w:r>
      <w:proofErr w:type="gramEnd"/>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lastRenderedPageBreak/>
        <w:t>Psalm</w:t>
      </w:r>
      <w:r w:rsidRPr="00AB1781">
        <w:t xml:space="preserve"> 138</w:t>
      </w:r>
      <w:r>
        <w:t xml:space="preserve">: O, Lord, </w:t>
      </w:r>
      <w:proofErr w:type="gramStart"/>
      <w:r w:rsidR="001040C8">
        <w:t>You</w:t>
      </w:r>
      <w:proofErr w:type="gramEnd"/>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t xml:space="preserve">O, Lord, </w:t>
      </w:r>
      <w:proofErr w:type="gramStart"/>
      <w:r w:rsidR="001040C8">
        <w:t>You</w:t>
      </w:r>
      <w:proofErr w:type="gramEnd"/>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52"/>
      </w:r>
    </w:p>
    <w:p w14:paraId="220EF862" w14:textId="77777777" w:rsidR="00E276C1" w:rsidRPr="00AB1781" w:rsidRDefault="00E276C1" w:rsidP="00E276C1">
      <w:pPr>
        <w:pStyle w:val="EnglishHangNoCoptic"/>
      </w:pPr>
      <w:r w:rsidRPr="00AB1781">
        <w:t xml:space="preserve">8 If I ascend to heaven, </w:t>
      </w:r>
      <w:proofErr w:type="gramStart"/>
      <w:r w:rsidR="001040C8">
        <w:t>You</w:t>
      </w:r>
      <w:proofErr w:type="gramEnd"/>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proofErr w:type="gramStart"/>
      <w:r w:rsidR="001040C8">
        <w:t>You</w:t>
      </w:r>
      <w:proofErr w:type="gramEnd"/>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proofErr w:type="gramStart"/>
      <w:r w:rsidR="001040C8">
        <w:t>You</w:t>
      </w:r>
      <w:proofErr w:type="gramEnd"/>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53"/>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lastRenderedPageBreak/>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 xml:space="preserve">18 Should I count </w:t>
      </w:r>
      <w:proofErr w:type="gramStart"/>
      <w:r w:rsidRPr="00AB1781">
        <w:t>them,</w:t>
      </w:r>
      <w:proofErr w:type="gramEnd"/>
      <w:r w:rsidRPr="00AB1781">
        <w:t xml:space="preserve">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54"/>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lastRenderedPageBreak/>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 xml:space="preserve">who scheme to trip my </w:t>
      </w:r>
      <w:proofErr w:type="gramStart"/>
      <w:r w:rsidRPr="00AB1781">
        <w:t>steps.</w:t>
      </w:r>
      <w:proofErr w:type="gramEnd"/>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0" w:name="_Ref411968172"/>
      <w:r>
        <w:t>Psalm</w:t>
      </w:r>
      <w:r w:rsidRPr="00AB1781">
        <w:t xml:space="preserve"> 140</w:t>
      </w:r>
      <w:r>
        <w:t xml:space="preserve">: Lord, I cry to </w:t>
      </w:r>
      <w:r w:rsidR="001040C8">
        <w:t>You</w:t>
      </w:r>
      <w:r>
        <w:t>, hear me</w:t>
      </w:r>
      <w:bookmarkEnd w:id="1020"/>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Cry of Desire in the Temple of the Heart</w:t>
      </w:r>
    </w:p>
    <w:p w14:paraId="74B02A0D"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55"/>
      </w:r>
    </w:p>
    <w:p w14:paraId="51E1BFBF" w14:textId="77777777" w:rsidR="00E276C1" w:rsidRPr="00E276C1" w:rsidRDefault="00E276C1" w:rsidP="00BF0205">
      <w:pPr>
        <w:pStyle w:val="Heading4"/>
      </w:pPr>
      <w:bookmarkStart w:id="1021" w:name="_Ref411968182"/>
      <w:r>
        <w:t>Psalm</w:t>
      </w:r>
      <w:r w:rsidRPr="00AB1781">
        <w:t xml:space="preserve"> 141</w:t>
      </w:r>
      <w:r>
        <w:t>: I cry to the Lord with all my voice, I pray with all my voice</w:t>
      </w:r>
      <w:bookmarkEnd w:id="1021"/>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77777777" w:rsidR="00F14AA6" w:rsidRDefault="00F14AA6" w:rsidP="00E276C1">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5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2" w:name="_Ref412098508"/>
      <w:r>
        <w:t>Psalm</w:t>
      </w:r>
      <w:r w:rsidRPr="00AB1781">
        <w:t xml:space="preserve"> 142</w:t>
      </w:r>
      <w:r>
        <w:t xml:space="preserve">: Lord, hear my prayer; give ear to my petition in </w:t>
      </w:r>
      <w:r w:rsidR="00E570CB">
        <w:t>Your</w:t>
      </w:r>
      <w:r>
        <w:t xml:space="preserve"> truth</w:t>
      </w:r>
      <w:bookmarkEnd w:id="1022"/>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64541C">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64541C">
        <w:rPr>
          <w:noProof/>
        </w:rPr>
        <w:t>255</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57"/>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w:t>
      </w:r>
      <w:proofErr w:type="gramStart"/>
      <w:r w:rsidRPr="00AB1781">
        <w:t>justice</w:t>
      </w:r>
      <w:proofErr w:type="gramEnd"/>
      <w:r w:rsidRPr="00AB1781">
        <w:t xml:space="preserv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w:t>
      </w:r>
      <w:proofErr w:type="gramStart"/>
      <w:r w:rsidRPr="00AB1781">
        <w:t>mercy</w:t>
      </w:r>
      <w:proofErr w:type="gramEnd"/>
      <w:r w:rsidRPr="00AB1781">
        <w:t xml:space="preserve">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lastRenderedPageBreak/>
        <w:t>Glory…</w:t>
      </w:r>
    </w:p>
    <w:p w14:paraId="43196394" w14:textId="2C04FF91" w:rsidR="0044639B" w:rsidRPr="00AB1781" w:rsidRDefault="0044639B" w:rsidP="00BF0205">
      <w:pPr>
        <w:pStyle w:val="Heading3"/>
      </w:pPr>
      <w:bookmarkStart w:id="1023" w:name="_Ref435438665"/>
      <w:r w:rsidRPr="00AB1781">
        <w:t>K</w:t>
      </w:r>
      <w:r>
        <w:t>athisma 20</w:t>
      </w:r>
      <w:bookmarkEnd w:id="1023"/>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 xml:space="preserve">Who trains my hands for </w:t>
      </w:r>
      <w:proofErr w:type="gramStart"/>
      <w:r w:rsidRPr="00AB1781">
        <w:t>war</w:t>
      </w:r>
      <w:proofErr w:type="gramEnd"/>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 xml:space="preserve">Who subdues my people under </w:t>
      </w:r>
      <w:proofErr w:type="gramStart"/>
      <w:r w:rsidRPr="00AB1781">
        <w:t>me.</w:t>
      </w:r>
      <w:proofErr w:type="gramEnd"/>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58"/>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59"/>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60"/>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61"/>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lastRenderedPageBreak/>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62"/>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4" w:name="_Ref411968206"/>
      <w:r>
        <w:t>P</w:t>
      </w:r>
      <w:r w:rsidR="002A0A20">
        <w:t>salm</w:t>
      </w:r>
      <w:r w:rsidR="00E276C1" w:rsidRPr="00AB1781">
        <w:t xml:space="preserve"> 145</w:t>
      </w:r>
      <w:r w:rsidR="002A0A20">
        <w:t>: Praise the Lord, O my soul! I will praise the Lord all my life</w:t>
      </w:r>
      <w:bookmarkEnd w:id="1024"/>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64541C">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64541C">
        <w:rPr>
          <w:noProof/>
        </w:rPr>
        <w:t>56</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63"/>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lastRenderedPageBreak/>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5" w:name="_Ref411968226"/>
      <w:r>
        <w:t>Psalm</w:t>
      </w:r>
      <w:r w:rsidR="00E276C1" w:rsidRPr="00AB1781">
        <w:t xml:space="preserve"> 146</w:t>
      </w:r>
      <w:r>
        <w:t>: Praise the Lord, for singing praise is good</w:t>
      </w:r>
      <w:bookmarkEnd w:id="1025"/>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64"/>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lastRenderedPageBreak/>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6" w:name="_Ref411968245"/>
      <w:r>
        <w:t>Psalm</w:t>
      </w:r>
      <w:r w:rsidR="00E276C1" w:rsidRPr="00AB1781">
        <w:t xml:space="preserve"> 147</w:t>
      </w:r>
      <w:r>
        <w:t>: Praise the Lord, O Jerusalem! Praise your God, O Zion!</w:t>
      </w:r>
      <w:bookmarkEnd w:id="1026"/>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77777777" w:rsidR="00F14AA6" w:rsidRDefault="00F14AA6" w:rsidP="002A0A20">
      <w:pPr>
        <w:pStyle w:val="Rubric"/>
      </w:pPr>
      <w:r>
        <w:fldChar w:fldCharType="begin"/>
      </w:r>
      <w:r>
        <w:instrText xml:space="preserve"> REF _Ref434576945 \h </w:instrText>
      </w:r>
      <w:r>
        <w:fldChar w:fldCharType="separate"/>
      </w:r>
      <w:r w:rsidR="0064541C">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64541C">
        <w:rPr>
          <w:noProof/>
        </w:rPr>
        <w:t>46</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64541C">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64541C">
        <w:rPr>
          <w:noProof/>
        </w:rPr>
        <w:t>66</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lastRenderedPageBreak/>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 xml:space="preserve">praise Him, all you </w:t>
      </w:r>
      <w:proofErr w:type="gramStart"/>
      <w:r w:rsidRPr="00AB1781">
        <w:t>stars</w:t>
      </w:r>
      <w:proofErr w:type="gramEnd"/>
      <w:r w:rsidRPr="00AB1781">
        <w:t xml:space="preserve"> and light.</w:t>
      </w:r>
    </w:p>
    <w:p w14:paraId="269B6AD2" w14:textId="77777777" w:rsidR="00E276C1" w:rsidRPr="00AB1781" w:rsidRDefault="00E276C1" w:rsidP="002A0A20">
      <w:pPr>
        <w:pStyle w:val="EnglishHangNoCoptic"/>
      </w:pPr>
      <w:r w:rsidRPr="00AB1781">
        <w:t xml:space="preserve">4 Praise Him, </w:t>
      </w:r>
      <w:proofErr w:type="gramStart"/>
      <w:r w:rsidRPr="00AB1781">
        <w:t>you</w:t>
      </w:r>
      <w:proofErr w:type="gramEnd"/>
      <w:r w:rsidRPr="00AB1781">
        <w:t xml:space="preserve"> heaven of heavens,</w:t>
      </w:r>
    </w:p>
    <w:p w14:paraId="335DD062" w14:textId="77777777" w:rsidR="00E276C1" w:rsidRPr="00AB1781" w:rsidRDefault="00E276C1" w:rsidP="002A0A20">
      <w:pPr>
        <w:pStyle w:val="EnglishHangEndNoCoptic"/>
      </w:pPr>
      <w:r w:rsidRPr="00AB1781">
        <w:tab/>
        <w:t xml:space="preserve">and you </w:t>
      </w:r>
      <w:proofErr w:type="gramStart"/>
      <w:r w:rsidRPr="00AB1781">
        <w:t>waters</w:t>
      </w:r>
      <w:proofErr w:type="gramEnd"/>
      <w:r w:rsidRPr="00AB1781">
        <w:t xml:space="preserve">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65"/>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 xml:space="preserve">you </w:t>
      </w:r>
      <w:proofErr w:type="gramStart"/>
      <w:r w:rsidRPr="00AB1781">
        <w:t>monsters</w:t>
      </w:r>
      <w:proofErr w:type="gramEnd"/>
      <w:r w:rsidRPr="00AB1781">
        <w:t xml:space="preserve">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 xml:space="preserve">9 All </w:t>
      </w:r>
      <w:proofErr w:type="gramStart"/>
      <w:r w:rsidRPr="00AB1781">
        <w:t>you</w:t>
      </w:r>
      <w:proofErr w:type="gramEnd"/>
      <w:r w:rsidRPr="00AB1781">
        <w:t xml:space="preserve">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 xml:space="preserve">11 All you </w:t>
      </w:r>
      <w:proofErr w:type="gramStart"/>
      <w:r w:rsidRPr="00AB1781">
        <w:t>kings</w:t>
      </w:r>
      <w:proofErr w:type="gramEnd"/>
      <w:r w:rsidRPr="00AB1781">
        <w:t xml:space="preserve">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lastRenderedPageBreak/>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66"/>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lastRenderedPageBreak/>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67"/>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fldChar w:fldCharType="begin"/>
      </w:r>
      <w:r>
        <w:instrText xml:space="preserve"> REF _Ref434580708 \h </w:instrText>
      </w:r>
      <w:r>
        <w:fldChar w:fldCharType="separate"/>
      </w:r>
      <w:r w:rsidR="0064541C">
        <w:t>The Fourth Canticle</w:t>
      </w:r>
      <w:r>
        <w:fldChar w:fldCharType="end"/>
      </w:r>
      <w:r>
        <w:t xml:space="preserve">, page </w:t>
      </w:r>
      <w:r>
        <w:fldChar w:fldCharType="begin"/>
      </w:r>
      <w:r>
        <w:instrText xml:space="preserve"> PAGEREF _Ref434580714 \h </w:instrText>
      </w:r>
      <w:r>
        <w:fldChar w:fldCharType="separate"/>
      </w:r>
      <w:r w:rsidR="0064541C">
        <w:rPr>
          <w:noProof/>
        </w:rPr>
        <w:t>120</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lastRenderedPageBreak/>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7" w:name="_Toc410196196"/>
      <w:bookmarkStart w:id="1028" w:name="_Toc410196438"/>
      <w:bookmarkStart w:id="1029"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0" w:name="_Toc436645219"/>
      <w:r>
        <w:t>The Book of Psalis and Doxologies</w:t>
      </w:r>
      <w:bookmarkEnd w:id="1027"/>
      <w:bookmarkEnd w:id="1028"/>
      <w:bookmarkEnd w:id="1029"/>
      <w:bookmarkEnd w:id="1030"/>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1" w:name="_Toc436645220"/>
      <w:bookmarkStart w:id="1032" w:name="_Toc410196197"/>
      <w:bookmarkStart w:id="1033" w:name="_Toc410196439"/>
      <w:bookmarkStart w:id="1034" w:name="_Toc410196941"/>
      <w:r>
        <w:lastRenderedPageBreak/>
        <w:t>General and Common Doxologies</w:t>
      </w:r>
      <w:bookmarkEnd w:id="1031"/>
    </w:p>
    <w:p w14:paraId="1B082926" w14:textId="77777777" w:rsidR="009C13E9" w:rsidRDefault="009C13E9" w:rsidP="009C13E9">
      <w:pPr>
        <w:pStyle w:val="Heading3"/>
      </w:pPr>
      <w:bookmarkStart w:id="1035" w:name="_Ref434488390"/>
      <w:r>
        <w:t>The Doxology of the Heavenly</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6"/>
            <w:r>
              <w:t>The great and holy luminaries,</w:t>
            </w:r>
            <w:commentRangeEnd w:id="1036"/>
            <w:r>
              <w:rPr>
                <w:rStyle w:val="CommentReference"/>
                <w:rFonts w:ascii="Times New Roman" w:hAnsi="Times New Roman"/>
              </w:rPr>
              <w:commentReference w:id="103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 xml:space="preserve">And the </w:t>
            </w:r>
            <w:proofErr w:type="gramStart"/>
            <w:r>
              <w:t>Twenty Four</w:t>
            </w:r>
            <w:proofErr w:type="gramEnd"/>
            <w:r>
              <w:t xml:space="preserve">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7"/>
            <w:r>
              <w:rPr>
                <w:rStyle w:val="CommentReference"/>
                <w:rFonts w:ascii="Times New Roman" w:hAnsi="Times New Roman"/>
              </w:rPr>
              <w:commentReference w:id="103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38"/>
            <w:r w:rsidRPr="00602B0F">
              <w:t xml:space="preserve">O Lord, </w:t>
            </w:r>
            <w:commentRangeEnd w:id="1038"/>
            <w:r>
              <w:rPr>
                <w:rStyle w:val="CommentReference"/>
                <w:rFonts w:ascii="Times New Roman" w:hAnsi="Times New Roman"/>
              </w:rPr>
              <w:commentReference w:id="103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39" w:name="_Ref434488524"/>
      <w:r>
        <w:t>The Doxology of St. John the Baptist</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0" w:name="_Ref434488546"/>
      <w:r>
        <w:t>Another Doxology of St. John the Baptist</w:t>
      </w:r>
      <w:bookmarkEnd w:id="10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1" w:name="_Ref434488644"/>
      <w:r>
        <w:lastRenderedPageBreak/>
        <w:t>A Doxology for the Apostles</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2"/>
            <w:r>
              <w:t xml:space="preserve">called </w:t>
            </w:r>
            <w:commentRangeEnd w:id="1042"/>
            <w:r>
              <w:rPr>
                <w:rStyle w:val="CommentReference"/>
                <w:rFonts w:ascii="Times New Roman" w:eastAsiaTheme="minorHAnsi" w:hAnsi="Times New Roman" w:cstheme="minorBidi"/>
                <w:color w:val="auto"/>
              </w:rPr>
              <w:commentReference w:id="104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3"/>
            <w:r>
              <w:t>Who loved him greatly.</w:t>
            </w:r>
            <w:commentRangeEnd w:id="1043"/>
            <w:r>
              <w:rPr>
                <w:rStyle w:val="CommentReference"/>
                <w:rFonts w:ascii="Times New Roman" w:eastAsiaTheme="minorHAnsi" w:hAnsi="Times New Roman" w:cstheme="minorBidi"/>
                <w:color w:val="auto"/>
              </w:rPr>
              <w:commentReference w:id="104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4" w:name="_Ref434488657"/>
      <w:r>
        <w:t>Another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5"/>
            <w:r>
              <w:t xml:space="preserve">Our </w:t>
            </w:r>
            <w:commentRangeEnd w:id="1045"/>
            <w:r>
              <w:rPr>
                <w:rStyle w:val="CommentReference"/>
                <w:rFonts w:ascii="Times New Roman" w:eastAsiaTheme="minorHAnsi" w:hAnsi="Times New Roman" w:cstheme="minorBidi"/>
                <w:color w:val="auto"/>
              </w:rPr>
              <w:commentReference w:id="104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6"/>
            <w:r>
              <w:t xml:space="preserve">And </w:t>
            </w:r>
            <w:commentRangeEnd w:id="1046"/>
            <w:r>
              <w:rPr>
                <w:rStyle w:val="CommentReference"/>
                <w:rFonts w:ascii="Times New Roman" w:eastAsiaTheme="minorHAnsi" w:hAnsi="Times New Roman" w:cstheme="minorBidi"/>
                <w:color w:val="auto"/>
              </w:rPr>
              <w:commentReference w:id="104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7"/>
            <w:r>
              <w:t>And was numbered with</w:t>
            </w:r>
          </w:p>
          <w:p w14:paraId="5527B3A6" w14:textId="77777777" w:rsidR="004C7F73" w:rsidRDefault="004C7F73" w:rsidP="004C7F73">
            <w:pPr>
              <w:pStyle w:val="EngHangEnd"/>
            </w:pPr>
            <w:r>
              <w:t>The rest of the Apostles.</w:t>
            </w:r>
            <w:commentRangeEnd w:id="1047"/>
            <w:r>
              <w:rPr>
                <w:rStyle w:val="CommentReference"/>
                <w:rFonts w:ascii="Times New Roman" w:eastAsiaTheme="minorHAnsi" w:hAnsi="Times New Roman" w:cstheme="minorBidi"/>
                <w:color w:val="auto"/>
              </w:rPr>
              <w:commentReference w:id="104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48"/>
            <w:r>
              <w:t xml:space="preserve">sound </w:t>
            </w:r>
            <w:commentRangeEnd w:id="1048"/>
            <w:r>
              <w:rPr>
                <w:rStyle w:val="CommentReference"/>
                <w:rFonts w:ascii="Times New Roman" w:eastAsiaTheme="minorHAnsi" w:hAnsi="Times New Roman" w:cstheme="minorBidi"/>
                <w:color w:val="auto"/>
              </w:rPr>
              <w:commentReference w:id="104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49" w:name="_Ref434488814"/>
      <w:r>
        <w:t>The Doxology of St. Mark</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0"/>
            <w:r>
              <w:t>Beholder of God</w:t>
            </w:r>
            <w:commentRangeEnd w:id="1050"/>
            <w:r>
              <w:rPr>
                <w:rStyle w:val="CommentReference"/>
                <w:rFonts w:ascii="Times New Roman" w:eastAsiaTheme="minorHAnsi" w:hAnsi="Times New Roman" w:cstheme="minorBidi"/>
                <w:color w:val="auto"/>
              </w:rPr>
              <w:commentReference w:id="1050"/>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1" w:name="_Ref434488992"/>
      <w:r>
        <w:t>The Doxology of Any Apostle</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2"/>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2"/>
            <w:r>
              <w:rPr>
                <w:rStyle w:val="CommentReference"/>
                <w:rFonts w:ascii="Times New Roman" w:eastAsiaTheme="minorHAnsi" w:hAnsi="Times New Roman" w:cstheme="minorBidi"/>
                <w:color w:val="auto"/>
              </w:rPr>
              <w:commentReference w:id="1052"/>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 xml:space="preserve">He preached His </w:t>
            </w:r>
            <w:proofErr w:type="gramStart"/>
            <w:r>
              <w:t>holy</w:t>
            </w:r>
            <w:proofErr w:type="gramEnd"/>
            <w:r>
              <w:t xml:space="preserve">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3"/>
            <w:r>
              <w:t>compatriots</w:t>
            </w:r>
            <w:commentRangeEnd w:id="1053"/>
            <w:r>
              <w:rPr>
                <w:rStyle w:val="CommentReference"/>
                <w:rFonts w:ascii="Times New Roman" w:eastAsiaTheme="minorHAnsi" w:hAnsi="Times New Roman" w:cstheme="minorBidi"/>
                <w:color w:val="auto"/>
              </w:rPr>
              <w:commentReference w:id="1053"/>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4" w:name="_Ref434489014"/>
      <w:r>
        <w:t>The Doxology of St. Stephen</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6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5" w:name="_Ref434489170"/>
      <w:r>
        <w:t>The Doxology of St. George</w:t>
      </w:r>
      <w:bookmarkEnd w:id="1055"/>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64541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64541C">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64541C">
        <w:rPr>
          <w:noProof/>
        </w:rPr>
        <w:t>774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6" w:name="_Ref434490082"/>
      <w:r>
        <w:t>The Doxology of St. Demiana</w:t>
      </w:r>
      <w:bookmarkEnd w:id="1056"/>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64541C">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64541C">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64541C">
        <w:rPr>
          <w:noProof/>
        </w:rPr>
        <w:t>742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proofErr w:type="gramStart"/>
            <w:r w:rsidRPr="004764BD">
              <w:rPr>
                <w:rFonts w:eastAsiaTheme="minorEastAsia"/>
                <w:lang w:eastAsia="ja-JP"/>
              </w:rPr>
              <w:t>Therefore</w:t>
            </w:r>
            <w:proofErr w:type="gramEnd"/>
            <w:r w:rsidRPr="004764BD">
              <w:rPr>
                <w:rFonts w:eastAsiaTheme="minorEastAsia"/>
                <w:lang w:eastAsia="ja-JP"/>
              </w:rPr>
              <w:t xml:space="preserv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6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7" w:name="_Ref434489950"/>
      <w:r>
        <w:t>The Doxology of the Martyrs</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 xml:space="preserve">The friend of Abba </w:t>
            </w:r>
            <w:proofErr w:type="gramStart"/>
            <w:r>
              <w:t>Victor:,</w:t>
            </w:r>
            <w:proofErr w:type="gramEnd"/>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58"/>
            <w:r>
              <w:t>Akrash</w:t>
            </w:r>
            <w:commentRangeEnd w:id="1058"/>
            <w:r>
              <w:rPr>
                <w:rStyle w:val="CommentReference"/>
              </w:rPr>
              <w:commentReference w:id="1058"/>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59" w:name="_Ref434490311"/>
      <w:r>
        <w:t>The Doxology of St. Anthony and St. Paul</w:t>
      </w:r>
      <w:bookmarkEnd w:id="1059"/>
    </w:p>
    <w:p w14:paraId="304A2508" w14:textId="77777777" w:rsidR="0064541C"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64541C">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64541C">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64541C">
        <w:rPr>
          <w:noProof/>
        </w:rPr>
        <w:t>746</w:t>
      </w:r>
      <w:r w:rsidR="00191A26">
        <w:fldChar w:fldCharType="end"/>
      </w:r>
      <w:r>
        <w:t xml:space="preserve">, and </w:t>
      </w:r>
      <w:r w:rsidR="00191A26">
        <w:fldChar w:fldCharType="begin"/>
      </w:r>
      <w:r w:rsidR="00191A26">
        <w:instrText xml:space="preserve"> REF _Ref434490368 \h </w:instrText>
      </w:r>
      <w:r w:rsidR="00191A26">
        <w:fldChar w:fldCharType="separate"/>
      </w:r>
      <w:r w:rsidR="0064541C">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64541C">
        <w:t xml:space="preserve">See A Doxology for the Apostles, on pages </w:t>
      </w:r>
      <w:r w:rsidR="0064541C">
        <w:rPr>
          <w:noProof/>
        </w:rPr>
        <w:t>539</w:t>
      </w:r>
      <w:r w:rsidR="0064541C">
        <w:t xml:space="preserve">, </w:t>
      </w:r>
      <w:r w:rsidR="0064541C">
        <w:rPr>
          <w:noProof/>
        </w:rPr>
        <w:t>540</w:t>
      </w:r>
      <w:r w:rsidR="0064541C">
        <w:t xml:space="preserve">, or </w:t>
      </w:r>
      <w:r w:rsidR="0064541C">
        <w:rPr>
          <w:noProof/>
        </w:rPr>
        <w:t>542</w:t>
      </w:r>
      <w:r w:rsidR="0064541C">
        <w:t>.</w:t>
      </w:r>
    </w:p>
    <w:p w14:paraId="277B7FC5" w14:textId="77777777" w:rsidR="0064541C" w:rsidRDefault="0064541C" w:rsidP="00B52D77">
      <w:pPr>
        <w:pStyle w:val="Heading3"/>
      </w:pPr>
      <w:r>
        <w:t>January 24 (25) / Tobi 29: Commemoration of the Annunciation, Nativity, and Resurrection on the 29</w:t>
      </w:r>
      <w:r w:rsidRPr="00C0205C">
        <w:rPr>
          <w:vertAlign w:val="superscript"/>
        </w:rPr>
        <w:t>th</w:t>
      </w:r>
      <w:r>
        <w:t xml:space="preserve"> of Every Month</w:t>
      </w:r>
    </w:p>
    <w:p w14:paraId="47E17691" w14:textId="77777777" w:rsidR="0064541C" w:rsidRPr="00B52D77" w:rsidRDefault="0064541C"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588</w:t>
      </w:r>
      <w:r>
        <w:t>.</w:t>
      </w:r>
    </w:p>
    <w:p w14:paraId="716265E5" w14:textId="77777777" w:rsidR="006F2298" w:rsidRPr="00AF6D10" w:rsidRDefault="0064541C"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748</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0"/>
            <w:r w:rsidRPr="004764BD">
              <w:t>give light to</w:t>
            </w:r>
            <w:commentRangeEnd w:id="1060"/>
            <w:r>
              <w:rPr>
                <w:rStyle w:val="CommentReference"/>
                <w:rFonts w:ascii="Times New Roman" w:eastAsiaTheme="minorHAnsi" w:hAnsi="Times New Roman" w:cstheme="minorBidi"/>
                <w:color w:val="auto"/>
              </w:rPr>
              <w:commentReference w:id="1060"/>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1" w:name="_Ref434490826"/>
      <w:r>
        <w:t>The Doxology of St. Pishoy and St. Paul of Tammah</w:t>
      </w:r>
      <w:bookmarkEnd w:id="1061"/>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64541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64541C">
        <w:rPr>
          <w:lang w:val="en-US"/>
        </w:rPr>
        <w:t>July 2 / Epip 8: St. Pishoy</w:t>
      </w:r>
      <w:r>
        <w:fldChar w:fldCharType="end"/>
      </w:r>
      <w:r>
        <w:t xml:space="preserve">, page </w:t>
      </w:r>
      <w:r>
        <w:fldChar w:fldCharType="begin"/>
      </w:r>
      <w:r>
        <w:instrText xml:space="preserve"> PAGEREF _Ref434490783 \h </w:instrText>
      </w:r>
      <w:r>
        <w:fldChar w:fldCharType="separate"/>
      </w:r>
      <w:r w:rsidR="0064541C">
        <w:rPr>
          <w:noProof/>
        </w:rPr>
        <w:t>831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2" w:name="_Ref434492161"/>
      <w:r>
        <w:t>The Doxology of St. Athanasius the Apostolic</w:t>
      </w:r>
      <w:bookmarkEnd w:id="1062"/>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64541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64541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64541C">
        <w:rPr>
          <w:noProof/>
        </w:rPr>
        <w:t>779</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64541C">
        <w:rPr>
          <w:noProof/>
        </w:rPr>
        <w:t>781</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3" w:name="_Ref434492536"/>
      <w:r>
        <w:lastRenderedPageBreak/>
        <w:t xml:space="preserve">The Doxology of </w:t>
      </w:r>
      <w:r w:rsidR="00231798">
        <w:t>the</w:t>
      </w:r>
      <w:r>
        <w:t xml:space="preserve"> Cross Bearers</w:t>
      </w:r>
      <w:bookmarkEnd w:id="10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4" w:name="_Ref434492645"/>
      <w:r>
        <w:t>The Doxology for a Hierarch Who is Present</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7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7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7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4"/>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4"/>
            <w:r>
              <w:rPr>
                <w:rStyle w:val="CommentReference"/>
                <w:rFonts w:ascii="Times New Roman" w:eastAsiaTheme="minorHAnsi" w:hAnsi="Times New Roman" w:cstheme="minorBidi"/>
                <w:color w:val="auto"/>
              </w:rPr>
              <w:commentReference w:id="1074"/>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proofErr w:type="gramStart"/>
            <w:r w:rsidRPr="004764BD">
              <w:t>Likewise</w:t>
            </w:r>
            <w:proofErr w:type="gramEnd"/>
            <w:r w:rsidRPr="004764BD">
              <w:t xml:space="preserv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7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78" w:name="_Toc436645221"/>
      <w:bookmarkStart w:id="1079" w:name="September"/>
      <w:r>
        <w:lastRenderedPageBreak/>
        <w:t>September</w:t>
      </w:r>
      <w:bookmarkEnd w:id="1032"/>
      <w:bookmarkEnd w:id="1033"/>
      <w:bookmarkEnd w:id="103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78"/>
    </w:p>
    <w:sdt>
      <w:sdtPr>
        <w:id w:val="861411790"/>
        <w:docPartObj>
          <w:docPartGallery w:val="Table of Contents"/>
          <w:docPartUnique/>
        </w:docPartObj>
      </w:sdtPr>
      <w:sdtEndPr>
        <w:rPr>
          <w:b/>
          <w:bCs/>
          <w:noProof/>
        </w:rPr>
      </w:sdtEndPr>
      <w:sdtContent>
        <w:p w14:paraId="4738A71C" w14:textId="77777777" w:rsidR="0064541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6645250" w:history="1">
            <w:r w:rsidR="0064541C" w:rsidRPr="001434A2">
              <w:rPr>
                <w:rStyle w:val="Hyperlink"/>
                <w:noProof/>
              </w:rPr>
              <w:t>August 29 (30) / Tho-out 1: Ecclesiastical New Year: Nairouz</w:t>
            </w:r>
            <w:r w:rsidR="0064541C">
              <w:rPr>
                <w:noProof/>
                <w:webHidden/>
              </w:rPr>
              <w:tab/>
            </w:r>
            <w:r w:rsidR="0064541C">
              <w:rPr>
                <w:noProof/>
                <w:webHidden/>
              </w:rPr>
              <w:fldChar w:fldCharType="begin"/>
            </w:r>
            <w:r w:rsidR="0064541C">
              <w:rPr>
                <w:noProof/>
                <w:webHidden/>
              </w:rPr>
              <w:instrText xml:space="preserve"> PAGEREF _Toc436645250 \h </w:instrText>
            </w:r>
            <w:r w:rsidR="0064541C">
              <w:rPr>
                <w:noProof/>
                <w:webHidden/>
              </w:rPr>
            </w:r>
            <w:r w:rsidR="0064541C">
              <w:rPr>
                <w:noProof/>
                <w:webHidden/>
              </w:rPr>
              <w:fldChar w:fldCharType="separate"/>
            </w:r>
            <w:r w:rsidR="0064541C">
              <w:rPr>
                <w:noProof/>
                <w:webHidden/>
              </w:rPr>
              <w:t>560</w:t>
            </w:r>
            <w:r w:rsidR="0064541C">
              <w:rPr>
                <w:noProof/>
                <w:webHidden/>
              </w:rPr>
              <w:fldChar w:fldCharType="end"/>
            </w:r>
          </w:hyperlink>
        </w:p>
        <w:p w14:paraId="636FA54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51" w:history="1">
            <w:r w:rsidR="0064541C" w:rsidRPr="001434A2">
              <w:rPr>
                <w:rStyle w:val="Hyperlink"/>
                <w:noProof/>
              </w:rPr>
              <w:t>August 29 (30) / Tho-out 1: Also the Martyrdom of St. Bartholomew the Apostle</w:t>
            </w:r>
            <w:r w:rsidR="0064541C">
              <w:rPr>
                <w:noProof/>
                <w:webHidden/>
              </w:rPr>
              <w:tab/>
            </w:r>
            <w:r w:rsidR="0064541C">
              <w:rPr>
                <w:noProof/>
                <w:webHidden/>
              </w:rPr>
              <w:fldChar w:fldCharType="begin"/>
            </w:r>
            <w:r w:rsidR="0064541C">
              <w:rPr>
                <w:noProof/>
                <w:webHidden/>
              </w:rPr>
              <w:instrText xml:space="preserve"> PAGEREF _Toc436645251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4D237E69"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52" w:history="1">
            <w:r w:rsidR="0064541C" w:rsidRPr="001434A2">
              <w:rPr>
                <w:rStyle w:val="Hyperlink"/>
                <w:noProof/>
              </w:rPr>
              <w:t>August 30 (31) / Tho-out 2: Martyrdom of St. John the Baptist</w:t>
            </w:r>
            <w:r w:rsidR="0064541C">
              <w:rPr>
                <w:noProof/>
                <w:webHidden/>
              </w:rPr>
              <w:tab/>
            </w:r>
            <w:r w:rsidR="0064541C">
              <w:rPr>
                <w:noProof/>
                <w:webHidden/>
              </w:rPr>
              <w:fldChar w:fldCharType="begin"/>
            </w:r>
            <w:r w:rsidR="0064541C">
              <w:rPr>
                <w:noProof/>
                <w:webHidden/>
              </w:rPr>
              <w:instrText xml:space="preserve"> PAGEREF _Toc436645252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65B56D2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53" w:history="1">
            <w:r w:rsidR="0064541C" w:rsidRPr="001434A2">
              <w:rPr>
                <w:rStyle w:val="Hyperlink"/>
                <w:noProof/>
              </w:rPr>
              <w:t>September 1 (2) / Tho-out 4: St. Verena</w:t>
            </w:r>
            <w:r w:rsidR="0064541C">
              <w:rPr>
                <w:noProof/>
                <w:webHidden/>
              </w:rPr>
              <w:tab/>
            </w:r>
            <w:r w:rsidR="0064541C">
              <w:rPr>
                <w:noProof/>
                <w:webHidden/>
              </w:rPr>
              <w:fldChar w:fldCharType="begin"/>
            </w:r>
            <w:r w:rsidR="0064541C">
              <w:rPr>
                <w:noProof/>
                <w:webHidden/>
              </w:rPr>
              <w:instrText xml:space="preserve"> PAGEREF _Toc436645253 \h </w:instrText>
            </w:r>
            <w:r w:rsidR="0064541C">
              <w:rPr>
                <w:noProof/>
                <w:webHidden/>
              </w:rPr>
            </w:r>
            <w:r w:rsidR="0064541C">
              <w:rPr>
                <w:noProof/>
                <w:webHidden/>
              </w:rPr>
              <w:fldChar w:fldCharType="separate"/>
            </w:r>
            <w:r w:rsidR="0064541C">
              <w:rPr>
                <w:noProof/>
                <w:webHidden/>
              </w:rPr>
              <w:t>572</w:t>
            </w:r>
            <w:r w:rsidR="0064541C">
              <w:rPr>
                <w:noProof/>
                <w:webHidden/>
              </w:rPr>
              <w:fldChar w:fldCharType="end"/>
            </w:r>
          </w:hyperlink>
        </w:p>
        <w:p w14:paraId="7C28E69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54" w:history="1">
            <w:r w:rsidR="0064541C" w:rsidRPr="001434A2">
              <w:rPr>
                <w:rStyle w:val="Hyperlink"/>
                <w:noProof/>
              </w:rPr>
              <w:t>September 3 (4) / Tho-out 6: St. Phoebe the Protodeaconess</w:t>
            </w:r>
            <w:r w:rsidR="0064541C">
              <w:rPr>
                <w:noProof/>
                <w:webHidden/>
              </w:rPr>
              <w:tab/>
            </w:r>
            <w:r w:rsidR="0064541C">
              <w:rPr>
                <w:noProof/>
                <w:webHidden/>
              </w:rPr>
              <w:fldChar w:fldCharType="begin"/>
            </w:r>
            <w:r w:rsidR="0064541C">
              <w:rPr>
                <w:noProof/>
                <w:webHidden/>
              </w:rPr>
              <w:instrText xml:space="preserve"> PAGEREF _Toc436645254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48238AB2"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55" w:history="1">
            <w:r w:rsidR="0064541C" w:rsidRPr="001434A2">
              <w:rPr>
                <w:rStyle w:val="Hyperlink"/>
                <w:noProof/>
              </w:rPr>
              <w:t>September 4 (5) / Tho-out 7: St. Dioscorus</w:t>
            </w:r>
            <w:r w:rsidR="0064541C">
              <w:rPr>
                <w:noProof/>
                <w:webHidden/>
              </w:rPr>
              <w:tab/>
            </w:r>
            <w:r w:rsidR="0064541C">
              <w:rPr>
                <w:noProof/>
                <w:webHidden/>
              </w:rPr>
              <w:fldChar w:fldCharType="begin"/>
            </w:r>
            <w:r w:rsidR="0064541C">
              <w:rPr>
                <w:noProof/>
                <w:webHidden/>
              </w:rPr>
              <w:instrText xml:space="preserve"> PAGEREF _Toc436645255 \h </w:instrText>
            </w:r>
            <w:r w:rsidR="0064541C">
              <w:rPr>
                <w:noProof/>
                <w:webHidden/>
              </w:rPr>
            </w:r>
            <w:r w:rsidR="0064541C">
              <w:rPr>
                <w:noProof/>
                <w:webHidden/>
              </w:rPr>
              <w:fldChar w:fldCharType="separate"/>
            </w:r>
            <w:r w:rsidR="0064541C">
              <w:rPr>
                <w:noProof/>
                <w:webHidden/>
              </w:rPr>
              <w:t>573</w:t>
            </w:r>
            <w:r w:rsidR="0064541C">
              <w:rPr>
                <w:noProof/>
                <w:webHidden/>
              </w:rPr>
              <w:fldChar w:fldCharType="end"/>
            </w:r>
          </w:hyperlink>
        </w:p>
        <w:p w14:paraId="168CA5F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56" w:history="1">
            <w:r w:rsidR="0064541C" w:rsidRPr="001434A2">
              <w:rPr>
                <w:rStyle w:val="Hyperlink"/>
                <w:noProof/>
              </w:rPr>
              <w:t>September 4 (5) / Tho-out 7: Also St. Rebecca and her Children</w:t>
            </w:r>
            <w:r w:rsidR="0064541C">
              <w:rPr>
                <w:noProof/>
                <w:webHidden/>
              </w:rPr>
              <w:tab/>
            </w:r>
            <w:r w:rsidR="0064541C">
              <w:rPr>
                <w:noProof/>
                <w:webHidden/>
              </w:rPr>
              <w:fldChar w:fldCharType="begin"/>
            </w:r>
            <w:r w:rsidR="0064541C">
              <w:rPr>
                <w:noProof/>
                <w:webHidden/>
              </w:rPr>
              <w:instrText xml:space="preserve"> PAGEREF _Toc436645256 \h </w:instrText>
            </w:r>
            <w:r w:rsidR="0064541C">
              <w:rPr>
                <w:noProof/>
                <w:webHidden/>
              </w:rPr>
            </w:r>
            <w:r w:rsidR="0064541C">
              <w:rPr>
                <w:noProof/>
                <w:webHidden/>
              </w:rPr>
              <w:fldChar w:fldCharType="separate"/>
            </w:r>
            <w:r w:rsidR="0064541C">
              <w:rPr>
                <w:noProof/>
                <w:webHidden/>
              </w:rPr>
              <w:t>574</w:t>
            </w:r>
            <w:r w:rsidR="0064541C">
              <w:rPr>
                <w:noProof/>
                <w:webHidden/>
              </w:rPr>
              <w:fldChar w:fldCharType="end"/>
            </w:r>
          </w:hyperlink>
        </w:p>
        <w:p w14:paraId="2CC772EF"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57" w:history="1">
            <w:r w:rsidR="0064541C" w:rsidRPr="001434A2">
              <w:rPr>
                <w:rStyle w:val="Hyperlink"/>
                <w:noProof/>
              </w:rPr>
              <w:t>September 9 (10) / Tho-out 12: Commemoration of Archangel Michael</w:t>
            </w:r>
            <w:r w:rsidR="0064541C">
              <w:rPr>
                <w:noProof/>
                <w:webHidden/>
              </w:rPr>
              <w:tab/>
            </w:r>
            <w:r w:rsidR="0064541C">
              <w:rPr>
                <w:noProof/>
                <w:webHidden/>
              </w:rPr>
              <w:fldChar w:fldCharType="begin"/>
            </w:r>
            <w:r w:rsidR="0064541C">
              <w:rPr>
                <w:noProof/>
                <w:webHidden/>
              </w:rPr>
              <w:instrText xml:space="preserve"> PAGEREF _Toc436645257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7A9106E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58" w:history="1">
            <w:r w:rsidR="0064541C" w:rsidRPr="001434A2">
              <w:rPr>
                <w:rStyle w:val="Hyperlink"/>
                <w:noProof/>
              </w:rPr>
              <w:t>September 12 (13) / Tho-out 15: Translocation of the Relics of St. Stephen</w:t>
            </w:r>
            <w:r w:rsidR="0064541C">
              <w:rPr>
                <w:noProof/>
                <w:webHidden/>
              </w:rPr>
              <w:tab/>
            </w:r>
            <w:r w:rsidR="0064541C">
              <w:rPr>
                <w:noProof/>
                <w:webHidden/>
              </w:rPr>
              <w:fldChar w:fldCharType="begin"/>
            </w:r>
            <w:r w:rsidR="0064541C">
              <w:rPr>
                <w:noProof/>
                <w:webHidden/>
              </w:rPr>
              <w:instrText xml:space="preserve"> PAGEREF _Toc436645258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C1A73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59" w:history="1">
            <w:r w:rsidR="0064541C" w:rsidRPr="001434A2">
              <w:rPr>
                <w:rStyle w:val="Hyperlink"/>
                <w:noProof/>
              </w:rPr>
              <w:t>September 14 (15) / Tho-out 17: The Dedication of the Church of the Holy Cross</w:t>
            </w:r>
            <w:r w:rsidR="0064541C">
              <w:rPr>
                <w:noProof/>
                <w:webHidden/>
              </w:rPr>
              <w:tab/>
            </w:r>
            <w:r w:rsidR="0064541C">
              <w:rPr>
                <w:noProof/>
                <w:webHidden/>
              </w:rPr>
              <w:fldChar w:fldCharType="begin"/>
            </w:r>
            <w:r w:rsidR="0064541C">
              <w:rPr>
                <w:noProof/>
                <w:webHidden/>
              </w:rPr>
              <w:instrText xml:space="preserve"> PAGEREF _Toc436645259 \h </w:instrText>
            </w:r>
            <w:r w:rsidR="0064541C">
              <w:rPr>
                <w:noProof/>
                <w:webHidden/>
              </w:rPr>
            </w:r>
            <w:r w:rsidR="0064541C">
              <w:rPr>
                <w:noProof/>
                <w:webHidden/>
              </w:rPr>
              <w:fldChar w:fldCharType="separate"/>
            </w:r>
            <w:r w:rsidR="0064541C">
              <w:rPr>
                <w:noProof/>
                <w:webHidden/>
              </w:rPr>
              <w:t>575</w:t>
            </w:r>
            <w:r w:rsidR="0064541C">
              <w:rPr>
                <w:noProof/>
                <w:webHidden/>
              </w:rPr>
              <w:fldChar w:fldCharType="end"/>
            </w:r>
          </w:hyperlink>
        </w:p>
        <w:p w14:paraId="28392C7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60" w:history="1">
            <w:r w:rsidR="0064541C" w:rsidRPr="001434A2">
              <w:rPr>
                <w:rStyle w:val="Hyperlink"/>
                <w:noProof/>
              </w:rPr>
              <w:t>September 18 (19) / Tho-out 21: Commemoration of the Theotokos</w:t>
            </w:r>
            <w:r w:rsidR="0064541C">
              <w:rPr>
                <w:noProof/>
                <w:webHidden/>
              </w:rPr>
              <w:tab/>
            </w:r>
            <w:r w:rsidR="0064541C">
              <w:rPr>
                <w:noProof/>
                <w:webHidden/>
              </w:rPr>
              <w:fldChar w:fldCharType="begin"/>
            </w:r>
            <w:r w:rsidR="0064541C">
              <w:rPr>
                <w:noProof/>
                <w:webHidden/>
              </w:rPr>
              <w:instrText xml:space="preserve"> PAGEREF _Toc436645260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346BCD9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61" w:history="1">
            <w:r w:rsidR="0064541C" w:rsidRPr="001434A2">
              <w:rPr>
                <w:rStyle w:val="Hyperlink"/>
                <w:noProof/>
              </w:rPr>
              <w:t>September 21 (22) / Tho-out 24: Martyrdom of St. Quandratus, One of the Seventy Two</w:t>
            </w:r>
            <w:r w:rsidR="0064541C">
              <w:rPr>
                <w:noProof/>
                <w:webHidden/>
              </w:rPr>
              <w:tab/>
            </w:r>
            <w:r w:rsidR="0064541C">
              <w:rPr>
                <w:noProof/>
                <w:webHidden/>
              </w:rPr>
              <w:fldChar w:fldCharType="begin"/>
            </w:r>
            <w:r w:rsidR="0064541C">
              <w:rPr>
                <w:noProof/>
                <w:webHidden/>
              </w:rPr>
              <w:instrText xml:space="preserve"> PAGEREF _Toc436645261 \h </w:instrText>
            </w:r>
            <w:r w:rsidR="0064541C">
              <w:rPr>
                <w:noProof/>
                <w:webHidden/>
              </w:rPr>
            </w:r>
            <w:r w:rsidR="0064541C">
              <w:rPr>
                <w:noProof/>
                <w:webHidden/>
              </w:rPr>
              <w:fldChar w:fldCharType="separate"/>
            </w:r>
            <w:r w:rsidR="0064541C">
              <w:rPr>
                <w:noProof/>
                <w:webHidden/>
              </w:rPr>
              <w:t>586</w:t>
            </w:r>
            <w:r w:rsidR="0064541C">
              <w:rPr>
                <w:noProof/>
                <w:webHidden/>
              </w:rPr>
              <w:fldChar w:fldCharType="end"/>
            </w:r>
          </w:hyperlink>
        </w:p>
        <w:p w14:paraId="26BBC79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62" w:history="1">
            <w:r w:rsidR="0064541C" w:rsidRPr="001434A2">
              <w:rPr>
                <w:rStyle w:val="Hyperlink"/>
                <w:noProof/>
              </w:rPr>
              <w:t>September 22 (23) / Tho-out 24: St. Maurice and the Theban Legion</w:t>
            </w:r>
            <w:r w:rsidR="0064541C">
              <w:rPr>
                <w:noProof/>
                <w:webHidden/>
              </w:rPr>
              <w:tab/>
            </w:r>
            <w:r w:rsidR="0064541C">
              <w:rPr>
                <w:noProof/>
                <w:webHidden/>
              </w:rPr>
              <w:fldChar w:fldCharType="begin"/>
            </w:r>
            <w:r w:rsidR="0064541C">
              <w:rPr>
                <w:noProof/>
                <w:webHidden/>
              </w:rPr>
              <w:instrText xml:space="preserve"> PAGEREF _Toc436645262 \h </w:instrText>
            </w:r>
            <w:r w:rsidR="0064541C">
              <w:rPr>
                <w:noProof/>
                <w:webHidden/>
              </w:rPr>
            </w:r>
            <w:r w:rsidR="0064541C">
              <w:rPr>
                <w:noProof/>
                <w:webHidden/>
              </w:rPr>
              <w:fldChar w:fldCharType="separate"/>
            </w:r>
            <w:r w:rsidR="0064541C">
              <w:rPr>
                <w:noProof/>
                <w:webHidden/>
              </w:rPr>
              <w:t>587</w:t>
            </w:r>
            <w:r w:rsidR="0064541C">
              <w:rPr>
                <w:noProof/>
                <w:webHidden/>
              </w:rPr>
              <w:fldChar w:fldCharType="end"/>
            </w:r>
          </w:hyperlink>
        </w:p>
        <w:p w14:paraId="0CE4D79B"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63" w:history="1">
            <w:r w:rsidR="0064541C" w:rsidRPr="001434A2">
              <w:rPr>
                <w:rStyle w:val="Hyperlink"/>
                <w:noProof/>
              </w:rPr>
              <w:t>September 23 (24) / Tho-out 26: Annunciation of St. John the Baptist to Zacharias</w:t>
            </w:r>
            <w:r w:rsidR="0064541C">
              <w:rPr>
                <w:noProof/>
                <w:webHidden/>
              </w:rPr>
              <w:tab/>
            </w:r>
            <w:r w:rsidR="0064541C">
              <w:rPr>
                <w:noProof/>
                <w:webHidden/>
              </w:rPr>
              <w:fldChar w:fldCharType="begin"/>
            </w:r>
            <w:r w:rsidR="0064541C">
              <w:rPr>
                <w:noProof/>
                <w:webHidden/>
              </w:rPr>
              <w:instrText xml:space="preserve"> PAGEREF _Toc436645263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230106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64" w:history="1">
            <w:r w:rsidR="0064541C" w:rsidRPr="001434A2">
              <w:rPr>
                <w:rStyle w:val="Hyperlink"/>
                <w:noProof/>
              </w:rPr>
              <w:t>September 26 (27) / Tho-out 29: Commemoration of the Annunciation, Nativity, and Resurrection on the 29</w:t>
            </w:r>
            <w:r w:rsidR="0064541C" w:rsidRPr="001434A2">
              <w:rPr>
                <w:rStyle w:val="Hyperlink"/>
                <w:noProof/>
                <w:vertAlign w:val="superscript"/>
              </w:rPr>
              <w:t>th</w:t>
            </w:r>
            <w:r w:rsidR="0064541C" w:rsidRPr="001434A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_Toc436645264 \h </w:instrText>
            </w:r>
            <w:r w:rsidR="0064541C">
              <w:rPr>
                <w:noProof/>
                <w:webHidden/>
              </w:rPr>
            </w:r>
            <w:r w:rsidR="0064541C">
              <w:rPr>
                <w:noProof/>
                <w:webHidden/>
              </w:rPr>
              <w:fldChar w:fldCharType="separate"/>
            </w:r>
            <w:r w:rsidR="0064541C">
              <w:rPr>
                <w:noProof/>
                <w:webHidden/>
              </w:rPr>
              <w:t>589</w:t>
            </w:r>
            <w:r w:rsidR="0064541C">
              <w:rPr>
                <w:noProof/>
                <w:webHidden/>
              </w:rPr>
              <w:fldChar w:fldCharType="end"/>
            </w:r>
          </w:hyperlink>
        </w:p>
        <w:p w14:paraId="48F30B8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65" w:history="1">
            <w:r w:rsidR="0064541C" w:rsidRPr="001434A2">
              <w:rPr>
                <w:rStyle w:val="Hyperlink"/>
                <w:noProof/>
              </w:rPr>
              <w:t>September 27 (28) / Tho-out 30: Miracle performed by St. Athanasius the Apostolic</w:t>
            </w:r>
            <w:r w:rsidR="0064541C">
              <w:rPr>
                <w:noProof/>
                <w:webHidden/>
              </w:rPr>
              <w:tab/>
            </w:r>
            <w:r w:rsidR="0064541C">
              <w:rPr>
                <w:noProof/>
                <w:webHidden/>
              </w:rPr>
              <w:fldChar w:fldCharType="begin"/>
            </w:r>
            <w:r w:rsidR="0064541C">
              <w:rPr>
                <w:noProof/>
                <w:webHidden/>
              </w:rPr>
              <w:instrText xml:space="preserve"> PAGEREF _Toc436645265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2F0D088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66" w:history="1">
            <w:r w:rsidR="0064541C" w:rsidRPr="001434A2">
              <w:rPr>
                <w:rStyle w:val="Hyperlink"/>
                <w:noProof/>
              </w:rPr>
              <w:t>September 29 (30) / Paopi 2: The Coming of St. Severus to Egypt</w:t>
            </w:r>
            <w:r w:rsidR="0064541C">
              <w:rPr>
                <w:noProof/>
                <w:webHidden/>
              </w:rPr>
              <w:tab/>
            </w:r>
            <w:r w:rsidR="0064541C">
              <w:rPr>
                <w:noProof/>
                <w:webHidden/>
              </w:rPr>
              <w:fldChar w:fldCharType="begin"/>
            </w:r>
            <w:r w:rsidR="0064541C">
              <w:rPr>
                <w:noProof/>
                <w:webHidden/>
              </w:rPr>
              <w:instrText xml:space="preserve"> PAGEREF _Toc436645266 \h </w:instrText>
            </w:r>
            <w:r w:rsidR="0064541C">
              <w:rPr>
                <w:noProof/>
                <w:webHidden/>
              </w:rPr>
            </w:r>
            <w:r w:rsidR="0064541C">
              <w:rPr>
                <w:noProof/>
                <w:webHidden/>
              </w:rPr>
              <w:fldChar w:fldCharType="separate"/>
            </w:r>
            <w:r w:rsidR="0064541C">
              <w:rPr>
                <w:noProof/>
                <w:webHidden/>
              </w:rPr>
              <w:t>599</w:t>
            </w:r>
            <w:r w:rsidR="0064541C">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0" w:name="_Toc410196198"/>
      <w:bookmarkStart w:id="1081" w:name="_Toc410196440"/>
      <w:bookmarkStart w:id="1082" w:name="_Toc410196942"/>
      <w:r>
        <w:br w:type="page"/>
      </w:r>
    </w:p>
    <w:p w14:paraId="3B77A2B2" w14:textId="6F99453D" w:rsidR="00495F1A" w:rsidRDefault="0092592B" w:rsidP="00495F1A">
      <w:pPr>
        <w:pStyle w:val="Heading3"/>
      </w:pPr>
      <w:bookmarkStart w:id="1083" w:name="_Toc436645250"/>
      <w:r>
        <w:lastRenderedPageBreak/>
        <w:t xml:space="preserve">August 29 (30) / Tho-out 1: </w:t>
      </w:r>
      <w:r w:rsidR="00495F1A">
        <w:t>Ecclesiastical New Year: Nairouz</w:t>
      </w:r>
      <w:bookmarkEnd w:id="1080"/>
      <w:bookmarkEnd w:id="1081"/>
      <w:bookmarkEnd w:id="1082"/>
      <w:bookmarkEnd w:id="1083"/>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 xml:space="preserve">rather than the Coptic, the New Year is September </w:t>
      </w:r>
      <w:proofErr w:type="gramStart"/>
      <w:r>
        <w:t>1.The</w:t>
      </w:r>
      <w:proofErr w:type="gramEnd"/>
      <w:r>
        <w:t xml:space="preserve"> Joyful Tune is used from the New Year until the Feast of the Cross on September 14 (15) or Tho-out 17.</w:t>
      </w:r>
    </w:p>
    <w:p w14:paraId="37C867F5" w14:textId="77777777" w:rsidR="0039635A" w:rsidRDefault="0039635A" w:rsidP="009D0B24">
      <w:pPr>
        <w:pStyle w:val="Heading4"/>
      </w:pPr>
      <w:bookmarkStart w:id="1084" w:name="_Ref434477358"/>
      <w:r>
        <w:t>The Doxolog</w:t>
      </w:r>
      <w:r w:rsidR="00E21EA3">
        <w:t>y for Ecclesiastical New Year</w:t>
      </w:r>
      <w:bookmarkEnd w:id="10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5"/>
            <w:r>
              <w:t xml:space="preserve">wiles </w:t>
            </w:r>
            <w:commentRangeEnd w:id="1085"/>
            <w:r>
              <w:rPr>
                <w:rStyle w:val="CommentReference"/>
                <w:rFonts w:ascii="Times New Roman" w:eastAsiaTheme="minorHAnsi" w:hAnsi="Times New Roman" w:cstheme="minorBidi"/>
                <w:color w:val="auto"/>
              </w:rPr>
              <w:commentReference w:id="108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6" w:name="_Ref434473482"/>
      <w:r>
        <w:t>The Psali Adam</w:t>
      </w:r>
      <w:r w:rsidR="00B411C9">
        <w:t xml:space="preserve"> for the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7"/>
            <w:r>
              <w:t xml:space="preserve">Ϯⲛⲁⲟⲩⲱϣⲧ </w:t>
            </w:r>
            <w:commentRangeEnd w:id="1087"/>
            <w:r>
              <w:rPr>
                <w:rStyle w:val="CommentReference"/>
                <w:rFonts w:ascii="Times New Roman" w:hAnsi="Times New Roman"/>
              </w:rPr>
              <w:commentReference w:id="108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 xml:space="preserve">Is Your All-Holy </w:t>
            </w:r>
            <w:proofErr w:type="gramStart"/>
            <w:r>
              <w:t>Spirit.</w:t>
            </w:r>
            <w:proofErr w:type="gramEnd"/>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 xml:space="preserve">In Your </w:t>
            </w:r>
            <w:proofErr w:type="gramStart"/>
            <w:r>
              <w:t>mercy</w:t>
            </w:r>
            <w:proofErr w:type="gramEnd"/>
            <w:r>
              <w:t xml:space="preserve">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88"/>
            <w:r>
              <w:t>reign</w:t>
            </w:r>
            <w:commentRangeEnd w:id="1088"/>
            <w:r>
              <w:rPr>
                <w:rStyle w:val="CommentReference"/>
              </w:rPr>
              <w:commentReference w:id="108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89" w:name="_Ref434473530"/>
      <w:r>
        <w:t xml:space="preserve">The Psali </w:t>
      </w:r>
      <w:r w:rsidR="004E71A7">
        <w:t>Batos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0"/>
            <w:r>
              <w:t xml:space="preserve">be </w:t>
            </w:r>
            <w:commentRangeEnd w:id="1090"/>
            <w:r>
              <w:rPr>
                <w:rStyle w:val="CommentReference"/>
              </w:rPr>
              <w:commentReference w:id="109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1"/>
            <w:r>
              <w:t xml:space="preserve">Ⲁⲙⲱⲛⲓ </w:t>
            </w:r>
            <w:commentRangeEnd w:id="1091"/>
            <w:r>
              <w:rPr>
                <w:rStyle w:val="CommentReference"/>
                <w:rFonts w:ascii="Times New Roman" w:hAnsi="Times New Roman"/>
              </w:rPr>
              <w:commentReference w:id="109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2"/>
            <w:r>
              <w:t xml:space="preserve">the </w:t>
            </w:r>
            <w:commentRangeEnd w:id="1092"/>
            <w:r>
              <w:rPr>
                <w:rStyle w:val="CommentReference"/>
              </w:rPr>
              <w:commentReference w:id="109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 xml:space="preserve">Who is worthy of the praises of </w:t>
            </w:r>
            <w:proofErr w:type="gramStart"/>
            <w:r>
              <w:t>Zion,</w:t>
            </w:r>
            <w:proofErr w:type="gramEnd"/>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w:t>
            </w:r>
            <w:proofErr w:type="gramStart"/>
            <w:r>
              <w:t>you</w:t>
            </w:r>
            <w:proofErr w:type="gramEnd"/>
            <w:r>
              <w:t xml:space="preserve">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3"/>
            <w:r>
              <w:t xml:space="preserve">entreat </w:t>
            </w:r>
            <w:commentRangeEnd w:id="1093"/>
            <w:r>
              <w:rPr>
                <w:rStyle w:val="CommentReference"/>
              </w:rPr>
              <w:commentReference w:id="109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 xml:space="preserve">Is the death of his </w:t>
            </w:r>
            <w:proofErr w:type="gramStart"/>
            <w:r>
              <w:t>saints,</w:t>
            </w:r>
            <w:proofErr w:type="gramEnd"/>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 xml:space="preserve">In Your </w:t>
            </w:r>
            <w:proofErr w:type="gramStart"/>
            <w:r>
              <w:t>strength</w:t>
            </w:r>
            <w:proofErr w:type="gramEnd"/>
            <w:r>
              <w:t xml:space="preserve">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4" w:name="_Toc436645251"/>
      <w:r>
        <w:t xml:space="preserve">August 29 (30) / Tho-out 1: </w:t>
      </w:r>
      <w:r w:rsidRPr="00646349">
        <w:t xml:space="preserve">Also </w:t>
      </w:r>
      <w:r>
        <w:t>the Martyrdom of St. Bartholomew the Apostle</w:t>
      </w:r>
      <w:bookmarkEnd w:id="1094"/>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77D452E" w14:textId="77777777" w:rsidR="0092592B" w:rsidRDefault="0092592B" w:rsidP="0092592B">
      <w:pPr>
        <w:pStyle w:val="Heading3"/>
      </w:pPr>
      <w:bookmarkStart w:id="1095" w:name="_Toc436645252"/>
      <w:r>
        <w:t xml:space="preserve">August 30 (31) / Tho-out 2: </w:t>
      </w:r>
      <w:r w:rsidR="005242D1">
        <w:t xml:space="preserve">Martyrdom of </w:t>
      </w:r>
      <w:r>
        <w:t>St. John the Baptist</w:t>
      </w:r>
      <w:bookmarkEnd w:id="1095"/>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t>.</w:t>
      </w:r>
    </w:p>
    <w:p w14:paraId="53087CDB" w14:textId="77777777" w:rsidR="00C46B09" w:rsidRDefault="00C46B09" w:rsidP="0039635A">
      <w:pPr>
        <w:pStyle w:val="Heading3"/>
      </w:pPr>
      <w:bookmarkStart w:id="1096" w:name="_Toc436645253"/>
      <w:r>
        <w:t>September 1 (2) / Tho-out 4: St. Verena</w:t>
      </w:r>
      <w:bookmarkEnd w:id="1096"/>
    </w:p>
    <w:p w14:paraId="07AAD00E" w14:textId="77777777" w:rsidR="00C46B09" w:rsidRDefault="00C46B09" w:rsidP="00C46B09">
      <w:pPr>
        <w:pStyle w:val="Heading4"/>
      </w:pPr>
      <w:bookmarkStart w:id="1097" w:name="_Ref434490285"/>
      <w:r>
        <w:t>The Doxology</w:t>
      </w:r>
      <w:r w:rsidR="00B46E6E">
        <w:t xml:space="preserve"> for St. Verena</w:t>
      </w:r>
      <w:bookmarkEnd w:id="10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098" w:name="_Toc436645254"/>
      <w:r>
        <w:lastRenderedPageBreak/>
        <w:t>September 3 (4) / Tho-out 6: St. Phoebe the Protodeaconess</w:t>
      </w:r>
      <w:r w:rsidR="008C4D26">
        <w:rPr>
          <w:rStyle w:val="FootnoteReference"/>
        </w:rPr>
        <w:footnoteReference w:id="474"/>
      </w:r>
      <w:bookmarkEnd w:id="1098"/>
    </w:p>
    <w:p w14:paraId="47E3028B" w14:textId="77777777" w:rsidR="0039635A" w:rsidRDefault="0039635A" w:rsidP="0039635A">
      <w:pPr>
        <w:pStyle w:val="Heading3"/>
      </w:pPr>
      <w:bookmarkStart w:id="1099" w:name="_Toc436645255"/>
      <w:r>
        <w:t>September 4 (5) / Tho-out 7: St. Dioscorus</w:t>
      </w:r>
      <w:bookmarkEnd w:id="1099"/>
    </w:p>
    <w:p w14:paraId="6AE56346" w14:textId="77777777" w:rsidR="0039635A" w:rsidRDefault="00191A26" w:rsidP="0039635A">
      <w:pPr>
        <w:pStyle w:val="Rubric"/>
      </w:pPr>
      <w:r>
        <w:fldChar w:fldCharType="begin"/>
      </w:r>
      <w:r>
        <w:instrText xml:space="preserve"> REF _Ref434492249 \h </w:instrText>
      </w:r>
      <w:r>
        <w:fldChar w:fldCharType="separate"/>
      </w:r>
      <w:r w:rsidR="0064541C">
        <w:t>The Doxology for St. Severus</w:t>
      </w:r>
      <w:r>
        <w:fldChar w:fldCharType="end"/>
      </w:r>
      <w:r>
        <w:t xml:space="preserve">, </w:t>
      </w:r>
      <w:r>
        <w:fldChar w:fldCharType="begin"/>
      </w:r>
      <w:r>
        <w:instrText xml:space="preserve"> REF _Ref434561058 \h </w:instrText>
      </w:r>
      <w:r>
        <w:fldChar w:fldCharType="separate"/>
      </w:r>
      <w:r w:rsidR="0064541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64541C">
        <w:rPr>
          <w:noProof/>
        </w:rPr>
        <w:t>599</w:t>
      </w:r>
      <w:r>
        <w:fldChar w:fldCharType="end"/>
      </w:r>
      <w:r w:rsidR="0039635A">
        <w:t xml:space="preserve"> can be adapted.</w:t>
      </w:r>
    </w:p>
    <w:p w14:paraId="7D1E759A" w14:textId="77777777" w:rsidR="0046481B" w:rsidRDefault="0046481B" w:rsidP="0046481B">
      <w:pPr>
        <w:pStyle w:val="Heading3"/>
      </w:pPr>
      <w:bookmarkStart w:id="1100" w:name="_Toc436645256"/>
      <w:r>
        <w:t>September 4 (5) / Tho-out 7: Also St. Rebecca and her Children</w:t>
      </w:r>
      <w:bookmarkEnd w:id="1100"/>
    </w:p>
    <w:p w14:paraId="14929AD8" w14:textId="77777777" w:rsidR="0046481B" w:rsidRDefault="0046481B" w:rsidP="0046481B">
      <w:pPr>
        <w:pStyle w:val="Heading4"/>
      </w:pPr>
      <w:bookmarkStart w:id="1101" w:name="_Ref434490258"/>
      <w:r>
        <w:t>The Doxology</w:t>
      </w:r>
      <w:r w:rsidR="00B46E6E">
        <w:t xml:space="preserve"> for St. Rebecca and her Children</w:t>
      </w:r>
      <w:bookmarkEnd w:id="11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2" w:name="_Toc436645257"/>
      <w:r>
        <w:t>September 9 (10) / Tho-out 12: Commemoration of Archangel Michael</w:t>
      </w:r>
      <w:bookmarkEnd w:id="1102"/>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64541C">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64541C">
        <w:rPr>
          <w:noProof/>
        </w:rPr>
        <w:t>610</w:t>
      </w:r>
      <w:r w:rsidR="00191A26">
        <w:fldChar w:fldCharType="end"/>
      </w:r>
      <w:r w:rsidR="00191A26">
        <w:t>.</w:t>
      </w:r>
    </w:p>
    <w:p w14:paraId="221393BE" w14:textId="77777777" w:rsidR="0092592B" w:rsidRDefault="006E370D" w:rsidP="006E370D">
      <w:pPr>
        <w:pStyle w:val="Heading3"/>
      </w:pPr>
      <w:bookmarkStart w:id="1103" w:name="_Toc436645258"/>
      <w:r>
        <w:t xml:space="preserve">September 12 (13) / Tho-out 15: </w:t>
      </w:r>
      <w:r w:rsidR="00191A26">
        <w:t xml:space="preserve">Translocation of the Relics of </w:t>
      </w:r>
      <w:r>
        <w:t>St. Stephen</w:t>
      </w:r>
      <w:bookmarkEnd w:id="1103"/>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64541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64541C">
        <w:rPr>
          <w:noProof/>
        </w:rPr>
        <w:t>684</w:t>
      </w:r>
      <w:r w:rsidR="00191A26">
        <w:fldChar w:fldCharType="end"/>
      </w:r>
      <w:r>
        <w:t>.</w:t>
      </w:r>
    </w:p>
    <w:p w14:paraId="7C31113D" w14:textId="77777777" w:rsidR="00495F1A" w:rsidRDefault="0092592B" w:rsidP="00495F1A">
      <w:pPr>
        <w:pStyle w:val="Heading3"/>
      </w:pPr>
      <w:bookmarkStart w:id="1104" w:name="_Toc410196199"/>
      <w:bookmarkStart w:id="1105" w:name="_Toc410196441"/>
      <w:bookmarkStart w:id="1106" w:name="_Toc410196943"/>
      <w:bookmarkStart w:id="1107" w:name="_Ref434563524"/>
      <w:bookmarkStart w:id="1108" w:name="_Ref434563530"/>
      <w:bookmarkStart w:id="1109" w:name="_Toc436645259"/>
      <w:r>
        <w:t xml:space="preserve">September 14 (15) / Tho-out 17: </w:t>
      </w:r>
      <w:r w:rsidR="00495F1A">
        <w:t>The Dedication of the Church of the Holy Cross</w:t>
      </w:r>
      <w:bookmarkEnd w:id="1104"/>
      <w:bookmarkEnd w:id="1105"/>
      <w:bookmarkEnd w:id="1106"/>
      <w:bookmarkEnd w:id="1107"/>
      <w:bookmarkEnd w:id="1108"/>
      <w:bookmarkEnd w:id="1109"/>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0" w:name="_Ref434477443"/>
      <w:r>
        <w:lastRenderedPageBreak/>
        <w:t>The Doxology</w:t>
      </w:r>
      <w:r w:rsidR="00E21EA3">
        <w:t xml:space="preserve"> for the Feast of the Cross</w:t>
      </w:r>
      <w:bookmarkEnd w:id="11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 xml:space="preserve">Is the sign of the </w:t>
            </w:r>
            <w:proofErr w:type="gramStart"/>
            <w:r>
              <w:t>Cross,</w:t>
            </w:r>
            <w:proofErr w:type="gramEnd"/>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 xml:space="preserve">And His </w:t>
            </w:r>
            <w:proofErr w:type="gramStart"/>
            <w:r>
              <w:t>life-giving</w:t>
            </w:r>
            <w:proofErr w:type="gramEnd"/>
            <w:r>
              <w:t xml:space="preserve">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1" w:name="_Ref434474964"/>
      <w:r>
        <w:lastRenderedPageBreak/>
        <w:t>The Psali Ada</w:t>
      </w:r>
      <w:r w:rsidR="006C1B94">
        <w:t>m for the Feast of the Cross</w:t>
      </w:r>
      <w:bookmarkEnd w:id="11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2"/>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2"/>
            <w:r>
              <w:rPr>
                <w:rStyle w:val="CommentReference"/>
              </w:rPr>
              <w:commentReference w:id="1112"/>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3" w:name="_Ref434474992"/>
      <w:r>
        <w:t>The Psali Bato</w:t>
      </w:r>
      <w:r w:rsidR="006C1B94">
        <w:t>s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4" w:name="_Toc436645260"/>
      <w:r>
        <w:t>September 18 (19) / Tho-out 21: Commemoration of the Theotokos</w:t>
      </w:r>
      <w:bookmarkEnd w:id="1114"/>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5C17FB1" w14:textId="77777777" w:rsidR="00160DE3" w:rsidRDefault="00160DE3" w:rsidP="00160DE3">
      <w:pPr>
        <w:pStyle w:val="Heading3"/>
      </w:pPr>
      <w:bookmarkStart w:id="1115" w:name="_Toc436645261"/>
      <w:r>
        <w:t xml:space="preserve">September 21 (22) / Tho-out 24: Martyrdom of St. Quandratus, One of the </w:t>
      </w:r>
      <w:proofErr w:type="gramStart"/>
      <w:r>
        <w:t>Seventy Two</w:t>
      </w:r>
      <w:bookmarkEnd w:id="1115"/>
      <w:proofErr w:type="gramEnd"/>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64541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64541C">
        <w:rPr>
          <w:noProof/>
        </w:rPr>
        <w:t>540</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64541C">
        <w:rPr>
          <w:noProof/>
        </w:rPr>
        <w:t>541</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64541C">
        <w:rPr>
          <w:noProof/>
        </w:rPr>
        <w:t>543</w:t>
      </w:r>
      <w:r w:rsidR="00191A26">
        <w:fldChar w:fldCharType="end"/>
      </w:r>
      <w:r>
        <w:t>.</w:t>
      </w:r>
    </w:p>
    <w:p w14:paraId="56FE4C4F" w14:textId="77777777" w:rsidR="00D54A29" w:rsidRDefault="00D54A29" w:rsidP="00D54A29">
      <w:pPr>
        <w:pStyle w:val="Heading3"/>
      </w:pPr>
      <w:bookmarkStart w:id="1116" w:name="_Toc436645262"/>
      <w:r>
        <w:t xml:space="preserve">September 22 (23) / </w:t>
      </w:r>
      <w:commentRangeStart w:id="1117"/>
      <w:r>
        <w:t>Tho-out 24</w:t>
      </w:r>
      <w:commentRangeEnd w:id="1117"/>
      <w:r w:rsidR="00C46B09">
        <w:rPr>
          <w:rStyle w:val="CommentReference"/>
          <w:rFonts w:eastAsiaTheme="minorHAnsi" w:cstheme="minorBidi"/>
          <w:b w:val="0"/>
          <w:bCs w:val="0"/>
        </w:rPr>
        <w:commentReference w:id="1117"/>
      </w:r>
      <w:r>
        <w:t>: St. Maurice and the Theban Legion</w:t>
      </w:r>
      <w:bookmarkEnd w:id="1116"/>
    </w:p>
    <w:p w14:paraId="74C264D0" w14:textId="77777777" w:rsidR="00D54A29" w:rsidRDefault="00B46E6E" w:rsidP="00D54A29">
      <w:pPr>
        <w:pStyle w:val="Heading4"/>
      </w:pPr>
      <w:bookmarkStart w:id="1118" w:name="_Ref434489859"/>
      <w:r>
        <w:t>The Doxology for</w:t>
      </w:r>
      <w:r w:rsidR="00D54A29">
        <w:t xml:space="preserve"> St. Maurice and the Theban Legion</w:t>
      </w:r>
      <w:bookmarkEnd w:id="11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 xml:space="preserve">Who gave their lives for the </w:t>
            </w:r>
            <w:proofErr w:type="gramStart"/>
            <w:r w:rsidRPr="004764BD">
              <w:t>Faith</w:t>
            </w:r>
            <w:proofErr w:type="gramEnd"/>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19" w:name="_Ref434489873"/>
      <w:r>
        <w:lastRenderedPageBreak/>
        <w:t>Another Doxology of St. Maurice</w:t>
      </w:r>
      <w:bookmarkEnd w:id="11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0" w:name="_Toc436645263"/>
      <w:r>
        <w:t>September 23 (24) / Tho-out 26: Annunciation of St. John the Baptist to Zacharias</w:t>
      </w:r>
      <w:bookmarkEnd w:id="1120"/>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64541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64541C">
        <w:rPr>
          <w:noProof/>
        </w:rPr>
        <w:t>538</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64541C">
        <w:rPr>
          <w:noProof/>
        </w:rPr>
        <w:t>539</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1" w:name="_Ref435003974"/>
      <w:bookmarkStart w:id="1122" w:name="_Toc436645264"/>
      <w:r>
        <w:t>September 26 (27) / Tho-out 29: Commemoration of the Annunciation, Nativity, and Resurrection on the 29</w:t>
      </w:r>
      <w:r w:rsidRPr="00C0205C">
        <w:rPr>
          <w:vertAlign w:val="superscript"/>
        </w:rPr>
        <w:t>th</w:t>
      </w:r>
      <w:r>
        <w:t xml:space="preserve"> of Every Month</w:t>
      </w:r>
      <w:bookmarkEnd w:id="1121"/>
      <w:bookmarkEnd w:id="1122"/>
    </w:p>
    <w:p w14:paraId="0A0A7EC3" w14:textId="77777777" w:rsidR="00C0205C" w:rsidRDefault="00C0205C" w:rsidP="00C0205C">
      <w:pPr>
        <w:pStyle w:val="Heading4"/>
      </w:pPr>
      <w:bookmarkStart w:id="1123" w:name="_Ref435003845"/>
      <w:r>
        <w:t>The Psali Adam for the 29</w:t>
      </w:r>
      <w:r w:rsidRPr="00C0205C">
        <w:rPr>
          <w:vertAlign w:val="superscript"/>
        </w:rPr>
        <w:t>th</w:t>
      </w:r>
      <w:r>
        <w:t xml:space="preserve"> of Every Month</w:t>
      </w:r>
      <w:bookmarkEnd w:id="11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4"/>
            <w:r>
              <w:t>At the end of times.</w:t>
            </w:r>
            <w:commentRangeEnd w:id="1124"/>
            <w:r>
              <w:rPr>
                <w:rStyle w:val="CommentReference"/>
                <w:rFonts w:ascii="Times New Roman" w:eastAsiaTheme="minorHAnsi" w:hAnsi="Times New Roman" w:cstheme="minorBidi"/>
                <w:color w:val="auto"/>
              </w:rPr>
              <w:commentReference w:id="1124"/>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7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5" w:name="_Ref435003860"/>
      <w:r>
        <w:t>The Psali Batos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6"/>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6"/>
            <w:r>
              <w:rPr>
                <w:rStyle w:val="CommentReference"/>
                <w:rFonts w:ascii="Times New Roman" w:eastAsiaTheme="minorHAnsi" w:hAnsi="Times New Roman" w:cstheme="minorBidi"/>
                <w:color w:val="auto"/>
              </w:rPr>
              <w:commentReference w:id="1126"/>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7"/>
            <w:r>
              <w:t xml:space="preserve"> Lord God</w:t>
            </w:r>
            <w:commentRangeEnd w:id="1127"/>
            <w:r>
              <w:rPr>
                <w:rStyle w:val="CommentReference"/>
                <w:rFonts w:ascii="Times New Roman" w:eastAsiaTheme="minorHAnsi" w:hAnsi="Times New Roman" w:cstheme="minorBidi"/>
                <w:color w:val="auto"/>
              </w:rPr>
              <w:commentReference w:id="1127"/>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 xml:space="preserve">“You are blessed, </w:t>
            </w:r>
            <w:proofErr w:type="gramStart"/>
            <w:r>
              <w:t>You</w:t>
            </w:r>
            <w:proofErr w:type="gramEnd"/>
            <w:r>
              <w:t xml:space="preserve">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proofErr w:type="gramStart"/>
            <w:r>
              <w:t>Likewise</w:t>
            </w:r>
            <w:proofErr w:type="gramEnd"/>
            <w:r>
              <w:t xml:space="preserv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7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28" w:name="_Toc436645265"/>
      <w:r>
        <w:t>September 27 (28) / Tho-out 30: Miracle performed by St. Athanasius the Apostolic</w:t>
      </w:r>
      <w:bookmarkEnd w:id="1128"/>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29" w:name="_Ref434561058"/>
      <w:bookmarkStart w:id="1130" w:name="_Toc436645266"/>
      <w:r>
        <w:t xml:space="preserve">September 29 (30) / Paopi 2: </w:t>
      </w:r>
      <w:r w:rsidR="000274A5">
        <w:t xml:space="preserve">The Coming of </w:t>
      </w:r>
      <w:r>
        <w:t>St. Severus</w:t>
      </w:r>
      <w:r w:rsidR="000274A5">
        <w:t xml:space="preserve"> to Egypt</w:t>
      </w:r>
      <w:bookmarkEnd w:id="1129"/>
      <w:bookmarkEnd w:id="1130"/>
    </w:p>
    <w:p w14:paraId="1B16436A" w14:textId="77777777" w:rsidR="0039635A" w:rsidRDefault="0039635A" w:rsidP="0039635A">
      <w:pPr>
        <w:pStyle w:val="Heading4"/>
      </w:pPr>
      <w:bookmarkStart w:id="1131" w:name="_Ref434492249"/>
      <w:r>
        <w:t>The Doxology</w:t>
      </w:r>
      <w:r w:rsidR="00B82753">
        <w:t xml:space="preserve"> for St. Severus</w:t>
      </w:r>
      <w:bookmarkEnd w:id="11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2"/>
            <w:r w:rsidRPr="004764BD">
              <w:t xml:space="preserve">confirmed </w:t>
            </w:r>
            <w:commentRangeEnd w:id="1132"/>
            <w:r>
              <w:rPr>
                <w:rStyle w:val="CommentReference"/>
                <w:rFonts w:ascii="Times New Roman" w:eastAsiaTheme="minorHAnsi" w:hAnsi="Times New Roman" w:cstheme="minorBidi"/>
                <w:color w:val="auto"/>
              </w:rPr>
              <w:commentReference w:id="1132"/>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7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proofErr w:type="gramStart"/>
            <w:r w:rsidRPr="004764BD">
              <w:t>Likewise</w:t>
            </w:r>
            <w:proofErr w:type="gramEnd"/>
            <w:r w:rsidRPr="004764BD">
              <w:t xml:space="preserv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3" w:name="_Toc410196200"/>
      <w:bookmarkStart w:id="1134" w:name="_Toc410196442"/>
      <w:bookmarkStart w:id="1135" w:name="_Toc410196944"/>
      <w:bookmarkStart w:id="1136" w:name="_Toc436645222"/>
      <w:bookmarkStart w:id="1137" w:name="October"/>
      <w:bookmarkEnd w:id="1079"/>
      <w:r>
        <w:lastRenderedPageBreak/>
        <w:t>October</w:t>
      </w:r>
      <w:bookmarkEnd w:id="1133"/>
      <w:bookmarkEnd w:id="1134"/>
      <w:bookmarkEnd w:id="1135"/>
      <w:r w:rsidR="006E370D">
        <w:t xml:space="preserve"> or </w:t>
      </w:r>
      <w:r w:rsidR="006E370D">
        <w:rPr>
          <w:rFonts w:ascii="FreeSerifAvvaShenouda" w:hAnsi="FreeSerifAvvaShenouda" w:cs="FreeSerifAvvaShenouda"/>
        </w:rPr>
        <w:t>Ⲡⲁⲱⲡⲉ</w:t>
      </w:r>
      <w:bookmarkEnd w:id="1136"/>
    </w:p>
    <w:bookmarkStart w:id="1138" w:name="_Ref434561633" w:displacedByCustomXml="next"/>
    <w:sdt>
      <w:sdtPr>
        <w:id w:val="960613025"/>
        <w:docPartObj>
          <w:docPartGallery w:val="Table of Contents"/>
          <w:docPartUnique/>
        </w:docPartObj>
      </w:sdtPr>
      <w:sdtEndPr>
        <w:rPr>
          <w:b/>
          <w:bCs/>
          <w:noProof/>
        </w:rPr>
      </w:sdtEndPr>
      <w:sdtContent>
        <w:p w14:paraId="110FD75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36645267" w:history="1">
            <w:r w:rsidR="0064541C" w:rsidRPr="00A37057">
              <w:rPr>
                <w:rStyle w:val="Hyperlink"/>
                <w:noProof/>
              </w:rPr>
              <w:t>October 1 (2) / Paopi 4: St. Bacchus</w:t>
            </w:r>
            <w:r w:rsidR="0064541C">
              <w:rPr>
                <w:noProof/>
                <w:webHidden/>
              </w:rPr>
              <w:tab/>
            </w:r>
            <w:r w:rsidR="0064541C">
              <w:rPr>
                <w:noProof/>
                <w:webHidden/>
              </w:rPr>
              <w:fldChar w:fldCharType="begin"/>
            </w:r>
            <w:r w:rsidR="0064541C">
              <w:rPr>
                <w:noProof/>
                <w:webHidden/>
              </w:rPr>
              <w:instrText xml:space="preserve"> PAGEREF _Toc436645267 \h </w:instrText>
            </w:r>
            <w:r w:rsidR="0064541C">
              <w:rPr>
                <w:noProof/>
                <w:webHidden/>
              </w:rPr>
            </w:r>
            <w:r w:rsidR="0064541C">
              <w:rPr>
                <w:noProof/>
                <w:webHidden/>
              </w:rPr>
              <w:fldChar w:fldCharType="separate"/>
            </w:r>
            <w:r w:rsidR="0064541C">
              <w:rPr>
                <w:noProof/>
                <w:webHidden/>
              </w:rPr>
              <w:t>602</w:t>
            </w:r>
            <w:r w:rsidR="0064541C">
              <w:rPr>
                <w:noProof/>
                <w:webHidden/>
              </w:rPr>
              <w:fldChar w:fldCharType="end"/>
            </w:r>
          </w:hyperlink>
        </w:p>
        <w:p w14:paraId="27C4E20C"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68" w:history="1">
            <w:r w:rsidR="0064541C" w:rsidRPr="00A37057">
              <w:rPr>
                <w:rStyle w:val="Hyperlink"/>
                <w:noProof/>
              </w:rPr>
              <w:t>October 4 (5) / Paopi 7: St. Paul of Tammoh</w:t>
            </w:r>
            <w:r w:rsidR="0064541C">
              <w:rPr>
                <w:noProof/>
                <w:webHidden/>
              </w:rPr>
              <w:tab/>
            </w:r>
            <w:r w:rsidR="0064541C">
              <w:rPr>
                <w:noProof/>
                <w:webHidden/>
              </w:rPr>
              <w:fldChar w:fldCharType="begin"/>
            </w:r>
            <w:r w:rsidR="0064541C">
              <w:rPr>
                <w:noProof/>
                <w:webHidden/>
              </w:rPr>
              <w:instrText xml:space="preserve"> PAGEREF _Toc436645268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720BE1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69" w:history="1">
            <w:r w:rsidR="0064541C" w:rsidRPr="00A37057">
              <w:rPr>
                <w:rStyle w:val="Hyperlink"/>
                <w:noProof/>
              </w:rPr>
              <w:t>October 7 (8) / Paopi 10: St. Sergius</w:t>
            </w:r>
            <w:r w:rsidR="0064541C">
              <w:rPr>
                <w:noProof/>
                <w:webHidden/>
              </w:rPr>
              <w:tab/>
            </w:r>
            <w:r w:rsidR="0064541C">
              <w:rPr>
                <w:noProof/>
                <w:webHidden/>
              </w:rPr>
              <w:fldChar w:fldCharType="begin"/>
            </w:r>
            <w:r w:rsidR="0064541C">
              <w:rPr>
                <w:noProof/>
                <w:webHidden/>
              </w:rPr>
              <w:instrText xml:space="preserve"> PAGEREF _Toc436645269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E29B9D2"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70" w:history="1">
            <w:r w:rsidR="0064541C" w:rsidRPr="00A37057">
              <w:rPr>
                <w:rStyle w:val="Hyperlink"/>
                <w:noProof/>
              </w:rPr>
              <w:t>October 9 (10) / Paopi 12: Commemoration of Archangel Michael</w:t>
            </w:r>
            <w:r w:rsidR="0064541C">
              <w:rPr>
                <w:noProof/>
                <w:webHidden/>
              </w:rPr>
              <w:tab/>
            </w:r>
            <w:r w:rsidR="0064541C">
              <w:rPr>
                <w:noProof/>
                <w:webHidden/>
              </w:rPr>
              <w:fldChar w:fldCharType="begin"/>
            </w:r>
            <w:r w:rsidR="0064541C">
              <w:rPr>
                <w:noProof/>
                <w:webHidden/>
              </w:rPr>
              <w:instrText xml:space="preserve"> PAGEREF _Toc436645270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31CA86FB"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71" w:history="1">
            <w:r w:rsidR="0064541C" w:rsidRPr="00A37057">
              <w:rPr>
                <w:rStyle w:val="Hyperlink"/>
                <w:noProof/>
              </w:rPr>
              <w:t>October 17 (18) Paopi 20: St. John the Short</w:t>
            </w:r>
            <w:r w:rsidR="0064541C">
              <w:rPr>
                <w:noProof/>
                <w:webHidden/>
              </w:rPr>
              <w:tab/>
            </w:r>
            <w:r w:rsidR="0064541C">
              <w:rPr>
                <w:noProof/>
                <w:webHidden/>
              </w:rPr>
              <w:fldChar w:fldCharType="begin"/>
            </w:r>
            <w:r w:rsidR="0064541C">
              <w:rPr>
                <w:noProof/>
                <w:webHidden/>
              </w:rPr>
              <w:instrText xml:space="preserve"> PAGEREF _Toc436645271 \h </w:instrText>
            </w:r>
            <w:r w:rsidR="0064541C">
              <w:rPr>
                <w:noProof/>
                <w:webHidden/>
              </w:rPr>
            </w:r>
            <w:r w:rsidR="0064541C">
              <w:rPr>
                <w:noProof/>
                <w:webHidden/>
              </w:rPr>
              <w:fldChar w:fldCharType="separate"/>
            </w:r>
            <w:r w:rsidR="0064541C">
              <w:rPr>
                <w:noProof/>
                <w:webHidden/>
              </w:rPr>
              <w:t>603</w:t>
            </w:r>
            <w:r w:rsidR="0064541C">
              <w:rPr>
                <w:noProof/>
                <w:webHidden/>
              </w:rPr>
              <w:fldChar w:fldCharType="end"/>
            </w:r>
          </w:hyperlink>
        </w:p>
        <w:p w14:paraId="41A90EEB"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72" w:history="1">
            <w:r w:rsidR="0064541C" w:rsidRPr="00A37057">
              <w:rPr>
                <w:rStyle w:val="Hyperlink"/>
                <w:noProof/>
              </w:rPr>
              <w:t>October 18 (19) / Paopi 21: Commemoration of the Theotokos</w:t>
            </w:r>
            <w:r w:rsidR="0064541C">
              <w:rPr>
                <w:noProof/>
                <w:webHidden/>
              </w:rPr>
              <w:tab/>
            </w:r>
            <w:r w:rsidR="0064541C">
              <w:rPr>
                <w:noProof/>
                <w:webHidden/>
              </w:rPr>
              <w:fldChar w:fldCharType="begin"/>
            </w:r>
            <w:r w:rsidR="0064541C">
              <w:rPr>
                <w:noProof/>
                <w:webHidden/>
              </w:rPr>
              <w:instrText xml:space="preserve"> PAGEREF _Toc436645272 \h </w:instrText>
            </w:r>
            <w:r w:rsidR="0064541C">
              <w:rPr>
                <w:noProof/>
                <w:webHidden/>
              </w:rPr>
            </w:r>
            <w:r w:rsidR="0064541C">
              <w:rPr>
                <w:noProof/>
                <w:webHidden/>
              </w:rPr>
              <w:fldChar w:fldCharType="separate"/>
            </w:r>
            <w:r w:rsidR="0064541C">
              <w:rPr>
                <w:noProof/>
                <w:webHidden/>
              </w:rPr>
              <w:t>604</w:t>
            </w:r>
            <w:r w:rsidR="0064541C">
              <w:rPr>
                <w:noProof/>
                <w:webHidden/>
              </w:rPr>
              <w:fldChar w:fldCharType="end"/>
            </w:r>
          </w:hyperlink>
        </w:p>
        <w:p w14:paraId="0DAE2F02"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73" w:history="1">
            <w:r w:rsidR="0064541C" w:rsidRPr="00A37057">
              <w:rPr>
                <w:rStyle w:val="Hyperlink"/>
                <w:noProof/>
              </w:rPr>
              <w:t>October 18 (19) / Paopi 21: Also St. Teji (Reweiss)</w:t>
            </w:r>
            <w:r w:rsidR="0064541C">
              <w:rPr>
                <w:noProof/>
                <w:webHidden/>
              </w:rPr>
              <w:tab/>
            </w:r>
            <w:r w:rsidR="0064541C">
              <w:rPr>
                <w:noProof/>
                <w:webHidden/>
              </w:rPr>
              <w:fldChar w:fldCharType="begin"/>
            </w:r>
            <w:r w:rsidR="0064541C">
              <w:rPr>
                <w:noProof/>
                <w:webHidden/>
              </w:rPr>
              <w:instrText xml:space="preserve"> PAGEREF _Toc436645273 \h </w:instrText>
            </w:r>
            <w:r w:rsidR="0064541C">
              <w:rPr>
                <w:noProof/>
                <w:webHidden/>
              </w:rPr>
            </w:r>
            <w:r w:rsidR="0064541C">
              <w:rPr>
                <w:noProof/>
                <w:webHidden/>
              </w:rPr>
              <w:fldChar w:fldCharType="separate"/>
            </w:r>
            <w:r w:rsidR="0064541C">
              <w:rPr>
                <w:noProof/>
                <w:webHidden/>
              </w:rPr>
              <w:t>605</w:t>
            </w:r>
            <w:r w:rsidR="0064541C">
              <w:rPr>
                <w:noProof/>
                <w:webHidden/>
              </w:rPr>
              <w:fldChar w:fldCharType="end"/>
            </w:r>
          </w:hyperlink>
        </w:p>
        <w:p w14:paraId="6E4E06D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74" w:history="1">
            <w:r w:rsidR="0064541C" w:rsidRPr="00A37057">
              <w:rPr>
                <w:rStyle w:val="Hyperlink"/>
                <w:noProof/>
              </w:rPr>
              <w:t>October 23 (24) / Paopi 26: St. Apip the Friend of St. Apollo</w:t>
            </w:r>
            <w:r w:rsidR="0064541C">
              <w:rPr>
                <w:noProof/>
                <w:webHidden/>
              </w:rPr>
              <w:tab/>
            </w:r>
            <w:r w:rsidR="0064541C">
              <w:rPr>
                <w:noProof/>
                <w:webHidden/>
              </w:rPr>
              <w:fldChar w:fldCharType="begin"/>
            </w:r>
            <w:r w:rsidR="0064541C">
              <w:rPr>
                <w:noProof/>
                <w:webHidden/>
              </w:rPr>
              <w:instrText xml:space="preserve"> PAGEREF _Toc436645274 \h </w:instrText>
            </w:r>
            <w:r w:rsidR="0064541C">
              <w:rPr>
                <w:noProof/>
                <w:webHidden/>
              </w:rPr>
            </w:r>
            <w:r w:rsidR="0064541C">
              <w:rPr>
                <w:noProof/>
                <w:webHidden/>
              </w:rPr>
              <w:fldChar w:fldCharType="separate"/>
            </w:r>
            <w:r w:rsidR="0064541C">
              <w:rPr>
                <w:noProof/>
                <w:webHidden/>
              </w:rPr>
              <w:t>606</w:t>
            </w:r>
            <w:r w:rsidR="0064541C">
              <w:rPr>
                <w:noProof/>
                <w:webHidden/>
              </w:rPr>
              <w:fldChar w:fldCharType="end"/>
            </w:r>
          </w:hyperlink>
        </w:p>
        <w:p w14:paraId="426938E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75" w:history="1">
            <w:r w:rsidR="0064541C" w:rsidRPr="00A37057">
              <w:rPr>
                <w:rStyle w:val="Hyperlink"/>
                <w:noProof/>
              </w:rPr>
              <w:t>October 23 (24) / Paopi 26: The Martyrdom of St. Timothy the Apostle</w:t>
            </w:r>
            <w:r w:rsidR="0064541C">
              <w:rPr>
                <w:noProof/>
                <w:webHidden/>
              </w:rPr>
              <w:tab/>
            </w:r>
            <w:r w:rsidR="0064541C">
              <w:rPr>
                <w:noProof/>
                <w:webHidden/>
              </w:rPr>
              <w:fldChar w:fldCharType="begin"/>
            </w:r>
            <w:r w:rsidR="0064541C">
              <w:rPr>
                <w:noProof/>
                <w:webHidden/>
              </w:rPr>
              <w:instrText xml:space="preserve"> PAGEREF _Toc436645275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59B8C4D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76" w:history="1">
            <w:r w:rsidR="0064541C" w:rsidRPr="00A37057">
              <w:rPr>
                <w:rStyle w:val="Hyperlink"/>
                <w:noProof/>
              </w:rPr>
              <w:t>October 24 (25) / Paopi 27: St. Macarius the Bishop of Edkow</w:t>
            </w:r>
            <w:r w:rsidR="0064541C">
              <w:rPr>
                <w:noProof/>
                <w:webHidden/>
              </w:rPr>
              <w:tab/>
            </w:r>
            <w:r w:rsidR="0064541C">
              <w:rPr>
                <w:noProof/>
                <w:webHidden/>
              </w:rPr>
              <w:fldChar w:fldCharType="begin"/>
            </w:r>
            <w:r w:rsidR="0064541C">
              <w:rPr>
                <w:noProof/>
                <w:webHidden/>
              </w:rPr>
              <w:instrText xml:space="preserve"> PAGEREF _Toc436645276 \h </w:instrText>
            </w:r>
            <w:r w:rsidR="0064541C">
              <w:rPr>
                <w:noProof/>
                <w:webHidden/>
              </w:rPr>
            </w:r>
            <w:r w:rsidR="0064541C">
              <w:rPr>
                <w:noProof/>
                <w:webHidden/>
              </w:rPr>
              <w:fldChar w:fldCharType="separate"/>
            </w:r>
            <w:r w:rsidR="0064541C">
              <w:rPr>
                <w:noProof/>
                <w:webHidden/>
              </w:rPr>
              <w:t>607</w:t>
            </w:r>
            <w:r w:rsidR="0064541C">
              <w:rPr>
                <w:noProof/>
                <w:webHidden/>
              </w:rPr>
              <w:fldChar w:fldCharType="end"/>
            </w:r>
          </w:hyperlink>
        </w:p>
        <w:p w14:paraId="20636A0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77" w:history="1">
            <w:r w:rsidR="0064541C" w:rsidRPr="00A37057">
              <w:rPr>
                <w:rStyle w:val="Hyperlink"/>
                <w:noProof/>
              </w:rPr>
              <w:t>October 26 (27) / Paopi 29: Commemoration of the Annunciation, Nativity, and Resurrection on the 29</w:t>
            </w:r>
            <w:r w:rsidR="0064541C" w:rsidRPr="00A37057">
              <w:rPr>
                <w:rStyle w:val="Hyperlink"/>
                <w:noProof/>
                <w:vertAlign w:val="superscript"/>
              </w:rPr>
              <w:t>th</w:t>
            </w:r>
            <w:r w:rsidR="0064541C" w:rsidRPr="00A37057">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_Toc436645277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20E78229"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78" w:history="1">
            <w:r w:rsidR="0064541C" w:rsidRPr="00A37057">
              <w:rPr>
                <w:rStyle w:val="Hyperlink"/>
                <w:noProof/>
              </w:rPr>
              <w:t>October 27 (28) / Paopi 30: St. Mark (Consecration and Appearance of Head)</w:t>
            </w:r>
            <w:r w:rsidR="0064541C">
              <w:rPr>
                <w:noProof/>
                <w:webHidden/>
              </w:rPr>
              <w:tab/>
            </w:r>
            <w:r w:rsidR="0064541C">
              <w:rPr>
                <w:noProof/>
                <w:webHidden/>
              </w:rPr>
              <w:fldChar w:fldCharType="begin"/>
            </w:r>
            <w:r w:rsidR="0064541C">
              <w:rPr>
                <w:noProof/>
                <w:webHidden/>
              </w:rPr>
              <w:instrText xml:space="preserve"> PAGEREF _Toc436645278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6C791CC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79" w:history="1">
            <w:r w:rsidR="0064541C" w:rsidRPr="00A37057">
              <w:rPr>
                <w:rStyle w:val="Hyperlink"/>
                <w:noProof/>
              </w:rPr>
              <w:t>October 28 (29) / Athor 1: St. Cleopas and His Companion, Two of the Seventy Two Apostles</w:t>
            </w:r>
            <w:r w:rsidR="0064541C">
              <w:rPr>
                <w:noProof/>
                <w:webHidden/>
              </w:rPr>
              <w:tab/>
            </w:r>
            <w:r w:rsidR="0064541C">
              <w:rPr>
                <w:noProof/>
                <w:webHidden/>
              </w:rPr>
              <w:fldChar w:fldCharType="begin"/>
            </w:r>
            <w:r w:rsidR="0064541C">
              <w:rPr>
                <w:noProof/>
                <w:webHidden/>
              </w:rPr>
              <w:instrText xml:space="preserve"> PAGEREF _Toc436645279 \h </w:instrText>
            </w:r>
            <w:r w:rsidR="0064541C">
              <w:rPr>
                <w:noProof/>
                <w:webHidden/>
              </w:rPr>
            </w:r>
            <w:r w:rsidR="0064541C">
              <w:rPr>
                <w:noProof/>
                <w:webHidden/>
              </w:rPr>
              <w:fldChar w:fldCharType="separate"/>
            </w:r>
            <w:r w:rsidR="0064541C">
              <w:rPr>
                <w:noProof/>
                <w:webHidden/>
              </w:rPr>
              <w:t>608</w:t>
            </w:r>
            <w:r w:rsidR="0064541C">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39" w:name="_Ref436250096"/>
      <w:bookmarkStart w:id="1140" w:name="_Ref436250168"/>
      <w:bookmarkStart w:id="1141" w:name="_Toc436645267"/>
      <w:r>
        <w:lastRenderedPageBreak/>
        <w:t>October 1 (2) / Paopi 4: St. Bacchus</w:t>
      </w:r>
      <w:bookmarkEnd w:id="1138"/>
      <w:bookmarkEnd w:id="1139"/>
      <w:bookmarkEnd w:id="1140"/>
      <w:bookmarkEnd w:id="1141"/>
    </w:p>
    <w:p w14:paraId="7EAFB97D" w14:textId="77777777" w:rsidR="0081710C" w:rsidRDefault="0081710C" w:rsidP="0081710C">
      <w:pPr>
        <w:pStyle w:val="Heading4"/>
      </w:pPr>
      <w:bookmarkStart w:id="1142" w:name="_Ref434489638"/>
      <w:r>
        <w:t>The Doxology</w:t>
      </w:r>
      <w:r w:rsidR="00B46E6E">
        <w:t xml:space="preserve"> for Sts. Sergius and Bacchus</w:t>
      </w:r>
      <w:bookmarkEnd w:id="11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3"/>
            <w:r>
              <w:t>heroes</w:t>
            </w:r>
            <w:commentRangeEnd w:id="1143"/>
            <w:r>
              <w:rPr>
                <w:rStyle w:val="CommentReference"/>
                <w:rFonts w:ascii="Times New Roman" w:eastAsiaTheme="minorHAnsi" w:hAnsi="Times New Roman" w:cstheme="minorBidi"/>
                <w:color w:val="auto"/>
              </w:rPr>
              <w:commentReference w:id="114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 xml:space="preserve">Who became a golden </w:t>
            </w:r>
            <w:proofErr w:type="gramStart"/>
            <w:r>
              <w:t>lampstand</w:t>
            </w:r>
            <w:proofErr w:type="gramEnd"/>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 xml:space="preserve">O bright and </w:t>
            </w:r>
            <w:proofErr w:type="gramStart"/>
            <w:r>
              <w:t>illuminates</w:t>
            </w:r>
            <w:proofErr w:type="gramEnd"/>
            <w:r>
              <w:t xml:space="preserve">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4" w:name="_Toc436645268"/>
      <w:r>
        <w:t>October 4 (5) / Paopi 7: St. Paul of Tammoh</w:t>
      </w:r>
      <w:bookmarkEnd w:id="1144"/>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64541C">
        <w:t>The Doxology of St. Pishoy and St. Paul of Tammah</w:t>
      </w:r>
      <w:r>
        <w:fldChar w:fldCharType="end"/>
      </w:r>
      <w:r>
        <w:t xml:space="preserve">, page </w:t>
      </w:r>
      <w:r>
        <w:fldChar w:fldCharType="begin"/>
      </w:r>
      <w:r>
        <w:instrText xml:space="preserve"> PAGEREF _Ref434490826 \h </w:instrText>
      </w:r>
      <w:r>
        <w:fldChar w:fldCharType="separate"/>
      </w:r>
      <w:r w:rsidR="0064541C">
        <w:rPr>
          <w:noProof/>
        </w:rPr>
        <w:t>554</w:t>
      </w:r>
      <w:r>
        <w:fldChar w:fldCharType="end"/>
      </w:r>
      <w:r w:rsidR="00FB36D8">
        <w:t>.</w:t>
      </w:r>
    </w:p>
    <w:p w14:paraId="2F2896A9" w14:textId="77777777" w:rsidR="0081710C" w:rsidRDefault="0081710C" w:rsidP="0081710C">
      <w:pPr>
        <w:pStyle w:val="Heading3"/>
      </w:pPr>
      <w:bookmarkStart w:id="1145" w:name="_Toc436645269"/>
      <w:r>
        <w:t>October 7 (8) / Paopi 10: St. Sergius</w:t>
      </w:r>
      <w:bookmarkEnd w:id="1145"/>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64541C">
        <w:t>October 1 (2) / Paopi 4: St. Bacchus</w:t>
      </w:r>
      <w:r w:rsidR="00336170">
        <w:fldChar w:fldCharType="end"/>
      </w:r>
      <w:r>
        <w:t xml:space="preserve">, page </w:t>
      </w:r>
      <w:r>
        <w:fldChar w:fldCharType="begin"/>
      </w:r>
      <w:r>
        <w:instrText xml:space="preserve"> PAGEREF _Ref434561633 \h </w:instrText>
      </w:r>
      <w:r>
        <w:fldChar w:fldCharType="separate"/>
      </w:r>
      <w:r w:rsidR="0064541C">
        <w:rPr>
          <w:noProof/>
        </w:rPr>
        <w:t>601</w:t>
      </w:r>
      <w:r>
        <w:fldChar w:fldCharType="end"/>
      </w:r>
      <w:r w:rsidR="0081710C">
        <w:t>.</w:t>
      </w:r>
    </w:p>
    <w:p w14:paraId="06822979" w14:textId="77777777" w:rsidR="00B637D8" w:rsidRDefault="00B637D8" w:rsidP="00B637D8">
      <w:pPr>
        <w:pStyle w:val="Heading3"/>
      </w:pPr>
      <w:bookmarkStart w:id="1146" w:name="_Toc436645270"/>
      <w:r>
        <w:t>October 9 (10) / Paopi 12: Commemoration of Archangel Michael</w:t>
      </w:r>
      <w:bookmarkEnd w:id="1146"/>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610</w:t>
      </w:r>
      <w:r>
        <w:fldChar w:fldCharType="end"/>
      </w:r>
      <w:r>
        <w:t>.</w:t>
      </w:r>
    </w:p>
    <w:p w14:paraId="5593D86A" w14:textId="77777777" w:rsidR="0039635A" w:rsidRDefault="0039635A" w:rsidP="0039635A">
      <w:pPr>
        <w:pStyle w:val="Heading3"/>
      </w:pPr>
      <w:bookmarkStart w:id="1147" w:name="_Ref434564830"/>
      <w:bookmarkStart w:id="1148" w:name="_Toc436645271"/>
      <w:r>
        <w:t>October 17 (18) Paopi 20: St. John the Short</w:t>
      </w:r>
      <w:bookmarkEnd w:id="1147"/>
      <w:bookmarkEnd w:id="1148"/>
    </w:p>
    <w:p w14:paraId="23E24F8C" w14:textId="77777777" w:rsidR="0039635A" w:rsidRDefault="0039635A" w:rsidP="0039635A">
      <w:pPr>
        <w:pStyle w:val="Heading4"/>
      </w:pPr>
      <w:bookmarkStart w:id="1149" w:name="_Ref434490715"/>
      <w:r>
        <w:t>The Doxology</w:t>
      </w:r>
      <w:r w:rsidR="00B46E6E">
        <w:t xml:space="preserve"> for St. John the Short</w:t>
      </w:r>
      <w:bookmarkEnd w:id="11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7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7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8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0" w:name="_Toc436645272"/>
      <w:r>
        <w:t>October 18 (19) / Paopi</w:t>
      </w:r>
      <w:r w:rsidR="00FE0AE4">
        <w:t xml:space="preserve"> </w:t>
      </w:r>
      <w:r>
        <w:t>21: Commemoration of the Theotokos</w:t>
      </w:r>
      <w:bookmarkEnd w:id="1150"/>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2229EA11" w14:textId="77777777" w:rsidR="00BF2674" w:rsidRDefault="00BF2674" w:rsidP="00BF2674">
      <w:pPr>
        <w:pStyle w:val="Heading3"/>
      </w:pPr>
      <w:bookmarkStart w:id="1151" w:name="_Toc436645273"/>
      <w:r>
        <w:lastRenderedPageBreak/>
        <w:t>October 18 (19) / Paopi</w:t>
      </w:r>
      <w:r w:rsidR="00FE0AE4">
        <w:t xml:space="preserve"> </w:t>
      </w:r>
      <w:r>
        <w:t>21: Also St. Teji (Reweiss)</w:t>
      </w:r>
      <w:bookmarkEnd w:id="1151"/>
    </w:p>
    <w:p w14:paraId="3D0544CD" w14:textId="77777777" w:rsidR="00BF2674" w:rsidRPr="00137929" w:rsidRDefault="00BF2674" w:rsidP="00BF2674">
      <w:pPr>
        <w:pStyle w:val="Heading4"/>
      </w:pPr>
      <w:bookmarkStart w:id="1152" w:name="_Ref434491337"/>
      <w:r>
        <w:t>The Doxology</w:t>
      </w:r>
      <w:r w:rsidR="00810F04">
        <w:t xml:space="preserve"> for St. Teji (Reweiss)</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3" w:name="_Ref434563347"/>
      <w:bookmarkStart w:id="1154" w:name="_Toc436645274"/>
      <w:r>
        <w:t>October 23 (24) / Paopi</w:t>
      </w:r>
      <w:r w:rsidR="00FE0AE4">
        <w:t xml:space="preserve"> </w:t>
      </w:r>
      <w:r>
        <w:t>26: St. Apip the Friend of St. Apollo</w:t>
      </w:r>
      <w:bookmarkEnd w:id="1153"/>
      <w:bookmarkEnd w:id="1154"/>
    </w:p>
    <w:p w14:paraId="69CDA95A" w14:textId="77777777" w:rsidR="00E30E2D" w:rsidRPr="00137929" w:rsidRDefault="00E30E2D" w:rsidP="00E30E2D">
      <w:pPr>
        <w:pStyle w:val="Heading4"/>
      </w:pPr>
      <w:bookmarkStart w:id="1155" w:name="_Ref434492837"/>
      <w:r>
        <w:t>The Doxology</w:t>
      </w:r>
      <w:r w:rsidR="00B82753">
        <w:t xml:space="preserve"> for Sts. Apollo and Apip</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 xml:space="preserve">Pray to the Lord on </w:t>
            </w:r>
            <w:proofErr w:type="gramStart"/>
            <w:r w:rsidRPr="004764BD">
              <w:t>our</w:t>
            </w:r>
            <w:proofErr w:type="gramEnd"/>
            <w:r w:rsidRPr="004764BD">
              <w:t xml:space="preserve">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6" w:name="_Toc436645275"/>
      <w:r>
        <w:t>October 23 (24) / Paopi</w:t>
      </w:r>
      <w:r w:rsidR="00FE0AE4">
        <w:t xml:space="preserve"> </w:t>
      </w:r>
      <w:r>
        <w:t>26: The Martyrdom of St. Timothy the Apostle</w:t>
      </w:r>
      <w:bookmarkEnd w:id="1156"/>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C276672" w14:textId="77777777" w:rsidR="00137929" w:rsidRDefault="00137929" w:rsidP="00137929">
      <w:pPr>
        <w:pStyle w:val="Heading3"/>
      </w:pPr>
      <w:bookmarkStart w:id="1157" w:name="_Toc436645276"/>
      <w:r>
        <w:t>October 24 (25) / Paopi</w:t>
      </w:r>
      <w:r w:rsidR="00FE0AE4">
        <w:t xml:space="preserve"> </w:t>
      </w:r>
      <w:r>
        <w:t>27: St. Macarius the Bishop of Edkow</w:t>
      </w:r>
      <w:bookmarkEnd w:id="1157"/>
    </w:p>
    <w:p w14:paraId="1E91FBC2" w14:textId="77777777" w:rsidR="00137929" w:rsidRPr="00137929" w:rsidRDefault="00137929" w:rsidP="00137929">
      <w:pPr>
        <w:pStyle w:val="Heading4"/>
      </w:pPr>
      <w:bookmarkStart w:id="1158" w:name="_Ref434490474"/>
      <w:r>
        <w:t>The Doxology</w:t>
      </w:r>
      <w:r w:rsidR="00B46E6E">
        <w:t xml:space="preserve"> for St. Macarius the Bishop of Edkow</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 xml:space="preserve">And righteousness </w:t>
            </w:r>
            <w:proofErr w:type="gramStart"/>
            <w:r>
              <w:t>call</w:t>
            </w:r>
            <w:proofErr w:type="gramEnd"/>
            <w:r>
              <w:t xml:space="preserve">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59" w:name="_Toc436645277"/>
      <w:r>
        <w:t>October 26 (27) / Paopi 29: Commemoration of the Annunciation, Nativity, and Resurrection on the 29</w:t>
      </w:r>
      <w:r w:rsidRPr="00C0205C">
        <w:rPr>
          <w:vertAlign w:val="superscript"/>
        </w:rPr>
        <w:t>th</w:t>
      </w:r>
      <w:r>
        <w:t xml:space="preserve"> of Every Month</w:t>
      </w:r>
      <w:bookmarkEnd w:id="1159"/>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9EB3135" w14:textId="77777777" w:rsidR="00205EA4" w:rsidRDefault="00205EA4" w:rsidP="00205EA4">
      <w:pPr>
        <w:pStyle w:val="Heading3"/>
      </w:pPr>
      <w:bookmarkStart w:id="1160" w:name="_Toc436645278"/>
      <w:r>
        <w:t>October 27 (28) / Paopi 30: St. Mark</w:t>
      </w:r>
      <w:r w:rsidR="00F20BBD">
        <w:t xml:space="preserve"> (Consecration and Appearance of Head)</w:t>
      </w:r>
      <w:bookmarkEnd w:id="1160"/>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64541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64541C">
        <w:rPr>
          <w:noProof/>
        </w:rPr>
        <w:t>776</w:t>
      </w:r>
      <w:r w:rsidR="00191A26">
        <w:fldChar w:fldCharType="end"/>
      </w:r>
      <w:r>
        <w:t>.</w:t>
      </w:r>
    </w:p>
    <w:p w14:paraId="42BC2C38" w14:textId="77777777" w:rsidR="006E370D" w:rsidRPr="007F571C" w:rsidRDefault="007F571C" w:rsidP="007F571C">
      <w:pPr>
        <w:pStyle w:val="Heading3"/>
      </w:pPr>
      <w:bookmarkStart w:id="1161" w:name="_Toc436645279"/>
      <w:r>
        <w:t xml:space="preserve">October 28 (29) / Athor 1: St. Cleopas and His Companion, Two of the </w:t>
      </w:r>
      <w:proofErr w:type="gramStart"/>
      <w:r>
        <w:t>Seventy Two</w:t>
      </w:r>
      <w:proofErr w:type="gramEnd"/>
      <w:r>
        <w:t xml:space="preserve"> Apostles</w:t>
      </w:r>
      <w:bookmarkEnd w:id="1161"/>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2" w:name="_Toc410196201"/>
      <w:bookmarkStart w:id="1163" w:name="_Toc410196443"/>
      <w:bookmarkStart w:id="1164" w:name="_Toc410196945"/>
      <w:bookmarkStart w:id="1165" w:name="_Toc436645223"/>
      <w:bookmarkStart w:id="1166" w:name="November"/>
      <w:bookmarkEnd w:id="1137"/>
      <w:r>
        <w:lastRenderedPageBreak/>
        <w:t>November</w:t>
      </w:r>
      <w:r w:rsidR="00495F1A">
        <w:t xml:space="preserve"> or </w:t>
      </w:r>
      <w:bookmarkEnd w:id="1162"/>
      <w:bookmarkEnd w:id="1163"/>
      <w:bookmarkEnd w:id="1164"/>
      <w:r w:rsidRPr="00FB5E62">
        <w:rPr>
          <w:rFonts w:ascii="FreeSerifAvvaShenouda" w:eastAsia="Arial Unicode MS" w:hAnsi="FreeSerifAvvaShenouda" w:cs="FreeSerifAvvaShenouda"/>
        </w:rPr>
        <w:t>Ⲁⲑⲟⲣ</w:t>
      </w:r>
      <w:bookmarkEnd w:id="1165"/>
    </w:p>
    <w:sdt>
      <w:sdtPr>
        <w:id w:val="254490828"/>
        <w:docPartObj>
          <w:docPartGallery w:val="Table of Contents"/>
          <w:docPartUnique/>
        </w:docPartObj>
      </w:sdtPr>
      <w:sdtEndPr>
        <w:rPr>
          <w:b/>
          <w:bCs/>
          <w:noProof/>
        </w:rPr>
      </w:sdtEndPr>
      <w:sdtContent>
        <w:p w14:paraId="7DFE6EAA"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36645280" w:history="1">
            <w:r w:rsidR="0064541C" w:rsidRPr="00A3508E">
              <w:rPr>
                <w:rStyle w:val="Hyperlink"/>
                <w:noProof/>
              </w:rPr>
              <w:t>November 3 (4) / Athor 7: St. George</w:t>
            </w:r>
            <w:r w:rsidR="0064541C">
              <w:rPr>
                <w:noProof/>
                <w:webHidden/>
              </w:rPr>
              <w:tab/>
            </w:r>
            <w:r w:rsidR="0064541C">
              <w:rPr>
                <w:noProof/>
                <w:webHidden/>
              </w:rPr>
              <w:fldChar w:fldCharType="begin"/>
            </w:r>
            <w:r w:rsidR="0064541C">
              <w:rPr>
                <w:noProof/>
                <w:webHidden/>
              </w:rPr>
              <w:instrText xml:space="preserve"> PAGEREF _Toc436645280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24E870B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81" w:history="1">
            <w:r w:rsidR="0064541C" w:rsidRPr="00A3508E">
              <w:rPr>
                <w:rStyle w:val="Hyperlink"/>
                <w:noProof/>
              </w:rPr>
              <w:t>November 4 (5) / Athor 8: The Four Incorporeal Beasts</w:t>
            </w:r>
            <w:r w:rsidR="0064541C">
              <w:rPr>
                <w:noProof/>
                <w:webHidden/>
              </w:rPr>
              <w:tab/>
            </w:r>
            <w:r w:rsidR="0064541C">
              <w:rPr>
                <w:noProof/>
                <w:webHidden/>
              </w:rPr>
              <w:fldChar w:fldCharType="begin"/>
            </w:r>
            <w:r w:rsidR="0064541C">
              <w:rPr>
                <w:noProof/>
                <w:webHidden/>
              </w:rPr>
              <w:instrText xml:space="preserve"> PAGEREF _Toc436645281 \h </w:instrText>
            </w:r>
            <w:r w:rsidR="0064541C">
              <w:rPr>
                <w:noProof/>
                <w:webHidden/>
              </w:rPr>
            </w:r>
            <w:r w:rsidR="0064541C">
              <w:rPr>
                <w:noProof/>
                <w:webHidden/>
              </w:rPr>
              <w:fldChar w:fldCharType="separate"/>
            </w:r>
            <w:r w:rsidR="0064541C">
              <w:rPr>
                <w:noProof/>
                <w:webHidden/>
              </w:rPr>
              <w:t>610</w:t>
            </w:r>
            <w:r w:rsidR="0064541C">
              <w:rPr>
                <w:noProof/>
                <w:webHidden/>
              </w:rPr>
              <w:fldChar w:fldCharType="end"/>
            </w:r>
          </w:hyperlink>
        </w:p>
        <w:p w14:paraId="0438C0D3"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82" w:history="1">
            <w:r w:rsidR="0064541C" w:rsidRPr="00A3508E">
              <w:rPr>
                <w:rStyle w:val="Hyperlink"/>
                <w:noProof/>
              </w:rPr>
              <w:t>November 8 (9) / Athor 12: Archangel Michael</w:t>
            </w:r>
            <w:r w:rsidR="0064541C">
              <w:rPr>
                <w:noProof/>
                <w:webHidden/>
              </w:rPr>
              <w:tab/>
            </w:r>
            <w:r w:rsidR="0064541C">
              <w:rPr>
                <w:noProof/>
                <w:webHidden/>
              </w:rPr>
              <w:fldChar w:fldCharType="begin"/>
            </w:r>
            <w:r w:rsidR="0064541C">
              <w:rPr>
                <w:noProof/>
                <w:webHidden/>
              </w:rPr>
              <w:instrText xml:space="preserve"> PAGEREF _Toc436645282 \h </w:instrText>
            </w:r>
            <w:r w:rsidR="0064541C">
              <w:rPr>
                <w:noProof/>
                <w:webHidden/>
              </w:rPr>
            </w:r>
            <w:r w:rsidR="0064541C">
              <w:rPr>
                <w:noProof/>
                <w:webHidden/>
              </w:rPr>
              <w:fldChar w:fldCharType="separate"/>
            </w:r>
            <w:r w:rsidR="0064541C">
              <w:rPr>
                <w:noProof/>
                <w:webHidden/>
              </w:rPr>
              <w:t>611</w:t>
            </w:r>
            <w:r w:rsidR="0064541C">
              <w:rPr>
                <w:noProof/>
                <w:webHidden/>
              </w:rPr>
              <w:fldChar w:fldCharType="end"/>
            </w:r>
          </w:hyperlink>
        </w:p>
        <w:p w14:paraId="104A15CE"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83" w:history="1">
            <w:r w:rsidR="0064541C" w:rsidRPr="00A3508E">
              <w:rPr>
                <w:rStyle w:val="Hyperlink"/>
                <w:noProof/>
              </w:rPr>
              <w:t>November 11 (12) / Athor 15: St. Mena the Martyr</w:t>
            </w:r>
            <w:r w:rsidR="0064541C">
              <w:rPr>
                <w:noProof/>
                <w:webHidden/>
              </w:rPr>
              <w:tab/>
            </w:r>
            <w:r w:rsidR="0064541C">
              <w:rPr>
                <w:noProof/>
                <w:webHidden/>
              </w:rPr>
              <w:fldChar w:fldCharType="begin"/>
            </w:r>
            <w:r w:rsidR="0064541C">
              <w:rPr>
                <w:noProof/>
                <w:webHidden/>
              </w:rPr>
              <w:instrText xml:space="preserve"> PAGEREF _Toc436645283 \h </w:instrText>
            </w:r>
            <w:r w:rsidR="0064541C">
              <w:rPr>
                <w:noProof/>
                <w:webHidden/>
              </w:rPr>
            </w:r>
            <w:r w:rsidR="0064541C">
              <w:rPr>
                <w:noProof/>
                <w:webHidden/>
              </w:rPr>
              <w:fldChar w:fldCharType="separate"/>
            </w:r>
            <w:r w:rsidR="0064541C">
              <w:rPr>
                <w:noProof/>
                <w:webHidden/>
              </w:rPr>
              <w:t>613</w:t>
            </w:r>
            <w:r w:rsidR="0064541C">
              <w:rPr>
                <w:noProof/>
                <w:webHidden/>
              </w:rPr>
              <w:fldChar w:fldCharType="end"/>
            </w:r>
          </w:hyperlink>
        </w:p>
        <w:p w14:paraId="0533275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84" w:history="1">
            <w:r w:rsidR="0064541C" w:rsidRPr="00A3508E">
              <w:rPr>
                <w:rStyle w:val="Hyperlink"/>
                <w:noProof/>
              </w:rPr>
              <w:t>November 14 (15) / Athor 18: St. Philip the Apostle</w:t>
            </w:r>
            <w:r w:rsidR="0064541C">
              <w:rPr>
                <w:noProof/>
                <w:webHidden/>
              </w:rPr>
              <w:tab/>
            </w:r>
            <w:r w:rsidR="0064541C">
              <w:rPr>
                <w:noProof/>
                <w:webHidden/>
              </w:rPr>
              <w:fldChar w:fldCharType="begin"/>
            </w:r>
            <w:r w:rsidR="0064541C">
              <w:rPr>
                <w:noProof/>
                <w:webHidden/>
              </w:rPr>
              <w:instrText xml:space="preserve"> PAGEREF _Toc436645284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16786A6E"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85" w:history="1">
            <w:r w:rsidR="0064541C" w:rsidRPr="00A3508E">
              <w:rPr>
                <w:rStyle w:val="Hyperlink"/>
                <w:noProof/>
              </w:rPr>
              <w:t>November 15 (16) / Athor 19: The Preaching of St. Bartholomew</w:t>
            </w:r>
            <w:r w:rsidR="0064541C">
              <w:rPr>
                <w:noProof/>
                <w:webHidden/>
              </w:rPr>
              <w:tab/>
            </w:r>
            <w:r w:rsidR="0064541C">
              <w:rPr>
                <w:noProof/>
                <w:webHidden/>
              </w:rPr>
              <w:fldChar w:fldCharType="begin"/>
            </w:r>
            <w:r w:rsidR="0064541C">
              <w:rPr>
                <w:noProof/>
                <w:webHidden/>
              </w:rPr>
              <w:instrText xml:space="preserve"> PAGEREF _Toc436645285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2497B82F"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86" w:history="1">
            <w:r w:rsidR="0064541C" w:rsidRPr="00A3508E">
              <w:rPr>
                <w:rStyle w:val="Hyperlink"/>
                <w:noProof/>
              </w:rPr>
              <w:t>November 15 (16) / Athor 19: Also the Consecration of the Church of Sts. Sergius and Bacchus.</w:t>
            </w:r>
            <w:r w:rsidR="0064541C">
              <w:rPr>
                <w:noProof/>
                <w:webHidden/>
              </w:rPr>
              <w:tab/>
            </w:r>
            <w:r w:rsidR="0064541C">
              <w:rPr>
                <w:noProof/>
                <w:webHidden/>
              </w:rPr>
              <w:fldChar w:fldCharType="begin"/>
            </w:r>
            <w:r w:rsidR="0064541C">
              <w:rPr>
                <w:noProof/>
                <w:webHidden/>
              </w:rPr>
              <w:instrText xml:space="preserve"> PAGEREF _Toc436645286 \h </w:instrText>
            </w:r>
            <w:r w:rsidR="0064541C">
              <w:rPr>
                <w:noProof/>
                <w:webHidden/>
              </w:rPr>
            </w:r>
            <w:r w:rsidR="0064541C">
              <w:rPr>
                <w:noProof/>
                <w:webHidden/>
              </w:rPr>
              <w:fldChar w:fldCharType="separate"/>
            </w:r>
            <w:r w:rsidR="0064541C">
              <w:rPr>
                <w:noProof/>
                <w:webHidden/>
              </w:rPr>
              <w:t>614</w:t>
            </w:r>
            <w:r w:rsidR="0064541C">
              <w:rPr>
                <w:noProof/>
                <w:webHidden/>
              </w:rPr>
              <w:fldChar w:fldCharType="end"/>
            </w:r>
          </w:hyperlink>
        </w:p>
        <w:p w14:paraId="6B819BB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87" w:history="1">
            <w:r w:rsidR="0064541C" w:rsidRPr="00A3508E">
              <w:rPr>
                <w:rStyle w:val="Hyperlink"/>
                <w:noProof/>
              </w:rPr>
              <w:t>November 16 (17) / Athor 20: Consecration of Sts. Theodore and Theodore</w:t>
            </w:r>
            <w:r w:rsidR="0064541C">
              <w:rPr>
                <w:noProof/>
                <w:webHidden/>
              </w:rPr>
              <w:tab/>
            </w:r>
            <w:r w:rsidR="0064541C">
              <w:rPr>
                <w:noProof/>
                <w:webHidden/>
              </w:rPr>
              <w:fldChar w:fldCharType="begin"/>
            </w:r>
            <w:r w:rsidR="0064541C">
              <w:rPr>
                <w:noProof/>
                <w:webHidden/>
              </w:rPr>
              <w:instrText xml:space="preserve"> PAGEREF _Toc436645287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663FC7F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88" w:history="1">
            <w:r w:rsidR="0064541C" w:rsidRPr="00A3508E">
              <w:rPr>
                <w:rStyle w:val="Hyperlink"/>
                <w:noProof/>
              </w:rPr>
              <w:t>November 17 (18) / Athor 21: Commemoration of the Theotokos</w:t>
            </w:r>
            <w:r w:rsidR="0064541C">
              <w:rPr>
                <w:noProof/>
                <w:webHidden/>
              </w:rPr>
              <w:tab/>
            </w:r>
            <w:r w:rsidR="0064541C">
              <w:rPr>
                <w:noProof/>
                <w:webHidden/>
              </w:rPr>
              <w:fldChar w:fldCharType="begin"/>
            </w:r>
            <w:r w:rsidR="0064541C">
              <w:rPr>
                <w:noProof/>
                <w:webHidden/>
              </w:rPr>
              <w:instrText xml:space="preserve"> PAGEREF _Toc436645288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37E7651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89" w:history="1">
            <w:r w:rsidR="0064541C" w:rsidRPr="00A3508E">
              <w:rPr>
                <w:rStyle w:val="Hyperlink"/>
                <w:noProof/>
              </w:rPr>
              <w:t>November 18 (19) / Athor 22: Martyrdom of Sts. Cosmas, Damian, and their Brothers</w:t>
            </w:r>
            <w:r w:rsidR="0064541C">
              <w:rPr>
                <w:noProof/>
                <w:webHidden/>
              </w:rPr>
              <w:tab/>
            </w:r>
            <w:r w:rsidR="0064541C">
              <w:rPr>
                <w:noProof/>
                <w:webHidden/>
              </w:rPr>
              <w:fldChar w:fldCharType="begin"/>
            </w:r>
            <w:r w:rsidR="0064541C">
              <w:rPr>
                <w:noProof/>
                <w:webHidden/>
              </w:rPr>
              <w:instrText xml:space="preserve"> PAGEREF _Toc436645289 \h </w:instrText>
            </w:r>
            <w:r w:rsidR="0064541C">
              <w:rPr>
                <w:noProof/>
                <w:webHidden/>
              </w:rPr>
            </w:r>
            <w:r w:rsidR="0064541C">
              <w:rPr>
                <w:noProof/>
                <w:webHidden/>
              </w:rPr>
              <w:fldChar w:fldCharType="separate"/>
            </w:r>
            <w:r w:rsidR="0064541C">
              <w:rPr>
                <w:noProof/>
                <w:webHidden/>
              </w:rPr>
              <w:t>615</w:t>
            </w:r>
            <w:r w:rsidR="0064541C">
              <w:rPr>
                <w:noProof/>
                <w:webHidden/>
              </w:rPr>
              <w:fldChar w:fldCharType="end"/>
            </w:r>
          </w:hyperlink>
        </w:p>
        <w:p w14:paraId="431ED23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90" w:history="1">
            <w:r w:rsidR="0064541C" w:rsidRPr="00A3508E">
              <w:rPr>
                <w:rStyle w:val="Hyperlink"/>
                <w:noProof/>
              </w:rPr>
              <w:t>November 19 (20) / Athor 23: Consecration of the Church of St. Marina</w:t>
            </w:r>
            <w:r w:rsidR="0064541C">
              <w:rPr>
                <w:noProof/>
                <w:webHidden/>
              </w:rPr>
              <w:tab/>
            </w:r>
            <w:r w:rsidR="0064541C">
              <w:rPr>
                <w:noProof/>
                <w:webHidden/>
              </w:rPr>
              <w:fldChar w:fldCharType="begin"/>
            </w:r>
            <w:r w:rsidR="0064541C">
              <w:rPr>
                <w:noProof/>
                <w:webHidden/>
              </w:rPr>
              <w:instrText xml:space="preserve"> PAGEREF _Toc436645290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1073692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91" w:history="1">
            <w:r w:rsidR="0064541C" w:rsidRPr="00A3508E">
              <w:rPr>
                <w:rStyle w:val="Hyperlink"/>
                <w:noProof/>
              </w:rPr>
              <w:t>November 20 (21) / Athor 24: The Twenty Four Presbyters</w:t>
            </w:r>
            <w:r w:rsidR="0064541C">
              <w:rPr>
                <w:noProof/>
                <w:webHidden/>
              </w:rPr>
              <w:tab/>
            </w:r>
            <w:r w:rsidR="0064541C">
              <w:rPr>
                <w:noProof/>
                <w:webHidden/>
              </w:rPr>
              <w:fldChar w:fldCharType="begin"/>
            </w:r>
            <w:r w:rsidR="0064541C">
              <w:rPr>
                <w:noProof/>
                <w:webHidden/>
              </w:rPr>
              <w:instrText xml:space="preserve"> PAGEREF _Toc436645291 \h </w:instrText>
            </w:r>
            <w:r w:rsidR="0064541C">
              <w:rPr>
                <w:noProof/>
                <w:webHidden/>
              </w:rPr>
            </w:r>
            <w:r w:rsidR="0064541C">
              <w:rPr>
                <w:noProof/>
                <w:webHidden/>
              </w:rPr>
              <w:fldChar w:fldCharType="separate"/>
            </w:r>
            <w:r w:rsidR="0064541C">
              <w:rPr>
                <w:noProof/>
                <w:webHidden/>
              </w:rPr>
              <w:t>616</w:t>
            </w:r>
            <w:r w:rsidR="0064541C">
              <w:rPr>
                <w:noProof/>
                <w:webHidden/>
              </w:rPr>
              <w:fldChar w:fldCharType="end"/>
            </w:r>
          </w:hyperlink>
        </w:p>
        <w:p w14:paraId="36963A4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92" w:history="1">
            <w:r w:rsidR="0064541C" w:rsidRPr="00A3508E">
              <w:rPr>
                <w:rStyle w:val="Hyperlink"/>
                <w:noProof/>
              </w:rPr>
              <w:t>November 21 (22) / Athor 25: St. Philopater Mercurius</w:t>
            </w:r>
            <w:r w:rsidR="0064541C">
              <w:rPr>
                <w:noProof/>
                <w:webHidden/>
              </w:rPr>
              <w:tab/>
            </w:r>
            <w:r w:rsidR="0064541C">
              <w:rPr>
                <w:noProof/>
                <w:webHidden/>
              </w:rPr>
              <w:fldChar w:fldCharType="begin"/>
            </w:r>
            <w:r w:rsidR="0064541C">
              <w:rPr>
                <w:noProof/>
                <w:webHidden/>
              </w:rPr>
              <w:instrText xml:space="preserve"> PAGEREF _Toc436645292 \h </w:instrText>
            </w:r>
            <w:r w:rsidR="0064541C">
              <w:rPr>
                <w:noProof/>
                <w:webHidden/>
              </w:rPr>
            </w:r>
            <w:r w:rsidR="0064541C">
              <w:rPr>
                <w:noProof/>
                <w:webHidden/>
              </w:rPr>
              <w:fldChar w:fldCharType="separate"/>
            </w:r>
            <w:r w:rsidR="0064541C">
              <w:rPr>
                <w:noProof/>
                <w:webHidden/>
              </w:rPr>
              <w:t>618</w:t>
            </w:r>
            <w:r w:rsidR="0064541C">
              <w:rPr>
                <w:noProof/>
                <w:webHidden/>
              </w:rPr>
              <w:fldChar w:fldCharType="end"/>
            </w:r>
          </w:hyperlink>
        </w:p>
        <w:p w14:paraId="3C46EE0B"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93" w:history="1">
            <w:r w:rsidR="0064541C" w:rsidRPr="00A3508E">
              <w:rPr>
                <w:rStyle w:val="Hyperlink"/>
                <w:noProof/>
              </w:rPr>
              <w:t>November 24 (25) / Athor 28: Martyrdom of St. Serapamon, the bishop of Nikiou</w:t>
            </w:r>
            <w:r w:rsidR="0064541C">
              <w:rPr>
                <w:noProof/>
                <w:webHidden/>
              </w:rPr>
              <w:tab/>
            </w:r>
            <w:r w:rsidR="0064541C">
              <w:rPr>
                <w:noProof/>
                <w:webHidden/>
              </w:rPr>
              <w:fldChar w:fldCharType="begin"/>
            </w:r>
            <w:r w:rsidR="0064541C">
              <w:rPr>
                <w:noProof/>
                <w:webHidden/>
              </w:rPr>
              <w:instrText xml:space="preserve"> PAGEREF _Toc436645293 \h </w:instrText>
            </w:r>
            <w:r w:rsidR="0064541C">
              <w:rPr>
                <w:noProof/>
                <w:webHidden/>
              </w:rPr>
            </w:r>
            <w:r w:rsidR="0064541C">
              <w:rPr>
                <w:noProof/>
                <w:webHidden/>
              </w:rPr>
              <w:fldChar w:fldCharType="separate"/>
            </w:r>
            <w:r w:rsidR="0064541C">
              <w:rPr>
                <w:noProof/>
                <w:webHidden/>
              </w:rPr>
              <w:t>619</w:t>
            </w:r>
            <w:r w:rsidR="0064541C">
              <w:rPr>
                <w:noProof/>
                <w:webHidden/>
              </w:rPr>
              <w:fldChar w:fldCharType="end"/>
            </w:r>
          </w:hyperlink>
        </w:p>
        <w:p w14:paraId="0826E89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94" w:history="1">
            <w:r w:rsidR="0064541C" w:rsidRPr="00A3508E">
              <w:rPr>
                <w:rStyle w:val="Hyperlink"/>
                <w:noProof/>
              </w:rPr>
              <w:t>November 25 (26) / Athor 29: Commemoration of the Annunciation, Nativity, and Resurrection on the 29</w:t>
            </w:r>
            <w:r w:rsidR="0064541C" w:rsidRPr="00A3508E">
              <w:rPr>
                <w:rStyle w:val="Hyperlink"/>
                <w:noProof/>
                <w:vertAlign w:val="superscript"/>
              </w:rPr>
              <w:t>th</w:t>
            </w:r>
            <w:r w:rsidR="0064541C" w:rsidRPr="00A3508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_Toc436645294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7B51B4E"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95" w:history="1">
            <w:r w:rsidR="0064541C" w:rsidRPr="00A3508E">
              <w:rPr>
                <w:rStyle w:val="Hyperlink"/>
                <w:noProof/>
              </w:rPr>
              <w:t>November 26 (27) / Athor 30: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_Toc436645295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59E5594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96" w:history="1">
            <w:r w:rsidR="0064541C" w:rsidRPr="00A3508E">
              <w:rPr>
                <w:rStyle w:val="Hyperlink"/>
                <w:noProof/>
              </w:rPr>
              <w:t>November 27 (28) / Koiak 1: Consecration of the Church of St. Shenoute</w:t>
            </w:r>
            <w:r w:rsidR="0064541C">
              <w:rPr>
                <w:noProof/>
                <w:webHidden/>
              </w:rPr>
              <w:tab/>
            </w:r>
            <w:r w:rsidR="0064541C">
              <w:rPr>
                <w:noProof/>
                <w:webHidden/>
              </w:rPr>
              <w:fldChar w:fldCharType="begin"/>
            </w:r>
            <w:r w:rsidR="0064541C">
              <w:rPr>
                <w:noProof/>
                <w:webHidden/>
              </w:rPr>
              <w:instrText xml:space="preserve"> PAGEREF _Toc436645296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4E9DC4E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97" w:history="1">
            <w:r w:rsidR="0064541C" w:rsidRPr="00A3508E">
              <w:rPr>
                <w:rStyle w:val="Hyperlink"/>
                <w:noProof/>
              </w:rPr>
              <w:t>November 30 (December 1) / Koiak 4: Martyrdom of St. Andrew the Apostle</w:t>
            </w:r>
            <w:r w:rsidR="0064541C">
              <w:rPr>
                <w:noProof/>
                <w:webHidden/>
              </w:rPr>
              <w:tab/>
            </w:r>
            <w:r w:rsidR="0064541C">
              <w:rPr>
                <w:noProof/>
                <w:webHidden/>
              </w:rPr>
              <w:fldChar w:fldCharType="begin"/>
            </w:r>
            <w:r w:rsidR="0064541C">
              <w:rPr>
                <w:noProof/>
                <w:webHidden/>
              </w:rPr>
              <w:instrText xml:space="preserve"> PAGEREF _Toc436645297 \h </w:instrText>
            </w:r>
            <w:r w:rsidR="0064541C">
              <w:rPr>
                <w:noProof/>
                <w:webHidden/>
              </w:rPr>
            </w:r>
            <w:r w:rsidR="0064541C">
              <w:rPr>
                <w:noProof/>
                <w:webHidden/>
              </w:rPr>
              <w:fldChar w:fldCharType="separate"/>
            </w:r>
            <w:r w:rsidR="0064541C">
              <w:rPr>
                <w:noProof/>
                <w:webHidden/>
              </w:rPr>
              <w:t>621</w:t>
            </w:r>
            <w:r w:rsidR="0064541C">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7" w:name="_Toc436645280"/>
      <w:r>
        <w:lastRenderedPageBreak/>
        <w:t>November 3 (4) / Athor 7</w:t>
      </w:r>
      <w:r w:rsidR="00205EA4">
        <w:t>: St. George</w:t>
      </w:r>
      <w:bookmarkEnd w:id="1167"/>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68" w:name="_Toc436645281"/>
      <w:r>
        <w:t>November 4 (5) / Athor 8</w:t>
      </w:r>
      <w:r w:rsidR="00205EA4">
        <w:t>: The Four Incorporeal Beasts</w:t>
      </w:r>
      <w:bookmarkEnd w:id="1168"/>
    </w:p>
    <w:p w14:paraId="0FEBB939" w14:textId="77777777" w:rsidR="00205EA4" w:rsidRDefault="00205EA4" w:rsidP="00205EA4">
      <w:pPr>
        <w:pStyle w:val="Heading4"/>
      </w:pPr>
      <w:bookmarkStart w:id="1169" w:name="_Ref434488301"/>
      <w:r>
        <w:t>The Doxology</w:t>
      </w:r>
      <w:r w:rsidR="00B46E6E">
        <w:t xml:space="preserve"> for the Four Incorporeal Beasts</w:t>
      </w:r>
      <w:bookmarkEnd w:id="11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0"/>
            <w:r>
              <w:t>Beats</w:t>
            </w:r>
            <w:commentRangeEnd w:id="1170"/>
            <w:r>
              <w:rPr>
                <w:rStyle w:val="CommentReference"/>
                <w:rFonts w:ascii="Times New Roman" w:eastAsiaTheme="minorHAnsi" w:hAnsi="Times New Roman" w:cstheme="minorBidi"/>
                <w:color w:val="auto"/>
              </w:rPr>
              <w:commentReference w:id="1170"/>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8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1"/>
            <w:r>
              <w:t xml:space="preserve">incessant </w:t>
            </w:r>
            <w:commentRangeEnd w:id="1171"/>
            <w:r>
              <w:rPr>
                <w:rStyle w:val="CommentReference"/>
                <w:rFonts w:ascii="Times New Roman" w:eastAsiaTheme="minorHAnsi" w:hAnsi="Times New Roman" w:cstheme="minorBidi"/>
                <w:color w:val="auto"/>
              </w:rPr>
              <w:commentReference w:id="1171"/>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2"/>
            <w:r>
              <w:t>The ministering flames of fire,</w:t>
            </w:r>
            <w:commentRangeEnd w:id="1172"/>
            <w:r>
              <w:rPr>
                <w:rStyle w:val="CommentReference"/>
                <w:rFonts w:ascii="Times New Roman" w:eastAsiaTheme="minorHAnsi" w:hAnsi="Times New Roman" w:cstheme="minorBidi"/>
                <w:color w:val="auto"/>
              </w:rPr>
              <w:commentReference w:id="1172"/>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3" w:name="_Ref434561114"/>
      <w:bookmarkStart w:id="1174" w:name="_Toc436645282"/>
      <w:r>
        <w:t>November 8 (9) / Athor 12: Archangel Michael</w:t>
      </w:r>
      <w:bookmarkEnd w:id="1173"/>
      <w:bookmarkEnd w:id="1174"/>
    </w:p>
    <w:p w14:paraId="7E078728" w14:textId="77777777" w:rsidR="004750F8" w:rsidRDefault="004750F8" w:rsidP="004750F8">
      <w:pPr>
        <w:pStyle w:val="Heading4"/>
      </w:pPr>
      <w:bookmarkStart w:id="1175" w:name="_Ref434487967"/>
      <w:r>
        <w:t>The Doxology</w:t>
      </w:r>
      <w:r w:rsidR="009D0B24">
        <w:t xml:space="preserve"> for Archangel Michael</w:t>
      </w:r>
      <w:bookmarkEnd w:id="11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6"/>
            <w:r w:rsidRPr="004764BD">
              <w:t xml:space="preserve">before </w:t>
            </w:r>
            <w:commentRangeEnd w:id="1176"/>
            <w:r>
              <w:rPr>
                <w:rStyle w:val="CommentReference"/>
                <w:rFonts w:ascii="Times New Roman" w:eastAsiaTheme="minorHAnsi" w:hAnsi="Times New Roman" w:cstheme="minorBidi"/>
                <w:color w:val="auto"/>
              </w:rPr>
              <w:commentReference w:id="1176"/>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8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8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8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5" w:name="_Ref434487984"/>
      <w:r>
        <w:t>The Doxology for Michael and Gabriel</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6" w:name="_Toc436645283"/>
      <w:r>
        <w:t>November 11 (12) / Athor 15: St</w:t>
      </w:r>
      <w:r w:rsidR="004750F8">
        <w:t>. Me</w:t>
      </w:r>
      <w:r>
        <w:t>na the Martyr</w:t>
      </w:r>
      <w:bookmarkEnd w:id="1186"/>
    </w:p>
    <w:p w14:paraId="5E17B349" w14:textId="77777777" w:rsidR="00205EA4" w:rsidRDefault="00205EA4" w:rsidP="00205EA4">
      <w:pPr>
        <w:pStyle w:val="Heading4"/>
      </w:pPr>
      <w:bookmarkStart w:id="1187" w:name="_Ref434489493"/>
      <w:r>
        <w:t>The Doxology</w:t>
      </w:r>
      <w:r w:rsidR="00B46E6E">
        <w:t xml:space="preserve"> for St. Mena</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88"/>
            <w:r w:rsidRPr="004764BD">
              <w:t>Voice Divine</w:t>
            </w:r>
            <w:commentRangeEnd w:id="1188"/>
            <w:r>
              <w:rPr>
                <w:rStyle w:val="CommentReference"/>
                <w:rFonts w:ascii="Times New Roman" w:eastAsiaTheme="minorHAnsi" w:hAnsi="Times New Roman" w:cstheme="minorBidi"/>
                <w:color w:val="auto"/>
              </w:rPr>
              <w:commentReference w:id="11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89"/>
            <w:r w:rsidRPr="004764BD">
              <w:t xml:space="preserve">received </w:t>
            </w:r>
            <w:commentRangeEnd w:id="1189"/>
            <w:r>
              <w:rPr>
                <w:rStyle w:val="CommentReference"/>
                <w:rFonts w:ascii="Times New Roman" w:eastAsiaTheme="minorHAnsi" w:hAnsi="Times New Roman" w:cstheme="minorBidi"/>
                <w:color w:val="auto"/>
              </w:rPr>
              <w:commentReference w:id="11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0" w:name="_Toc436645284"/>
      <w:r>
        <w:t>November 14 (15) / Athor 18: St. Philip the Apostle</w:t>
      </w:r>
      <w:bookmarkEnd w:id="1190"/>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ADC4A64" w14:textId="77777777" w:rsidR="007F571C" w:rsidRDefault="007F571C" w:rsidP="007F571C">
      <w:pPr>
        <w:pStyle w:val="Heading3"/>
      </w:pPr>
      <w:bookmarkStart w:id="1191" w:name="_Toc436645285"/>
      <w:r>
        <w:t>November 15 (16) / Athor 19: The Preaching of St. Bartholomew</w:t>
      </w:r>
      <w:bookmarkEnd w:id="1191"/>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A5FA22" w14:textId="77777777" w:rsidR="009F6E07" w:rsidRDefault="009F6E07" w:rsidP="009F6E07">
      <w:pPr>
        <w:pStyle w:val="Heading3"/>
      </w:pPr>
      <w:bookmarkStart w:id="1192" w:name="_Toc436645286"/>
      <w:r>
        <w:t>November 15 (16) / Athor 19: Also the Consecration of the Church of Sts. Sergius and Bacchus.</w:t>
      </w:r>
      <w:bookmarkEnd w:id="1192"/>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64541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64541C">
        <w:rPr>
          <w:noProof/>
        </w:rPr>
        <w:t>601</w:t>
      </w:r>
      <w:r w:rsidR="00191A26">
        <w:fldChar w:fldCharType="end"/>
      </w:r>
      <w:r>
        <w:t>.</w:t>
      </w:r>
    </w:p>
    <w:p w14:paraId="23C83E44" w14:textId="77777777" w:rsidR="002F1988" w:rsidRDefault="002F1988" w:rsidP="002F1988">
      <w:pPr>
        <w:pStyle w:val="Heading3"/>
      </w:pPr>
      <w:bookmarkStart w:id="1193" w:name="_Toc436645287"/>
      <w:r>
        <w:t>November 16 (17) / Athor 20: Consecration of Sts. Theodore and Theodore</w:t>
      </w:r>
      <w:bookmarkEnd w:id="1193"/>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64541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64541C">
        <w:rPr>
          <w:noProof/>
        </w:rPr>
        <w:t>833</w:t>
      </w:r>
      <w:r w:rsidR="00191A26">
        <w:fldChar w:fldCharType="end"/>
      </w:r>
      <w:r>
        <w:t xml:space="preserve">, and </w:t>
      </w:r>
      <w:commentRangeStart w:id="1194"/>
      <w:r w:rsidR="00191A26">
        <w:fldChar w:fldCharType="begin"/>
      </w:r>
      <w:r w:rsidR="00191A26">
        <w:instrText xml:space="preserve"> REF _Ref434562461 \h </w:instrText>
      </w:r>
      <w:r w:rsidR="00191A26">
        <w:fldChar w:fldCharType="separate"/>
      </w:r>
      <w:r w:rsidR="0064541C">
        <w:t>January 7 (8) / Tobi 12: Also St. Theodore Anatoly</w:t>
      </w:r>
      <w:r w:rsidR="00191A26">
        <w:fldChar w:fldCharType="end"/>
      </w:r>
      <w:r w:rsidR="00191A26">
        <w:t>,</w:t>
      </w:r>
      <w:commentRangeEnd w:id="1194"/>
      <w:r w:rsidR="00191A26">
        <w:rPr>
          <w:rStyle w:val="CommentReference"/>
          <w:i w:val="0"/>
        </w:rPr>
        <w:commentReference w:id="1194"/>
      </w:r>
      <w:r w:rsidR="00191A26">
        <w:t xml:space="preserve"> page </w:t>
      </w:r>
      <w:r w:rsidR="00191A26">
        <w:fldChar w:fldCharType="begin"/>
      </w:r>
      <w:r w:rsidR="00191A26">
        <w:instrText xml:space="preserve"> PAGEREF _Ref434562461 \h </w:instrText>
      </w:r>
      <w:r w:rsidR="00191A26">
        <w:fldChar w:fldCharType="separate"/>
      </w:r>
      <w:r w:rsidR="0064541C">
        <w:rPr>
          <w:noProof/>
        </w:rPr>
        <w:t>732</w:t>
      </w:r>
      <w:r w:rsidR="00191A26">
        <w:fldChar w:fldCharType="end"/>
      </w:r>
      <w:r>
        <w:t>.</w:t>
      </w:r>
    </w:p>
    <w:p w14:paraId="0CDE62FA" w14:textId="77777777" w:rsidR="005329C1" w:rsidRDefault="005329C1" w:rsidP="005329C1">
      <w:pPr>
        <w:pStyle w:val="Heading3"/>
      </w:pPr>
      <w:bookmarkStart w:id="1195" w:name="_Toc436645288"/>
      <w:r>
        <w:t>November 17 (18) / Athor 21: Commemoration of the Theotokos</w:t>
      </w:r>
      <w:bookmarkEnd w:id="1195"/>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357A23E" w14:textId="77777777" w:rsidR="0059166B" w:rsidRDefault="0059166B" w:rsidP="0059166B">
      <w:pPr>
        <w:pStyle w:val="Heading3"/>
      </w:pPr>
      <w:bookmarkStart w:id="1196" w:name="_Ref434562715"/>
      <w:bookmarkStart w:id="1197" w:name="_Toc436645289"/>
      <w:r>
        <w:lastRenderedPageBreak/>
        <w:t>November 18 (19) / Athor 22: Martyrdom of Sts. Cosmas, Damian, and their Brothers</w:t>
      </w:r>
      <w:bookmarkEnd w:id="1196"/>
      <w:bookmarkEnd w:id="1197"/>
    </w:p>
    <w:p w14:paraId="63F7F3A5" w14:textId="77777777" w:rsidR="0059166B" w:rsidRDefault="0059166B" w:rsidP="0059166B">
      <w:pPr>
        <w:pStyle w:val="Heading4"/>
      </w:pPr>
      <w:bookmarkStart w:id="1198" w:name="_Ref434489688"/>
      <w:r>
        <w:t>The Doxology</w:t>
      </w:r>
      <w:r w:rsidR="00B46E6E">
        <w:t xml:space="preserve"> for Sts. Cosmas, Damian, their Brothers and their Mother</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199"/>
            <w:r>
              <w:t>Prabioc</w:t>
            </w:r>
            <w:commentRangeEnd w:id="1199"/>
            <w:r>
              <w:rPr>
                <w:rStyle w:val="CommentReference"/>
                <w:rFonts w:ascii="Times New Roman" w:eastAsiaTheme="minorHAnsi" w:hAnsi="Times New Roman" w:cstheme="minorBidi"/>
                <w:color w:val="auto"/>
              </w:rPr>
              <w:commentReference w:id="1199"/>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0"/>
            <w:r>
              <w:t xml:space="preserve">confirming </w:t>
            </w:r>
            <w:commentRangeEnd w:id="1200"/>
            <w:r>
              <w:rPr>
                <w:rStyle w:val="CommentReference"/>
                <w:rFonts w:ascii="Times New Roman" w:eastAsiaTheme="minorHAnsi" w:hAnsi="Times New Roman" w:cstheme="minorBidi"/>
                <w:color w:val="auto"/>
              </w:rPr>
              <w:commentReference w:id="1200"/>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1" w:name="_Toc436645290"/>
      <w:r>
        <w:t>November 19 (20) / Athor 23: Consecration of the Church of St. Marina</w:t>
      </w:r>
      <w:bookmarkEnd w:id="1201"/>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64541C">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64541C">
        <w:rPr>
          <w:noProof/>
        </w:rPr>
        <w:t>836</w:t>
      </w:r>
      <w:r w:rsidR="00191A26">
        <w:fldChar w:fldCharType="end"/>
      </w:r>
      <w:r>
        <w:t>.</w:t>
      </w:r>
    </w:p>
    <w:p w14:paraId="0E22041B" w14:textId="77777777" w:rsidR="00205EA4" w:rsidRDefault="00205EA4" w:rsidP="00205EA4">
      <w:pPr>
        <w:pStyle w:val="Heading3"/>
      </w:pPr>
      <w:bookmarkStart w:id="1202" w:name="_Toc436645291"/>
      <w:r>
        <w:t xml:space="preserve">November 20 (21) / Athor 24: The </w:t>
      </w:r>
      <w:proofErr w:type="gramStart"/>
      <w:r>
        <w:t>Twenty Four</w:t>
      </w:r>
      <w:proofErr w:type="gramEnd"/>
      <w:r>
        <w:t xml:space="preserve"> Presbyters</w:t>
      </w:r>
      <w:bookmarkEnd w:id="1202"/>
    </w:p>
    <w:p w14:paraId="4A042C64" w14:textId="77777777" w:rsidR="00205EA4" w:rsidRDefault="00205EA4" w:rsidP="00205EA4">
      <w:pPr>
        <w:pStyle w:val="Heading4"/>
      </w:pPr>
      <w:bookmarkStart w:id="1203" w:name="_Ref434488339"/>
      <w:r>
        <w:t>The Doxology</w:t>
      </w:r>
      <w:r w:rsidR="00B46E6E">
        <w:t xml:space="preserve"> for the </w:t>
      </w:r>
      <w:proofErr w:type="gramStart"/>
      <w:r w:rsidR="00B46E6E">
        <w:t>Twenty Four</w:t>
      </w:r>
      <w:proofErr w:type="gramEnd"/>
      <w:r w:rsidR="00B46E6E">
        <w:t xml:space="preserve"> Presbyters</w:t>
      </w:r>
      <w:bookmarkEnd w:id="12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8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8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4" w:name="_Toc436645292"/>
      <w:r>
        <w:t>November 21 (22) / Athor 25: St. Philopater Mercurius</w:t>
      </w:r>
      <w:bookmarkEnd w:id="1204"/>
    </w:p>
    <w:p w14:paraId="1868DD24" w14:textId="77777777" w:rsidR="00205EA4" w:rsidRDefault="00205EA4" w:rsidP="00205EA4">
      <w:pPr>
        <w:pStyle w:val="Heading4"/>
      </w:pPr>
      <w:bookmarkStart w:id="1205" w:name="_Ref434489457"/>
      <w:r>
        <w:t>The Doxology</w:t>
      </w:r>
      <w:r w:rsidR="00B46E6E">
        <w:t xml:space="preserve"> for St. Philopater Mercurius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8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0"/>
            <w:r>
              <w:t>Placed</w:t>
            </w:r>
            <w:commentRangeEnd w:id="1210"/>
            <w:r>
              <w:rPr>
                <w:rStyle w:val="CommentReference"/>
                <w:rFonts w:ascii="Times New Roman" w:eastAsiaTheme="minorHAnsi" w:hAnsi="Times New Roman" w:cstheme="minorBidi"/>
                <w:color w:val="auto"/>
              </w:rPr>
              <w:commentReference w:id="1210"/>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1"/>
            <w:r>
              <w:t>emperate</w:t>
            </w:r>
            <w:r w:rsidRPr="004764BD">
              <w:t xml:space="preserve"> </w:t>
            </w:r>
            <w:r>
              <w:t>with</w:t>
            </w:r>
            <w:commentRangeEnd w:id="1211"/>
            <w:r>
              <w:rPr>
                <w:rStyle w:val="CommentReference"/>
                <w:rFonts w:ascii="Times New Roman" w:eastAsiaTheme="minorHAnsi" w:hAnsi="Times New Roman" w:cstheme="minorBidi"/>
                <w:color w:val="auto"/>
              </w:rPr>
              <w:commentReference w:id="1211"/>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8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5" w:name="_Toc436645293"/>
      <w:r>
        <w:t>November 24 (25) / Athor 28: Martyrdom of St. Serapamon, the bishop of Nikiou</w:t>
      </w:r>
      <w:bookmarkEnd w:id="1215"/>
    </w:p>
    <w:p w14:paraId="764EF4A2" w14:textId="77777777" w:rsidR="00DF43CA" w:rsidRDefault="00DF43CA" w:rsidP="00DF43CA">
      <w:pPr>
        <w:pStyle w:val="Heading4"/>
      </w:pPr>
      <w:bookmarkStart w:id="1216" w:name="_Ref434489794"/>
      <w:r>
        <w:t>The Doxology</w:t>
      </w:r>
      <w:r w:rsidR="00B46E6E">
        <w:t xml:space="preserve"> for St. Serapamon</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7"/>
            <w:r>
              <w:t>sprang forth</w:t>
            </w:r>
            <w:commentRangeEnd w:id="1217"/>
            <w:r>
              <w:rPr>
                <w:rStyle w:val="CommentReference"/>
                <w:rFonts w:ascii="Times New Roman" w:eastAsiaTheme="minorHAnsi" w:hAnsi="Times New Roman" w:cstheme="minorBidi"/>
                <w:color w:val="auto"/>
              </w:rPr>
              <w:commentReference w:id="1217"/>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18" w:name="_Toc436645294"/>
      <w:r>
        <w:t>November 25 (26) / Athor 29: Commemoration of the Annunciation, Nativity, and Resurrection on the 29</w:t>
      </w:r>
      <w:r w:rsidRPr="00C0205C">
        <w:rPr>
          <w:vertAlign w:val="superscript"/>
        </w:rPr>
        <w:t>th</w:t>
      </w:r>
      <w:r>
        <w:t xml:space="preserve"> of Every Month</w:t>
      </w:r>
      <w:bookmarkEnd w:id="1218"/>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3E5C7085" w14:textId="77777777" w:rsidR="00027E5B" w:rsidRDefault="00027E5B" w:rsidP="00027E5B">
      <w:pPr>
        <w:pStyle w:val="Heading3"/>
      </w:pPr>
      <w:bookmarkStart w:id="1219" w:name="_Toc436645295"/>
      <w:r>
        <w:t>November 26 (27) / Athor 30: Consecration of a Church of St. Cosmas and Damian, Their Brothers and Their Mother</w:t>
      </w:r>
      <w:bookmarkEnd w:id="1219"/>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64541C">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64541C">
        <w:rPr>
          <w:noProof/>
        </w:rPr>
        <w:t>615</w:t>
      </w:r>
      <w:r w:rsidR="00191A26">
        <w:fldChar w:fldCharType="end"/>
      </w:r>
      <w:r>
        <w:t>.</w:t>
      </w:r>
    </w:p>
    <w:p w14:paraId="15C7AC8C" w14:textId="77777777" w:rsidR="00F67B89" w:rsidRDefault="00F67B89" w:rsidP="00F67B89">
      <w:pPr>
        <w:pStyle w:val="Heading3"/>
      </w:pPr>
      <w:bookmarkStart w:id="1220" w:name="_Toc436645296"/>
      <w:r>
        <w:t>November 27 (28) / Koiak 1: Consecration of the Church of St. Shenoute</w:t>
      </w:r>
      <w:bookmarkEnd w:id="1220"/>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64541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64541C">
        <w:rPr>
          <w:noProof/>
        </w:rPr>
        <w:t>828</w:t>
      </w:r>
      <w:r w:rsidR="00191A26">
        <w:fldChar w:fldCharType="end"/>
      </w:r>
      <w:r>
        <w:t>.</w:t>
      </w:r>
    </w:p>
    <w:p w14:paraId="4EEEAB46" w14:textId="77777777" w:rsidR="007F571C" w:rsidRDefault="007F571C" w:rsidP="007F571C">
      <w:pPr>
        <w:pStyle w:val="Heading3"/>
      </w:pPr>
      <w:bookmarkStart w:id="1221" w:name="_Toc436645297"/>
      <w:r>
        <w:lastRenderedPageBreak/>
        <w:t>November 30 (December 1) / Koiak 4: Martyrdom of St. Andrew the Apostle</w:t>
      </w:r>
      <w:bookmarkEnd w:id="1221"/>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bookmarkEnd w:id="1166"/>
      <w:r>
        <w:t>.</w:t>
      </w:r>
    </w:p>
    <w:p w14:paraId="2DF67188" w14:textId="77777777" w:rsidR="00495F1A" w:rsidRDefault="00495F1A" w:rsidP="00495F1A">
      <w:pPr>
        <w:pStyle w:val="Heading2"/>
        <w:rPr>
          <w:rFonts w:ascii="FreeSerifAvvaShenouda" w:hAnsi="FreeSerifAvvaShenouda" w:cs="FreeSerifAvvaShenouda"/>
        </w:rPr>
      </w:pPr>
      <w:bookmarkStart w:id="1222" w:name="_Toc410196202"/>
      <w:bookmarkStart w:id="1223" w:name="_Toc410196444"/>
      <w:bookmarkStart w:id="1224" w:name="_Toc410196946"/>
      <w:bookmarkStart w:id="1225" w:name="_Toc436645224"/>
      <w:bookmarkStart w:id="1226" w:name="_Toc436645298"/>
      <w:bookmarkStart w:id="1227" w:name="December"/>
      <w:r>
        <w:lastRenderedPageBreak/>
        <w:t>December</w:t>
      </w:r>
      <w:bookmarkEnd w:id="1222"/>
      <w:bookmarkEnd w:id="1223"/>
      <w:bookmarkEnd w:id="1224"/>
      <w:r w:rsidR="00205EA4">
        <w:t xml:space="preserve"> or </w:t>
      </w:r>
      <w:r w:rsidR="00205EA4">
        <w:rPr>
          <w:rFonts w:ascii="FreeSerifAvvaShenouda" w:hAnsi="FreeSerifAvvaShenouda" w:cs="FreeSerifAvvaShenouda"/>
        </w:rPr>
        <w:t>Ⲕⲟⲓⲁϩⲕ</w:t>
      </w:r>
      <w:bookmarkEnd w:id="1225"/>
      <w:bookmarkEnd w:id="1226"/>
    </w:p>
    <w:sdt>
      <w:sdtPr>
        <w:id w:val="1691259792"/>
        <w:docPartObj>
          <w:docPartGallery w:val="Table of Contents"/>
          <w:docPartUnique/>
        </w:docPartObj>
      </w:sdtPr>
      <w:sdtEndPr>
        <w:rPr>
          <w:b/>
          <w:bCs/>
          <w:noProof/>
        </w:rPr>
      </w:sdtEndPr>
      <w:sdtContent>
        <w:p w14:paraId="3C7D58AE" w14:textId="77777777" w:rsidR="0064541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36645298" w:history="1">
            <w:r w:rsidR="0064541C" w:rsidRPr="002216D4">
              <w:rPr>
                <w:rStyle w:val="Hyperlink"/>
                <w:noProof/>
              </w:rPr>
              <w:t xml:space="preserve">December or </w:t>
            </w:r>
            <w:r w:rsidR="0064541C" w:rsidRPr="002216D4">
              <w:rPr>
                <w:rStyle w:val="Hyperlink"/>
                <w:rFonts w:ascii="FreeSerifAvvaShenouda" w:hAnsi="FreeSerifAvvaShenouda" w:cs="FreeSerifAvvaShenouda"/>
                <w:noProof/>
              </w:rPr>
              <w:t>Ⲕⲟⲓⲁϩⲕ</w:t>
            </w:r>
            <w:r w:rsidR="0064541C">
              <w:rPr>
                <w:noProof/>
                <w:webHidden/>
              </w:rPr>
              <w:tab/>
            </w:r>
            <w:r w:rsidR="0064541C">
              <w:rPr>
                <w:noProof/>
                <w:webHidden/>
              </w:rPr>
              <w:fldChar w:fldCharType="begin"/>
            </w:r>
            <w:r w:rsidR="0064541C">
              <w:rPr>
                <w:noProof/>
                <w:webHidden/>
              </w:rPr>
              <w:instrText xml:space="preserve"> PAGEREF _Toc436645298 \h </w:instrText>
            </w:r>
            <w:r w:rsidR="0064541C">
              <w:rPr>
                <w:noProof/>
                <w:webHidden/>
              </w:rPr>
            </w:r>
            <w:r w:rsidR="0064541C">
              <w:rPr>
                <w:noProof/>
                <w:webHidden/>
              </w:rPr>
              <w:fldChar w:fldCharType="separate"/>
            </w:r>
            <w:r w:rsidR="0064541C">
              <w:rPr>
                <w:noProof/>
                <w:webHidden/>
              </w:rPr>
              <w:t>622</w:t>
            </w:r>
            <w:r w:rsidR="0064541C">
              <w:rPr>
                <w:noProof/>
                <w:webHidden/>
              </w:rPr>
              <w:fldChar w:fldCharType="end"/>
            </w:r>
          </w:hyperlink>
        </w:p>
        <w:p w14:paraId="2FBFEF7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299" w:history="1">
            <w:r w:rsidR="0064541C" w:rsidRPr="002216D4">
              <w:rPr>
                <w:rStyle w:val="Hyperlink"/>
                <w:noProof/>
              </w:rPr>
              <w:t>December 1 (2) / Koiak 5: Martyrdom of St. Victor</w:t>
            </w:r>
            <w:r w:rsidR="0064541C">
              <w:rPr>
                <w:noProof/>
                <w:webHidden/>
              </w:rPr>
              <w:tab/>
            </w:r>
            <w:r w:rsidR="0064541C">
              <w:rPr>
                <w:noProof/>
                <w:webHidden/>
              </w:rPr>
              <w:fldChar w:fldCharType="begin"/>
            </w:r>
            <w:r w:rsidR="0064541C">
              <w:rPr>
                <w:noProof/>
                <w:webHidden/>
              </w:rPr>
              <w:instrText xml:space="preserve"> PAGEREF _Toc436645299 \h </w:instrText>
            </w:r>
            <w:r w:rsidR="0064541C">
              <w:rPr>
                <w:noProof/>
                <w:webHidden/>
              </w:rPr>
            </w:r>
            <w:r w:rsidR="0064541C">
              <w:rPr>
                <w:noProof/>
                <w:webHidden/>
              </w:rPr>
              <w:fldChar w:fldCharType="separate"/>
            </w:r>
            <w:r w:rsidR="0064541C">
              <w:rPr>
                <w:noProof/>
                <w:webHidden/>
              </w:rPr>
              <w:t>639</w:t>
            </w:r>
            <w:r w:rsidR="0064541C">
              <w:rPr>
                <w:noProof/>
                <w:webHidden/>
              </w:rPr>
              <w:fldChar w:fldCharType="end"/>
            </w:r>
          </w:hyperlink>
        </w:p>
        <w:p w14:paraId="7152836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00" w:history="1">
            <w:r w:rsidR="0064541C" w:rsidRPr="002216D4">
              <w:rPr>
                <w:rStyle w:val="Hyperlink"/>
                <w:noProof/>
              </w:rPr>
              <w:t>December 2 (3) / Koiak 6: Pope Abraam the Syrian</w:t>
            </w:r>
            <w:r w:rsidR="0064541C">
              <w:rPr>
                <w:noProof/>
                <w:webHidden/>
              </w:rPr>
              <w:tab/>
            </w:r>
            <w:r w:rsidR="0064541C">
              <w:rPr>
                <w:noProof/>
                <w:webHidden/>
              </w:rPr>
              <w:fldChar w:fldCharType="begin"/>
            </w:r>
            <w:r w:rsidR="0064541C">
              <w:rPr>
                <w:noProof/>
                <w:webHidden/>
              </w:rPr>
              <w:instrText xml:space="preserve"> PAGEREF _Toc436645300 \h </w:instrText>
            </w:r>
            <w:r w:rsidR="0064541C">
              <w:rPr>
                <w:noProof/>
                <w:webHidden/>
              </w:rPr>
            </w:r>
            <w:r w:rsidR="0064541C">
              <w:rPr>
                <w:noProof/>
                <w:webHidden/>
              </w:rPr>
              <w:fldChar w:fldCharType="separate"/>
            </w:r>
            <w:r w:rsidR="0064541C">
              <w:rPr>
                <w:noProof/>
                <w:webHidden/>
              </w:rPr>
              <w:t>640</w:t>
            </w:r>
            <w:r w:rsidR="0064541C">
              <w:rPr>
                <w:noProof/>
                <w:webHidden/>
              </w:rPr>
              <w:fldChar w:fldCharType="end"/>
            </w:r>
          </w:hyperlink>
        </w:p>
        <w:p w14:paraId="05887BE3"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01" w:history="1">
            <w:r w:rsidR="0064541C" w:rsidRPr="002216D4">
              <w:rPr>
                <w:rStyle w:val="Hyperlink"/>
                <w:noProof/>
              </w:rPr>
              <w:t>December 4 (5) / Koiak 8: The Martyrdom of Sts. Barbara and Juliana</w:t>
            </w:r>
            <w:r w:rsidR="0064541C">
              <w:rPr>
                <w:noProof/>
                <w:webHidden/>
              </w:rPr>
              <w:tab/>
            </w:r>
            <w:r w:rsidR="0064541C">
              <w:rPr>
                <w:noProof/>
                <w:webHidden/>
              </w:rPr>
              <w:fldChar w:fldCharType="begin"/>
            </w:r>
            <w:r w:rsidR="0064541C">
              <w:rPr>
                <w:noProof/>
                <w:webHidden/>
              </w:rPr>
              <w:instrText xml:space="preserve"> PAGEREF _Toc436645301 \h </w:instrText>
            </w:r>
            <w:r w:rsidR="0064541C">
              <w:rPr>
                <w:noProof/>
                <w:webHidden/>
              </w:rPr>
            </w:r>
            <w:r w:rsidR="0064541C">
              <w:rPr>
                <w:noProof/>
                <w:webHidden/>
              </w:rPr>
              <w:fldChar w:fldCharType="separate"/>
            </w:r>
            <w:r w:rsidR="0064541C">
              <w:rPr>
                <w:noProof/>
                <w:webHidden/>
              </w:rPr>
              <w:t>641</w:t>
            </w:r>
            <w:r w:rsidR="0064541C">
              <w:rPr>
                <w:noProof/>
                <w:webHidden/>
              </w:rPr>
              <w:fldChar w:fldCharType="end"/>
            </w:r>
          </w:hyperlink>
        </w:p>
        <w:p w14:paraId="60056909"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02" w:history="1">
            <w:r w:rsidR="0064541C" w:rsidRPr="002216D4">
              <w:rPr>
                <w:rStyle w:val="Hyperlink"/>
                <w:noProof/>
              </w:rPr>
              <w:t>December 4 (5) / Koiak 8: Also St. Samuel the Confessor</w:t>
            </w:r>
            <w:r w:rsidR="0064541C">
              <w:rPr>
                <w:noProof/>
                <w:webHidden/>
              </w:rPr>
              <w:tab/>
            </w:r>
            <w:r w:rsidR="0064541C">
              <w:rPr>
                <w:noProof/>
                <w:webHidden/>
              </w:rPr>
              <w:fldChar w:fldCharType="begin"/>
            </w:r>
            <w:r w:rsidR="0064541C">
              <w:rPr>
                <w:noProof/>
                <w:webHidden/>
              </w:rPr>
              <w:instrText xml:space="preserve"> PAGEREF _Toc436645302 \h </w:instrText>
            </w:r>
            <w:r w:rsidR="0064541C">
              <w:rPr>
                <w:noProof/>
                <w:webHidden/>
              </w:rPr>
            </w:r>
            <w:r w:rsidR="0064541C">
              <w:rPr>
                <w:noProof/>
                <w:webHidden/>
              </w:rPr>
              <w:fldChar w:fldCharType="separate"/>
            </w:r>
            <w:r w:rsidR="0064541C">
              <w:rPr>
                <w:noProof/>
                <w:webHidden/>
              </w:rPr>
              <w:t>642</w:t>
            </w:r>
            <w:r w:rsidR="0064541C">
              <w:rPr>
                <w:noProof/>
                <w:webHidden/>
              </w:rPr>
              <w:fldChar w:fldCharType="end"/>
            </w:r>
          </w:hyperlink>
        </w:p>
        <w:p w14:paraId="4A9B799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03" w:history="1">
            <w:r w:rsidR="0064541C" w:rsidRPr="002216D4">
              <w:rPr>
                <w:rStyle w:val="Hyperlink"/>
                <w:noProof/>
              </w:rPr>
              <w:t>December 6 (7) / Koiak 10: Relocation of St. Severus’ Relics</w:t>
            </w:r>
            <w:r w:rsidR="0064541C">
              <w:rPr>
                <w:noProof/>
                <w:webHidden/>
              </w:rPr>
              <w:tab/>
            </w:r>
            <w:r w:rsidR="0064541C">
              <w:rPr>
                <w:noProof/>
                <w:webHidden/>
              </w:rPr>
              <w:fldChar w:fldCharType="begin"/>
            </w:r>
            <w:r w:rsidR="0064541C">
              <w:rPr>
                <w:noProof/>
                <w:webHidden/>
              </w:rPr>
              <w:instrText xml:space="preserve"> PAGEREF _Toc436645303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4994E209"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04" w:history="1">
            <w:r w:rsidR="0064541C" w:rsidRPr="002216D4">
              <w:rPr>
                <w:rStyle w:val="Hyperlink"/>
                <w:noProof/>
              </w:rPr>
              <w:t>December 8 (9) / Koiak 12: Commemoration of Archangel Michael</w:t>
            </w:r>
            <w:r w:rsidR="0064541C">
              <w:rPr>
                <w:noProof/>
                <w:webHidden/>
              </w:rPr>
              <w:tab/>
            </w:r>
            <w:r w:rsidR="0064541C">
              <w:rPr>
                <w:noProof/>
                <w:webHidden/>
              </w:rPr>
              <w:fldChar w:fldCharType="begin"/>
            </w:r>
            <w:r w:rsidR="0064541C">
              <w:rPr>
                <w:noProof/>
                <w:webHidden/>
              </w:rPr>
              <w:instrText xml:space="preserve"> PAGEREF _Toc436645304 \h </w:instrText>
            </w:r>
            <w:r w:rsidR="0064541C">
              <w:rPr>
                <w:noProof/>
                <w:webHidden/>
              </w:rPr>
            </w:r>
            <w:r w:rsidR="0064541C">
              <w:rPr>
                <w:noProof/>
                <w:webHidden/>
              </w:rPr>
              <w:fldChar w:fldCharType="separate"/>
            </w:r>
            <w:r w:rsidR="0064541C">
              <w:rPr>
                <w:noProof/>
                <w:webHidden/>
              </w:rPr>
              <w:t>643</w:t>
            </w:r>
            <w:r w:rsidR="0064541C">
              <w:rPr>
                <w:noProof/>
                <w:webHidden/>
              </w:rPr>
              <w:fldChar w:fldCharType="end"/>
            </w:r>
          </w:hyperlink>
        </w:p>
        <w:p w14:paraId="6FB04BFB"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05" w:history="1">
            <w:r w:rsidR="0064541C" w:rsidRPr="002216D4">
              <w:rPr>
                <w:rStyle w:val="Hyperlink"/>
                <w:noProof/>
              </w:rPr>
              <w:t>December 17 (18) / Koiak 21: Commemoration of the Theotokos</w:t>
            </w:r>
            <w:r w:rsidR="0064541C">
              <w:rPr>
                <w:noProof/>
                <w:webHidden/>
              </w:rPr>
              <w:tab/>
            </w:r>
            <w:r w:rsidR="0064541C">
              <w:rPr>
                <w:noProof/>
                <w:webHidden/>
              </w:rPr>
              <w:fldChar w:fldCharType="begin"/>
            </w:r>
            <w:r w:rsidR="0064541C">
              <w:rPr>
                <w:noProof/>
                <w:webHidden/>
              </w:rPr>
              <w:instrText xml:space="preserve"> PAGEREF _Toc436645305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595FDEC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06" w:history="1">
            <w:r w:rsidR="0064541C" w:rsidRPr="002216D4">
              <w:rPr>
                <w:rStyle w:val="Hyperlink"/>
                <w:noProof/>
              </w:rPr>
              <w:t>December 17 (18) / Koiak 21: Also the Martyrdom of St. Barnabas, one of the Seventy Two</w:t>
            </w:r>
            <w:r w:rsidR="0064541C">
              <w:rPr>
                <w:noProof/>
                <w:webHidden/>
              </w:rPr>
              <w:tab/>
            </w:r>
            <w:r w:rsidR="0064541C">
              <w:rPr>
                <w:noProof/>
                <w:webHidden/>
              </w:rPr>
              <w:fldChar w:fldCharType="begin"/>
            </w:r>
            <w:r w:rsidR="0064541C">
              <w:rPr>
                <w:noProof/>
                <w:webHidden/>
              </w:rPr>
              <w:instrText xml:space="preserve"> PAGEREF _Toc436645306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4DF28F93"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07" w:history="1">
            <w:r w:rsidR="0064541C" w:rsidRPr="002216D4">
              <w:rPr>
                <w:rStyle w:val="Hyperlink"/>
                <w:noProof/>
              </w:rPr>
              <w:t>December 18 (19) / Koiak 22: Archangel Gabriel (Consecration)</w:t>
            </w:r>
            <w:r w:rsidR="0064541C">
              <w:rPr>
                <w:noProof/>
                <w:webHidden/>
              </w:rPr>
              <w:tab/>
            </w:r>
            <w:r w:rsidR="0064541C">
              <w:rPr>
                <w:noProof/>
                <w:webHidden/>
              </w:rPr>
              <w:fldChar w:fldCharType="begin"/>
            </w:r>
            <w:r w:rsidR="0064541C">
              <w:rPr>
                <w:noProof/>
                <w:webHidden/>
              </w:rPr>
              <w:instrText xml:space="preserve"> PAGEREF _Toc436645307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6D7AC9F9"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08" w:history="1">
            <w:r w:rsidR="0064541C" w:rsidRPr="002216D4">
              <w:rPr>
                <w:rStyle w:val="Hyperlink"/>
                <w:noProof/>
              </w:rPr>
              <w:t>December 20 (21) / Koiak 24: The Birth of St. Takle Haymanot</w:t>
            </w:r>
            <w:r w:rsidR="0064541C">
              <w:rPr>
                <w:noProof/>
                <w:webHidden/>
              </w:rPr>
              <w:tab/>
            </w:r>
            <w:r w:rsidR="0064541C">
              <w:rPr>
                <w:noProof/>
                <w:webHidden/>
              </w:rPr>
              <w:fldChar w:fldCharType="begin"/>
            </w:r>
            <w:r w:rsidR="0064541C">
              <w:rPr>
                <w:noProof/>
                <w:webHidden/>
              </w:rPr>
              <w:instrText xml:space="preserve"> PAGEREF _Toc436645308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1AA351E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09" w:history="1">
            <w:r w:rsidR="0064541C" w:rsidRPr="002216D4">
              <w:rPr>
                <w:rStyle w:val="Hyperlink"/>
                <w:noProof/>
              </w:rPr>
              <w:t>December 21 (22) / Koiak 25: St. John Kami</w:t>
            </w:r>
            <w:r w:rsidR="0064541C">
              <w:rPr>
                <w:noProof/>
                <w:webHidden/>
              </w:rPr>
              <w:tab/>
            </w:r>
            <w:r w:rsidR="0064541C">
              <w:rPr>
                <w:noProof/>
                <w:webHidden/>
              </w:rPr>
              <w:fldChar w:fldCharType="begin"/>
            </w:r>
            <w:r w:rsidR="0064541C">
              <w:rPr>
                <w:noProof/>
                <w:webHidden/>
              </w:rPr>
              <w:instrText xml:space="preserve"> PAGEREF _Toc436645309 \h </w:instrText>
            </w:r>
            <w:r w:rsidR="0064541C">
              <w:rPr>
                <w:noProof/>
                <w:webHidden/>
              </w:rPr>
            </w:r>
            <w:r w:rsidR="0064541C">
              <w:rPr>
                <w:noProof/>
                <w:webHidden/>
              </w:rPr>
              <w:fldChar w:fldCharType="separate"/>
            </w:r>
            <w:r w:rsidR="0064541C">
              <w:rPr>
                <w:noProof/>
                <w:webHidden/>
              </w:rPr>
              <w:t>644</w:t>
            </w:r>
            <w:r w:rsidR="0064541C">
              <w:rPr>
                <w:noProof/>
                <w:webHidden/>
              </w:rPr>
              <w:fldChar w:fldCharType="end"/>
            </w:r>
          </w:hyperlink>
        </w:p>
        <w:p w14:paraId="068A4C9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10" w:history="1">
            <w:r w:rsidR="0064541C" w:rsidRPr="002216D4">
              <w:rPr>
                <w:rStyle w:val="Hyperlink"/>
                <w:noProof/>
              </w:rPr>
              <w:t>December 24 (25) / Koiak 28: Nativity Preparation Day</w:t>
            </w:r>
            <w:r w:rsidR="0064541C">
              <w:rPr>
                <w:noProof/>
                <w:webHidden/>
              </w:rPr>
              <w:tab/>
            </w:r>
            <w:r w:rsidR="0064541C">
              <w:rPr>
                <w:noProof/>
                <w:webHidden/>
              </w:rPr>
              <w:fldChar w:fldCharType="begin"/>
            </w:r>
            <w:r w:rsidR="0064541C">
              <w:rPr>
                <w:noProof/>
                <w:webHidden/>
              </w:rPr>
              <w:instrText xml:space="preserve"> PAGEREF _Toc436645310 \h </w:instrText>
            </w:r>
            <w:r w:rsidR="0064541C">
              <w:rPr>
                <w:noProof/>
                <w:webHidden/>
              </w:rPr>
            </w:r>
            <w:r w:rsidR="0064541C">
              <w:rPr>
                <w:noProof/>
                <w:webHidden/>
              </w:rPr>
              <w:fldChar w:fldCharType="separate"/>
            </w:r>
            <w:r w:rsidR="0064541C">
              <w:rPr>
                <w:noProof/>
                <w:webHidden/>
              </w:rPr>
              <w:t>645</w:t>
            </w:r>
            <w:r w:rsidR="0064541C">
              <w:rPr>
                <w:noProof/>
                <w:webHidden/>
              </w:rPr>
              <w:fldChar w:fldCharType="end"/>
            </w:r>
          </w:hyperlink>
        </w:p>
        <w:p w14:paraId="02A9C4E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11" w:history="1">
            <w:r w:rsidR="0064541C" w:rsidRPr="002216D4">
              <w:rPr>
                <w:rStyle w:val="Hyperlink"/>
                <w:noProof/>
              </w:rPr>
              <w:t>December 25 (26) / Koiak 29: The Feast of the Nativity</w:t>
            </w:r>
            <w:r w:rsidR="0064541C">
              <w:rPr>
                <w:noProof/>
                <w:webHidden/>
              </w:rPr>
              <w:tab/>
            </w:r>
            <w:r w:rsidR="0064541C">
              <w:rPr>
                <w:noProof/>
                <w:webHidden/>
              </w:rPr>
              <w:fldChar w:fldCharType="begin"/>
            </w:r>
            <w:r w:rsidR="0064541C">
              <w:rPr>
                <w:noProof/>
                <w:webHidden/>
              </w:rPr>
              <w:instrText xml:space="preserve"> PAGEREF _Toc436645311 \h </w:instrText>
            </w:r>
            <w:r w:rsidR="0064541C">
              <w:rPr>
                <w:noProof/>
                <w:webHidden/>
              </w:rPr>
            </w:r>
            <w:r w:rsidR="0064541C">
              <w:rPr>
                <w:noProof/>
                <w:webHidden/>
              </w:rPr>
              <w:fldChar w:fldCharType="separate"/>
            </w:r>
            <w:r w:rsidR="0064541C">
              <w:rPr>
                <w:noProof/>
                <w:webHidden/>
              </w:rPr>
              <w:t>647</w:t>
            </w:r>
            <w:r w:rsidR="0064541C">
              <w:rPr>
                <w:noProof/>
                <w:webHidden/>
              </w:rPr>
              <w:fldChar w:fldCharType="end"/>
            </w:r>
          </w:hyperlink>
        </w:p>
        <w:p w14:paraId="45F3AFA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12" w:history="1">
            <w:r w:rsidR="0064541C" w:rsidRPr="002216D4">
              <w:rPr>
                <w:rStyle w:val="Hyperlink"/>
                <w:noProof/>
              </w:rPr>
              <w:t>December 26 (27) / Koiak 30: The Second Day of the Feast of the Nativity</w:t>
            </w:r>
            <w:r w:rsidR="0064541C">
              <w:rPr>
                <w:noProof/>
                <w:webHidden/>
              </w:rPr>
              <w:tab/>
            </w:r>
            <w:r w:rsidR="0064541C">
              <w:rPr>
                <w:noProof/>
                <w:webHidden/>
              </w:rPr>
              <w:fldChar w:fldCharType="begin"/>
            </w:r>
            <w:r w:rsidR="0064541C">
              <w:rPr>
                <w:noProof/>
                <w:webHidden/>
              </w:rPr>
              <w:instrText xml:space="preserve"> PAGEREF _Toc436645312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30A67C6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13" w:history="1">
            <w:r w:rsidR="0064541C" w:rsidRPr="002216D4">
              <w:rPr>
                <w:rStyle w:val="Hyperlink"/>
                <w:noProof/>
              </w:rPr>
              <w:t>December 27 (28) / Tobi 1: St. Stephen Day</w:t>
            </w:r>
            <w:r w:rsidR="0064541C">
              <w:rPr>
                <w:noProof/>
                <w:webHidden/>
              </w:rPr>
              <w:tab/>
            </w:r>
            <w:r w:rsidR="0064541C">
              <w:rPr>
                <w:noProof/>
                <w:webHidden/>
              </w:rPr>
              <w:fldChar w:fldCharType="begin"/>
            </w:r>
            <w:r w:rsidR="0064541C">
              <w:rPr>
                <w:noProof/>
                <w:webHidden/>
              </w:rPr>
              <w:instrText xml:space="preserve"> PAGEREF _Toc436645313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7E003B82"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14" w:history="1">
            <w:r w:rsidR="0064541C" w:rsidRPr="002216D4">
              <w:rPr>
                <w:rStyle w:val="Hyperlink"/>
                <w:noProof/>
              </w:rPr>
              <w:t>December 29 (30) / Tobi 3: The One Hundred and Forty Four Thousand</w:t>
            </w:r>
            <w:r w:rsidR="0064541C">
              <w:rPr>
                <w:noProof/>
                <w:webHidden/>
              </w:rPr>
              <w:tab/>
            </w:r>
            <w:r w:rsidR="0064541C">
              <w:rPr>
                <w:noProof/>
                <w:webHidden/>
              </w:rPr>
              <w:fldChar w:fldCharType="begin"/>
            </w:r>
            <w:r w:rsidR="0064541C">
              <w:rPr>
                <w:noProof/>
                <w:webHidden/>
              </w:rPr>
              <w:instrText xml:space="preserve"> PAGEREF _Toc436645314 \h </w:instrText>
            </w:r>
            <w:r w:rsidR="0064541C">
              <w:rPr>
                <w:noProof/>
                <w:webHidden/>
              </w:rPr>
            </w:r>
            <w:r w:rsidR="0064541C">
              <w:rPr>
                <w:noProof/>
                <w:webHidden/>
              </w:rPr>
              <w:fldChar w:fldCharType="separate"/>
            </w:r>
            <w:r w:rsidR="0064541C">
              <w:rPr>
                <w:noProof/>
                <w:webHidden/>
              </w:rPr>
              <w:t>685</w:t>
            </w:r>
            <w:r w:rsidR="0064541C">
              <w:rPr>
                <w:noProof/>
                <w:webHidden/>
              </w:rPr>
              <w:fldChar w:fldCharType="end"/>
            </w:r>
          </w:hyperlink>
        </w:p>
        <w:p w14:paraId="69F7E93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15" w:history="1">
            <w:r w:rsidR="0064541C" w:rsidRPr="002216D4">
              <w:rPr>
                <w:rStyle w:val="Hyperlink"/>
                <w:noProof/>
              </w:rPr>
              <w:t>December 30 (31) / Tobi 4: St. John the Evangelist</w:t>
            </w:r>
            <w:r w:rsidR="0064541C">
              <w:rPr>
                <w:noProof/>
                <w:webHidden/>
              </w:rPr>
              <w:tab/>
            </w:r>
            <w:r w:rsidR="0064541C">
              <w:rPr>
                <w:noProof/>
                <w:webHidden/>
              </w:rPr>
              <w:fldChar w:fldCharType="begin"/>
            </w:r>
            <w:r w:rsidR="0064541C">
              <w:rPr>
                <w:noProof/>
                <w:webHidden/>
              </w:rPr>
              <w:instrText xml:space="preserve"> PAGEREF _Toc436645315 \h </w:instrText>
            </w:r>
            <w:r w:rsidR="0064541C">
              <w:rPr>
                <w:noProof/>
                <w:webHidden/>
              </w:rPr>
            </w:r>
            <w:r w:rsidR="0064541C">
              <w:rPr>
                <w:noProof/>
                <w:webHidden/>
              </w:rPr>
              <w:fldChar w:fldCharType="separate"/>
            </w:r>
            <w:r w:rsidR="0064541C">
              <w:rPr>
                <w:noProof/>
                <w:webHidden/>
              </w:rPr>
              <w:t>686</w:t>
            </w:r>
            <w:r w:rsidR="0064541C">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28"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29"/>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29"/>
            <w:r>
              <w:rPr>
                <w:rStyle w:val="CommentReference"/>
                <w:rFonts w:ascii="Times New Roman" w:eastAsiaTheme="minorHAnsi" w:hAnsi="Times New Roman" w:cstheme="minorBidi"/>
                <w:color w:val="auto"/>
              </w:rPr>
              <w:commentReference w:id="1229"/>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0"/>
            <w:r>
              <w:t xml:space="preserve">Announced </w:t>
            </w:r>
            <w:commentRangeEnd w:id="1230"/>
            <w:r>
              <w:rPr>
                <w:rStyle w:val="CommentReference"/>
                <w:rFonts w:ascii="Times New Roman" w:eastAsiaTheme="minorHAnsi" w:hAnsi="Times New Roman" w:cstheme="minorBidi"/>
                <w:color w:val="auto"/>
              </w:rPr>
              <w:commentReference w:id="1230"/>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8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1"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2" w:name="_Ref434478867"/>
      <w:r>
        <w:t xml:space="preserve">The Third Doxology of December or </w:t>
      </w:r>
      <w:r w:rsidRPr="006C0F49">
        <w:rPr>
          <w:rFonts w:ascii="FreeSerifAvvaShenouda" w:hAnsi="FreeSerifAvvaShenouda" w:cs="FreeSerifAvvaShenouda"/>
        </w:rPr>
        <w:t>Ⲕⲟⲓⲁϩⲕ</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49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3" w:name="_Ref434478878"/>
      <w:r>
        <w:t xml:space="preserve">The Fourth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4"/>
            <w:r>
              <w:t>He raised us with a new invitation.</w:t>
            </w:r>
            <w:commentRangeEnd w:id="1234"/>
            <w:r>
              <w:rPr>
                <w:rStyle w:val="CommentReference"/>
                <w:rFonts w:ascii="Times New Roman" w:eastAsiaTheme="minorHAnsi" w:hAnsi="Times New Roman" w:cstheme="minorBidi"/>
                <w:color w:val="auto"/>
              </w:rPr>
              <w:commentReference w:id="1234"/>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5"/>
            <w:r>
              <w:t>Bride</w:t>
            </w:r>
            <w:commentRangeEnd w:id="1235"/>
            <w:r>
              <w:rPr>
                <w:rStyle w:val="CommentReference"/>
                <w:rFonts w:ascii="Times New Roman" w:eastAsiaTheme="minorHAnsi" w:hAnsi="Times New Roman" w:cstheme="minorBidi"/>
                <w:color w:val="auto"/>
              </w:rPr>
              <w:commentReference w:id="1235"/>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 xml:space="preserve">With His </w:t>
            </w:r>
            <w:proofErr w:type="gramStart"/>
            <w:r>
              <w:t>incomprehensible</w:t>
            </w:r>
            <w:proofErr w:type="gramEnd"/>
            <w:r>
              <w:t xml:space="preserv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6" w:name="_Ref434478888"/>
      <w:r>
        <w:t xml:space="preserve">The Fifth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49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7" w:name="_Ref434478907"/>
      <w:r>
        <w:t xml:space="preserve">The Sixth Doxology of December or </w:t>
      </w:r>
      <w:r w:rsidRPr="006C0F49">
        <w:rPr>
          <w:rFonts w:ascii="FreeSerifAvvaShenouda" w:hAnsi="FreeSerifAvvaShenouda" w:cs="FreeSerifAvvaShenouda"/>
        </w:rPr>
        <w:t>Ⲕⲟⲓⲁϩⲕ</w:t>
      </w:r>
      <w:bookmarkEnd w:id="12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38"/>
            <w:r>
              <w:t xml:space="preserve">return </w:t>
            </w:r>
            <w:commentRangeEnd w:id="1238"/>
            <w:r>
              <w:rPr>
                <w:rStyle w:val="CommentReference"/>
              </w:rPr>
              <w:commentReference w:id="1238"/>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39"/>
            <w:r>
              <w:t xml:space="preserve">confirmation </w:t>
            </w:r>
            <w:commentRangeEnd w:id="1239"/>
            <w:r>
              <w:rPr>
                <w:rStyle w:val="CommentReference"/>
              </w:rPr>
              <w:commentReference w:id="1239"/>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0"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1"/>
            <w:r>
              <w:t>Angel-evangel of Good News</w:t>
            </w:r>
            <w:commentRangeEnd w:id="1241"/>
            <w:r>
              <w:rPr>
                <w:rStyle w:val="CommentReference"/>
                <w:rFonts w:ascii="Times New Roman" w:eastAsiaTheme="minorHAnsi" w:hAnsi="Times New Roman" w:cstheme="minorBidi"/>
                <w:color w:val="auto"/>
              </w:rPr>
              <w:commentReference w:id="1241"/>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2"/>
            <w:r>
              <w:t>Hail, O full of grace</w:t>
            </w:r>
            <w:commentRangeEnd w:id="1242"/>
            <w:r>
              <w:rPr>
                <w:rStyle w:val="CommentReference"/>
                <w:rFonts w:ascii="Times New Roman" w:eastAsiaTheme="minorHAnsi" w:hAnsi="Times New Roman" w:cstheme="minorBidi"/>
                <w:color w:val="auto"/>
              </w:rPr>
              <w:commentReference w:id="1242"/>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3"/>
            <w:r>
              <w:t>Angel-Evangel</w:t>
            </w:r>
            <w:commentRangeEnd w:id="1243"/>
            <w:r>
              <w:rPr>
                <w:rStyle w:val="CommentReference"/>
                <w:rFonts w:ascii="Times New Roman" w:eastAsiaTheme="minorHAnsi" w:hAnsi="Times New Roman" w:cstheme="minorBidi"/>
                <w:color w:val="auto"/>
              </w:rPr>
              <w:commentReference w:id="1243"/>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4" w:name="_Ref434564112"/>
      <w:bookmarkStart w:id="1245" w:name="_Toc436645299"/>
      <w:bookmarkStart w:id="1246" w:name="_Toc410196203"/>
      <w:bookmarkStart w:id="1247" w:name="_Toc410196445"/>
      <w:bookmarkStart w:id="1248" w:name="_Toc410196947"/>
      <w:r>
        <w:lastRenderedPageBreak/>
        <w:t>December 1 (2) / Koiak 5: Martyrdom of St. Victor</w:t>
      </w:r>
      <w:bookmarkEnd w:id="1244"/>
      <w:bookmarkEnd w:id="1245"/>
    </w:p>
    <w:p w14:paraId="5851AA48" w14:textId="77777777" w:rsidR="00253C5F" w:rsidRDefault="00253C5F" w:rsidP="00253C5F">
      <w:pPr>
        <w:pStyle w:val="Heading4"/>
      </w:pPr>
      <w:bookmarkStart w:id="1249" w:name="_Ref434489590"/>
      <w:r>
        <w:t>The Doxology</w:t>
      </w:r>
      <w:r w:rsidR="00B46E6E">
        <w:t xml:space="preserve"> for St. Victor</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0"/>
            <w:r>
              <w:t>saint</w:t>
            </w:r>
            <w:commentRangeEnd w:id="1250"/>
            <w:r>
              <w:rPr>
                <w:rStyle w:val="CommentReference"/>
                <w:rFonts w:ascii="Times New Roman" w:eastAsiaTheme="minorHAnsi" w:hAnsi="Times New Roman" w:cstheme="minorBidi"/>
                <w:color w:val="auto"/>
              </w:rPr>
              <w:commentReference w:id="1250"/>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1" w:name="_Toc436645300"/>
      <w:r>
        <w:lastRenderedPageBreak/>
        <w:t>December 2 (3) / Koiak 6: Pope Abraam the Syrian</w:t>
      </w:r>
      <w:bookmarkEnd w:id="1251"/>
    </w:p>
    <w:p w14:paraId="705AECE8" w14:textId="77777777" w:rsidR="00F416C6" w:rsidRDefault="00F416C6" w:rsidP="00F416C6">
      <w:pPr>
        <w:pStyle w:val="Heading4"/>
      </w:pPr>
      <w:bookmarkStart w:id="1252" w:name="_Ref434492343"/>
      <w:r>
        <w:t>The Doxology of St. Simon the Tanner</w:t>
      </w:r>
      <w:r>
        <w:rPr>
          <w:rStyle w:val="FootnoteReference"/>
        </w:rPr>
        <w:footnoteReference w:id="492"/>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 xml:space="preserve">attam </w:t>
            </w:r>
            <w:proofErr w:type="gramStart"/>
            <w:r w:rsidR="00F416C6">
              <w:t>By</w:t>
            </w:r>
            <w:proofErr w:type="gramEnd"/>
            <w:r w:rsidR="00F416C6">
              <w:t xml:space="preserve">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49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3" w:name="_Toc436645301"/>
      <w:r>
        <w:t xml:space="preserve">December 4 (5) / Koiak 8: </w:t>
      </w:r>
      <w:r w:rsidR="00743CE8">
        <w:t xml:space="preserve">The Martyrdom of </w:t>
      </w:r>
      <w:r>
        <w:t>Sts. Barbara and Juliana</w:t>
      </w:r>
      <w:bookmarkEnd w:id="1253"/>
    </w:p>
    <w:p w14:paraId="1D4A5115" w14:textId="77777777" w:rsidR="00FF5FF3" w:rsidRDefault="00FF5FF3" w:rsidP="00FF5FF3">
      <w:pPr>
        <w:pStyle w:val="Heading4"/>
      </w:pPr>
      <w:bookmarkStart w:id="1254" w:name="_Ref434490169"/>
      <w:r>
        <w:t>The Doxology</w:t>
      </w:r>
      <w:r w:rsidR="00B46E6E">
        <w:t xml:space="preserve"> for Sts. Barbara and Juliana</w:t>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5" w:name="_Toc436645302"/>
      <w:r>
        <w:t>December 4 (5) / Koiak 8: Also St. Samuel the Confessor</w:t>
      </w:r>
      <w:bookmarkEnd w:id="1255"/>
    </w:p>
    <w:p w14:paraId="2EE78AB4" w14:textId="77777777" w:rsidR="00224925" w:rsidRDefault="00224925" w:rsidP="00224925">
      <w:pPr>
        <w:pStyle w:val="Heading4"/>
      </w:pPr>
      <w:bookmarkStart w:id="1256" w:name="_Ref434491260"/>
      <w:r>
        <w:t>The Doxology</w:t>
      </w:r>
      <w:r w:rsidR="00810F04">
        <w:t xml:space="preserve"> for St. Samuel the Confessor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49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 xml:space="preserve">Who tore the Tome of </w:t>
            </w:r>
            <w:proofErr w:type="gramStart"/>
            <w:r w:rsidRPr="004764BD">
              <w:t>Leo,</w:t>
            </w:r>
            <w:proofErr w:type="gramEnd"/>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49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 xml:space="preserve">Who became a compassionate </w:t>
            </w:r>
            <w:proofErr w:type="gramStart"/>
            <w:r w:rsidRPr="004764BD">
              <w:t>father,</w:t>
            </w:r>
            <w:proofErr w:type="gramEnd"/>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7" w:name="_Toc436645303"/>
      <w:r>
        <w:t>December 6 (7) / Koiak 10: Relocation of St. Severus’ Relics</w:t>
      </w:r>
      <w:bookmarkEnd w:id="1267"/>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64541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64541C">
        <w:rPr>
          <w:noProof/>
        </w:rPr>
        <w:t>599</w:t>
      </w:r>
      <w:r w:rsidR="00191A26">
        <w:fldChar w:fldCharType="end"/>
      </w:r>
      <w:r w:rsidR="00191A26">
        <w:t>.</w:t>
      </w:r>
    </w:p>
    <w:p w14:paraId="27C4F9E3" w14:textId="77777777" w:rsidR="00B637D8" w:rsidRDefault="00B637D8" w:rsidP="00B637D8">
      <w:pPr>
        <w:pStyle w:val="Heading3"/>
      </w:pPr>
      <w:bookmarkStart w:id="1268" w:name="_Toc436645304"/>
      <w:r>
        <w:t>December 8 (9) / Koiak 12: Commemoration of Archangel Michael</w:t>
      </w:r>
      <w:bookmarkEnd w:id="1268"/>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598A6BCC" w14:textId="77777777" w:rsidR="005329C1" w:rsidRDefault="005329C1" w:rsidP="005329C1">
      <w:pPr>
        <w:pStyle w:val="Heading3"/>
      </w:pPr>
      <w:bookmarkStart w:id="1269" w:name="_Toc436645305"/>
      <w:r>
        <w:t>December 17 (18) / Koiak 21: Commemoration of the Theotokos</w:t>
      </w:r>
      <w:bookmarkEnd w:id="1269"/>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EDC8594" w14:textId="77777777" w:rsidR="007F571C" w:rsidRDefault="007F571C" w:rsidP="007F571C">
      <w:pPr>
        <w:pStyle w:val="Heading3"/>
      </w:pPr>
      <w:bookmarkStart w:id="1270" w:name="_Toc436645306"/>
      <w:r>
        <w:t>December 17 (18) / Koiak 21: Also the Martyrdom of St. Barnabas, on</w:t>
      </w:r>
      <w:r w:rsidR="00743CE8">
        <w:t>e</w:t>
      </w:r>
      <w:r>
        <w:t xml:space="preserve"> of the </w:t>
      </w:r>
      <w:proofErr w:type="gramStart"/>
      <w:r>
        <w:t>Seventy Two</w:t>
      </w:r>
      <w:bookmarkEnd w:id="1270"/>
      <w:proofErr w:type="gramEnd"/>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01D0E63" w14:textId="77777777" w:rsidR="00CA0AB7" w:rsidRDefault="00CA0AB7" w:rsidP="00CA0AB7">
      <w:pPr>
        <w:pStyle w:val="Heading3"/>
      </w:pPr>
      <w:bookmarkStart w:id="1271" w:name="_Toc436645307"/>
      <w:r>
        <w:lastRenderedPageBreak/>
        <w:t>December 18 (19) / Koiak 22: Archangel Gabriel</w:t>
      </w:r>
      <w:r w:rsidR="00481AE5">
        <w:t xml:space="preserve"> (Consecration)</w:t>
      </w:r>
      <w:bookmarkEnd w:id="1271"/>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64541C">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64541C">
        <w:rPr>
          <w:noProof/>
        </w:rPr>
        <w:t>771</w:t>
      </w:r>
      <w:r w:rsidR="002409EF">
        <w:fldChar w:fldCharType="end"/>
      </w:r>
      <w:r>
        <w:t>.</w:t>
      </w:r>
    </w:p>
    <w:p w14:paraId="16E2607E" w14:textId="77777777" w:rsidR="009F60F1" w:rsidRDefault="009F60F1" w:rsidP="009F60F1">
      <w:pPr>
        <w:pStyle w:val="Heading3"/>
      </w:pPr>
      <w:bookmarkStart w:id="1272" w:name="_Toc436645308"/>
      <w:r>
        <w:t>December 20 (21) / Koiak 24: The Birth of St. Takle Haymanot</w:t>
      </w:r>
      <w:bookmarkEnd w:id="1272"/>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64541C">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64541C">
        <w:rPr>
          <w:noProof/>
        </w:rPr>
        <w:t>861</w:t>
      </w:r>
      <w:r w:rsidR="002409EF">
        <w:fldChar w:fldCharType="end"/>
      </w:r>
      <w:r>
        <w:t>.</w:t>
      </w:r>
    </w:p>
    <w:p w14:paraId="600875E0" w14:textId="77777777" w:rsidR="00FF5FF3" w:rsidRDefault="00FF5FF3" w:rsidP="00FF5FF3">
      <w:pPr>
        <w:pStyle w:val="Heading3"/>
      </w:pPr>
      <w:bookmarkStart w:id="1273" w:name="_Toc436645309"/>
      <w:r>
        <w:t>December 21 (22) / Koiak 25: St. John Kami</w:t>
      </w:r>
      <w:bookmarkEnd w:id="1273"/>
    </w:p>
    <w:p w14:paraId="3F9EF92D" w14:textId="77777777" w:rsidR="00810F04" w:rsidRPr="00810F04" w:rsidRDefault="00810F04" w:rsidP="00810F04">
      <w:pPr>
        <w:pStyle w:val="Heading4"/>
      </w:pPr>
      <w:bookmarkStart w:id="1274" w:name="_Ref434491108"/>
      <w:r>
        <w:t>The Doxology for St. John Kami</w:t>
      </w:r>
      <w:bookmarkEnd w:id="12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proofErr w:type="gramStart"/>
            <w:r>
              <w:t>Therefore</w:t>
            </w:r>
            <w:proofErr w:type="gramEnd"/>
            <w:r>
              <w:t xml:space="preserv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5" w:name="_Toc436645310"/>
      <w:r>
        <w:t>December 24 (25) / Koiak 28: Nativity Preparation Day</w:t>
      </w:r>
      <w:bookmarkEnd w:id="1275"/>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6" w:name="_Ref434477504"/>
      <w:r>
        <w:t>The Doxology</w:t>
      </w:r>
      <w:r w:rsidR="00E21EA3">
        <w:t xml:space="preserve"> for the Preparation Day of Nativity</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proofErr w:type="gramStart"/>
            <w:r>
              <w:t>Who</w:t>
            </w:r>
            <w:proofErr w:type="gramEnd"/>
            <w:r>
              <w:t xml:space="preserve">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 xml:space="preserve">Who breaks the bonds of </w:t>
            </w:r>
            <w:proofErr w:type="gramStart"/>
            <w:r>
              <w:t>sin,</w:t>
            </w:r>
            <w:proofErr w:type="gramEnd"/>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7" w:name="_Toc436645311"/>
      <w:r>
        <w:t>December 25 (26) / Koiak 29: The Feast of the Nativity</w:t>
      </w:r>
      <w:bookmarkEnd w:id="1277"/>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78" w:name="_Ref434477532"/>
      <w:r>
        <w:t xml:space="preserve">The </w:t>
      </w:r>
      <w:r w:rsidR="00C33BEB">
        <w:t xml:space="preserve">First </w:t>
      </w:r>
      <w:r>
        <w:t>Doxology</w:t>
      </w:r>
      <w:r w:rsidR="00C33BEB">
        <w:t xml:space="preserve"> for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79" w:name="_Ref434477542"/>
      <w:r>
        <w:t>The Second Doxology for Nativity</w:t>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0"/>
            <w:r>
              <w:t xml:space="preserve">rescued </w:t>
            </w:r>
            <w:commentRangeEnd w:id="1280"/>
            <w:r>
              <w:rPr>
                <w:rStyle w:val="CommentReference"/>
                <w:rFonts w:ascii="Times New Roman" w:eastAsiaTheme="minorHAnsi" w:hAnsi="Times New Roman" w:cstheme="minorBidi"/>
                <w:color w:val="auto"/>
              </w:rPr>
              <w:commentReference w:id="1280"/>
            </w:r>
            <w:r>
              <w:t>and saved us,</w:t>
            </w:r>
          </w:p>
          <w:p w14:paraId="372D1056" w14:textId="77777777" w:rsidR="00C33BEB" w:rsidRDefault="00C33BEB" w:rsidP="00C33BEB">
            <w:pPr>
              <w:pStyle w:val="EngHangEnd"/>
            </w:pPr>
            <w:commentRangeStart w:id="1281"/>
            <w:r>
              <w:t xml:space="preserve">We </w:t>
            </w:r>
            <w:commentRangeEnd w:id="1281"/>
            <w:r>
              <w:rPr>
                <w:rStyle w:val="CommentReference"/>
                <w:rFonts w:ascii="Times New Roman" w:eastAsiaTheme="minorHAnsi" w:hAnsi="Times New Roman" w:cstheme="minorBidi"/>
                <w:color w:val="auto"/>
              </w:rPr>
              <w:commentReference w:id="1281"/>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2" w:name="_Ref434477554"/>
      <w:r>
        <w:lastRenderedPageBreak/>
        <w:t>The Third Doxology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proofErr w:type="gramStart"/>
            <w:r>
              <w:t>Therefore</w:t>
            </w:r>
            <w:proofErr w:type="gramEnd"/>
            <w:r>
              <w:t xml:space="preserv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proofErr w:type="gramStart"/>
            <w:r>
              <w:t>Therefore</w:t>
            </w:r>
            <w:proofErr w:type="gramEnd"/>
            <w:r>
              <w:t xml:space="preserv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3" w:name="_Ref434475057"/>
      <w:r>
        <w:t>The Sunday Psali Adam</w:t>
      </w:r>
      <w:r w:rsidR="006C1B94">
        <w:t xml:space="preserve">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4" w:name="_Ref434475083"/>
      <w:r>
        <w:lastRenderedPageBreak/>
        <w:t>The Monday Psali Adam</w:t>
      </w:r>
      <w:r w:rsidR="006C1B94">
        <w:t xml:space="preserve">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proofErr w:type="gramStart"/>
            <w:r>
              <w:t>Likewise</w:t>
            </w:r>
            <w:proofErr w:type="gramEnd"/>
            <w:r>
              <w:t xml:space="preserv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49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5" w:name="_Ref434475102"/>
      <w:r>
        <w:lastRenderedPageBreak/>
        <w:t>The Tuesday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6"/>
            <w:r>
              <w:t xml:space="preserve">Shone </w:t>
            </w:r>
            <w:commentRangeEnd w:id="1286"/>
            <w:r>
              <w:rPr>
                <w:rStyle w:val="CommentReference"/>
              </w:rPr>
              <w:commentReference w:id="1286"/>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7"/>
            <w:r>
              <w:t>All</w:t>
            </w:r>
            <w:commentRangeEnd w:id="1287"/>
            <w:r>
              <w:rPr>
                <w:rStyle w:val="CommentReference"/>
              </w:rPr>
              <w:commentReference w:id="1287"/>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88"/>
            <w:r>
              <w:t>seals</w:t>
            </w:r>
            <w:commentRangeEnd w:id="1288"/>
            <w:r>
              <w:rPr>
                <w:rStyle w:val="CommentReference"/>
              </w:rPr>
              <w:commentReference w:id="1288"/>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89"/>
            <w:r>
              <w:t>Tetra</w:t>
            </w:r>
            <w:commentRangeEnd w:id="1289"/>
            <w:r>
              <w:rPr>
                <w:rStyle w:val="CommentReference"/>
              </w:rPr>
              <w:commentReference w:id="1289"/>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0"/>
            <w:r>
              <w:t xml:space="preserve">flaming </w:t>
            </w:r>
            <w:commentRangeEnd w:id="1290"/>
            <w:r>
              <w:rPr>
                <w:rStyle w:val="CommentReference"/>
              </w:rPr>
              <w:commentReference w:id="1290"/>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1"/>
            <w:r>
              <w:t>disease</w:t>
            </w:r>
            <w:commentRangeEnd w:id="1291"/>
            <w:r>
              <w:rPr>
                <w:rStyle w:val="CommentReference"/>
              </w:rPr>
              <w:commentReference w:id="1291"/>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2" w:name="_Ref434475128"/>
      <w:r>
        <w:lastRenderedPageBreak/>
        <w:t>The Wednesday Psali Batos</w:t>
      </w:r>
      <w:r w:rsidR="006C1B94">
        <w:t xml:space="preserve"> for Nativity</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 xml:space="preserve">Who saw Your glory </w:t>
            </w:r>
            <w:proofErr w:type="gramStart"/>
            <w:r>
              <w:t>as</w:t>
            </w:r>
            <w:proofErr w:type="gramEnd"/>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3" w:name="_Ref434475150"/>
      <w:r>
        <w:t>The Thursday Psali Batos</w:t>
      </w:r>
      <w:r w:rsidR="006C1B94">
        <w:t xml:space="preserve"> for Nativity</w:t>
      </w:r>
      <w:bookmarkEnd w:id="12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4"/>
            <w:r>
              <w:t xml:space="preserve">Isaiah </w:t>
            </w:r>
            <w:commentRangeEnd w:id="1294"/>
            <w:r>
              <w:rPr>
                <w:rStyle w:val="CommentReference"/>
              </w:rPr>
              <w:commentReference w:id="1294"/>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 xml:space="preserve">Who is the King of </w:t>
            </w:r>
            <w:proofErr w:type="gramStart"/>
            <w:r>
              <w:t>glory.</w:t>
            </w:r>
            <w:proofErr w:type="gramEnd"/>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5" w:name="_Ref434475177"/>
      <w:r>
        <w:t>The Friday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6" w:name="_Ref434475196"/>
      <w:r>
        <w:t>The Saturday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 xml:space="preserve">To worship </w:t>
            </w:r>
            <w:proofErr w:type="gramStart"/>
            <w:r>
              <w:t>God</w:t>
            </w:r>
            <w:proofErr w:type="gramEnd"/>
            <w:r>
              <w:t xml:space="preserve">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7"/>
            <w:r>
              <w:t>For I cannot speak.</w:t>
            </w:r>
            <w:commentRangeEnd w:id="1297"/>
            <w:r>
              <w:rPr>
                <w:rStyle w:val="CommentReference"/>
              </w:rPr>
              <w:commentReference w:id="1297"/>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298" w:name="_Toc436645312"/>
      <w:r>
        <w:t>December 26 (27) / Koiak 30: The Second Day of the Feast of the Nativity</w:t>
      </w:r>
      <w:bookmarkEnd w:id="1298"/>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299" w:name="_Ref434561401"/>
      <w:bookmarkStart w:id="1300" w:name="_Toc436645313"/>
      <w:r>
        <w:t>December 27 (28) / Tobi 1: St. Stephen Day</w:t>
      </w:r>
      <w:bookmarkEnd w:id="1299"/>
      <w:bookmarkEnd w:id="1300"/>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64541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64541C">
        <w:rPr>
          <w:noProof/>
        </w:rPr>
        <w:t>544</w:t>
      </w:r>
      <w:r w:rsidR="002409EF">
        <w:fldChar w:fldCharType="end"/>
      </w:r>
      <w:r w:rsidR="002409EF">
        <w:t>.</w:t>
      </w:r>
    </w:p>
    <w:p w14:paraId="3C6CAB04" w14:textId="77777777" w:rsidR="00073003" w:rsidRDefault="00073003" w:rsidP="00073003">
      <w:pPr>
        <w:pStyle w:val="Heading3"/>
      </w:pPr>
      <w:bookmarkStart w:id="1301" w:name="_Toc436645314"/>
      <w:r>
        <w:t xml:space="preserve">December 29 (30) / Tobi 3: The One Hundred and </w:t>
      </w:r>
      <w:proofErr w:type="gramStart"/>
      <w:r>
        <w:t>Forty Four</w:t>
      </w:r>
      <w:proofErr w:type="gramEnd"/>
      <w:r>
        <w:t xml:space="preserve"> Thousand</w:t>
      </w:r>
      <w:bookmarkEnd w:id="1301"/>
    </w:p>
    <w:p w14:paraId="2FE981A9" w14:textId="77777777" w:rsidR="00073003" w:rsidRDefault="00073003" w:rsidP="00073003">
      <w:pPr>
        <w:pStyle w:val="Heading4"/>
      </w:pPr>
      <w:bookmarkStart w:id="1302" w:name="_Ref434488616"/>
      <w:r>
        <w:t>The Doxology</w:t>
      </w:r>
      <w:r w:rsidR="00B46E6E">
        <w:t xml:space="preserve"> for the One Hundred and </w:t>
      </w:r>
      <w:proofErr w:type="gramStart"/>
      <w:r w:rsidR="00B46E6E">
        <w:t>Forty Four</w:t>
      </w:r>
      <w:proofErr w:type="gramEnd"/>
      <w:r w:rsidR="00B46E6E">
        <w:t xml:space="preserve"> Thousand</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49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49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3" w:name="_Ref434564016"/>
      <w:bookmarkStart w:id="1304" w:name="_Toc436645315"/>
      <w:r>
        <w:t>December 30 (31) / Tobi 4: St. John the Evangelist</w:t>
      </w:r>
      <w:bookmarkEnd w:id="1303"/>
      <w:bookmarkEnd w:id="1304"/>
    </w:p>
    <w:p w14:paraId="3C0BCC81" w14:textId="77777777" w:rsidR="00FF5FF3" w:rsidRDefault="00FF5FF3" w:rsidP="00FF5FF3">
      <w:pPr>
        <w:pStyle w:val="Heading4"/>
      </w:pPr>
      <w:bookmarkStart w:id="1305" w:name="_Ref434488768"/>
      <w:r>
        <w:t>The Doxology</w:t>
      </w:r>
      <w:r w:rsidR="00B46E6E">
        <w:t xml:space="preserve"> for</w:t>
      </w:r>
      <w:r w:rsidR="00BC160E">
        <w:t xml:space="preserve"> St. John the Evangelist</w:t>
      </w:r>
      <w:bookmarkEnd w:id="13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6"/>
            <w:r>
              <w:t>Zebulun</w:t>
            </w:r>
            <w:commentRangeEnd w:id="1306"/>
            <w:r>
              <w:rPr>
                <w:rStyle w:val="FootnoteReference"/>
              </w:rPr>
              <w:footnoteReference w:id="499"/>
            </w:r>
            <w:r>
              <w:rPr>
                <w:rStyle w:val="CommentReference"/>
                <w:rFonts w:ascii="Times New Roman" w:eastAsiaTheme="minorHAnsi" w:hAnsi="Times New Roman" w:cstheme="minorBidi"/>
                <w:color w:val="auto"/>
              </w:rPr>
              <w:commentReference w:id="1306"/>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0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 xml:space="preserve">“If I will that he </w:t>
            </w:r>
            <w:proofErr w:type="gramStart"/>
            <w:r>
              <w:t>remain</w:t>
            </w:r>
            <w:proofErr w:type="gramEnd"/>
            <w:r>
              <w:t xml:space="preserve">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 xml:space="preserve">Thirty </w:t>
            </w:r>
            <w:proofErr w:type="gramStart"/>
            <w:r>
              <w:t>years</w:t>
            </w:r>
            <w:proofErr w:type="gramEnd"/>
            <w:r>
              <w:t xml:space="preserve">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7" w:name="_Toc410196204"/>
      <w:bookmarkStart w:id="1308" w:name="_Toc410196446"/>
      <w:bookmarkStart w:id="1309" w:name="_Toc410196948"/>
      <w:bookmarkStart w:id="1310" w:name="_Toc436645225"/>
      <w:bookmarkStart w:id="1311" w:name="January"/>
      <w:bookmarkEnd w:id="1227"/>
      <w:bookmarkEnd w:id="1246"/>
      <w:bookmarkEnd w:id="1247"/>
      <w:bookmarkEnd w:id="1248"/>
      <w:r>
        <w:lastRenderedPageBreak/>
        <w:t>January</w:t>
      </w:r>
      <w:bookmarkEnd w:id="1307"/>
      <w:bookmarkEnd w:id="1308"/>
      <w:bookmarkEnd w:id="1309"/>
      <w:r w:rsidR="00FF5FF3">
        <w:t xml:space="preserve"> or </w:t>
      </w:r>
      <w:r w:rsidR="00FF5FF3">
        <w:rPr>
          <w:rFonts w:ascii="FreeSerifAvvaShenouda" w:hAnsi="FreeSerifAvvaShenouda" w:cs="FreeSerifAvvaShenouda"/>
        </w:rPr>
        <w:t>Ⲧⲱⲃⲓ</w:t>
      </w:r>
      <w:bookmarkEnd w:id="1310"/>
    </w:p>
    <w:bookmarkStart w:id="1312" w:name="_Toc410196205" w:displacedByCustomXml="next"/>
    <w:bookmarkStart w:id="1313" w:name="_Toc410196447" w:displacedByCustomXml="next"/>
    <w:bookmarkStart w:id="1314" w:name="_Toc410196949" w:displacedByCustomXml="next"/>
    <w:sdt>
      <w:sdtPr>
        <w:id w:val="-286434970"/>
        <w:docPartObj>
          <w:docPartGallery w:val="Table of Contents"/>
          <w:docPartUnique/>
        </w:docPartObj>
      </w:sdtPr>
      <w:sdtEndPr>
        <w:rPr>
          <w:b/>
          <w:bCs/>
          <w:noProof/>
        </w:rPr>
      </w:sdtEndPr>
      <w:sdtContent>
        <w:p w14:paraId="745360F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36645316" w:history="1">
            <w:r w:rsidR="0064541C" w:rsidRPr="0055510B">
              <w:rPr>
                <w:rStyle w:val="Hyperlink"/>
                <w:noProof/>
                <w:lang w:val="en-US"/>
              </w:rPr>
              <w:t xml:space="preserve">January 1 (2) / Tobi 6: The Feast of the </w:t>
            </w:r>
            <w:r w:rsidR="0064541C" w:rsidRPr="0055510B">
              <w:rPr>
                <w:rStyle w:val="Hyperlink"/>
                <w:noProof/>
              </w:rPr>
              <w:t>Circumcision</w:t>
            </w:r>
            <w:r w:rsidR="0064541C">
              <w:rPr>
                <w:noProof/>
                <w:webHidden/>
              </w:rPr>
              <w:tab/>
            </w:r>
            <w:r w:rsidR="0064541C">
              <w:rPr>
                <w:noProof/>
                <w:webHidden/>
              </w:rPr>
              <w:fldChar w:fldCharType="begin"/>
            </w:r>
            <w:r w:rsidR="0064541C">
              <w:rPr>
                <w:noProof/>
                <w:webHidden/>
              </w:rPr>
              <w:instrText xml:space="preserve"> PAGEREF _Toc436645316 \h </w:instrText>
            </w:r>
            <w:r w:rsidR="0064541C">
              <w:rPr>
                <w:noProof/>
                <w:webHidden/>
              </w:rPr>
            </w:r>
            <w:r w:rsidR="0064541C">
              <w:rPr>
                <w:noProof/>
                <w:webHidden/>
              </w:rPr>
              <w:fldChar w:fldCharType="separate"/>
            </w:r>
            <w:r w:rsidR="0064541C">
              <w:rPr>
                <w:noProof/>
                <w:webHidden/>
              </w:rPr>
              <w:t>689</w:t>
            </w:r>
            <w:r w:rsidR="0064541C">
              <w:rPr>
                <w:noProof/>
                <w:webHidden/>
              </w:rPr>
              <w:fldChar w:fldCharType="end"/>
            </w:r>
          </w:hyperlink>
        </w:p>
        <w:p w14:paraId="3DBBB8C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17" w:history="1">
            <w:r w:rsidR="0064541C" w:rsidRPr="0055510B">
              <w:rPr>
                <w:rStyle w:val="Hyperlink"/>
                <w:noProof/>
              </w:rPr>
              <w:t>January 6 (7) / Tobi 11: The Feast of Theophany</w:t>
            </w:r>
            <w:r w:rsidR="0064541C">
              <w:rPr>
                <w:noProof/>
                <w:webHidden/>
              </w:rPr>
              <w:tab/>
            </w:r>
            <w:r w:rsidR="0064541C">
              <w:rPr>
                <w:noProof/>
                <w:webHidden/>
              </w:rPr>
              <w:fldChar w:fldCharType="begin"/>
            </w:r>
            <w:r w:rsidR="0064541C">
              <w:rPr>
                <w:noProof/>
                <w:webHidden/>
              </w:rPr>
              <w:instrText xml:space="preserve"> PAGEREF _Toc436645317 \h </w:instrText>
            </w:r>
            <w:r w:rsidR="0064541C">
              <w:rPr>
                <w:noProof/>
                <w:webHidden/>
              </w:rPr>
            </w:r>
            <w:r w:rsidR="0064541C">
              <w:rPr>
                <w:noProof/>
                <w:webHidden/>
              </w:rPr>
              <w:fldChar w:fldCharType="separate"/>
            </w:r>
            <w:r w:rsidR="0064541C">
              <w:rPr>
                <w:noProof/>
                <w:webHidden/>
              </w:rPr>
              <w:t>698</w:t>
            </w:r>
            <w:r w:rsidR="0064541C">
              <w:rPr>
                <w:noProof/>
                <w:webHidden/>
              </w:rPr>
              <w:fldChar w:fldCharType="end"/>
            </w:r>
          </w:hyperlink>
        </w:p>
        <w:p w14:paraId="65AC641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18" w:history="1">
            <w:r w:rsidR="0064541C" w:rsidRPr="0055510B">
              <w:rPr>
                <w:rStyle w:val="Hyperlink"/>
                <w:noProof/>
              </w:rPr>
              <w:t>January 7 (8) / Tobi 12: The Second Day of the Feast of Theophany</w:t>
            </w:r>
            <w:r w:rsidR="0064541C">
              <w:rPr>
                <w:noProof/>
                <w:webHidden/>
              </w:rPr>
              <w:tab/>
            </w:r>
            <w:r w:rsidR="0064541C">
              <w:rPr>
                <w:noProof/>
                <w:webHidden/>
              </w:rPr>
              <w:fldChar w:fldCharType="begin"/>
            </w:r>
            <w:r w:rsidR="0064541C">
              <w:rPr>
                <w:noProof/>
                <w:webHidden/>
              </w:rPr>
              <w:instrText xml:space="preserve"> PAGEREF _Toc436645318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2187956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19" w:history="1">
            <w:r w:rsidR="0064541C" w:rsidRPr="0055510B">
              <w:rPr>
                <w:rStyle w:val="Hyperlink"/>
                <w:noProof/>
              </w:rPr>
              <w:t>January 7 (8) / Tobi 12: Also the Commemoration of Archangel Michael</w:t>
            </w:r>
            <w:r w:rsidR="0064541C">
              <w:rPr>
                <w:noProof/>
                <w:webHidden/>
              </w:rPr>
              <w:tab/>
            </w:r>
            <w:r w:rsidR="0064541C">
              <w:rPr>
                <w:noProof/>
                <w:webHidden/>
              </w:rPr>
              <w:fldChar w:fldCharType="begin"/>
            </w:r>
            <w:r w:rsidR="0064541C">
              <w:rPr>
                <w:noProof/>
                <w:webHidden/>
              </w:rPr>
              <w:instrText xml:space="preserve"> PAGEREF _Toc436645319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697A5C5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20" w:history="1">
            <w:r w:rsidR="0064541C" w:rsidRPr="0055510B">
              <w:rPr>
                <w:rStyle w:val="Hyperlink"/>
                <w:noProof/>
              </w:rPr>
              <w:t>January 7 (8) / Tobi 12: Also St. Theodore Anatoly</w:t>
            </w:r>
            <w:r w:rsidR="0064541C">
              <w:rPr>
                <w:noProof/>
                <w:webHidden/>
              </w:rPr>
              <w:tab/>
            </w:r>
            <w:r w:rsidR="0064541C">
              <w:rPr>
                <w:noProof/>
                <w:webHidden/>
              </w:rPr>
              <w:fldChar w:fldCharType="begin"/>
            </w:r>
            <w:r w:rsidR="0064541C">
              <w:rPr>
                <w:noProof/>
                <w:webHidden/>
              </w:rPr>
              <w:instrText xml:space="preserve"> PAGEREF _Toc436645320 \h </w:instrText>
            </w:r>
            <w:r w:rsidR="0064541C">
              <w:rPr>
                <w:noProof/>
                <w:webHidden/>
              </w:rPr>
            </w:r>
            <w:r w:rsidR="0064541C">
              <w:rPr>
                <w:noProof/>
                <w:webHidden/>
              </w:rPr>
              <w:fldChar w:fldCharType="separate"/>
            </w:r>
            <w:r w:rsidR="0064541C">
              <w:rPr>
                <w:noProof/>
                <w:webHidden/>
              </w:rPr>
              <w:t>733</w:t>
            </w:r>
            <w:r w:rsidR="0064541C">
              <w:rPr>
                <w:noProof/>
                <w:webHidden/>
              </w:rPr>
              <w:fldChar w:fldCharType="end"/>
            </w:r>
          </w:hyperlink>
        </w:p>
        <w:p w14:paraId="1636497C"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21" w:history="1">
            <w:r w:rsidR="0064541C" w:rsidRPr="0055510B">
              <w:rPr>
                <w:rStyle w:val="Hyperlink"/>
                <w:noProof/>
              </w:rPr>
              <w:t>January 8 (9) / Tobi 13: The Feast of The Wedding of Cana of Galilee</w:t>
            </w:r>
            <w:r w:rsidR="0064541C">
              <w:rPr>
                <w:noProof/>
                <w:webHidden/>
              </w:rPr>
              <w:tab/>
            </w:r>
            <w:r w:rsidR="0064541C">
              <w:rPr>
                <w:noProof/>
                <w:webHidden/>
              </w:rPr>
              <w:fldChar w:fldCharType="begin"/>
            </w:r>
            <w:r w:rsidR="0064541C">
              <w:rPr>
                <w:noProof/>
                <w:webHidden/>
              </w:rPr>
              <w:instrText xml:space="preserve"> PAGEREF _Toc436645321 \h </w:instrText>
            </w:r>
            <w:r w:rsidR="0064541C">
              <w:rPr>
                <w:noProof/>
                <w:webHidden/>
              </w:rPr>
            </w:r>
            <w:r w:rsidR="0064541C">
              <w:rPr>
                <w:noProof/>
                <w:webHidden/>
              </w:rPr>
              <w:fldChar w:fldCharType="separate"/>
            </w:r>
            <w:r w:rsidR="0064541C">
              <w:rPr>
                <w:noProof/>
                <w:webHidden/>
              </w:rPr>
              <w:t>734</w:t>
            </w:r>
            <w:r w:rsidR="0064541C">
              <w:rPr>
                <w:noProof/>
                <w:webHidden/>
              </w:rPr>
              <w:fldChar w:fldCharType="end"/>
            </w:r>
          </w:hyperlink>
        </w:p>
        <w:p w14:paraId="3BADCA8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22" w:history="1">
            <w:r w:rsidR="0064541C" w:rsidRPr="0055510B">
              <w:rPr>
                <w:rStyle w:val="Hyperlink"/>
                <w:noProof/>
              </w:rPr>
              <w:t>January 8 (9) / Tobi 13: Also the Martyrdom of St. Demiana</w:t>
            </w:r>
            <w:r w:rsidR="0064541C">
              <w:rPr>
                <w:noProof/>
                <w:webHidden/>
              </w:rPr>
              <w:tab/>
            </w:r>
            <w:r w:rsidR="0064541C">
              <w:rPr>
                <w:noProof/>
                <w:webHidden/>
              </w:rPr>
              <w:fldChar w:fldCharType="begin"/>
            </w:r>
            <w:r w:rsidR="0064541C">
              <w:rPr>
                <w:noProof/>
                <w:webHidden/>
              </w:rPr>
              <w:instrText xml:space="preserve"> PAGEREF _Toc436645322 \h </w:instrText>
            </w:r>
            <w:r w:rsidR="0064541C">
              <w:rPr>
                <w:noProof/>
                <w:webHidden/>
              </w:rPr>
            </w:r>
            <w:r w:rsidR="0064541C">
              <w:rPr>
                <w:noProof/>
                <w:webHidden/>
              </w:rPr>
              <w:fldChar w:fldCharType="separate"/>
            </w:r>
            <w:r w:rsidR="0064541C">
              <w:rPr>
                <w:noProof/>
                <w:webHidden/>
              </w:rPr>
              <w:t>743</w:t>
            </w:r>
            <w:r w:rsidR="0064541C">
              <w:rPr>
                <w:noProof/>
                <w:webHidden/>
              </w:rPr>
              <w:fldChar w:fldCharType="end"/>
            </w:r>
          </w:hyperlink>
        </w:p>
        <w:p w14:paraId="153F648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23" w:history="1">
            <w:r w:rsidR="0064541C" w:rsidRPr="0055510B">
              <w:rPr>
                <w:rStyle w:val="Hyperlink"/>
                <w:noProof/>
              </w:rPr>
              <w:t>January 9 (10) / Tobi 14: St. Maximus</w:t>
            </w:r>
            <w:r w:rsidR="0064541C">
              <w:rPr>
                <w:noProof/>
                <w:webHidden/>
              </w:rPr>
              <w:tab/>
            </w:r>
            <w:r w:rsidR="0064541C">
              <w:rPr>
                <w:noProof/>
                <w:webHidden/>
              </w:rPr>
              <w:fldChar w:fldCharType="begin"/>
            </w:r>
            <w:r w:rsidR="0064541C">
              <w:rPr>
                <w:noProof/>
                <w:webHidden/>
              </w:rPr>
              <w:instrText xml:space="preserve"> PAGEREF _Toc436645323 \h </w:instrText>
            </w:r>
            <w:r w:rsidR="0064541C">
              <w:rPr>
                <w:noProof/>
                <w:webHidden/>
              </w:rPr>
            </w:r>
            <w:r w:rsidR="0064541C">
              <w:rPr>
                <w:noProof/>
                <w:webHidden/>
              </w:rPr>
              <w:fldChar w:fldCharType="separate"/>
            </w:r>
            <w:r w:rsidR="0064541C">
              <w:rPr>
                <w:noProof/>
                <w:webHidden/>
              </w:rPr>
              <w:t>745</w:t>
            </w:r>
            <w:r w:rsidR="0064541C">
              <w:rPr>
                <w:noProof/>
                <w:webHidden/>
              </w:rPr>
              <w:fldChar w:fldCharType="end"/>
            </w:r>
          </w:hyperlink>
        </w:p>
        <w:p w14:paraId="3C004D7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24" w:history="1">
            <w:r w:rsidR="0064541C" w:rsidRPr="0055510B">
              <w:rPr>
                <w:rStyle w:val="Hyperlink"/>
                <w:noProof/>
              </w:rPr>
              <w:t>January 12 (13) / Tobi 17: St. Dometius</w:t>
            </w:r>
            <w:r w:rsidR="0064541C">
              <w:rPr>
                <w:noProof/>
                <w:webHidden/>
              </w:rPr>
              <w:tab/>
            </w:r>
            <w:r w:rsidR="0064541C">
              <w:rPr>
                <w:noProof/>
                <w:webHidden/>
              </w:rPr>
              <w:fldChar w:fldCharType="begin"/>
            </w:r>
            <w:r w:rsidR="0064541C">
              <w:rPr>
                <w:noProof/>
                <w:webHidden/>
              </w:rPr>
              <w:instrText xml:space="preserve"> PAGEREF _Toc436645324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72A8671B"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25" w:history="1">
            <w:r w:rsidR="0064541C" w:rsidRPr="0055510B">
              <w:rPr>
                <w:rStyle w:val="Hyperlink"/>
                <w:noProof/>
              </w:rPr>
              <w:t>January 15 (16) / Tobi 20: Departure of St. Prochorus the Disciple</w:t>
            </w:r>
            <w:r w:rsidR="0064541C">
              <w:rPr>
                <w:noProof/>
                <w:webHidden/>
              </w:rPr>
              <w:tab/>
            </w:r>
            <w:r w:rsidR="0064541C">
              <w:rPr>
                <w:noProof/>
                <w:webHidden/>
              </w:rPr>
              <w:fldChar w:fldCharType="begin"/>
            </w:r>
            <w:r w:rsidR="0064541C">
              <w:rPr>
                <w:noProof/>
                <w:webHidden/>
              </w:rPr>
              <w:instrText xml:space="preserve"> PAGEREF _Toc436645325 \h </w:instrText>
            </w:r>
            <w:r w:rsidR="0064541C">
              <w:rPr>
                <w:noProof/>
                <w:webHidden/>
              </w:rPr>
            </w:r>
            <w:r w:rsidR="0064541C">
              <w:rPr>
                <w:noProof/>
                <w:webHidden/>
              </w:rPr>
              <w:fldChar w:fldCharType="separate"/>
            </w:r>
            <w:r w:rsidR="0064541C">
              <w:rPr>
                <w:noProof/>
                <w:webHidden/>
              </w:rPr>
              <w:t>746</w:t>
            </w:r>
            <w:r w:rsidR="0064541C">
              <w:rPr>
                <w:noProof/>
                <w:webHidden/>
              </w:rPr>
              <w:fldChar w:fldCharType="end"/>
            </w:r>
          </w:hyperlink>
        </w:p>
        <w:p w14:paraId="41885C5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26" w:history="1">
            <w:r w:rsidR="0064541C" w:rsidRPr="0055510B">
              <w:rPr>
                <w:rStyle w:val="Hyperlink"/>
                <w:noProof/>
              </w:rPr>
              <w:t>January 16 (17) / Tobi 21: The Dormition of the Virgin</w:t>
            </w:r>
            <w:r w:rsidR="0064541C">
              <w:rPr>
                <w:noProof/>
                <w:webHidden/>
              </w:rPr>
              <w:tab/>
            </w:r>
            <w:r w:rsidR="0064541C">
              <w:rPr>
                <w:noProof/>
                <w:webHidden/>
              </w:rPr>
              <w:fldChar w:fldCharType="begin"/>
            </w:r>
            <w:r w:rsidR="0064541C">
              <w:rPr>
                <w:noProof/>
                <w:webHidden/>
              </w:rPr>
              <w:instrText xml:space="preserve"> PAGEREF _Toc436645326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274B2DE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27" w:history="1">
            <w:r w:rsidR="0064541C" w:rsidRPr="0055510B">
              <w:rPr>
                <w:rStyle w:val="Hyperlink"/>
                <w:noProof/>
              </w:rPr>
              <w:t>January 17 (18) / Tobi 22: St. Anthony the Great</w:t>
            </w:r>
            <w:r w:rsidR="0064541C">
              <w:rPr>
                <w:noProof/>
                <w:webHidden/>
              </w:rPr>
              <w:tab/>
            </w:r>
            <w:r w:rsidR="0064541C">
              <w:rPr>
                <w:noProof/>
                <w:webHidden/>
              </w:rPr>
              <w:fldChar w:fldCharType="begin"/>
            </w:r>
            <w:r w:rsidR="0064541C">
              <w:rPr>
                <w:noProof/>
                <w:webHidden/>
              </w:rPr>
              <w:instrText xml:space="preserve"> PAGEREF _Toc436645327 \h </w:instrText>
            </w:r>
            <w:r w:rsidR="0064541C">
              <w:rPr>
                <w:noProof/>
                <w:webHidden/>
              </w:rPr>
            </w:r>
            <w:r w:rsidR="0064541C">
              <w:rPr>
                <w:noProof/>
                <w:webHidden/>
              </w:rPr>
              <w:fldChar w:fldCharType="separate"/>
            </w:r>
            <w:r w:rsidR="0064541C">
              <w:rPr>
                <w:noProof/>
                <w:webHidden/>
              </w:rPr>
              <w:t>747</w:t>
            </w:r>
            <w:r w:rsidR="0064541C">
              <w:rPr>
                <w:noProof/>
                <w:webHidden/>
              </w:rPr>
              <w:fldChar w:fldCharType="end"/>
            </w:r>
          </w:hyperlink>
        </w:p>
        <w:p w14:paraId="0A2BD40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28" w:history="1">
            <w:r w:rsidR="0064541C" w:rsidRPr="0055510B">
              <w:rPr>
                <w:rStyle w:val="Hyperlink"/>
                <w:noProof/>
              </w:rPr>
              <w:t>January 18 (19) / Tobi 23: St. Timothy the Apostle</w:t>
            </w:r>
            <w:r w:rsidR="0064541C">
              <w:rPr>
                <w:noProof/>
                <w:webHidden/>
              </w:rPr>
              <w:tab/>
            </w:r>
            <w:r w:rsidR="0064541C">
              <w:rPr>
                <w:noProof/>
                <w:webHidden/>
              </w:rPr>
              <w:fldChar w:fldCharType="begin"/>
            </w:r>
            <w:r w:rsidR="0064541C">
              <w:rPr>
                <w:noProof/>
                <w:webHidden/>
              </w:rPr>
              <w:instrText xml:space="preserve"> PAGEREF _Toc436645328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4E71C85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29" w:history="1">
            <w:r w:rsidR="0064541C" w:rsidRPr="0055510B">
              <w:rPr>
                <w:rStyle w:val="Hyperlink"/>
                <w:noProof/>
              </w:rPr>
              <w:t>January 22 (23) / Tobi 27: Archangel Suriel</w:t>
            </w:r>
            <w:r w:rsidR="0064541C">
              <w:rPr>
                <w:noProof/>
                <w:webHidden/>
              </w:rPr>
              <w:tab/>
            </w:r>
            <w:r w:rsidR="0064541C">
              <w:rPr>
                <w:noProof/>
                <w:webHidden/>
              </w:rPr>
              <w:fldChar w:fldCharType="begin"/>
            </w:r>
            <w:r w:rsidR="0064541C">
              <w:rPr>
                <w:noProof/>
                <w:webHidden/>
              </w:rPr>
              <w:instrText xml:space="preserve"> PAGEREF _Toc436645329 \h </w:instrText>
            </w:r>
            <w:r w:rsidR="0064541C">
              <w:rPr>
                <w:noProof/>
                <w:webHidden/>
              </w:rPr>
            </w:r>
            <w:r w:rsidR="0064541C">
              <w:rPr>
                <w:noProof/>
                <w:webHidden/>
              </w:rPr>
              <w:fldChar w:fldCharType="separate"/>
            </w:r>
            <w:r w:rsidR="0064541C">
              <w:rPr>
                <w:noProof/>
                <w:webHidden/>
              </w:rPr>
              <w:t>748</w:t>
            </w:r>
            <w:r w:rsidR="0064541C">
              <w:rPr>
                <w:noProof/>
                <w:webHidden/>
              </w:rPr>
              <w:fldChar w:fldCharType="end"/>
            </w:r>
          </w:hyperlink>
        </w:p>
        <w:p w14:paraId="7E207DFC"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30" w:history="1">
            <w:r w:rsidR="0064541C" w:rsidRPr="0055510B">
              <w:rPr>
                <w:rStyle w:val="Hyperlink"/>
                <w:noProof/>
              </w:rPr>
              <w:t>January 22 (23) / Tobi 27: Also Relocation of St. Timothy the Apostle’s Relics</w:t>
            </w:r>
            <w:r w:rsidR="0064541C">
              <w:rPr>
                <w:noProof/>
                <w:webHidden/>
              </w:rPr>
              <w:tab/>
            </w:r>
            <w:r w:rsidR="0064541C">
              <w:rPr>
                <w:noProof/>
                <w:webHidden/>
              </w:rPr>
              <w:fldChar w:fldCharType="begin"/>
            </w:r>
            <w:r w:rsidR="0064541C">
              <w:rPr>
                <w:noProof/>
                <w:webHidden/>
              </w:rPr>
              <w:instrText xml:space="preserve"> PAGEREF _Toc436645330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3F8E237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31" w:history="1">
            <w:r w:rsidR="0064541C" w:rsidRPr="0055510B">
              <w:rPr>
                <w:rStyle w:val="Hyperlink"/>
                <w:noProof/>
              </w:rPr>
              <w:t>January 24 (25) / Tobi 29: Commemoration of the Annunciation, Nativity, and Resurrection on the 29</w:t>
            </w:r>
            <w:r w:rsidR="0064541C" w:rsidRPr="0055510B">
              <w:rPr>
                <w:rStyle w:val="Hyperlink"/>
                <w:noProof/>
                <w:vertAlign w:val="superscript"/>
              </w:rPr>
              <w:t>th</w:t>
            </w:r>
            <w:r w:rsidR="0064541C" w:rsidRPr="0055510B">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_Toc436645331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4AF3238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32" w:history="1">
            <w:r w:rsidR="0064541C" w:rsidRPr="0055510B">
              <w:rPr>
                <w:rStyle w:val="Hyperlink"/>
                <w:noProof/>
              </w:rPr>
              <w:t>January 27 (28) / Meshir 2: St. Paul the Anchorite</w:t>
            </w:r>
            <w:r w:rsidR="0064541C">
              <w:rPr>
                <w:noProof/>
                <w:webHidden/>
              </w:rPr>
              <w:tab/>
            </w:r>
            <w:r w:rsidR="0064541C">
              <w:rPr>
                <w:noProof/>
                <w:webHidden/>
              </w:rPr>
              <w:fldChar w:fldCharType="begin"/>
            </w:r>
            <w:r w:rsidR="0064541C">
              <w:rPr>
                <w:noProof/>
                <w:webHidden/>
              </w:rPr>
              <w:instrText xml:space="preserve"> PAGEREF _Toc436645332 \h </w:instrText>
            </w:r>
            <w:r w:rsidR="0064541C">
              <w:rPr>
                <w:noProof/>
                <w:webHidden/>
              </w:rPr>
            </w:r>
            <w:r w:rsidR="0064541C">
              <w:rPr>
                <w:noProof/>
                <w:webHidden/>
              </w:rPr>
              <w:fldChar w:fldCharType="separate"/>
            </w:r>
            <w:r w:rsidR="0064541C">
              <w:rPr>
                <w:noProof/>
                <w:webHidden/>
              </w:rPr>
              <w:t>749</w:t>
            </w:r>
            <w:r w:rsidR="0064541C">
              <w:rPr>
                <w:noProof/>
                <w:webHidden/>
              </w:rPr>
              <w:fldChar w:fldCharType="end"/>
            </w:r>
          </w:hyperlink>
        </w:p>
        <w:p w14:paraId="6CA7050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33" w:history="1">
            <w:r w:rsidR="0064541C" w:rsidRPr="0055510B">
              <w:rPr>
                <w:rStyle w:val="Hyperlink"/>
                <w:noProof/>
              </w:rPr>
              <w:t>January 29 (30) / Meshir 4: Martyrdom of St. Agabus the Disciple</w:t>
            </w:r>
            <w:r w:rsidR="0064541C">
              <w:rPr>
                <w:noProof/>
                <w:webHidden/>
              </w:rPr>
              <w:tab/>
            </w:r>
            <w:r w:rsidR="0064541C">
              <w:rPr>
                <w:noProof/>
                <w:webHidden/>
              </w:rPr>
              <w:fldChar w:fldCharType="begin"/>
            </w:r>
            <w:r w:rsidR="0064541C">
              <w:rPr>
                <w:noProof/>
                <w:webHidden/>
              </w:rPr>
              <w:instrText xml:space="preserve"> PAGEREF _Toc436645333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5E79AC19"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34" w:history="1">
            <w:r w:rsidR="0064541C" w:rsidRPr="0055510B">
              <w:rPr>
                <w:rStyle w:val="Hyperlink"/>
                <w:noProof/>
              </w:rPr>
              <w:t>January 21 (31) / Meshir 5: St. Apollo the Friend of St. Apip</w:t>
            </w:r>
            <w:r w:rsidR="0064541C">
              <w:rPr>
                <w:noProof/>
                <w:webHidden/>
              </w:rPr>
              <w:tab/>
            </w:r>
            <w:r w:rsidR="0064541C">
              <w:rPr>
                <w:noProof/>
                <w:webHidden/>
              </w:rPr>
              <w:fldChar w:fldCharType="begin"/>
            </w:r>
            <w:r w:rsidR="0064541C">
              <w:rPr>
                <w:noProof/>
                <w:webHidden/>
              </w:rPr>
              <w:instrText xml:space="preserve"> PAGEREF _Toc436645334 \h </w:instrText>
            </w:r>
            <w:r w:rsidR="0064541C">
              <w:rPr>
                <w:noProof/>
                <w:webHidden/>
              </w:rPr>
            </w:r>
            <w:r w:rsidR="0064541C">
              <w:rPr>
                <w:noProof/>
                <w:webHidden/>
              </w:rPr>
              <w:fldChar w:fldCharType="separate"/>
            </w:r>
            <w:r w:rsidR="0064541C">
              <w:rPr>
                <w:noProof/>
                <w:webHidden/>
              </w:rPr>
              <w:t>750</w:t>
            </w:r>
            <w:r w:rsidR="0064541C">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5" w:name="_Toc436645316"/>
      <w:r>
        <w:rPr>
          <w:lang w:val="en-US"/>
        </w:rPr>
        <w:lastRenderedPageBreak/>
        <w:t>January 1 (2) / Tobi 6</w:t>
      </w:r>
      <w:r w:rsidR="00FF5FF3">
        <w:rPr>
          <w:lang w:val="en-US"/>
        </w:rPr>
        <w:t xml:space="preserve">: The Feast of the </w:t>
      </w:r>
      <w:r w:rsidR="00495F1A">
        <w:t>Circumcision</w:t>
      </w:r>
      <w:bookmarkEnd w:id="1314"/>
      <w:bookmarkEnd w:id="1313"/>
      <w:bookmarkEnd w:id="1312"/>
      <w:bookmarkEnd w:id="1315"/>
    </w:p>
    <w:p w14:paraId="1387E376" w14:textId="77777777" w:rsidR="00FF5FF3" w:rsidRDefault="00FF5FF3" w:rsidP="00FF5FF3">
      <w:pPr>
        <w:pStyle w:val="Heading4"/>
      </w:pPr>
      <w:bookmarkStart w:id="1316" w:name="_Ref434477590"/>
      <w:r>
        <w:t>The Doxology</w:t>
      </w:r>
      <w:r w:rsidR="00E21EA3">
        <w:t xml:space="preserve"> for the Circumcision</w:t>
      </w:r>
      <w:bookmarkEnd w:id="13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7"/>
            <w:r>
              <w:t xml:space="preserve">Christian </w:t>
            </w:r>
            <w:commentRangeEnd w:id="1317"/>
            <w:r>
              <w:rPr>
                <w:rStyle w:val="CommentReference"/>
                <w:rFonts w:ascii="Times New Roman" w:eastAsiaTheme="minorHAnsi" w:hAnsi="Times New Roman" w:cstheme="minorBidi"/>
                <w:color w:val="auto"/>
              </w:rPr>
              <w:commentReference w:id="1317"/>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18" w:name="_Ref434475229"/>
      <w:r>
        <w:t>The Psali Adam</w:t>
      </w:r>
      <w:r w:rsidR="006C1B94">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19"/>
            <w:r>
              <w:t xml:space="preserve">Victorious </w:t>
            </w:r>
            <w:commentRangeEnd w:id="1319"/>
            <w:r>
              <w:rPr>
                <w:rStyle w:val="CommentReference"/>
              </w:rPr>
              <w:commentReference w:id="1319"/>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0" w:name="_Ref434475252"/>
      <w:r>
        <w:t>The Psali Batos</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 xml:space="preserve">And the glory of His </w:t>
            </w:r>
            <w:proofErr w:type="gramStart"/>
            <w:r>
              <w:t>holy</w:t>
            </w:r>
            <w:proofErr w:type="gramEnd"/>
            <w:r>
              <w:t xml:space="preserve">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 xml:space="preserve">Your servant </w:t>
            </w:r>
            <w:proofErr w:type="gramStart"/>
            <w:r>
              <w:t>depart</w:t>
            </w:r>
            <w:proofErr w:type="gramEnd"/>
            <w:r>
              <w:t xml:space="preserve">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proofErr w:type="gramStart"/>
            <w:r>
              <w:t>Therefore</w:t>
            </w:r>
            <w:proofErr w:type="gramEnd"/>
            <w:r>
              <w:t xml:space="preserv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1"/>
            <w:r>
              <w:t>divinity</w:t>
            </w:r>
            <w:commentRangeEnd w:id="1321"/>
            <w:r>
              <w:rPr>
                <w:rStyle w:val="CommentReference"/>
              </w:rPr>
              <w:commentReference w:id="1321"/>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2" w:name="_Toc410196206"/>
      <w:bookmarkStart w:id="1323" w:name="_Toc410196448"/>
      <w:bookmarkStart w:id="1324" w:name="_Toc410196950"/>
      <w:bookmarkStart w:id="1325" w:name="_Toc436645317"/>
      <w:r>
        <w:t xml:space="preserve">January 6 (7) / Tobi 11: The Feast of </w:t>
      </w:r>
      <w:r w:rsidR="00495F1A">
        <w:t>Theophany</w:t>
      </w:r>
      <w:bookmarkEnd w:id="1322"/>
      <w:bookmarkEnd w:id="1323"/>
      <w:bookmarkEnd w:id="1324"/>
      <w:bookmarkEnd w:id="1325"/>
    </w:p>
    <w:p w14:paraId="322B4F7B" w14:textId="77777777" w:rsidR="00FF5FF3" w:rsidRDefault="00430630" w:rsidP="00FF5FF3">
      <w:pPr>
        <w:pStyle w:val="Heading4"/>
      </w:pPr>
      <w:bookmarkStart w:id="1326" w:name="_Ref434477630"/>
      <w:r>
        <w:t>An</w:t>
      </w:r>
      <w:r w:rsidR="00FF5FF3">
        <w:t xml:space="preserve"> </w:t>
      </w:r>
      <w:r>
        <w:t xml:space="preserve">Abridged </w:t>
      </w:r>
      <w:r w:rsidR="00FF5FF3">
        <w:t>Doxology</w:t>
      </w:r>
      <w:r w:rsidR="00E21EA3">
        <w:t xml:space="preserve"> for Theophany</w:t>
      </w:r>
      <w:bookmarkEnd w:id="13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 xml:space="preserve">Who carries the sins of the </w:t>
            </w:r>
            <w:proofErr w:type="gramStart"/>
            <w:r>
              <w:t>world,</w:t>
            </w:r>
            <w:proofErr w:type="gramEnd"/>
          </w:p>
          <w:p w14:paraId="7DB492F4" w14:textId="77777777" w:rsidR="00430630" w:rsidRDefault="00430630" w:rsidP="00430630">
            <w:pPr>
              <w:pStyle w:val="EngHang"/>
            </w:pPr>
            <w:r>
              <w:t xml:space="preserve">Who brought a horn of </w:t>
            </w:r>
            <w:proofErr w:type="gramStart"/>
            <w:r>
              <w:t>salvation</w:t>
            </w:r>
            <w:proofErr w:type="gramEnd"/>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7" w:name="_Ref434477641"/>
      <w:r>
        <w:lastRenderedPageBreak/>
        <w:t>The First Doxology for Theophany</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28" w:name="_Ref434477660"/>
      <w:r>
        <w:lastRenderedPageBreak/>
        <w:t>The Second Doxology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 xml:space="preserve">Who carries the sins of the </w:t>
            </w:r>
            <w:proofErr w:type="gramStart"/>
            <w:r>
              <w:t>world,</w:t>
            </w:r>
            <w:proofErr w:type="gramEnd"/>
          </w:p>
          <w:p w14:paraId="45DB4247" w14:textId="77777777" w:rsidR="00124408" w:rsidRDefault="00124408" w:rsidP="00124408">
            <w:pPr>
              <w:pStyle w:val="EngHang"/>
            </w:pPr>
            <w:r>
              <w:t xml:space="preserve">Who brought a horn of </w:t>
            </w:r>
            <w:proofErr w:type="gramStart"/>
            <w:r>
              <w:t>salvation</w:t>
            </w:r>
            <w:proofErr w:type="gramEnd"/>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 xml:space="preserve">Come all you </w:t>
            </w:r>
            <w:proofErr w:type="gramStart"/>
            <w:r>
              <w:t>peoples</w:t>
            </w:r>
            <w:proofErr w:type="gramEnd"/>
            <w:r>
              <w:t>,</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29" w:name="_Ref434475280"/>
      <w:r>
        <w:t>The Sunday Psali Adam</w:t>
      </w:r>
      <w:r w:rsidR="006C1B94">
        <w:t xml:space="preserve">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proofErr w:type="gramStart"/>
            <w:r>
              <w:t>Therefore</w:t>
            </w:r>
            <w:proofErr w:type="gramEnd"/>
            <w:r>
              <w:t xml:space="preserv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0"/>
            <w:r>
              <w:t xml:space="preserve">confirm </w:t>
            </w:r>
            <w:commentRangeEnd w:id="1330"/>
            <w:r>
              <w:rPr>
                <w:rStyle w:val="CommentReference"/>
              </w:rPr>
              <w:commentReference w:id="1330"/>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1"/>
            <w:r>
              <w:t>ⲛ̀ϫⲉ</w:t>
            </w:r>
            <w:commentRangeEnd w:id="1331"/>
            <w:r>
              <w:rPr>
                <w:rStyle w:val="CommentReference"/>
                <w:rFonts w:ascii="Times New Roman" w:hAnsi="Times New Roman"/>
              </w:rPr>
              <w:commentReference w:id="1331"/>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2"/>
            <w:r>
              <w:t>moved</w:t>
            </w:r>
            <w:commentRangeEnd w:id="1332"/>
            <w:r>
              <w:rPr>
                <w:rStyle w:val="CommentReference"/>
              </w:rPr>
              <w:commentReference w:id="1332"/>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3"/>
            <w:r>
              <w:t>thrice holy,</w:t>
            </w:r>
            <w:commentRangeEnd w:id="1333"/>
            <w:r>
              <w:rPr>
                <w:rStyle w:val="CommentReference"/>
              </w:rPr>
              <w:commentReference w:id="1333"/>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4" w:name="_Ref434475309"/>
      <w:r>
        <w:lastRenderedPageBreak/>
        <w:t>The Monday Psali Adam</w:t>
      </w:r>
      <w:r w:rsidR="006C1B94">
        <w:t xml:space="preserve"> for Theophany</w:t>
      </w:r>
      <w:bookmarkEnd w:id="13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5"/>
            <w:r>
              <w:t xml:space="preserve">Ⲓⲱⲁⲛⲛⲟⲩ </w:t>
            </w:r>
            <w:commentRangeEnd w:id="1335"/>
            <w:r>
              <w:rPr>
                <w:rStyle w:val="CommentReference"/>
                <w:rFonts w:ascii="Times New Roman" w:hAnsi="Times New Roman"/>
              </w:rPr>
              <w:commentReference w:id="1335"/>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6"/>
            <w:r>
              <w:rPr>
                <w:rFonts w:eastAsia="Arial Unicode MS" w:cs="FreeSerifAvvaShenouda"/>
              </w:rPr>
              <w:t>ⲛⲓϯϩⲟ</w:t>
            </w:r>
            <w:commentRangeEnd w:id="1336"/>
            <w:r>
              <w:rPr>
                <w:rStyle w:val="CommentReference"/>
                <w:rFonts w:ascii="Times New Roman" w:hAnsi="Times New Roman"/>
              </w:rPr>
              <w:commentReference w:id="1336"/>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7" w:name="_Ref434475331"/>
      <w:r>
        <w:t>The Tuesday Psali Adam</w:t>
      </w:r>
      <w:r w:rsidR="006C1B94">
        <w:t xml:space="preserve"> for Theophany</w:t>
      </w:r>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38"/>
            <w:r>
              <w:t>ⲫⲏ</w:t>
            </w:r>
            <w:commentRangeEnd w:id="1338"/>
            <w:r>
              <w:rPr>
                <w:rStyle w:val="CommentReference"/>
                <w:rFonts w:ascii="Times New Roman" w:hAnsi="Times New Roman"/>
              </w:rPr>
              <w:commentReference w:id="1338"/>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 xml:space="preserve">With Your </w:t>
            </w:r>
            <w:proofErr w:type="gramStart"/>
            <w:r>
              <w:t>good</w:t>
            </w:r>
            <w:proofErr w:type="gramEnd"/>
            <w:r>
              <w:t xml:space="preserve">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39"/>
            <w:r>
              <w:t>ϯⲥⲩⲛⲧⲉⲗⲓⲁ</w:t>
            </w:r>
            <w:commentRangeEnd w:id="1339"/>
            <w:r>
              <w:rPr>
                <w:rStyle w:val="CommentReference"/>
                <w:rFonts w:ascii="Times New Roman" w:hAnsi="Times New Roman"/>
              </w:rPr>
              <w:commentReference w:id="1339"/>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0" w:name="_Ref434475362"/>
      <w:r>
        <w:t>The Wednesday Psali Batos</w:t>
      </w:r>
      <w:r w:rsidR="006C1B94">
        <w:t xml:space="preserve"> for Theophany</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1" w:name="_Ref434475388"/>
      <w:r>
        <w:t>The Thursday Psali Batos</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proofErr w:type="gramStart"/>
            <w:r>
              <w:t>Therefore</w:t>
            </w:r>
            <w:proofErr w:type="gramEnd"/>
            <w:r>
              <w:t xml:space="preserv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 xml:space="preserve">Forgive </w:t>
            </w:r>
            <w:proofErr w:type="gramStart"/>
            <w:r>
              <w:t>our</w:t>
            </w:r>
            <w:proofErr w:type="gramEnd"/>
            <w:r>
              <w:t xml:space="preserve">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2" w:name="_Ref434475411"/>
      <w:r>
        <w:t>The Friday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proofErr w:type="gramStart"/>
            <w:r>
              <w:t>Therefore</w:t>
            </w:r>
            <w:proofErr w:type="gramEnd"/>
            <w:r>
              <w:t xml:space="preserv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 xml:space="preserve">“This is My </w:t>
            </w:r>
            <w:proofErr w:type="gramStart"/>
            <w:r>
              <w:t>beloved</w:t>
            </w:r>
            <w:proofErr w:type="gramEnd"/>
            <w:r>
              <w:t xml:space="preserve">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3" w:name="_Ref434475434"/>
      <w:r>
        <w:t>The Saturday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 xml:space="preserve">I </w:t>
            </w:r>
            <w:proofErr w:type="gramStart"/>
            <w:r>
              <w:t>hears</w:t>
            </w:r>
            <w:proofErr w:type="gramEnd"/>
            <w:r>
              <w:t xml:space="preserve">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4"/>
            <w:r>
              <w:t>liberty</w:t>
            </w:r>
            <w:commentRangeEnd w:id="1344"/>
            <w:r>
              <w:rPr>
                <w:rStyle w:val="CommentReference"/>
              </w:rPr>
              <w:commentReference w:id="1344"/>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 xml:space="preserve">Who brought a trumpet of </w:t>
            </w:r>
            <w:proofErr w:type="gramStart"/>
            <w:r>
              <w:t>salvation</w:t>
            </w:r>
            <w:proofErr w:type="gramEnd"/>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 xml:space="preserve">Why did you retreat O </w:t>
            </w:r>
            <w:proofErr w:type="gramStart"/>
            <w:r>
              <w:t>sea,</w:t>
            </w:r>
            <w:proofErr w:type="gramEnd"/>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5"/>
            <w:r>
              <w:t xml:space="preserve">confirm </w:t>
            </w:r>
            <w:commentRangeEnd w:id="1345"/>
            <w:r>
              <w:rPr>
                <w:rStyle w:val="CommentReference"/>
              </w:rPr>
              <w:commentReference w:id="1345"/>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6" w:name="_Toc436645318"/>
      <w:r>
        <w:t>January 7 (8) / Tobi 12</w:t>
      </w:r>
      <w:r w:rsidR="001225FA">
        <w:t xml:space="preserve">: </w:t>
      </w:r>
      <w:r>
        <w:t>The Second Day of the Feast of Theophany</w:t>
      </w:r>
      <w:bookmarkEnd w:id="1346"/>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7" w:name="_Toc436645319"/>
      <w:r>
        <w:lastRenderedPageBreak/>
        <w:t>January 7 (8) / Tobi 12</w:t>
      </w:r>
      <w:r w:rsidR="001225FA">
        <w:t xml:space="preserve">: </w:t>
      </w:r>
      <w:r>
        <w:t>Also the Commemoration of Archangel Michael</w:t>
      </w:r>
      <w:bookmarkEnd w:id="1347"/>
    </w:p>
    <w:p w14:paraId="322A578A" w14:textId="77777777" w:rsidR="00191A26" w:rsidRPr="00B637D8" w:rsidRDefault="00191A26" w:rsidP="00191A26">
      <w:pPr>
        <w:pStyle w:val="Rubric"/>
      </w:pPr>
      <w:bookmarkStart w:id="1348" w:name="_Toc410196207"/>
      <w:bookmarkStart w:id="1349" w:name="_Toc410196449"/>
      <w:bookmarkStart w:id="1350" w:name="_Toc410196951"/>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6D1BDB" w14:textId="77777777" w:rsidR="006B44CE" w:rsidRDefault="006B44CE" w:rsidP="006B44CE">
      <w:pPr>
        <w:pStyle w:val="Heading3"/>
      </w:pPr>
      <w:bookmarkStart w:id="1351" w:name="_Ref434562461"/>
      <w:bookmarkStart w:id="1352" w:name="_Toc436645320"/>
      <w:r>
        <w:t>January 7 (8) / Tobi 12</w:t>
      </w:r>
      <w:r w:rsidR="001225FA">
        <w:t xml:space="preserve">: </w:t>
      </w:r>
      <w:commentRangeStart w:id="1353"/>
      <w:r>
        <w:t>Also St. Theodore Anatoly</w:t>
      </w:r>
      <w:commentRangeEnd w:id="1353"/>
      <w:r>
        <w:rPr>
          <w:rStyle w:val="CommentReference"/>
          <w:rFonts w:eastAsiaTheme="minorHAnsi" w:cstheme="minorBidi"/>
          <w:b w:val="0"/>
          <w:bCs w:val="0"/>
        </w:rPr>
        <w:commentReference w:id="1353"/>
      </w:r>
      <w:bookmarkEnd w:id="1351"/>
      <w:bookmarkEnd w:id="1352"/>
    </w:p>
    <w:p w14:paraId="7DD26869" w14:textId="77777777" w:rsidR="006B44CE" w:rsidRDefault="006B44CE" w:rsidP="006B44CE">
      <w:pPr>
        <w:pStyle w:val="Heading4"/>
      </w:pPr>
      <w:bookmarkStart w:id="1354" w:name="_Ref434477694"/>
      <w:bookmarkStart w:id="1355" w:name="_Ref434489376"/>
      <w:r>
        <w:t>The Doxology</w:t>
      </w:r>
      <w:bookmarkEnd w:id="1354"/>
      <w:r w:rsidR="00B46E6E">
        <w:t xml:space="preserve"> for St. Theodore Anatoly</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proofErr w:type="gramStart"/>
            <w:r>
              <w:t>Therefore</w:t>
            </w:r>
            <w:proofErr w:type="gramEnd"/>
            <w:r>
              <w:t xml:space="preserv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6" w:name="_Toc436645321"/>
      <w:r>
        <w:t xml:space="preserve">January 8 (9) / Tobi 13: The Feast of </w:t>
      </w:r>
      <w:proofErr w:type="gramStart"/>
      <w:r>
        <w:t>T</w:t>
      </w:r>
      <w:r w:rsidR="00495F1A">
        <w:t>he</w:t>
      </w:r>
      <w:proofErr w:type="gramEnd"/>
      <w:r w:rsidR="00495F1A">
        <w:t xml:space="preserve"> Wedding of Cana of Galilee</w:t>
      </w:r>
      <w:bookmarkEnd w:id="1348"/>
      <w:bookmarkEnd w:id="1349"/>
      <w:bookmarkEnd w:id="1350"/>
      <w:bookmarkEnd w:id="1356"/>
    </w:p>
    <w:p w14:paraId="46F7A60E" w14:textId="77777777" w:rsidR="00A37BB6" w:rsidRDefault="00A37BB6" w:rsidP="00A37BB6">
      <w:pPr>
        <w:pStyle w:val="Heading4"/>
      </w:pPr>
      <w:bookmarkStart w:id="1357" w:name="_Ref434477774"/>
      <w:r>
        <w:t>The Doxology</w:t>
      </w:r>
      <w:r w:rsidR="00E21EA3">
        <w:t xml:space="preserve"> for the Wedding of Cana</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58" w:name="_Ref434475472"/>
      <w:r>
        <w:t>The Psali Adam</w:t>
      </w:r>
      <w:r w:rsidR="006C1B94">
        <w:t xml:space="preserve"> for the Wedding of Cana</w:t>
      </w:r>
      <w:bookmarkEnd w:id="13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59" w:name="_Ref434475500"/>
      <w:r>
        <w:lastRenderedPageBreak/>
        <w:t>The Psali Batos</w:t>
      </w:r>
      <w:r w:rsidR="006C1B94">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 xml:space="preserve">With Your </w:t>
            </w:r>
            <w:proofErr w:type="gramStart"/>
            <w:r>
              <w:t>good</w:t>
            </w:r>
            <w:proofErr w:type="gramEnd"/>
            <w:r>
              <w:t xml:space="preserve">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 xml:space="preserve">With Your </w:t>
            </w:r>
            <w:proofErr w:type="gramStart"/>
            <w:r>
              <w:t>good</w:t>
            </w:r>
            <w:proofErr w:type="gramEnd"/>
            <w:r>
              <w:t xml:space="preserve">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proofErr w:type="gramStart"/>
            <w:r>
              <w:t>Jesus ,the</w:t>
            </w:r>
            <w:proofErr w:type="gramEnd"/>
            <w:r>
              <w:t xml:space="preserv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0" w:name="_Ref434560112"/>
      <w:bookmarkStart w:id="1361" w:name="_Toc436645322"/>
      <w:r>
        <w:t>January 8 (9) / Tobi 13: Also the Martyrdom of St. Demiana</w:t>
      </w:r>
      <w:bookmarkEnd w:id="1360"/>
      <w:bookmarkEnd w:id="1361"/>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64541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64541C">
        <w:rPr>
          <w:noProof/>
        </w:rPr>
        <w:t>546</w:t>
      </w:r>
      <w:r w:rsidR="002409EF">
        <w:fldChar w:fldCharType="end"/>
      </w:r>
      <w:r>
        <w:t>.</w:t>
      </w:r>
    </w:p>
    <w:p w14:paraId="625F7E74" w14:textId="77777777" w:rsidR="00B53E05" w:rsidRDefault="00B53E05" w:rsidP="00B53E05">
      <w:pPr>
        <w:pStyle w:val="Heading4"/>
      </w:pPr>
      <w:bookmarkStart w:id="1362" w:name="_Ref434490124"/>
      <w:r>
        <w:lastRenderedPageBreak/>
        <w:t>Another Doxology of St. Demiana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0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0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 xml:space="preserve">Who became an elect </w:t>
            </w:r>
            <w:proofErr w:type="gramStart"/>
            <w:r>
              <w:t>martyr</w:t>
            </w:r>
            <w:proofErr w:type="gramEnd"/>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3" w:name="_Ref434563224"/>
      <w:bookmarkStart w:id="1364" w:name="_Toc436645323"/>
      <w:r>
        <w:t>January 9 (10) / Tobi 14: St. Maximus</w:t>
      </w:r>
      <w:bookmarkEnd w:id="1363"/>
      <w:bookmarkEnd w:id="1364"/>
    </w:p>
    <w:p w14:paraId="1847ABB1" w14:textId="77777777" w:rsidR="00662600" w:rsidRDefault="00810F04" w:rsidP="00810F04">
      <w:pPr>
        <w:pStyle w:val="Heading4"/>
      </w:pPr>
      <w:bookmarkStart w:id="1365" w:name="_Ref434490957"/>
      <w:r>
        <w:t>The Doxology for</w:t>
      </w:r>
      <w:r w:rsidR="00662600">
        <w:t xml:space="preserve"> Sts. Maximus and Dometius</w:t>
      </w:r>
      <w:bookmarkEnd w:id="13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0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0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 xml:space="preserve">Hail to </w:t>
            </w:r>
            <w:proofErr w:type="gramStart"/>
            <w:r w:rsidRPr="004764BD">
              <w:t>you</w:t>
            </w:r>
            <w:proofErr w:type="gramEnd"/>
            <w:r w:rsidRPr="004764BD">
              <w:t xml:space="preserve">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69" w:name="_Toc436645324"/>
      <w:r>
        <w:t>Jan</w:t>
      </w:r>
      <w:r w:rsidR="00662600">
        <w:t>uary 12 (13) / Tobi 17: St. Dome</w:t>
      </w:r>
      <w:r>
        <w:t>tius</w:t>
      </w:r>
      <w:bookmarkEnd w:id="1369"/>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64541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64541C">
        <w:rPr>
          <w:noProof/>
        </w:rPr>
        <w:t>745</w:t>
      </w:r>
      <w:r w:rsidR="002409EF">
        <w:fldChar w:fldCharType="end"/>
      </w:r>
      <w:r>
        <w:t>.</w:t>
      </w:r>
    </w:p>
    <w:p w14:paraId="1C984C3F" w14:textId="77777777" w:rsidR="00160DE3" w:rsidRDefault="00160DE3" w:rsidP="00160DE3">
      <w:pPr>
        <w:pStyle w:val="Heading3"/>
      </w:pPr>
      <w:bookmarkStart w:id="1370" w:name="_Toc436645325"/>
      <w:bookmarkStart w:id="1371" w:name="_Toc410196208"/>
      <w:bookmarkStart w:id="1372" w:name="_Toc410196450"/>
      <w:bookmarkStart w:id="1373" w:name="_Toc410196952"/>
      <w:r>
        <w:t>January 15 (16) / Tobi 20: Departure of St. Prochorus the Disciple</w:t>
      </w:r>
      <w:bookmarkEnd w:id="1370"/>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33EC0AE" w14:textId="77777777" w:rsidR="00495F1A" w:rsidRDefault="00FF5FF3" w:rsidP="00495F1A">
      <w:pPr>
        <w:pStyle w:val="Heading3"/>
      </w:pPr>
      <w:bookmarkStart w:id="1374" w:name="_Toc436645326"/>
      <w:r>
        <w:t xml:space="preserve">January 16 (17) / Tobi 21: </w:t>
      </w:r>
      <w:r w:rsidR="00495F1A">
        <w:t>The Dormition of the Virgin</w:t>
      </w:r>
      <w:bookmarkEnd w:id="1371"/>
      <w:bookmarkEnd w:id="1372"/>
      <w:bookmarkEnd w:id="1373"/>
      <w:bookmarkEnd w:id="1374"/>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315F86A2" w14:textId="77777777" w:rsidR="00FF5FF3" w:rsidRDefault="00FF5FF3" w:rsidP="00FF5FF3">
      <w:pPr>
        <w:pStyle w:val="Heading3"/>
      </w:pPr>
      <w:bookmarkStart w:id="1375" w:name="_Ref434560171"/>
      <w:bookmarkStart w:id="1376" w:name="_Toc436645327"/>
      <w:r>
        <w:t>January 17 (18) / Tobi 22: St. Anthony the Great</w:t>
      </w:r>
      <w:bookmarkEnd w:id="1375"/>
      <w:bookmarkEnd w:id="1376"/>
    </w:p>
    <w:p w14:paraId="38BCD1D7" w14:textId="77777777" w:rsidR="00FF5FF3" w:rsidRDefault="00FF5FF3" w:rsidP="00FF5FF3">
      <w:pPr>
        <w:pStyle w:val="Heading4"/>
      </w:pPr>
      <w:bookmarkStart w:id="1377" w:name="_Ref434490340"/>
      <w:r>
        <w:t>The Doxology</w:t>
      </w:r>
      <w:r w:rsidR="00B46E6E">
        <w:t xml:space="preserve"> for St. Anthony the Great</w:t>
      </w:r>
      <w:bookmarkEnd w:id="1377"/>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78" w:name="_Toc436645328"/>
      <w:r>
        <w:lastRenderedPageBreak/>
        <w:t>January 18 (19) / Tobi 23: St. Timothy the Apostle</w:t>
      </w:r>
      <w:bookmarkEnd w:id="1378"/>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239DDB91" w14:textId="77777777" w:rsidR="00596AC8" w:rsidRDefault="00596AC8" w:rsidP="00596AC8">
      <w:pPr>
        <w:pStyle w:val="Heading3"/>
      </w:pPr>
      <w:bookmarkStart w:id="1379" w:name="_Toc436645329"/>
      <w:r>
        <w:t>January 22 (23) / Tobi 27: Archangel Suriel</w:t>
      </w:r>
      <w:bookmarkEnd w:id="1379"/>
    </w:p>
    <w:p w14:paraId="79FCFE0C" w14:textId="77777777" w:rsidR="00596AC8" w:rsidRDefault="00596AC8" w:rsidP="00596AC8">
      <w:pPr>
        <w:pStyle w:val="Heading4"/>
      </w:pPr>
      <w:bookmarkStart w:id="1380" w:name="_Ref434488250"/>
      <w:r>
        <w:t>The Doxology</w:t>
      </w:r>
      <w:r w:rsidR="00B46E6E">
        <w:t xml:space="preserve"> for Archangel Suriel</w:t>
      </w:r>
      <w:bookmarkEnd w:id="1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1" w:name="_Toc436645330"/>
      <w:r>
        <w:t>January 22 (23) / Tobi 27: Also Relocation of St. Timothy the Apostle’s Relics</w:t>
      </w:r>
      <w:bookmarkEnd w:id="1381"/>
    </w:p>
    <w:p w14:paraId="3FBC7E0C" w14:textId="77777777" w:rsidR="00191A26" w:rsidRDefault="00191A26" w:rsidP="00191A26">
      <w:pPr>
        <w:pStyle w:val="Rubric"/>
      </w:pPr>
      <w:bookmarkStart w:id="1382" w:name="_Ref434560218"/>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539</w:t>
      </w:r>
      <w:r>
        <w:fldChar w:fldCharType="end"/>
      </w:r>
      <w:r>
        <w:t xml:space="preserve">, </w:t>
      </w:r>
      <w:r>
        <w:fldChar w:fldCharType="begin"/>
      </w:r>
      <w:r>
        <w:instrText xml:space="preserve"> PAGEREF _Ref434488657 \h </w:instrText>
      </w:r>
      <w:r>
        <w:fldChar w:fldCharType="separate"/>
      </w:r>
      <w:r w:rsidR="0064541C">
        <w:rPr>
          <w:noProof/>
        </w:rPr>
        <w:t>540</w:t>
      </w:r>
      <w:r>
        <w:fldChar w:fldCharType="end"/>
      </w:r>
      <w:r>
        <w:t xml:space="preserve">, or </w:t>
      </w:r>
      <w:r>
        <w:fldChar w:fldCharType="begin"/>
      </w:r>
      <w:r>
        <w:instrText xml:space="preserve"> PAGEREF _Ref434488992 \h </w:instrText>
      </w:r>
      <w:r>
        <w:fldChar w:fldCharType="separate"/>
      </w:r>
      <w:r w:rsidR="0064541C">
        <w:rPr>
          <w:noProof/>
        </w:rPr>
        <w:t>542</w:t>
      </w:r>
      <w:r>
        <w:fldChar w:fldCharType="end"/>
      </w:r>
      <w:r>
        <w:t>.</w:t>
      </w:r>
    </w:p>
    <w:p w14:paraId="3D3C66F4" w14:textId="77777777" w:rsidR="00B52D77" w:rsidRDefault="00B52D77" w:rsidP="00B52D77">
      <w:pPr>
        <w:pStyle w:val="Heading3"/>
      </w:pPr>
      <w:bookmarkStart w:id="1383" w:name="_Toc436645331"/>
      <w:r>
        <w:lastRenderedPageBreak/>
        <w:t>January 24 (25) / Tobi 29: Commemoration of the Annunciation, Nativity, and Resurrection on the 29</w:t>
      </w:r>
      <w:r w:rsidRPr="00C0205C">
        <w:rPr>
          <w:vertAlign w:val="superscript"/>
        </w:rPr>
        <w:t>th</w:t>
      </w:r>
      <w:r>
        <w:t xml:space="preserve"> of Every Month</w:t>
      </w:r>
      <w:bookmarkEnd w:id="1383"/>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588</w:t>
      </w:r>
      <w:r>
        <w:fldChar w:fldCharType="end"/>
      </w:r>
      <w:r>
        <w:t>.</w:t>
      </w:r>
    </w:p>
    <w:p w14:paraId="17F33393" w14:textId="77777777" w:rsidR="00C30529" w:rsidRDefault="00C30529" w:rsidP="00C30529">
      <w:pPr>
        <w:pStyle w:val="Heading3"/>
      </w:pPr>
      <w:bookmarkStart w:id="1384" w:name="_Toc436645332"/>
      <w:r>
        <w:t>January 27 (28) / Meshir 2: St. Paul the Anchorite</w:t>
      </w:r>
      <w:bookmarkEnd w:id="1382"/>
      <w:bookmarkEnd w:id="1384"/>
    </w:p>
    <w:p w14:paraId="680E4267" w14:textId="77777777" w:rsidR="00C30529" w:rsidRDefault="00C30529" w:rsidP="00C30529">
      <w:pPr>
        <w:pStyle w:val="Heading4"/>
      </w:pPr>
      <w:bookmarkStart w:id="1385" w:name="_Ref434490368"/>
      <w:r>
        <w:t>The Doxology</w:t>
      </w:r>
      <w:r w:rsidR="00B46E6E">
        <w:t xml:space="preserve"> for St. Paul the Anchorite</w:t>
      </w:r>
      <w:bookmarkEnd w:id="1385"/>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64541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64541C">
        <w:rPr>
          <w:noProof/>
        </w:rPr>
        <w:t>553</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0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0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6" w:name="_Toc436645333"/>
      <w:r>
        <w:t>January 29 (30) / Meshir 4: Martyrdom of St. Agabus the Disciple</w:t>
      </w:r>
      <w:bookmarkEnd w:id="1386"/>
    </w:p>
    <w:p w14:paraId="6DDD9040" w14:textId="77777777" w:rsidR="00191A26" w:rsidRDefault="00191A26" w:rsidP="00191A26">
      <w:pPr>
        <w:pStyle w:val="Rubric"/>
      </w:pPr>
      <w:bookmarkStart w:id="1387" w:name="_Toc410196209"/>
      <w:bookmarkStart w:id="1388" w:name="_Toc410196451"/>
      <w:bookmarkStart w:id="1389" w:name="_Toc410196953"/>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7F3DC96" w14:textId="77777777" w:rsidR="00E30E2D" w:rsidRDefault="00E30E2D" w:rsidP="00E30E2D">
      <w:pPr>
        <w:pStyle w:val="Heading3"/>
      </w:pPr>
      <w:bookmarkStart w:id="1390" w:name="_Toc436645334"/>
      <w:r>
        <w:t>January 21 (31) / Meshir 5: St. Apollo the Friend of St. Apip</w:t>
      </w:r>
      <w:bookmarkEnd w:id="1390"/>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64541C">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64541C">
        <w:rPr>
          <w:noProof/>
        </w:rPr>
        <w:t>606</w:t>
      </w:r>
      <w:r w:rsidR="002409EF">
        <w:fldChar w:fldCharType="end"/>
      </w:r>
      <w:r>
        <w:t>.</w:t>
      </w:r>
    </w:p>
    <w:p w14:paraId="03E5B08D" w14:textId="77777777" w:rsidR="00495F1A" w:rsidRDefault="00495F1A" w:rsidP="00495F1A">
      <w:pPr>
        <w:pStyle w:val="Heading2"/>
      </w:pPr>
      <w:bookmarkStart w:id="1391" w:name="_Toc436645226"/>
      <w:bookmarkStart w:id="1392" w:name="February"/>
      <w:bookmarkEnd w:id="1311"/>
      <w:r>
        <w:lastRenderedPageBreak/>
        <w:t>February</w:t>
      </w:r>
      <w:bookmarkEnd w:id="1387"/>
      <w:bookmarkEnd w:id="1388"/>
      <w:bookmarkEnd w:id="1389"/>
      <w:r w:rsidR="00C30529">
        <w:t xml:space="preserve"> or </w:t>
      </w:r>
      <w:r w:rsidR="00C30529">
        <w:rPr>
          <w:rFonts w:ascii="FreeSerifAvvaShenouda" w:hAnsi="FreeSerifAvvaShenouda" w:cs="FreeSerifAvvaShenouda"/>
        </w:rPr>
        <w:t>Ⲙϣⲓⲣ</w:t>
      </w:r>
      <w:bookmarkEnd w:id="1391"/>
    </w:p>
    <w:bookmarkStart w:id="1393" w:name="_Toc410196210" w:displacedByCustomXml="next"/>
    <w:bookmarkStart w:id="1394" w:name="_Toc410196452" w:displacedByCustomXml="next"/>
    <w:bookmarkStart w:id="1395" w:name="_Toc410196954" w:displacedByCustomXml="next"/>
    <w:sdt>
      <w:sdtPr>
        <w:id w:val="603392108"/>
        <w:docPartObj>
          <w:docPartGallery w:val="Table of Contents"/>
          <w:docPartUnique/>
        </w:docPartObj>
      </w:sdtPr>
      <w:sdtEndPr>
        <w:rPr>
          <w:b/>
          <w:bCs/>
          <w:noProof/>
        </w:rPr>
      </w:sdtEndPr>
      <w:sdtContent>
        <w:p w14:paraId="2647E7C2"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36645335" w:history="1">
            <w:r w:rsidR="0064541C" w:rsidRPr="00703332">
              <w:rPr>
                <w:rStyle w:val="Hyperlink"/>
                <w:noProof/>
              </w:rPr>
              <w:t>February 2 (3): Meshir 8: The Entrance into the Temple</w:t>
            </w:r>
            <w:r w:rsidR="0064541C">
              <w:rPr>
                <w:noProof/>
                <w:webHidden/>
              </w:rPr>
              <w:tab/>
            </w:r>
            <w:r w:rsidR="0064541C">
              <w:rPr>
                <w:noProof/>
                <w:webHidden/>
              </w:rPr>
              <w:fldChar w:fldCharType="begin"/>
            </w:r>
            <w:r w:rsidR="0064541C">
              <w:rPr>
                <w:noProof/>
                <w:webHidden/>
              </w:rPr>
              <w:instrText xml:space="preserve"> PAGEREF _Toc436645335 \h </w:instrText>
            </w:r>
            <w:r w:rsidR="0064541C">
              <w:rPr>
                <w:noProof/>
                <w:webHidden/>
              </w:rPr>
            </w:r>
            <w:r w:rsidR="0064541C">
              <w:rPr>
                <w:noProof/>
                <w:webHidden/>
              </w:rPr>
              <w:fldChar w:fldCharType="separate"/>
            </w:r>
            <w:r w:rsidR="0064541C">
              <w:rPr>
                <w:noProof/>
                <w:webHidden/>
              </w:rPr>
              <w:t>752</w:t>
            </w:r>
            <w:r w:rsidR="0064541C">
              <w:rPr>
                <w:noProof/>
                <w:webHidden/>
              </w:rPr>
              <w:fldChar w:fldCharType="end"/>
            </w:r>
          </w:hyperlink>
        </w:p>
        <w:p w14:paraId="2F92B35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36" w:history="1">
            <w:r w:rsidR="0064541C" w:rsidRPr="00703332">
              <w:rPr>
                <w:rStyle w:val="Hyperlink"/>
                <w:noProof/>
              </w:rPr>
              <w:t>February 4 (5) / Meshir 10: Martyrdom of St. James the Son of Alphaeus</w:t>
            </w:r>
            <w:r w:rsidR="0064541C">
              <w:rPr>
                <w:noProof/>
                <w:webHidden/>
              </w:rPr>
              <w:tab/>
            </w:r>
            <w:r w:rsidR="0064541C">
              <w:rPr>
                <w:noProof/>
                <w:webHidden/>
              </w:rPr>
              <w:fldChar w:fldCharType="begin"/>
            </w:r>
            <w:r w:rsidR="0064541C">
              <w:rPr>
                <w:noProof/>
                <w:webHidden/>
              </w:rPr>
              <w:instrText xml:space="preserve"> PAGEREF _Toc436645336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29F74E2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37" w:history="1">
            <w:r w:rsidR="0064541C" w:rsidRPr="00703332">
              <w:rPr>
                <w:rStyle w:val="Hyperlink"/>
                <w:noProof/>
              </w:rPr>
              <w:t>February 6 (7) / Meshir 12: Commemoration of Archangel Michael</w:t>
            </w:r>
            <w:r w:rsidR="0064541C">
              <w:rPr>
                <w:noProof/>
                <w:webHidden/>
              </w:rPr>
              <w:tab/>
            </w:r>
            <w:r w:rsidR="0064541C">
              <w:rPr>
                <w:noProof/>
                <w:webHidden/>
              </w:rPr>
              <w:fldChar w:fldCharType="begin"/>
            </w:r>
            <w:r w:rsidR="0064541C">
              <w:rPr>
                <w:noProof/>
                <w:webHidden/>
              </w:rPr>
              <w:instrText xml:space="preserve"> PAGEREF _Toc436645337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0F7EDCF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38" w:history="1">
            <w:r w:rsidR="0064541C" w:rsidRPr="00703332">
              <w:rPr>
                <w:rStyle w:val="Hyperlink"/>
                <w:noProof/>
              </w:rPr>
              <w:t>February 8 (9) / Meshir 14: The Departure of St. Severus</w:t>
            </w:r>
            <w:r w:rsidR="0064541C">
              <w:rPr>
                <w:noProof/>
                <w:webHidden/>
              </w:rPr>
              <w:tab/>
            </w:r>
            <w:r w:rsidR="0064541C">
              <w:rPr>
                <w:noProof/>
                <w:webHidden/>
              </w:rPr>
              <w:fldChar w:fldCharType="begin"/>
            </w:r>
            <w:r w:rsidR="0064541C">
              <w:rPr>
                <w:noProof/>
                <w:webHidden/>
              </w:rPr>
              <w:instrText xml:space="preserve"> PAGEREF _Toc436645338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10EF56DC"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39" w:history="1">
            <w:r w:rsidR="0064541C" w:rsidRPr="00703332">
              <w:rPr>
                <w:rStyle w:val="Hyperlink"/>
                <w:noProof/>
              </w:rPr>
              <w:t>February 10 (11) / Meshir 16: Isaac the Syrian</w:t>
            </w:r>
            <w:r w:rsidR="0064541C">
              <w:rPr>
                <w:noProof/>
                <w:webHidden/>
              </w:rPr>
              <w:tab/>
            </w:r>
            <w:r w:rsidR="0064541C">
              <w:rPr>
                <w:noProof/>
                <w:webHidden/>
              </w:rPr>
              <w:fldChar w:fldCharType="begin"/>
            </w:r>
            <w:r w:rsidR="0064541C">
              <w:rPr>
                <w:noProof/>
                <w:webHidden/>
              </w:rPr>
              <w:instrText xml:space="preserve"> PAGEREF _Toc436645339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8E3DDB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40" w:history="1">
            <w:r w:rsidR="0064541C" w:rsidRPr="00703332">
              <w:rPr>
                <w:rStyle w:val="Hyperlink"/>
                <w:noProof/>
              </w:rPr>
              <w:t>February 15 (16) / Meshir 21: Commemoration of the Theotokos</w:t>
            </w:r>
            <w:r w:rsidR="0064541C">
              <w:rPr>
                <w:noProof/>
                <w:webHidden/>
              </w:rPr>
              <w:tab/>
            </w:r>
            <w:r w:rsidR="0064541C">
              <w:rPr>
                <w:noProof/>
                <w:webHidden/>
              </w:rPr>
              <w:fldChar w:fldCharType="begin"/>
            </w:r>
            <w:r w:rsidR="0064541C">
              <w:rPr>
                <w:noProof/>
                <w:webHidden/>
              </w:rPr>
              <w:instrText xml:space="preserve"> PAGEREF _Toc436645340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68BD53E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41" w:history="1">
            <w:r w:rsidR="0064541C" w:rsidRPr="00703332">
              <w:rPr>
                <w:rStyle w:val="Hyperlink"/>
                <w:noProof/>
              </w:rPr>
              <w:t>February 15 (16) / Meshir 21: Also Martyrdom of St. Onesimus, the Disciple of St. Paul</w:t>
            </w:r>
            <w:r w:rsidR="0064541C">
              <w:rPr>
                <w:noProof/>
                <w:webHidden/>
              </w:rPr>
              <w:tab/>
            </w:r>
            <w:r w:rsidR="0064541C">
              <w:rPr>
                <w:noProof/>
                <w:webHidden/>
              </w:rPr>
              <w:fldChar w:fldCharType="begin"/>
            </w:r>
            <w:r w:rsidR="0064541C">
              <w:rPr>
                <w:noProof/>
                <w:webHidden/>
              </w:rPr>
              <w:instrText xml:space="preserve"> PAGEREF _Toc436645341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4248950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42" w:history="1">
            <w:r w:rsidR="0064541C" w:rsidRPr="00703332">
              <w:rPr>
                <w:rStyle w:val="Hyperlink"/>
                <w:noProof/>
              </w:rPr>
              <w:t>February 23 (24) / Meshir 29: Commemoration of the Annunciation, Nativity, and Resurrection on the 29</w:t>
            </w:r>
            <w:r w:rsidR="0064541C" w:rsidRPr="00703332">
              <w:rPr>
                <w:rStyle w:val="Hyperlink"/>
                <w:noProof/>
                <w:vertAlign w:val="superscript"/>
              </w:rPr>
              <w:t>th</w:t>
            </w:r>
            <w:r w:rsidR="0064541C" w:rsidRPr="0070333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_Toc436645342 \h </w:instrText>
            </w:r>
            <w:r w:rsidR="0064541C">
              <w:rPr>
                <w:noProof/>
                <w:webHidden/>
              </w:rPr>
            </w:r>
            <w:r w:rsidR="0064541C">
              <w:rPr>
                <w:noProof/>
                <w:webHidden/>
              </w:rPr>
              <w:fldChar w:fldCharType="separate"/>
            </w:r>
            <w:r w:rsidR="0064541C">
              <w:rPr>
                <w:noProof/>
                <w:webHidden/>
              </w:rPr>
              <w:t>753</w:t>
            </w:r>
            <w:r w:rsidR="0064541C">
              <w:rPr>
                <w:noProof/>
                <w:webHidden/>
              </w:rPr>
              <w:fldChar w:fldCharType="end"/>
            </w:r>
          </w:hyperlink>
        </w:p>
        <w:p w14:paraId="75899AF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43" w:history="1">
            <w:r w:rsidR="0064541C" w:rsidRPr="00703332">
              <w:rPr>
                <w:rStyle w:val="Hyperlink"/>
                <w:noProof/>
              </w:rPr>
              <w:t>February 24 (25) / Meshir 30: Appearance of the Head of St. John the Baptist</w:t>
            </w:r>
            <w:r w:rsidR="0064541C">
              <w:rPr>
                <w:noProof/>
                <w:webHidden/>
              </w:rPr>
              <w:tab/>
            </w:r>
            <w:r w:rsidR="0064541C">
              <w:rPr>
                <w:noProof/>
                <w:webHidden/>
              </w:rPr>
              <w:fldChar w:fldCharType="begin"/>
            </w:r>
            <w:r w:rsidR="0064541C">
              <w:rPr>
                <w:noProof/>
                <w:webHidden/>
              </w:rPr>
              <w:instrText xml:space="preserve"> PAGEREF _Toc436645343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3B0AA769"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44" w:history="1">
            <w:r w:rsidR="0064541C" w:rsidRPr="00703332">
              <w:rPr>
                <w:rStyle w:val="Hyperlink"/>
                <w:noProof/>
              </w:rPr>
              <w:t>February 24 (25) / Meshir 30: Also St. Cyril VI</w:t>
            </w:r>
            <w:r w:rsidR="0064541C">
              <w:rPr>
                <w:noProof/>
                <w:webHidden/>
              </w:rPr>
              <w:tab/>
            </w:r>
            <w:r w:rsidR="0064541C">
              <w:rPr>
                <w:noProof/>
                <w:webHidden/>
              </w:rPr>
              <w:fldChar w:fldCharType="begin"/>
            </w:r>
            <w:r w:rsidR="0064541C">
              <w:rPr>
                <w:noProof/>
                <w:webHidden/>
              </w:rPr>
              <w:instrText xml:space="preserve"> PAGEREF _Toc436645344 \h </w:instrText>
            </w:r>
            <w:r w:rsidR="0064541C">
              <w:rPr>
                <w:noProof/>
                <w:webHidden/>
              </w:rPr>
            </w:r>
            <w:r w:rsidR="0064541C">
              <w:rPr>
                <w:noProof/>
                <w:webHidden/>
              </w:rPr>
              <w:fldChar w:fldCharType="separate"/>
            </w:r>
            <w:r w:rsidR="0064541C">
              <w:rPr>
                <w:noProof/>
                <w:webHidden/>
              </w:rPr>
              <w:t>754</w:t>
            </w:r>
            <w:r w:rsidR="0064541C">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6" w:name="_Toc436645335"/>
      <w:r>
        <w:lastRenderedPageBreak/>
        <w:t xml:space="preserve">February 2 (3): Meshir 8: </w:t>
      </w:r>
      <w:r w:rsidR="00495F1A">
        <w:t>The Entrance into the Temple</w:t>
      </w:r>
      <w:bookmarkEnd w:id="1395"/>
      <w:bookmarkEnd w:id="1394"/>
      <w:bookmarkEnd w:id="1393"/>
      <w:bookmarkEnd w:id="1396"/>
    </w:p>
    <w:p w14:paraId="6E92944D" w14:textId="77777777" w:rsidR="00C30529" w:rsidRDefault="00C30529" w:rsidP="00124ADD">
      <w:pPr>
        <w:pStyle w:val="Heading4"/>
      </w:pPr>
      <w:bookmarkStart w:id="1397" w:name="_Ref434477815"/>
      <w:r>
        <w:t>The Doxology</w:t>
      </w:r>
      <w:r w:rsidR="00E21EA3">
        <w:t xml:space="preserve"> for the Entrance into the Temple</w:t>
      </w:r>
      <w:bookmarkEnd w:id="13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 xml:space="preserve">And His </w:t>
            </w:r>
            <w:proofErr w:type="gramStart"/>
            <w:r>
              <w:t>good</w:t>
            </w:r>
            <w:proofErr w:type="gramEnd"/>
            <w:r>
              <w:t xml:space="preserve">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64541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64541C">
        <w:rPr>
          <w:noProof/>
        </w:rPr>
        <w:t>690</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64541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64541C">
        <w:rPr>
          <w:noProof/>
        </w:rPr>
        <w:t>694</w:t>
      </w:r>
      <w:r w:rsidR="002409EF">
        <w:fldChar w:fldCharType="end"/>
      </w:r>
      <w:r w:rsidR="002409EF">
        <w:t>.</w:t>
      </w:r>
    </w:p>
    <w:p w14:paraId="531960F8" w14:textId="77777777" w:rsidR="007F571C" w:rsidRDefault="007F571C" w:rsidP="007F571C">
      <w:pPr>
        <w:pStyle w:val="Heading3"/>
      </w:pPr>
      <w:bookmarkStart w:id="1398" w:name="_Toc436645336"/>
      <w:r>
        <w:t>February 4 (5) / Meshir 10: Martyrdom of St. James the Son of Alphaeus</w:t>
      </w:r>
      <w:bookmarkEnd w:id="1398"/>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38E9A04" w14:textId="77777777" w:rsidR="00DD5136" w:rsidRDefault="00DD5136" w:rsidP="00DD5136">
      <w:pPr>
        <w:pStyle w:val="Heading3"/>
      </w:pPr>
      <w:bookmarkStart w:id="1399" w:name="_Toc436645337"/>
      <w:r>
        <w:t>February 6 (7) / Meshir 12: Commemoration of Archangel Michael</w:t>
      </w:r>
      <w:bookmarkEnd w:id="1399"/>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5D2675" w14:textId="77777777" w:rsidR="000274A5" w:rsidRDefault="000274A5" w:rsidP="000274A5">
      <w:pPr>
        <w:pStyle w:val="Heading3"/>
      </w:pPr>
      <w:bookmarkStart w:id="1400" w:name="_Toc436645338"/>
      <w:r>
        <w:t>February 8 (9) / Meshir 14: The Departure of St. Severus</w:t>
      </w:r>
      <w:bookmarkEnd w:id="1400"/>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64541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64541C">
        <w:rPr>
          <w:noProof/>
        </w:rPr>
        <w:t>599</w:t>
      </w:r>
      <w:r w:rsidR="002409EF">
        <w:fldChar w:fldCharType="end"/>
      </w:r>
      <w:r>
        <w:t>.</w:t>
      </w:r>
    </w:p>
    <w:p w14:paraId="1AE071A5" w14:textId="77777777" w:rsidR="00420011" w:rsidRDefault="00420011" w:rsidP="00420011">
      <w:pPr>
        <w:pStyle w:val="Heading3"/>
      </w:pPr>
      <w:bookmarkStart w:id="1401" w:name="_Toc436645339"/>
      <w:r>
        <w:t>February 10 (11) / Meshir 16: Isaac the Syrian</w:t>
      </w:r>
      <w:bookmarkEnd w:id="1401"/>
    </w:p>
    <w:p w14:paraId="2F7479F8" w14:textId="77777777" w:rsidR="005329C1" w:rsidRDefault="005242D1" w:rsidP="005329C1">
      <w:pPr>
        <w:pStyle w:val="Heading3"/>
      </w:pPr>
      <w:bookmarkStart w:id="1402" w:name="_Toc436645340"/>
      <w:r>
        <w:t>February</w:t>
      </w:r>
      <w:r w:rsidR="005329C1">
        <w:t xml:space="preserve"> 15 (16) / Meshir 21: Commemoration of the Theotokos</w:t>
      </w:r>
      <w:bookmarkEnd w:id="1402"/>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6DD82E8A" w14:textId="77777777" w:rsidR="00160DE3" w:rsidRDefault="00160DE3" w:rsidP="00160DE3">
      <w:pPr>
        <w:pStyle w:val="Heading3"/>
      </w:pPr>
      <w:bookmarkStart w:id="1403" w:name="_Toc436645341"/>
      <w:r>
        <w:t>February 15 (16) / Meshir 21: Also Martyrdom of St. Onesimus, the Disciple of St. Paul</w:t>
      </w:r>
      <w:bookmarkEnd w:id="1403"/>
    </w:p>
    <w:p w14:paraId="197E567A" w14:textId="77777777" w:rsidR="00B52D77" w:rsidRDefault="00B52D77" w:rsidP="00B52D77">
      <w:pPr>
        <w:pStyle w:val="Heading3"/>
      </w:pPr>
      <w:bookmarkStart w:id="1404" w:name="_Toc436645342"/>
      <w:r>
        <w:t>February 23 (24) / Meshir 29: Commemoration of the Annunciation, Nativity, and Resurrection on the 29</w:t>
      </w:r>
      <w:r w:rsidRPr="00C0205C">
        <w:rPr>
          <w:vertAlign w:val="superscript"/>
        </w:rPr>
        <w:t>th</w:t>
      </w:r>
      <w:r>
        <w:t xml:space="preserve"> of Every Month</w:t>
      </w:r>
      <w:bookmarkEnd w:id="1404"/>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3720C5F" w14:textId="77777777" w:rsidR="005242D1" w:rsidRDefault="005242D1" w:rsidP="005242D1">
      <w:pPr>
        <w:pStyle w:val="Heading3"/>
      </w:pPr>
      <w:bookmarkStart w:id="1405" w:name="_Toc436645343"/>
      <w:r>
        <w:lastRenderedPageBreak/>
        <w:t>February 24 (25) / Meshir 30: Appearance of the Head of St. John the Baptist</w:t>
      </w:r>
      <w:bookmarkEnd w:id="1405"/>
    </w:p>
    <w:p w14:paraId="49513F8D" w14:textId="77777777" w:rsidR="00191A26" w:rsidRDefault="00191A26" w:rsidP="00191A26">
      <w:pPr>
        <w:pStyle w:val="Rubric"/>
      </w:pPr>
      <w:bookmarkStart w:id="1406" w:name="_Toc410196211"/>
      <w:bookmarkStart w:id="1407" w:name="_Toc410196453"/>
      <w:bookmarkStart w:id="1408" w:name="_Toc410196955"/>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4CFFD00D" w14:textId="77777777" w:rsidR="001779C0" w:rsidRDefault="001779C0" w:rsidP="001779C0">
      <w:pPr>
        <w:pStyle w:val="Heading3"/>
      </w:pPr>
      <w:bookmarkStart w:id="1409" w:name="_Toc436645344"/>
      <w:r>
        <w:t>February 24 (25) / Meshir 30: Also St. Cyril VI</w:t>
      </w:r>
      <w:bookmarkEnd w:id="1409"/>
    </w:p>
    <w:p w14:paraId="0CDD55AC" w14:textId="77777777" w:rsidR="001779C0" w:rsidRDefault="001779C0" w:rsidP="001779C0">
      <w:pPr>
        <w:pStyle w:val="Heading4"/>
      </w:pPr>
      <w:bookmarkStart w:id="1410" w:name="_Ref434492506"/>
      <w:r>
        <w:t>The Doxology</w:t>
      </w:r>
      <w:r w:rsidR="00B82753">
        <w:t xml:space="preserve"> for St. Cyril VI</w:t>
      </w:r>
      <w:r>
        <w:rPr>
          <w:rStyle w:val="FootnoteReference"/>
        </w:rPr>
        <w:footnoteReference w:id="507"/>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1" w:name="_Toc436645227"/>
      <w:bookmarkStart w:id="1412" w:name="March"/>
      <w:bookmarkEnd w:id="1392"/>
      <w:r>
        <w:lastRenderedPageBreak/>
        <w:t>March</w:t>
      </w:r>
      <w:bookmarkEnd w:id="1406"/>
      <w:bookmarkEnd w:id="1407"/>
      <w:bookmarkEnd w:id="1408"/>
      <w:r w:rsidR="00C30529">
        <w:t xml:space="preserve"> or </w:t>
      </w:r>
      <w:r w:rsidR="00C30529">
        <w:rPr>
          <w:rFonts w:ascii="FreeSerifAvvaShenouda" w:hAnsi="FreeSerifAvvaShenouda" w:cs="FreeSerifAvvaShenouda"/>
        </w:rPr>
        <w:t>Ⲡⲁⲣⲙϩⲟⲧⲡ</w:t>
      </w:r>
      <w:bookmarkEnd w:id="1411"/>
    </w:p>
    <w:bookmarkStart w:id="1413" w:name="_Toc410196212" w:displacedByCustomXml="next"/>
    <w:bookmarkStart w:id="1414" w:name="_Toc410196454" w:displacedByCustomXml="next"/>
    <w:bookmarkStart w:id="1415" w:name="_Toc410196956" w:displacedByCustomXml="next"/>
    <w:sdt>
      <w:sdtPr>
        <w:id w:val="-1351720020"/>
        <w:docPartObj>
          <w:docPartGallery w:val="Table of Contents"/>
          <w:docPartUnique/>
        </w:docPartObj>
      </w:sdtPr>
      <w:sdtEndPr>
        <w:rPr>
          <w:b/>
          <w:bCs/>
          <w:noProof/>
        </w:rPr>
      </w:sdtEndPr>
      <w:sdtContent>
        <w:p w14:paraId="4CF4A08D"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36645345" w:history="1">
            <w:r w:rsidR="0064541C" w:rsidRPr="00613B74">
              <w:rPr>
                <w:rStyle w:val="Hyperlink"/>
                <w:noProof/>
              </w:rPr>
              <w:t>March 2: Departure of St. Chad of Mercia</w:t>
            </w:r>
            <w:r w:rsidR="0064541C">
              <w:rPr>
                <w:noProof/>
                <w:webHidden/>
              </w:rPr>
              <w:tab/>
            </w:r>
            <w:r w:rsidR="0064541C">
              <w:rPr>
                <w:noProof/>
                <w:webHidden/>
              </w:rPr>
              <w:fldChar w:fldCharType="begin"/>
            </w:r>
            <w:r w:rsidR="0064541C">
              <w:rPr>
                <w:noProof/>
                <w:webHidden/>
              </w:rPr>
              <w:instrText xml:space="preserve"> PAGEREF _Toc436645345 \h </w:instrText>
            </w:r>
            <w:r w:rsidR="0064541C">
              <w:rPr>
                <w:noProof/>
                <w:webHidden/>
              </w:rPr>
            </w:r>
            <w:r w:rsidR="0064541C">
              <w:rPr>
                <w:noProof/>
                <w:webHidden/>
              </w:rPr>
              <w:fldChar w:fldCharType="separate"/>
            </w:r>
            <w:r w:rsidR="0064541C">
              <w:rPr>
                <w:noProof/>
                <w:webHidden/>
              </w:rPr>
              <w:t>757</w:t>
            </w:r>
            <w:r w:rsidR="0064541C">
              <w:rPr>
                <w:noProof/>
                <w:webHidden/>
              </w:rPr>
              <w:fldChar w:fldCharType="end"/>
            </w:r>
          </w:hyperlink>
        </w:p>
        <w:p w14:paraId="5FC02A6C"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46" w:history="1">
            <w:r w:rsidR="0064541C" w:rsidRPr="00613B74">
              <w:rPr>
                <w:rStyle w:val="Hyperlink"/>
                <w:noProof/>
              </w:rPr>
              <w:t>March 4 / Phamenoth 8: Martyrdom of St. Matthias the Apostle</w:t>
            </w:r>
            <w:r w:rsidR="0064541C">
              <w:rPr>
                <w:noProof/>
                <w:webHidden/>
              </w:rPr>
              <w:tab/>
            </w:r>
            <w:r w:rsidR="0064541C">
              <w:rPr>
                <w:noProof/>
                <w:webHidden/>
              </w:rPr>
              <w:fldChar w:fldCharType="begin"/>
            </w:r>
            <w:r w:rsidR="0064541C">
              <w:rPr>
                <w:noProof/>
                <w:webHidden/>
              </w:rPr>
              <w:instrText xml:space="preserve"> PAGEREF _Toc436645346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6A284BF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47" w:history="1">
            <w:r w:rsidR="0064541C" w:rsidRPr="00613B74">
              <w:rPr>
                <w:rStyle w:val="Hyperlink"/>
                <w:noProof/>
              </w:rPr>
              <w:t>March 6 / Phamenoth 10: The Finding of the Holy Cross</w:t>
            </w:r>
            <w:r w:rsidR="0064541C">
              <w:rPr>
                <w:noProof/>
                <w:webHidden/>
              </w:rPr>
              <w:tab/>
            </w:r>
            <w:r w:rsidR="0064541C">
              <w:rPr>
                <w:noProof/>
                <w:webHidden/>
              </w:rPr>
              <w:fldChar w:fldCharType="begin"/>
            </w:r>
            <w:r w:rsidR="0064541C">
              <w:rPr>
                <w:noProof/>
                <w:webHidden/>
              </w:rPr>
              <w:instrText xml:space="preserve"> PAGEREF _Toc436645347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26F7680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48" w:history="1">
            <w:r w:rsidR="0064541C" w:rsidRPr="00613B74">
              <w:rPr>
                <w:rStyle w:val="Hyperlink"/>
                <w:noProof/>
              </w:rPr>
              <w:t>March 8 / Phamenoth 12: Commemoration of Archangel Michael</w:t>
            </w:r>
            <w:r w:rsidR="0064541C">
              <w:rPr>
                <w:noProof/>
                <w:webHidden/>
              </w:rPr>
              <w:tab/>
            </w:r>
            <w:r w:rsidR="0064541C">
              <w:rPr>
                <w:noProof/>
                <w:webHidden/>
              </w:rPr>
              <w:fldChar w:fldCharType="begin"/>
            </w:r>
            <w:r w:rsidR="0064541C">
              <w:rPr>
                <w:noProof/>
                <w:webHidden/>
              </w:rPr>
              <w:instrText xml:space="preserve"> PAGEREF _Toc436645348 \h </w:instrText>
            </w:r>
            <w:r w:rsidR="0064541C">
              <w:rPr>
                <w:noProof/>
                <w:webHidden/>
              </w:rPr>
            </w:r>
            <w:r w:rsidR="0064541C">
              <w:rPr>
                <w:noProof/>
                <w:webHidden/>
              </w:rPr>
              <w:fldChar w:fldCharType="separate"/>
            </w:r>
            <w:r w:rsidR="0064541C">
              <w:rPr>
                <w:noProof/>
                <w:webHidden/>
              </w:rPr>
              <w:t>758</w:t>
            </w:r>
            <w:r w:rsidR="0064541C">
              <w:rPr>
                <w:noProof/>
                <w:webHidden/>
              </w:rPr>
              <w:fldChar w:fldCharType="end"/>
            </w:r>
          </w:hyperlink>
        </w:p>
        <w:p w14:paraId="7C5E7C7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49" w:history="1">
            <w:r w:rsidR="0064541C" w:rsidRPr="00613B74">
              <w:rPr>
                <w:rStyle w:val="Hyperlink"/>
                <w:noProof/>
              </w:rPr>
              <w:t>March 9 / Phamenoth 13: Return of St. Macarius the Great and St. Macarius of Alexandria from Exile</w:t>
            </w:r>
            <w:r w:rsidR="0064541C">
              <w:rPr>
                <w:noProof/>
                <w:webHidden/>
              </w:rPr>
              <w:tab/>
            </w:r>
            <w:r w:rsidR="0064541C">
              <w:rPr>
                <w:noProof/>
                <w:webHidden/>
              </w:rPr>
              <w:fldChar w:fldCharType="begin"/>
            </w:r>
            <w:r w:rsidR="0064541C">
              <w:rPr>
                <w:noProof/>
                <w:webHidden/>
              </w:rPr>
              <w:instrText xml:space="preserve"> PAGEREF _Toc436645349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4FDA4D6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50" w:history="1">
            <w:r w:rsidR="0064541C" w:rsidRPr="00613B74">
              <w:rPr>
                <w:rStyle w:val="Hyperlink"/>
                <w:noProof/>
              </w:rPr>
              <w:t>March 15 / Phamenoth 19: Martyrdom of St. Aristobulus the Apostle</w:t>
            </w:r>
            <w:r w:rsidR="0064541C">
              <w:rPr>
                <w:noProof/>
                <w:webHidden/>
              </w:rPr>
              <w:tab/>
            </w:r>
            <w:r w:rsidR="0064541C">
              <w:rPr>
                <w:noProof/>
                <w:webHidden/>
              </w:rPr>
              <w:fldChar w:fldCharType="begin"/>
            </w:r>
            <w:r w:rsidR="0064541C">
              <w:rPr>
                <w:noProof/>
                <w:webHidden/>
              </w:rPr>
              <w:instrText xml:space="preserve"> PAGEREF _Toc436645350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04D856A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51" w:history="1">
            <w:r w:rsidR="0064541C" w:rsidRPr="00613B74">
              <w:rPr>
                <w:rStyle w:val="Hyperlink"/>
                <w:noProof/>
              </w:rPr>
              <w:t>March 17 / Phamenoth 21: Commemoration of the Theotokos</w:t>
            </w:r>
            <w:r w:rsidR="0064541C">
              <w:rPr>
                <w:noProof/>
                <w:webHidden/>
              </w:rPr>
              <w:tab/>
            </w:r>
            <w:r w:rsidR="0064541C">
              <w:rPr>
                <w:noProof/>
                <w:webHidden/>
              </w:rPr>
              <w:fldChar w:fldCharType="begin"/>
            </w:r>
            <w:r w:rsidR="0064541C">
              <w:rPr>
                <w:noProof/>
                <w:webHidden/>
              </w:rPr>
              <w:instrText xml:space="preserve"> PAGEREF _Toc436645351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7A808C7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52" w:history="1">
            <w:r w:rsidR="0064541C" w:rsidRPr="00613B74">
              <w:rPr>
                <w:rStyle w:val="Hyperlink"/>
                <w:noProof/>
              </w:rPr>
              <w:t>March 23 / Phamenoth 27: St. Macarius the Great</w:t>
            </w:r>
            <w:r w:rsidR="0064541C">
              <w:rPr>
                <w:noProof/>
                <w:webHidden/>
              </w:rPr>
              <w:tab/>
            </w:r>
            <w:r w:rsidR="0064541C">
              <w:rPr>
                <w:noProof/>
                <w:webHidden/>
              </w:rPr>
              <w:fldChar w:fldCharType="begin"/>
            </w:r>
            <w:r w:rsidR="0064541C">
              <w:rPr>
                <w:noProof/>
                <w:webHidden/>
              </w:rPr>
              <w:instrText xml:space="preserve"> PAGEREF _Toc436645352 \h </w:instrText>
            </w:r>
            <w:r w:rsidR="0064541C">
              <w:rPr>
                <w:noProof/>
                <w:webHidden/>
              </w:rPr>
            </w:r>
            <w:r w:rsidR="0064541C">
              <w:rPr>
                <w:noProof/>
                <w:webHidden/>
              </w:rPr>
              <w:fldChar w:fldCharType="separate"/>
            </w:r>
            <w:r w:rsidR="0064541C">
              <w:rPr>
                <w:noProof/>
                <w:webHidden/>
              </w:rPr>
              <w:t>759</w:t>
            </w:r>
            <w:r w:rsidR="0064541C">
              <w:rPr>
                <w:noProof/>
                <w:webHidden/>
              </w:rPr>
              <w:fldChar w:fldCharType="end"/>
            </w:r>
          </w:hyperlink>
        </w:p>
        <w:p w14:paraId="3099CEF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53" w:history="1">
            <w:r w:rsidR="0064541C" w:rsidRPr="00613B74">
              <w:rPr>
                <w:rStyle w:val="Hyperlink"/>
                <w:noProof/>
              </w:rPr>
              <w:t>March 25 / Phamenoth 29: Annunciation</w:t>
            </w:r>
            <w:r w:rsidR="0064541C">
              <w:rPr>
                <w:noProof/>
                <w:webHidden/>
              </w:rPr>
              <w:tab/>
            </w:r>
            <w:r w:rsidR="0064541C">
              <w:rPr>
                <w:noProof/>
                <w:webHidden/>
              </w:rPr>
              <w:fldChar w:fldCharType="begin"/>
            </w:r>
            <w:r w:rsidR="0064541C">
              <w:rPr>
                <w:noProof/>
                <w:webHidden/>
              </w:rPr>
              <w:instrText xml:space="preserve"> PAGEREF _Toc436645353 \h </w:instrText>
            </w:r>
            <w:r w:rsidR="0064541C">
              <w:rPr>
                <w:noProof/>
                <w:webHidden/>
              </w:rPr>
            </w:r>
            <w:r w:rsidR="0064541C">
              <w:rPr>
                <w:noProof/>
                <w:webHidden/>
              </w:rPr>
              <w:fldChar w:fldCharType="separate"/>
            </w:r>
            <w:r w:rsidR="0064541C">
              <w:rPr>
                <w:noProof/>
                <w:webHidden/>
              </w:rPr>
              <w:t>763</w:t>
            </w:r>
            <w:r w:rsidR="0064541C">
              <w:rPr>
                <w:noProof/>
                <w:webHidden/>
              </w:rPr>
              <w:fldChar w:fldCharType="end"/>
            </w:r>
          </w:hyperlink>
        </w:p>
        <w:p w14:paraId="17A54E1F"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54" w:history="1">
            <w:r w:rsidR="0064541C" w:rsidRPr="00613B74">
              <w:rPr>
                <w:rStyle w:val="Hyperlink"/>
                <w:noProof/>
              </w:rPr>
              <w:t>March 26 / Phamenoth 30: Archangel Gabriel</w:t>
            </w:r>
            <w:r w:rsidR="0064541C">
              <w:rPr>
                <w:noProof/>
                <w:webHidden/>
              </w:rPr>
              <w:tab/>
            </w:r>
            <w:r w:rsidR="0064541C">
              <w:rPr>
                <w:noProof/>
                <w:webHidden/>
              </w:rPr>
              <w:fldChar w:fldCharType="begin"/>
            </w:r>
            <w:r w:rsidR="0064541C">
              <w:rPr>
                <w:noProof/>
                <w:webHidden/>
              </w:rPr>
              <w:instrText xml:space="preserve"> PAGEREF _Toc436645354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B2A8D2"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55" w:history="1">
            <w:r w:rsidR="0064541C" w:rsidRPr="00613B74">
              <w:rPr>
                <w:rStyle w:val="Hyperlink"/>
                <w:noProof/>
              </w:rPr>
              <w:t>March 28 / Pharamuthi 2: Martyrdom of St. James the son of Zebedee, the Apostles</w:t>
            </w:r>
            <w:r w:rsidR="0064541C">
              <w:rPr>
                <w:noProof/>
                <w:webHidden/>
              </w:rPr>
              <w:tab/>
            </w:r>
            <w:r w:rsidR="0064541C">
              <w:rPr>
                <w:noProof/>
                <w:webHidden/>
              </w:rPr>
              <w:fldChar w:fldCharType="begin"/>
            </w:r>
            <w:r w:rsidR="0064541C">
              <w:rPr>
                <w:noProof/>
                <w:webHidden/>
              </w:rPr>
              <w:instrText xml:space="preserve"> PAGEREF _Toc436645355 \h </w:instrText>
            </w:r>
            <w:r w:rsidR="0064541C">
              <w:rPr>
                <w:noProof/>
                <w:webHidden/>
              </w:rPr>
            </w:r>
            <w:r w:rsidR="0064541C">
              <w:rPr>
                <w:noProof/>
                <w:webHidden/>
              </w:rPr>
              <w:fldChar w:fldCharType="separate"/>
            </w:r>
            <w:r w:rsidR="0064541C">
              <w:rPr>
                <w:noProof/>
                <w:webHidden/>
              </w:rPr>
              <w:t>772</w:t>
            </w:r>
            <w:r w:rsidR="0064541C">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6" w:name="_Toc436645345"/>
      <w:r>
        <w:lastRenderedPageBreak/>
        <w:t>March 2: Departure of St. Chad of Mercia</w:t>
      </w:r>
      <w:r w:rsidR="00377E51">
        <w:rPr>
          <w:rStyle w:val="FootnoteReference"/>
        </w:rPr>
        <w:footnoteReference w:id="508"/>
      </w:r>
      <w:bookmarkEnd w:id="1416"/>
    </w:p>
    <w:p w14:paraId="668738F1" w14:textId="77777777" w:rsidR="006A140A" w:rsidRDefault="006A140A" w:rsidP="006A140A">
      <w:pPr>
        <w:pStyle w:val="Heading4"/>
      </w:pPr>
      <w:bookmarkStart w:id="1417" w:name="_Ref434492702"/>
      <w:r>
        <w:t>The Doxology</w:t>
      </w:r>
      <w:r w:rsidR="00B82753">
        <w:t xml:space="preserve"> for St. Chad of Mercia</w:t>
      </w:r>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18" w:name="_Toc436645346"/>
      <w:r>
        <w:t>March 4 / Phamenoth 8: Martyrdom of St. Matthias the Apostle</w:t>
      </w:r>
      <w:bookmarkEnd w:id="1418"/>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1FACE98" w14:textId="77777777" w:rsidR="00495F1A" w:rsidRDefault="00C30529" w:rsidP="00495F1A">
      <w:pPr>
        <w:pStyle w:val="Heading3"/>
      </w:pPr>
      <w:bookmarkStart w:id="1419" w:name="_Toc436645347"/>
      <w:r>
        <w:t xml:space="preserve">March 6 / Phamenoth 10: </w:t>
      </w:r>
      <w:r w:rsidR="00495F1A">
        <w:t>The Finding of the Holy Cross</w:t>
      </w:r>
      <w:bookmarkEnd w:id="1415"/>
      <w:bookmarkEnd w:id="1414"/>
      <w:bookmarkEnd w:id="1413"/>
      <w:bookmarkEnd w:id="1419"/>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64541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64541C">
        <w:rPr>
          <w:noProof/>
        </w:rPr>
        <w:t>575</w:t>
      </w:r>
      <w:r w:rsidR="002409EF">
        <w:fldChar w:fldCharType="end"/>
      </w:r>
      <w:r>
        <w:t>.</w:t>
      </w:r>
    </w:p>
    <w:p w14:paraId="26452189" w14:textId="77777777" w:rsidR="00DD5136" w:rsidRDefault="00DD5136" w:rsidP="00DD5136">
      <w:pPr>
        <w:pStyle w:val="Heading3"/>
      </w:pPr>
      <w:bookmarkStart w:id="1420" w:name="_Toc436645348"/>
      <w:r>
        <w:t>March 8 / Phamenoth</w:t>
      </w:r>
      <w:r w:rsidR="005329C1">
        <w:t xml:space="preserve"> 12</w:t>
      </w:r>
      <w:r>
        <w:t>: Commemoration of Archangel Michael</w:t>
      </w:r>
      <w:bookmarkEnd w:id="1420"/>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F095B73" w14:textId="77777777" w:rsidR="00494FE4" w:rsidRDefault="00494FE4" w:rsidP="00494FE4">
      <w:pPr>
        <w:pStyle w:val="Heading3"/>
      </w:pPr>
      <w:bookmarkStart w:id="1421" w:name="_Toc436645349"/>
      <w:r>
        <w:lastRenderedPageBreak/>
        <w:t>March 9 / Phamenoth 13: Return of St. Macarius the Great and St. Macarius of Alexandria from Exile</w:t>
      </w:r>
      <w:bookmarkEnd w:id="1421"/>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64541C">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64541C">
        <w:rPr>
          <w:noProof/>
        </w:rPr>
        <w:t>759</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64541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64541C">
        <w:rPr>
          <w:noProof/>
        </w:rPr>
        <w:t>778</w:t>
      </w:r>
      <w:r w:rsidR="002409EF">
        <w:fldChar w:fldCharType="end"/>
      </w:r>
      <w:r>
        <w:t>.</w:t>
      </w:r>
    </w:p>
    <w:p w14:paraId="15396FC9" w14:textId="77777777" w:rsidR="007F571C" w:rsidRDefault="007F571C" w:rsidP="007F571C">
      <w:pPr>
        <w:pStyle w:val="Heading3"/>
      </w:pPr>
      <w:bookmarkStart w:id="1422" w:name="_Toc436645350"/>
      <w:r>
        <w:t>March 15 / Phamenoth 19: Martyrdom of St. Aristobulus the Apostle</w:t>
      </w:r>
      <w:bookmarkEnd w:id="1422"/>
    </w:p>
    <w:p w14:paraId="57821F33" w14:textId="77777777" w:rsidR="00191A26" w:rsidRDefault="00191A26" w:rsidP="00191A26">
      <w:pPr>
        <w:pStyle w:val="Rubric"/>
      </w:pPr>
      <w:bookmarkStart w:id="1423" w:name="_Toc410196213"/>
      <w:bookmarkStart w:id="1424" w:name="_Toc410196455"/>
      <w:bookmarkStart w:id="1425" w:name="_Toc410196957"/>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5F3D5AC" w14:textId="77777777" w:rsidR="005329C1" w:rsidRDefault="005329C1" w:rsidP="005329C1">
      <w:pPr>
        <w:pStyle w:val="Heading3"/>
      </w:pPr>
      <w:bookmarkStart w:id="1426" w:name="_Toc436645351"/>
      <w:r>
        <w:t>March 17 / Phamenoth 21: Commemoration of the Theotokos</w:t>
      </w:r>
      <w:bookmarkEnd w:id="1426"/>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FA5DE0B" w14:textId="77777777" w:rsidR="00C30529" w:rsidRDefault="00C30529" w:rsidP="00C30529">
      <w:pPr>
        <w:pStyle w:val="Heading3"/>
      </w:pPr>
      <w:bookmarkStart w:id="1427" w:name="_Ref434563557"/>
      <w:bookmarkStart w:id="1428" w:name="_Toc436645352"/>
      <w:r>
        <w:t>March 23 / Phamenoth 27: St. Macarius the Great</w:t>
      </w:r>
      <w:bookmarkEnd w:id="1427"/>
      <w:bookmarkEnd w:id="1428"/>
    </w:p>
    <w:p w14:paraId="19445963" w14:textId="77777777" w:rsidR="003E7329" w:rsidRDefault="003E7329" w:rsidP="003E7329">
      <w:pPr>
        <w:pStyle w:val="Heading4"/>
      </w:pPr>
      <w:bookmarkStart w:id="1429" w:name="_Ref434490507"/>
      <w:r>
        <w:t>The Doxology of St. Macarius the Great</w:t>
      </w:r>
      <w:bookmarkEnd w:id="14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 xml:space="preserve">Who became a golden </w:t>
            </w:r>
            <w:proofErr w:type="gramStart"/>
            <w:r w:rsidRPr="004764BD">
              <w:t>candlestick,</w:t>
            </w:r>
            <w:proofErr w:type="gramEnd"/>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0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1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6" w:name="_Ref434490525"/>
      <w:r>
        <w:t>Another Doxology of St. Macarius the Great</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7" w:name="_Ref434490542"/>
      <w:r>
        <w:t>Another</w:t>
      </w:r>
      <w:r w:rsidR="00C30529">
        <w:t xml:space="preserve"> Doxology</w:t>
      </w:r>
      <w:r>
        <w:t xml:space="preserve"> of St. Macarius the Great</w:t>
      </w:r>
      <w:r>
        <w:rPr>
          <w:rStyle w:val="FootnoteReference"/>
        </w:rPr>
        <w:footnoteReference w:id="511"/>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38" w:name="_Toc436645353"/>
      <w:r>
        <w:t xml:space="preserve">March 25 / Phamenoth 29: </w:t>
      </w:r>
      <w:r w:rsidR="00495F1A">
        <w:t>Annunciation</w:t>
      </w:r>
      <w:bookmarkEnd w:id="1423"/>
      <w:bookmarkEnd w:id="1424"/>
      <w:bookmarkEnd w:id="1425"/>
      <w:bookmarkEnd w:id="1438"/>
    </w:p>
    <w:p w14:paraId="6F91E2E0" w14:textId="77777777" w:rsidR="00C30529" w:rsidRDefault="00C30529" w:rsidP="00C30529">
      <w:pPr>
        <w:pStyle w:val="Heading4"/>
      </w:pPr>
      <w:bookmarkStart w:id="1439" w:name="_Ref434477856"/>
      <w:r>
        <w:t>The Doxology</w:t>
      </w:r>
      <w:r w:rsidR="00E21EA3">
        <w:t xml:space="preserve"> for the Annunciation</w:t>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 xml:space="preserve">And His </w:t>
            </w:r>
            <w:proofErr w:type="gramStart"/>
            <w:r>
              <w:t>eternal</w:t>
            </w:r>
            <w:proofErr w:type="gramEnd"/>
            <w:r>
              <w:t xml:space="preserve">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0" w:name="_Ref434475566"/>
      <w:bookmarkStart w:id="1441" w:name="_Toc410196214"/>
      <w:bookmarkStart w:id="1442" w:name="_Toc410196456"/>
      <w:bookmarkStart w:id="1443" w:name="_Toc410196958"/>
      <w:r>
        <w:t>The Psali Adam</w:t>
      </w:r>
      <w:r w:rsidR="006C1B94">
        <w:t xml:space="preserve"> for Annunciation</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4"/>
            <w:r>
              <w:t>Head</w:t>
            </w:r>
            <w:commentRangeEnd w:id="1444"/>
            <w:r>
              <w:rPr>
                <w:rStyle w:val="CommentReference"/>
              </w:rPr>
              <w:commentReference w:id="1444"/>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proofErr w:type="gramStart"/>
            <w:r>
              <w:t>Therefore</w:t>
            </w:r>
            <w:proofErr w:type="gramEnd"/>
            <w:r>
              <w:t xml:space="preserv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 xml:space="preserve">“Hail to </w:t>
            </w:r>
            <w:proofErr w:type="gramStart"/>
            <w:r>
              <w:t>you</w:t>
            </w:r>
            <w:proofErr w:type="gramEnd"/>
            <w:r>
              <w:t xml:space="preserve">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5" w:name="_Ref434475591"/>
      <w:r>
        <w:t>The Psali Batos</w:t>
      </w:r>
      <w:r w:rsidR="006C1B94">
        <w:t xml:space="preserve"> for Annunciation</w:t>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6"/>
            <w:r>
              <w:t>ruler</w:t>
            </w:r>
            <w:commentRangeEnd w:id="1446"/>
            <w:r>
              <w:rPr>
                <w:rStyle w:val="CommentReference"/>
              </w:rPr>
              <w:commentReference w:id="1446"/>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1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7"/>
            <w:r>
              <w:t xml:space="preserve">peoples </w:t>
            </w:r>
            <w:commentRangeEnd w:id="1447"/>
            <w:r>
              <w:rPr>
                <w:rStyle w:val="CommentReference"/>
              </w:rPr>
              <w:commentReference w:id="1447"/>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48"/>
            <w:r>
              <w:t>burned</w:t>
            </w:r>
            <w:commentRangeEnd w:id="1448"/>
            <w:r>
              <w:rPr>
                <w:rStyle w:val="CommentReference"/>
              </w:rPr>
              <w:commentReference w:id="1448"/>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49"/>
            <w:r>
              <w:t>Servant</w:t>
            </w:r>
            <w:commentRangeEnd w:id="1449"/>
            <w:r>
              <w:rPr>
                <w:rStyle w:val="CommentReference"/>
              </w:rPr>
              <w:commentReference w:id="1449"/>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0"/>
            <w:r>
              <w:t xml:space="preserve">Ⲫⲱⲕ </w:t>
            </w:r>
            <w:commentRangeEnd w:id="1450"/>
            <w:r>
              <w:rPr>
                <w:rStyle w:val="CommentReference"/>
                <w:rFonts w:ascii="Times New Roman" w:hAnsi="Times New Roman"/>
              </w:rPr>
              <w:commentReference w:id="1450"/>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1" w:name="_Ref434562998"/>
      <w:bookmarkStart w:id="1452" w:name="_Toc436645354"/>
      <w:r>
        <w:t xml:space="preserve">March 26 / Phamenoth 30: </w:t>
      </w:r>
      <w:r w:rsidR="00D31016">
        <w:t>Arch</w:t>
      </w:r>
      <w:r>
        <w:t>angel Gabriel</w:t>
      </w:r>
      <w:bookmarkEnd w:id="1451"/>
      <w:bookmarkEnd w:id="1452"/>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64541C">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64541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64541C">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64541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64541C">
        <w:rPr>
          <w:noProof/>
        </w:rPr>
        <w:t>810</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3" w:name="_Toc436645355"/>
      <w:r>
        <w:t xml:space="preserve">March 28 / Pharamuthi 2: Martyrdom of St. James </w:t>
      </w:r>
      <w:r w:rsidR="008762FF">
        <w:t xml:space="preserve">the son of </w:t>
      </w:r>
      <w:r w:rsidR="002E495E">
        <w:t>Zebedee</w:t>
      </w:r>
      <w:r>
        <w:t>, the Apostles</w:t>
      </w:r>
      <w:bookmarkEnd w:id="1453"/>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4" w:name="_Toc436645228"/>
      <w:bookmarkStart w:id="1455" w:name="April"/>
      <w:bookmarkEnd w:id="1412"/>
      <w:r>
        <w:lastRenderedPageBreak/>
        <w:t>April</w:t>
      </w:r>
      <w:bookmarkEnd w:id="1441"/>
      <w:bookmarkEnd w:id="1442"/>
      <w:bookmarkEnd w:id="1443"/>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4"/>
    </w:p>
    <w:sdt>
      <w:sdtPr>
        <w:id w:val="637921212"/>
        <w:docPartObj>
          <w:docPartGallery w:val="Table of Contents"/>
          <w:docPartUnique/>
        </w:docPartObj>
      </w:sdtPr>
      <w:sdtEndPr>
        <w:rPr>
          <w:b/>
          <w:bCs/>
          <w:noProof/>
        </w:rPr>
      </w:sdtEndPr>
      <w:sdtContent>
        <w:p w14:paraId="4035A424"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36645356" w:history="1">
            <w:r w:rsidR="0064541C" w:rsidRPr="00672400">
              <w:rPr>
                <w:rStyle w:val="Hyperlink"/>
                <w:noProof/>
              </w:rPr>
              <w:t>April 1 / Pharamuthi 6: Saint Mary of Egypt</w:t>
            </w:r>
            <w:r w:rsidR="0064541C">
              <w:rPr>
                <w:noProof/>
                <w:webHidden/>
              </w:rPr>
              <w:tab/>
            </w:r>
            <w:r w:rsidR="0064541C">
              <w:rPr>
                <w:noProof/>
                <w:webHidden/>
              </w:rPr>
              <w:fldChar w:fldCharType="begin"/>
            </w:r>
            <w:r w:rsidR="0064541C">
              <w:rPr>
                <w:noProof/>
                <w:webHidden/>
              </w:rPr>
              <w:instrText xml:space="preserve"> PAGEREF _Toc436645356 \h </w:instrText>
            </w:r>
            <w:r w:rsidR="0064541C">
              <w:rPr>
                <w:noProof/>
                <w:webHidden/>
              </w:rPr>
            </w:r>
            <w:r w:rsidR="0064541C">
              <w:rPr>
                <w:noProof/>
                <w:webHidden/>
              </w:rPr>
              <w:fldChar w:fldCharType="separate"/>
            </w:r>
            <w:r w:rsidR="0064541C">
              <w:rPr>
                <w:noProof/>
                <w:webHidden/>
              </w:rPr>
              <w:t>774</w:t>
            </w:r>
            <w:r w:rsidR="0064541C">
              <w:rPr>
                <w:noProof/>
                <w:webHidden/>
              </w:rPr>
              <w:fldChar w:fldCharType="end"/>
            </w:r>
          </w:hyperlink>
        </w:p>
        <w:p w14:paraId="64E6CF9E"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57" w:history="1">
            <w:r w:rsidR="0064541C" w:rsidRPr="00672400">
              <w:rPr>
                <w:rStyle w:val="Hyperlink"/>
                <w:noProof/>
              </w:rPr>
              <w:t>April 7 / Pharamuthi 12: Commemoration of Archangel Michael</w:t>
            </w:r>
            <w:r w:rsidR="0064541C">
              <w:rPr>
                <w:noProof/>
                <w:webHidden/>
              </w:rPr>
              <w:tab/>
            </w:r>
            <w:r w:rsidR="0064541C">
              <w:rPr>
                <w:noProof/>
                <w:webHidden/>
              </w:rPr>
              <w:fldChar w:fldCharType="begin"/>
            </w:r>
            <w:r w:rsidR="0064541C">
              <w:rPr>
                <w:noProof/>
                <w:webHidden/>
              </w:rPr>
              <w:instrText xml:space="preserve"> PAGEREF _Toc436645357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05B7D8B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58" w:history="1">
            <w:r w:rsidR="0064541C" w:rsidRPr="00672400">
              <w:rPr>
                <w:rStyle w:val="Hyperlink"/>
                <w:noProof/>
              </w:rPr>
              <w:t>April 10 / Pharamuthi 15: Consecrating of the Church of St. Agabus the Apostle</w:t>
            </w:r>
            <w:r w:rsidR="0064541C">
              <w:rPr>
                <w:noProof/>
                <w:webHidden/>
              </w:rPr>
              <w:tab/>
            </w:r>
            <w:r w:rsidR="0064541C">
              <w:rPr>
                <w:noProof/>
                <w:webHidden/>
              </w:rPr>
              <w:fldChar w:fldCharType="begin"/>
            </w:r>
            <w:r w:rsidR="0064541C">
              <w:rPr>
                <w:noProof/>
                <w:webHidden/>
              </w:rPr>
              <w:instrText xml:space="preserve"> PAGEREF _Toc436645358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7902733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59" w:history="1">
            <w:r w:rsidR="0064541C" w:rsidRPr="00672400">
              <w:rPr>
                <w:rStyle w:val="Hyperlink"/>
                <w:noProof/>
              </w:rPr>
              <w:t>April 12 / Pharamuthi 17: Martyrdom of St. James the brother of the Lord the bishop of Jerusalem</w:t>
            </w:r>
            <w:r w:rsidR="0064541C">
              <w:rPr>
                <w:noProof/>
                <w:webHidden/>
              </w:rPr>
              <w:tab/>
            </w:r>
            <w:r w:rsidR="0064541C">
              <w:rPr>
                <w:noProof/>
                <w:webHidden/>
              </w:rPr>
              <w:fldChar w:fldCharType="begin"/>
            </w:r>
            <w:r w:rsidR="0064541C">
              <w:rPr>
                <w:noProof/>
                <w:webHidden/>
              </w:rPr>
              <w:instrText xml:space="preserve"> PAGEREF _Toc436645359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6E0A294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60" w:history="1">
            <w:r w:rsidR="0064541C" w:rsidRPr="00672400">
              <w:rPr>
                <w:rStyle w:val="Hyperlink"/>
                <w:noProof/>
              </w:rPr>
              <w:t>April 16 / Pharamuthi 21: Commemoration of the Theotokos</w:t>
            </w:r>
            <w:r w:rsidR="0064541C">
              <w:rPr>
                <w:noProof/>
                <w:webHidden/>
              </w:rPr>
              <w:tab/>
            </w:r>
            <w:r w:rsidR="0064541C">
              <w:rPr>
                <w:noProof/>
                <w:webHidden/>
              </w:rPr>
              <w:fldChar w:fldCharType="begin"/>
            </w:r>
            <w:r w:rsidR="0064541C">
              <w:rPr>
                <w:noProof/>
                <w:webHidden/>
              </w:rPr>
              <w:instrText xml:space="preserve"> PAGEREF _Toc436645360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16DE0952"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61" w:history="1">
            <w:r w:rsidR="0064541C" w:rsidRPr="00672400">
              <w:rPr>
                <w:rStyle w:val="Hyperlink"/>
                <w:noProof/>
              </w:rPr>
              <w:t>April 18 / Pharamuthi 23: Martyrdom of St. George the Prince of the Martyrs</w:t>
            </w:r>
            <w:r w:rsidR="0064541C">
              <w:rPr>
                <w:noProof/>
                <w:webHidden/>
              </w:rPr>
              <w:tab/>
            </w:r>
            <w:r w:rsidR="0064541C">
              <w:rPr>
                <w:noProof/>
                <w:webHidden/>
              </w:rPr>
              <w:fldChar w:fldCharType="begin"/>
            </w:r>
            <w:r w:rsidR="0064541C">
              <w:rPr>
                <w:noProof/>
                <w:webHidden/>
              </w:rPr>
              <w:instrText xml:space="preserve"> PAGEREF _Toc436645361 \h </w:instrText>
            </w:r>
            <w:r w:rsidR="0064541C">
              <w:rPr>
                <w:noProof/>
                <w:webHidden/>
              </w:rPr>
            </w:r>
            <w:r w:rsidR="0064541C">
              <w:rPr>
                <w:noProof/>
                <w:webHidden/>
              </w:rPr>
              <w:fldChar w:fldCharType="separate"/>
            </w:r>
            <w:r w:rsidR="0064541C">
              <w:rPr>
                <w:noProof/>
                <w:webHidden/>
              </w:rPr>
              <w:t>775</w:t>
            </w:r>
            <w:r w:rsidR="0064541C">
              <w:rPr>
                <w:noProof/>
                <w:webHidden/>
              </w:rPr>
              <w:fldChar w:fldCharType="end"/>
            </w:r>
          </w:hyperlink>
        </w:p>
        <w:p w14:paraId="5F184CC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62" w:history="1">
            <w:r w:rsidR="0064541C" w:rsidRPr="00672400">
              <w:rPr>
                <w:rStyle w:val="Hyperlink"/>
                <w:noProof/>
              </w:rPr>
              <w:t>April 24 / Pharamuthi 29: Commemoration of the Annunciation, Nativity, and Resurrection on the 29</w:t>
            </w:r>
            <w:r w:rsidR="0064541C" w:rsidRPr="00672400">
              <w:rPr>
                <w:rStyle w:val="Hyperlink"/>
                <w:noProof/>
                <w:vertAlign w:val="superscript"/>
              </w:rPr>
              <w:t>th</w:t>
            </w:r>
            <w:r w:rsidR="0064541C" w:rsidRPr="00672400">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_Toc436645362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2456A4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63" w:history="1">
            <w:r w:rsidR="0064541C" w:rsidRPr="00672400">
              <w:rPr>
                <w:rStyle w:val="Hyperlink"/>
                <w:noProof/>
              </w:rPr>
              <w:t>April 24 / Pharamuthi 29: Also the Departure of St. Erastus the Apostle</w:t>
            </w:r>
            <w:r w:rsidR="0064541C">
              <w:rPr>
                <w:noProof/>
                <w:webHidden/>
              </w:rPr>
              <w:tab/>
            </w:r>
            <w:r w:rsidR="0064541C">
              <w:rPr>
                <w:noProof/>
                <w:webHidden/>
              </w:rPr>
              <w:fldChar w:fldCharType="begin"/>
            </w:r>
            <w:r w:rsidR="0064541C">
              <w:rPr>
                <w:noProof/>
                <w:webHidden/>
              </w:rPr>
              <w:instrText xml:space="preserve"> PAGEREF _Toc436645363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7C0AB0F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64" w:history="1">
            <w:r w:rsidR="0064541C" w:rsidRPr="00672400">
              <w:rPr>
                <w:rStyle w:val="Hyperlink"/>
                <w:noProof/>
              </w:rPr>
              <w:t>April 25 / Pharamuthi 30: Martyrdom of St. Mark the Evangelist</w:t>
            </w:r>
            <w:r w:rsidR="0064541C">
              <w:rPr>
                <w:noProof/>
                <w:webHidden/>
              </w:rPr>
              <w:tab/>
            </w:r>
            <w:r w:rsidR="0064541C">
              <w:rPr>
                <w:noProof/>
                <w:webHidden/>
              </w:rPr>
              <w:fldChar w:fldCharType="begin"/>
            </w:r>
            <w:r w:rsidR="0064541C">
              <w:rPr>
                <w:noProof/>
                <w:webHidden/>
              </w:rPr>
              <w:instrText xml:space="preserve"> PAGEREF _Toc436645364 \h </w:instrText>
            </w:r>
            <w:r w:rsidR="0064541C">
              <w:rPr>
                <w:noProof/>
                <w:webHidden/>
              </w:rPr>
            </w:r>
            <w:r w:rsidR="0064541C">
              <w:rPr>
                <w:noProof/>
                <w:webHidden/>
              </w:rPr>
              <w:fldChar w:fldCharType="separate"/>
            </w:r>
            <w:r w:rsidR="0064541C">
              <w:rPr>
                <w:noProof/>
                <w:webHidden/>
              </w:rPr>
              <w:t>777</w:t>
            </w:r>
            <w:r w:rsidR="0064541C">
              <w:rPr>
                <w:noProof/>
                <w:webHidden/>
              </w:rPr>
              <w:fldChar w:fldCharType="end"/>
            </w:r>
          </w:hyperlink>
        </w:p>
        <w:p w14:paraId="4133835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65" w:history="1">
            <w:r w:rsidR="0064541C" w:rsidRPr="00672400">
              <w:rPr>
                <w:rStyle w:val="Hyperlink"/>
                <w:noProof/>
              </w:rPr>
              <w:t>April 26 / Pashons 1: Nativity of the Theotokos</w:t>
            </w:r>
            <w:r w:rsidR="0064541C">
              <w:rPr>
                <w:noProof/>
                <w:webHidden/>
              </w:rPr>
              <w:tab/>
            </w:r>
            <w:r w:rsidR="0064541C">
              <w:rPr>
                <w:noProof/>
                <w:webHidden/>
              </w:rPr>
              <w:fldChar w:fldCharType="begin"/>
            </w:r>
            <w:r w:rsidR="0064541C">
              <w:rPr>
                <w:noProof/>
                <w:webHidden/>
              </w:rPr>
              <w:instrText xml:space="preserve"> PAGEREF _Toc436645365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418BDF"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66" w:history="1">
            <w:r w:rsidR="0064541C" w:rsidRPr="00672400">
              <w:rPr>
                <w:rStyle w:val="Hyperlink"/>
                <w:noProof/>
              </w:rPr>
              <w:t>April 28 / Pashons 3: Departure of St. Jason the Disciple</w:t>
            </w:r>
            <w:r w:rsidR="0064541C">
              <w:rPr>
                <w:noProof/>
                <w:webHidden/>
              </w:rPr>
              <w:tab/>
            </w:r>
            <w:r w:rsidR="0064541C">
              <w:rPr>
                <w:noProof/>
                <w:webHidden/>
              </w:rPr>
              <w:fldChar w:fldCharType="begin"/>
            </w:r>
            <w:r w:rsidR="0064541C">
              <w:rPr>
                <w:noProof/>
                <w:webHidden/>
              </w:rPr>
              <w:instrText xml:space="preserve"> PAGEREF _Toc436645366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1D9FD4D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67" w:history="1">
            <w:r w:rsidR="0064541C" w:rsidRPr="00672400">
              <w:rPr>
                <w:rStyle w:val="Hyperlink"/>
                <w:noProof/>
              </w:rPr>
              <w:t>April 28 / Pashons 3: Also St. Theodore the Disciple of St. Pachom</w:t>
            </w:r>
            <w:r w:rsidR="0064541C">
              <w:rPr>
                <w:noProof/>
                <w:webHidden/>
              </w:rPr>
              <w:tab/>
            </w:r>
            <w:r w:rsidR="0064541C">
              <w:rPr>
                <w:noProof/>
                <w:webHidden/>
              </w:rPr>
              <w:fldChar w:fldCharType="begin"/>
            </w:r>
            <w:r w:rsidR="0064541C">
              <w:rPr>
                <w:noProof/>
                <w:webHidden/>
              </w:rPr>
              <w:instrText xml:space="preserve"> PAGEREF _Toc436645367 \h </w:instrText>
            </w:r>
            <w:r w:rsidR="0064541C">
              <w:rPr>
                <w:noProof/>
                <w:webHidden/>
              </w:rPr>
            </w:r>
            <w:r w:rsidR="0064541C">
              <w:rPr>
                <w:noProof/>
                <w:webHidden/>
              </w:rPr>
              <w:fldChar w:fldCharType="separate"/>
            </w:r>
            <w:r w:rsidR="0064541C">
              <w:rPr>
                <w:noProof/>
                <w:webHidden/>
              </w:rPr>
              <w:t>778</w:t>
            </w:r>
            <w:r w:rsidR="0064541C">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6" w:name="_Toc436645356"/>
      <w:r>
        <w:lastRenderedPageBreak/>
        <w:t>April 1 / Pharamuthi 6</w:t>
      </w:r>
      <w:r w:rsidR="006E4762">
        <w:t xml:space="preserve">: </w:t>
      </w:r>
      <w:r>
        <w:t>Saint Mary of Egypt</w:t>
      </w:r>
      <w:bookmarkEnd w:id="1456"/>
    </w:p>
    <w:p w14:paraId="70D0F650" w14:textId="77777777" w:rsidR="00254945" w:rsidRDefault="00254945" w:rsidP="00254945">
      <w:pPr>
        <w:pStyle w:val="Heading4"/>
      </w:pPr>
      <w:bookmarkStart w:id="1457" w:name="_Ref434491512"/>
      <w:r>
        <w:t>The Doxology</w:t>
      </w:r>
      <w:r w:rsidR="00810F04">
        <w:t xml:space="preserve"> for St. Mary of Egypt</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58" w:name="_Toc436645357"/>
      <w:r>
        <w:lastRenderedPageBreak/>
        <w:t>April 7 / Pharamuthi 12: Commemoration of Archangel Michael</w:t>
      </w:r>
      <w:bookmarkEnd w:id="1458"/>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3190F8B" w14:textId="77777777" w:rsidR="00072324" w:rsidRDefault="00072324" w:rsidP="00072324">
      <w:pPr>
        <w:pStyle w:val="Heading3"/>
      </w:pPr>
      <w:bookmarkStart w:id="1459" w:name="_Toc436645358"/>
      <w:r>
        <w:t>April 10 / Pharamuthi 15: Consecrating of the Church of St. Agabus the Apostle</w:t>
      </w:r>
      <w:bookmarkEnd w:id="1459"/>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232F53" w14:textId="77777777" w:rsidR="00072324" w:rsidRDefault="00072324" w:rsidP="00072324">
      <w:pPr>
        <w:pStyle w:val="Heading3"/>
      </w:pPr>
      <w:bookmarkStart w:id="1460" w:name="_Toc436645359"/>
      <w:r>
        <w:t xml:space="preserve">April 12 / Pharamuthi 17: Martyrdom of St. </w:t>
      </w:r>
      <w:commentRangeStart w:id="1461"/>
      <w:r>
        <w:t xml:space="preserve">James </w:t>
      </w:r>
      <w:commentRangeEnd w:id="1461"/>
      <w:r>
        <w:rPr>
          <w:rStyle w:val="CommentReference"/>
          <w:rFonts w:eastAsiaTheme="minorHAnsi" w:cstheme="minorBidi"/>
          <w:b w:val="0"/>
          <w:bCs w:val="0"/>
        </w:rPr>
        <w:commentReference w:id="1461"/>
      </w:r>
      <w:r>
        <w:t xml:space="preserve">the brother of </w:t>
      </w:r>
      <w:r w:rsidR="002E495E">
        <w:t>the Lord the bishop of Jerusalem</w:t>
      </w:r>
      <w:bookmarkEnd w:id="1460"/>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55F566A" w14:textId="77777777" w:rsidR="005329C1" w:rsidRDefault="005329C1" w:rsidP="005329C1">
      <w:pPr>
        <w:pStyle w:val="Heading3"/>
      </w:pPr>
      <w:bookmarkStart w:id="1462" w:name="_Toc436645360"/>
      <w:r>
        <w:t>April 16 / Pharamuthi 21: Commemoration of the Theotokos</w:t>
      </w:r>
      <w:bookmarkEnd w:id="1462"/>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76EB9DA3" w14:textId="77777777" w:rsidR="00AF6D10" w:rsidRDefault="00AF6D10" w:rsidP="00AF6D10">
      <w:pPr>
        <w:pStyle w:val="Heading3"/>
      </w:pPr>
      <w:bookmarkStart w:id="1463" w:name="_Ref434560035"/>
      <w:bookmarkStart w:id="1464" w:name="_Toc436645361"/>
      <w:r>
        <w:t>April 18 / Pharamuthi 23: Martyrdom of St. George the Prince of the Martyrs</w:t>
      </w:r>
      <w:bookmarkEnd w:id="1463"/>
      <w:bookmarkEnd w:id="1464"/>
    </w:p>
    <w:p w14:paraId="480B7CF0" w14:textId="77777777" w:rsidR="00AF6D10" w:rsidRDefault="00AF6D10" w:rsidP="00AF6D10">
      <w:pPr>
        <w:pStyle w:val="Heading4"/>
      </w:pPr>
      <w:bookmarkStart w:id="1465" w:name="_Ref434489211"/>
      <w:r>
        <w:t>Another Doxology of St. George</w:t>
      </w:r>
      <w:bookmarkEnd w:id="1465"/>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64541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64541C">
        <w:rPr>
          <w:noProof/>
        </w:rPr>
        <w:t>545</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6" w:name="_Toc436645362"/>
      <w:r>
        <w:lastRenderedPageBreak/>
        <w:t>April 24 / Pharamuthi 29: Commemoration of the Annunciation, Nativity, and Resurrection on the 29</w:t>
      </w:r>
      <w:r w:rsidRPr="00C0205C">
        <w:rPr>
          <w:vertAlign w:val="superscript"/>
        </w:rPr>
        <w:t>th</w:t>
      </w:r>
      <w:r>
        <w:t xml:space="preserve"> of Every Month</w:t>
      </w:r>
      <w:bookmarkEnd w:id="1466"/>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0955026C" w14:textId="77777777" w:rsidR="00072324" w:rsidRDefault="00072324" w:rsidP="00072324">
      <w:pPr>
        <w:pStyle w:val="Heading3"/>
      </w:pPr>
      <w:bookmarkStart w:id="1467" w:name="_Toc436645363"/>
      <w:r>
        <w:t xml:space="preserve">April 24 / Pharamuthi 29: </w:t>
      </w:r>
      <w:r w:rsidR="00B52D77">
        <w:t xml:space="preserve">Also the </w:t>
      </w:r>
      <w:r>
        <w:t>Departure of St. Erastus the Apostle</w:t>
      </w:r>
      <w:bookmarkEnd w:id="1467"/>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0EC74FD" w14:textId="77777777" w:rsidR="00072324" w:rsidRDefault="00072324" w:rsidP="00072324">
      <w:pPr>
        <w:pStyle w:val="Heading3"/>
      </w:pPr>
      <w:bookmarkStart w:id="1468" w:name="_Ref434562195"/>
      <w:bookmarkStart w:id="1469" w:name="_Toc436645364"/>
      <w:r>
        <w:t>April 25 / Pharamuthi 30: Martyrdom of St. Mark the Evangelist</w:t>
      </w:r>
      <w:bookmarkEnd w:id="1468"/>
      <w:bookmarkEnd w:id="1469"/>
    </w:p>
    <w:p w14:paraId="1A50F251" w14:textId="77777777" w:rsidR="00072324" w:rsidRDefault="00B46E6E" w:rsidP="00072324">
      <w:pPr>
        <w:pStyle w:val="Heading4"/>
      </w:pPr>
      <w:bookmarkStart w:id="1470" w:name="_Ref434488936"/>
      <w:r>
        <w:t>Another</w:t>
      </w:r>
      <w:r w:rsidR="00072324">
        <w:t xml:space="preserve"> Doxology</w:t>
      </w:r>
      <w:r>
        <w:t xml:space="preserve"> of St. Mark</w:t>
      </w:r>
      <w:bookmarkEnd w:id="1470"/>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64541C">
        <w:t>The Doxology of St. Mark</w:t>
      </w:r>
      <w:r>
        <w:fldChar w:fldCharType="end"/>
      </w:r>
      <w:r>
        <w:t xml:space="preserve">, page </w:t>
      </w:r>
      <w:r>
        <w:fldChar w:fldCharType="begin"/>
      </w:r>
      <w:r>
        <w:instrText xml:space="preserve"> PAGEREF _Ref434488814 \h </w:instrText>
      </w:r>
      <w:r>
        <w:fldChar w:fldCharType="separate"/>
      </w:r>
      <w:r w:rsidR="0064541C">
        <w:rPr>
          <w:noProof/>
        </w:rPr>
        <w:t>542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1" w:name="_Toc436645365"/>
      <w:r>
        <w:t>April 26 / Pashons 1: Nativity of the Theotokos</w:t>
      </w:r>
      <w:bookmarkEnd w:id="1471"/>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44CD75" w14:textId="77777777" w:rsidR="00160DE3" w:rsidRDefault="00160DE3" w:rsidP="00160DE3">
      <w:pPr>
        <w:pStyle w:val="Heading3"/>
      </w:pPr>
      <w:bookmarkStart w:id="1472" w:name="_Toc436645366"/>
      <w:r>
        <w:t>April 28 /</w:t>
      </w:r>
      <w:r w:rsidR="00F66BB3">
        <w:t xml:space="preserve"> Pashons 3: Departure of St. Jas</w:t>
      </w:r>
      <w:r>
        <w:t>on the Disciple</w:t>
      </w:r>
      <w:bookmarkEnd w:id="1472"/>
    </w:p>
    <w:p w14:paraId="588AE276" w14:textId="77777777" w:rsidR="00191A26" w:rsidRDefault="00191A26" w:rsidP="00191A26">
      <w:pPr>
        <w:pStyle w:val="Rubric"/>
      </w:pPr>
      <w:bookmarkStart w:id="1473" w:name="_Toc410196215"/>
      <w:bookmarkStart w:id="1474" w:name="_Toc410196457"/>
      <w:bookmarkStart w:id="1475" w:name="_Toc410196959"/>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1EA45A" w14:textId="77777777" w:rsidR="00F66BB3" w:rsidRDefault="00F66BB3" w:rsidP="00F66BB3">
      <w:pPr>
        <w:pStyle w:val="Heading3"/>
      </w:pPr>
      <w:bookmarkStart w:id="1476" w:name="_Toc436645367"/>
      <w:r>
        <w:t>April 28 / Pashons 3: Also St. Theodore</w:t>
      </w:r>
      <w:r w:rsidR="00AF6F9B">
        <w:t xml:space="preserve"> the Disciple of St. Pachom</w:t>
      </w:r>
      <w:bookmarkEnd w:id="1476"/>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7" w:name="_Toc436645229"/>
      <w:bookmarkStart w:id="1478" w:name="May"/>
      <w:bookmarkEnd w:id="1455"/>
      <w:r>
        <w:lastRenderedPageBreak/>
        <w:t>May</w:t>
      </w:r>
      <w:r w:rsidR="00495F1A">
        <w:t xml:space="preserve"> or </w:t>
      </w:r>
      <w:bookmarkEnd w:id="1473"/>
      <w:bookmarkEnd w:id="1474"/>
      <w:bookmarkEnd w:id="1475"/>
      <w:r w:rsidRPr="00FB5E62">
        <w:rPr>
          <w:rFonts w:ascii="FreeSerifAvvaShenouda" w:eastAsia="Arial Unicode MS" w:hAnsi="FreeSerifAvvaShenouda" w:cs="FreeSerifAvvaShenouda"/>
          <w:lang w:val="en-US"/>
        </w:rPr>
        <w:t>Ⲡⲁϣⲁⲛⲥ</w:t>
      </w:r>
      <w:bookmarkEnd w:id="1477"/>
    </w:p>
    <w:bookmarkStart w:id="1479" w:name="_Ref434563583" w:displacedByCustomXml="next"/>
    <w:bookmarkStart w:id="1480" w:name="_Toc410196216" w:displacedByCustomXml="next"/>
    <w:bookmarkStart w:id="1481" w:name="_Toc410196458" w:displacedByCustomXml="next"/>
    <w:bookmarkStart w:id="1482" w:name="_Toc410196960" w:displacedByCustomXml="next"/>
    <w:sdt>
      <w:sdtPr>
        <w:id w:val="-252591667"/>
        <w:docPartObj>
          <w:docPartGallery w:val="Table of Contents"/>
          <w:docPartUnique/>
        </w:docPartObj>
      </w:sdtPr>
      <w:sdtEndPr>
        <w:rPr>
          <w:b/>
          <w:bCs/>
          <w:noProof/>
        </w:rPr>
      </w:sdtEndPr>
      <w:sdtContent>
        <w:p w14:paraId="00750E8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36645368" w:history="1">
            <w:r w:rsidR="0064541C" w:rsidRPr="00A6506E">
              <w:rPr>
                <w:rStyle w:val="Hyperlink"/>
                <w:noProof/>
              </w:rPr>
              <w:t>May 1 / Pashons 6: St. Macarius of Alexandria, the Presbyter</w:t>
            </w:r>
            <w:r w:rsidR="0064541C">
              <w:rPr>
                <w:noProof/>
                <w:webHidden/>
              </w:rPr>
              <w:tab/>
            </w:r>
            <w:r w:rsidR="0064541C">
              <w:rPr>
                <w:noProof/>
                <w:webHidden/>
              </w:rPr>
              <w:fldChar w:fldCharType="begin"/>
            </w:r>
            <w:r w:rsidR="0064541C">
              <w:rPr>
                <w:noProof/>
                <w:webHidden/>
              </w:rPr>
              <w:instrText xml:space="preserve"> PAGEREF _Toc436645368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25BB051F"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69" w:history="1">
            <w:r w:rsidR="0064541C" w:rsidRPr="00A6506E">
              <w:rPr>
                <w:rStyle w:val="Hyperlink"/>
                <w:noProof/>
              </w:rPr>
              <w:t>May 2 / Pashons 7: St. Athanasius the Apostolic</w:t>
            </w:r>
            <w:r w:rsidR="0064541C">
              <w:rPr>
                <w:noProof/>
                <w:webHidden/>
              </w:rPr>
              <w:tab/>
            </w:r>
            <w:r w:rsidR="0064541C">
              <w:rPr>
                <w:noProof/>
                <w:webHidden/>
              </w:rPr>
              <w:fldChar w:fldCharType="begin"/>
            </w:r>
            <w:r w:rsidR="0064541C">
              <w:rPr>
                <w:noProof/>
                <w:webHidden/>
              </w:rPr>
              <w:instrText xml:space="preserve"> PAGEREF _Toc436645369 \h </w:instrText>
            </w:r>
            <w:r w:rsidR="0064541C">
              <w:rPr>
                <w:noProof/>
                <w:webHidden/>
              </w:rPr>
            </w:r>
            <w:r w:rsidR="0064541C">
              <w:rPr>
                <w:noProof/>
                <w:webHidden/>
              </w:rPr>
              <w:fldChar w:fldCharType="separate"/>
            </w:r>
            <w:r w:rsidR="0064541C">
              <w:rPr>
                <w:noProof/>
                <w:webHidden/>
              </w:rPr>
              <w:t>780</w:t>
            </w:r>
            <w:r w:rsidR="0064541C">
              <w:rPr>
                <w:noProof/>
                <w:webHidden/>
              </w:rPr>
              <w:fldChar w:fldCharType="end"/>
            </w:r>
          </w:hyperlink>
        </w:p>
        <w:p w14:paraId="12C032F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70" w:history="1">
            <w:r w:rsidR="0064541C" w:rsidRPr="00A6506E">
              <w:rPr>
                <w:rStyle w:val="Hyperlink"/>
                <w:noProof/>
              </w:rPr>
              <w:t>May 7 / Pashons 12: Commemoration of Archangel Michael</w:t>
            </w:r>
            <w:r w:rsidR="0064541C">
              <w:rPr>
                <w:noProof/>
                <w:webHidden/>
              </w:rPr>
              <w:tab/>
            </w:r>
            <w:r w:rsidR="0064541C">
              <w:rPr>
                <w:noProof/>
                <w:webHidden/>
              </w:rPr>
              <w:fldChar w:fldCharType="begin"/>
            </w:r>
            <w:r w:rsidR="0064541C">
              <w:rPr>
                <w:noProof/>
                <w:webHidden/>
              </w:rPr>
              <w:instrText xml:space="preserve"> PAGEREF _Toc436645370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726FA4EC"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71" w:history="1">
            <w:r w:rsidR="0064541C" w:rsidRPr="00A6506E">
              <w:rPr>
                <w:rStyle w:val="Hyperlink"/>
                <w:noProof/>
              </w:rPr>
              <w:t>May 7 / Pashons 12: Also the Consecration of the Church of St. Demiana</w:t>
            </w:r>
            <w:r w:rsidR="0064541C">
              <w:rPr>
                <w:noProof/>
                <w:webHidden/>
              </w:rPr>
              <w:tab/>
            </w:r>
            <w:r w:rsidR="0064541C">
              <w:rPr>
                <w:noProof/>
                <w:webHidden/>
              </w:rPr>
              <w:fldChar w:fldCharType="begin"/>
            </w:r>
            <w:r w:rsidR="0064541C">
              <w:rPr>
                <w:noProof/>
                <w:webHidden/>
              </w:rPr>
              <w:instrText xml:space="preserve"> PAGEREF _Toc436645371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016F7F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72" w:history="1">
            <w:r w:rsidR="0064541C" w:rsidRPr="00A6506E">
              <w:rPr>
                <w:rStyle w:val="Hyperlink"/>
                <w:noProof/>
              </w:rPr>
              <w:t>May 8 / Pashons 13 St. Junia of the Seventy Two Disciples</w:t>
            </w:r>
            <w:r w:rsidR="0064541C">
              <w:rPr>
                <w:noProof/>
                <w:webHidden/>
              </w:rPr>
              <w:tab/>
            </w:r>
            <w:r w:rsidR="0064541C">
              <w:rPr>
                <w:noProof/>
                <w:webHidden/>
              </w:rPr>
              <w:fldChar w:fldCharType="begin"/>
            </w:r>
            <w:r w:rsidR="0064541C">
              <w:rPr>
                <w:noProof/>
                <w:webHidden/>
              </w:rPr>
              <w:instrText xml:space="preserve"> PAGEREF _Toc436645372 \h </w:instrText>
            </w:r>
            <w:r w:rsidR="0064541C">
              <w:rPr>
                <w:noProof/>
                <w:webHidden/>
              </w:rPr>
            </w:r>
            <w:r w:rsidR="0064541C">
              <w:rPr>
                <w:noProof/>
                <w:webHidden/>
              </w:rPr>
              <w:fldChar w:fldCharType="separate"/>
            </w:r>
            <w:r w:rsidR="0064541C">
              <w:rPr>
                <w:noProof/>
                <w:webHidden/>
              </w:rPr>
              <w:t>783</w:t>
            </w:r>
            <w:r w:rsidR="0064541C">
              <w:rPr>
                <w:noProof/>
                <w:webHidden/>
              </w:rPr>
              <w:fldChar w:fldCharType="end"/>
            </w:r>
          </w:hyperlink>
        </w:p>
        <w:p w14:paraId="4C33BB7C"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73" w:history="1">
            <w:r w:rsidR="0064541C" w:rsidRPr="00A6506E">
              <w:rPr>
                <w:rStyle w:val="Hyperlink"/>
                <w:noProof/>
              </w:rPr>
              <w:t>May 8 / Pashons 13 Also St. Arsenius</w:t>
            </w:r>
            <w:r w:rsidR="0064541C">
              <w:rPr>
                <w:noProof/>
                <w:webHidden/>
              </w:rPr>
              <w:tab/>
            </w:r>
            <w:r w:rsidR="0064541C">
              <w:rPr>
                <w:noProof/>
                <w:webHidden/>
              </w:rPr>
              <w:fldChar w:fldCharType="begin"/>
            </w:r>
            <w:r w:rsidR="0064541C">
              <w:rPr>
                <w:noProof/>
                <w:webHidden/>
              </w:rPr>
              <w:instrText xml:space="preserve"> PAGEREF _Toc436645373 \h </w:instrText>
            </w:r>
            <w:r w:rsidR="0064541C">
              <w:rPr>
                <w:noProof/>
                <w:webHidden/>
              </w:rPr>
            </w:r>
            <w:r w:rsidR="0064541C">
              <w:rPr>
                <w:noProof/>
                <w:webHidden/>
              </w:rPr>
              <w:fldChar w:fldCharType="separate"/>
            </w:r>
            <w:r w:rsidR="0064541C">
              <w:rPr>
                <w:noProof/>
                <w:webHidden/>
              </w:rPr>
              <w:t>784</w:t>
            </w:r>
            <w:r w:rsidR="0064541C">
              <w:rPr>
                <w:noProof/>
                <w:webHidden/>
              </w:rPr>
              <w:fldChar w:fldCharType="end"/>
            </w:r>
          </w:hyperlink>
        </w:p>
        <w:p w14:paraId="77AC6E7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74" w:history="1">
            <w:r w:rsidR="0064541C" w:rsidRPr="00A6506E">
              <w:rPr>
                <w:rStyle w:val="Hyperlink"/>
                <w:noProof/>
              </w:rPr>
              <w:t>May 9 / Pashons 14: St. Pachomius</w:t>
            </w:r>
            <w:r w:rsidR="0064541C">
              <w:rPr>
                <w:noProof/>
                <w:webHidden/>
              </w:rPr>
              <w:tab/>
            </w:r>
            <w:r w:rsidR="0064541C">
              <w:rPr>
                <w:noProof/>
                <w:webHidden/>
              </w:rPr>
              <w:fldChar w:fldCharType="begin"/>
            </w:r>
            <w:r w:rsidR="0064541C">
              <w:rPr>
                <w:noProof/>
                <w:webHidden/>
              </w:rPr>
              <w:instrText xml:space="preserve"> PAGEREF _Toc436645374 \h </w:instrText>
            </w:r>
            <w:r w:rsidR="0064541C">
              <w:rPr>
                <w:noProof/>
                <w:webHidden/>
              </w:rPr>
            </w:r>
            <w:r w:rsidR="0064541C">
              <w:rPr>
                <w:noProof/>
                <w:webHidden/>
              </w:rPr>
              <w:fldChar w:fldCharType="separate"/>
            </w:r>
            <w:r w:rsidR="0064541C">
              <w:rPr>
                <w:noProof/>
                <w:webHidden/>
              </w:rPr>
              <w:t>785</w:t>
            </w:r>
            <w:r w:rsidR="0064541C">
              <w:rPr>
                <w:noProof/>
                <w:webHidden/>
              </w:rPr>
              <w:fldChar w:fldCharType="end"/>
            </w:r>
          </w:hyperlink>
        </w:p>
        <w:p w14:paraId="2D15E28F"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75" w:history="1">
            <w:r w:rsidR="0064541C" w:rsidRPr="00A6506E">
              <w:rPr>
                <w:rStyle w:val="Hyperlink"/>
                <w:noProof/>
              </w:rPr>
              <w:t>May 11 / Pashons 16: Commemoration of St. John the Evangelist</w:t>
            </w:r>
            <w:r w:rsidR="0064541C">
              <w:rPr>
                <w:noProof/>
                <w:webHidden/>
              </w:rPr>
              <w:tab/>
            </w:r>
            <w:r w:rsidR="0064541C">
              <w:rPr>
                <w:noProof/>
                <w:webHidden/>
              </w:rPr>
              <w:fldChar w:fldCharType="begin"/>
            </w:r>
            <w:r w:rsidR="0064541C">
              <w:rPr>
                <w:noProof/>
                <w:webHidden/>
              </w:rPr>
              <w:instrText xml:space="preserve"> PAGEREF _Toc436645375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BA1450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76" w:history="1">
            <w:r w:rsidR="0064541C" w:rsidRPr="00A6506E">
              <w:rPr>
                <w:rStyle w:val="Hyperlink"/>
                <w:noProof/>
              </w:rPr>
              <w:t>May 16 / Pashons 21: Commemoration of the Theotokos</w:t>
            </w:r>
            <w:r w:rsidR="0064541C">
              <w:rPr>
                <w:noProof/>
                <w:webHidden/>
              </w:rPr>
              <w:tab/>
            </w:r>
            <w:r w:rsidR="0064541C">
              <w:rPr>
                <w:noProof/>
                <w:webHidden/>
              </w:rPr>
              <w:fldChar w:fldCharType="begin"/>
            </w:r>
            <w:r w:rsidR="0064541C">
              <w:rPr>
                <w:noProof/>
                <w:webHidden/>
              </w:rPr>
              <w:instrText xml:space="preserve"> PAGEREF _Toc436645376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34E185B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77" w:history="1">
            <w:r w:rsidR="0064541C" w:rsidRPr="00A6506E">
              <w:rPr>
                <w:rStyle w:val="Hyperlink"/>
                <w:noProof/>
              </w:rPr>
              <w:t>May 17 / Pashons 22: Departure of St. Andronicus the Disciple</w:t>
            </w:r>
            <w:r w:rsidR="0064541C">
              <w:rPr>
                <w:noProof/>
                <w:webHidden/>
              </w:rPr>
              <w:tab/>
            </w:r>
            <w:r w:rsidR="0064541C">
              <w:rPr>
                <w:noProof/>
                <w:webHidden/>
              </w:rPr>
              <w:fldChar w:fldCharType="begin"/>
            </w:r>
            <w:r w:rsidR="0064541C">
              <w:rPr>
                <w:noProof/>
                <w:webHidden/>
              </w:rPr>
              <w:instrText xml:space="preserve"> PAGEREF _Toc436645377 \h </w:instrText>
            </w:r>
            <w:r w:rsidR="0064541C">
              <w:rPr>
                <w:noProof/>
                <w:webHidden/>
              </w:rPr>
            </w:r>
            <w:r w:rsidR="0064541C">
              <w:rPr>
                <w:noProof/>
                <w:webHidden/>
              </w:rPr>
              <w:fldChar w:fldCharType="separate"/>
            </w:r>
            <w:r w:rsidR="0064541C">
              <w:rPr>
                <w:noProof/>
                <w:webHidden/>
              </w:rPr>
              <w:t>786</w:t>
            </w:r>
            <w:r w:rsidR="0064541C">
              <w:rPr>
                <w:noProof/>
                <w:webHidden/>
              </w:rPr>
              <w:fldChar w:fldCharType="end"/>
            </w:r>
          </w:hyperlink>
        </w:p>
        <w:p w14:paraId="4AD3A07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78" w:history="1">
            <w:r w:rsidR="0064541C" w:rsidRPr="00A6506E">
              <w:rPr>
                <w:rStyle w:val="Hyperlink"/>
                <w:noProof/>
              </w:rPr>
              <w:t>May 19 / Pashons 24: The Entrance into Egypt</w:t>
            </w:r>
            <w:r w:rsidR="0064541C">
              <w:rPr>
                <w:noProof/>
                <w:webHidden/>
              </w:rPr>
              <w:tab/>
            </w:r>
            <w:r w:rsidR="0064541C">
              <w:rPr>
                <w:noProof/>
                <w:webHidden/>
              </w:rPr>
              <w:fldChar w:fldCharType="begin"/>
            </w:r>
            <w:r w:rsidR="0064541C">
              <w:rPr>
                <w:noProof/>
                <w:webHidden/>
              </w:rPr>
              <w:instrText xml:space="preserve"> PAGEREF _Toc436645378 \h </w:instrText>
            </w:r>
            <w:r w:rsidR="0064541C">
              <w:rPr>
                <w:noProof/>
                <w:webHidden/>
              </w:rPr>
            </w:r>
            <w:r w:rsidR="0064541C">
              <w:rPr>
                <w:noProof/>
                <w:webHidden/>
              </w:rPr>
              <w:fldChar w:fldCharType="separate"/>
            </w:r>
            <w:r w:rsidR="0064541C">
              <w:rPr>
                <w:noProof/>
                <w:webHidden/>
              </w:rPr>
              <w:t>787</w:t>
            </w:r>
            <w:r w:rsidR="0064541C">
              <w:rPr>
                <w:noProof/>
                <w:webHidden/>
              </w:rPr>
              <w:fldChar w:fldCharType="end"/>
            </w:r>
          </w:hyperlink>
        </w:p>
        <w:p w14:paraId="33BFA6AF"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79" w:history="1">
            <w:r w:rsidR="0064541C" w:rsidRPr="00A6506E">
              <w:rPr>
                <w:rStyle w:val="Hyperlink"/>
                <w:noProof/>
              </w:rPr>
              <w:t>May 19 / Pashons 24: Also, St. Pashnouni, the Monk and Martyr</w:t>
            </w:r>
            <w:r w:rsidR="0064541C">
              <w:rPr>
                <w:noProof/>
                <w:webHidden/>
              </w:rPr>
              <w:tab/>
            </w:r>
            <w:r w:rsidR="0064541C">
              <w:rPr>
                <w:noProof/>
                <w:webHidden/>
              </w:rPr>
              <w:fldChar w:fldCharType="begin"/>
            </w:r>
            <w:r w:rsidR="0064541C">
              <w:rPr>
                <w:noProof/>
                <w:webHidden/>
              </w:rPr>
              <w:instrText xml:space="preserve"> PAGEREF _Toc436645379 \h </w:instrText>
            </w:r>
            <w:r w:rsidR="0064541C">
              <w:rPr>
                <w:noProof/>
                <w:webHidden/>
              </w:rPr>
            </w:r>
            <w:r w:rsidR="0064541C">
              <w:rPr>
                <w:noProof/>
                <w:webHidden/>
              </w:rPr>
              <w:fldChar w:fldCharType="separate"/>
            </w:r>
            <w:r w:rsidR="0064541C">
              <w:rPr>
                <w:noProof/>
                <w:webHidden/>
              </w:rPr>
              <w:t>796</w:t>
            </w:r>
            <w:r w:rsidR="0064541C">
              <w:rPr>
                <w:noProof/>
                <w:webHidden/>
              </w:rPr>
              <w:fldChar w:fldCharType="end"/>
            </w:r>
          </w:hyperlink>
        </w:p>
        <w:p w14:paraId="5A6A5CEB"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80" w:history="1">
            <w:r w:rsidR="0064541C" w:rsidRPr="00A6506E">
              <w:rPr>
                <w:rStyle w:val="Hyperlink"/>
                <w:noProof/>
              </w:rPr>
              <w:t>May 21 / Pashons 26: Martyrdom of St. Thomas the Apostle</w:t>
            </w:r>
            <w:r w:rsidR="0064541C">
              <w:rPr>
                <w:noProof/>
                <w:webHidden/>
              </w:rPr>
              <w:tab/>
            </w:r>
            <w:r w:rsidR="0064541C">
              <w:rPr>
                <w:noProof/>
                <w:webHidden/>
              </w:rPr>
              <w:fldChar w:fldCharType="begin"/>
            </w:r>
            <w:r w:rsidR="0064541C">
              <w:rPr>
                <w:noProof/>
                <w:webHidden/>
              </w:rPr>
              <w:instrText xml:space="preserve"> PAGEREF _Toc436645380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3D7B78F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81" w:history="1">
            <w:r w:rsidR="0064541C" w:rsidRPr="00A6506E">
              <w:rPr>
                <w:rStyle w:val="Hyperlink"/>
                <w:noProof/>
              </w:rPr>
              <w:t>May 22 / Pashons 27: St. Thomas the Anchorite</w:t>
            </w:r>
            <w:r w:rsidR="0064541C">
              <w:rPr>
                <w:noProof/>
                <w:webHidden/>
              </w:rPr>
              <w:tab/>
            </w:r>
            <w:r w:rsidR="0064541C">
              <w:rPr>
                <w:noProof/>
                <w:webHidden/>
              </w:rPr>
              <w:fldChar w:fldCharType="begin"/>
            </w:r>
            <w:r w:rsidR="0064541C">
              <w:rPr>
                <w:noProof/>
                <w:webHidden/>
              </w:rPr>
              <w:instrText xml:space="preserve"> PAGEREF _Toc436645381 \h </w:instrText>
            </w:r>
            <w:r w:rsidR="0064541C">
              <w:rPr>
                <w:noProof/>
                <w:webHidden/>
              </w:rPr>
            </w:r>
            <w:r w:rsidR="0064541C">
              <w:rPr>
                <w:noProof/>
                <w:webHidden/>
              </w:rPr>
              <w:fldChar w:fldCharType="separate"/>
            </w:r>
            <w:r w:rsidR="0064541C">
              <w:rPr>
                <w:noProof/>
                <w:webHidden/>
              </w:rPr>
              <w:t>797</w:t>
            </w:r>
            <w:r w:rsidR="0064541C">
              <w:rPr>
                <w:noProof/>
                <w:webHidden/>
              </w:rPr>
              <w:fldChar w:fldCharType="end"/>
            </w:r>
          </w:hyperlink>
        </w:p>
        <w:p w14:paraId="44DB79A9"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82" w:history="1">
            <w:r w:rsidR="0064541C" w:rsidRPr="00A6506E">
              <w:rPr>
                <w:rStyle w:val="Hyperlink"/>
                <w:noProof/>
              </w:rPr>
              <w:t>May 24 (25) / Pashons 29: Commemoration of the Annunciation, Nativity, and Resurrection on the 29</w:t>
            </w:r>
            <w:r w:rsidR="0064541C" w:rsidRPr="00A6506E">
              <w:rPr>
                <w:rStyle w:val="Hyperlink"/>
                <w:noProof/>
                <w:vertAlign w:val="superscript"/>
              </w:rPr>
              <w:t>th</w:t>
            </w:r>
            <w:r w:rsidR="0064541C" w:rsidRPr="00A6506E">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_Toc436645382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2D7268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83" w:history="1">
            <w:r w:rsidR="0064541C" w:rsidRPr="00A6506E">
              <w:rPr>
                <w:rStyle w:val="Hyperlink"/>
                <w:noProof/>
              </w:rPr>
              <w:t>May 25 / Pashons 30: Departure of St. Fournous the Disciple</w:t>
            </w:r>
            <w:r w:rsidR="0064541C">
              <w:rPr>
                <w:noProof/>
                <w:webHidden/>
              </w:rPr>
              <w:tab/>
            </w:r>
            <w:r w:rsidR="0064541C">
              <w:rPr>
                <w:noProof/>
                <w:webHidden/>
              </w:rPr>
              <w:fldChar w:fldCharType="begin"/>
            </w:r>
            <w:r w:rsidR="0064541C">
              <w:rPr>
                <w:noProof/>
                <w:webHidden/>
              </w:rPr>
              <w:instrText xml:space="preserve"> PAGEREF _Toc436645383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02ED021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84" w:history="1">
            <w:r w:rsidR="0064541C" w:rsidRPr="00A6506E">
              <w:rPr>
                <w:rStyle w:val="Hyperlink"/>
                <w:noProof/>
              </w:rPr>
              <w:t>May 27 / Paoni 2: St. Commemoration of the Appearance of the Bodies of St. John the Baptist and Elisha the Prophet</w:t>
            </w:r>
            <w:r w:rsidR="0064541C">
              <w:rPr>
                <w:noProof/>
                <w:webHidden/>
              </w:rPr>
              <w:tab/>
            </w:r>
            <w:r w:rsidR="0064541C">
              <w:rPr>
                <w:noProof/>
                <w:webHidden/>
              </w:rPr>
              <w:fldChar w:fldCharType="begin"/>
            </w:r>
            <w:r w:rsidR="0064541C">
              <w:rPr>
                <w:noProof/>
                <w:webHidden/>
              </w:rPr>
              <w:instrText xml:space="preserve"> PAGEREF _Toc436645384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59764DC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85" w:history="1">
            <w:r w:rsidR="0064541C" w:rsidRPr="00A6506E">
              <w:rPr>
                <w:rStyle w:val="Hyperlink"/>
                <w:noProof/>
              </w:rPr>
              <w:t>May 28 / Paoni 3: Consecration of St. George’s Church</w:t>
            </w:r>
            <w:r w:rsidR="0064541C">
              <w:rPr>
                <w:noProof/>
                <w:webHidden/>
              </w:rPr>
              <w:tab/>
            </w:r>
            <w:r w:rsidR="0064541C">
              <w:rPr>
                <w:noProof/>
                <w:webHidden/>
              </w:rPr>
              <w:fldChar w:fldCharType="begin"/>
            </w:r>
            <w:r w:rsidR="0064541C">
              <w:rPr>
                <w:noProof/>
                <w:webHidden/>
              </w:rPr>
              <w:instrText xml:space="preserve"> PAGEREF _Toc436645385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2A91A25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86" w:history="1">
            <w:r w:rsidR="0064541C" w:rsidRPr="00A6506E">
              <w:rPr>
                <w:rStyle w:val="Hyperlink"/>
                <w:noProof/>
              </w:rPr>
              <w:t>May 28 / Paoni 3: Also St. Abraam of Fayyoum</w:t>
            </w:r>
            <w:r w:rsidR="0064541C">
              <w:rPr>
                <w:noProof/>
                <w:webHidden/>
              </w:rPr>
              <w:tab/>
            </w:r>
            <w:r w:rsidR="0064541C">
              <w:rPr>
                <w:noProof/>
                <w:webHidden/>
              </w:rPr>
              <w:fldChar w:fldCharType="begin"/>
            </w:r>
            <w:r w:rsidR="0064541C">
              <w:rPr>
                <w:noProof/>
                <w:webHidden/>
              </w:rPr>
              <w:instrText xml:space="preserve"> PAGEREF _Toc436645386 \h </w:instrText>
            </w:r>
            <w:r w:rsidR="0064541C">
              <w:rPr>
                <w:noProof/>
                <w:webHidden/>
              </w:rPr>
            </w:r>
            <w:r w:rsidR="0064541C">
              <w:rPr>
                <w:noProof/>
                <w:webHidden/>
              </w:rPr>
              <w:fldChar w:fldCharType="separate"/>
            </w:r>
            <w:r w:rsidR="0064541C">
              <w:rPr>
                <w:noProof/>
                <w:webHidden/>
              </w:rPr>
              <w:t>799</w:t>
            </w:r>
            <w:r w:rsidR="0064541C">
              <w:rPr>
                <w:noProof/>
                <w:webHidden/>
              </w:rPr>
              <w:fldChar w:fldCharType="end"/>
            </w:r>
          </w:hyperlink>
        </w:p>
        <w:p w14:paraId="300D70B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87" w:history="1">
            <w:r w:rsidR="0064541C" w:rsidRPr="00A6506E">
              <w:rPr>
                <w:rStyle w:val="Hyperlink"/>
                <w:noProof/>
              </w:rPr>
              <w:t>May 30 / Paoni 5: Consecration of the Church of St. Victor</w:t>
            </w:r>
            <w:r w:rsidR="0064541C">
              <w:rPr>
                <w:noProof/>
                <w:webHidden/>
              </w:rPr>
              <w:tab/>
            </w:r>
            <w:r w:rsidR="0064541C">
              <w:rPr>
                <w:noProof/>
                <w:webHidden/>
              </w:rPr>
              <w:fldChar w:fldCharType="begin"/>
            </w:r>
            <w:r w:rsidR="0064541C">
              <w:rPr>
                <w:noProof/>
                <w:webHidden/>
              </w:rPr>
              <w:instrText xml:space="preserve"> PAGEREF _Toc436645387 \h </w:instrText>
            </w:r>
            <w:r w:rsidR="0064541C">
              <w:rPr>
                <w:noProof/>
                <w:webHidden/>
              </w:rPr>
            </w:r>
            <w:r w:rsidR="0064541C">
              <w:rPr>
                <w:noProof/>
                <w:webHidden/>
              </w:rPr>
              <w:fldChar w:fldCharType="separate"/>
            </w:r>
            <w:r w:rsidR="0064541C">
              <w:rPr>
                <w:noProof/>
                <w:webHidden/>
              </w:rPr>
              <w:t>801</w:t>
            </w:r>
            <w:r w:rsidR="0064541C">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3" w:name="_Ref436250616"/>
      <w:bookmarkStart w:id="1484" w:name="_Toc436645368"/>
      <w:r>
        <w:lastRenderedPageBreak/>
        <w:t>May 1 / Pashons 6: St. Macarius of Alexandria, the Presbyter</w:t>
      </w:r>
      <w:bookmarkEnd w:id="1479"/>
      <w:bookmarkEnd w:id="1483"/>
      <w:bookmarkEnd w:id="1484"/>
    </w:p>
    <w:p w14:paraId="65054283" w14:textId="77777777" w:rsidR="00137929" w:rsidRDefault="00137929" w:rsidP="00137929">
      <w:pPr>
        <w:pStyle w:val="Heading4"/>
      </w:pPr>
      <w:bookmarkStart w:id="1485" w:name="_Ref434490596"/>
      <w:r>
        <w:t>The Doxology</w:t>
      </w:r>
      <w:r w:rsidR="00B46E6E">
        <w:t xml:space="preserve"> for St. Macarius of Alexandria, the Presbyter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6" w:name="_Ref434560539"/>
      <w:bookmarkStart w:id="1487" w:name="_Toc436645369"/>
      <w:r>
        <w:t>May 2 / Pashons 7: St. Athanasius the Apostolic</w:t>
      </w:r>
      <w:bookmarkEnd w:id="1486"/>
      <w:bookmarkEnd w:id="1487"/>
    </w:p>
    <w:p w14:paraId="5C918841" w14:textId="77777777" w:rsidR="00EE657B" w:rsidRDefault="00EE657B" w:rsidP="00EE657B">
      <w:pPr>
        <w:pStyle w:val="Heading4"/>
      </w:pPr>
      <w:bookmarkStart w:id="1488" w:name="_Ref434492183"/>
      <w:r>
        <w:t>The Doxology</w:t>
      </w:r>
      <w:r w:rsidR="00B82753">
        <w:t xml:space="preserve"> for St. Athanasius the Apostolic</w:t>
      </w:r>
      <w:bookmarkEnd w:id="1488"/>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64541C">
        <w:t>The Doxology of St. Athanasius the Apostolic</w:t>
      </w:r>
      <w:r>
        <w:fldChar w:fldCharType="end"/>
      </w:r>
      <w:r>
        <w:t xml:space="preserve">, page </w:t>
      </w:r>
      <w:r>
        <w:fldChar w:fldCharType="begin"/>
      </w:r>
      <w:r>
        <w:instrText xml:space="preserve"> PAGEREF _Ref434492161 \h </w:instrText>
      </w:r>
      <w:r>
        <w:fldChar w:fldCharType="separate"/>
      </w:r>
      <w:r w:rsidR="0064541C">
        <w:rPr>
          <w:noProof/>
        </w:rPr>
        <w:t>555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proofErr w:type="gramStart"/>
            <w:r>
              <w:t>Therefore</w:t>
            </w:r>
            <w:proofErr w:type="gramEnd"/>
            <w:r>
              <w:t xml:space="preserv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89" w:name="_Ref434492196"/>
      <w:r>
        <w:lastRenderedPageBreak/>
        <w:t>Another</w:t>
      </w:r>
      <w:r w:rsidR="0047441D">
        <w:t xml:space="preserve"> Doxology</w:t>
      </w:r>
      <w:r>
        <w:t xml:space="preserve"> for St. Athanasius the Apostolic</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13"/>
            </w:r>
            <w:r>
              <w:t>;</w:t>
            </w:r>
          </w:p>
          <w:p w14:paraId="38DFDD79" w14:textId="77777777" w:rsidR="0047441D" w:rsidRDefault="0047441D" w:rsidP="0047441D">
            <w:pPr>
              <w:pStyle w:val="EngHang"/>
            </w:pPr>
            <w:r>
              <w:t>He sent them “the Father of Peace</w:t>
            </w:r>
            <w:r>
              <w:rPr>
                <w:rStyle w:val="FootnoteReference"/>
              </w:rPr>
              <w:footnoteReference w:id="51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0" w:name="_Toc436645370"/>
      <w:r>
        <w:t>May 7 / Pashons 12: Commemoration of Archangel Michael</w:t>
      </w:r>
      <w:bookmarkEnd w:id="1490"/>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8F2AB5D" w14:textId="77777777" w:rsidR="00B53E05" w:rsidRDefault="00B53E05" w:rsidP="00B53E05">
      <w:pPr>
        <w:pStyle w:val="Heading3"/>
      </w:pPr>
      <w:bookmarkStart w:id="1491" w:name="_Toc436645371"/>
      <w:r>
        <w:t>May 7 / Pashons 12: Also the Consecration of the Church of St. Demiana</w:t>
      </w:r>
      <w:bookmarkEnd w:id="1491"/>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64541C">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64541C">
        <w:rPr>
          <w:noProof/>
        </w:rPr>
        <w:t>743</w:t>
      </w:r>
      <w:r w:rsidR="002409EF">
        <w:fldChar w:fldCharType="end"/>
      </w:r>
      <w:r>
        <w:t>.</w:t>
      </w:r>
    </w:p>
    <w:p w14:paraId="3E105B3E" w14:textId="77777777" w:rsidR="00220DFD" w:rsidRDefault="00220DFD" w:rsidP="00220DFD">
      <w:pPr>
        <w:pStyle w:val="Heading3"/>
      </w:pPr>
      <w:bookmarkStart w:id="1492" w:name="_Toc436645372"/>
      <w:r>
        <w:t xml:space="preserve">May 8 / Pashons 13 St. Junia of the </w:t>
      </w:r>
      <w:proofErr w:type="gramStart"/>
      <w:r>
        <w:t>Seventy Two</w:t>
      </w:r>
      <w:proofErr w:type="gramEnd"/>
      <w:r>
        <w:t xml:space="preserve"> Disciples</w:t>
      </w:r>
      <w:bookmarkEnd w:id="1492"/>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D1738E1" w14:textId="77777777" w:rsidR="00220DFD" w:rsidRDefault="00220DFD" w:rsidP="00220DFD">
      <w:pPr>
        <w:pStyle w:val="Heading3"/>
      </w:pPr>
      <w:bookmarkStart w:id="1493" w:name="_Toc436645373"/>
      <w:r>
        <w:t xml:space="preserve">May 8 / Pashons 13 Also St. </w:t>
      </w:r>
      <w:commentRangeStart w:id="1494"/>
      <w:r>
        <w:t>Arsenius</w:t>
      </w:r>
      <w:commentRangeEnd w:id="1494"/>
      <w:r>
        <w:rPr>
          <w:rStyle w:val="CommentReference"/>
          <w:rFonts w:eastAsiaTheme="minorHAnsi" w:cstheme="minorBidi"/>
          <w:b w:val="0"/>
          <w:bCs w:val="0"/>
        </w:rPr>
        <w:commentReference w:id="1494"/>
      </w:r>
      <w:bookmarkEnd w:id="1493"/>
    </w:p>
    <w:p w14:paraId="2EEE01C8" w14:textId="77777777" w:rsidR="00220DFD" w:rsidRDefault="00220DFD" w:rsidP="00220DFD">
      <w:pPr>
        <w:pStyle w:val="Heading4"/>
      </w:pPr>
      <w:bookmarkStart w:id="1495" w:name="_Ref434490892"/>
      <w:r>
        <w:t>The Doxology</w:t>
      </w:r>
      <w:r w:rsidR="00810F04">
        <w:t xml:space="preserve"> for St. Arsenius</w:t>
      </w:r>
      <w:bookmarkEnd w:id="14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6" w:name="_Toc436645374"/>
      <w:r>
        <w:t>May 9 / Pashons 14: St. Pachomius</w:t>
      </w:r>
      <w:bookmarkEnd w:id="1496"/>
    </w:p>
    <w:p w14:paraId="1731E46B" w14:textId="77777777" w:rsidR="00C30529" w:rsidRDefault="00C30529" w:rsidP="00C30529">
      <w:pPr>
        <w:pStyle w:val="Heading4"/>
      </w:pPr>
      <w:bookmarkStart w:id="1497" w:name="_Ref434491150"/>
      <w:r>
        <w:t>The Doxology</w:t>
      </w:r>
      <w:r w:rsidR="00810F04">
        <w:t xml:space="preserve"> for St. Pachomius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498" w:name="_Toc436645375"/>
      <w:r>
        <w:lastRenderedPageBreak/>
        <w:t>May 11 / Pashons 16: Commemoration of St. John the Evangelist</w:t>
      </w:r>
      <w:bookmarkEnd w:id="1498"/>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64541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64541C">
        <w:rPr>
          <w:noProof/>
        </w:rPr>
        <w:t>686</w:t>
      </w:r>
      <w:r w:rsidR="002409EF">
        <w:fldChar w:fldCharType="end"/>
      </w:r>
      <w:r>
        <w:t>.</w:t>
      </w:r>
    </w:p>
    <w:p w14:paraId="194D23B6" w14:textId="77777777" w:rsidR="005329C1" w:rsidRDefault="005329C1" w:rsidP="005329C1">
      <w:pPr>
        <w:pStyle w:val="Heading3"/>
      </w:pPr>
      <w:bookmarkStart w:id="1499" w:name="_Toc436645376"/>
      <w:r>
        <w:t>May 16 / Pashons 21: Commemoration of the Theotokos</w:t>
      </w:r>
      <w:bookmarkEnd w:id="1499"/>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950977D" w14:textId="77777777" w:rsidR="00160DE3" w:rsidRDefault="00160DE3" w:rsidP="00160DE3">
      <w:pPr>
        <w:pStyle w:val="Heading3"/>
      </w:pPr>
      <w:bookmarkStart w:id="1500" w:name="_Toc436645377"/>
      <w:r>
        <w:t xml:space="preserve">May 17 / Pashons 22: Departure of St. Andronicus the </w:t>
      </w:r>
      <w:r w:rsidR="00191A26">
        <w:t>Disciple</w:t>
      </w:r>
      <w:bookmarkEnd w:id="1500"/>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E2A1C06" w14:textId="77777777" w:rsidR="00495F1A" w:rsidRDefault="00C30529" w:rsidP="00495F1A">
      <w:pPr>
        <w:pStyle w:val="Heading3"/>
      </w:pPr>
      <w:bookmarkStart w:id="1501" w:name="_Toc436645378"/>
      <w:r>
        <w:t xml:space="preserve">May 19 / Pashons 24: </w:t>
      </w:r>
      <w:r w:rsidR="00495F1A">
        <w:t>The Entrance into Egypt</w:t>
      </w:r>
      <w:bookmarkEnd w:id="1482"/>
      <w:bookmarkEnd w:id="1481"/>
      <w:bookmarkEnd w:id="1480"/>
      <w:bookmarkEnd w:id="1501"/>
    </w:p>
    <w:p w14:paraId="608201BF" w14:textId="77777777" w:rsidR="00C30529" w:rsidRDefault="00C30529" w:rsidP="00C30529">
      <w:pPr>
        <w:pStyle w:val="Heading4"/>
      </w:pPr>
      <w:bookmarkStart w:id="1502" w:name="_Ref434477906"/>
      <w:r>
        <w:t>The Doxology</w:t>
      </w:r>
      <w:r w:rsidR="00E21EA3">
        <w:t xml:space="preserve"> for the Entrance into Egypt</w:t>
      </w:r>
      <w:bookmarkEnd w:id="15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3" w:name="_Ref434476089"/>
      <w:r>
        <w:t>The Psali Adam</w:t>
      </w:r>
      <w:r w:rsidR="006C1B94">
        <w:t xml:space="preserve"> for the Entrance into Egypt</w:t>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proofErr w:type="gramStart"/>
            <w:r>
              <w:t>Therefore</w:t>
            </w:r>
            <w:proofErr w:type="gramEnd"/>
            <w:r>
              <w:t xml:space="preserv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proofErr w:type="gramStart"/>
            <w:r>
              <w:t>Therefore</w:t>
            </w:r>
            <w:proofErr w:type="gramEnd"/>
            <w:r>
              <w:t xml:space="preserv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4" w:name="_Ref434476112"/>
      <w:r>
        <w:t>The Psali Batos</w:t>
      </w:r>
      <w:r w:rsidR="006C1B94">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5"/>
            <w:r>
              <w:t>approached</w:t>
            </w:r>
            <w:commentRangeEnd w:id="1505"/>
            <w:r>
              <w:rPr>
                <w:rStyle w:val="CommentReference"/>
              </w:rPr>
              <w:commentReference w:id="1505"/>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 xml:space="preserve">With Your </w:t>
            </w:r>
            <w:proofErr w:type="gramStart"/>
            <w:r>
              <w:t>good</w:t>
            </w:r>
            <w:proofErr w:type="gramEnd"/>
            <w:r>
              <w:t xml:space="preserve">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6"/>
            <w:r>
              <w:t xml:space="preserve">Ⲫⲱⲕ </w:t>
            </w:r>
            <w:commentRangeEnd w:id="1506"/>
            <w:r>
              <w:rPr>
                <w:rStyle w:val="CommentReference"/>
                <w:rFonts w:ascii="Times New Roman" w:hAnsi="Times New Roman"/>
              </w:rPr>
              <w:commentReference w:id="1506"/>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7" w:name="_Toc436645379"/>
      <w:r>
        <w:lastRenderedPageBreak/>
        <w:t>May 19 / Pashons 24: Also, St. Pashnouni, the Monk and Martyr</w:t>
      </w:r>
      <w:bookmarkEnd w:id="1507"/>
    </w:p>
    <w:p w14:paraId="408F0E44" w14:textId="77777777" w:rsidR="00A055D8" w:rsidRDefault="00A055D8" w:rsidP="00A055D8">
      <w:pPr>
        <w:pStyle w:val="Heading4"/>
      </w:pPr>
      <w:bookmarkStart w:id="1508" w:name="_Ref434491429"/>
      <w:r>
        <w:t>The Doxology</w:t>
      </w:r>
      <w:r w:rsidR="00810F04">
        <w:t xml:space="preserve"> for St. Pashnouni</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09" w:name="_Toc436645380"/>
      <w:r>
        <w:t xml:space="preserve">May 21 / Pashons 26: </w:t>
      </w:r>
      <w:r w:rsidR="00072324">
        <w:t>Martyrdom of St. Thomas the Apostle</w:t>
      </w:r>
      <w:bookmarkEnd w:id="1509"/>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401C91D" w14:textId="77777777" w:rsidR="007A6E4F" w:rsidRDefault="007A6E4F" w:rsidP="00160DE3">
      <w:pPr>
        <w:pStyle w:val="Heading3"/>
      </w:pPr>
      <w:bookmarkStart w:id="1510" w:name="_Toc436645381"/>
      <w:r>
        <w:t>May 22 / Pashons 27: St. Thomas the Anchorite</w:t>
      </w:r>
      <w:bookmarkEnd w:id="1510"/>
    </w:p>
    <w:p w14:paraId="638D349A" w14:textId="77777777" w:rsidR="007A6E4F" w:rsidRDefault="007A6E4F" w:rsidP="007A6E4F">
      <w:pPr>
        <w:pStyle w:val="Heading4"/>
      </w:pPr>
      <w:bookmarkStart w:id="1511" w:name="_Ref434490403"/>
      <w:r>
        <w:t>The Doxology</w:t>
      </w:r>
      <w:r w:rsidR="00B46E6E">
        <w:t xml:space="preserve"> for St. Thomas the Anchorite</w:t>
      </w:r>
      <w:bookmarkEnd w:id="1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2"/>
            <w:r>
              <w:t>Like amber</w:t>
            </w:r>
          </w:p>
          <w:p w14:paraId="2CE5E879" w14:textId="77777777" w:rsidR="007A6E4F" w:rsidRDefault="007A6E4F" w:rsidP="007A6E4F">
            <w:pPr>
              <w:pStyle w:val="EngHangEnd"/>
            </w:pPr>
            <w:r>
              <w:t>Spreading in paradise.</w:t>
            </w:r>
            <w:commentRangeEnd w:id="1512"/>
            <w:r>
              <w:rPr>
                <w:rStyle w:val="CommentReference"/>
                <w:rFonts w:ascii="Times New Roman" w:eastAsiaTheme="minorHAnsi" w:hAnsi="Times New Roman" w:cstheme="minorBidi"/>
                <w:color w:val="auto"/>
              </w:rPr>
              <w:commentReference w:id="1512"/>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3" w:name="_Toc436645382"/>
      <w:r>
        <w:t>May 24 (25) / Pashons 29: Commemoration of the Annunciation, Nativity, and Resurrection on the 29</w:t>
      </w:r>
      <w:r w:rsidRPr="00C0205C">
        <w:rPr>
          <w:vertAlign w:val="superscript"/>
        </w:rPr>
        <w:t>th</w:t>
      </w:r>
      <w:r>
        <w:t xml:space="preserve"> of Every Month</w:t>
      </w:r>
      <w:bookmarkEnd w:id="1513"/>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12CA36" w14:textId="77777777" w:rsidR="00160DE3" w:rsidRDefault="00160DE3" w:rsidP="00160DE3">
      <w:pPr>
        <w:pStyle w:val="Heading3"/>
      </w:pPr>
      <w:bookmarkStart w:id="1514" w:name="_Toc436645383"/>
      <w:r>
        <w:t>May 25 / Pashons 30: Departure of St. Fournous the Disciple</w:t>
      </w:r>
      <w:bookmarkEnd w:id="1514"/>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FCC02EA" w14:textId="77777777" w:rsidR="00F26510" w:rsidRDefault="00F26510" w:rsidP="00F26510">
      <w:pPr>
        <w:pStyle w:val="Heading3"/>
      </w:pPr>
      <w:bookmarkStart w:id="1515" w:name="_Toc436645384"/>
      <w:r>
        <w:lastRenderedPageBreak/>
        <w:t>May 27 / Paoni 2: St. Commemoration of the Appearance of the Bodies of St. John the Baptist and Elisha the Prophet</w:t>
      </w:r>
      <w:bookmarkEnd w:id="1515"/>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7D3D9074" w14:textId="77777777" w:rsidR="00601ED3" w:rsidRDefault="00601ED3" w:rsidP="00601ED3">
      <w:pPr>
        <w:pStyle w:val="Heading3"/>
      </w:pPr>
      <w:bookmarkStart w:id="1516" w:name="_Toc436645385"/>
      <w:r>
        <w:t>May 28 / Paoni 3: Consecration of St. George’s Church</w:t>
      </w:r>
      <w:bookmarkEnd w:id="1516"/>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64541C">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64541C">
        <w:rPr>
          <w:noProof/>
        </w:rPr>
        <w:t>775</w:t>
      </w:r>
      <w:r w:rsidR="002409EF">
        <w:fldChar w:fldCharType="end"/>
      </w:r>
      <w:r>
        <w:t>.</w:t>
      </w:r>
    </w:p>
    <w:p w14:paraId="2D4ABA3A" w14:textId="77777777" w:rsidR="00C30529" w:rsidRDefault="00C30529" w:rsidP="00C30529">
      <w:pPr>
        <w:pStyle w:val="Heading3"/>
      </w:pPr>
      <w:bookmarkStart w:id="1517" w:name="_Toc436645386"/>
      <w:r>
        <w:t xml:space="preserve">May 28 / Paoni 3: </w:t>
      </w:r>
      <w:r w:rsidR="00601ED3">
        <w:t xml:space="preserve">Also </w:t>
      </w:r>
      <w:r>
        <w:t>St. Abraam of Fayyoum</w:t>
      </w:r>
      <w:bookmarkEnd w:id="1517"/>
    </w:p>
    <w:p w14:paraId="26D71FAF" w14:textId="77777777" w:rsidR="00C30529" w:rsidRDefault="00C30529" w:rsidP="00C30529">
      <w:pPr>
        <w:pStyle w:val="Heading4"/>
      </w:pPr>
      <w:bookmarkStart w:id="1518" w:name="_Ref434492469"/>
      <w:r>
        <w:t>The Doxology</w:t>
      </w:r>
      <w:r w:rsidR="00B82753">
        <w:t xml:space="preserve"> for St. Abraam of Fayyoum</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1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2" w:name="_Toc436645387"/>
      <w:r>
        <w:t>May 30 / Paoni 5: Consecration of the Church of St. Victor</w:t>
      </w:r>
      <w:bookmarkEnd w:id="1522"/>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64541C">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64541C">
        <w:rPr>
          <w:noProof/>
        </w:rPr>
        <w:t>639</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3" w:name="_Toc410196217"/>
      <w:bookmarkStart w:id="1524" w:name="_Toc410196459"/>
      <w:bookmarkStart w:id="1525" w:name="_Toc410196961"/>
      <w:bookmarkStart w:id="1526" w:name="_Toc436645230"/>
      <w:bookmarkStart w:id="1527" w:name="June"/>
      <w:bookmarkEnd w:id="1478"/>
      <w:r>
        <w:lastRenderedPageBreak/>
        <w:t>June</w:t>
      </w:r>
      <w:bookmarkEnd w:id="1523"/>
      <w:bookmarkEnd w:id="1524"/>
      <w:bookmarkEnd w:id="1525"/>
      <w:r w:rsidR="00C30529">
        <w:t xml:space="preserve"> or </w:t>
      </w:r>
      <w:r w:rsidR="00C30529">
        <w:rPr>
          <w:rFonts w:ascii="FreeSerifAvvaShenouda" w:hAnsi="FreeSerifAvvaShenouda" w:cs="FreeSerifAvvaShenouda"/>
        </w:rPr>
        <w:t>Ⲡⲁⲱⲛⲉ</w:t>
      </w:r>
      <w:bookmarkEnd w:id="1526"/>
    </w:p>
    <w:sdt>
      <w:sdtPr>
        <w:id w:val="-1182355935"/>
        <w:docPartObj>
          <w:docPartGallery w:val="Table of Contents"/>
          <w:docPartUnique/>
        </w:docPartObj>
      </w:sdtPr>
      <w:sdtEndPr>
        <w:rPr>
          <w:b/>
          <w:bCs/>
          <w:noProof/>
        </w:rPr>
      </w:sdtEndPr>
      <w:sdtContent>
        <w:p w14:paraId="7F820A48"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36645388" w:history="1">
            <w:r w:rsidR="0064541C" w:rsidRPr="002776A6">
              <w:rPr>
                <w:rStyle w:val="Hyperlink"/>
                <w:noProof/>
              </w:rPr>
              <w:t>The Apostles' Fast</w:t>
            </w:r>
            <w:r w:rsidR="0064541C">
              <w:rPr>
                <w:noProof/>
                <w:webHidden/>
              </w:rPr>
              <w:tab/>
            </w:r>
            <w:r w:rsidR="0064541C">
              <w:rPr>
                <w:noProof/>
                <w:webHidden/>
              </w:rPr>
              <w:fldChar w:fldCharType="begin"/>
            </w:r>
            <w:r w:rsidR="0064541C">
              <w:rPr>
                <w:noProof/>
                <w:webHidden/>
              </w:rPr>
              <w:instrText xml:space="preserve"> PAGEREF _Toc436645388 \h </w:instrText>
            </w:r>
            <w:r w:rsidR="0064541C">
              <w:rPr>
                <w:noProof/>
                <w:webHidden/>
              </w:rPr>
            </w:r>
            <w:r w:rsidR="0064541C">
              <w:rPr>
                <w:noProof/>
                <w:webHidden/>
              </w:rPr>
              <w:fldChar w:fldCharType="separate"/>
            </w:r>
            <w:r w:rsidR="0064541C">
              <w:rPr>
                <w:noProof/>
                <w:webHidden/>
              </w:rPr>
              <w:t>803</w:t>
            </w:r>
            <w:r w:rsidR="0064541C">
              <w:rPr>
                <w:noProof/>
                <w:webHidden/>
              </w:rPr>
              <w:fldChar w:fldCharType="end"/>
            </w:r>
          </w:hyperlink>
        </w:p>
        <w:p w14:paraId="3AD161DF"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89" w:history="1">
            <w:r w:rsidR="0064541C" w:rsidRPr="002776A6">
              <w:rPr>
                <w:rStyle w:val="Hyperlink"/>
                <w:noProof/>
              </w:rPr>
              <w:t>June 6 / Paoni 12: Commemoration of Archangel Michael</w:t>
            </w:r>
            <w:r w:rsidR="0064541C">
              <w:rPr>
                <w:noProof/>
                <w:webHidden/>
              </w:rPr>
              <w:tab/>
            </w:r>
            <w:r w:rsidR="0064541C">
              <w:rPr>
                <w:noProof/>
                <w:webHidden/>
              </w:rPr>
              <w:fldChar w:fldCharType="begin"/>
            </w:r>
            <w:r w:rsidR="0064541C">
              <w:rPr>
                <w:noProof/>
                <w:webHidden/>
              </w:rPr>
              <w:instrText xml:space="preserve"> PAGEREF _Toc436645389 \h </w:instrText>
            </w:r>
            <w:r w:rsidR="0064541C">
              <w:rPr>
                <w:noProof/>
                <w:webHidden/>
              </w:rPr>
            </w:r>
            <w:r w:rsidR="0064541C">
              <w:rPr>
                <w:noProof/>
                <w:webHidden/>
              </w:rPr>
              <w:fldChar w:fldCharType="separate"/>
            </w:r>
            <w:r w:rsidR="0064541C">
              <w:rPr>
                <w:noProof/>
                <w:webHidden/>
              </w:rPr>
              <w:t>810</w:t>
            </w:r>
            <w:r w:rsidR="0064541C">
              <w:rPr>
                <w:noProof/>
                <w:webHidden/>
              </w:rPr>
              <w:fldChar w:fldCharType="end"/>
            </w:r>
          </w:hyperlink>
        </w:p>
        <w:p w14:paraId="0DA4694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90" w:history="1">
            <w:r w:rsidR="0064541C" w:rsidRPr="002776A6">
              <w:rPr>
                <w:rStyle w:val="Hyperlink"/>
                <w:noProof/>
              </w:rPr>
              <w:t>June 7 / Paoni 13: Archangel Gabriel, the Evangelist of Daniel</w:t>
            </w:r>
            <w:r w:rsidR="0064541C">
              <w:rPr>
                <w:noProof/>
                <w:webHidden/>
              </w:rPr>
              <w:tab/>
            </w:r>
            <w:r w:rsidR="0064541C">
              <w:rPr>
                <w:noProof/>
                <w:webHidden/>
              </w:rPr>
              <w:fldChar w:fldCharType="begin"/>
            </w:r>
            <w:r w:rsidR="0064541C">
              <w:rPr>
                <w:noProof/>
                <w:webHidden/>
              </w:rPr>
              <w:instrText xml:space="preserve"> PAGEREF _Toc436645390 \h </w:instrText>
            </w:r>
            <w:r w:rsidR="0064541C">
              <w:rPr>
                <w:noProof/>
                <w:webHidden/>
              </w:rPr>
            </w:r>
            <w:r w:rsidR="0064541C">
              <w:rPr>
                <w:noProof/>
                <w:webHidden/>
              </w:rPr>
              <w:fldChar w:fldCharType="separate"/>
            </w:r>
            <w:r w:rsidR="0064541C">
              <w:rPr>
                <w:noProof/>
                <w:webHidden/>
              </w:rPr>
              <w:t>811</w:t>
            </w:r>
            <w:r w:rsidR="0064541C">
              <w:rPr>
                <w:noProof/>
                <w:webHidden/>
              </w:rPr>
              <w:fldChar w:fldCharType="end"/>
            </w:r>
          </w:hyperlink>
        </w:p>
        <w:p w14:paraId="7767844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91" w:history="1">
            <w:r w:rsidR="0064541C" w:rsidRPr="002776A6">
              <w:rPr>
                <w:rStyle w:val="Hyperlink"/>
                <w:noProof/>
              </w:rPr>
              <w:t>June 8 / Paoni 14: Sts. Apakir and John</w:t>
            </w:r>
            <w:r w:rsidR="0064541C">
              <w:rPr>
                <w:noProof/>
                <w:webHidden/>
              </w:rPr>
              <w:tab/>
            </w:r>
            <w:r w:rsidR="0064541C">
              <w:rPr>
                <w:noProof/>
                <w:webHidden/>
              </w:rPr>
              <w:fldChar w:fldCharType="begin"/>
            </w:r>
            <w:r w:rsidR="0064541C">
              <w:rPr>
                <w:noProof/>
                <w:webHidden/>
              </w:rPr>
              <w:instrText xml:space="preserve"> PAGEREF _Toc436645391 \h </w:instrText>
            </w:r>
            <w:r w:rsidR="0064541C">
              <w:rPr>
                <w:noProof/>
                <w:webHidden/>
              </w:rPr>
            </w:r>
            <w:r w:rsidR="0064541C">
              <w:rPr>
                <w:noProof/>
                <w:webHidden/>
              </w:rPr>
              <w:fldChar w:fldCharType="separate"/>
            </w:r>
            <w:r w:rsidR="0064541C">
              <w:rPr>
                <w:noProof/>
                <w:webHidden/>
              </w:rPr>
              <w:t>812</w:t>
            </w:r>
            <w:r w:rsidR="0064541C">
              <w:rPr>
                <w:noProof/>
                <w:webHidden/>
              </w:rPr>
              <w:fldChar w:fldCharType="end"/>
            </w:r>
          </w:hyperlink>
        </w:p>
        <w:p w14:paraId="594AC6E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92" w:history="1">
            <w:r w:rsidR="0064541C" w:rsidRPr="002776A6">
              <w:rPr>
                <w:rStyle w:val="Hyperlink"/>
                <w:noProof/>
                <w:lang w:val="en-US"/>
              </w:rPr>
              <w:t>June 9 / Paoni 15: Handing over of St. Mark's Relics</w:t>
            </w:r>
            <w:r w:rsidR="0064541C">
              <w:rPr>
                <w:noProof/>
                <w:webHidden/>
              </w:rPr>
              <w:tab/>
            </w:r>
            <w:r w:rsidR="0064541C">
              <w:rPr>
                <w:noProof/>
                <w:webHidden/>
              </w:rPr>
              <w:fldChar w:fldCharType="begin"/>
            </w:r>
            <w:r w:rsidR="0064541C">
              <w:rPr>
                <w:noProof/>
                <w:webHidden/>
              </w:rPr>
              <w:instrText xml:space="preserve"> PAGEREF _Toc436645392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24BD526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93" w:history="1">
            <w:r w:rsidR="0064541C" w:rsidRPr="002776A6">
              <w:rPr>
                <w:rStyle w:val="Hyperlink"/>
                <w:noProof/>
                <w:lang w:val="en-US"/>
              </w:rPr>
              <w:t>June 11 / Paoni 17: Return of St. Mark's Relics</w:t>
            </w:r>
            <w:r w:rsidR="0064541C">
              <w:rPr>
                <w:noProof/>
                <w:webHidden/>
              </w:rPr>
              <w:tab/>
            </w:r>
            <w:r w:rsidR="0064541C">
              <w:rPr>
                <w:noProof/>
                <w:webHidden/>
              </w:rPr>
              <w:fldChar w:fldCharType="begin"/>
            </w:r>
            <w:r w:rsidR="0064541C">
              <w:rPr>
                <w:noProof/>
                <w:webHidden/>
              </w:rPr>
              <w:instrText xml:space="preserve"> PAGEREF _Toc436645393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0E0FF68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94" w:history="1">
            <w:r w:rsidR="0064541C" w:rsidRPr="002776A6">
              <w:rPr>
                <w:rStyle w:val="Hyperlink"/>
                <w:noProof/>
                <w:lang w:val="en-US"/>
              </w:rPr>
              <w:t>June 13 / Paoni 19: Martyrdom of St. George of Zahim</w:t>
            </w:r>
            <w:r w:rsidR="0064541C">
              <w:rPr>
                <w:noProof/>
                <w:webHidden/>
              </w:rPr>
              <w:tab/>
            </w:r>
            <w:r w:rsidR="0064541C">
              <w:rPr>
                <w:noProof/>
                <w:webHidden/>
              </w:rPr>
              <w:fldChar w:fldCharType="begin"/>
            </w:r>
            <w:r w:rsidR="0064541C">
              <w:rPr>
                <w:noProof/>
                <w:webHidden/>
              </w:rPr>
              <w:instrText xml:space="preserve"> PAGEREF _Toc436645394 \h </w:instrText>
            </w:r>
            <w:r w:rsidR="0064541C">
              <w:rPr>
                <w:noProof/>
                <w:webHidden/>
              </w:rPr>
            </w:r>
            <w:r w:rsidR="0064541C">
              <w:rPr>
                <w:noProof/>
                <w:webHidden/>
              </w:rPr>
              <w:fldChar w:fldCharType="separate"/>
            </w:r>
            <w:r w:rsidR="0064541C">
              <w:rPr>
                <w:noProof/>
                <w:webHidden/>
              </w:rPr>
              <w:t>813</w:t>
            </w:r>
            <w:r w:rsidR="0064541C">
              <w:rPr>
                <w:noProof/>
                <w:webHidden/>
              </w:rPr>
              <w:fldChar w:fldCharType="end"/>
            </w:r>
          </w:hyperlink>
        </w:p>
        <w:p w14:paraId="1570F46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95" w:history="1">
            <w:r w:rsidR="0064541C" w:rsidRPr="002776A6">
              <w:rPr>
                <w:rStyle w:val="Hyperlink"/>
                <w:noProof/>
              </w:rPr>
              <w:t>June 15 / Paoni 21: Commemoration of the Theotokos</w:t>
            </w:r>
            <w:r w:rsidR="0064541C">
              <w:rPr>
                <w:noProof/>
                <w:webHidden/>
              </w:rPr>
              <w:tab/>
            </w:r>
            <w:r w:rsidR="0064541C">
              <w:rPr>
                <w:noProof/>
                <w:webHidden/>
              </w:rPr>
              <w:fldChar w:fldCharType="begin"/>
            </w:r>
            <w:r w:rsidR="0064541C">
              <w:rPr>
                <w:noProof/>
                <w:webHidden/>
              </w:rPr>
              <w:instrText xml:space="preserve"> PAGEREF _Toc436645395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295CF41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96" w:history="1">
            <w:r w:rsidR="0064541C" w:rsidRPr="002776A6">
              <w:rPr>
                <w:rStyle w:val="Hyperlink"/>
                <w:noProof/>
              </w:rPr>
              <w:t>June 16 / Paoni 22: Consecration of a Church of St. Cosmas and Damian, Their Brothers and Their Mother</w:t>
            </w:r>
            <w:r w:rsidR="0064541C">
              <w:rPr>
                <w:noProof/>
                <w:webHidden/>
              </w:rPr>
              <w:tab/>
            </w:r>
            <w:r w:rsidR="0064541C">
              <w:rPr>
                <w:noProof/>
                <w:webHidden/>
              </w:rPr>
              <w:fldChar w:fldCharType="begin"/>
            </w:r>
            <w:r w:rsidR="0064541C">
              <w:rPr>
                <w:noProof/>
                <w:webHidden/>
              </w:rPr>
              <w:instrText xml:space="preserve"> PAGEREF _Toc436645396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E0C62E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97" w:history="1">
            <w:r w:rsidR="0064541C" w:rsidRPr="002776A6">
              <w:rPr>
                <w:rStyle w:val="Hyperlink"/>
                <w:noProof/>
                <w:lang w:val="en-US"/>
              </w:rPr>
              <w:t>June 18 / Paoni 24: The Strong St. Moses</w:t>
            </w:r>
            <w:r w:rsidR="0064541C">
              <w:rPr>
                <w:noProof/>
                <w:webHidden/>
              </w:rPr>
              <w:tab/>
            </w:r>
            <w:r w:rsidR="0064541C">
              <w:rPr>
                <w:noProof/>
                <w:webHidden/>
              </w:rPr>
              <w:fldChar w:fldCharType="begin"/>
            </w:r>
            <w:r w:rsidR="0064541C">
              <w:rPr>
                <w:noProof/>
                <w:webHidden/>
              </w:rPr>
              <w:instrText xml:space="preserve"> PAGEREF _Toc436645397 \h </w:instrText>
            </w:r>
            <w:r w:rsidR="0064541C">
              <w:rPr>
                <w:noProof/>
                <w:webHidden/>
              </w:rPr>
            </w:r>
            <w:r w:rsidR="0064541C">
              <w:rPr>
                <w:noProof/>
                <w:webHidden/>
              </w:rPr>
              <w:fldChar w:fldCharType="separate"/>
            </w:r>
            <w:r w:rsidR="0064541C">
              <w:rPr>
                <w:noProof/>
                <w:webHidden/>
              </w:rPr>
              <w:t>814</w:t>
            </w:r>
            <w:r w:rsidR="0064541C">
              <w:rPr>
                <w:noProof/>
                <w:webHidden/>
              </w:rPr>
              <w:fldChar w:fldCharType="end"/>
            </w:r>
          </w:hyperlink>
        </w:p>
        <w:p w14:paraId="6C3A33BE"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98" w:history="1">
            <w:r w:rsidR="0064541C" w:rsidRPr="002776A6">
              <w:rPr>
                <w:rStyle w:val="Hyperlink"/>
                <w:noProof/>
                <w:lang w:val="en-US"/>
              </w:rPr>
              <w:t>June 19 / Paoni 25: Martyrdom of St. Jude the Disciple and Epistle-Writer</w:t>
            </w:r>
            <w:r w:rsidR="0064541C">
              <w:rPr>
                <w:noProof/>
                <w:webHidden/>
              </w:rPr>
              <w:tab/>
            </w:r>
            <w:r w:rsidR="0064541C">
              <w:rPr>
                <w:noProof/>
                <w:webHidden/>
              </w:rPr>
              <w:fldChar w:fldCharType="begin"/>
            </w:r>
            <w:r w:rsidR="0064541C">
              <w:rPr>
                <w:noProof/>
                <w:webHidden/>
              </w:rPr>
              <w:instrText xml:space="preserve"> PAGEREF _Toc436645398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FDFF05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399" w:history="1">
            <w:r w:rsidR="0064541C" w:rsidRPr="002776A6">
              <w:rPr>
                <w:rStyle w:val="Hyperlink"/>
                <w:noProof/>
              </w:rPr>
              <w:t>June 20 / Paoni 26: Consecration of the Church of Archangel Gabriel</w:t>
            </w:r>
            <w:r w:rsidR="0064541C">
              <w:rPr>
                <w:noProof/>
                <w:webHidden/>
              </w:rPr>
              <w:tab/>
            </w:r>
            <w:r w:rsidR="0064541C">
              <w:rPr>
                <w:noProof/>
                <w:webHidden/>
              </w:rPr>
              <w:fldChar w:fldCharType="begin"/>
            </w:r>
            <w:r w:rsidR="0064541C">
              <w:rPr>
                <w:noProof/>
                <w:webHidden/>
              </w:rPr>
              <w:instrText xml:space="preserve"> PAGEREF _Toc436645399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1D141E3D"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00" w:history="1">
            <w:r w:rsidR="0064541C" w:rsidRPr="002776A6">
              <w:rPr>
                <w:rStyle w:val="Hyperlink"/>
                <w:noProof/>
                <w:lang w:val="en-US"/>
              </w:rPr>
              <w:t>June 21 / Paoni 27: Martyrdom of St. Ananias the Apostle</w:t>
            </w:r>
            <w:r w:rsidR="0064541C">
              <w:rPr>
                <w:noProof/>
                <w:webHidden/>
              </w:rPr>
              <w:tab/>
            </w:r>
            <w:r w:rsidR="0064541C">
              <w:rPr>
                <w:noProof/>
                <w:webHidden/>
              </w:rPr>
              <w:fldChar w:fldCharType="begin"/>
            </w:r>
            <w:r w:rsidR="0064541C">
              <w:rPr>
                <w:noProof/>
                <w:webHidden/>
              </w:rPr>
              <w:instrText xml:space="preserve"> PAGEREF _Toc436645400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27D8BB7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01" w:history="1">
            <w:r w:rsidR="0064541C" w:rsidRPr="002776A6">
              <w:rPr>
                <w:rStyle w:val="Hyperlink"/>
                <w:noProof/>
              </w:rPr>
              <w:t>June 23 / Paoni 29: Commemoration of the Annunciation, Nativity, and Resurrection on the 29</w:t>
            </w:r>
            <w:r w:rsidR="0064541C" w:rsidRPr="002776A6">
              <w:rPr>
                <w:rStyle w:val="Hyperlink"/>
                <w:noProof/>
                <w:vertAlign w:val="superscript"/>
              </w:rPr>
              <w:t>th</w:t>
            </w:r>
            <w:r w:rsidR="0064541C" w:rsidRPr="002776A6">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_Toc436645401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409C8BA3"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02" w:history="1">
            <w:r w:rsidR="0064541C" w:rsidRPr="002776A6">
              <w:rPr>
                <w:rStyle w:val="Hyperlink"/>
                <w:noProof/>
                <w:lang w:val="en-US"/>
              </w:rPr>
              <w:t>June 24 / Paoni 30: The Nativity of St. John the Baptist</w:t>
            </w:r>
            <w:r w:rsidR="0064541C">
              <w:rPr>
                <w:noProof/>
                <w:webHidden/>
              </w:rPr>
              <w:tab/>
            </w:r>
            <w:r w:rsidR="0064541C">
              <w:rPr>
                <w:noProof/>
                <w:webHidden/>
              </w:rPr>
              <w:fldChar w:fldCharType="begin"/>
            </w:r>
            <w:r w:rsidR="0064541C">
              <w:rPr>
                <w:noProof/>
                <w:webHidden/>
              </w:rPr>
              <w:instrText xml:space="preserve"> PAGEREF _Toc436645402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50A5CA0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03" w:history="1">
            <w:r w:rsidR="0064541C" w:rsidRPr="002776A6">
              <w:rPr>
                <w:rStyle w:val="Hyperlink"/>
                <w:noProof/>
              </w:rPr>
              <w:t>June 26 / Epip 2: Departure of St. Thaddaeus the Apostle</w:t>
            </w:r>
            <w:r w:rsidR="0064541C">
              <w:rPr>
                <w:noProof/>
                <w:webHidden/>
              </w:rPr>
              <w:tab/>
            </w:r>
            <w:r w:rsidR="0064541C">
              <w:rPr>
                <w:noProof/>
                <w:webHidden/>
              </w:rPr>
              <w:fldChar w:fldCharType="begin"/>
            </w:r>
            <w:r w:rsidR="0064541C">
              <w:rPr>
                <w:noProof/>
                <w:webHidden/>
              </w:rPr>
              <w:instrText xml:space="preserve"> PAGEREF _Toc436645403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34431E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04" w:history="1">
            <w:r w:rsidR="0064541C" w:rsidRPr="002776A6">
              <w:rPr>
                <w:rStyle w:val="Hyperlink"/>
                <w:noProof/>
              </w:rPr>
              <w:t>June 27 / Epip 3: St. Cyril of Alexandria</w:t>
            </w:r>
            <w:r w:rsidR="0064541C">
              <w:rPr>
                <w:noProof/>
                <w:webHidden/>
              </w:rPr>
              <w:tab/>
            </w:r>
            <w:r w:rsidR="0064541C">
              <w:rPr>
                <w:noProof/>
                <w:webHidden/>
              </w:rPr>
              <w:fldChar w:fldCharType="begin"/>
            </w:r>
            <w:r w:rsidR="0064541C">
              <w:rPr>
                <w:noProof/>
                <w:webHidden/>
              </w:rPr>
              <w:instrText xml:space="preserve"> PAGEREF _Toc436645404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6A3B5012"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05" w:history="1">
            <w:r w:rsidR="0064541C" w:rsidRPr="002776A6">
              <w:rPr>
                <w:rStyle w:val="Hyperlink"/>
                <w:noProof/>
              </w:rPr>
              <w:t>June 28 / Epip 4: Sts. Apakir and John</w:t>
            </w:r>
            <w:r w:rsidR="0064541C">
              <w:rPr>
                <w:noProof/>
                <w:webHidden/>
              </w:rPr>
              <w:tab/>
            </w:r>
            <w:r w:rsidR="0064541C">
              <w:rPr>
                <w:noProof/>
                <w:webHidden/>
              </w:rPr>
              <w:fldChar w:fldCharType="begin"/>
            </w:r>
            <w:r w:rsidR="0064541C">
              <w:rPr>
                <w:noProof/>
                <w:webHidden/>
              </w:rPr>
              <w:instrText xml:space="preserve"> PAGEREF _Toc436645405 \h </w:instrText>
            </w:r>
            <w:r w:rsidR="0064541C">
              <w:rPr>
                <w:noProof/>
                <w:webHidden/>
              </w:rPr>
            </w:r>
            <w:r w:rsidR="0064541C">
              <w:rPr>
                <w:noProof/>
                <w:webHidden/>
              </w:rPr>
              <w:fldChar w:fldCharType="separate"/>
            </w:r>
            <w:r w:rsidR="0064541C">
              <w:rPr>
                <w:noProof/>
                <w:webHidden/>
              </w:rPr>
              <w:t>817</w:t>
            </w:r>
            <w:r w:rsidR="0064541C">
              <w:rPr>
                <w:noProof/>
                <w:webHidden/>
              </w:rPr>
              <w:fldChar w:fldCharType="end"/>
            </w:r>
          </w:hyperlink>
        </w:p>
        <w:p w14:paraId="007BA4A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06" w:history="1">
            <w:r w:rsidR="0064541C" w:rsidRPr="002776A6">
              <w:rPr>
                <w:rStyle w:val="Hyperlink"/>
                <w:noProof/>
                <w:lang w:val="en-US"/>
              </w:rPr>
              <w:t>June 29 / Epip 5: The Apostles’ Feast</w:t>
            </w:r>
            <w:r w:rsidR="0064541C">
              <w:rPr>
                <w:noProof/>
                <w:webHidden/>
              </w:rPr>
              <w:tab/>
            </w:r>
            <w:r w:rsidR="0064541C">
              <w:rPr>
                <w:noProof/>
                <w:webHidden/>
              </w:rPr>
              <w:fldChar w:fldCharType="begin"/>
            </w:r>
            <w:r w:rsidR="0064541C">
              <w:rPr>
                <w:noProof/>
                <w:webHidden/>
              </w:rPr>
              <w:instrText xml:space="preserve"> PAGEREF _Toc436645406 \h </w:instrText>
            </w:r>
            <w:r w:rsidR="0064541C">
              <w:rPr>
                <w:noProof/>
                <w:webHidden/>
              </w:rPr>
            </w:r>
            <w:r w:rsidR="0064541C">
              <w:rPr>
                <w:noProof/>
                <w:webHidden/>
              </w:rPr>
              <w:fldChar w:fldCharType="separate"/>
            </w:r>
            <w:r w:rsidR="0064541C">
              <w:rPr>
                <w:noProof/>
                <w:webHidden/>
              </w:rPr>
              <w:t>818</w:t>
            </w:r>
            <w:r w:rsidR="0064541C">
              <w:rPr>
                <w:noProof/>
                <w:webHidden/>
              </w:rPr>
              <w:fldChar w:fldCharType="end"/>
            </w:r>
          </w:hyperlink>
        </w:p>
        <w:p w14:paraId="22674FB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07" w:history="1">
            <w:r w:rsidR="0064541C" w:rsidRPr="002776A6">
              <w:rPr>
                <w:rStyle w:val="Hyperlink"/>
                <w:noProof/>
                <w:lang w:val="en-US"/>
              </w:rPr>
              <w:t>June 30 / Epip 6: Martyrdom of St. Aoulimpas the Apostle</w:t>
            </w:r>
            <w:r w:rsidR="0064541C">
              <w:rPr>
                <w:noProof/>
                <w:webHidden/>
              </w:rPr>
              <w:tab/>
            </w:r>
            <w:r w:rsidR="0064541C">
              <w:rPr>
                <w:noProof/>
                <w:webHidden/>
              </w:rPr>
              <w:fldChar w:fldCharType="begin"/>
            </w:r>
            <w:r w:rsidR="0064541C">
              <w:rPr>
                <w:noProof/>
                <w:webHidden/>
              </w:rPr>
              <w:instrText xml:space="preserve"> PAGEREF _Toc436645407 \h </w:instrText>
            </w:r>
            <w:r w:rsidR="0064541C">
              <w:rPr>
                <w:noProof/>
                <w:webHidden/>
              </w:rPr>
            </w:r>
            <w:r w:rsidR="0064541C">
              <w:rPr>
                <w:noProof/>
                <w:webHidden/>
              </w:rPr>
              <w:fldChar w:fldCharType="separate"/>
            </w:r>
            <w:r w:rsidR="0064541C">
              <w:rPr>
                <w:noProof/>
                <w:webHidden/>
              </w:rPr>
              <w:t>828</w:t>
            </w:r>
            <w:r w:rsidR="0064541C">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28" w:name="_Toc436645388"/>
      <w:r>
        <w:lastRenderedPageBreak/>
        <w:t>The Apostles' Fast</w:t>
      </w:r>
      <w:bookmarkEnd w:id="1528"/>
    </w:p>
    <w:p w14:paraId="06362FF7" w14:textId="77777777" w:rsidR="00654C55" w:rsidRDefault="00654C55" w:rsidP="00654C55">
      <w:pPr>
        <w:pStyle w:val="Heading4"/>
      </w:pPr>
      <w:bookmarkStart w:id="1529" w:name="_Ref434476183"/>
      <w:r>
        <w:t>The Psali Adam</w:t>
      </w:r>
      <w:r w:rsidR="006C1B94">
        <w:t xml:space="preserve"> for the Apostles’ Fast</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proofErr w:type="gramStart"/>
            <w:r>
              <w:t>Therefore</w:t>
            </w:r>
            <w:proofErr w:type="gramEnd"/>
            <w:r>
              <w:t xml:space="preserv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 xml:space="preserve">Behold, </w:t>
            </w:r>
            <w:proofErr w:type="gramStart"/>
            <w:r>
              <w:t>these twelve</w:t>
            </w:r>
            <w:proofErr w:type="gramEnd"/>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0" w:name="_Ref434476204"/>
      <w:r>
        <w:t>The Psali Batos</w:t>
      </w:r>
      <w:r w:rsidR="006C1B94">
        <w:t xml:space="preserve"> for the Apostles’ Fast</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 xml:space="preserve">By His </w:t>
            </w:r>
            <w:proofErr w:type="gramStart"/>
            <w:r>
              <w:t>strength</w:t>
            </w:r>
            <w:proofErr w:type="gramEnd"/>
            <w:r>
              <w:t xml:space="preserve">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 xml:space="preserve">He </w:t>
            </w:r>
            <w:proofErr w:type="gramStart"/>
            <w:r>
              <w:t>send</w:t>
            </w:r>
            <w:proofErr w:type="gramEnd"/>
            <w:r>
              <w:t xml:space="preserve">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 xml:space="preserve">In the Name of </w:t>
            </w:r>
            <w:proofErr w:type="gramStart"/>
            <w:r>
              <w:t>God</w:t>
            </w:r>
            <w:proofErr w:type="gramEnd"/>
            <w:r>
              <w:t xml:space="preserve">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 xml:space="preserve">With Your </w:t>
            </w:r>
            <w:proofErr w:type="gramStart"/>
            <w:r>
              <w:t>chosen</w:t>
            </w:r>
            <w:proofErr w:type="gramEnd"/>
            <w:r>
              <w:t xml:space="preserve"> Apostles,</w:t>
            </w:r>
          </w:p>
          <w:p w14:paraId="59F2DF0B" w14:textId="77777777" w:rsidR="00646A59" w:rsidRDefault="00646A59" w:rsidP="00646A59">
            <w:pPr>
              <w:pStyle w:val="EngHang"/>
            </w:pPr>
            <w:r>
              <w:t xml:space="preserve">Remember </w:t>
            </w:r>
            <w:commentRangeStart w:id="1531"/>
            <w:r>
              <w:t xml:space="preserve">the </w:t>
            </w:r>
            <w:commentRangeEnd w:id="1531"/>
            <w:r>
              <w:rPr>
                <w:rStyle w:val="CommentReference"/>
              </w:rPr>
              <w:commentReference w:id="1531"/>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2" w:name="_Toc436645389"/>
      <w:r>
        <w:t>June 6 / Paoni 12: Commemoration of Archangel Michael</w:t>
      </w:r>
      <w:bookmarkEnd w:id="1532"/>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6B7BA1A2" w14:textId="77777777" w:rsidR="00595AF3" w:rsidRDefault="00595AF3" w:rsidP="00595AF3">
      <w:pPr>
        <w:pStyle w:val="Heading3"/>
      </w:pPr>
      <w:bookmarkStart w:id="1533" w:name="_Toc436645390"/>
      <w:r>
        <w:t>June 7 / Paoni 13: Archangel Gabriel</w:t>
      </w:r>
      <w:r w:rsidR="00D31016">
        <w:t>, the Evangelist of Daniel</w:t>
      </w:r>
      <w:bookmarkEnd w:id="1533"/>
    </w:p>
    <w:p w14:paraId="00F4ACC1" w14:textId="77777777" w:rsidR="00595AF3" w:rsidRPr="00980D99" w:rsidRDefault="00595AF3" w:rsidP="00595AF3">
      <w:pPr>
        <w:pStyle w:val="Heading4"/>
      </w:pPr>
      <w:bookmarkStart w:id="1534" w:name="_Ref434488149"/>
      <w:r>
        <w:t>The Doxology</w:t>
      </w:r>
      <w:r w:rsidR="00B46E6E">
        <w:t xml:space="preserve"> for Archangel Gabriel, the Evangelist of Daniel</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1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1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 xml:space="preserve">And all </w:t>
            </w:r>
            <w:proofErr w:type="gramStart"/>
            <w:r>
              <w:t>this things</w:t>
            </w:r>
            <w:proofErr w:type="gramEnd"/>
            <w:r>
              <w:t xml:space="preserve"> will be accomplished,</w:t>
            </w:r>
          </w:p>
          <w:p w14:paraId="625819F8" w14:textId="77777777" w:rsidR="00CA0AB7" w:rsidRDefault="00CA0AB7" w:rsidP="00CA0AB7">
            <w:pPr>
              <w:pStyle w:val="EngHangEnd"/>
            </w:pPr>
            <w:r>
              <w:t>The visions I will show you”</w:t>
            </w:r>
            <w:r w:rsidR="00D31016">
              <w:rPr>
                <w:rStyle w:val="FootnoteReference"/>
              </w:rPr>
              <w:footnoteReference w:id="51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5" w:name="_Ref434564551"/>
      <w:bookmarkStart w:id="1536" w:name="_Toc436645391"/>
      <w:r>
        <w:t>June 8 / Paoni 14: Sts. Apakir and John</w:t>
      </w:r>
      <w:bookmarkEnd w:id="1535"/>
      <w:bookmarkEnd w:id="1536"/>
    </w:p>
    <w:p w14:paraId="25CBD4EF" w14:textId="77777777" w:rsidR="006A0D7C" w:rsidRPr="00980D99" w:rsidRDefault="006A0D7C" w:rsidP="006A0D7C">
      <w:pPr>
        <w:pStyle w:val="Heading4"/>
      </w:pPr>
      <w:bookmarkStart w:id="1537" w:name="_Ref434489722"/>
      <w:r>
        <w:t>The Doxology</w:t>
      </w:r>
      <w:r w:rsidR="00B46E6E">
        <w:t xml:space="preserve"> for Sts. Apakir and John</w:t>
      </w:r>
      <w:bookmarkEnd w:id="15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38" w:name="_Toc436645392"/>
      <w:r>
        <w:rPr>
          <w:lang w:val="en-US"/>
        </w:rPr>
        <w:t>June 9 / Paoni 15: Handing over of St. Mark's Relics</w:t>
      </w:r>
      <w:bookmarkEnd w:id="1538"/>
    </w:p>
    <w:p w14:paraId="12A16B61" w14:textId="77777777" w:rsidR="00980D99" w:rsidRDefault="00980D99" w:rsidP="00980D99">
      <w:pPr>
        <w:pStyle w:val="Heading3"/>
        <w:rPr>
          <w:lang w:val="en-US"/>
        </w:rPr>
      </w:pPr>
      <w:bookmarkStart w:id="1539" w:name="_Toc436645393"/>
      <w:r>
        <w:rPr>
          <w:lang w:val="en-US"/>
        </w:rPr>
        <w:t>June 11 / Paoni 17: Return of St. Mark's Relics</w:t>
      </w:r>
      <w:bookmarkEnd w:id="1539"/>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64541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64541C">
        <w:rPr>
          <w:noProof/>
          <w:lang w:val="en-US"/>
        </w:rPr>
        <w:t>777</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0" w:name="_Toc436645394"/>
      <w:r>
        <w:rPr>
          <w:lang w:val="en-US"/>
        </w:rPr>
        <w:lastRenderedPageBreak/>
        <w:t>June 13 / Paoni 19: Martyrdom of St. George of Zahim</w:t>
      </w:r>
      <w:bookmarkEnd w:id="1540"/>
    </w:p>
    <w:p w14:paraId="4EBBC2F1" w14:textId="77777777" w:rsidR="006D27E4" w:rsidRPr="00980D99" w:rsidRDefault="006D27E4" w:rsidP="006D27E4">
      <w:pPr>
        <w:pStyle w:val="Heading4"/>
      </w:pPr>
      <w:bookmarkStart w:id="1541" w:name="_Ref434489925"/>
      <w:r>
        <w:t>The Doxology</w:t>
      </w:r>
      <w:r w:rsidR="00B46E6E">
        <w:t xml:space="preserve"> for St. George of Zahim</w:t>
      </w:r>
      <w:bookmarkEnd w:id="15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1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2" w:name="_Toc436645395"/>
      <w:r>
        <w:lastRenderedPageBreak/>
        <w:t>June 15 / Paoni 21: Commemoration of the Theotokos</w:t>
      </w:r>
      <w:bookmarkEnd w:id="1542"/>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5EECE7CB" w14:textId="77777777" w:rsidR="00027E5B" w:rsidRDefault="00027E5B" w:rsidP="00027E5B">
      <w:pPr>
        <w:pStyle w:val="Heading3"/>
      </w:pPr>
      <w:bookmarkStart w:id="1543" w:name="_Toc436645396"/>
      <w:r>
        <w:t>June 16 / Paoni 22: Consecration of a Church of St. Cosmas and Damian, Their Brothers and Their Mother</w:t>
      </w:r>
      <w:bookmarkEnd w:id="1543"/>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64541C">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64541C">
        <w:rPr>
          <w:noProof/>
        </w:rPr>
        <w:t>615</w:t>
      </w:r>
      <w:r w:rsidR="002409EF">
        <w:fldChar w:fldCharType="end"/>
      </w:r>
      <w:r>
        <w:t>.</w:t>
      </w:r>
    </w:p>
    <w:p w14:paraId="2E5DB3E3" w14:textId="77777777" w:rsidR="00980D99" w:rsidRDefault="00980D99" w:rsidP="00980D99">
      <w:pPr>
        <w:pStyle w:val="Heading3"/>
        <w:rPr>
          <w:lang w:val="en-US"/>
        </w:rPr>
      </w:pPr>
      <w:bookmarkStart w:id="1544" w:name="_Toc436645397"/>
      <w:r>
        <w:rPr>
          <w:lang w:val="en-US"/>
        </w:rPr>
        <w:t xml:space="preserve">June 18 / Paoni 24: </w:t>
      </w:r>
      <w:r w:rsidR="001B4E41">
        <w:rPr>
          <w:lang w:val="en-US"/>
        </w:rPr>
        <w:t xml:space="preserve">The Strong </w:t>
      </w:r>
      <w:r>
        <w:rPr>
          <w:lang w:val="en-US"/>
        </w:rPr>
        <w:t>St. Moses</w:t>
      </w:r>
      <w:bookmarkEnd w:id="1544"/>
    </w:p>
    <w:p w14:paraId="5BCAE9A6" w14:textId="77777777" w:rsidR="00980D99" w:rsidRDefault="00980D99" w:rsidP="00980D99">
      <w:pPr>
        <w:pStyle w:val="Heading4"/>
        <w:rPr>
          <w:lang w:val="en-US"/>
        </w:rPr>
      </w:pPr>
      <w:bookmarkStart w:id="1545" w:name="_Ref434491006"/>
      <w:r>
        <w:rPr>
          <w:lang w:val="en-US"/>
        </w:rPr>
        <w:t>The Doxology</w:t>
      </w:r>
      <w:r w:rsidR="00810F04">
        <w:rPr>
          <w:lang w:val="en-US"/>
        </w:rPr>
        <w:t xml:space="preserve"> for the Strong St. Moses</w:t>
      </w:r>
      <w:bookmarkEnd w:id="15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2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2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2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6" w:name="_Toc436645398"/>
      <w:r>
        <w:rPr>
          <w:lang w:val="en-US"/>
        </w:rPr>
        <w:t>June 19 / Paoni 25: Martyrdom of St</w:t>
      </w:r>
      <w:r w:rsidR="00191A26">
        <w:rPr>
          <w:lang w:val="en-US"/>
        </w:rPr>
        <w:t>. Jude the Disciple and Epistle-</w:t>
      </w:r>
      <w:r>
        <w:rPr>
          <w:lang w:val="en-US"/>
        </w:rPr>
        <w:t>Writer</w:t>
      </w:r>
      <w:bookmarkEnd w:id="1556"/>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BDA9DC2" w14:textId="77777777" w:rsidR="00980D99" w:rsidRDefault="00980D99" w:rsidP="00980D99">
      <w:pPr>
        <w:pStyle w:val="Heading3"/>
      </w:pPr>
      <w:bookmarkStart w:id="1557" w:name="_Toc436645399"/>
      <w:r>
        <w:t xml:space="preserve">June 20 / Paoni 26: </w:t>
      </w:r>
      <w:r w:rsidR="00237D47">
        <w:t xml:space="preserve">Consecration of the Church of </w:t>
      </w:r>
      <w:r>
        <w:t>Archangel Gabriel</w:t>
      </w:r>
      <w:bookmarkEnd w:id="1557"/>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64541C">
        <w:t>March 26 / Phamenoth 30: Archangel Gabriel</w:t>
      </w:r>
      <w:r>
        <w:fldChar w:fldCharType="end"/>
      </w:r>
      <w:r>
        <w:t xml:space="preserve">, page </w:t>
      </w:r>
      <w:r>
        <w:fldChar w:fldCharType="begin"/>
      </w:r>
      <w:r>
        <w:instrText xml:space="preserve"> PAGEREF _Ref434562998 \h </w:instrText>
      </w:r>
      <w:r>
        <w:fldChar w:fldCharType="separate"/>
      </w:r>
      <w:r w:rsidR="0064541C">
        <w:rPr>
          <w:noProof/>
        </w:rPr>
        <w:t>772</w:t>
      </w:r>
      <w:r>
        <w:fldChar w:fldCharType="end"/>
      </w:r>
      <w:r>
        <w:t>.</w:t>
      </w:r>
    </w:p>
    <w:p w14:paraId="4ADB6B3C" w14:textId="77777777" w:rsidR="00072324" w:rsidRDefault="00072324" w:rsidP="00072324">
      <w:pPr>
        <w:pStyle w:val="Heading3"/>
        <w:rPr>
          <w:lang w:val="en-US"/>
        </w:rPr>
      </w:pPr>
      <w:bookmarkStart w:id="1558" w:name="_Toc436645400"/>
      <w:r>
        <w:rPr>
          <w:lang w:val="en-US"/>
        </w:rPr>
        <w:lastRenderedPageBreak/>
        <w:t>June 21 / Paoni 27: Martyrdom of St. Ananias the Apostle</w:t>
      </w:r>
      <w:bookmarkEnd w:id="1558"/>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49109F37" w14:textId="77777777" w:rsidR="00B52D77" w:rsidRDefault="00B52D77" w:rsidP="00B52D77">
      <w:pPr>
        <w:pStyle w:val="Heading3"/>
      </w:pPr>
      <w:bookmarkStart w:id="1559" w:name="_Toc436645401"/>
      <w:r>
        <w:t>June 23 / Paoni 29: Commemoration of the Annunciation, Nativity, and Resurrection on the 29</w:t>
      </w:r>
      <w:r w:rsidRPr="00C0205C">
        <w:rPr>
          <w:vertAlign w:val="superscript"/>
        </w:rPr>
        <w:t>th</w:t>
      </w:r>
      <w:r>
        <w:t xml:space="preserve"> of Every Month</w:t>
      </w:r>
      <w:bookmarkEnd w:id="1559"/>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573C8122" w14:textId="77777777" w:rsidR="00980D99" w:rsidRDefault="00980D99" w:rsidP="00980D99">
      <w:pPr>
        <w:pStyle w:val="Heading3"/>
        <w:rPr>
          <w:lang w:val="en-US"/>
        </w:rPr>
      </w:pPr>
      <w:bookmarkStart w:id="1560" w:name="_Toc436645402"/>
      <w:r>
        <w:rPr>
          <w:lang w:val="en-US"/>
        </w:rPr>
        <w:t>June 24 / Paoni 30: The Nativity of St. John the Baptist</w:t>
      </w:r>
      <w:bookmarkEnd w:id="1560"/>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64541C">
        <w:t>The Doxology of St. John the Baptist</w:t>
      </w:r>
      <w:r>
        <w:fldChar w:fldCharType="end"/>
      </w:r>
      <w:r>
        <w:t xml:space="preserve"> on pages </w:t>
      </w:r>
      <w:r>
        <w:fldChar w:fldCharType="begin"/>
      </w:r>
      <w:r>
        <w:instrText xml:space="preserve"> PAGEREF _Ref434488524 \h </w:instrText>
      </w:r>
      <w:r>
        <w:fldChar w:fldCharType="separate"/>
      </w:r>
      <w:r w:rsidR="0064541C">
        <w:rPr>
          <w:noProof/>
        </w:rPr>
        <w:t>538</w:t>
      </w:r>
      <w:r>
        <w:fldChar w:fldCharType="end"/>
      </w:r>
      <w:r>
        <w:t xml:space="preserve"> and </w:t>
      </w:r>
      <w:r>
        <w:fldChar w:fldCharType="begin"/>
      </w:r>
      <w:r>
        <w:instrText xml:space="preserve"> PAGEREF _Ref434488546 \h </w:instrText>
      </w:r>
      <w:r>
        <w:fldChar w:fldCharType="separate"/>
      </w:r>
      <w:r w:rsidR="0064541C">
        <w:rPr>
          <w:noProof/>
        </w:rPr>
        <w:t>539</w:t>
      </w:r>
      <w:r>
        <w:fldChar w:fldCharType="end"/>
      </w:r>
      <w:r>
        <w:t>.</w:t>
      </w:r>
    </w:p>
    <w:p w14:paraId="04E70998" w14:textId="77777777" w:rsidR="005B716A" w:rsidRDefault="005B716A" w:rsidP="005B716A">
      <w:pPr>
        <w:pStyle w:val="Heading3"/>
      </w:pPr>
      <w:bookmarkStart w:id="1561" w:name="_Toc436645403"/>
      <w:r>
        <w:t>June 26 / Epip 2: Departure of St. Thaddaeus the Apostle</w:t>
      </w:r>
      <w:bookmarkEnd w:id="1561"/>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5EF24D29" w14:textId="77777777" w:rsidR="00980D99" w:rsidRDefault="00980D99" w:rsidP="00980D99">
      <w:pPr>
        <w:pStyle w:val="Heading3"/>
      </w:pPr>
      <w:bookmarkStart w:id="1562" w:name="_Toc436645404"/>
      <w:r>
        <w:t>June 27 / Epip 3: St. Cyril of Alexandria</w:t>
      </w:r>
      <w:bookmarkEnd w:id="1562"/>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3" w:name="_Toc436645405"/>
      <w:r>
        <w:t>June 28 / Epip 4: Sts. Apakir and John</w:t>
      </w:r>
      <w:bookmarkEnd w:id="1563"/>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64541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64541C">
        <w:rPr>
          <w:noProof/>
        </w:rPr>
        <w:t>812</w:t>
      </w:r>
      <w:r w:rsidR="00237D47">
        <w:fldChar w:fldCharType="end"/>
      </w:r>
      <w:r>
        <w:t>.</w:t>
      </w:r>
    </w:p>
    <w:p w14:paraId="1F7BEA33" w14:textId="77777777" w:rsidR="00980D99" w:rsidRDefault="00980D99" w:rsidP="00980D99">
      <w:pPr>
        <w:pStyle w:val="Heading3"/>
        <w:rPr>
          <w:lang w:val="en-US"/>
        </w:rPr>
      </w:pPr>
      <w:bookmarkStart w:id="1564" w:name="_Toc436645406"/>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4"/>
    </w:p>
    <w:p w14:paraId="6FD478B9" w14:textId="77777777" w:rsidR="004C7F73" w:rsidRDefault="004C7F73" w:rsidP="004C7F73">
      <w:pPr>
        <w:pStyle w:val="Heading4"/>
      </w:pPr>
      <w:bookmarkStart w:id="1565" w:name="_Ref434477973"/>
      <w:r>
        <w:t>The Doxology of Sts. Peter and Paul</w:t>
      </w:r>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6"/>
            <w:r>
              <w:t>Are the working husbandmen</w:t>
            </w:r>
            <w:commentRangeEnd w:id="1566"/>
            <w:r>
              <w:rPr>
                <w:rStyle w:val="CommentReference"/>
                <w:rFonts w:ascii="Times New Roman" w:eastAsiaTheme="minorHAnsi" w:hAnsi="Times New Roman" w:cstheme="minorBidi"/>
                <w:color w:val="auto"/>
              </w:rPr>
              <w:commentReference w:id="1566"/>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 xml:space="preserve">In his death on </w:t>
            </w:r>
            <w:proofErr w:type="gramStart"/>
            <w:r>
              <w:t>a the</w:t>
            </w:r>
            <w:proofErr w:type="gramEnd"/>
            <w:r>
              <w:t xml:space="preserv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 xml:space="preserve">In His </w:t>
            </w:r>
            <w:proofErr w:type="gramStart"/>
            <w:r>
              <w:t>eternal</w:t>
            </w:r>
            <w:proofErr w:type="gramEnd"/>
            <w:r>
              <w:t xml:space="preserve"> Kingdom,</w:t>
            </w:r>
          </w:p>
          <w:p w14:paraId="1B62FD4C" w14:textId="77777777" w:rsidR="004C7F73" w:rsidRDefault="004C7F73" w:rsidP="004C7F73">
            <w:pPr>
              <w:pStyle w:val="EngHangEnd"/>
            </w:pPr>
            <w:commentRangeStart w:id="1567"/>
            <w:r>
              <w:t xml:space="preserve">With </w:t>
            </w:r>
            <w:commentRangeEnd w:id="1567"/>
            <w:r>
              <w:rPr>
                <w:rStyle w:val="CommentReference"/>
                <w:rFonts w:ascii="Times New Roman" w:eastAsiaTheme="minorHAnsi" w:hAnsi="Times New Roman" w:cstheme="minorBidi"/>
                <w:color w:val="auto"/>
              </w:rPr>
              <w:commentReference w:id="1567"/>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68"/>
            <w:commentRangeStart w:id="1569"/>
            <w:r>
              <w:t xml:space="preserve">sound </w:t>
            </w:r>
            <w:commentRangeEnd w:id="1568"/>
            <w:r>
              <w:rPr>
                <w:rStyle w:val="CommentReference"/>
                <w:rFonts w:ascii="Times New Roman" w:eastAsiaTheme="minorHAnsi" w:hAnsi="Times New Roman" w:cstheme="minorBidi"/>
                <w:color w:val="auto"/>
              </w:rPr>
              <w:commentReference w:id="1568"/>
            </w:r>
            <w:commentRangeEnd w:id="1569"/>
            <w:r>
              <w:rPr>
                <w:rStyle w:val="CommentReference"/>
                <w:rFonts w:ascii="Times New Roman" w:eastAsiaTheme="minorHAnsi" w:hAnsi="Times New Roman" w:cstheme="minorBidi"/>
                <w:color w:val="auto"/>
              </w:rPr>
              <w:commentReference w:id="1569"/>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0" w:name="_Ref434488724"/>
      <w:r>
        <w:t>The Doxology of St. Paul</w:t>
      </w:r>
      <w:bookmarkEnd w:id="15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1"/>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2"/>
            <w:r>
              <w:t xml:space="preserve">To </w:t>
            </w:r>
            <w:commentRangeEnd w:id="1572"/>
            <w:r>
              <w:rPr>
                <w:rStyle w:val="CommentReference"/>
                <w:rFonts w:ascii="Times New Roman" w:eastAsiaTheme="minorHAnsi" w:hAnsi="Times New Roman" w:cstheme="minorBidi"/>
                <w:color w:val="auto"/>
              </w:rPr>
              <w:commentReference w:id="1572"/>
            </w:r>
            <w:r>
              <w:t xml:space="preserve">all the </w:t>
            </w:r>
            <w:commentRangeStart w:id="1573"/>
            <w:r>
              <w:t>Gentiles</w:t>
            </w:r>
            <w:commentRangeEnd w:id="1573"/>
            <w:r>
              <w:rPr>
                <w:rStyle w:val="CommentReference"/>
                <w:rFonts w:ascii="Times New Roman" w:eastAsiaTheme="minorHAnsi" w:hAnsi="Times New Roman" w:cstheme="minorBidi"/>
                <w:color w:val="auto"/>
              </w:rPr>
              <w:commentReference w:id="1573"/>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 xml:space="preserve">Who can describe your </w:t>
            </w:r>
            <w:proofErr w:type="gramStart"/>
            <w:r>
              <w:t>virtues,</w:t>
            </w:r>
            <w:proofErr w:type="gramEnd"/>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4"/>
            <w:r>
              <w:t>To be completely filled</w:t>
            </w:r>
          </w:p>
          <w:p w14:paraId="68A85021" w14:textId="77777777" w:rsidR="00306181" w:rsidRDefault="00306181" w:rsidP="00306181">
            <w:pPr>
              <w:pStyle w:val="EngHangEnd"/>
            </w:pPr>
            <w:r>
              <w:t>With God in love.</w:t>
            </w:r>
            <w:commentRangeEnd w:id="1574"/>
            <w:r>
              <w:rPr>
                <w:rStyle w:val="CommentReference"/>
                <w:rFonts w:ascii="Times New Roman" w:eastAsiaTheme="minorHAnsi" w:hAnsi="Times New Roman" w:cstheme="minorBidi"/>
                <w:color w:val="auto"/>
              </w:rPr>
              <w:commentReference w:id="1574"/>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5" w:name="_Ref434476236"/>
      <w:r>
        <w:t>The Psali Adam</w:t>
      </w:r>
      <w:r w:rsidR="006C1B94">
        <w:t xml:space="preserve"> for the Apostles’ Feast</w:t>
      </w:r>
      <w:bookmarkEnd w:id="15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6" w:name="_Ref434476261"/>
      <w:r>
        <w:t>The Psali Batos</w:t>
      </w:r>
      <w:r w:rsidR="006C1B94">
        <w:t xml:space="preserve"> for the Apostles’ Feast</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7" w:name="_Toc436645407"/>
      <w:r>
        <w:rPr>
          <w:lang w:val="en-US"/>
        </w:rPr>
        <w:t>June 30 / Epip 6: Martyrdom of St. Aoulimpas the Apostle</w:t>
      </w:r>
      <w:bookmarkEnd w:id="1577"/>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78" w:name="_Toc410196218"/>
      <w:bookmarkStart w:id="1579" w:name="_Toc410196460"/>
      <w:bookmarkStart w:id="1580" w:name="_Toc410196962"/>
      <w:bookmarkStart w:id="1581" w:name="_Toc436645231"/>
      <w:bookmarkStart w:id="1582" w:name="July"/>
      <w:bookmarkEnd w:id="1527"/>
      <w:r>
        <w:lastRenderedPageBreak/>
        <w:t>July</w:t>
      </w:r>
      <w:bookmarkEnd w:id="1578"/>
      <w:bookmarkEnd w:id="1579"/>
      <w:bookmarkEnd w:id="1580"/>
      <w:r w:rsidR="00980D99">
        <w:t xml:space="preserve"> or </w:t>
      </w:r>
      <w:r w:rsidR="00980D99">
        <w:rPr>
          <w:rFonts w:ascii="FreeSerifAvvaShenouda" w:hAnsi="FreeSerifAvvaShenouda" w:cs="FreeSerifAvvaShenouda"/>
        </w:rPr>
        <w:t>Ⲉⲡⲏⲡ</w:t>
      </w:r>
      <w:bookmarkEnd w:id="1581"/>
    </w:p>
    <w:bookmarkStart w:id="1583" w:name="_Ref434562742" w:displacedByCustomXml="next"/>
    <w:bookmarkStart w:id="1584" w:name="_Toc410196221" w:displacedByCustomXml="next"/>
    <w:bookmarkStart w:id="1585" w:name="_Toc410196463" w:displacedByCustomXml="next"/>
    <w:bookmarkStart w:id="1586" w:name="_Toc410196965" w:displacedByCustomXml="next"/>
    <w:sdt>
      <w:sdtPr>
        <w:id w:val="233667495"/>
        <w:docPartObj>
          <w:docPartGallery w:val="Table of Contents"/>
          <w:docPartUnique/>
        </w:docPartObj>
      </w:sdtPr>
      <w:sdtEndPr>
        <w:rPr>
          <w:b/>
          <w:bCs/>
          <w:noProof/>
        </w:rPr>
      </w:sdtEndPr>
      <w:sdtContent>
        <w:p w14:paraId="574EEE46"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36645408" w:history="1">
            <w:r w:rsidR="0064541C" w:rsidRPr="00232F9A">
              <w:rPr>
                <w:rStyle w:val="Hyperlink"/>
                <w:rFonts w:ascii="Times New Roman" w:hAnsi="Times New Roman" w:cs="Times New Roman"/>
                <w:noProof/>
              </w:rPr>
              <w:t>July 1 / Epip 7: St. Shenoute</w:t>
            </w:r>
            <w:r w:rsidR="0064541C">
              <w:rPr>
                <w:noProof/>
                <w:webHidden/>
              </w:rPr>
              <w:tab/>
            </w:r>
            <w:r w:rsidR="0064541C">
              <w:rPr>
                <w:noProof/>
                <w:webHidden/>
              </w:rPr>
              <w:fldChar w:fldCharType="begin"/>
            </w:r>
            <w:r w:rsidR="0064541C">
              <w:rPr>
                <w:noProof/>
                <w:webHidden/>
              </w:rPr>
              <w:instrText xml:space="preserve"> PAGEREF _Toc436645408 \h </w:instrText>
            </w:r>
            <w:r w:rsidR="0064541C">
              <w:rPr>
                <w:noProof/>
                <w:webHidden/>
              </w:rPr>
            </w:r>
            <w:r w:rsidR="0064541C">
              <w:rPr>
                <w:noProof/>
                <w:webHidden/>
              </w:rPr>
              <w:fldChar w:fldCharType="separate"/>
            </w:r>
            <w:r w:rsidR="0064541C">
              <w:rPr>
                <w:noProof/>
                <w:webHidden/>
              </w:rPr>
              <w:t>830</w:t>
            </w:r>
            <w:r w:rsidR="0064541C">
              <w:rPr>
                <w:noProof/>
                <w:webHidden/>
              </w:rPr>
              <w:fldChar w:fldCharType="end"/>
            </w:r>
          </w:hyperlink>
        </w:p>
        <w:p w14:paraId="0A17DD3B"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09" w:history="1">
            <w:r w:rsidR="0064541C" w:rsidRPr="00232F9A">
              <w:rPr>
                <w:rStyle w:val="Hyperlink"/>
                <w:rFonts w:ascii="Times New Roman" w:hAnsi="Times New Roman" w:cs="Times New Roman"/>
                <w:noProof/>
              </w:rPr>
              <w:t>July 1 / Epip 7: Also St. Ignatius</w:t>
            </w:r>
            <w:r w:rsidR="0064541C">
              <w:rPr>
                <w:noProof/>
                <w:webHidden/>
              </w:rPr>
              <w:tab/>
            </w:r>
            <w:r w:rsidR="0064541C">
              <w:rPr>
                <w:noProof/>
                <w:webHidden/>
              </w:rPr>
              <w:fldChar w:fldCharType="begin"/>
            </w:r>
            <w:r w:rsidR="0064541C">
              <w:rPr>
                <w:noProof/>
                <w:webHidden/>
              </w:rPr>
              <w:instrText xml:space="preserve"> PAGEREF _Toc436645409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508EE63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10" w:history="1">
            <w:r w:rsidR="0064541C" w:rsidRPr="00232F9A">
              <w:rPr>
                <w:rStyle w:val="Hyperlink"/>
                <w:noProof/>
                <w:lang w:val="en-US"/>
              </w:rPr>
              <w:t>July 2 / Epip 8: St. Pishoy</w:t>
            </w:r>
            <w:r w:rsidR="0064541C">
              <w:rPr>
                <w:noProof/>
                <w:webHidden/>
              </w:rPr>
              <w:tab/>
            </w:r>
            <w:r w:rsidR="0064541C">
              <w:rPr>
                <w:noProof/>
                <w:webHidden/>
              </w:rPr>
              <w:fldChar w:fldCharType="begin"/>
            </w:r>
            <w:r w:rsidR="0064541C">
              <w:rPr>
                <w:noProof/>
                <w:webHidden/>
              </w:rPr>
              <w:instrText xml:space="preserve"> PAGEREF _Toc436645410 \h </w:instrText>
            </w:r>
            <w:r w:rsidR="0064541C">
              <w:rPr>
                <w:noProof/>
                <w:webHidden/>
              </w:rPr>
            </w:r>
            <w:r w:rsidR="0064541C">
              <w:rPr>
                <w:noProof/>
                <w:webHidden/>
              </w:rPr>
              <w:fldChar w:fldCharType="separate"/>
            </w:r>
            <w:r w:rsidR="0064541C">
              <w:rPr>
                <w:noProof/>
                <w:webHidden/>
              </w:rPr>
              <w:t>832</w:t>
            </w:r>
            <w:r w:rsidR="0064541C">
              <w:rPr>
                <w:noProof/>
                <w:webHidden/>
              </w:rPr>
              <w:fldChar w:fldCharType="end"/>
            </w:r>
          </w:hyperlink>
        </w:p>
        <w:p w14:paraId="1521C3C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11" w:history="1">
            <w:r w:rsidR="0064541C" w:rsidRPr="00232F9A">
              <w:rPr>
                <w:rStyle w:val="Hyperlink"/>
                <w:noProof/>
              </w:rPr>
              <w:t>The Virgin’s Fast</w:t>
            </w:r>
            <w:r w:rsidR="0064541C">
              <w:rPr>
                <w:noProof/>
                <w:webHidden/>
              </w:rPr>
              <w:tab/>
            </w:r>
            <w:r w:rsidR="0064541C">
              <w:rPr>
                <w:noProof/>
                <w:webHidden/>
              </w:rPr>
              <w:fldChar w:fldCharType="begin"/>
            </w:r>
            <w:r w:rsidR="0064541C">
              <w:rPr>
                <w:noProof/>
                <w:webHidden/>
              </w:rPr>
              <w:instrText xml:space="preserve"> PAGEREF _Toc436645411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4B5FE123"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12" w:history="1">
            <w:r w:rsidR="0064541C" w:rsidRPr="00232F9A">
              <w:rPr>
                <w:rStyle w:val="Hyperlink"/>
                <w:noProof/>
                <w:lang w:val="en-US"/>
              </w:rPr>
              <w:t>July 3 / Epip 9: Martyrdom of St. Simon Cleophas the Apostle</w:t>
            </w:r>
            <w:r w:rsidR="0064541C">
              <w:rPr>
                <w:noProof/>
                <w:webHidden/>
              </w:rPr>
              <w:tab/>
            </w:r>
            <w:r w:rsidR="0064541C">
              <w:rPr>
                <w:noProof/>
                <w:webHidden/>
              </w:rPr>
              <w:fldChar w:fldCharType="begin"/>
            </w:r>
            <w:r w:rsidR="0064541C">
              <w:rPr>
                <w:noProof/>
                <w:webHidden/>
              </w:rPr>
              <w:instrText xml:space="preserve"> PAGEREF _Toc436645412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384CD8A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13" w:history="1">
            <w:r w:rsidR="0064541C" w:rsidRPr="00232F9A">
              <w:rPr>
                <w:rStyle w:val="Hyperlink"/>
                <w:noProof/>
              </w:rPr>
              <w:t>July 6 / Epip 12: Commemoration of Archangel Michael</w:t>
            </w:r>
            <w:r w:rsidR="0064541C">
              <w:rPr>
                <w:noProof/>
                <w:webHidden/>
              </w:rPr>
              <w:tab/>
            </w:r>
            <w:r w:rsidR="0064541C">
              <w:rPr>
                <w:noProof/>
                <w:webHidden/>
              </w:rPr>
              <w:fldChar w:fldCharType="begin"/>
            </w:r>
            <w:r w:rsidR="0064541C">
              <w:rPr>
                <w:noProof/>
                <w:webHidden/>
              </w:rPr>
              <w:instrText xml:space="preserve"> PAGEREF _Toc436645413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771F54F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14" w:history="1">
            <w:r w:rsidR="0064541C" w:rsidRPr="00232F9A">
              <w:rPr>
                <w:rStyle w:val="Hyperlink"/>
                <w:noProof/>
              </w:rPr>
              <w:t>July 12 / Epip 18: Martyrdom of St. James the Apostle, the Bishop of Jerusalem</w:t>
            </w:r>
            <w:r w:rsidR="0064541C">
              <w:rPr>
                <w:noProof/>
                <w:webHidden/>
              </w:rPr>
              <w:tab/>
            </w:r>
            <w:r w:rsidR="0064541C">
              <w:rPr>
                <w:noProof/>
                <w:webHidden/>
              </w:rPr>
              <w:fldChar w:fldCharType="begin"/>
            </w:r>
            <w:r w:rsidR="0064541C">
              <w:rPr>
                <w:noProof/>
                <w:webHidden/>
              </w:rPr>
              <w:instrText xml:space="preserve"> PAGEREF _Toc436645414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080B04E3"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15" w:history="1">
            <w:r w:rsidR="0064541C" w:rsidRPr="00232F9A">
              <w:rPr>
                <w:rStyle w:val="Hyperlink"/>
                <w:noProof/>
              </w:rPr>
              <w:t>July 14 / Epip 20: Martyrdom of St. Theodore of Shotep, the General</w:t>
            </w:r>
            <w:r w:rsidR="0064541C">
              <w:rPr>
                <w:noProof/>
                <w:webHidden/>
              </w:rPr>
              <w:tab/>
            </w:r>
            <w:r w:rsidR="0064541C">
              <w:rPr>
                <w:noProof/>
                <w:webHidden/>
              </w:rPr>
              <w:fldChar w:fldCharType="begin"/>
            </w:r>
            <w:r w:rsidR="0064541C">
              <w:rPr>
                <w:noProof/>
                <w:webHidden/>
              </w:rPr>
              <w:instrText xml:space="preserve"> PAGEREF _Toc436645415 \h </w:instrText>
            </w:r>
            <w:r w:rsidR="0064541C">
              <w:rPr>
                <w:noProof/>
                <w:webHidden/>
              </w:rPr>
            </w:r>
            <w:r w:rsidR="0064541C">
              <w:rPr>
                <w:noProof/>
                <w:webHidden/>
              </w:rPr>
              <w:fldChar w:fldCharType="separate"/>
            </w:r>
            <w:r w:rsidR="0064541C">
              <w:rPr>
                <w:noProof/>
                <w:webHidden/>
              </w:rPr>
              <w:t>834</w:t>
            </w:r>
            <w:r w:rsidR="0064541C">
              <w:rPr>
                <w:noProof/>
                <w:webHidden/>
              </w:rPr>
              <w:fldChar w:fldCharType="end"/>
            </w:r>
          </w:hyperlink>
        </w:p>
        <w:p w14:paraId="29C72FB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16" w:history="1">
            <w:r w:rsidR="0064541C" w:rsidRPr="00232F9A">
              <w:rPr>
                <w:rStyle w:val="Hyperlink"/>
                <w:noProof/>
              </w:rPr>
              <w:t>July 15 / Epip 21: Commemoration of the Theotokos</w:t>
            </w:r>
            <w:r w:rsidR="0064541C">
              <w:rPr>
                <w:noProof/>
                <w:webHidden/>
              </w:rPr>
              <w:tab/>
            </w:r>
            <w:r w:rsidR="0064541C">
              <w:rPr>
                <w:noProof/>
                <w:webHidden/>
              </w:rPr>
              <w:fldChar w:fldCharType="begin"/>
            </w:r>
            <w:r w:rsidR="0064541C">
              <w:rPr>
                <w:noProof/>
                <w:webHidden/>
              </w:rPr>
              <w:instrText xml:space="preserve"> PAGEREF _Toc436645416 \h </w:instrText>
            </w:r>
            <w:r w:rsidR="0064541C">
              <w:rPr>
                <w:noProof/>
                <w:webHidden/>
              </w:rPr>
            </w:r>
            <w:r w:rsidR="0064541C">
              <w:rPr>
                <w:noProof/>
                <w:webHidden/>
              </w:rPr>
              <w:fldChar w:fldCharType="separate"/>
            </w:r>
            <w:r w:rsidR="0064541C">
              <w:rPr>
                <w:noProof/>
                <w:webHidden/>
              </w:rPr>
              <w:t>836</w:t>
            </w:r>
            <w:r w:rsidR="0064541C">
              <w:rPr>
                <w:noProof/>
                <w:webHidden/>
              </w:rPr>
              <w:fldChar w:fldCharType="end"/>
            </w:r>
          </w:hyperlink>
        </w:p>
        <w:p w14:paraId="597D47C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17" w:history="1">
            <w:r w:rsidR="0064541C" w:rsidRPr="00232F9A">
              <w:rPr>
                <w:rStyle w:val="Hyperlink"/>
                <w:noProof/>
              </w:rPr>
              <w:t>July 17 / Epip 23: The Martyrdom of St. Marina</w:t>
            </w:r>
            <w:r w:rsidR="0064541C">
              <w:rPr>
                <w:noProof/>
                <w:webHidden/>
              </w:rPr>
              <w:tab/>
            </w:r>
            <w:r w:rsidR="0064541C">
              <w:rPr>
                <w:noProof/>
                <w:webHidden/>
              </w:rPr>
              <w:fldChar w:fldCharType="begin"/>
            </w:r>
            <w:r w:rsidR="0064541C">
              <w:rPr>
                <w:noProof/>
                <w:webHidden/>
              </w:rPr>
              <w:instrText xml:space="preserve"> PAGEREF _Toc436645417 \h </w:instrText>
            </w:r>
            <w:r w:rsidR="0064541C">
              <w:rPr>
                <w:noProof/>
                <w:webHidden/>
              </w:rPr>
            </w:r>
            <w:r w:rsidR="0064541C">
              <w:rPr>
                <w:noProof/>
                <w:webHidden/>
              </w:rPr>
              <w:fldChar w:fldCharType="separate"/>
            </w:r>
            <w:r w:rsidR="0064541C">
              <w:rPr>
                <w:noProof/>
                <w:webHidden/>
              </w:rPr>
              <w:t>837</w:t>
            </w:r>
            <w:r w:rsidR="0064541C">
              <w:rPr>
                <w:noProof/>
                <w:webHidden/>
              </w:rPr>
              <w:fldChar w:fldCharType="end"/>
            </w:r>
          </w:hyperlink>
        </w:p>
        <w:p w14:paraId="3636A8A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18" w:history="1">
            <w:r w:rsidR="0064541C" w:rsidRPr="00232F9A">
              <w:rPr>
                <w:rStyle w:val="Hyperlink"/>
                <w:noProof/>
              </w:rPr>
              <w:t>July 18 / Epip 24: The Martyrdom of Abba Noub</w:t>
            </w:r>
            <w:r w:rsidR="0064541C">
              <w:rPr>
                <w:noProof/>
                <w:webHidden/>
              </w:rPr>
              <w:tab/>
            </w:r>
            <w:r w:rsidR="0064541C">
              <w:rPr>
                <w:noProof/>
                <w:webHidden/>
              </w:rPr>
              <w:fldChar w:fldCharType="begin"/>
            </w:r>
            <w:r w:rsidR="0064541C">
              <w:rPr>
                <w:noProof/>
                <w:webHidden/>
              </w:rPr>
              <w:instrText xml:space="preserve"> PAGEREF _Toc436645418 \h </w:instrText>
            </w:r>
            <w:r w:rsidR="0064541C">
              <w:rPr>
                <w:noProof/>
                <w:webHidden/>
              </w:rPr>
            </w:r>
            <w:r w:rsidR="0064541C">
              <w:rPr>
                <w:noProof/>
                <w:webHidden/>
              </w:rPr>
              <w:fldChar w:fldCharType="separate"/>
            </w:r>
            <w:r w:rsidR="0064541C">
              <w:rPr>
                <w:noProof/>
                <w:webHidden/>
              </w:rPr>
              <w:t>838</w:t>
            </w:r>
            <w:r w:rsidR="0064541C">
              <w:rPr>
                <w:noProof/>
                <w:webHidden/>
              </w:rPr>
              <w:fldChar w:fldCharType="end"/>
            </w:r>
          </w:hyperlink>
        </w:p>
        <w:p w14:paraId="69F0097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19" w:history="1">
            <w:r w:rsidR="0064541C" w:rsidRPr="00232F9A">
              <w:rPr>
                <w:rStyle w:val="Hyperlink"/>
                <w:noProof/>
              </w:rPr>
              <w:t>July 20 / Epip 26: Joseph the Carpenter</w:t>
            </w:r>
            <w:r w:rsidR="0064541C">
              <w:rPr>
                <w:noProof/>
                <w:webHidden/>
              </w:rPr>
              <w:tab/>
            </w:r>
            <w:r w:rsidR="0064541C">
              <w:rPr>
                <w:noProof/>
                <w:webHidden/>
              </w:rPr>
              <w:fldChar w:fldCharType="begin"/>
            </w:r>
            <w:r w:rsidR="0064541C">
              <w:rPr>
                <w:noProof/>
                <w:webHidden/>
              </w:rPr>
              <w:instrText xml:space="preserve"> PAGEREF _Toc436645419 \h </w:instrText>
            </w:r>
            <w:r w:rsidR="0064541C">
              <w:rPr>
                <w:noProof/>
                <w:webHidden/>
              </w:rPr>
            </w:r>
            <w:r w:rsidR="0064541C">
              <w:rPr>
                <w:noProof/>
                <w:webHidden/>
              </w:rPr>
              <w:fldChar w:fldCharType="separate"/>
            </w:r>
            <w:r w:rsidR="0064541C">
              <w:rPr>
                <w:noProof/>
                <w:webHidden/>
              </w:rPr>
              <w:t>839</w:t>
            </w:r>
            <w:r w:rsidR="0064541C">
              <w:rPr>
                <w:noProof/>
                <w:webHidden/>
              </w:rPr>
              <w:fldChar w:fldCharType="end"/>
            </w:r>
          </w:hyperlink>
        </w:p>
        <w:p w14:paraId="38A735E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20" w:history="1">
            <w:r w:rsidR="0064541C" w:rsidRPr="00232F9A">
              <w:rPr>
                <w:rStyle w:val="Hyperlink"/>
                <w:noProof/>
              </w:rPr>
              <w:t>July 20 / Epip 26: Also St. Frumentius (Abune Selama), the First Bishop of Ethiopia</w:t>
            </w:r>
            <w:r w:rsidR="0064541C">
              <w:rPr>
                <w:noProof/>
                <w:webHidden/>
              </w:rPr>
              <w:tab/>
            </w:r>
            <w:r w:rsidR="0064541C">
              <w:rPr>
                <w:noProof/>
                <w:webHidden/>
              </w:rPr>
              <w:fldChar w:fldCharType="begin"/>
            </w:r>
            <w:r w:rsidR="0064541C">
              <w:rPr>
                <w:noProof/>
                <w:webHidden/>
              </w:rPr>
              <w:instrText xml:space="preserve"> PAGEREF _Toc436645420 \h </w:instrText>
            </w:r>
            <w:r w:rsidR="0064541C">
              <w:rPr>
                <w:noProof/>
                <w:webHidden/>
              </w:rPr>
            </w:r>
            <w:r w:rsidR="0064541C">
              <w:rPr>
                <w:noProof/>
                <w:webHidden/>
              </w:rPr>
              <w:fldChar w:fldCharType="separate"/>
            </w:r>
            <w:r w:rsidR="0064541C">
              <w:rPr>
                <w:noProof/>
                <w:webHidden/>
              </w:rPr>
              <w:t>840</w:t>
            </w:r>
            <w:r w:rsidR="0064541C">
              <w:rPr>
                <w:noProof/>
                <w:webHidden/>
              </w:rPr>
              <w:fldChar w:fldCharType="end"/>
            </w:r>
          </w:hyperlink>
        </w:p>
        <w:p w14:paraId="01CBB072"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21" w:history="1">
            <w:r w:rsidR="0064541C" w:rsidRPr="00232F9A">
              <w:rPr>
                <w:rStyle w:val="Hyperlink"/>
                <w:noProof/>
              </w:rPr>
              <w:t>July 22 / Epip 28: Departure of St. Mary Magdalene</w:t>
            </w:r>
            <w:r w:rsidR="0064541C">
              <w:rPr>
                <w:noProof/>
                <w:webHidden/>
              </w:rPr>
              <w:tab/>
            </w:r>
            <w:r w:rsidR="0064541C">
              <w:rPr>
                <w:noProof/>
                <w:webHidden/>
              </w:rPr>
              <w:fldChar w:fldCharType="begin"/>
            </w:r>
            <w:r w:rsidR="0064541C">
              <w:rPr>
                <w:noProof/>
                <w:webHidden/>
              </w:rPr>
              <w:instrText xml:space="preserve"> PAGEREF _Toc436645421 \h </w:instrText>
            </w:r>
            <w:r w:rsidR="0064541C">
              <w:rPr>
                <w:noProof/>
                <w:webHidden/>
              </w:rPr>
            </w:r>
            <w:r w:rsidR="0064541C">
              <w:rPr>
                <w:noProof/>
                <w:webHidden/>
              </w:rPr>
              <w:fldChar w:fldCharType="separate"/>
            </w:r>
            <w:r w:rsidR="0064541C">
              <w:rPr>
                <w:noProof/>
                <w:webHidden/>
              </w:rPr>
              <w:t>841</w:t>
            </w:r>
            <w:r w:rsidR="0064541C">
              <w:rPr>
                <w:noProof/>
                <w:webHidden/>
              </w:rPr>
              <w:fldChar w:fldCharType="end"/>
            </w:r>
          </w:hyperlink>
        </w:p>
        <w:p w14:paraId="7E3CAA80"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22" w:history="1">
            <w:r w:rsidR="0064541C" w:rsidRPr="00232F9A">
              <w:rPr>
                <w:rStyle w:val="Hyperlink"/>
                <w:noProof/>
              </w:rPr>
              <w:t>July 23 / Epip 29: Commemoration of the Annunciation, Nativity, and Resurrection on the 29</w:t>
            </w:r>
            <w:r w:rsidR="0064541C" w:rsidRPr="00232F9A">
              <w:rPr>
                <w:rStyle w:val="Hyperlink"/>
                <w:noProof/>
                <w:vertAlign w:val="superscript"/>
              </w:rPr>
              <w:t>th</w:t>
            </w:r>
            <w:r w:rsidR="0064541C" w:rsidRPr="00232F9A">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_Toc436645422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865ED5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23" w:history="1">
            <w:r w:rsidR="0064541C" w:rsidRPr="00232F9A">
              <w:rPr>
                <w:rStyle w:val="Hyperlink"/>
                <w:noProof/>
              </w:rPr>
              <w:t>July 23 / Epip 29: Also the Translocation of the Relics of St. Andrew, the Apostle</w:t>
            </w:r>
            <w:r w:rsidR="0064541C">
              <w:rPr>
                <w:noProof/>
                <w:webHidden/>
              </w:rPr>
              <w:tab/>
            </w:r>
            <w:r w:rsidR="0064541C">
              <w:rPr>
                <w:noProof/>
                <w:webHidden/>
              </w:rPr>
              <w:fldChar w:fldCharType="begin"/>
            </w:r>
            <w:r w:rsidR="0064541C">
              <w:rPr>
                <w:noProof/>
                <w:webHidden/>
              </w:rPr>
              <w:instrText xml:space="preserve"> PAGEREF _Toc436645423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794EB7CF"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24" w:history="1">
            <w:r w:rsidR="0064541C" w:rsidRPr="00232F9A">
              <w:rPr>
                <w:rStyle w:val="Hyperlink"/>
                <w:noProof/>
              </w:rPr>
              <w:t>July 28 / Mesori 4: Consecration of the Church of St. Anthony</w:t>
            </w:r>
            <w:r w:rsidR="0064541C">
              <w:rPr>
                <w:noProof/>
                <w:webHidden/>
              </w:rPr>
              <w:tab/>
            </w:r>
            <w:r w:rsidR="0064541C">
              <w:rPr>
                <w:noProof/>
                <w:webHidden/>
              </w:rPr>
              <w:fldChar w:fldCharType="begin"/>
            </w:r>
            <w:r w:rsidR="0064541C">
              <w:rPr>
                <w:noProof/>
                <w:webHidden/>
              </w:rPr>
              <w:instrText xml:space="preserve"> PAGEREF _Toc436645424 \h </w:instrText>
            </w:r>
            <w:r w:rsidR="0064541C">
              <w:rPr>
                <w:noProof/>
                <w:webHidden/>
              </w:rPr>
            </w:r>
            <w:r w:rsidR="0064541C">
              <w:rPr>
                <w:noProof/>
                <w:webHidden/>
              </w:rPr>
              <w:fldChar w:fldCharType="separate"/>
            </w:r>
            <w:r w:rsidR="0064541C">
              <w:rPr>
                <w:noProof/>
                <w:webHidden/>
              </w:rPr>
              <w:t>842</w:t>
            </w:r>
            <w:r w:rsidR="0064541C">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7" w:name="_Ref436250323"/>
      <w:bookmarkStart w:id="1588" w:name="_Toc436645408"/>
      <w:r>
        <w:rPr>
          <w:rFonts w:ascii="Times New Roman" w:hAnsi="Times New Roman" w:cs="Times New Roman"/>
        </w:rPr>
        <w:lastRenderedPageBreak/>
        <w:t>July 1 / Epip 7: St. Shenoute</w:t>
      </w:r>
      <w:bookmarkEnd w:id="1583"/>
      <w:bookmarkEnd w:id="1587"/>
      <w:bookmarkEnd w:id="1588"/>
    </w:p>
    <w:p w14:paraId="5B5A5AD3" w14:textId="77777777" w:rsidR="00980D99" w:rsidRDefault="00980D99" w:rsidP="00980D99">
      <w:pPr>
        <w:pStyle w:val="Heading4"/>
        <w:rPr>
          <w:lang w:val="en-US"/>
        </w:rPr>
      </w:pPr>
      <w:bookmarkStart w:id="1589" w:name="_Ref434491186"/>
      <w:r>
        <w:rPr>
          <w:lang w:val="en-US"/>
        </w:rPr>
        <w:t>The Doxology</w:t>
      </w:r>
      <w:r w:rsidR="00810F04">
        <w:rPr>
          <w:lang w:val="en-US"/>
        </w:rPr>
        <w:t xml:space="preserve"> for St. Shenoute</w:t>
      </w:r>
      <w:bookmarkEnd w:id="1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2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2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2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3" w:name="_Ref434491207"/>
      <w:r>
        <w:rPr>
          <w:lang w:val="en-US"/>
        </w:rPr>
        <w:t>A Doxology for St. Besa</w:t>
      </w:r>
      <w:bookmarkEnd w:id="15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4" w:name="_Toc436645409"/>
      <w:r>
        <w:rPr>
          <w:rFonts w:ascii="Times New Roman" w:hAnsi="Times New Roman" w:cs="Times New Roman"/>
        </w:rPr>
        <w:t>July 1 / Epip 7: Also St. Ignatius</w:t>
      </w:r>
      <w:bookmarkEnd w:id="1594"/>
    </w:p>
    <w:p w14:paraId="08CD1881" w14:textId="77777777" w:rsidR="00980D99" w:rsidRDefault="00980D99" w:rsidP="00980D99">
      <w:pPr>
        <w:pStyle w:val="Heading3"/>
        <w:rPr>
          <w:lang w:val="en-US"/>
        </w:rPr>
      </w:pPr>
      <w:bookmarkStart w:id="1595" w:name="_Ref434560325"/>
      <w:bookmarkStart w:id="1596" w:name="_Toc436645410"/>
      <w:r>
        <w:rPr>
          <w:lang w:val="en-US"/>
        </w:rPr>
        <w:t>July 2 / Epip 8: St. Pishoy</w:t>
      </w:r>
      <w:bookmarkEnd w:id="1595"/>
      <w:bookmarkEnd w:id="1596"/>
    </w:p>
    <w:p w14:paraId="3F31CCDA" w14:textId="77777777" w:rsidR="00980D99" w:rsidRDefault="00980D99" w:rsidP="00980D99">
      <w:pPr>
        <w:pStyle w:val="Heading4"/>
        <w:rPr>
          <w:lang w:val="en-US"/>
        </w:rPr>
      </w:pPr>
      <w:bookmarkStart w:id="1597" w:name="_Ref434490783"/>
      <w:r>
        <w:rPr>
          <w:lang w:val="en-US"/>
        </w:rPr>
        <w:t>The Doxology</w:t>
      </w:r>
      <w:r w:rsidR="00810F04">
        <w:rPr>
          <w:lang w:val="en-US"/>
        </w:rPr>
        <w:t xml:space="preserve"> for St. Pishoy</w:t>
      </w:r>
      <w:bookmarkEnd w:id="1597"/>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64541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64541C">
        <w:rPr>
          <w:noProof/>
          <w:lang w:val="en-US"/>
        </w:rPr>
        <w:t>554</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2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2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7" w:name="_Toc436645411"/>
      <w:r>
        <w:t>The Virgin’s Fast</w:t>
      </w:r>
      <w:bookmarkEnd w:id="1586"/>
      <w:bookmarkEnd w:id="1585"/>
      <w:bookmarkEnd w:id="1584"/>
      <w:bookmarkEnd w:id="1607"/>
    </w:p>
    <w:p w14:paraId="67B94F6A" w14:textId="77777777" w:rsidR="005B716A" w:rsidRDefault="005B716A" w:rsidP="005B716A">
      <w:pPr>
        <w:pStyle w:val="Heading3"/>
        <w:rPr>
          <w:lang w:val="en-US"/>
        </w:rPr>
      </w:pPr>
      <w:bookmarkStart w:id="1608" w:name="_Toc436645412"/>
      <w:r>
        <w:rPr>
          <w:lang w:val="en-US"/>
        </w:rPr>
        <w:t>July 3 / Epip 9: Martyrdom of</w:t>
      </w:r>
      <w:r w:rsidR="00FE0AE4">
        <w:rPr>
          <w:lang w:val="en-US"/>
        </w:rPr>
        <w:t xml:space="preserve"> </w:t>
      </w:r>
      <w:r>
        <w:rPr>
          <w:lang w:val="en-US"/>
        </w:rPr>
        <w:t>St. Simon Cleophas the Apostle</w:t>
      </w:r>
      <w:bookmarkEnd w:id="1608"/>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9F0F33E" w14:textId="77777777" w:rsidR="00DD5136" w:rsidRDefault="00DD5136" w:rsidP="00DD5136">
      <w:pPr>
        <w:pStyle w:val="Heading3"/>
      </w:pPr>
      <w:bookmarkStart w:id="1609" w:name="_Toc436645413"/>
      <w:r>
        <w:t>July 6 / Epip 12: Commemoration of Archangel Michael</w:t>
      </w:r>
      <w:bookmarkEnd w:id="1609"/>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1D32BC82" w14:textId="77777777" w:rsidR="005B716A" w:rsidRDefault="005B716A" w:rsidP="005B716A">
      <w:pPr>
        <w:pStyle w:val="Heading3"/>
      </w:pPr>
      <w:bookmarkStart w:id="1610" w:name="_Toc436645414"/>
      <w:r>
        <w:t>July 12 / Epip 18: Martyrdom of St. James the Apostle, the Bishop of Jerusalem</w:t>
      </w:r>
      <w:bookmarkEnd w:id="1610"/>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630614C9" w14:textId="77777777" w:rsidR="009C1989" w:rsidRDefault="009C1989" w:rsidP="009C1989">
      <w:pPr>
        <w:pStyle w:val="Heading3"/>
      </w:pPr>
      <w:bookmarkStart w:id="1611" w:name="_Ref434562330"/>
      <w:bookmarkStart w:id="1612" w:name="_Toc436645415"/>
      <w:r>
        <w:t>July 14 / Epip 20: Martyrdom of St. Theodore of Shotep, the General</w:t>
      </w:r>
      <w:bookmarkEnd w:id="1611"/>
      <w:bookmarkEnd w:id="1612"/>
    </w:p>
    <w:p w14:paraId="7B584133" w14:textId="77777777" w:rsidR="009C1989" w:rsidRDefault="009C1989" w:rsidP="009C1989">
      <w:pPr>
        <w:pStyle w:val="Heading4"/>
      </w:pPr>
      <w:bookmarkStart w:id="1613" w:name="_Ref434489277"/>
      <w:r>
        <w:t>The Doxology of St. Theodore of Shotep, the General</w:t>
      </w:r>
      <w:bookmarkEnd w:id="16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proofErr w:type="gramStart"/>
            <w:r>
              <w:t>Therefore</w:t>
            </w:r>
            <w:proofErr w:type="gramEnd"/>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4" w:name="_Ref434489296"/>
      <w:r>
        <w:t>Another Doxology of St. Theodore of Shotep, the General</w:t>
      </w:r>
      <w:bookmarkEnd w:id="16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 xml:space="preserve">You </w:t>
            </w:r>
            <w:proofErr w:type="gramStart"/>
            <w:r>
              <w:t>slayed</w:t>
            </w:r>
            <w:proofErr w:type="gramEnd"/>
            <w:r>
              <w:t xml:space="preserve">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5"/>
            <w:r>
              <w:t>struggler</w:t>
            </w:r>
            <w:commentRangeEnd w:id="1615"/>
            <w:r>
              <w:rPr>
                <w:rStyle w:val="CommentReference"/>
                <w:rFonts w:ascii="Times New Roman" w:eastAsiaTheme="minorHAnsi" w:hAnsi="Times New Roman" w:cstheme="minorBidi"/>
                <w:color w:val="auto"/>
              </w:rPr>
              <w:commentReference w:id="1615"/>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6" w:name="_Toc436645416"/>
      <w:r>
        <w:t>July 15 / Epip 21: Commemoration of the Theotokos</w:t>
      </w:r>
      <w:bookmarkEnd w:id="1616"/>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852</w:t>
      </w:r>
      <w:r w:rsidR="007E24F9">
        <w:fldChar w:fldCharType="end"/>
      </w:r>
      <w:r w:rsidR="007E24F9">
        <w:t>.</w:t>
      </w:r>
    </w:p>
    <w:p w14:paraId="46562046" w14:textId="77777777" w:rsidR="0078548F" w:rsidRDefault="0078548F" w:rsidP="0078548F">
      <w:pPr>
        <w:pStyle w:val="Heading3"/>
      </w:pPr>
      <w:bookmarkStart w:id="1617" w:name="_Ref434562663"/>
      <w:bookmarkStart w:id="1618" w:name="_Toc436645417"/>
      <w:r>
        <w:t>July 17 / Epip 23: The Martyrdom of St. Marina</w:t>
      </w:r>
      <w:bookmarkEnd w:id="1617"/>
      <w:bookmarkEnd w:id="1618"/>
    </w:p>
    <w:p w14:paraId="71210AE6" w14:textId="77777777" w:rsidR="0078548F" w:rsidRDefault="0078548F" w:rsidP="0078548F">
      <w:pPr>
        <w:pStyle w:val="Heading4"/>
      </w:pPr>
      <w:bookmarkStart w:id="1619" w:name="_Ref434490204"/>
      <w:r>
        <w:t>The Doxology</w:t>
      </w:r>
      <w:r w:rsidR="00B46E6E">
        <w:t xml:space="preserve"> for St. Marina</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0" w:name="_Toc436645418"/>
      <w:r>
        <w:t>July 18 / Epip 24: The Martyrdom of Abba Noub</w:t>
      </w:r>
      <w:bookmarkEnd w:id="1620"/>
    </w:p>
    <w:p w14:paraId="45A4C76D" w14:textId="77777777" w:rsidR="00951605" w:rsidRDefault="00951605" w:rsidP="00951605">
      <w:pPr>
        <w:pStyle w:val="Heading4"/>
      </w:pPr>
      <w:bookmarkStart w:id="1621" w:name="_Ref434489534"/>
      <w:r>
        <w:t>The Doxology</w:t>
      </w:r>
      <w:r w:rsidR="00B46E6E">
        <w:t xml:space="preserve"> for Abba Noub</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2"/>
            <w:r>
              <w:t>Abba Noub</w:t>
            </w:r>
            <w:commentRangeEnd w:id="1622"/>
            <w:r>
              <w:rPr>
                <w:rStyle w:val="CommentReference"/>
                <w:rFonts w:ascii="Times New Roman" w:eastAsiaTheme="minorHAnsi" w:hAnsi="Times New Roman" w:cstheme="minorBidi"/>
                <w:color w:val="auto"/>
              </w:rPr>
              <w:commentReference w:id="1622"/>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3"/>
            <w:r>
              <w:t xml:space="preserve">upright </w:t>
            </w:r>
            <w:commentRangeEnd w:id="1623"/>
            <w:r>
              <w:rPr>
                <w:rStyle w:val="CommentReference"/>
                <w:rFonts w:ascii="Times New Roman" w:eastAsiaTheme="minorHAnsi" w:hAnsi="Times New Roman" w:cstheme="minorBidi"/>
                <w:color w:val="auto"/>
              </w:rPr>
              <w:commentReference w:id="1623"/>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4" w:name="_Toc436645419"/>
      <w:r>
        <w:t>July 20 / Epip 26: Joseph the Carpenter</w:t>
      </w:r>
      <w:bookmarkEnd w:id="1624"/>
    </w:p>
    <w:p w14:paraId="5DE3B33E" w14:textId="77777777" w:rsidR="00BF240D" w:rsidRDefault="00BF240D" w:rsidP="00BF240D">
      <w:pPr>
        <w:pStyle w:val="Heading4"/>
      </w:pPr>
      <w:bookmarkStart w:id="1625" w:name="_Ref434488476"/>
      <w:r>
        <w:t>The Doxology</w:t>
      </w:r>
      <w:r w:rsidR="00B46E6E">
        <w:t xml:space="preserve"> for St. Joseph the Carpenter</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2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6" w:name="_Toc436645420"/>
      <w:bookmarkStart w:id="1627" w:name="_Toc410196222"/>
      <w:bookmarkStart w:id="1628" w:name="_Toc410196464"/>
      <w:bookmarkStart w:id="1629" w:name="_Toc410196966"/>
      <w:r>
        <w:t>July 20 / Epip 26: Also St. Frumentius (Abune Selama), the First Bishop of Ethiopia</w:t>
      </w:r>
      <w:bookmarkEnd w:id="1626"/>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64541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64541C">
        <w:rPr>
          <w:noProof/>
        </w:rPr>
        <w:t>782</w:t>
      </w:r>
      <w:r w:rsidR="00237D47">
        <w:fldChar w:fldCharType="end"/>
      </w:r>
      <w:r>
        <w:t>.</w:t>
      </w:r>
    </w:p>
    <w:p w14:paraId="74ECF631" w14:textId="77777777" w:rsidR="00C325FC" w:rsidRDefault="00C325FC" w:rsidP="005B716A">
      <w:pPr>
        <w:pStyle w:val="Heading3"/>
      </w:pPr>
      <w:bookmarkStart w:id="1630" w:name="_Toc436645421"/>
      <w:r>
        <w:t>July 22 / Epip 28: Departure of St. Mary Magdalene</w:t>
      </w:r>
      <w:bookmarkEnd w:id="1630"/>
    </w:p>
    <w:p w14:paraId="41ADBBFF" w14:textId="77777777" w:rsidR="00C325FC" w:rsidRDefault="00C325FC" w:rsidP="00C325FC">
      <w:pPr>
        <w:pStyle w:val="Heading4"/>
      </w:pPr>
      <w:bookmarkStart w:id="1631" w:name="_Ref434489077"/>
      <w:r>
        <w:t>The Doxology</w:t>
      </w:r>
      <w:r w:rsidR="00B46E6E">
        <w:t xml:space="preserve"> for St. Mary Magdalene</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 xml:space="preserve">And His </w:t>
            </w:r>
            <w:proofErr w:type="gramStart"/>
            <w:r>
              <w:t>holy</w:t>
            </w:r>
            <w:proofErr w:type="gramEnd"/>
            <w:r>
              <w:t xml:space="preserve">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2"/>
            <w:r>
              <w:t xml:space="preserve">ϯⲁⲅⲓⲁ </w:t>
            </w:r>
            <w:commentRangeEnd w:id="1632"/>
            <w:r>
              <w:rPr>
                <w:rStyle w:val="CommentReference"/>
                <w:rFonts w:ascii="Times New Roman" w:hAnsi="Times New Roman" w:cstheme="minorBidi"/>
                <w:noProof w:val="0"/>
              </w:rPr>
              <w:commentReference w:id="1632"/>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3" w:name="_Toc436645422"/>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3"/>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48B57972" w14:textId="77777777" w:rsidR="005B716A" w:rsidRDefault="005B716A" w:rsidP="005B716A">
      <w:pPr>
        <w:pStyle w:val="Heading3"/>
      </w:pPr>
      <w:bookmarkStart w:id="1634" w:name="_Toc436645423"/>
      <w:r>
        <w:t xml:space="preserve">July 23 / Epip 29: </w:t>
      </w:r>
      <w:r w:rsidR="00B52D77">
        <w:t xml:space="preserve">Also the </w:t>
      </w:r>
      <w:r>
        <w:t>Translocation of the Relics of St. Andrew, the Apostle</w:t>
      </w:r>
      <w:bookmarkEnd w:id="1634"/>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3CDA1374" w14:textId="77777777" w:rsidR="00960235" w:rsidRDefault="00960235" w:rsidP="00960235">
      <w:pPr>
        <w:pStyle w:val="Heading3"/>
      </w:pPr>
      <w:bookmarkStart w:id="1635" w:name="_Toc436645424"/>
      <w:r>
        <w:t>July 28 / Mesori 4: Consecration of the Church of St. Anthony</w:t>
      </w:r>
      <w:bookmarkEnd w:id="1635"/>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64541C">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64541C">
        <w:rPr>
          <w:noProof/>
        </w:rPr>
        <w:t>747</w:t>
      </w:r>
      <w:r w:rsidR="00237D47">
        <w:fldChar w:fldCharType="end"/>
      </w:r>
      <w:bookmarkEnd w:id="1582"/>
      <w:r>
        <w:t>.</w:t>
      </w:r>
    </w:p>
    <w:p w14:paraId="62D72F65" w14:textId="77777777" w:rsidR="00495F1A" w:rsidRPr="00980D99" w:rsidRDefault="00495F1A" w:rsidP="00495F1A">
      <w:pPr>
        <w:pStyle w:val="Heading2"/>
        <w:rPr>
          <w:lang w:val="en-US"/>
        </w:rPr>
      </w:pPr>
      <w:bookmarkStart w:id="1636" w:name="_Toc436645232"/>
      <w:bookmarkStart w:id="1637" w:name="August"/>
      <w:r>
        <w:lastRenderedPageBreak/>
        <w:t>August</w:t>
      </w:r>
      <w:bookmarkEnd w:id="1627"/>
      <w:bookmarkEnd w:id="1628"/>
      <w:bookmarkEnd w:id="1629"/>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6"/>
    </w:p>
    <w:bookmarkStart w:id="1638" w:name="_Toc410196223" w:displacedByCustomXml="next"/>
    <w:bookmarkStart w:id="1639" w:name="_Toc410196465" w:displacedByCustomXml="next"/>
    <w:bookmarkStart w:id="1640" w:name="_Toc410196967" w:displacedByCustomXml="next"/>
    <w:sdt>
      <w:sdtPr>
        <w:id w:val="-1335066635"/>
        <w:docPartObj>
          <w:docPartGallery w:val="Table of Contents"/>
          <w:docPartUnique/>
        </w:docPartObj>
      </w:sdtPr>
      <w:sdtEndPr>
        <w:rPr>
          <w:b/>
          <w:bCs/>
          <w:noProof/>
        </w:rPr>
      </w:sdtEndPr>
      <w:sdtContent>
        <w:p w14:paraId="7B2F3DC9"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36645425" w:history="1">
            <w:r w:rsidR="0064541C" w:rsidRPr="002022B2">
              <w:rPr>
                <w:rStyle w:val="Hyperlink"/>
                <w:noProof/>
              </w:rPr>
              <w:t>August 1 / Mesori 8: The Confession of St. Peter</w:t>
            </w:r>
            <w:r w:rsidR="0064541C">
              <w:rPr>
                <w:noProof/>
                <w:webHidden/>
              </w:rPr>
              <w:tab/>
            </w:r>
            <w:r w:rsidR="0064541C">
              <w:rPr>
                <w:noProof/>
                <w:webHidden/>
              </w:rPr>
              <w:fldChar w:fldCharType="begin"/>
            </w:r>
            <w:r w:rsidR="0064541C">
              <w:rPr>
                <w:noProof/>
                <w:webHidden/>
              </w:rPr>
              <w:instrText xml:space="preserve"> PAGEREF _Toc436645425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5E622F0B"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26" w:history="1">
            <w:r w:rsidR="0064541C" w:rsidRPr="002022B2">
              <w:rPr>
                <w:rStyle w:val="Hyperlink"/>
                <w:noProof/>
              </w:rPr>
              <w:t>August 5 / Mesori 12: Commemoration of Archangel Michael</w:t>
            </w:r>
            <w:r w:rsidR="0064541C">
              <w:rPr>
                <w:noProof/>
                <w:webHidden/>
              </w:rPr>
              <w:tab/>
            </w:r>
            <w:r w:rsidR="0064541C">
              <w:rPr>
                <w:noProof/>
                <w:webHidden/>
              </w:rPr>
              <w:fldChar w:fldCharType="begin"/>
            </w:r>
            <w:r w:rsidR="0064541C">
              <w:rPr>
                <w:noProof/>
                <w:webHidden/>
              </w:rPr>
              <w:instrText xml:space="preserve"> PAGEREF _Toc436645426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77B3AFE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27" w:history="1">
            <w:r w:rsidR="0064541C" w:rsidRPr="002022B2">
              <w:rPr>
                <w:rStyle w:val="Hyperlink"/>
                <w:noProof/>
              </w:rPr>
              <w:t>August 6 / Mesori 13: The Transfiguration</w:t>
            </w:r>
            <w:r w:rsidR="0064541C">
              <w:rPr>
                <w:noProof/>
                <w:webHidden/>
              </w:rPr>
              <w:tab/>
            </w:r>
            <w:r w:rsidR="0064541C">
              <w:rPr>
                <w:noProof/>
                <w:webHidden/>
              </w:rPr>
              <w:fldChar w:fldCharType="begin"/>
            </w:r>
            <w:r w:rsidR="0064541C">
              <w:rPr>
                <w:noProof/>
                <w:webHidden/>
              </w:rPr>
              <w:instrText xml:space="preserve"> PAGEREF _Toc436645427 \h </w:instrText>
            </w:r>
            <w:r w:rsidR="0064541C">
              <w:rPr>
                <w:noProof/>
                <w:webHidden/>
              </w:rPr>
            </w:r>
            <w:r w:rsidR="0064541C">
              <w:rPr>
                <w:noProof/>
                <w:webHidden/>
              </w:rPr>
              <w:fldChar w:fldCharType="separate"/>
            </w:r>
            <w:r w:rsidR="0064541C">
              <w:rPr>
                <w:noProof/>
                <w:webHidden/>
              </w:rPr>
              <w:t>844</w:t>
            </w:r>
            <w:r w:rsidR="0064541C">
              <w:rPr>
                <w:noProof/>
                <w:webHidden/>
              </w:rPr>
              <w:fldChar w:fldCharType="end"/>
            </w:r>
          </w:hyperlink>
        </w:p>
        <w:p w14:paraId="43703B3C"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28" w:history="1">
            <w:r w:rsidR="0064541C" w:rsidRPr="002022B2">
              <w:rPr>
                <w:rStyle w:val="Hyperlink"/>
                <w:noProof/>
              </w:rPr>
              <w:t>August 9 / Mesori 16: The Assumption of the Virgin</w:t>
            </w:r>
            <w:r w:rsidR="0064541C">
              <w:rPr>
                <w:noProof/>
                <w:webHidden/>
              </w:rPr>
              <w:tab/>
            </w:r>
            <w:r w:rsidR="0064541C">
              <w:rPr>
                <w:noProof/>
                <w:webHidden/>
              </w:rPr>
              <w:fldChar w:fldCharType="begin"/>
            </w:r>
            <w:r w:rsidR="0064541C">
              <w:rPr>
                <w:noProof/>
                <w:webHidden/>
              </w:rPr>
              <w:instrText xml:space="preserve"> PAGEREF _Toc436645428 \h </w:instrText>
            </w:r>
            <w:r w:rsidR="0064541C">
              <w:rPr>
                <w:noProof/>
                <w:webHidden/>
              </w:rPr>
            </w:r>
            <w:r w:rsidR="0064541C">
              <w:rPr>
                <w:noProof/>
                <w:webHidden/>
              </w:rPr>
              <w:fldChar w:fldCharType="separate"/>
            </w:r>
            <w:r w:rsidR="0064541C">
              <w:rPr>
                <w:noProof/>
                <w:webHidden/>
              </w:rPr>
              <w:t>853</w:t>
            </w:r>
            <w:r w:rsidR="0064541C">
              <w:rPr>
                <w:noProof/>
                <w:webHidden/>
              </w:rPr>
              <w:fldChar w:fldCharType="end"/>
            </w:r>
          </w:hyperlink>
        </w:p>
        <w:p w14:paraId="439D527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29" w:history="1">
            <w:r w:rsidR="0064541C" w:rsidRPr="002022B2">
              <w:rPr>
                <w:rStyle w:val="Hyperlink"/>
                <w:noProof/>
              </w:rPr>
              <w:t>August 12 / Mesori 19: Translocation of the Relics of St. Macarius the Great</w:t>
            </w:r>
            <w:r w:rsidR="0064541C">
              <w:rPr>
                <w:noProof/>
                <w:webHidden/>
              </w:rPr>
              <w:tab/>
            </w:r>
            <w:r w:rsidR="0064541C">
              <w:rPr>
                <w:noProof/>
                <w:webHidden/>
              </w:rPr>
              <w:fldChar w:fldCharType="begin"/>
            </w:r>
            <w:r w:rsidR="0064541C">
              <w:rPr>
                <w:noProof/>
                <w:webHidden/>
              </w:rPr>
              <w:instrText xml:space="preserve"> PAGEREF _Toc436645429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0571D87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30" w:history="1">
            <w:r w:rsidR="0064541C" w:rsidRPr="002022B2">
              <w:rPr>
                <w:rStyle w:val="Hyperlink"/>
                <w:noProof/>
              </w:rPr>
              <w:t>August 14 / Mesori 21: Commemoration of the Theotokos</w:t>
            </w:r>
            <w:r w:rsidR="0064541C">
              <w:rPr>
                <w:noProof/>
                <w:webHidden/>
              </w:rPr>
              <w:tab/>
            </w:r>
            <w:r w:rsidR="0064541C">
              <w:rPr>
                <w:noProof/>
                <w:webHidden/>
              </w:rPr>
              <w:fldChar w:fldCharType="begin"/>
            </w:r>
            <w:r w:rsidR="0064541C">
              <w:rPr>
                <w:noProof/>
                <w:webHidden/>
              </w:rPr>
              <w:instrText xml:space="preserve"> PAGEREF _Toc436645430 \h </w:instrText>
            </w:r>
            <w:r w:rsidR="0064541C">
              <w:rPr>
                <w:noProof/>
                <w:webHidden/>
              </w:rPr>
            </w:r>
            <w:r w:rsidR="0064541C">
              <w:rPr>
                <w:noProof/>
                <w:webHidden/>
              </w:rPr>
              <w:fldChar w:fldCharType="separate"/>
            </w:r>
            <w:r w:rsidR="0064541C">
              <w:rPr>
                <w:noProof/>
                <w:webHidden/>
              </w:rPr>
              <w:t>861</w:t>
            </w:r>
            <w:r w:rsidR="0064541C">
              <w:rPr>
                <w:noProof/>
                <w:webHidden/>
              </w:rPr>
              <w:fldChar w:fldCharType="end"/>
            </w:r>
          </w:hyperlink>
        </w:p>
        <w:p w14:paraId="7B89B493"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31" w:history="1">
            <w:r w:rsidR="0064541C" w:rsidRPr="002022B2">
              <w:rPr>
                <w:rStyle w:val="Hyperlink"/>
                <w:noProof/>
              </w:rPr>
              <w:t>August 17 / Mesori 24: Departure of St. Takle Haymanot</w:t>
            </w:r>
            <w:r w:rsidR="0064541C">
              <w:rPr>
                <w:noProof/>
                <w:webHidden/>
              </w:rPr>
              <w:tab/>
            </w:r>
            <w:r w:rsidR="0064541C">
              <w:rPr>
                <w:noProof/>
                <w:webHidden/>
              </w:rPr>
              <w:fldChar w:fldCharType="begin"/>
            </w:r>
            <w:r w:rsidR="0064541C">
              <w:rPr>
                <w:noProof/>
                <w:webHidden/>
              </w:rPr>
              <w:instrText xml:space="preserve"> PAGEREF _Toc436645431 \h </w:instrText>
            </w:r>
            <w:r w:rsidR="0064541C">
              <w:rPr>
                <w:noProof/>
                <w:webHidden/>
              </w:rPr>
            </w:r>
            <w:r w:rsidR="0064541C">
              <w:rPr>
                <w:noProof/>
                <w:webHidden/>
              </w:rPr>
              <w:fldChar w:fldCharType="separate"/>
            </w:r>
            <w:r w:rsidR="0064541C">
              <w:rPr>
                <w:noProof/>
                <w:webHidden/>
              </w:rPr>
              <w:t>862</w:t>
            </w:r>
            <w:r w:rsidR="0064541C">
              <w:rPr>
                <w:noProof/>
                <w:webHidden/>
              </w:rPr>
              <w:fldChar w:fldCharType="end"/>
            </w:r>
          </w:hyperlink>
        </w:p>
        <w:p w14:paraId="6CE174D2"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32" w:history="1">
            <w:r w:rsidR="0064541C" w:rsidRPr="002022B2">
              <w:rPr>
                <w:rStyle w:val="Hyperlink"/>
                <w:noProof/>
              </w:rPr>
              <w:t>August 21 / Mesori 28: The Patriarchs: Abraham, Isaac, and Jacob</w:t>
            </w:r>
            <w:r w:rsidR="0064541C">
              <w:rPr>
                <w:noProof/>
                <w:webHidden/>
              </w:rPr>
              <w:tab/>
            </w:r>
            <w:r w:rsidR="0064541C">
              <w:rPr>
                <w:noProof/>
                <w:webHidden/>
              </w:rPr>
              <w:fldChar w:fldCharType="begin"/>
            </w:r>
            <w:r w:rsidR="0064541C">
              <w:rPr>
                <w:noProof/>
                <w:webHidden/>
              </w:rPr>
              <w:instrText xml:space="preserve"> PAGEREF _Toc436645432 \h </w:instrText>
            </w:r>
            <w:r w:rsidR="0064541C">
              <w:rPr>
                <w:noProof/>
                <w:webHidden/>
              </w:rPr>
            </w:r>
            <w:r w:rsidR="0064541C">
              <w:rPr>
                <w:noProof/>
                <w:webHidden/>
              </w:rPr>
              <w:fldChar w:fldCharType="separate"/>
            </w:r>
            <w:r w:rsidR="0064541C">
              <w:rPr>
                <w:noProof/>
                <w:webHidden/>
              </w:rPr>
              <w:t>863</w:t>
            </w:r>
            <w:r w:rsidR="0064541C">
              <w:rPr>
                <w:noProof/>
                <w:webHidden/>
              </w:rPr>
              <w:fldChar w:fldCharType="end"/>
            </w:r>
          </w:hyperlink>
        </w:p>
        <w:p w14:paraId="204B7B13"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33" w:history="1">
            <w:r w:rsidR="0064541C" w:rsidRPr="002022B2">
              <w:rPr>
                <w:rStyle w:val="Hyperlink"/>
                <w:noProof/>
              </w:rPr>
              <w:t>August 22 / Mesori 29: Commemoration of the Annunciation, Nativity, and Resurrection on the 29</w:t>
            </w:r>
            <w:r w:rsidR="0064541C" w:rsidRPr="002022B2">
              <w:rPr>
                <w:rStyle w:val="Hyperlink"/>
                <w:noProof/>
                <w:vertAlign w:val="superscript"/>
              </w:rPr>
              <w:t>th</w:t>
            </w:r>
            <w:r w:rsidR="0064541C" w:rsidRPr="002022B2">
              <w:rPr>
                <w:rStyle w:val="Hyperlink"/>
                <w:noProof/>
              </w:rPr>
              <w:t xml:space="preserve"> of Every Month</w:t>
            </w:r>
            <w:r w:rsidR="0064541C">
              <w:rPr>
                <w:noProof/>
                <w:webHidden/>
              </w:rPr>
              <w:tab/>
            </w:r>
            <w:r w:rsidR="0064541C">
              <w:rPr>
                <w:noProof/>
                <w:webHidden/>
              </w:rPr>
              <w:fldChar w:fldCharType="begin"/>
            </w:r>
            <w:r w:rsidR="0064541C">
              <w:rPr>
                <w:noProof/>
                <w:webHidden/>
              </w:rPr>
              <w:instrText xml:space="preserve"> PAGEREF _Toc436645433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0ABD5934"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34" w:history="1">
            <w:r w:rsidR="0064541C" w:rsidRPr="002022B2">
              <w:rPr>
                <w:rStyle w:val="Hyperlink"/>
                <w:noProof/>
              </w:rPr>
              <w:t>August 22 / Mesori 29: Also the Translocation of the Relics of St. John the Short to Scetis</w:t>
            </w:r>
            <w:r w:rsidR="0064541C">
              <w:rPr>
                <w:noProof/>
                <w:webHidden/>
              </w:rPr>
              <w:tab/>
            </w:r>
            <w:r w:rsidR="0064541C">
              <w:rPr>
                <w:noProof/>
                <w:webHidden/>
              </w:rPr>
              <w:fldChar w:fldCharType="begin"/>
            </w:r>
            <w:r w:rsidR="0064541C">
              <w:rPr>
                <w:noProof/>
                <w:webHidden/>
              </w:rPr>
              <w:instrText xml:space="preserve"> PAGEREF _Toc436645434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3D67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35" w:history="1">
            <w:r w:rsidR="0064541C" w:rsidRPr="002022B2">
              <w:rPr>
                <w:rStyle w:val="Hyperlink"/>
                <w:noProof/>
              </w:rPr>
              <w:t>August 25 / Little Month 2: Departure of St. Titus the Apostle</w:t>
            </w:r>
            <w:r w:rsidR="0064541C">
              <w:rPr>
                <w:noProof/>
                <w:webHidden/>
              </w:rPr>
              <w:tab/>
            </w:r>
            <w:r w:rsidR="0064541C">
              <w:rPr>
                <w:noProof/>
                <w:webHidden/>
              </w:rPr>
              <w:fldChar w:fldCharType="begin"/>
            </w:r>
            <w:r w:rsidR="0064541C">
              <w:rPr>
                <w:noProof/>
                <w:webHidden/>
              </w:rPr>
              <w:instrText xml:space="preserve"> PAGEREF _Toc436645435 \h </w:instrText>
            </w:r>
            <w:r w:rsidR="0064541C">
              <w:rPr>
                <w:noProof/>
                <w:webHidden/>
              </w:rPr>
            </w:r>
            <w:r w:rsidR="0064541C">
              <w:rPr>
                <w:noProof/>
                <w:webHidden/>
              </w:rPr>
              <w:fldChar w:fldCharType="separate"/>
            </w:r>
            <w:r w:rsidR="0064541C">
              <w:rPr>
                <w:noProof/>
                <w:webHidden/>
              </w:rPr>
              <w:t>864</w:t>
            </w:r>
            <w:r w:rsidR="0064541C">
              <w:rPr>
                <w:noProof/>
                <w:webHidden/>
              </w:rPr>
              <w:fldChar w:fldCharType="end"/>
            </w:r>
          </w:hyperlink>
        </w:p>
        <w:p w14:paraId="1D166985"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36" w:history="1">
            <w:r w:rsidR="0064541C" w:rsidRPr="002022B2">
              <w:rPr>
                <w:rStyle w:val="Hyperlink"/>
                <w:noProof/>
              </w:rPr>
              <w:t>August 26 / Little Month 3: Archangel Raphael</w:t>
            </w:r>
            <w:r w:rsidR="0064541C">
              <w:rPr>
                <w:noProof/>
                <w:webHidden/>
              </w:rPr>
              <w:tab/>
            </w:r>
            <w:r w:rsidR="0064541C">
              <w:rPr>
                <w:noProof/>
                <w:webHidden/>
              </w:rPr>
              <w:fldChar w:fldCharType="begin"/>
            </w:r>
            <w:r w:rsidR="0064541C">
              <w:rPr>
                <w:noProof/>
                <w:webHidden/>
              </w:rPr>
              <w:instrText xml:space="preserve"> PAGEREF _Toc436645436 \h </w:instrText>
            </w:r>
            <w:r w:rsidR="0064541C">
              <w:rPr>
                <w:noProof/>
                <w:webHidden/>
              </w:rPr>
            </w:r>
            <w:r w:rsidR="0064541C">
              <w:rPr>
                <w:noProof/>
                <w:webHidden/>
              </w:rPr>
              <w:fldChar w:fldCharType="separate"/>
            </w:r>
            <w:r w:rsidR="0064541C">
              <w:rPr>
                <w:noProof/>
                <w:webHidden/>
              </w:rPr>
              <w:t>865</w:t>
            </w:r>
            <w:r w:rsidR="0064541C">
              <w:rPr>
                <w:noProof/>
                <w:webHidden/>
              </w:rPr>
              <w:fldChar w:fldCharType="end"/>
            </w:r>
          </w:hyperlink>
        </w:p>
        <w:p w14:paraId="7FDADD3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37" w:history="1">
            <w:r w:rsidR="0064541C" w:rsidRPr="002022B2">
              <w:rPr>
                <w:rStyle w:val="Hyperlink"/>
                <w:noProof/>
              </w:rPr>
              <w:t>August 28 / Little Month 5: St. Parsouma</w:t>
            </w:r>
            <w:r w:rsidR="0064541C">
              <w:rPr>
                <w:noProof/>
                <w:webHidden/>
              </w:rPr>
              <w:tab/>
            </w:r>
            <w:r w:rsidR="0064541C">
              <w:rPr>
                <w:noProof/>
                <w:webHidden/>
              </w:rPr>
              <w:fldChar w:fldCharType="begin"/>
            </w:r>
            <w:r w:rsidR="0064541C">
              <w:rPr>
                <w:noProof/>
                <w:webHidden/>
              </w:rPr>
              <w:instrText xml:space="preserve"> PAGEREF _Toc436645437 \h </w:instrText>
            </w:r>
            <w:r w:rsidR="0064541C">
              <w:rPr>
                <w:noProof/>
                <w:webHidden/>
              </w:rPr>
            </w:r>
            <w:r w:rsidR="0064541C">
              <w:rPr>
                <w:noProof/>
                <w:webHidden/>
              </w:rPr>
              <w:fldChar w:fldCharType="separate"/>
            </w:r>
            <w:r w:rsidR="0064541C">
              <w:rPr>
                <w:noProof/>
                <w:webHidden/>
              </w:rPr>
              <w:t>866</w:t>
            </w:r>
            <w:r w:rsidR="0064541C">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1" w:name="_Toc436645425"/>
      <w:r>
        <w:lastRenderedPageBreak/>
        <w:t>August 1 / Mesori 8: The Confession of St. Peter</w:t>
      </w:r>
      <w:bookmarkEnd w:id="1641"/>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64541C">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64541C">
        <w:rPr>
          <w:noProof/>
        </w:rPr>
        <w:t>818</w:t>
      </w:r>
      <w:r w:rsidR="00237D47">
        <w:fldChar w:fldCharType="end"/>
      </w:r>
      <w:r>
        <w:t>.</w:t>
      </w:r>
    </w:p>
    <w:p w14:paraId="21A226CF" w14:textId="77777777" w:rsidR="00DD5136" w:rsidRDefault="00DD5136" w:rsidP="00DD5136">
      <w:pPr>
        <w:pStyle w:val="Heading3"/>
      </w:pPr>
      <w:bookmarkStart w:id="1642" w:name="_Toc436645426"/>
      <w:r>
        <w:t>August 5 / Mesori 12: Commemoration of Archangel Michael</w:t>
      </w:r>
      <w:bookmarkEnd w:id="1642"/>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64541C">
        <w:t>November 8 (9) / Athor 12: Archangel Michael</w:t>
      </w:r>
      <w:r>
        <w:fldChar w:fldCharType="end"/>
      </w:r>
      <w:r>
        <w:t xml:space="preserve">, page </w:t>
      </w:r>
      <w:r>
        <w:fldChar w:fldCharType="begin"/>
      </w:r>
      <w:r>
        <w:instrText xml:space="preserve"> PAGEREF _Ref434561114 \h </w:instrText>
      </w:r>
      <w:r>
        <w:fldChar w:fldCharType="separate"/>
      </w:r>
      <w:r w:rsidR="0064541C">
        <w:rPr>
          <w:noProof/>
        </w:rPr>
        <w:t>611</w:t>
      </w:r>
      <w:r>
        <w:fldChar w:fldCharType="end"/>
      </w:r>
      <w:r>
        <w:t>.</w:t>
      </w:r>
    </w:p>
    <w:p w14:paraId="700F8882" w14:textId="77777777" w:rsidR="00495F1A" w:rsidRDefault="00980D99" w:rsidP="00495F1A">
      <w:pPr>
        <w:pStyle w:val="Heading3"/>
      </w:pPr>
      <w:bookmarkStart w:id="1643" w:name="_Toc436645427"/>
      <w:r>
        <w:t xml:space="preserve">August 6 / Mesori 13: </w:t>
      </w:r>
      <w:r w:rsidR="00495F1A">
        <w:t>The Transfiguration</w:t>
      </w:r>
      <w:bookmarkEnd w:id="1640"/>
      <w:bookmarkEnd w:id="1639"/>
      <w:bookmarkEnd w:id="1638"/>
      <w:bookmarkEnd w:id="1643"/>
    </w:p>
    <w:p w14:paraId="1EF4D652" w14:textId="77777777" w:rsidR="00980D99" w:rsidRDefault="00980D99" w:rsidP="00980D99">
      <w:pPr>
        <w:pStyle w:val="Heading4"/>
      </w:pPr>
      <w:bookmarkStart w:id="1644" w:name="_Ref434478012"/>
      <w:r>
        <w:t>The Doxology</w:t>
      </w:r>
      <w:r w:rsidR="00E21EA3">
        <w:t xml:space="preserve"> of the Transfiguration</w:t>
      </w:r>
      <w:bookmarkEnd w:id="16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 xml:space="preserve">His clothes </w:t>
            </w:r>
            <w:proofErr w:type="gramStart"/>
            <w:r>
              <w:t>looks</w:t>
            </w:r>
            <w:proofErr w:type="gramEnd"/>
            <w:r>
              <w:t xml:space="preserve">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5" w:name="_Ref434476299"/>
      <w:r>
        <w:t>The Psali Adam</w:t>
      </w:r>
      <w:r w:rsidR="006C1B94">
        <w:t xml:space="preserve"> for the Transfiguration</w:t>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6" w:name="_Ref434476316"/>
      <w:r>
        <w:t>The Psali Batos</w:t>
      </w:r>
      <w:r w:rsidR="006C1B94">
        <w:t xml:space="preserve"> for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 xml:space="preserve">O Lord God </w:t>
            </w:r>
            <w:proofErr w:type="gramStart"/>
            <w:r>
              <w:t>who</w:t>
            </w:r>
            <w:proofErr w:type="gramEnd"/>
            <w:r>
              <w:t xml:space="preserve">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 xml:space="preserve">The Son of God, </w:t>
            </w:r>
            <w:proofErr w:type="gramStart"/>
            <w:r>
              <w:t>Who</w:t>
            </w:r>
            <w:proofErr w:type="gramEnd"/>
            <w:r>
              <w:t xml:space="preserve">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7" w:name="_Toc410196224"/>
      <w:bookmarkStart w:id="1648" w:name="_Toc410196466"/>
      <w:bookmarkStart w:id="1649" w:name="_Toc410196968"/>
      <w:bookmarkStart w:id="1650" w:name="_Ref435642801"/>
      <w:bookmarkStart w:id="1651" w:name="_Ref435642808"/>
      <w:bookmarkStart w:id="1652" w:name="_Toc436645428"/>
      <w:r>
        <w:t xml:space="preserve">August 9 / Mesori 16: </w:t>
      </w:r>
      <w:r w:rsidR="00495F1A">
        <w:t>The Assumption of the Virgin</w:t>
      </w:r>
      <w:bookmarkEnd w:id="1647"/>
      <w:bookmarkEnd w:id="1648"/>
      <w:bookmarkEnd w:id="1649"/>
      <w:bookmarkEnd w:id="1650"/>
      <w:bookmarkEnd w:id="1651"/>
      <w:bookmarkEnd w:id="1652"/>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4D26BE2A" w14:textId="4FF0A956" w:rsidR="007E24F9" w:rsidRDefault="007E24F9" w:rsidP="007E24F9">
      <w:pPr>
        <w:pStyle w:val="Heading4"/>
      </w:pPr>
      <w:bookmarkStart w:id="1653" w:name="_Ref435642763"/>
      <w:r>
        <w:t xml:space="preserve">The Psali </w:t>
      </w:r>
      <w:commentRangeStart w:id="1654"/>
      <w:r>
        <w:t xml:space="preserve">Adam </w:t>
      </w:r>
      <w:commentRangeEnd w:id="1654"/>
      <w:r>
        <w:rPr>
          <w:rStyle w:val="CommentReference"/>
          <w:rFonts w:eastAsiaTheme="minorHAnsi" w:cstheme="minorBidi"/>
          <w:b w:val="0"/>
          <w:bCs w:val="0"/>
          <w:iCs w:val="0"/>
          <w:color w:val="auto"/>
        </w:rPr>
        <w:commentReference w:id="1654"/>
      </w:r>
      <w:r>
        <w:t>for the Virgin</w:t>
      </w:r>
      <w:bookmarkEnd w:id="1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5"/>
            <w:r>
              <w:t>With divine hands.”</w:t>
            </w:r>
            <w:commentRangeEnd w:id="1655"/>
            <w:r>
              <w:rPr>
                <w:rStyle w:val="CommentReference"/>
                <w:rFonts w:ascii="Times New Roman" w:eastAsiaTheme="minorHAnsi" w:hAnsi="Times New Roman" w:cstheme="minorBidi"/>
                <w:color w:val="auto"/>
              </w:rPr>
              <w:commentReference w:id="1655"/>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 xml:space="preserve">Who are full of </w:t>
            </w:r>
            <w:proofErr w:type="gramStart"/>
            <w:r>
              <w:t>glory,</w:t>
            </w:r>
            <w:proofErr w:type="gramEnd"/>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6" w:name="_Ref435734818"/>
      <w:r>
        <w:t>The Psali Batos for the Virgin</w:t>
      </w:r>
      <w:bookmarkEnd w:id="1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2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7"/>
            <w:r>
              <w:t>forever</w:t>
            </w:r>
            <w:commentRangeEnd w:id="1657"/>
            <w:r>
              <w:rPr>
                <w:rStyle w:val="CommentReference"/>
                <w:rFonts w:ascii="Times New Roman" w:eastAsiaTheme="minorHAnsi" w:hAnsi="Times New Roman" w:cstheme="minorBidi"/>
                <w:color w:val="auto"/>
              </w:rPr>
              <w:commentReference w:id="1657"/>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58"/>
            <w:r>
              <w:t>In the unshakable places.</w:t>
            </w:r>
            <w:commentRangeEnd w:id="1658"/>
            <w:r>
              <w:rPr>
                <w:rStyle w:val="CommentReference"/>
                <w:rFonts w:ascii="Times New Roman" w:eastAsiaTheme="minorHAnsi" w:hAnsi="Times New Roman" w:cstheme="minorBidi"/>
                <w:color w:val="auto"/>
              </w:rPr>
              <w:commentReference w:id="1658"/>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59"/>
            <w:r>
              <w:t>Your name adorns our works.</w:t>
            </w:r>
            <w:commentRangeEnd w:id="1659"/>
            <w:r>
              <w:rPr>
                <w:rStyle w:val="CommentReference"/>
                <w:rFonts w:ascii="Times New Roman" w:eastAsiaTheme="minorHAnsi" w:hAnsi="Times New Roman" w:cstheme="minorBidi"/>
                <w:color w:val="auto"/>
              </w:rPr>
              <w:commentReference w:id="1659"/>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0"/>
            <w:r>
              <w:t xml:space="preserve">Interceding </w:t>
            </w:r>
            <w:commentRangeEnd w:id="1660"/>
            <w:r>
              <w:rPr>
                <w:rStyle w:val="CommentReference"/>
                <w:rFonts w:ascii="Times New Roman" w:eastAsiaTheme="minorHAnsi" w:hAnsi="Times New Roman" w:cstheme="minorBidi"/>
                <w:color w:val="auto"/>
              </w:rPr>
              <w:commentReference w:id="1660"/>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 xml:space="preserve">Who is </w:t>
            </w:r>
            <w:proofErr w:type="gramStart"/>
            <w:r>
              <w:t>more pure</w:t>
            </w:r>
            <w:proofErr w:type="gramEnd"/>
            <w:r>
              <w:t xml:space="preserv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1" w:name="_Toc436645429"/>
      <w:r>
        <w:t>August 12 / Mesori 19: Translocation of the Relics of St. Macarius the Great</w:t>
      </w:r>
      <w:bookmarkEnd w:id="1661"/>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64541C">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64541C">
        <w:rPr>
          <w:noProof/>
        </w:rPr>
        <w:t>759</w:t>
      </w:r>
      <w:r w:rsidR="00237D47">
        <w:fldChar w:fldCharType="end"/>
      </w:r>
      <w:r w:rsidR="00237D47">
        <w:t>.</w:t>
      </w:r>
    </w:p>
    <w:p w14:paraId="7069CDB9" w14:textId="77777777" w:rsidR="005329C1" w:rsidRDefault="005329C1" w:rsidP="005329C1">
      <w:pPr>
        <w:pStyle w:val="Heading3"/>
      </w:pPr>
      <w:bookmarkStart w:id="1662" w:name="_Toc436645430"/>
      <w:r>
        <w:t>August 14 / Mesori 21: Commemoration of the Theotokos</w:t>
      </w:r>
      <w:bookmarkEnd w:id="1662"/>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64541C">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64541C">
        <w:rPr>
          <w:noProof/>
        </w:rPr>
        <w:t>853</w:t>
      </w:r>
      <w:r w:rsidR="007E24F9">
        <w:fldChar w:fldCharType="end"/>
      </w:r>
      <w:r w:rsidR="007E24F9">
        <w:t>.</w:t>
      </w:r>
    </w:p>
    <w:p w14:paraId="548CB18D" w14:textId="77777777" w:rsidR="009F60F1" w:rsidRDefault="009F60F1" w:rsidP="009F60F1">
      <w:pPr>
        <w:pStyle w:val="Heading3"/>
      </w:pPr>
      <w:bookmarkStart w:id="1663" w:name="_Ref434563030"/>
      <w:bookmarkStart w:id="1664" w:name="_Toc436645431"/>
      <w:r>
        <w:t>August 17 / Mesori 24: Departure of St. Takle Haymanot</w:t>
      </w:r>
      <w:bookmarkEnd w:id="1663"/>
      <w:bookmarkEnd w:id="1664"/>
    </w:p>
    <w:p w14:paraId="34845613" w14:textId="77777777" w:rsidR="009F60F1" w:rsidRDefault="009F60F1" w:rsidP="009F60F1">
      <w:pPr>
        <w:pStyle w:val="Heading4"/>
      </w:pPr>
      <w:bookmarkStart w:id="1665" w:name="_Ref434492302"/>
      <w:r>
        <w:t>The Doxology</w:t>
      </w:r>
      <w:r w:rsidR="00B82753">
        <w:t xml:space="preserve"> for St. Takle Haymanot</w:t>
      </w:r>
      <w:bookmarkEnd w:id="16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6" w:name="_Toc436645432"/>
      <w:r>
        <w:lastRenderedPageBreak/>
        <w:t>August 21 / Mesori 28: The Patriarchs: Abraham, Isaac, and Jacob</w:t>
      </w:r>
      <w:bookmarkEnd w:id="1666"/>
    </w:p>
    <w:p w14:paraId="1D063B19" w14:textId="77777777" w:rsidR="00431ABD" w:rsidRDefault="00431ABD" w:rsidP="00431ABD">
      <w:pPr>
        <w:pStyle w:val="Heading4"/>
      </w:pPr>
      <w:bookmarkStart w:id="1667" w:name="_Ref434492413"/>
      <w:r>
        <w:t>The Doxology</w:t>
      </w:r>
      <w:r w:rsidR="00B82753">
        <w:t xml:space="preserve"> for the Patriarchs: Abraham, Isaac, and Jacob</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proofErr w:type="gramStart"/>
            <w:r>
              <w:t>you</w:t>
            </w:r>
            <w:proofErr w:type="gramEnd"/>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68" w:name="_Toc436645433"/>
      <w:r>
        <w:lastRenderedPageBreak/>
        <w:t>August 22 / Mesori 29: Commemoration of the Annunciation, Nativity, and Resurrection on the 29</w:t>
      </w:r>
      <w:r w:rsidRPr="00C0205C">
        <w:rPr>
          <w:vertAlign w:val="superscript"/>
        </w:rPr>
        <w:t>th</w:t>
      </w:r>
      <w:r>
        <w:t xml:space="preserve"> of Every Month</w:t>
      </w:r>
      <w:bookmarkEnd w:id="1668"/>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64541C">
        <w:t>September 26 (27) / Tho-out 29: Commemoration of the Annunciation, Nativity, and Resurrection on the 29</w:t>
      </w:r>
      <w:r w:rsidR="0064541C" w:rsidRPr="00C0205C">
        <w:rPr>
          <w:vertAlign w:val="superscript"/>
        </w:rPr>
        <w:t>th</w:t>
      </w:r>
      <w:r w:rsidR="0064541C">
        <w:t xml:space="preserve"> of Every Month</w:t>
      </w:r>
      <w:r>
        <w:fldChar w:fldCharType="end"/>
      </w:r>
      <w:r>
        <w:t xml:space="preserve">, page </w:t>
      </w:r>
      <w:r>
        <w:fldChar w:fldCharType="begin"/>
      </w:r>
      <w:r>
        <w:instrText xml:space="preserve"> PAGEREF _Ref435003974 \h </w:instrText>
      </w:r>
      <w:r>
        <w:fldChar w:fldCharType="separate"/>
      </w:r>
      <w:r w:rsidR="0064541C">
        <w:rPr>
          <w:noProof/>
        </w:rPr>
        <w:t>589</w:t>
      </w:r>
      <w:r>
        <w:fldChar w:fldCharType="end"/>
      </w:r>
      <w:r>
        <w:t>.</w:t>
      </w:r>
    </w:p>
    <w:p w14:paraId="71EB5850" w14:textId="77777777" w:rsidR="0070722E" w:rsidRDefault="0070722E" w:rsidP="0070722E">
      <w:pPr>
        <w:pStyle w:val="Heading3"/>
      </w:pPr>
      <w:bookmarkStart w:id="1669" w:name="_Toc436645434"/>
      <w:r>
        <w:t xml:space="preserve">August 22 / Mesori 29: </w:t>
      </w:r>
      <w:r w:rsidR="007D439A">
        <w:t xml:space="preserve">Also the </w:t>
      </w:r>
      <w:r>
        <w:t>Translocation of the Relics of St. John the Short to Scetis</w:t>
      </w:r>
      <w:bookmarkEnd w:id="1669"/>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64541C">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64541C">
        <w:rPr>
          <w:noProof/>
        </w:rPr>
        <w:t>603</w:t>
      </w:r>
      <w:r w:rsidR="00237D47">
        <w:fldChar w:fldCharType="end"/>
      </w:r>
      <w:r>
        <w:t>.</w:t>
      </w:r>
    </w:p>
    <w:p w14:paraId="7E90B074" w14:textId="77777777" w:rsidR="00D46726" w:rsidRDefault="00D46726" w:rsidP="00D46726">
      <w:pPr>
        <w:pStyle w:val="Heading3"/>
      </w:pPr>
      <w:bookmarkStart w:id="1670" w:name="_Toc436645435"/>
      <w:r>
        <w:t>August 25 / Little Month 2: Departure of St. Titus the Apostle</w:t>
      </w:r>
      <w:bookmarkEnd w:id="1670"/>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64541C">
        <w:t>A Doxology for the Apostles</w:t>
      </w:r>
      <w:r>
        <w:fldChar w:fldCharType="end"/>
      </w:r>
      <w:r>
        <w:t xml:space="preserve">, on pages </w:t>
      </w:r>
      <w:r>
        <w:fldChar w:fldCharType="begin"/>
      </w:r>
      <w:r>
        <w:instrText xml:space="preserve"> PAGEREF _Ref434488644 \h </w:instrText>
      </w:r>
      <w:r>
        <w:fldChar w:fldCharType="separate"/>
      </w:r>
      <w:r w:rsidR="0064541C">
        <w:rPr>
          <w:noProof/>
        </w:rPr>
        <w:t>540</w:t>
      </w:r>
      <w:r>
        <w:fldChar w:fldCharType="end"/>
      </w:r>
      <w:r>
        <w:t xml:space="preserve">, </w:t>
      </w:r>
      <w:r>
        <w:fldChar w:fldCharType="begin"/>
      </w:r>
      <w:r>
        <w:instrText xml:space="preserve"> PAGEREF _Ref434488657 \h </w:instrText>
      </w:r>
      <w:r>
        <w:fldChar w:fldCharType="separate"/>
      </w:r>
      <w:r w:rsidR="0064541C">
        <w:rPr>
          <w:noProof/>
        </w:rPr>
        <w:t>541</w:t>
      </w:r>
      <w:r>
        <w:fldChar w:fldCharType="end"/>
      </w:r>
      <w:r>
        <w:t xml:space="preserve">, or </w:t>
      </w:r>
      <w:r>
        <w:fldChar w:fldCharType="begin"/>
      </w:r>
      <w:r>
        <w:instrText xml:space="preserve"> PAGEREF _Ref434488992 \h </w:instrText>
      </w:r>
      <w:r>
        <w:fldChar w:fldCharType="separate"/>
      </w:r>
      <w:r w:rsidR="0064541C">
        <w:rPr>
          <w:noProof/>
        </w:rPr>
        <w:t>543</w:t>
      </w:r>
      <w:r>
        <w:fldChar w:fldCharType="end"/>
      </w:r>
      <w:r>
        <w:t>.</w:t>
      </w:r>
    </w:p>
    <w:p w14:paraId="76AA6933" w14:textId="77777777" w:rsidR="00C30039" w:rsidRDefault="00C30039" w:rsidP="00C30039">
      <w:pPr>
        <w:pStyle w:val="Heading3"/>
      </w:pPr>
      <w:bookmarkStart w:id="1671" w:name="_Toc436645436"/>
      <w:r>
        <w:t>August 26 / Little Month 3: Archangel Raphael</w:t>
      </w:r>
      <w:bookmarkEnd w:id="1671"/>
    </w:p>
    <w:p w14:paraId="0292BCC5" w14:textId="77777777" w:rsidR="00C30039" w:rsidRDefault="00C30039" w:rsidP="00C30039">
      <w:pPr>
        <w:pStyle w:val="Heading4"/>
      </w:pPr>
      <w:bookmarkStart w:id="1672" w:name="_Ref434488208"/>
      <w:r>
        <w:t>The Doxology</w:t>
      </w:r>
      <w:r w:rsidR="00B46E6E">
        <w:t xml:space="preserve"> for Archangel Raphael</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3" w:name="_Toc436645437"/>
      <w:r>
        <w:t>August 28 / Little Month 5</w:t>
      </w:r>
      <w:r w:rsidR="00980D99">
        <w:t>: St. Parsouma</w:t>
      </w:r>
      <w:bookmarkEnd w:id="1673"/>
    </w:p>
    <w:p w14:paraId="32F5CFB7" w14:textId="77777777" w:rsidR="00980D99" w:rsidRDefault="00980D99" w:rsidP="00980D99">
      <w:pPr>
        <w:pStyle w:val="Heading4"/>
      </w:pPr>
      <w:bookmarkStart w:id="1674" w:name="_Ref434491294"/>
      <w:r>
        <w:t>The Doxology</w:t>
      </w:r>
      <w:r w:rsidR="00810F04">
        <w:t xml:space="preserve"> for St. Parsouma</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3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78"/>
            <w:r>
              <w:t xml:space="preserve">ⲙ̀Ⲡⲭ̄ⲥ̄ </w:t>
            </w:r>
            <w:commentRangeEnd w:id="1678"/>
            <w:r>
              <w:rPr>
                <w:rStyle w:val="CommentReference"/>
                <w:rFonts w:ascii="Times New Roman" w:hAnsi="Times New Roman" w:cstheme="minorBidi"/>
                <w:noProof w:val="0"/>
              </w:rPr>
              <w:commentReference w:id="1678"/>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79"/>
            <w:r>
              <w:t xml:space="preserve">ⲡⲉⲛⲥⲱⲧⲏⲣ </w:t>
            </w:r>
            <w:commentRangeEnd w:id="1679"/>
            <w:r>
              <w:rPr>
                <w:rStyle w:val="CommentReference"/>
                <w:rFonts w:ascii="Times New Roman" w:hAnsi="Times New Roman" w:cstheme="minorBidi"/>
                <w:noProof w:val="0"/>
              </w:rPr>
              <w:commentReference w:id="1679"/>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0" w:name="_Toc410196226"/>
      <w:bookmarkStart w:id="1681" w:name="_Toc410196468"/>
      <w:bookmarkStart w:id="1682" w:name="_Toc410196970"/>
      <w:bookmarkStart w:id="1683" w:name="_Toc436645233"/>
      <w:bookmarkStart w:id="1684" w:name="Pascal"/>
      <w:bookmarkEnd w:id="1637"/>
      <w:r>
        <w:lastRenderedPageBreak/>
        <w:t>The Pascal Cycle</w:t>
      </w:r>
      <w:bookmarkEnd w:id="1680"/>
      <w:bookmarkEnd w:id="1681"/>
      <w:bookmarkEnd w:id="1682"/>
      <w:bookmarkEnd w:id="1683"/>
    </w:p>
    <w:bookmarkStart w:id="1685" w:name="_Toc410196227" w:displacedByCustomXml="next"/>
    <w:bookmarkStart w:id="1686" w:name="_Toc410196469" w:displacedByCustomXml="next"/>
    <w:bookmarkStart w:id="1687" w:name="_Toc410196971" w:displacedByCustomXml="next"/>
    <w:sdt>
      <w:sdtPr>
        <w:id w:val="-124935015"/>
        <w:docPartObj>
          <w:docPartGallery w:val="Table of Contents"/>
          <w:docPartUnique/>
        </w:docPartObj>
      </w:sdtPr>
      <w:sdtEndPr>
        <w:rPr>
          <w:b/>
          <w:bCs/>
          <w:noProof/>
        </w:rPr>
      </w:sdtEndPr>
      <w:sdtContent>
        <w:p w14:paraId="377942E7" w14:textId="77777777" w:rsidR="0064541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36645438" w:history="1">
            <w:r w:rsidR="0064541C" w:rsidRPr="00367AED">
              <w:rPr>
                <w:rStyle w:val="Hyperlink"/>
                <w:noProof/>
              </w:rPr>
              <w:t>Jonah’s Fast</w:t>
            </w:r>
            <w:r w:rsidR="0064541C">
              <w:rPr>
                <w:noProof/>
                <w:webHidden/>
              </w:rPr>
              <w:tab/>
            </w:r>
            <w:r w:rsidR="0064541C">
              <w:rPr>
                <w:noProof/>
                <w:webHidden/>
              </w:rPr>
              <w:fldChar w:fldCharType="begin"/>
            </w:r>
            <w:r w:rsidR="0064541C">
              <w:rPr>
                <w:noProof/>
                <w:webHidden/>
              </w:rPr>
              <w:instrText xml:space="preserve"> PAGEREF _Toc436645438 \h </w:instrText>
            </w:r>
            <w:r w:rsidR="0064541C">
              <w:rPr>
                <w:noProof/>
                <w:webHidden/>
              </w:rPr>
            </w:r>
            <w:r w:rsidR="0064541C">
              <w:rPr>
                <w:noProof/>
                <w:webHidden/>
              </w:rPr>
              <w:fldChar w:fldCharType="separate"/>
            </w:r>
            <w:r w:rsidR="0064541C">
              <w:rPr>
                <w:noProof/>
                <w:webHidden/>
              </w:rPr>
              <w:t>869</w:t>
            </w:r>
            <w:r w:rsidR="0064541C">
              <w:rPr>
                <w:noProof/>
                <w:webHidden/>
              </w:rPr>
              <w:fldChar w:fldCharType="end"/>
            </w:r>
          </w:hyperlink>
        </w:p>
        <w:p w14:paraId="42086D69"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39" w:history="1">
            <w:r w:rsidR="0064541C" w:rsidRPr="00367AED">
              <w:rPr>
                <w:rStyle w:val="Hyperlink"/>
                <w:noProof/>
              </w:rPr>
              <w:t>Jonah’s Feast</w:t>
            </w:r>
            <w:r w:rsidR="0064541C">
              <w:rPr>
                <w:noProof/>
                <w:webHidden/>
              </w:rPr>
              <w:tab/>
            </w:r>
            <w:r w:rsidR="0064541C">
              <w:rPr>
                <w:noProof/>
                <w:webHidden/>
              </w:rPr>
              <w:fldChar w:fldCharType="begin"/>
            </w:r>
            <w:r w:rsidR="0064541C">
              <w:rPr>
                <w:noProof/>
                <w:webHidden/>
              </w:rPr>
              <w:instrText xml:space="preserve"> PAGEREF _Toc436645439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585A38A6"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40" w:history="1">
            <w:r w:rsidR="0064541C" w:rsidRPr="00367AED">
              <w:rPr>
                <w:rStyle w:val="Hyperlink"/>
                <w:noProof/>
              </w:rPr>
              <w:t>Great Lent</w:t>
            </w:r>
            <w:r w:rsidR="0064541C">
              <w:rPr>
                <w:noProof/>
                <w:webHidden/>
              </w:rPr>
              <w:tab/>
            </w:r>
            <w:r w:rsidR="0064541C">
              <w:rPr>
                <w:noProof/>
                <w:webHidden/>
              </w:rPr>
              <w:fldChar w:fldCharType="begin"/>
            </w:r>
            <w:r w:rsidR="0064541C">
              <w:rPr>
                <w:noProof/>
                <w:webHidden/>
              </w:rPr>
              <w:instrText xml:space="preserve"> PAGEREF _Toc436645440 \h </w:instrText>
            </w:r>
            <w:r w:rsidR="0064541C">
              <w:rPr>
                <w:noProof/>
                <w:webHidden/>
              </w:rPr>
            </w:r>
            <w:r w:rsidR="0064541C">
              <w:rPr>
                <w:noProof/>
                <w:webHidden/>
              </w:rPr>
              <w:fldChar w:fldCharType="separate"/>
            </w:r>
            <w:r w:rsidR="0064541C">
              <w:rPr>
                <w:noProof/>
                <w:webHidden/>
              </w:rPr>
              <w:t>870</w:t>
            </w:r>
            <w:r w:rsidR="0064541C">
              <w:rPr>
                <w:noProof/>
                <w:webHidden/>
              </w:rPr>
              <w:fldChar w:fldCharType="end"/>
            </w:r>
          </w:hyperlink>
        </w:p>
        <w:p w14:paraId="183C1A8A"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41" w:history="1">
            <w:r w:rsidR="0064541C" w:rsidRPr="00367AED">
              <w:rPr>
                <w:rStyle w:val="Hyperlink"/>
                <w:noProof/>
              </w:rPr>
              <w:t>Lazarus Saturday</w:t>
            </w:r>
            <w:r w:rsidR="0064541C">
              <w:rPr>
                <w:noProof/>
                <w:webHidden/>
              </w:rPr>
              <w:tab/>
            </w:r>
            <w:r w:rsidR="0064541C">
              <w:rPr>
                <w:noProof/>
                <w:webHidden/>
              </w:rPr>
              <w:fldChar w:fldCharType="begin"/>
            </w:r>
            <w:r w:rsidR="0064541C">
              <w:rPr>
                <w:noProof/>
                <w:webHidden/>
              </w:rPr>
              <w:instrText xml:space="preserve"> PAGEREF _Toc436645441 \h </w:instrText>
            </w:r>
            <w:r w:rsidR="0064541C">
              <w:rPr>
                <w:noProof/>
                <w:webHidden/>
              </w:rPr>
            </w:r>
            <w:r w:rsidR="0064541C">
              <w:rPr>
                <w:noProof/>
                <w:webHidden/>
              </w:rPr>
              <w:fldChar w:fldCharType="separate"/>
            </w:r>
            <w:r w:rsidR="0064541C">
              <w:rPr>
                <w:noProof/>
                <w:webHidden/>
              </w:rPr>
              <w:t>892</w:t>
            </w:r>
            <w:r w:rsidR="0064541C">
              <w:rPr>
                <w:noProof/>
                <w:webHidden/>
              </w:rPr>
              <w:fldChar w:fldCharType="end"/>
            </w:r>
          </w:hyperlink>
        </w:p>
        <w:p w14:paraId="54D2D8A1"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42" w:history="1">
            <w:r w:rsidR="0064541C" w:rsidRPr="00367AED">
              <w:rPr>
                <w:rStyle w:val="Hyperlink"/>
                <w:noProof/>
              </w:rPr>
              <w:t>Palm Sunday</w:t>
            </w:r>
            <w:r w:rsidR="0064541C">
              <w:rPr>
                <w:noProof/>
                <w:webHidden/>
              </w:rPr>
              <w:tab/>
            </w:r>
            <w:r w:rsidR="0064541C">
              <w:rPr>
                <w:noProof/>
                <w:webHidden/>
              </w:rPr>
              <w:fldChar w:fldCharType="begin"/>
            </w:r>
            <w:r w:rsidR="0064541C">
              <w:rPr>
                <w:noProof/>
                <w:webHidden/>
              </w:rPr>
              <w:instrText xml:space="preserve"> PAGEREF _Toc436645442 \h </w:instrText>
            </w:r>
            <w:r w:rsidR="0064541C">
              <w:rPr>
                <w:noProof/>
                <w:webHidden/>
              </w:rPr>
            </w:r>
            <w:r w:rsidR="0064541C">
              <w:rPr>
                <w:noProof/>
                <w:webHidden/>
              </w:rPr>
              <w:fldChar w:fldCharType="separate"/>
            </w:r>
            <w:r w:rsidR="0064541C">
              <w:rPr>
                <w:noProof/>
                <w:webHidden/>
              </w:rPr>
              <w:t>897</w:t>
            </w:r>
            <w:r w:rsidR="0064541C">
              <w:rPr>
                <w:noProof/>
                <w:webHidden/>
              </w:rPr>
              <w:fldChar w:fldCharType="end"/>
            </w:r>
          </w:hyperlink>
        </w:p>
        <w:p w14:paraId="37CD70AE"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43" w:history="1">
            <w:r w:rsidR="0064541C" w:rsidRPr="00367AED">
              <w:rPr>
                <w:rStyle w:val="Hyperlink"/>
                <w:noProof/>
              </w:rPr>
              <w:t>Joyous Saturday</w:t>
            </w:r>
            <w:r w:rsidR="0064541C">
              <w:rPr>
                <w:noProof/>
                <w:webHidden/>
              </w:rPr>
              <w:tab/>
            </w:r>
            <w:r w:rsidR="0064541C">
              <w:rPr>
                <w:noProof/>
                <w:webHidden/>
              </w:rPr>
              <w:fldChar w:fldCharType="begin"/>
            </w:r>
            <w:r w:rsidR="0064541C">
              <w:rPr>
                <w:noProof/>
                <w:webHidden/>
              </w:rPr>
              <w:instrText xml:space="preserve"> PAGEREF _Toc436645443 \h </w:instrText>
            </w:r>
            <w:r w:rsidR="0064541C">
              <w:rPr>
                <w:noProof/>
                <w:webHidden/>
              </w:rPr>
            </w:r>
            <w:r w:rsidR="0064541C">
              <w:rPr>
                <w:noProof/>
                <w:webHidden/>
              </w:rPr>
              <w:fldChar w:fldCharType="separate"/>
            </w:r>
            <w:r w:rsidR="0064541C">
              <w:rPr>
                <w:noProof/>
                <w:webHidden/>
              </w:rPr>
              <w:t>906</w:t>
            </w:r>
            <w:r w:rsidR="0064541C">
              <w:rPr>
                <w:noProof/>
                <w:webHidden/>
              </w:rPr>
              <w:fldChar w:fldCharType="end"/>
            </w:r>
          </w:hyperlink>
        </w:p>
        <w:p w14:paraId="5F689508"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44" w:history="1">
            <w:r w:rsidR="0064541C" w:rsidRPr="00367AED">
              <w:rPr>
                <w:rStyle w:val="Hyperlink"/>
                <w:noProof/>
              </w:rPr>
              <w:t>Resurrection Sunday</w:t>
            </w:r>
            <w:r w:rsidR="0064541C">
              <w:rPr>
                <w:noProof/>
                <w:webHidden/>
              </w:rPr>
              <w:tab/>
            </w:r>
            <w:r w:rsidR="0064541C">
              <w:rPr>
                <w:noProof/>
                <w:webHidden/>
              </w:rPr>
              <w:fldChar w:fldCharType="begin"/>
            </w:r>
            <w:r w:rsidR="0064541C">
              <w:rPr>
                <w:noProof/>
                <w:webHidden/>
              </w:rPr>
              <w:instrText xml:space="preserve"> PAGEREF _Toc436645444 \h </w:instrText>
            </w:r>
            <w:r w:rsidR="0064541C">
              <w:rPr>
                <w:noProof/>
                <w:webHidden/>
              </w:rPr>
            </w:r>
            <w:r w:rsidR="0064541C">
              <w:rPr>
                <w:noProof/>
                <w:webHidden/>
              </w:rPr>
              <w:fldChar w:fldCharType="separate"/>
            </w:r>
            <w:r w:rsidR="0064541C">
              <w:rPr>
                <w:noProof/>
                <w:webHidden/>
              </w:rPr>
              <w:t>915</w:t>
            </w:r>
            <w:r w:rsidR="0064541C">
              <w:rPr>
                <w:noProof/>
                <w:webHidden/>
              </w:rPr>
              <w:fldChar w:fldCharType="end"/>
            </w:r>
          </w:hyperlink>
        </w:p>
        <w:p w14:paraId="4A2A3B3B"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45" w:history="1">
            <w:r w:rsidR="0064541C" w:rsidRPr="00367AED">
              <w:rPr>
                <w:rStyle w:val="Hyperlink"/>
                <w:noProof/>
              </w:rPr>
              <w:t>Thomas Sunday</w:t>
            </w:r>
            <w:r w:rsidR="0064541C">
              <w:rPr>
                <w:noProof/>
                <w:webHidden/>
              </w:rPr>
              <w:tab/>
            </w:r>
            <w:r w:rsidR="0064541C">
              <w:rPr>
                <w:noProof/>
                <w:webHidden/>
              </w:rPr>
              <w:fldChar w:fldCharType="begin"/>
            </w:r>
            <w:r w:rsidR="0064541C">
              <w:rPr>
                <w:noProof/>
                <w:webHidden/>
              </w:rPr>
              <w:instrText xml:space="preserve"> PAGEREF _Toc436645445 \h </w:instrText>
            </w:r>
            <w:r w:rsidR="0064541C">
              <w:rPr>
                <w:noProof/>
                <w:webHidden/>
              </w:rPr>
            </w:r>
            <w:r w:rsidR="0064541C">
              <w:rPr>
                <w:noProof/>
                <w:webHidden/>
              </w:rPr>
              <w:fldChar w:fldCharType="separate"/>
            </w:r>
            <w:r w:rsidR="0064541C">
              <w:rPr>
                <w:noProof/>
                <w:webHidden/>
              </w:rPr>
              <w:t>927</w:t>
            </w:r>
            <w:r w:rsidR="0064541C">
              <w:rPr>
                <w:noProof/>
                <w:webHidden/>
              </w:rPr>
              <w:fldChar w:fldCharType="end"/>
            </w:r>
          </w:hyperlink>
        </w:p>
        <w:p w14:paraId="512F32C7"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46" w:history="1">
            <w:r w:rsidR="0064541C" w:rsidRPr="00367AED">
              <w:rPr>
                <w:rStyle w:val="Hyperlink"/>
                <w:noProof/>
              </w:rPr>
              <w:t>Ascension</w:t>
            </w:r>
            <w:r w:rsidR="0064541C">
              <w:rPr>
                <w:noProof/>
                <w:webHidden/>
              </w:rPr>
              <w:tab/>
            </w:r>
            <w:r w:rsidR="0064541C">
              <w:rPr>
                <w:noProof/>
                <w:webHidden/>
              </w:rPr>
              <w:fldChar w:fldCharType="begin"/>
            </w:r>
            <w:r w:rsidR="0064541C">
              <w:rPr>
                <w:noProof/>
                <w:webHidden/>
              </w:rPr>
              <w:instrText xml:space="preserve"> PAGEREF _Toc436645446 \h </w:instrText>
            </w:r>
            <w:r w:rsidR="0064541C">
              <w:rPr>
                <w:noProof/>
                <w:webHidden/>
              </w:rPr>
            </w:r>
            <w:r w:rsidR="0064541C">
              <w:rPr>
                <w:noProof/>
                <w:webHidden/>
              </w:rPr>
              <w:fldChar w:fldCharType="separate"/>
            </w:r>
            <w:r w:rsidR="0064541C">
              <w:rPr>
                <w:noProof/>
                <w:webHidden/>
              </w:rPr>
              <w:t>928</w:t>
            </w:r>
            <w:r w:rsidR="0064541C">
              <w:rPr>
                <w:noProof/>
                <w:webHidden/>
              </w:rPr>
              <w:fldChar w:fldCharType="end"/>
            </w:r>
          </w:hyperlink>
        </w:p>
        <w:p w14:paraId="1ABBEF29" w14:textId="77777777" w:rsidR="0064541C" w:rsidRDefault="00EB4284">
          <w:pPr>
            <w:pStyle w:val="TOC3"/>
            <w:tabs>
              <w:tab w:val="right" w:leader="dot" w:pos="8846"/>
            </w:tabs>
            <w:rPr>
              <w:rFonts w:asciiTheme="minorHAnsi" w:eastAsiaTheme="minorEastAsia" w:hAnsiTheme="minorHAnsi"/>
              <w:noProof/>
              <w:sz w:val="22"/>
              <w:lang w:val="en-US"/>
            </w:rPr>
          </w:pPr>
          <w:hyperlink w:anchor="_Toc436645447" w:history="1">
            <w:r w:rsidR="0064541C" w:rsidRPr="00367AED">
              <w:rPr>
                <w:rStyle w:val="Hyperlink"/>
                <w:noProof/>
              </w:rPr>
              <w:t>Pentecost</w:t>
            </w:r>
            <w:r w:rsidR="0064541C">
              <w:rPr>
                <w:noProof/>
                <w:webHidden/>
              </w:rPr>
              <w:tab/>
            </w:r>
            <w:r w:rsidR="0064541C">
              <w:rPr>
                <w:noProof/>
                <w:webHidden/>
              </w:rPr>
              <w:fldChar w:fldCharType="begin"/>
            </w:r>
            <w:r w:rsidR="0064541C">
              <w:rPr>
                <w:noProof/>
                <w:webHidden/>
              </w:rPr>
              <w:instrText xml:space="preserve"> PAGEREF _Toc436645447 \h </w:instrText>
            </w:r>
            <w:r w:rsidR="0064541C">
              <w:rPr>
                <w:noProof/>
                <w:webHidden/>
              </w:rPr>
            </w:r>
            <w:r w:rsidR="0064541C">
              <w:rPr>
                <w:noProof/>
                <w:webHidden/>
              </w:rPr>
              <w:fldChar w:fldCharType="separate"/>
            </w:r>
            <w:r w:rsidR="0064541C">
              <w:rPr>
                <w:noProof/>
                <w:webHidden/>
              </w:rPr>
              <w:t>939</w:t>
            </w:r>
            <w:r w:rsidR="0064541C">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88" w:name="_Toc436645438"/>
      <w:r>
        <w:lastRenderedPageBreak/>
        <w:t>Jonah’s Fast</w:t>
      </w:r>
      <w:bookmarkEnd w:id="1687"/>
      <w:bookmarkEnd w:id="1686"/>
      <w:bookmarkEnd w:id="1685"/>
      <w:bookmarkEnd w:id="1688"/>
    </w:p>
    <w:p w14:paraId="7A658690" w14:textId="77777777" w:rsidR="001E5E16" w:rsidRPr="001E5E16" w:rsidRDefault="001E5E16" w:rsidP="001E5E16">
      <w:pPr>
        <w:pStyle w:val="Heading4"/>
      </w:pPr>
      <w:bookmarkStart w:id="1689" w:name="_Ref434478053"/>
      <w:r>
        <w:t>The Doxology</w:t>
      </w:r>
      <w:r w:rsidR="00E21EA3">
        <w:t xml:space="preserve"> of Jonah’s Fast</w:t>
      </w:r>
      <w:bookmarkEnd w:id="1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 xml:space="preserve">But rather that he </w:t>
            </w:r>
            <w:proofErr w:type="gramStart"/>
            <w:r>
              <w:t>return</w:t>
            </w:r>
            <w:proofErr w:type="gramEnd"/>
            <w:r>
              <w:t xml:space="preserve">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0" w:name="_Toc410196228"/>
      <w:bookmarkStart w:id="1691" w:name="_Toc410196470"/>
      <w:bookmarkStart w:id="1692" w:name="_Toc410196972"/>
      <w:bookmarkStart w:id="1693" w:name="_Toc436645439"/>
      <w:r>
        <w:t>Jonah’s Feast</w:t>
      </w:r>
      <w:bookmarkEnd w:id="1690"/>
      <w:bookmarkEnd w:id="1691"/>
      <w:bookmarkEnd w:id="1692"/>
      <w:bookmarkEnd w:id="1693"/>
    </w:p>
    <w:p w14:paraId="6EE6C439" w14:textId="77777777" w:rsidR="00495F1A" w:rsidRDefault="00495F1A" w:rsidP="00495F1A">
      <w:pPr>
        <w:pStyle w:val="Heading3"/>
      </w:pPr>
      <w:bookmarkStart w:id="1694" w:name="_Toc410196229"/>
      <w:bookmarkStart w:id="1695" w:name="_Toc410196471"/>
      <w:bookmarkStart w:id="1696" w:name="_Toc410196973"/>
      <w:bookmarkStart w:id="1697" w:name="_Toc436645440"/>
      <w:r>
        <w:t>Great Lent</w:t>
      </w:r>
      <w:bookmarkEnd w:id="1694"/>
      <w:bookmarkEnd w:id="1695"/>
      <w:bookmarkEnd w:id="1696"/>
      <w:bookmarkEnd w:id="1697"/>
    </w:p>
    <w:p w14:paraId="2602B6E5" w14:textId="77777777" w:rsidR="00EC2AEB" w:rsidRPr="001E5E16" w:rsidRDefault="00EC2AEB" w:rsidP="00EC2AEB">
      <w:pPr>
        <w:pStyle w:val="Heading4"/>
      </w:pPr>
      <w:bookmarkStart w:id="1698" w:name="_Ref434478080"/>
      <w:r>
        <w:t>The Doxology</w:t>
      </w:r>
      <w:r w:rsidR="00420CFA">
        <w:t xml:space="preserve"> for Saturday and Sunday</w:t>
      </w:r>
      <w:r w:rsidR="00E21EA3">
        <w:t xml:space="preserve"> in Great Lent</w:t>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 xml:space="preserve">For I know that You </w:t>
            </w:r>
            <w:proofErr w:type="gramStart"/>
            <w:r>
              <w:t>are</w:t>
            </w:r>
            <w:proofErr w:type="gramEnd"/>
            <w:r>
              <w:t xml:space="preserv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699" w:name="_Ref434478104"/>
      <w:r>
        <w:t>The Doxology</w:t>
      </w:r>
      <w:r w:rsidR="00E21EA3">
        <w:t xml:space="preserve"> for Weekdays in Great Lent</w:t>
      </w:r>
      <w:bookmarkEnd w:id="16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0"/>
            <w:r>
              <w:t>ⲛⲓⲉ̀ⲛⲉϩ</w:t>
            </w:r>
            <w:commentRangeEnd w:id="1700"/>
            <w:r>
              <w:rPr>
                <w:rStyle w:val="CommentReference"/>
                <w:rFonts w:ascii="Times New Roman" w:hAnsi="Times New Roman" w:cstheme="minorBidi"/>
                <w:noProof w:val="0"/>
              </w:rPr>
              <w:commentReference w:id="1700"/>
            </w:r>
            <w:r>
              <w:t>.</w:t>
            </w:r>
          </w:p>
        </w:tc>
      </w:tr>
    </w:tbl>
    <w:p w14:paraId="1A70F51E" w14:textId="77777777" w:rsidR="00420CFA" w:rsidRPr="001E5E16" w:rsidRDefault="00420CFA" w:rsidP="00420CFA">
      <w:pPr>
        <w:pStyle w:val="Heading4"/>
      </w:pPr>
      <w:bookmarkStart w:id="1701" w:name="_Ref434478128"/>
      <w:r>
        <w:t>A Second Doxology for Weekdays</w:t>
      </w:r>
      <w:r w:rsidR="00E21EA3">
        <w:t xml:space="preserve">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2"/>
            <w:r>
              <w:t xml:space="preserve">He </w:t>
            </w:r>
            <w:r w:rsidR="00253DD3">
              <w:t>humiliated</w:t>
            </w:r>
          </w:p>
          <w:p w14:paraId="774AFAE4" w14:textId="77777777" w:rsidR="00420CFA" w:rsidRDefault="00420CFA" w:rsidP="00420CFA">
            <w:pPr>
              <w:pStyle w:val="EngHangEnd"/>
            </w:pPr>
            <w:r>
              <w:t>The Tempter</w:t>
            </w:r>
            <w:commentRangeEnd w:id="1702"/>
            <w:r>
              <w:rPr>
                <w:rStyle w:val="CommentReference"/>
              </w:rPr>
              <w:commentReference w:id="1702"/>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3"/>
            <w:r>
              <w:t>“Fast in watchfulness</w:t>
            </w:r>
          </w:p>
          <w:p w14:paraId="6B2FDE71" w14:textId="77777777" w:rsidR="00420CFA" w:rsidRDefault="00420CFA" w:rsidP="00420CFA">
            <w:pPr>
              <w:pStyle w:val="EngHangEnd"/>
            </w:pPr>
            <w:r>
              <w:t>By day and by night.”</w:t>
            </w:r>
            <w:commentRangeEnd w:id="1703"/>
            <w:r>
              <w:rPr>
                <w:rStyle w:val="CommentReference"/>
              </w:rPr>
              <w:commentReference w:id="1703"/>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4" w:name="_Ref434478147"/>
      <w:r>
        <w:lastRenderedPageBreak/>
        <w:t>A Third</w:t>
      </w:r>
      <w:r w:rsidR="00420CFA">
        <w:t xml:space="preserve"> Doxology</w:t>
      </w:r>
      <w:r>
        <w:t xml:space="preserve"> for Weekdays</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5" w:name="_Ref434478172"/>
      <w:r>
        <w:t xml:space="preserve">The </w:t>
      </w:r>
      <w:r w:rsidR="007A72D2">
        <w:t xml:space="preserve">Fourth </w:t>
      </w:r>
      <w:r>
        <w:t>Doxology</w:t>
      </w:r>
      <w:r w:rsidR="007A72D2">
        <w:t xml:space="preserve"> </w:t>
      </w:r>
      <w:r w:rsidR="00E21EA3">
        <w:t>for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6"/>
            <w:r>
              <w:t xml:space="preserve">Ϯⲛⲏⲥⲧⲓⲁ̀ </w:t>
            </w:r>
            <w:commentRangeEnd w:id="1706"/>
            <w:r>
              <w:rPr>
                <w:rStyle w:val="CommentReference"/>
                <w:rFonts w:ascii="Times New Roman" w:hAnsi="Times New Roman" w:cstheme="minorBidi"/>
                <w:noProof w:val="0"/>
              </w:rPr>
              <w:commentReference w:id="1706"/>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7"/>
            <w:r>
              <w:t>pretense</w:t>
            </w:r>
            <w:commentRangeEnd w:id="1707"/>
            <w:r>
              <w:rPr>
                <w:rStyle w:val="CommentReference"/>
              </w:rPr>
              <w:commentReference w:id="1707"/>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 xml:space="preserve">Are the weapons of </w:t>
            </w:r>
            <w:proofErr w:type="gramStart"/>
            <w:r>
              <w:t>victory,</w:t>
            </w:r>
            <w:proofErr w:type="gramEnd"/>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08"/>
            <w:r>
              <w:t>strugglers</w:t>
            </w:r>
            <w:commentRangeEnd w:id="1708"/>
            <w:r>
              <w:rPr>
                <w:rStyle w:val="CommentReference"/>
              </w:rPr>
              <w:commentReference w:id="1708"/>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09"/>
            <w:r>
              <w:t>martyrdom</w:t>
            </w:r>
            <w:commentRangeEnd w:id="1709"/>
            <w:r>
              <w:rPr>
                <w:rStyle w:val="CommentReference"/>
              </w:rPr>
              <w:commentReference w:id="1709"/>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 xml:space="preserve">Who carries the sins of the </w:t>
            </w:r>
            <w:proofErr w:type="gramStart"/>
            <w:r>
              <w:t>world,</w:t>
            </w:r>
            <w:proofErr w:type="gramEnd"/>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0"/>
            <w:r>
              <w:t xml:space="preserve">carries </w:t>
            </w:r>
            <w:commentRangeEnd w:id="1710"/>
            <w:r>
              <w:rPr>
                <w:rStyle w:val="CommentReference"/>
              </w:rPr>
              <w:commentReference w:id="1710"/>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1"/>
            <w:r>
              <w:t>assembly</w:t>
            </w:r>
            <w:commentRangeEnd w:id="1711"/>
            <w:r>
              <w:rPr>
                <w:rStyle w:val="CommentReference"/>
              </w:rPr>
              <w:commentReference w:id="1711"/>
            </w:r>
            <w:r>
              <w:t>,</w:t>
            </w:r>
          </w:p>
          <w:p w14:paraId="33941A18" w14:textId="77777777" w:rsidR="006A78B4" w:rsidRDefault="006A78B4" w:rsidP="006A78B4">
            <w:pPr>
              <w:pStyle w:val="EngHangEnd"/>
            </w:pPr>
            <w:r>
              <w:t xml:space="preserve">From now until the </w:t>
            </w:r>
            <w:commentRangeStart w:id="1712"/>
            <w:r>
              <w:t>ages of ages</w:t>
            </w:r>
            <w:commentRangeEnd w:id="1712"/>
            <w:r>
              <w:rPr>
                <w:rStyle w:val="CommentReference"/>
              </w:rPr>
              <w:commentReference w:id="1712"/>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3" w:name="_Ref434476347"/>
      <w:r>
        <w:lastRenderedPageBreak/>
        <w:t>The Psali Adam</w:t>
      </w:r>
      <w:r w:rsidR="006C1B94">
        <w:t xml:space="preserve"> for Great Lent</w:t>
      </w:r>
      <w:bookmarkEnd w:id="17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proofErr w:type="gramStart"/>
            <w:r>
              <w:t>Likewise</w:t>
            </w:r>
            <w:proofErr w:type="gramEnd"/>
            <w:r>
              <w:t xml:space="preserv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4" w:name="_Ref434476369"/>
      <w:r>
        <w:t>The Psali Batos</w:t>
      </w:r>
      <w:r w:rsidR="006C1B94">
        <w:t xml:space="preserve"> for Great Lent</w:t>
      </w:r>
      <w:bookmarkEnd w:id="17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proofErr w:type="gramStart"/>
            <w:r>
              <w:t>Therefore</w:t>
            </w:r>
            <w:proofErr w:type="gramEnd"/>
            <w:r>
              <w:t xml:space="preserv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5" w:name="_Toc410196230"/>
      <w:bookmarkStart w:id="1716" w:name="_Toc410196472"/>
      <w:bookmarkStart w:id="1717" w:name="_Toc410196974"/>
      <w:bookmarkStart w:id="1718" w:name="_Toc436645441"/>
      <w:r>
        <w:t>Lazarus Saturday</w:t>
      </w:r>
      <w:bookmarkEnd w:id="1715"/>
      <w:bookmarkEnd w:id="1716"/>
      <w:bookmarkEnd w:id="1717"/>
      <w:bookmarkEnd w:id="1718"/>
    </w:p>
    <w:p w14:paraId="536840DE" w14:textId="77777777" w:rsidR="00EC2AEB" w:rsidRPr="001E5E16" w:rsidRDefault="00EC2AEB" w:rsidP="00EC2AEB">
      <w:pPr>
        <w:pStyle w:val="Heading4"/>
      </w:pPr>
      <w:bookmarkStart w:id="1719" w:name="_Ref434478195"/>
      <w:r>
        <w:t>The Doxology</w:t>
      </w:r>
      <w:r w:rsidR="00E21EA3">
        <w:t xml:space="preserve"> for Lazarus Saturday</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0" w:name="_Ref434476394"/>
      <w:r>
        <w:t>The Psali Batos</w:t>
      </w:r>
      <w:r w:rsidR="006C1B94">
        <w:t xml:space="preserve"> for Lazarus Saturday</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1"/>
            <w:r>
              <w:t>With glory befitting You</w:t>
            </w:r>
            <w:commentRangeEnd w:id="1721"/>
            <w:r>
              <w:rPr>
                <w:rStyle w:val="CommentReference"/>
              </w:rPr>
              <w:commentReference w:id="1721"/>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 xml:space="preserve">Who were gathered to comfort </w:t>
            </w:r>
            <w:proofErr w:type="gramStart"/>
            <w:r>
              <w:t>them,</w:t>
            </w:r>
            <w:proofErr w:type="gramEnd"/>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proofErr w:type="gramStart"/>
            <w:r>
              <w:t>Yes</w:t>
            </w:r>
            <w:proofErr w:type="gramEnd"/>
            <w:r>
              <w:t xml:space="preserve">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proofErr w:type="gramStart"/>
            <w:r>
              <w:t>Therefore</w:t>
            </w:r>
            <w:proofErr w:type="gramEnd"/>
            <w:r>
              <w:t xml:space="preserv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 xml:space="preserve">We believe that You </w:t>
            </w:r>
            <w:proofErr w:type="gramStart"/>
            <w:r>
              <w:t>are</w:t>
            </w:r>
            <w:proofErr w:type="gramEnd"/>
            <w:r>
              <w:t xml:space="preserv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2" w:name="_Toc410196231"/>
      <w:bookmarkStart w:id="1723" w:name="_Toc410196473"/>
      <w:bookmarkStart w:id="1724" w:name="_Toc410196975"/>
      <w:bookmarkStart w:id="1725" w:name="_Toc436645442"/>
      <w:r>
        <w:t>Palm Sunday</w:t>
      </w:r>
      <w:bookmarkEnd w:id="1722"/>
      <w:bookmarkEnd w:id="1723"/>
      <w:bookmarkEnd w:id="1724"/>
      <w:bookmarkEnd w:id="1725"/>
    </w:p>
    <w:p w14:paraId="5FD5B809" w14:textId="77777777" w:rsidR="00EC2AEB" w:rsidRPr="001E5E16" w:rsidRDefault="00EC2AEB" w:rsidP="00EC2AEB">
      <w:pPr>
        <w:pStyle w:val="Heading4"/>
      </w:pPr>
      <w:bookmarkStart w:id="1726" w:name="_Ref434478217"/>
      <w:r>
        <w:t xml:space="preserve">The </w:t>
      </w:r>
      <w:r w:rsidR="00FA139D">
        <w:t xml:space="preserve">First </w:t>
      </w:r>
      <w:r>
        <w:t>Doxology</w:t>
      </w:r>
      <w:r w:rsidR="00E21EA3">
        <w:t xml:space="preserve"> for Palm Sunday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7"/>
            <w:r>
              <w:t>To the ages.</w:t>
            </w:r>
            <w:commentRangeEnd w:id="1727"/>
            <w:r>
              <w:rPr>
                <w:rStyle w:val="CommentReference"/>
              </w:rPr>
              <w:commentReference w:id="1727"/>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28" w:name="_Ref434478234"/>
      <w:r>
        <w:t>The Second 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3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29" w:name="_Ref434478255"/>
      <w:r>
        <w:t>The Third Doxology</w:t>
      </w:r>
      <w:r w:rsidR="00E21EA3">
        <w:t xml:space="preserve"> for Palm Sunday</w:t>
      </w:r>
      <w:bookmarkEnd w:id="17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3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0"/>
            <w:r>
              <w:t xml:space="preserve">is </w:t>
            </w:r>
            <w:commentRangeEnd w:id="1730"/>
            <w:r>
              <w:rPr>
                <w:rStyle w:val="CommentReference"/>
              </w:rPr>
              <w:commentReference w:id="1730"/>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1" w:name="_Ref434476417"/>
      <w:r>
        <w:t>The Psali Adam</w:t>
      </w:r>
      <w:r w:rsidR="006C1B94">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2"/>
            <w:r>
              <w:t xml:space="preserve">Offer </w:t>
            </w:r>
            <w:commentRangeEnd w:id="1732"/>
            <w:r>
              <w:rPr>
                <w:rStyle w:val="CommentReference"/>
              </w:rPr>
              <w:commentReference w:id="1732"/>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3"/>
            <w:r>
              <w:t>Kranion</w:t>
            </w:r>
            <w:commentRangeEnd w:id="1733"/>
            <w:r>
              <w:rPr>
                <w:rStyle w:val="CommentReference"/>
              </w:rPr>
              <w:commentReference w:id="1733"/>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4" w:name="_Toc436645443"/>
      <w:bookmarkStart w:id="1735" w:name="_Toc410196232"/>
      <w:bookmarkStart w:id="1736" w:name="_Toc410196474"/>
      <w:bookmarkStart w:id="1737" w:name="_Toc410196976"/>
      <w:r>
        <w:lastRenderedPageBreak/>
        <w:t>Joyous Saturday</w:t>
      </w:r>
      <w:bookmarkEnd w:id="1734"/>
    </w:p>
    <w:p w14:paraId="65F4337A" w14:textId="2CA465AF" w:rsidR="003E106D" w:rsidRDefault="003E106D" w:rsidP="003E106D">
      <w:pPr>
        <w:pStyle w:val="Heading4"/>
      </w:pPr>
      <w:bookmarkStart w:id="1738" w:name="_Ref435562018"/>
      <w:r>
        <w:t>The Psali Batos for the Joyous Saturday</w:t>
      </w:r>
      <w:bookmarkEnd w:id="1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 xml:space="preserve">O Jesus, </w:t>
            </w:r>
            <w:proofErr w:type="gramStart"/>
            <w:r>
              <w:t>Who</w:t>
            </w:r>
            <w:proofErr w:type="gramEnd"/>
            <w:r>
              <w:t xml:space="preserve">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39"/>
            <w:r>
              <w:t xml:space="preserve">abolished </w:t>
            </w:r>
            <w:commentRangeEnd w:id="1739"/>
            <w:r>
              <w:rPr>
                <w:rStyle w:val="CommentReference"/>
              </w:rPr>
              <w:commentReference w:id="173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 xml:space="preserve">“Arise, O Lord, </w:t>
            </w:r>
            <w:proofErr w:type="gramStart"/>
            <w:r>
              <w:t>Why</w:t>
            </w:r>
            <w:proofErr w:type="gramEnd"/>
            <w:r>
              <w:t xml:space="preserve">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 xml:space="preserve">We praise You in </w:t>
            </w:r>
            <w:proofErr w:type="gramStart"/>
            <w:r>
              <w:t>divers</w:t>
            </w:r>
            <w:proofErr w:type="gramEnd"/>
            <w:r>
              <w:t xml:space="preserve">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0"/>
            <w:r>
              <w:t>power</w:t>
            </w:r>
            <w:commentRangeEnd w:id="1740"/>
            <w:r>
              <w:rPr>
                <w:rStyle w:val="CommentReference"/>
              </w:rPr>
              <w:commentReference w:id="174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 xml:space="preserve">He </w:t>
            </w:r>
            <w:proofErr w:type="gramStart"/>
            <w:r>
              <w:t>lead</w:t>
            </w:r>
            <w:proofErr w:type="gramEnd"/>
            <w:r>
              <w:t xml:space="preserve">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1" w:name="_Toc436645444"/>
      <w:r>
        <w:t>Resurrection</w:t>
      </w:r>
      <w:bookmarkEnd w:id="1735"/>
      <w:bookmarkEnd w:id="1736"/>
      <w:bookmarkEnd w:id="1737"/>
      <w:r w:rsidR="003E106D">
        <w:t xml:space="preserve"> Sunday</w:t>
      </w:r>
      <w:bookmarkEnd w:id="1741"/>
    </w:p>
    <w:p w14:paraId="48D283B9" w14:textId="77777777" w:rsidR="00EC2AEB" w:rsidRPr="001E5E16" w:rsidRDefault="00EC2AEB" w:rsidP="00EC2AEB">
      <w:pPr>
        <w:pStyle w:val="Heading4"/>
      </w:pPr>
      <w:bookmarkStart w:id="1742" w:name="_Ref434478294"/>
      <w:r>
        <w:t>The Doxology</w:t>
      </w:r>
      <w:r w:rsidR="00E21EA3">
        <w:t xml:space="preserve"> for the Resurrection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3"/>
            <w:r>
              <w:t>Name</w:t>
            </w:r>
            <w:commentRangeEnd w:id="1743"/>
            <w:r>
              <w:rPr>
                <w:rStyle w:val="CommentReference"/>
              </w:rPr>
              <w:commentReference w:id="1743"/>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4" w:name="_Ref434478317"/>
      <w:r>
        <w:t>A</w:t>
      </w:r>
      <w:r w:rsidR="00E21EA3">
        <w:t>nother</w:t>
      </w:r>
      <w:r>
        <w:t xml:space="preserv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proofErr w:type="gramStart"/>
            <w:r>
              <w:t>Therefore</w:t>
            </w:r>
            <w:proofErr w:type="gramEnd"/>
            <w:r>
              <w:t xml:space="preserv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5" w:name="_Ref434478347"/>
      <w:r>
        <w:t>A Doxology for Archangel Michael</w:t>
      </w:r>
      <w:r w:rsidR="00E21EA3">
        <w:t xml:space="preserve"> for the Resurrection</w:t>
      </w:r>
      <w:bookmarkEnd w:id="1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3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3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3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6" w:name="_Ref434476440"/>
      <w:r>
        <w:t>The Psali Adam</w:t>
      </w:r>
      <w:r w:rsidR="006C1B94">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7" w:name="_Ref434476459"/>
      <w:r>
        <w:lastRenderedPageBreak/>
        <w:t>The Psali Batos</w:t>
      </w:r>
      <w:r w:rsidR="006C1B94">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48" w:name="_Toc410196233"/>
      <w:bookmarkStart w:id="1749" w:name="_Toc410196475"/>
      <w:bookmarkStart w:id="1750" w:name="_Toc410196977"/>
      <w:bookmarkStart w:id="1751" w:name="_Toc436645445"/>
      <w:r>
        <w:t>Thomas Sunday</w:t>
      </w:r>
      <w:bookmarkEnd w:id="1748"/>
      <w:bookmarkEnd w:id="1749"/>
      <w:bookmarkEnd w:id="1750"/>
      <w:bookmarkEnd w:id="1751"/>
    </w:p>
    <w:p w14:paraId="1CFE554E" w14:textId="77777777" w:rsidR="00EC2AEB" w:rsidRDefault="00EC2AEB" w:rsidP="00EC2AEB">
      <w:pPr>
        <w:pStyle w:val="Heading4"/>
      </w:pPr>
      <w:bookmarkStart w:id="1752" w:name="_Ref434478375"/>
      <w:r>
        <w:t>The Doxology</w:t>
      </w:r>
      <w:r w:rsidR="00E21EA3">
        <w:t xml:space="preserve"> for Thomas Sunday</w:t>
      </w:r>
      <w:bookmarkEnd w:id="1752"/>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64541C">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64541C">
        <w:rPr>
          <w:noProof/>
        </w:rPr>
        <w:t>915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3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3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3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3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3"/>
            <w:r>
              <w:t xml:space="preserve">Jesus </w:t>
            </w:r>
            <w:commentRangeEnd w:id="1753"/>
            <w:r>
              <w:rPr>
                <w:rStyle w:val="CommentReference"/>
                <w:rFonts w:ascii="Times New Roman" w:hAnsi="Times New Roman"/>
              </w:rPr>
              <w:commentReference w:id="1753"/>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4" w:name="_Toc410196235"/>
      <w:bookmarkStart w:id="1755" w:name="_Toc410196477"/>
      <w:bookmarkStart w:id="1756" w:name="_Toc410196979"/>
      <w:bookmarkStart w:id="1757" w:name="_Toc436645446"/>
      <w:r>
        <w:t>Ascension</w:t>
      </w:r>
      <w:bookmarkEnd w:id="1754"/>
      <w:bookmarkEnd w:id="1755"/>
      <w:bookmarkEnd w:id="1756"/>
      <w:bookmarkEnd w:id="1757"/>
    </w:p>
    <w:p w14:paraId="41C1E8F1" w14:textId="77777777" w:rsidR="00EC2AEB" w:rsidRPr="001E5E16" w:rsidRDefault="00EC2AEB" w:rsidP="00EC2AEB">
      <w:pPr>
        <w:pStyle w:val="Heading4"/>
      </w:pPr>
      <w:bookmarkStart w:id="1758" w:name="_Ref434478556"/>
      <w:r>
        <w:t>The Doxology</w:t>
      </w:r>
      <w:r w:rsidR="00CC1CA8">
        <w:t xml:space="preserve"> for the Ascension</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59"/>
            <w:r>
              <w:t>Name</w:t>
            </w:r>
            <w:commentRangeEnd w:id="1759"/>
            <w:r>
              <w:rPr>
                <w:rStyle w:val="CommentReference"/>
              </w:rPr>
              <w:commentReference w:id="1759"/>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0"/>
            <w:r>
              <w:t>to Him</w:t>
            </w:r>
            <w:commentRangeEnd w:id="1760"/>
            <w:r>
              <w:rPr>
                <w:rStyle w:val="CommentReference"/>
              </w:rPr>
              <w:commentReference w:id="1760"/>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1"/>
            <w:r>
              <w:t>might</w:t>
            </w:r>
            <w:commentRangeEnd w:id="1761"/>
            <w:r>
              <w:rPr>
                <w:rStyle w:val="CommentReference"/>
              </w:rPr>
              <w:commentReference w:id="1761"/>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proofErr w:type="gramStart"/>
            <w:r>
              <w:t>Therefore</w:t>
            </w:r>
            <w:proofErr w:type="gramEnd"/>
            <w:r>
              <w:t xml:space="preserv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2"/>
            <w:r>
              <w:t xml:space="preserve">Jesus </w:t>
            </w:r>
            <w:commentRangeEnd w:id="1762"/>
            <w:r>
              <w:rPr>
                <w:rStyle w:val="CommentReference"/>
                <w:rFonts w:ascii="Times New Roman" w:hAnsi="Times New Roman"/>
              </w:rPr>
              <w:commentReference w:id="1762"/>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3" w:name="_Ref434476482"/>
      <w:r>
        <w:t>The Psali Adam</w:t>
      </w:r>
      <w:r w:rsidR="006C1B94">
        <w:t xml:space="preserve"> for the Ascension</w:t>
      </w:r>
      <w:bookmarkEnd w:id="1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4" w:name="_Ref434476541"/>
      <w:r>
        <w:t>The Psali Batos</w:t>
      </w:r>
      <w:r w:rsidR="006C1B94">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5"/>
            <w:r>
              <w:t>miracles</w:t>
            </w:r>
            <w:commentRangeEnd w:id="1765"/>
            <w:r>
              <w:rPr>
                <w:rStyle w:val="CommentReference"/>
              </w:rPr>
              <w:commentReference w:id="1765"/>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6" w:name="_Toc410196236"/>
      <w:bookmarkStart w:id="1767" w:name="_Toc410196478"/>
      <w:bookmarkStart w:id="1768" w:name="_Toc410196980"/>
      <w:bookmarkStart w:id="1769" w:name="_Toc436645447"/>
      <w:r>
        <w:t>Pentecost</w:t>
      </w:r>
      <w:bookmarkEnd w:id="1766"/>
      <w:bookmarkEnd w:id="1767"/>
      <w:bookmarkEnd w:id="1768"/>
      <w:bookmarkEnd w:id="1769"/>
    </w:p>
    <w:p w14:paraId="79712352" w14:textId="77777777" w:rsidR="00EC2AEB" w:rsidRPr="001E5E16" w:rsidRDefault="00EC2AEB" w:rsidP="00EC2AEB">
      <w:pPr>
        <w:pStyle w:val="Heading4"/>
      </w:pPr>
      <w:bookmarkStart w:id="1770" w:name="_Ref434478581"/>
      <w:r>
        <w:t>The Doxology</w:t>
      </w:r>
      <w:r w:rsidR="00CC1CA8">
        <w:t xml:space="preserve"> for Pentecost</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1"/>
            <w:r>
              <w:t>Name</w:t>
            </w:r>
            <w:commentRangeEnd w:id="1771"/>
            <w:r>
              <w:rPr>
                <w:rStyle w:val="CommentReference"/>
              </w:rPr>
              <w:commentReference w:id="1771"/>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2"/>
            <w:r>
              <w:t>to Him</w:t>
            </w:r>
            <w:commentRangeEnd w:id="1772"/>
            <w:r>
              <w:rPr>
                <w:rStyle w:val="CommentReference"/>
              </w:rPr>
              <w:commentReference w:id="1772"/>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3"/>
            <w:r>
              <w:t>might</w:t>
            </w:r>
            <w:commentRangeEnd w:id="1773"/>
            <w:r>
              <w:rPr>
                <w:rStyle w:val="CommentReference"/>
              </w:rPr>
              <w:commentReference w:id="1773"/>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4" w:name="_Ref434476566"/>
      <w:r>
        <w:lastRenderedPageBreak/>
        <w:t>The Psali Adam</w:t>
      </w:r>
      <w:r w:rsidR="006C1B94">
        <w:t xml:space="preserve"> for Pentecost</w:t>
      </w:r>
      <w:bookmarkEnd w:id="17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5" w:name="_Toc410196981"/>
      <w:bookmarkStart w:id="1776" w:name="_Toc436645234"/>
      <w:bookmarkEnd w:id="1684"/>
      <w:r>
        <w:lastRenderedPageBreak/>
        <w:t>Hymns for Koiak</w:t>
      </w:r>
      <w:bookmarkEnd w:id="878"/>
      <w:bookmarkEnd w:id="879"/>
      <w:bookmarkEnd w:id="880"/>
      <w:bookmarkEnd w:id="1775"/>
      <w:r w:rsidR="00860765">
        <w:rPr>
          <w:rStyle w:val="FootnoteReference"/>
        </w:rPr>
        <w:footnoteReference w:id="540"/>
      </w:r>
      <w:bookmarkEnd w:id="1776"/>
    </w:p>
    <w:p w14:paraId="349B59E0" w14:textId="77777777" w:rsidR="00233CE3" w:rsidRDefault="00233CE3" w:rsidP="00E27B27">
      <w:pPr>
        <w:pStyle w:val="Heading3"/>
      </w:pPr>
      <w:bookmarkStart w:id="1777" w:name="_Ref435645419"/>
      <w:r>
        <w:t>THE KIAK CANTICLE</w:t>
      </w:r>
      <w:bookmarkEnd w:id="1777"/>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w:t>
      </w:r>
      <w:proofErr w:type="gramStart"/>
      <w:r>
        <w:t>His  feet</w:t>
      </w:r>
      <w:proofErr w:type="gramEnd"/>
      <w:r>
        <w:t xml:space="preserve">,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w:t>
      </w:r>
      <w:proofErr w:type="gramStart"/>
      <w:r>
        <w:t>dove  covered</w:t>
      </w:r>
      <w:proofErr w:type="gramEnd"/>
      <w:r>
        <w:t xml:space="preserve">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w:t>
      </w:r>
      <w:proofErr w:type="gramStart"/>
      <w:r>
        <w:t>an</w:t>
      </w:r>
      <w:proofErr w:type="gramEnd"/>
      <w:r>
        <w:t xml:space="preserve">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w:t>
      </w:r>
      <w:proofErr w:type="gramStart"/>
      <w:r>
        <w:t>man  was</w:t>
      </w:r>
      <w:proofErr w:type="gramEnd"/>
      <w:r>
        <w:t xml:space="preserve">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w:t>
      </w:r>
      <w:proofErr w:type="gramStart"/>
      <w:r>
        <w:t>angels</w:t>
      </w:r>
      <w:proofErr w:type="gramEnd"/>
      <w:r>
        <w:t xml:space="preserve"> spirits, His servants a flaming fire.  </w:t>
      </w:r>
      <w:r>
        <w:rPr>
          <w:i/>
          <w:iCs/>
        </w:rPr>
        <w:t>Alleluia.</w:t>
      </w:r>
    </w:p>
    <w:p w14:paraId="591B9580" w14:textId="63634BF4" w:rsidR="00233CE3" w:rsidRDefault="00233CE3" w:rsidP="00E27B27">
      <w:pPr>
        <w:pStyle w:val="EngInd"/>
      </w:pPr>
      <w:r>
        <w:t xml:space="preserve">Who maketh the cloud His chariot: Who </w:t>
      </w:r>
      <w:proofErr w:type="gramStart"/>
      <w:r>
        <w:t>walketh  upon</w:t>
      </w:r>
      <w:proofErr w:type="gramEnd"/>
      <w:r>
        <w:t xml:space="preserve">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w:t>
      </w:r>
      <w:proofErr w:type="gramStart"/>
      <w:r>
        <w:t>all</w:t>
      </w:r>
      <w:proofErr w:type="gramEnd"/>
      <w:r>
        <w:t xml:space="preserve">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w:t>
      </w:r>
      <w:proofErr w:type="gramStart"/>
      <w:r>
        <w:t>this  and</w:t>
      </w:r>
      <w:proofErr w:type="gramEnd"/>
      <w:r>
        <w:t xml:space="preserve">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 xml:space="preserve">And the </w:t>
      </w:r>
      <w:proofErr w:type="gramStart"/>
      <w:r>
        <w:t>Twenty Four</w:t>
      </w:r>
      <w:proofErr w:type="gramEnd"/>
      <w:r>
        <w:t xml:space="preserve">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78" w:name="_Ref435645438"/>
      <w:r>
        <w:rPr>
          <w:sz w:val="24"/>
        </w:rPr>
        <w:t>PSALI ADAM</w:t>
      </w:r>
      <w:r>
        <w:t xml:space="preserve"> AFTER THE FIRST CANTICLE</w:t>
      </w:r>
      <w:bookmarkEnd w:id="1778"/>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proofErr w:type="gramStart"/>
      <w:r>
        <w:t>An</w:t>
      </w:r>
      <w:proofErr w:type="gramEnd"/>
      <w:r>
        <w:t xml:space="preserve">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79" w:name="_Ref435645453"/>
      <w:r>
        <w:t>PSALI ADAM (BEFORE THE SECOND CANTICLE)</w:t>
      </w:r>
      <w:bookmarkEnd w:id="1779"/>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 xml:space="preserve">In Thine </w:t>
      </w:r>
      <w:proofErr w:type="gramStart"/>
      <w:r>
        <w:t>heavenly</w:t>
      </w:r>
      <w:proofErr w:type="gramEnd"/>
      <w:r>
        <w:t xml:space="preserve">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0" w:name="_Ref435645565"/>
      <w:r>
        <w:rPr>
          <w:sz w:val="24"/>
        </w:rPr>
        <w:t>PSALI ADAM</w:t>
      </w:r>
      <w:r>
        <w:t xml:space="preserve"> AFTER THE SECOND CANTICLE</w:t>
      </w:r>
      <w:bookmarkEnd w:id="1780"/>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1" w:name="_Ref435645467"/>
      <w:r>
        <w:t>THE FIERY BUSH</w:t>
      </w:r>
      <w:bookmarkEnd w:id="1781"/>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 xml:space="preserve">Is a figure of the blessed Mother of the </w:t>
      </w:r>
      <w:proofErr w:type="gramStart"/>
      <w:r>
        <w:t>Light,</w:t>
      </w:r>
      <w:proofErr w:type="gramEnd"/>
    </w:p>
    <w:p w14:paraId="36F3F767" w14:textId="77777777" w:rsidR="00860765" w:rsidRDefault="00860765" w:rsidP="00860765">
      <w:pPr>
        <w:pStyle w:val="EngHang"/>
      </w:pPr>
      <w:r>
        <w:t xml:space="preserve">Who carried the Divine </w:t>
      </w:r>
      <w:proofErr w:type="gramStart"/>
      <w:r>
        <w:t>Ember</w:t>
      </w:r>
      <w:proofErr w:type="gramEnd"/>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 xml:space="preserve">Who came to save the human </w:t>
      </w:r>
      <w:proofErr w:type="gramStart"/>
      <w:r>
        <w:t>race.</w:t>
      </w:r>
      <w:proofErr w:type="gramEnd"/>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2" w:name="_Ref435645593"/>
      <w:r>
        <w:t>PSALI BATO</w:t>
      </w:r>
      <w:r>
        <w:rPr>
          <w:lang w:val="en-US"/>
        </w:rPr>
        <w:t>S AFTER THE THIRD CANTICLE</w:t>
      </w:r>
      <w:bookmarkEnd w:id="1782"/>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 xml:space="preserve">Sent His </w:t>
      </w:r>
      <w:proofErr w:type="gramStart"/>
      <w:r>
        <w:t>elect</w:t>
      </w:r>
      <w:proofErr w:type="gramEnd"/>
      <w:r>
        <w:t xml:space="preserve">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 xml:space="preserve">Ye servants of the </w:t>
      </w:r>
      <w:proofErr w:type="gramStart"/>
      <w:r>
        <w:t>Most High</w:t>
      </w:r>
      <w:proofErr w:type="gramEnd"/>
      <w:r>
        <w:t xml:space="preserve">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proofErr w:type="gramStart"/>
      <w:r>
        <w:t>Glorify  your</w:t>
      </w:r>
      <w:proofErr w:type="gramEnd"/>
      <w:r>
        <w:t xml:space="preserve">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3" w:name="_Toc436645235"/>
      <w:r>
        <w:lastRenderedPageBreak/>
        <w:t>Index of Psalis</w:t>
      </w:r>
      <w:bookmarkEnd w:id="1783"/>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64541C">
        <w:t>The Psali Adam for the Ecclesiastical New Year</w:t>
      </w:r>
      <w:r>
        <w:fldChar w:fldCharType="end"/>
      </w:r>
      <w:r>
        <w:tab/>
      </w:r>
      <w:r>
        <w:fldChar w:fldCharType="begin"/>
      </w:r>
      <w:r>
        <w:instrText xml:space="preserve"> PAGEREF _Ref434473482 \h </w:instrText>
      </w:r>
      <w:r>
        <w:fldChar w:fldCharType="separate"/>
      </w:r>
      <w:r w:rsidR="0064541C">
        <w:rPr>
          <w:noProof/>
        </w:rPr>
        <w:t>561</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64541C">
        <w:t>The Psali Batos for the Ecclesiastical New Year</w:t>
      </w:r>
      <w:r>
        <w:fldChar w:fldCharType="end"/>
      </w:r>
      <w:r>
        <w:tab/>
      </w:r>
      <w:r>
        <w:fldChar w:fldCharType="begin"/>
      </w:r>
      <w:r>
        <w:instrText xml:space="preserve"> PAGEREF _Ref434473530 \h </w:instrText>
      </w:r>
      <w:r>
        <w:fldChar w:fldCharType="separate"/>
      </w:r>
      <w:r w:rsidR="0064541C">
        <w:rPr>
          <w:noProof/>
        </w:rPr>
        <w:t>566</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64541C">
        <w:t>The Psali Adam for the Feast of the Cross</w:t>
      </w:r>
      <w:r>
        <w:fldChar w:fldCharType="end"/>
      </w:r>
      <w:r>
        <w:tab/>
      </w:r>
      <w:r>
        <w:fldChar w:fldCharType="begin"/>
      </w:r>
      <w:r>
        <w:instrText xml:space="preserve"> PAGEREF _Ref434474964 \h </w:instrText>
      </w:r>
      <w:r>
        <w:fldChar w:fldCharType="separate"/>
      </w:r>
      <w:r w:rsidR="0064541C">
        <w:rPr>
          <w:noProof/>
        </w:rPr>
        <w:t>578</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64541C">
        <w:t>The Psali Batos for the Feast of the Cross</w:t>
      </w:r>
      <w:r>
        <w:fldChar w:fldCharType="end"/>
      </w:r>
      <w:r>
        <w:tab/>
      </w:r>
      <w:r>
        <w:fldChar w:fldCharType="begin"/>
      </w:r>
      <w:r>
        <w:instrText xml:space="preserve"> PAGEREF _Ref434474992 \h </w:instrText>
      </w:r>
      <w:r>
        <w:fldChar w:fldCharType="separate"/>
      </w:r>
      <w:r w:rsidR="0064541C">
        <w:rPr>
          <w:noProof/>
        </w:rPr>
        <w:t>582</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64541C">
        <w:t>The Psali Adam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_Ref435003845 \h </w:instrText>
      </w:r>
      <w:r>
        <w:fldChar w:fldCharType="separate"/>
      </w:r>
      <w:r w:rsidR="0064541C">
        <w:rPr>
          <w:noProof/>
        </w:rPr>
        <w:t>589</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64541C">
        <w:t>The Psali Batos for the 29</w:t>
      </w:r>
      <w:r w:rsidR="0064541C" w:rsidRPr="00C0205C">
        <w:rPr>
          <w:vertAlign w:val="superscript"/>
        </w:rPr>
        <w:t>th</w:t>
      </w:r>
      <w:r w:rsidR="0064541C">
        <w:t xml:space="preserve"> of Every Month</w:t>
      </w:r>
      <w:r>
        <w:fldChar w:fldCharType="end"/>
      </w:r>
      <w:r>
        <w:tab/>
      </w:r>
      <w:r>
        <w:fldChar w:fldCharType="begin"/>
      </w:r>
      <w:r>
        <w:instrText xml:space="preserve"> PAGEREF _Ref435003860 \h </w:instrText>
      </w:r>
      <w:r>
        <w:fldChar w:fldCharType="separate"/>
      </w:r>
      <w:r w:rsidR="0064541C">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64541C">
        <w:t>The Sunday Psali Adam for Nativity</w:t>
      </w:r>
      <w:r>
        <w:fldChar w:fldCharType="end"/>
      </w:r>
      <w:r>
        <w:tab/>
      </w:r>
      <w:r>
        <w:fldChar w:fldCharType="begin"/>
      </w:r>
      <w:r>
        <w:instrText xml:space="preserve"> PAGEREF _Ref434475057 \h </w:instrText>
      </w:r>
      <w:r>
        <w:fldChar w:fldCharType="separate"/>
      </w:r>
      <w:r w:rsidR="0064541C">
        <w:rPr>
          <w:noProof/>
        </w:rPr>
        <w:t>652</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64541C">
        <w:t>The Monday Psali Adam for Nativity</w:t>
      </w:r>
      <w:r>
        <w:fldChar w:fldCharType="end"/>
      </w:r>
      <w:r>
        <w:tab/>
      </w:r>
      <w:r>
        <w:fldChar w:fldCharType="begin"/>
      </w:r>
      <w:r>
        <w:instrText xml:space="preserve"> PAGEREF _Ref434475083 \h </w:instrText>
      </w:r>
      <w:r>
        <w:fldChar w:fldCharType="separate"/>
      </w:r>
      <w:r w:rsidR="0064541C">
        <w:rPr>
          <w:noProof/>
        </w:rPr>
        <w:t>656</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64541C">
        <w:t>The Tuesday Psali Adam for Nativity</w:t>
      </w:r>
      <w:r>
        <w:fldChar w:fldCharType="end"/>
      </w:r>
      <w:r>
        <w:tab/>
      </w:r>
      <w:r>
        <w:fldChar w:fldCharType="begin"/>
      </w:r>
      <w:r>
        <w:instrText xml:space="preserve"> PAGEREF _Ref434475102 \h </w:instrText>
      </w:r>
      <w:r>
        <w:fldChar w:fldCharType="separate"/>
      </w:r>
      <w:r w:rsidR="0064541C">
        <w:rPr>
          <w:noProof/>
        </w:rPr>
        <w:t>661</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64541C">
        <w:t>The Wednesday Psali Batos for Nativity</w:t>
      </w:r>
      <w:r>
        <w:fldChar w:fldCharType="end"/>
      </w:r>
      <w:r>
        <w:tab/>
      </w:r>
      <w:r>
        <w:fldChar w:fldCharType="begin"/>
      </w:r>
      <w:r>
        <w:instrText xml:space="preserve"> PAGEREF _Ref434475128 \h </w:instrText>
      </w:r>
      <w:r>
        <w:fldChar w:fldCharType="separate"/>
      </w:r>
      <w:r w:rsidR="0064541C">
        <w:rPr>
          <w:noProof/>
        </w:rPr>
        <w:t>667</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64541C">
        <w:t>The Thursday Psali Batos for Nativity</w:t>
      </w:r>
      <w:r>
        <w:fldChar w:fldCharType="end"/>
      </w:r>
      <w:r>
        <w:tab/>
      </w:r>
      <w:r>
        <w:fldChar w:fldCharType="begin"/>
      </w:r>
      <w:r>
        <w:instrText xml:space="preserve"> PAGEREF _Ref434475150 \h </w:instrText>
      </w:r>
      <w:r>
        <w:fldChar w:fldCharType="separate"/>
      </w:r>
      <w:r w:rsidR="0064541C">
        <w:rPr>
          <w:noProof/>
        </w:rPr>
        <w:t>671</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64541C">
        <w:t>The Friday Psali Batos for Nativity</w:t>
      </w:r>
      <w:r>
        <w:fldChar w:fldCharType="end"/>
      </w:r>
      <w:r>
        <w:tab/>
      </w:r>
      <w:r>
        <w:fldChar w:fldCharType="begin"/>
      </w:r>
      <w:r>
        <w:instrText xml:space="preserve"> PAGEREF _Ref434475177 \h </w:instrText>
      </w:r>
      <w:r>
        <w:fldChar w:fldCharType="separate"/>
      </w:r>
      <w:r w:rsidR="0064541C">
        <w:rPr>
          <w:noProof/>
        </w:rPr>
        <w:t>675</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64541C">
        <w:t>The Saturday Psali Batos for Nativity</w:t>
      </w:r>
      <w:r>
        <w:fldChar w:fldCharType="end"/>
      </w:r>
      <w:r>
        <w:tab/>
      </w:r>
      <w:r>
        <w:fldChar w:fldCharType="begin"/>
      </w:r>
      <w:r>
        <w:instrText xml:space="preserve"> PAGEREF _Ref434475196 \h </w:instrText>
      </w:r>
      <w:r>
        <w:fldChar w:fldCharType="separate"/>
      </w:r>
      <w:r w:rsidR="0064541C">
        <w:rPr>
          <w:noProof/>
        </w:rPr>
        <w:t>680</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64541C">
        <w:t>The Psali Adam for the Circumcision</w:t>
      </w:r>
      <w:r>
        <w:fldChar w:fldCharType="end"/>
      </w:r>
      <w:r>
        <w:tab/>
      </w:r>
      <w:r>
        <w:fldChar w:fldCharType="begin"/>
      </w:r>
      <w:r>
        <w:instrText xml:space="preserve"> PAGEREF _Ref434475229 \h </w:instrText>
      </w:r>
      <w:r>
        <w:fldChar w:fldCharType="separate"/>
      </w:r>
      <w:r w:rsidR="0064541C">
        <w:rPr>
          <w:noProof/>
        </w:rPr>
        <w:t>690</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64541C">
        <w:t>The Psali Batos for the Circumcision</w:t>
      </w:r>
      <w:r>
        <w:fldChar w:fldCharType="end"/>
      </w:r>
      <w:r>
        <w:tab/>
      </w:r>
      <w:r>
        <w:fldChar w:fldCharType="begin"/>
      </w:r>
      <w:r>
        <w:instrText xml:space="preserve"> PAGEREF _Ref434475252 \h </w:instrText>
      </w:r>
      <w:r>
        <w:fldChar w:fldCharType="separate"/>
      </w:r>
      <w:r w:rsidR="0064541C">
        <w:rPr>
          <w:noProof/>
        </w:rPr>
        <w:t>694</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64541C">
        <w:t>The Sunday Psali Adam for Theophany</w:t>
      </w:r>
      <w:r>
        <w:fldChar w:fldCharType="end"/>
      </w:r>
      <w:r>
        <w:tab/>
      </w:r>
      <w:r>
        <w:fldChar w:fldCharType="begin"/>
      </w:r>
      <w:r>
        <w:instrText xml:space="preserve"> PAGEREF _Ref434475280 \h </w:instrText>
      </w:r>
      <w:r>
        <w:fldChar w:fldCharType="separate"/>
      </w:r>
      <w:r w:rsidR="0064541C">
        <w:rPr>
          <w:noProof/>
        </w:rPr>
        <w:t>705</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64541C">
        <w:t>The Monday Psali Adam for Theophany</w:t>
      </w:r>
      <w:r>
        <w:fldChar w:fldCharType="end"/>
      </w:r>
      <w:r>
        <w:tab/>
      </w:r>
      <w:r>
        <w:fldChar w:fldCharType="begin"/>
      </w:r>
      <w:r>
        <w:instrText xml:space="preserve"> PAGEREF _Ref434475309 \h </w:instrText>
      </w:r>
      <w:r>
        <w:fldChar w:fldCharType="separate"/>
      </w:r>
      <w:r w:rsidR="0064541C">
        <w:rPr>
          <w:noProof/>
        </w:rPr>
        <w:t>709</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64541C">
        <w:t>The Tuesday Psali Adam for Theophany</w:t>
      </w:r>
      <w:r>
        <w:fldChar w:fldCharType="end"/>
      </w:r>
      <w:r>
        <w:tab/>
      </w:r>
      <w:r>
        <w:fldChar w:fldCharType="begin"/>
      </w:r>
      <w:r>
        <w:instrText xml:space="preserve"> PAGEREF _Ref434475331 \h </w:instrText>
      </w:r>
      <w:r>
        <w:fldChar w:fldCharType="separate"/>
      </w:r>
      <w:r w:rsidR="0064541C">
        <w:rPr>
          <w:noProof/>
        </w:rPr>
        <w:t>713</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64541C">
        <w:t>The Wednesday Psali Batos for Theophany</w:t>
      </w:r>
      <w:r>
        <w:fldChar w:fldCharType="end"/>
      </w:r>
      <w:r>
        <w:tab/>
      </w:r>
      <w:r>
        <w:fldChar w:fldCharType="begin"/>
      </w:r>
      <w:r>
        <w:instrText xml:space="preserve"> PAGEREF _Ref434475362 \h </w:instrText>
      </w:r>
      <w:r>
        <w:fldChar w:fldCharType="separate"/>
      </w:r>
      <w:r w:rsidR="0064541C">
        <w:rPr>
          <w:noProof/>
        </w:rPr>
        <w:t>717</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64541C">
        <w:t>The Thursday Psali Batos for Theophany</w:t>
      </w:r>
      <w:r>
        <w:fldChar w:fldCharType="end"/>
      </w:r>
      <w:r>
        <w:tab/>
      </w:r>
      <w:r>
        <w:fldChar w:fldCharType="begin"/>
      </w:r>
      <w:r>
        <w:instrText xml:space="preserve"> PAGEREF _Ref434475388 \h </w:instrText>
      </w:r>
      <w:r>
        <w:fldChar w:fldCharType="separate"/>
      </w:r>
      <w:r w:rsidR="0064541C">
        <w:rPr>
          <w:noProof/>
        </w:rPr>
        <w:t>721</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64541C">
        <w:t>The Friday Psali Batos for Theophany</w:t>
      </w:r>
      <w:r>
        <w:fldChar w:fldCharType="end"/>
      </w:r>
      <w:r>
        <w:tab/>
      </w:r>
      <w:r>
        <w:fldChar w:fldCharType="begin"/>
      </w:r>
      <w:r>
        <w:instrText xml:space="preserve"> PAGEREF _Ref434475411 \h </w:instrText>
      </w:r>
      <w:r>
        <w:fldChar w:fldCharType="separate"/>
      </w:r>
      <w:r w:rsidR="0064541C">
        <w:rPr>
          <w:noProof/>
        </w:rPr>
        <w:t>725</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64541C">
        <w:t>The Saturday Psali Batos for Theophany</w:t>
      </w:r>
      <w:r>
        <w:fldChar w:fldCharType="end"/>
      </w:r>
      <w:r>
        <w:tab/>
      </w:r>
      <w:r>
        <w:fldChar w:fldCharType="begin"/>
      </w:r>
      <w:r>
        <w:instrText xml:space="preserve"> PAGEREF _Ref434475434 \h </w:instrText>
      </w:r>
      <w:r>
        <w:fldChar w:fldCharType="separate"/>
      </w:r>
      <w:r w:rsidR="0064541C">
        <w:rPr>
          <w:noProof/>
        </w:rPr>
        <w:t>729</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64541C">
        <w:t>The Psali Adam for the Wedding of Cana</w:t>
      </w:r>
      <w:r>
        <w:fldChar w:fldCharType="end"/>
      </w:r>
      <w:r>
        <w:tab/>
      </w:r>
      <w:r>
        <w:fldChar w:fldCharType="begin"/>
      </w:r>
      <w:r>
        <w:instrText xml:space="preserve"> PAGEREF _Ref434475472 \h </w:instrText>
      </w:r>
      <w:r>
        <w:fldChar w:fldCharType="separate"/>
      </w:r>
      <w:r w:rsidR="0064541C">
        <w:rPr>
          <w:noProof/>
        </w:rPr>
        <w:t>735</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64541C">
        <w:t>The Psali Batos for the Wedding of Cana</w:t>
      </w:r>
      <w:r>
        <w:fldChar w:fldCharType="end"/>
      </w:r>
      <w:r>
        <w:tab/>
      </w:r>
      <w:r>
        <w:fldChar w:fldCharType="begin"/>
      </w:r>
      <w:r>
        <w:instrText xml:space="preserve"> PAGEREF _Ref434475500 \h </w:instrText>
      </w:r>
      <w:r>
        <w:fldChar w:fldCharType="separate"/>
      </w:r>
      <w:r w:rsidR="0064541C">
        <w:rPr>
          <w:noProof/>
        </w:rPr>
        <w:t>739</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64541C">
        <w:t>The Psali Adam for Annunciation</w:t>
      </w:r>
      <w:r>
        <w:fldChar w:fldCharType="end"/>
      </w:r>
      <w:r>
        <w:tab/>
      </w:r>
      <w:r>
        <w:fldChar w:fldCharType="begin"/>
      </w:r>
      <w:r>
        <w:instrText xml:space="preserve"> PAGEREF _Ref434475566 \h </w:instrText>
      </w:r>
      <w:r>
        <w:fldChar w:fldCharType="separate"/>
      </w:r>
      <w:r w:rsidR="0064541C">
        <w:rPr>
          <w:noProof/>
        </w:rPr>
        <w:t>764</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64541C">
        <w:t>The Psali Batos for Annunciation</w:t>
      </w:r>
      <w:r>
        <w:fldChar w:fldCharType="end"/>
      </w:r>
      <w:r>
        <w:tab/>
      </w:r>
      <w:r>
        <w:fldChar w:fldCharType="begin"/>
      </w:r>
      <w:r>
        <w:instrText xml:space="preserve"> PAGEREF _Ref434475591 \h </w:instrText>
      </w:r>
      <w:r>
        <w:fldChar w:fldCharType="separate"/>
      </w:r>
      <w:r w:rsidR="0064541C">
        <w:rPr>
          <w:noProof/>
        </w:rPr>
        <w:t>768</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64541C">
        <w:t>The Psali Adam for the Entrance into Egypt</w:t>
      </w:r>
      <w:r>
        <w:fldChar w:fldCharType="end"/>
      </w:r>
      <w:r>
        <w:tab/>
      </w:r>
      <w:r>
        <w:fldChar w:fldCharType="begin"/>
      </w:r>
      <w:r>
        <w:instrText xml:space="preserve"> PAGEREF _Ref434476089 \h </w:instrText>
      </w:r>
      <w:r>
        <w:fldChar w:fldCharType="separate"/>
      </w:r>
      <w:r w:rsidR="0064541C">
        <w:rPr>
          <w:noProof/>
        </w:rPr>
        <w:t>788</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64541C">
        <w:t>The Psali Batos for the Entrance into Egypt</w:t>
      </w:r>
      <w:r>
        <w:fldChar w:fldCharType="end"/>
      </w:r>
      <w:r>
        <w:tab/>
      </w:r>
      <w:r>
        <w:fldChar w:fldCharType="begin"/>
      </w:r>
      <w:r>
        <w:instrText xml:space="preserve"> PAGEREF _Ref434476112 \h </w:instrText>
      </w:r>
      <w:r>
        <w:fldChar w:fldCharType="separate"/>
      </w:r>
      <w:r w:rsidR="0064541C">
        <w:rPr>
          <w:noProof/>
        </w:rPr>
        <w:t>792</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64541C">
        <w:t>The Psali Adam for the Apostles’ Fast</w:t>
      </w:r>
      <w:r>
        <w:fldChar w:fldCharType="end"/>
      </w:r>
      <w:r>
        <w:tab/>
      </w:r>
      <w:r>
        <w:fldChar w:fldCharType="begin"/>
      </w:r>
      <w:r>
        <w:instrText xml:space="preserve"> PAGEREF _Ref434476183 \h </w:instrText>
      </w:r>
      <w:r>
        <w:fldChar w:fldCharType="separate"/>
      </w:r>
      <w:r w:rsidR="0064541C">
        <w:rPr>
          <w:noProof/>
        </w:rPr>
        <w:t>803</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64541C">
        <w:t>The Psali Batos for the Apostles’ Fast</w:t>
      </w:r>
      <w:r>
        <w:fldChar w:fldCharType="end"/>
      </w:r>
      <w:r>
        <w:tab/>
      </w:r>
      <w:r>
        <w:fldChar w:fldCharType="begin"/>
      </w:r>
      <w:r>
        <w:instrText xml:space="preserve"> PAGEREF _Ref434476204 \h </w:instrText>
      </w:r>
      <w:r>
        <w:fldChar w:fldCharType="separate"/>
      </w:r>
      <w:r w:rsidR="0064541C">
        <w:rPr>
          <w:noProof/>
        </w:rPr>
        <w:t>807</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64541C">
        <w:t>The Psali Adam for the Apostles’ Feast</w:t>
      </w:r>
      <w:r>
        <w:fldChar w:fldCharType="end"/>
      </w:r>
      <w:r>
        <w:tab/>
      </w:r>
      <w:r>
        <w:fldChar w:fldCharType="begin"/>
      </w:r>
      <w:r>
        <w:instrText xml:space="preserve"> PAGEREF _Ref434476236 \h </w:instrText>
      </w:r>
      <w:r>
        <w:fldChar w:fldCharType="separate"/>
      </w:r>
      <w:r w:rsidR="0064541C">
        <w:rPr>
          <w:noProof/>
        </w:rPr>
        <w:t>821</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64541C">
        <w:t>The Psali Batos for the Apostles’ Feast</w:t>
      </w:r>
      <w:r>
        <w:fldChar w:fldCharType="end"/>
      </w:r>
      <w:r>
        <w:tab/>
      </w:r>
      <w:r>
        <w:fldChar w:fldCharType="begin"/>
      </w:r>
      <w:r>
        <w:instrText xml:space="preserve"> PAGEREF _Ref434476261 \h </w:instrText>
      </w:r>
      <w:r>
        <w:fldChar w:fldCharType="separate"/>
      </w:r>
      <w:r w:rsidR="0064541C">
        <w:rPr>
          <w:noProof/>
        </w:rPr>
        <w:t>825</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64541C">
        <w:t>The Psali Adam for the Transfiguration</w:t>
      </w:r>
      <w:r>
        <w:fldChar w:fldCharType="end"/>
      </w:r>
      <w:r>
        <w:tab/>
      </w:r>
      <w:r>
        <w:fldChar w:fldCharType="begin"/>
      </w:r>
      <w:r>
        <w:instrText xml:space="preserve"> PAGEREF _Ref434476299 \h </w:instrText>
      </w:r>
      <w:r>
        <w:fldChar w:fldCharType="separate"/>
      </w:r>
      <w:r w:rsidR="0064541C">
        <w:rPr>
          <w:noProof/>
        </w:rPr>
        <w:t>845</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64541C">
        <w:t>The Psali Batos for the Transfiguration</w:t>
      </w:r>
      <w:r>
        <w:fldChar w:fldCharType="end"/>
      </w:r>
      <w:r>
        <w:tab/>
      </w:r>
      <w:r>
        <w:fldChar w:fldCharType="begin"/>
      </w:r>
      <w:r>
        <w:instrText xml:space="preserve"> PAGEREF _Ref434476316 \h </w:instrText>
      </w:r>
      <w:r>
        <w:fldChar w:fldCharType="separate"/>
      </w:r>
      <w:r w:rsidR="0064541C">
        <w:rPr>
          <w:noProof/>
        </w:rPr>
        <w:t>849</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64541C">
        <w:t>The Psali Adam for Great Lent</w:t>
      </w:r>
      <w:r>
        <w:fldChar w:fldCharType="end"/>
      </w:r>
      <w:r>
        <w:tab/>
      </w:r>
      <w:r>
        <w:fldChar w:fldCharType="begin"/>
      </w:r>
      <w:r>
        <w:instrText xml:space="preserve"> PAGEREF _Ref434476347 \h </w:instrText>
      </w:r>
      <w:r>
        <w:fldChar w:fldCharType="separate"/>
      </w:r>
      <w:r w:rsidR="0064541C">
        <w:rPr>
          <w:noProof/>
        </w:rPr>
        <w:t>884</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64541C">
        <w:t>The Psali Batos for Great Lent</w:t>
      </w:r>
      <w:r>
        <w:fldChar w:fldCharType="end"/>
      </w:r>
      <w:r>
        <w:tab/>
      </w:r>
      <w:r>
        <w:fldChar w:fldCharType="begin"/>
      </w:r>
      <w:r>
        <w:instrText xml:space="preserve"> PAGEREF _Ref434476369 \h </w:instrText>
      </w:r>
      <w:r>
        <w:fldChar w:fldCharType="separate"/>
      </w:r>
      <w:r w:rsidR="0064541C">
        <w:rPr>
          <w:noProof/>
        </w:rPr>
        <w:t>888</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64541C">
        <w:t>The Psali Batos for Lazarus Saturday</w:t>
      </w:r>
      <w:r>
        <w:fldChar w:fldCharType="end"/>
      </w:r>
      <w:r>
        <w:tab/>
      </w:r>
      <w:r>
        <w:fldChar w:fldCharType="begin"/>
      </w:r>
      <w:r>
        <w:instrText xml:space="preserve"> PAGEREF _Ref434476394 \h </w:instrText>
      </w:r>
      <w:r>
        <w:fldChar w:fldCharType="separate"/>
      </w:r>
      <w:r w:rsidR="0064541C">
        <w:rPr>
          <w:noProof/>
        </w:rPr>
        <w:t>893</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64541C">
        <w:t>The Psali Adam for Palm Sunday</w:t>
      </w:r>
      <w:r>
        <w:fldChar w:fldCharType="end"/>
      </w:r>
      <w:r>
        <w:tab/>
      </w:r>
      <w:r>
        <w:fldChar w:fldCharType="begin"/>
      </w:r>
      <w:r>
        <w:instrText xml:space="preserve"> PAGEREF _Ref434476417 \h </w:instrText>
      </w:r>
      <w:r>
        <w:fldChar w:fldCharType="separate"/>
      </w:r>
      <w:r w:rsidR="0064541C">
        <w:rPr>
          <w:noProof/>
        </w:rPr>
        <w:t>902</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64541C">
        <w:t>The Psali Batos for the Joyous Saturday</w:t>
      </w:r>
      <w:r>
        <w:fldChar w:fldCharType="end"/>
      </w:r>
      <w:r>
        <w:tab/>
      </w:r>
      <w:r>
        <w:fldChar w:fldCharType="begin"/>
      </w:r>
      <w:r>
        <w:instrText xml:space="preserve"> PAGEREF _Ref435562018 \h </w:instrText>
      </w:r>
      <w:r>
        <w:fldChar w:fldCharType="separate"/>
      </w:r>
      <w:r w:rsidR="0064541C">
        <w:rPr>
          <w:noProof/>
        </w:rPr>
        <w:t>906</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64541C">
        <w:t>The Psali Adam for the Resurrection</w:t>
      </w:r>
      <w:r>
        <w:fldChar w:fldCharType="end"/>
      </w:r>
      <w:r>
        <w:tab/>
      </w:r>
      <w:r>
        <w:fldChar w:fldCharType="begin"/>
      </w:r>
      <w:r>
        <w:instrText xml:space="preserve"> PAGEREF _Ref434476440 \h </w:instrText>
      </w:r>
      <w:r>
        <w:fldChar w:fldCharType="separate"/>
      </w:r>
      <w:r w:rsidR="0064541C">
        <w:rPr>
          <w:noProof/>
        </w:rPr>
        <w:t>919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64541C">
        <w:t>The Psali Batos for the Resurrection</w:t>
      </w:r>
      <w:r>
        <w:fldChar w:fldCharType="end"/>
      </w:r>
      <w:r>
        <w:tab/>
      </w:r>
      <w:r>
        <w:fldChar w:fldCharType="begin"/>
      </w:r>
      <w:r>
        <w:instrText xml:space="preserve"> PAGEREF _Ref434476459 \h </w:instrText>
      </w:r>
      <w:r>
        <w:fldChar w:fldCharType="separate"/>
      </w:r>
      <w:r w:rsidR="0064541C">
        <w:rPr>
          <w:noProof/>
        </w:rPr>
        <w:t>923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64541C">
        <w:t>The Psali Adam for the Ascension</w:t>
      </w:r>
      <w:r>
        <w:fldChar w:fldCharType="end"/>
      </w:r>
      <w:r>
        <w:tab/>
      </w:r>
      <w:r>
        <w:fldChar w:fldCharType="begin"/>
      </w:r>
      <w:r>
        <w:instrText xml:space="preserve"> PAGEREF _Ref434476482 \h </w:instrText>
      </w:r>
      <w:r>
        <w:fldChar w:fldCharType="separate"/>
      </w:r>
      <w:r w:rsidR="0064541C">
        <w:rPr>
          <w:noProof/>
        </w:rPr>
        <w:t>931</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64541C">
        <w:t>The Psali Batos for the Ascension</w:t>
      </w:r>
      <w:r>
        <w:fldChar w:fldCharType="end"/>
      </w:r>
      <w:r>
        <w:tab/>
      </w:r>
      <w:r>
        <w:fldChar w:fldCharType="begin"/>
      </w:r>
      <w:r>
        <w:instrText xml:space="preserve"> PAGEREF _Ref434476541 \h </w:instrText>
      </w:r>
      <w:r>
        <w:fldChar w:fldCharType="separate"/>
      </w:r>
      <w:r w:rsidR="0064541C">
        <w:rPr>
          <w:noProof/>
        </w:rPr>
        <w:t>935</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64541C">
        <w:t>The Psali Adam for Pentecost</w:t>
      </w:r>
      <w:r>
        <w:fldChar w:fldCharType="end"/>
      </w:r>
      <w:r>
        <w:tab/>
      </w:r>
      <w:r>
        <w:fldChar w:fldCharType="begin"/>
      </w:r>
      <w:r>
        <w:instrText xml:space="preserve"> PAGEREF _Ref434476566 \h </w:instrText>
      </w:r>
      <w:r>
        <w:fldChar w:fldCharType="separate"/>
      </w:r>
      <w:r w:rsidR="0064541C">
        <w:rPr>
          <w:noProof/>
        </w:rPr>
        <w:t>942</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64541C">
        <w:t>The Psali Adam for the Virgin</w:t>
      </w:r>
      <w:r>
        <w:fldChar w:fldCharType="end"/>
      </w:r>
      <w:r>
        <w:tab/>
      </w:r>
      <w:r>
        <w:fldChar w:fldCharType="begin"/>
      </w:r>
      <w:r>
        <w:instrText xml:space="preserve"> PAGEREF _Ref435642763 \h </w:instrText>
      </w:r>
      <w:r>
        <w:fldChar w:fldCharType="separate"/>
      </w:r>
      <w:r w:rsidR="0064541C">
        <w:rPr>
          <w:noProof/>
        </w:rPr>
        <w:t>853</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64541C">
        <w:t>The Psali Batos for the Virgin</w:t>
      </w:r>
      <w:r>
        <w:fldChar w:fldCharType="end"/>
      </w:r>
      <w:r>
        <w:tab/>
      </w:r>
      <w:r>
        <w:fldChar w:fldCharType="begin"/>
      </w:r>
      <w:r>
        <w:instrText xml:space="preserve"> PAGEREF _Ref435734818 \h </w:instrText>
      </w:r>
      <w:r>
        <w:fldChar w:fldCharType="separate"/>
      </w:r>
      <w:r w:rsidR="0064541C">
        <w:rPr>
          <w:noProof/>
        </w:rPr>
        <w:t>857</w:t>
      </w:r>
      <w:r>
        <w:fldChar w:fldCharType="end"/>
      </w:r>
    </w:p>
    <w:p w14:paraId="3F93C9B6" w14:textId="77777777" w:rsidR="00B411C9" w:rsidRDefault="00B411C9" w:rsidP="00B411C9">
      <w:pPr>
        <w:pStyle w:val="Heading2"/>
      </w:pPr>
      <w:bookmarkStart w:id="1784" w:name="_Toc436645236"/>
      <w:r>
        <w:lastRenderedPageBreak/>
        <w:t>Index of Doxologies</w:t>
      </w:r>
      <w:bookmarkEnd w:id="1784"/>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64541C">
        <w:t>The Introduction to the Doxologies</w:t>
      </w:r>
      <w:r>
        <w:fldChar w:fldCharType="end"/>
      </w:r>
      <w:r>
        <w:tab/>
      </w:r>
      <w:r>
        <w:fldChar w:fldCharType="begin"/>
      </w:r>
      <w:r>
        <w:instrText xml:space="preserve"> PAGEREF _Ref434477171 \h </w:instrText>
      </w:r>
      <w:r>
        <w:fldChar w:fldCharType="separate"/>
      </w:r>
      <w:r w:rsidR="0064541C">
        <w:rPr>
          <w:noProof/>
        </w:rPr>
        <w:t>25</w:t>
      </w:r>
      <w:r>
        <w:fldChar w:fldCharType="end"/>
      </w:r>
    </w:p>
    <w:p w14:paraId="6914D076" w14:textId="77777777" w:rsidR="00E21EA3" w:rsidRDefault="00E21EA3" w:rsidP="00E21EA3">
      <w:pPr>
        <w:pStyle w:val="Heading3"/>
      </w:pPr>
      <w:bookmarkStart w:id="1785" w:name="_Ref435642966"/>
      <w:r>
        <w:t>Seasonal Doxologies</w:t>
      </w:r>
      <w:bookmarkEnd w:id="1785"/>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64541C">
        <w:t>The Doxology for Ecclesiastical New Year</w:t>
      </w:r>
      <w:r>
        <w:fldChar w:fldCharType="end"/>
      </w:r>
      <w:r>
        <w:tab/>
      </w:r>
      <w:r>
        <w:fldChar w:fldCharType="begin"/>
      </w:r>
      <w:r>
        <w:instrText xml:space="preserve"> PAGEREF _Ref434477358 \h </w:instrText>
      </w:r>
      <w:r>
        <w:fldChar w:fldCharType="separate"/>
      </w:r>
      <w:r w:rsidR="0064541C">
        <w:rPr>
          <w:noProof/>
        </w:rPr>
        <w:t>560</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64541C">
        <w:t>The Doxology for the Feast of the Cross</w:t>
      </w:r>
      <w:r>
        <w:fldChar w:fldCharType="end"/>
      </w:r>
      <w:r>
        <w:tab/>
      </w:r>
      <w:r>
        <w:fldChar w:fldCharType="begin"/>
      </w:r>
      <w:r>
        <w:instrText xml:space="preserve"> PAGEREF _Ref434477443 \h </w:instrText>
      </w:r>
      <w:r>
        <w:fldChar w:fldCharType="separate"/>
      </w:r>
      <w:r w:rsidR="0064541C">
        <w:rPr>
          <w:noProof/>
        </w:rPr>
        <w:t>575</w:t>
      </w:r>
      <w:r>
        <w:fldChar w:fldCharType="end"/>
      </w:r>
    </w:p>
    <w:p w14:paraId="31EECBB4" w14:textId="77777777" w:rsidR="0064541C" w:rsidRDefault="00CC1CA8" w:rsidP="009E261C">
      <w:pPr>
        <w:pStyle w:val="Rubric"/>
      </w:pPr>
      <w:r>
        <w:fldChar w:fldCharType="begin"/>
      </w:r>
      <w:r>
        <w:instrText xml:space="preserve"> REF _Ref434478837 \h </w:instrText>
      </w:r>
      <w:r>
        <w:fldChar w:fldCharType="separate"/>
      </w:r>
      <w:r w:rsidR="0064541C">
        <w:t xml:space="preserve"> four Sundays before the Feast.</w:t>
      </w:r>
    </w:p>
    <w:p w14:paraId="6D5E5642" w14:textId="77777777" w:rsidR="00CC1CA8" w:rsidRDefault="0064541C"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64541C">
        <w:t xml:space="preserve">The Second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64541C">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64541C">
        <w:t xml:space="preserve">The Third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64541C">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64541C">
        <w:t xml:space="preserve">The Fourth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64541C">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64541C">
        <w:t xml:space="preserve">The Fifth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64541C">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64541C">
        <w:t xml:space="preserve">The Sixth Doxology of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64541C">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64541C">
        <w:t>The Doxology for the Preparation Day of Nativity</w:t>
      </w:r>
      <w:r>
        <w:fldChar w:fldCharType="end"/>
      </w:r>
      <w:r>
        <w:tab/>
      </w:r>
      <w:r>
        <w:fldChar w:fldCharType="begin"/>
      </w:r>
      <w:r>
        <w:instrText xml:space="preserve"> PAGEREF _Ref434477504 \h </w:instrText>
      </w:r>
      <w:r>
        <w:fldChar w:fldCharType="separate"/>
      </w:r>
      <w:r w:rsidR="0064541C">
        <w:rPr>
          <w:noProof/>
        </w:rPr>
        <w:t>646</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64541C">
        <w:t>The First Doxology for Nativity</w:t>
      </w:r>
      <w:r>
        <w:fldChar w:fldCharType="end"/>
      </w:r>
      <w:r>
        <w:tab/>
      </w:r>
      <w:r>
        <w:fldChar w:fldCharType="begin"/>
      </w:r>
      <w:r>
        <w:instrText xml:space="preserve"> PAGEREF _Ref434477532 \h </w:instrText>
      </w:r>
      <w:r>
        <w:fldChar w:fldCharType="separate"/>
      </w:r>
      <w:r w:rsidR="0064541C">
        <w:rPr>
          <w:noProof/>
        </w:rPr>
        <w:t>647</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64541C">
        <w:t>The Second Doxology for Nativity</w:t>
      </w:r>
      <w:r>
        <w:fldChar w:fldCharType="end"/>
      </w:r>
      <w:r>
        <w:tab/>
      </w:r>
      <w:r>
        <w:fldChar w:fldCharType="begin"/>
      </w:r>
      <w:r>
        <w:instrText xml:space="preserve"> PAGEREF _Ref434477542 \h </w:instrText>
      </w:r>
      <w:r>
        <w:fldChar w:fldCharType="separate"/>
      </w:r>
      <w:r w:rsidR="0064541C">
        <w:rPr>
          <w:noProof/>
        </w:rPr>
        <w:t>649</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64541C">
        <w:t>The Third Doxology for Nativity</w:t>
      </w:r>
      <w:r>
        <w:fldChar w:fldCharType="end"/>
      </w:r>
      <w:r>
        <w:tab/>
      </w:r>
      <w:r>
        <w:fldChar w:fldCharType="begin"/>
      </w:r>
      <w:r>
        <w:instrText xml:space="preserve"> PAGEREF _Ref434477554 \h </w:instrText>
      </w:r>
      <w:r>
        <w:fldChar w:fldCharType="separate"/>
      </w:r>
      <w:r w:rsidR="0064541C">
        <w:rPr>
          <w:noProof/>
        </w:rPr>
        <w:t>650</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64541C">
        <w:t>The Doxology for the Circumcision</w:t>
      </w:r>
      <w:r>
        <w:fldChar w:fldCharType="end"/>
      </w:r>
      <w:r>
        <w:tab/>
      </w:r>
      <w:r>
        <w:fldChar w:fldCharType="begin"/>
      </w:r>
      <w:r>
        <w:instrText xml:space="preserve"> PAGEREF _Ref434477590 \h </w:instrText>
      </w:r>
      <w:r>
        <w:fldChar w:fldCharType="separate"/>
      </w:r>
      <w:r w:rsidR="0064541C">
        <w:rPr>
          <w:noProof/>
        </w:rPr>
        <w:t>689</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64541C">
        <w:t>An Abridged Doxology for Theophany</w:t>
      </w:r>
      <w:r>
        <w:fldChar w:fldCharType="end"/>
      </w:r>
      <w:r>
        <w:tab/>
      </w:r>
      <w:r>
        <w:fldChar w:fldCharType="begin"/>
      </w:r>
      <w:r>
        <w:instrText xml:space="preserve"> PAGEREF _Ref434477630 \h </w:instrText>
      </w:r>
      <w:r>
        <w:fldChar w:fldCharType="separate"/>
      </w:r>
      <w:r w:rsidR="0064541C">
        <w:rPr>
          <w:noProof/>
        </w:rPr>
        <w:t>698</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64541C">
        <w:t>The First Doxology for Theophany</w:t>
      </w:r>
      <w:r>
        <w:fldChar w:fldCharType="end"/>
      </w:r>
      <w:r>
        <w:tab/>
      </w:r>
      <w:r>
        <w:fldChar w:fldCharType="begin"/>
      </w:r>
      <w:r>
        <w:instrText xml:space="preserve"> PAGEREF _Ref434477641 \h </w:instrText>
      </w:r>
      <w:r>
        <w:fldChar w:fldCharType="separate"/>
      </w:r>
      <w:r w:rsidR="0064541C">
        <w:rPr>
          <w:noProof/>
        </w:rPr>
        <w:t>700</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64541C">
        <w:t>The Second Doxology for Theophany</w:t>
      </w:r>
      <w:r>
        <w:fldChar w:fldCharType="end"/>
      </w:r>
      <w:r>
        <w:tab/>
      </w:r>
      <w:r>
        <w:fldChar w:fldCharType="begin"/>
      </w:r>
      <w:r>
        <w:instrText xml:space="preserve"> PAGEREF _Ref434477660 \h </w:instrText>
      </w:r>
      <w:r>
        <w:fldChar w:fldCharType="separate"/>
      </w:r>
      <w:r w:rsidR="0064541C">
        <w:rPr>
          <w:noProof/>
        </w:rPr>
        <w:t>702</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64541C">
        <w:t>The Doxology for the Wedding of Cana</w:t>
      </w:r>
      <w:r>
        <w:fldChar w:fldCharType="end"/>
      </w:r>
      <w:r>
        <w:tab/>
      </w:r>
      <w:r>
        <w:fldChar w:fldCharType="begin"/>
      </w:r>
      <w:r>
        <w:instrText xml:space="preserve"> PAGEREF _Ref434477774 \h </w:instrText>
      </w:r>
      <w:r>
        <w:fldChar w:fldCharType="separate"/>
      </w:r>
      <w:r w:rsidR="0064541C">
        <w:rPr>
          <w:noProof/>
        </w:rPr>
        <w:t>734</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64541C">
        <w:t>The Doxology for the Entrance into the Temple</w:t>
      </w:r>
      <w:r>
        <w:fldChar w:fldCharType="end"/>
      </w:r>
      <w:r>
        <w:tab/>
      </w:r>
      <w:r>
        <w:fldChar w:fldCharType="begin"/>
      </w:r>
      <w:r>
        <w:instrText xml:space="preserve"> PAGEREF _Ref434477815 \h </w:instrText>
      </w:r>
      <w:r>
        <w:fldChar w:fldCharType="separate"/>
      </w:r>
      <w:r w:rsidR="0064541C">
        <w:rPr>
          <w:noProof/>
        </w:rPr>
        <w:t>752</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64541C">
        <w:t>The Doxology for the Annunciation</w:t>
      </w:r>
      <w:r>
        <w:fldChar w:fldCharType="end"/>
      </w:r>
      <w:r>
        <w:tab/>
      </w:r>
      <w:r>
        <w:fldChar w:fldCharType="begin"/>
      </w:r>
      <w:r>
        <w:instrText xml:space="preserve"> PAGEREF _Ref434477856 \h </w:instrText>
      </w:r>
      <w:r>
        <w:fldChar w:fldCharType="separate"/>
      </w:r>
      <w:r w:rsidR="0064541C">
        <w:rPr>
          <w:noProof/>
        </w:rPr>
        <w:t>763</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64541C">
        <w:t>The Doxology for the Entrance into Egypt</w:t>
      </w:r>
      <w:r>
        <w:fldChar w:fldCharType="end"/>
      </w:r>
      <w:r>
        <w:tab/>
      </w:r>
      <w:r>
        <w:fldChar w:fldCharType="begin"/>
      </w:r>
      <w:r>
        <w:instrText xml:space="preserve"> PAGEREF _Ref434477906 \h </w:instrText>
      </w:r>
      <w:r>
        <w:fldChar w:fldCharType="separate"/>
      </w:r>
      <w:r w:rsidR="0064541C">
        <w:rPr>
          <w:noProof/>
        </w:rPr>
        <w:t>787</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64541C">
        <w:t>The Doxology of the Transfiguration</w:t>
      </w:r>
      <w:r>
        <w:fldChar w:fldCharType="end"/>
      </w:r>
      <w:r>
        <w:tab/>
      </w:r>
      <w:r>
        <w:fldChar w:fldCharType="begin"/>
      </w:r>
      <w:r>
        <w:instrText xml:space="preserve"> PAGEREF _Ref434478012 \h </w:instrText>
      </w:r>
      <w:r>
        <w:fldChar w:fldCharType="separate"/>
      </w:r>
      <w:r w:rsidR="0064541C">
        <w:rPr>
          <w:noProof/>
        </w:rPr>
        <w:t>844</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64541C">
        <w:t>The Doxology of Jonah’s Fast</w:t>
      </w:r>
      <w:r>
        <w:fldChar w:fldCharType="end"/>
      </w:r>
      <w:r>
        <w:tab/>
      </w:r>
      <w:r>
        <w:fldChar w:fldCharType="begin"/>
      </w:r>
      <w:r>
        <w:instrText xml:space="preserve"> PAGEREF _Ref434478053 \h </w:instrText>
      </w:r>
      <w:r>
        <w:fldChar w:fldCharType="separate"/>
      </w:r>
      <w:r w:rsidR="0064541C">
        <w:rPr>
          <w:noProof/>
        </w:rPr>
        <w:t>869</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64541C">
        <w:t>The Doxology for Saturday and Sunday in Great Lent</w:t>
      </w:r>
      <w:r>
        <w:fldChar w:fldCharType="end"/>
      </w:r>
      <w:r>
        <w:tab/>
      </w:r>
      <w:r>
        <w:fldChar w:fldCharType="begin"/>
      </w:r>
      <w:r>
        <w:instrText xml:space="preserve"> PAGEREF _Ref434478080 \h </w:instrText>
      </w:r>
      <w:r>
        <w:fldChar w:fldCharType="separate"/>
      </w:r>
      <w:r w:rsidR="0064541C">
        <w:rPr>
          <w:noProof/>
        </w:rPr>
        <w:t>870</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64541C">
        <w:t>The Doxology for Weekdays in Great Lent</w:t>
      </w:r>
      <w:r>
        <w:fldChar w:fldCharType="end"/>
      </w:r>
      <w:r>
        <w:tab/>
      </w:r>
      <w:r>
        <w:fldChar w:fldCharType="begin"/>
      </w:r>
      <w:r>
        <w:instrText xml:space="preserve"> PAGEREF _Ref434478104 \h </w:instrText>
      </w:r>
      <w:r>
        <w:fldChar w:fldCharType="separate"/>
      </w:r>
      <w:r w:rsidR="0064541C">
        <w:rPr>
          <w:noProof/>
        </w:rPr>
        <w:t>873</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64541C">
        <w:t>A Second Doxology for Weekdays in Great Lent</w:t>
      </w:r>
      <w:r>
        <w:fldChar w:fldCharType="end"/>
      </w:r>
      <w:r>
        <w:tab/>
      </w:r>
      <w:r>
        <w:fldChar w:fldCharType="begin"/>
      </w:r>
      <w:r>
        <w:instrText xml:space="preserve"> PAGEREF _Ref434478128 \h </w:instrText>
      </w:r>
      <w:r>
        <w:fldChar w:fldCharType="separate"/>
      </w:r>
      <w:r w:rsidR="0064541C">
        <w:rPr>
          <w:noProof/>
        </w:rPr>
        <w:t>874</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64541C">
        <w:t>A Third Doxology for Weekdays in Great Lent</w:t>
      </w:r>
      <w:r>
        <w:fldChar w:fldCharType="end"/>
      </w:r>
      <w:r>
        <w:tab/>
      </w:r>
      <w:r>
        <w:fldChar w:fldCharType="begin"/>
      </w:r>
      <w:r>
        <w:instrText xml:space="preserve"> PAGEREF _Ref434478147 \h </w:instrText>
      </w:r>
      <w:r>
        <w:fldChar w:fldCharType="separate"/>
      </w:r>
      <w:r w:rsidR="0064541C">
        <w:rPr>
          <w:noProof/>
        </w:rPr>
        <w:t>877</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64541C">
        <w:t>The Fourth Doxology for Great Lent</w:t>
      </w:r>
      <w:r>
        <w:fldChar w:fldCharType="end"/>
      </w:r>
      <w:r>
        <w:tab/>
      </w:r>
      <w:r>
        <w:fldChar w:fldCharType="begin"/>
      </w:r>
      <w:r>
        <w:instrText xml:space="preserve"> PAGEREF _Ref434478172 \h </w:instrText>
      </w:r>
      <w:r>
        <w:fldChar w:fldCharType="separate"/>
      </w:r>
      <w:r w:rsidR="0064541C">
        <w:rPr>
          <w:noProof/>
        </w:rPr>
        <w:t>878</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64541C">
        <w:t>The First Doxology for Palm Sunday</w:t>
      </w:r>
      <w:r>
        <w:fldChar w:fldCharType="end"/>
      </w:r>
      <w:r>
        <w:tab/>
      </w:r>
      <w:r>
        <w:fldChar w:fldCharType="begin"/>
      </w:r>
      <w:r>
        <w:instrText xml:space="preserve"> PAGEREF _Ref434478217 \h </w:instrText>
      </w:r>
      <w:r>
        <w:fldChar w:fldCharType="separate"/>
      </w:r>
      <w:r w:rsidR="0064541C">
        <w:rPr>
          <w:noProof/>
        </w:rPr>
        <w:t>897</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64541C">
        <w:t>The Second Doxology for Palm Sunday</w:t>
      </w:r>
      <w:r>
        <w:fldChar w:fldCharType="end"/>
      </w:r>
      <w:r>
        <w:tab/>
      </w:r>
      <w:r>
        <w:fldChar w:fldCharType="begin"/>
      </w:r>
      <w:r>
        <w:instrText xml:space="preserve"> PAGEREF _Ref434478234 \h </w:instrText>
      </w:r>
      <w:r>
        <w:fldChar w:fldCharType="separate"/>
      </w:r>
      <w:r w:rsidR="0064541C">
        <w:rPr>
          <w:noProof/>
        </w:rPr>
        <w:t>899</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64541C">
        <w:t>The Third Doxology for Palm Sunday</w:t>
      </w:r>
      <w:r>
        <w:fldChar w:fldCharType="end"/>
      </w:r>
      <w:r>
        <w:tab/>
      </w:r>
      <w:r>
        <w:fldChar w:fldCharType="begin"/>
      </w:r>
      <w:r>
        <w:instrText xml:space="preserve"> PAGEREF _Ref434478255 \h </w:instrText>
      </w:r>
      <w:r>
        <w:fldChar w:fldCharType="separate"/>
      </w:r>
      <w:r w:rsidR="0064541C">
        <w:rPr>
          <w:noProof/>
        </w:rPr>
        <w:t>900</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64541C">
        <w:t>The Doxology for the Resurrection</w:t>
      </w:r>
      <w:r>
        <w:fldChar w:fldCharType="end"/>
      </w:r>
      <w:r>
        <w:tab/>
      </w:r>
      <w:r>
        <w:fldChar w:fldCharType="begin"/>
      </w:r>
      <w:r>
        <w:instrText xml:space="preserve"> PAGEREF _Ref434478294 \h </w:instrText>
      </w:r>
      <w:r>
        <w:fldChar w:fldCharType="separate"/>
      </w:r>
      <w:r w:rsidR="0064541C">
        <w:rPr>
          <w:noProof/>
        </w:rPr>
        <w:t>915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64541C">
        <w:t>Another Doxology for the Resurrection</w:t>
      </w:r>
      <w:r>
        <w:fldChar w:fldCharType="end"/>
      </w:r>
      <w:r>
        <w:tab/>
      </w:r>
      <w:r>
        <w:fldChar w:fldCharType="begin"/>
      </w:r>
      <w:r>
        <w:instrText xml:space="preserve"> PAGEREF _Ref434478317 \h </w:instrText>
      </w:r>
      <w:r>
        <w:fldChar w:fldCharType="separate"/>
      </w:r>
      <w:r w:rsidR="0064541C">
        <w:rPr>
          <w:noProof/>
        </w:rPr>
        <w:t>916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64541C">
        <w:t>A Doxology for Archangel Michael for the Resurrection</w:t>
      </w:r>
      <w:r>
        <w:fldChar w:fldCharType="end"/>
      </w:r>
      <w:r>
        <w:tab/>
      </w:r>
      <w:r>
        <w:fldChar w:fldCharType="begin"/>
      </w:r>
      <w:r>
        <w:instrText xml:space="preserve"> PAGEREF _Ref434478347 \h </w:instrText>
      </w:r>
      <w:r>
        <w:fldChar w:fldCharType="separate"/>
      </w:r>
      <w:r w:rsidR="0064541C">
        <w:rPr>
          <w:noProof/>
        </w:rPr>
        <w:t>917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64541C">
        <w:t>The Doxology for Thomas Sunday</w:t>
      </w:r>
      <w:r>
        <w:fldChar w:fldCharType="end"/>
      </w:r>
      <w:r>
        <w:tab/>
      </w:r>
      <w:r>
        <w:fldChar w:fldCharType="begin"/>
      </w:r>
      <w:r>
        <w:instrText xml:space="preserve"> PAGEREF _Ref434478375 \h </w:instrText>
      </w:r>
      <w:r>
        <w:fldChar w:fldCharType="separate"/>
      </w:r>
      <w:r w:rsidR="0064541C">
        <w:rPr>
          <w:noProof/>
        </w:rPr>
        <w:t>927</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64541C">
        <w:t>The Doxology for the Ascension</w:t>
      </w:r>
      <w:r>
        <w:fldChar w:fldCharType="end"/>
      </w:r>
      <w:r>
        <w:tab/>
      </w:r>
      <w:r>
        <w:fldChar w:fldCharType="begin"/>
      </w:r>
      <w:r>
        <w:instrText xml:space="preserve"> PAGEREF _Ref434478556 \h </w:instrText>
      </w:r>
      <w:r>
        <w:fldChar w:fldCharType="separate"/>
      </w:r>
      <w:r w:rsidR="0064541C">
        <w:rPr>
          <w:noProof/>
        </w:rPr>
        <w:t>928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64541C">
        <w:t>The Doxology for Pentecost</w:t>
      </w:r>
      <w:r>
        <w:fldChar w:fldCharType="end"/>
      </w:r>
      <w:r>
        <w:tab/>
      </w:r>
      <w:r>
        <w:fldChar w:fldCharType="begin"/>
      </w:r>
      <w:r>
        <w:instrText xml:space="preserve"> PAGEREF _Ref434478581 \h </w:instrText>
      </w:r>
      <w:r>
        <w:fldChar w:fldCharType="separate"/>
      </w:r>
      <w:r w:rsidR="0064541C">
        <w:rPr>
          <w:noProof/>
        </w:rPr>
        <w:t>939</w:t>
      </w:r>
      <w:r>
        <w:fldChar w:fldCharType="end"/>
      </w:r>
    </w:p>
    <w:p w14:paraId="4285BFE1" w14:textId="77777777" w:rsidR="00E21EA3" w:rsidRDefault="00E21EA3" w:rsidP="00E21EA3">
      <w:pPr>
        <w:pStyle w:val="Heading3"/>
      </w:pPr>
      <w:bookmarkStart w:id="1786" w:name="_Ref435643009"/>
      <w:r>
        <w:t>Saints’ Doxologies</w:t>
      </w:r>
      <w:bookmarkEnd w:id="1786"/>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64541C">
        <w:t>The Evening Doxology of the Virgin</w:t>
      </w:r>
      <w:r>
        <w:fldChar w:fldCharType="end"/>
      </w:r>
      <w:r>
        <w:tab/>
      </w:r>
      <w:r>
        <w:fldChar w:fldCharType="begin"/>
      </w:r>
      <w:r>
        <w:instrText xml:space="preserve"> PAGEREF _Ref434487836 \h </w:instrText>
      </w:r>
      <w:r>
        <w:fldChar w:fldCharType="separate"/>
      </w:r>
      <w:r w:rsidR="0064541C">
        <w:rPr>
          <w:noProof/>
        </w:rPr>
        <w:t>26</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64541C" w:rsidRPr="0064541C">
        <w:t>The Doxology of the Virgin for Midnight Praise</w:t>
      </w:r>
      <w:r>
        <w:fldChar w:fldCharType="end"/>
      </w:r>
      <w:r>
        <w:tab/>
      </w:r>
      <w:r>
        <w:fldChar w:fldCharType="begin"/>
      </w:r>
      <w:r>
        <w:instrText xml:space="preserve"> PAGEREF _Ref434487891 \h </w:instrText>
      </w:r>
      <w:r>
        <w:fldChar w:fldCharType="separate"/>
      </w:r>
      <w:r w:rsidR="0064541C">
        <w:rPr>
          <w:noProof/>
        </w:rPr>
        <w:t>117</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64541C">
        <w:t>The Morning Doxology of the Virgin</w:t>
      </w:r>
      <w:r>
        <w:fldChar w:fldCharType="end"/>
      </w:r>
      <w:r>
        <w:tab/>
      </w:r>
      <w:r>
        <w:fldChar w:fldCharType="begin"/>
      </w:r>
      <w:r>
        <w:instrText xml:space="preserve"> PAGEREF _Ref434487846 \h </w:instrText>
      </w:r>
      <w:r>
        <w:fldChar w:fldCharType="separate"/>
      </w:r>
      <w:r w:rsidR="0064541C">
        <w:rPr>
          <w:noProof/>
        </w:rPr>
        <w:t>27</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64541C">
        <w:t>The Doxology for Archangel Michael</w:t>
      </w:r>
      <w:r>
        <w:fldChar w:fldCharType="end"/>
      </w:r>
      <w:r>
        <w:tab/>
      </w:r>
      <w:r>
        <w:fldChar w:fldCharType="begin"/>
      </w:r>
      <w:r>
        <w:instrText xml:space="preserve"> PAGEREF _Ref434487967 \h </w:instrText>
      </w:r>
      <w:r>
        <w:fldChar w:fldCharType="separate"/>
      </w:r>
      <w:r w:rsidR="0064541C">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64541C">
        <w:t xml:space="preserve">The Doxology of Archangel Gabriel for December or </w:t>
      </w:r>
      <w:r w:rsidR="0064541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64541C">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64541C">
        <w:t>The Doxology for Archangel Gabriel, the Evangelist of Daniel</w:t>
      </w:r>
      <w:r>
        <w:fldChar w:fldCharType="end"/>
      </w:r>
      <w:r>
        <w:tab/>
      </w:r>
      <w:r>
        <w:fldChar w:fldCharType="begin"/>
      </w:r>
      <w:r>
        <w:instrText xml:space="preserve"> PAGEREF _Ref434488149 \h </w:instrText>
      </w:r>
      <w:r>
        <w:fldChar w:fldCharType="separate"/>
      </w:r>
      <w:r w:rsidR="0064541C">
        <w:rPr>
          <w:noProof/>
        </w:rPr>
        <w:t>811</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64541C">
        <w:t>The Doxology for Michael and Gabriel</w:t>
      </w:r>
      <w:r>
        <w:fldChar w:fldCharType="end"/>
      </w:r>
      <w:r>
        <w:tab/>
      </w:r>
      <w:r>
        <w:fldChar w:fldCharType="begin"/>
      </w:r>
      <w:r>
        <w:instrText xml:space="preserve"> PAGEREF _Ref434487984 \h </w:instrText>
      </w:r>
      <w:r>
        <w:fldChar w:fldCharType="separate"/>
      </w:r>
      <w:r w:rsidR="0064541C">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64541C">
        <w:t>The Doxology for Archangel Raphael</w:t>
      </w:r>
      <w:r>
        <w:fldChar w:fldCharType="end"/>
      </w:r>
      <w:r>
        <w:tab/>
      </w:r>
      <w:r>
        <w:fldChar w:fldCharType="begin"/>
      </w:r>
      <w:r>
        <w:instrText xml:space="preserve"> PAGEREF _Ref434488208 \h </w:instrText>
      </w:r>
      <w:r>
        <w:fldChar w:fldCharType="separate"/>
      </w:r>
      <w:r w:rsidR="0064541C">
        <w:rPr>
          <w:noProof/>
        </w:rPr>
        <w:t>865</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64541C">
        <w:t>The Doxology for Archangel Suriel</w:t>
      </w:r>
      <w:r>
        <w:fldChar w:fldCharType="end"/>
      </w:r>
      <w:r>
        <w:tab/>
      </w:r>
      <w:r>
        <w:fldChar w:fldCharType="begin"/>
      </w:r>
      <w:r>
        <w:instrText xml:space="preserve"> PAGEREF _Ref434488250 \h </w:instrText>
      </w:r>
      <w:r>
        <w:fldChar w:fldCharType="separate"/>
      </w:r>
      <w:r w:rsidR="0064541C">
        <w:rPr>
          <w:noProof/>
        </w:rPr>
        <w:t>748</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64541C">
        <w:t>The Doxology for the Four Incorporeal Beasts</w:t>
      </w:r>
      <w:r>
        <w:fldChar w:fldCharType="end"/>
      </w:r>
      <w:r>
        <w:tab/>
      </w:r>
      <w:r>
        <w:fldChar w:fldCharType="begin"/>
      </w:r>
      <w:r>
        <w:instrText xml:space="preserve"> PAGEREF _Ref434488301 \h </w:instrText>
      </w:r>
      <w:r>
        <w:fldChar w:fldCharType="separate"/>
      </w:r>
      <w:r w:rsidR="0064541C">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64541C">
        <w:t>The Doxology for the Twenty Four Presbyters</w:t>
      </w:r>
      <w:r>
        <w:fldChar w:fldCharType="end"/>
      </w:r>
      <w:r>
        <w:tab/>
      </w:r>
      <w:r>
        <w:fldChar w:fldCharType="begin"/>
      </w:r>
      <w:r>
        <w:instrText xml:space="preserve"> PAGEREF _Ref434488339 \h </w:instrText>
      </w:r>
      <w:r>
        <w:fldChar w:fldCharType="separate"/>
      </w:r>
      <w:r w:rsidR="0064541C">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64541C">
        <w:t>The Doxology of the Heavenly</w:t>
      </w:r>
      <w:r>
        <w:fldChar w:fldCharType="end"/>
      </w:r>
      <w:r>
        <w:tab/>
      </w:r>
      <w:r>
        <w:fldChar w:fldCharType="begin"/>
      </w:r>
      <w:r>
        <w:instrText xml:space="preserve"> PAGEREF _Ref434488390 \h </w:instrText>
      </w:r>
      <w:r>
        <w:fldChar w:fldCharType="separate"/>
      </w:r>
      <w:r w:rsidR="0064541C">
        <w:rPr>
          <w:noProof/>
        </w:rPr>
        <w:t>537</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64541C">
        <w:t>The Doxology of St. John the Baptist</w:t>
      </w:r>
      <w:r>
        <w:fldChar w:fldCharType="end"/>
      </w:r>
      <w:r>
        <w:tab/>
      </w:r>
      <w:r>
        <w:fldChar w:fldCharType="begin"/>
      </w:r>
      <w:r>
        <w:instrText xml:space="preserve"> PAGEREF _Ref434488524 \h </w:instrText>
      </w:r>
      <w:r>
        <w:fldChar w:fldCharType="separate"/>
      </w:r>
      <w:r w:rsidR="0064541C">
        <w:rPr>
          <w:noProof/>
        </w:rPr>
        <w:t>538</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64541C">
        <w:t>Another Doxology of St. John the Baptist</w:t>
      </w:r>
      <w:r>
        <w:fldChar w:fldCharType="end"/>
      </w:r>
      <w:r>
        <w:tab/>
      </w:r>
      <w:r>
        <w:fldChar w:fldCharType="begin"/>
      </w:r>
      <w:r>
        <w:instrText xml:space="preserve"> PAGEREF _Ref434488546 \h </w:instrText>
      </w:r>
      <w:r>
        <w:fldChar w:fldCharType="separate"/>
      </w:r>
      <w:r w:rsidR="0064541C">
        <w:rPr>
          <w:noProof/>
        </w:rPr>
        <w:t>539</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64541C">
        <w:t>The Doxology for the One Hundred and Forty Four Thousand</w:t>
      </w:r>
      <w:r>
        <w:fldChar w:fldCharType="end"/>
      </w:r>
      <w:r>
        <w:tab/>
      </w:r>
      <w:r>
        <w:fldChar w:fldCharType="begin"/>
      </w:r>
      <w:r>
        <w:instrText xml:space="preserve"> PAGEREF _Ref434488616 \h </w:instrText>
      </w:r>
      <w:r>
        <w:fldChar w:fldCharType="separate"/>
      </w:r>
      <w:r w:rsidR="0064541C">
        <w:rPr>
          <w:noProof/>
        </w:rPr>
        <w:t>685</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64541C">
        <w:t>A Doxology for the Apostles</w:t>
      </w:r>
      <w:r>
        <w:fldChar w:fldCharType="end"/>
      </w:r>
      <w:r>
        <w:tab/>
      </w:r>
      <w:r>
        <w:fldChar w:fldCharType="begin"/>
      </w:r>
      <w:r>
        <w:instrText xml:space="preserve"> PAGEREF _Ref434488644 \h </w:instrText>
      </w:r>
      <w:r>
        <w:fldChar w:fldCharType="separate"/>
      </w:r>
      <w:r w:rsidR="0064541C">
        <w:rPr>
          <w:noProof/>
        </w:rPr>
        <w:t>540</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64541C">
        <w:t>Another Doxology for the Apostles</w:t>
      </w:r>
      <w:r>
        <w:fldChar w:fldCharType="end"/>
      </w:r>
      <w:r>
        <w:tab/>
      </w:r>
      <w:r>
        <w:fldChar w:fldCharType="begin"/>
      </w:r>
      <w:r>
        <w:instrText xml:space="preserve"> PAGEREF _Ref434488657 \h </w:instrText>
      </w:r>
      <w:r>
        <w:fldChar w:fldCharType="separate"/>
      </w:r>
      <w:r w:rsidR="0064541C">
        <w:rPr>
          <w:noProof/>
        </w:rPr>
        <w:t>541</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64541C">
        <w:t>The Doxology of Sts. Peter and Paul</w:t>
      </w:r>
      <w:r>
        <w:fldChar w:fldCharType="end"/>
      </w:r>
      <w:r>
        <w:tab/>
      </w:r>
      <w:r>
        <w:fldChar w:fldCharType="begin"/>
      </w:r>
      <w:r>
        <w:instrText xml:space="preserve"> PAGEREF _Ref434477973 \h </w:instrText>
      </w:r>
      <w:r>
        <w:fldChar w:fldCharType="separate"/>
      </w:r>
      <w:r w:rsidR="0064541C">
        <w:rPr>
          <w:noProof/>
        </w:rPr>
        <w:t>818</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64541C">
        <w:t>The Doxology of St. Paul</w:t>
      </w:r>
      <w:r>
        <w:fldChar w:fldCharType="end"/>
      </w:r>
      <w:r>
        <w:tab/>
      </w:r>
      <w:r>
        <w:fldChar w:fldCharType="begin"/>
      </w:r>
      <w:r>
        <w:instrText xml:space="preserve"> PAGEREF _Ref434488724 \h </w:instrText>
      </w:r>
      <w:r>
        <w:fldChar w:fldCharType="separate"/>
      </w:r>
      <w:r w:rsidR="0064541C">
        <w:rPr>
          <w:noProof/>
        </w:rPr>
        <w:t>819</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64541C">
        <w:t>The Doxology for St. John the Evangelist</w:t>
      </w:r>
      <w:r>
        <w:fldChar w:fldCharType="end"/>
      </w:r>
      <w:r>
        <w:tab/>
      </w:r>
      <w:r>
        <w:fldChar w:fldCharType="begin"/>
      </w:r>
      <w:r>
        <w:instrText xml:space="preserve"> PAGEREF _Ref434488768 \h </w:instrText>
      </w:r>
      <w:r>
        <w:fldChar w:fldCharType="separate"/>
      </w:r>
      <w:r w:rsidR="0064541C">
        <w:rPr>
          <w:noProof/>
        </w:rPr>
        <w:t>686</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64541C">
        <w:t>The Doxology of St. Mark</w:t>
      </w:r>
      <w:r>
        <w:fldChar w:fldCharType="end"/>
      </w:r>
      <w:r>
        <w:tab/>
      </w:r>
      <w:r>
        <w:fldChar w:fldCharType="begin"/>
      </w:r>
      <w:r>
        <w:instrText xml:space="preserve"> PAGEREF _Ref434488814 \h </w:instrText>
      </w:r>
      <w:r>
        <w:fldChar w:fldCharType="separate"/>
      </w:r>
      <w:r w:rsidR="0064541C">
        <w:rPr>
          <w:noProof/>
        </w:rPr>
        <w:t>542</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64541C">
        <w:t>Another Doxology of St. Mark</w:t>
      </w:r>
      <w:r>
        <w:fldChar w:fldCharType="end"/>
      </w:r>
      <w:r>
        <w:tab/>
      </w:r>
      <w:r>
        <w:fldChar w:fldCharType="begin"/>
      </w:r>
      <w:r>
        <w:instrText xml:space="preserve"> PAGEREF _Ref434488936 \h </w:instrText>
      </w:r>
      <w:r>
        <w:fldChar w:fldCharType="separate"/>
      </w:r>
      <w:r w:rsidR="0064541C">
        <w:rPr>
          <w:noProof/>
        </w:rPr>
        <w:t>777</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64541C">
        <w:t>The Doxology of Any Apostle</w:t>
      </w:r>
      <w:r>
        <w:fldChar w:fldCharType="end"/>
      </w:r>
      <w:r>
        <w:tab/>
      </w:r>
      <w:r>
        <w:fldChar w:fldCharType="begin"/>
      </w:r>
      <w:r>
        <w:instrText xml:space="preserve"> PAGEREF _Ref434488992 \h </w:instrText>
      </w:r>
      <w:r>
        <w:fldChar w:fldCharType="separate"/>
      </w:r>
      <w:r w:rsidR="0064541C">
        <w:rPr>
          <w:noProof/>
        </w:rPr>
        <w:t>543</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64541C">
        <w:t>The Doxology of St. Stephen</w:t>
      </w:r>
      <w:r>
        <w:fldChar w:fldCharType="end"/>
      </w:r>
      <w:r>
        <w:tab/>
      </w:r>
      <w:r>
        <w:fldChar w:fldCharType="begin"/>
      </w:r>
      <w:r>
        <w:instrText xml:space="preserve"> PAGEREF _Ref434489014 \h </w:instrText>
      </w:r>
      <w:r>
        <w:fldChar w:fldCharType="separate"/>
      </w:r>
      <w:r w:rsidR="0064541C">
        <w:rPr>
          <w:noProof/>
        </w:rPr>
        <w:t>544</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64541C">
        <w:t>The Doxology for St. Joseph the Carpenter</w:t>
      </w:r>
      <w:r>
        <w:fldChar w:fldCharType="end"/>
      </w:r>
      <w:r>
        <w:tab/>
      </w:r>
      <w:r>
        <w:fldChar w:fldCharType="begin"/>
      </w:r>
      <w:r>
        <w:instrText xml:space="preserve"> PAGEREF _Ref434488476 \h </w:instrText>
      </w:r>
      <w:r>
        <w:fldChar w:fldCharType="separate"/>
      </w:r>
      <w:r w:rsidR="0064541C">
        <w:rPr>
          <w:noProof/>
        </w:rPr>
        <w:t>839</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64541C">
        <w:t>The Doxology for St. Mary Magdalene</w:t>
      </w:r>
      <w:r>
        <w:fldChar w:fldCharType="end"/>
      </w:r>
      <w:r>
        <w:tab/>
      </w:r>
      <w:r>
        <w:fldChar w:fldCharType="begin"/>
      </w:r>
      <w:r>
        <w:instrText xml:space="preserve"> PAGEREF _Ref434489077 \h </w:instrText>
      </w:r>
      <w:r>
        <w:fldChar w:fldCharType="separate"/>
      </w:r>
      <w:r w:rsidR="0064541C">
        <w:rPr>
          <w:noProof/>
        </w:rPr>
        <w:t>841</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64541C">
        <w:t>The Doxology for Lazarus Saturday</w:t>
      </w:r>
      <w:r>
        <w:fldChar w:fldCharType="end"/>
      </w:r>
      <w:r>
        <w:tab/>
      </w:r>
      <w:r>
        <w:fldChar w:fldCharType="begin"/>
      </w:r>
      <w:r>
        <w:instrText xml:space="preserve"> PAGEREF _Ref434478195 \h </w:instrText>
      </w:r>
      <w:r>
        <w:fldChar w:fldCharType="separate"/>
      </w:r>
      <w:r w:rsidR="0064541C">
        <w:rPr>
          <w:noProof/>
        </w:rPr>
        <w:t>892</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64541C">
        <w:t>The Doxology of St. George</w:t>
      </w:r>
      <w:r>
        <w:fldChar w:fldCharType="end"/>
      </w:r>
      <w:r>
        <w:tab/>
      </w:r>
      <w:r>
        <w:fldChar w:fldCharType="begin"/>
      </w:r>
      <w:r>
        <w:instrText xml:space="preserve"> PAGEREF _Ref434489170 \h </w:instrText>
      </w:r>
      <w:r>
        <w:fldChar w:fldCharType="separate"/>
      </w:r>
      <w:r w:rsidR="0064541C">
        <w:rPr>
          <w:noProof/>
        </w:rPr>
        <w:t>545</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64541C">
        <w:t>Another Doxology of St. George</w:t>
      </w:r>
      <w:r>
        <w:fldChar w:fldCharType="end"/>
      </w:r>
      <w:r>
        <w:tab/>
      </w:r>
      <w:r>
        <w:fldChar w:fldCharType="begin"/>
      </w:r>
      <w:r>
        <w:instrText xml:space="preserve"> PAGEREF _Ref434489211 \h </w:instrText>
      </w:r>
      <w:r>
        <w:fldChar w:fldCharType="separate"/>
      </w:r>
      <w:r w:rsidR="0064541C">
        <w:rPr>
          <w:noProof/>
        </w:rPr>
        <w:t>775</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64541C">
        <w:t>The Doxology of St. Theodore of Shotep, the General</w:t>
      </w:r>
      <w:r>
        <w:fldChar w:fldCharType="end"/>
      </w:r>
      <w:r>
        <w:tab/>
      </w:r>
      <w:r>
        <w:fldChar w:fldCharType="begin"/>
      </w:r>
      <w:r>
        <w:instrText xml:space="preserve"> PAGEREF _Ref434489277 \h </w:instrText>
      </w:r>
      <w:r>
        <w:fldChar w:fldCharType="separate"/>
      </w:r>
      <w:r w:rsidR="0064541C">
        <w:rPr>
          <w:noProof/>
        </w:rPr>
        <w:t>834</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64541C">
        <w:t>Another Doxology of St. Theodore of Shotep, the General</w:t>
      </w:r>
      <w:r>
        <w:fldChar w:fldCharType="end"/>
      </w:r>
      <w:r>
        <w:tab/>
      </w:r>
      <w:r>
        <w:fldChar w:fldCharType="begin"/>
      </w:r>
      <w:r>
        <w:instrText xml:space="preserve"> PAGEREF _Ref434489296 \h </w:instrText>
      </w:r>
      <w:r>
        <w:fldChar w:fldCharType="separate"/>
      </w:r>
      <w:r w:rsidR="0064541C">
        <w:rPr>
          <w:noProof/>
        </w:rPr>
        <w:t>835</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64541C">
        <w:t>The Doxology for St. Theodore Anatoly</w:t>
      </w:r>
      <w:r>
        <w:fldChar w:fldCharType="end"/>
      </w:r>
      <w:r>
        <w:tab/>
      </w:r>
      <w:r>
        <w:fldChar w:fldCharType="begin"/>
      </w:r>
      <w:r>
        <w:instrText xml:space="preserve"> PAGEREF _Ref434489376 \h </w:instrText>
      </w:r>
      <w:r>
        <w:fldChar w:fldCharType="separate"/>
      </w:r>
      <w:r w:rsidR="0064541C">
        <w:rPr>
          <w:noProof/>
        </w:rPr>
        <w:t>733</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64541C">
        <w:t>The Doxology for St. Philopater Mercurius</w:t>
      </w:r>
      <w:r>
        <w:fldChar w:fldCharType="end"/>
      </w:r>
      <w:r>
        <w:tab/>
      </w:r>
      <w:r>
        <w:fldChar w:fldCharType="begin"/>
      </w:r>
      <w:r>
        <w:instrText xml:space="preserve"> PAGEREF _Ref434489457 \h </w:instrText>
      </w:r>
      <w:r>
        <w:fldChar w:fldCharType="separate"/>
      </w:r>
      <w:r w:rsidR="0064541C">
        <w:rPr>
          <w:noProof/>
        </w:rPr>
        <w:t>618</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64541C">
        <w:t>The Doxology for St. Mena</w:t>
      </w:r>
      <w:r>
        <w:fldChar w:fldCharType="end"/>
      </w:r>
      <w:r>
        <w:tab/>
      </w:r>
      <w:r>
        <w:fldChar w:fldCharType="begin"/>
      </w:r>
      <w:r>
        <w:instrText xml:space="preserve"> PAGEREF _Ref434489493 \h </w:instrText>
      </w:r>
      <w:r>
        <w:fldChar w:fldCharType="separate"/>
      </w:r>
      <w:r w:rsidR="0064541C">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64541C">
        <w:t>The Doxology for Abba Noub</w:t>
      </w:r>
      <w:r>
        <w:fldChar w:fldCharType="end"/>
      </w:r>
      <w:r>
        <w:tab/>
      </w:r>
      <w:r>
        <w:fldChar w:fldCharType="begin"/>
      </w:r>
      <w:r>
        <w:instrText xml:space="preserve"> PAGEREF _Ref434489534 \h </w:instrText>
      </w:r>
      <w:r>
        <w:fldChar w:fldCharType="separate"/>
      </w:r>
      <w:r w:rsidR="0064541C">
        <w:rPr>
          <w:noProof/>
        </w:rPr>
        <w:t>838</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64541C">
        <w:t>The Doxology for St. Victor</w:t>
      </w:r>
      <w:r>
        <w:fldChar w:fldCharType="end"/>
      </w:r>
      <w:r>
        <w:tab/>
      </w:r>
      <w:r>
        <w:fldChar w:fldCharType="begin"/>
      </w:r>
      <w:r>
        <w:instrText xml:space="preserve"> PAGEREF _Ref434489590 \h </w:instrText>
      </w:r>
      <w:r>
        <w:fldChar w:fldCharType="separate"/>
      </w:r>
      <w:r w:rsidR="0064541C">
        <w:rPr>
          <w:noProof/>
        </w:rPr>
        <w:t>639</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64541C">
        <w:t>The Doxology for Sts. Sergius and Bacchus</w:t>
      </w:r>
      <w:r>
        <w:fldChar w:fldCharType="end"/>
      </w:r>
      <w:r>
        <w:tab/>
      </w:r>
      <w:r>
        <w:fldChar w:fldCharType="begin"/>
      </w:r>
      <w:r>
        <w:instrText xml:space="preserve"> PAGEREF _Ref434489638 \h </w:instrText>
      </w:r>
      <w:r>
        <w:fldChar w:fldCharType="separate"/>
      </w:r>
      <w:r w:rsidR="0064541C">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64541C">
        <w:t>The Doxology for Sts. Cosmas, Damian, their Brothers and their Mother</w:t>
      </w:r>
      <w:r>
        <w:fldChar w:fldCharType="end"/>
      </w:r>
      <w:r>
        <w:tab/>
      </w:r>
      <w:r>
        <w:fldChar w:fldCharType="begin"/>
      </w:r>
      <w:r>
        <w:instrText xml:space="preserve"> PAGEREF _Ref434489688 \h </w:instrText>
      </w:r>
      <w:r>
        <w:fldChar w:fldCharType="separate"/>
      </w:r>
      <w:r w:rsidR="0064541C">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64541C">
        <w:t>The Doxology for Sts. Apakir and John</w:t>
      </w:r>
      <w:r>
        <w:fldChar w:fldCharType="end"/>
      </w:r>
      <w:r>
        <w:tab/>
      </w:r>
      <w:r>
        <w:fldChar w:fldCharType="begin"/>
      </w:r>
      <w:r>
        <w:instrText xml:space="preserve"> PAGEREF _Ref434489722 \h </w:instrText>
      </w:r>
      <w:r>
        <w:fldChar w:fldCharType="separate"/>
      </w:r>
      <w:r w:rsidR="0064541C">
        <w:rPr>
          <w:noProof/>
        </w:rPr>
        <w:t>812</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64541C">
        <w:t>The Doxology for St. Serapamon</w:t>
      </w:r>
      <w:r>
        <w:fldChar w:fldCharType="end"/>
      </w:r>
      <w:r>
        <w:tab/>
      </w:r>
      <w:r>
        <w:fldChar w:fldCharType="begin"/>
      </w:r>
      <w:r>
        <w:instrText xml:space="preserve"> PAGEREF _Ref434489794 \h </w:instrText>
      </w:r>
      <w:r>
        <w:fldChar w:fldCharType="separate"/>
      </w:r>
      <w:r w:rsidR="0064541C">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64541C">
        <w:t>The Doxology for St. Maurice and the Theban Legion</w:t>
      </w:r>
      <w:r>
        <w:fldChar w:fldCharType="end"/>
      </w:r>
      <w:r>
        <w:tab/>
      </w:r>
      <w:r>
        <w:fldChar w:fldCharType="begin"/>
      </w:r>
      <w:r>
        <w:instrText xml:space="preserve"> PAGEREF _Ref434489859 \h </w:instrText>
      </w:r>
      <w:r>
        <w:fldChar w:fldCharType="separate"/>
      </w:r>
      <w:r w:rsidR="0064541C">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64541C">
        <w:t>Another Doxology of St. Maurice</w:t>
      </w:r>
      <w:r>
        <w:fldChar w:fldCharType="end"/>
      </w:r>
      <w:r>
        <w:tab/>
      </w:r>
      <w:r>
        <w:fldChar w:fldCharType="begin"/>
      </w:r>
      <w:r>
        <w:instrText xml:space="preserve"> PAGEREF _Ref434489873 \h </w:instrText>
      </w:r>
      <w:r>
        <w:fldChar w:fldCharType="separate"/>
      </w:r>
      <w:r w:rsidR="0064541C">
        <w:rPr>
          <w:noProof/>
        </w:rPr>
        <w:t>588</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64541C">
        <w:t>The Doxology for St. George of Zahim</w:t>
      </w:r>
      <w:r>
        <w:fldChar w:fldCharType="end"/>
      </w:r>
      <w:r>
        <w:tab/>
      </w:r>
      <w:r>
        <w:fldChar w:fldCharType="begin"/>
      </w:r>
      <w:r>
        <w:instrText xml:space="preserve"> PAGEREF _Ref434489925 \h </w:instrText>
      </w:r>
      <w:r>
        <w:fldChar w:fldCharType="separate"/>
      </w:r>
      <w:r w:rsidR="0064541C">
        <w:rPr>
          <w:noProof/>
        </w:rPr>
        <w:t>813</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64541C">
        <w:t>The Doxology of St. Demiana</w:t>
      </w:r>
      <w:r>
        <w:fldChar w:fldCharType="end"/>
      </w:r>
      <w:r>
        <w:tab/>
      </w:r>
      <w:r>
        <w:fldChar w:fldCharType="begin"/>
      </w:r>
      <w:r>
        <w:instrText xml:space="preserve"> PAGEREF _Ref434490082 \h </w:instrText>
      </w:r>
      <w:r>
        <w:fldChar w:fldCharType="separate"/>
      </w:r>
      <w:r w:rsidR="0064541C">
        <w:rPr>
          <w:noProof/>
        </w:rPr>
        <w:t>546</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64541C">
        <w:t>Another Doxology of St. Demiana</w:t>
      </w:r>
      <w:r>
        <w:fldChar w:fldCharType="end"/>
      </w:r>
      <w:r>
        <w:tab/>
      </w:r>
      <w:r>
        <w:fldChar w:fldCharType="begin"/>
      </w:r>
      <w:r>
        <w:instrText xml:space="preserve"> PAGEREF _Ref434490124 \h </w:instrText>
      </w:r>
      <w:r>
        <w:fldChar w:fldCharType="separate"/>
      </w:r>
      <w:r w:rsidR="0064541C">
        <w:rPr>
          <w:noProof/>
        </w:rPr>
        <w:t>743</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64541C">
        <w:t>The Doxology for Sts. Barbara and Juliana</w:t>
      </w:r>
      <w:r>
        <w:fldChar w:fldCharType="end"/>
      </w:r>
      <w:r>
        <w:tab/>
      </w:r>
      <w:r>
        <w:fldChar w:fldCharType="begin"/>
      </w:r>
      <w:r>
        <w:instrText xml:space="preserve"> PAGEREF _Ref434490169 \h </w:instrText>
      </w:r>
      <w:r>
        <w:fldChar w:fldCharType="separate"/>
      </w:r>
      <w:r w:rsidR="0064541C">
        <w:rPr>
          <w:noProof/>
        </w:rPr>
        <w:t>641</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64541C">
        <w:t>The Doxology for St. Marina</w:t>
      </w:r>
      <w:r>
        <w:fldChar w:fldCharType="end"/>
      </w:r>
      <w:r>
        <w:tab/>
      </w:r>
      <w:r>
        <w:fldChar w:fldCharType="begin"/>
      </w:r>
      <w:r>
        <w:instrText xml:space="preserve"> PAGEREF _Ref434490204 \h </w:instrText>
      </w:r>
      <w:r>
        <w:fldChar w:fldCharType="separate"/>
      </w:r>
      <w:r w:rsidR="0064541C">
        <w:rPr>
          <w:noProof/>
        </w:rPr>
        <w:t>837</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64541C">
        <w:t>The Doxology for St. Rebecca and her Children</w:t>
      </w:r>
      <w:r>
        <w:fldChar w:fldCharType="end"/>
      </w:r>
      <w:r>
        <w:tab/>
      </w:r>
      <w:r>
        <w:fldChar w:fldCharType="begin"/>
      </w:r>
      <w:r>
        <w:instrText xml:space="preserve"> PAGEREF _Ref434490258 \h </w:instrText>
      </w:r>
      <w:r>
        <w:fldChar w:fldCharType="separate"/>
      </w:r>
      <w:r w:rsidR="0064541C">
        <w:rPr>
          <w:noProof/>
        </w:rPr>
        <w:t>574</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64541C">
        <w:t>The Doxology of the Martyrs</w:t>
      </w:r>
      <w:r>
        <w:fldChar w:fldCharType="end"/>
      </w:r>
      <w:r>
        <w:tab/>
      </w:r>
      <w:r>
        <w:fldChar w:fldCharType="begin"/>
      </w:r>
      <w:r>
        <w:instrText xml:space="preserve"> PAGEREF _Ref434489950 \h </w:instrText>
      </w:r>
      <w:r>
        <w:fldChar w:fldCharType="separate"/>
      </w:r>
      <w:r w:rsidR="0064541C">
        <w:rPr>
          <w:noProof/>
        </w:rPr>
        <w:t>548</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64541C">
        <w:t>The Doxology for St. Anthony the Great</w:t>
      </w:r>
      <w:r>
        <w:fldChar w:fldCharType="end"/>
      </w:r>
      <w:r>
        <w:tab/>
      </w:r>
      <w:r>
        <w:fldChar w:fldCharType="begin"/>
      </w:r>
      <w:r>
        <w:instrText xml:space="preserve"> PAGEREF _Ref434490340 \h </w:instrText>
      </w:r>
      <w:r>
        <w:fldChar w:fldCharType="separate"/>
      </w:r>
      <w:r w:rsidR="0064541C">
        <w:rPr>
          <w:noProof/>
        </w:rPr>
        <w:t>747</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64541C">
        <w:t>The Doxology for St. Paul the Anchorite</w:t>
      </w:r>
      <w:r>
        <w:fldChar w:fldCharType="end"/>
      </w:r>
      <w:r>
        <w:tab/>
      </w:r>
      <w:r>
        <w:fldChar w:fldCharType="begin"/>
      </w:r>
      <w:r>
        <w:instrText xml:space="preserve"> PAGEREF _Ref434490368 \h </w:instrText>
      </w:r>
      <w:r>
        <w:fldChar w:fldCharType="separate"/>
      </w:r>
      <w:r w:rsidR="0064541C">
        <w:rPr>
          <w:noProof/>
        </w:rPr>
        <w:t>749</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64541C">
        <w:t>The Doxology of St. Anthony and St. Paul</w:t>
      </w:r>
      <w:r>
        <w:fldChar w:fldCharType="end"/>
      </w:r>
      <w:r>
        <w:tab/>
      </w:r>
      <w:r>
        <w:fldChar w:fldCharType="begin"/>
      </w:r>
      <w:r>
        <w:instrText xml:space="preserve"> PAGEREF _Ref434490311 \h </w:instrText>
      </w:r>
      <w:r>
        <w:fldChar w:fldCharType="separate"/>
      </w:r>
      <w:r w:rsidR="0064541C">
        <w:rPr>
          <w:noProof/>
        </w:rPr>
        <w:t>553</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64541C">
        <w:rPr>
          <w:lang w:val="en-US"/>
        </w:rPr>
        <w:t>The Doxology for St. Pishoy</w:t>
      </w:r>
      <w:r>
        <w:fldChar w:fldCharType="end"/>
      </w:r>
      <w:r>
        <w:tab/>
      </w:r>
      <w:r>
        <w:fldChar w:fldCharType="begin"/>
      </w:r>
      <w:r>
        <w:instrText xml:space="preserve"> PAGEREF _Ref434490783 \h </w:instrText>
      </w:r>
      <w:r>
        <w:fldChar w:fldCharType="separate"/>
      </w:r>
      <w:r w:rsidR="0064541C">
        <w:rPr>
          <w:noProof/>
        </w:rPr>
        <w:t>832</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64541C">
        <w:t>The Doxology of St. Pishoy and St. Paul of Tammah</w:t>
      </w:r>
      <w:r>
        <w:fldChar w:fldCharType="end"/>
      </w:r>
      <w:r>
        <w:tab/>
      </w:r>
      <w:r>
        <w:fldChar w:fldCharType="begin"/>
      </w:r>
      <w:r>
        <w:instrText xml:space="preserve"> PAGEREF _Ref434490826 \h </w:instrText>
      </w:r>
      <w:r>
        <w:fldChar w:fldCharType="separate"/>
      </w:r>
      <w:r w:rsidR="0064541C">
        <w:rPr>
          <w:noProof/>
        </w:rPr>
        <w:t>554</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64541C">
        <w:t>The Doxology of St. Macarius the Great</w:t>
      </w:r>
      <w:r>
        <w:fldChar w:fldCharType="end"/>
      </w:r>
      <w:r>
        <w:tab/>
      </w:r>
      <w:r>
        <w:fldChar w:fldCharType="begin"/>
      </w:r>
      <w:r>
        <w:instrText xml:space="preserve"> PAGEREF _Ref434490507 \h </w:instrText>
      </w:r>
      <w:r>
        <w:fldChar w:fldCharType="separate"/>
      </w:r>
      <w:r w:rsidR="0064541C">
        <w:rPr>
          <w:noProof/>
        </w:rPr>
        <w:t>759</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64541C">
        <w:t>Another Doxology of St. Macarius the Great</w:t>
      </w:r>
      <w:r>
        <w:fldChar w:fldCharType="end"/>
      </w:r>
      <w:r>
        <w:tab/>
      </w:r>
      <w:r>
        <w:fldChar w:fldCharType="begin"/>
      </w:r>
      <w:r>
        <w:instrText xml:space="preserve"> PAGEREF _Ref434490525 \h </w:instrText>
      </w:r>
      <w:r>
        <w:fldChar w:fldCharType="separate"/>
      </w:r>
      <w:r w:rsidR="0064541C">
        <w:rPr>
          <w:noProof/>
        </w:rPr>
        <w:t>760</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64541C">
        <w:t>Another Doxology of St. Macarius the Great</w:t>
      </w:r>
      <w:r>
        <w:fldChar w:fldCharType="end"/>
      </w:r>
      <w:r>
        <w:tab/>
      </w:r>
      <w:r>
        <w:fldChar w:fldCharType="begin"/>
      </w:r>
      <w:r>
        <w:instrText xml:space="preserve"> PAGEREF _Ref434490542 \h </w:instrText>
      </w:r>
      <w:r>
        <w:fldChar w:fldCharType="separate"/>
      </w:r>
      <w:r w:rsidR="0064541C">
        <w:rPr>
          <w:noProof/>
        </w:rPr>
        <w:t>761</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64541C">
        <w:t>The Doxology for St. Macarius of Alexandria, the Presbyter</w:t>
      </w:r>
      <w:r>
        <w:fldChar w:fldCharType="end"/>
      </w:r>
      <w:r>
        <w:tab/>
      </w:r>
      <w:r>
        <w:fldChar w:fldCharType="begin"/>
      </w:r>
      <w:r>
        <w:instrText xml:space="preserve"> PAGEREF _Ref434490596 \h </w:instrText>
      </w:r>
      <w:r>
        <w:fldChar w:fldCharType="separate"/>
      </w:r>
      <w:r w:rsidR="0064541C">
        <w:rPr>
          <w:noProof/>
        </w:rPr>
        <w:t>780</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64541C">
        <w:t>The Doxology for St. Macarius the Bishop of Edkow</w:t>
      </w:r>
      <w:r>
        <w:fldChar w:fldCharType="end"/>
      </w:r>
      <w:r>
        <w:tab/>
      </w:r>
      <w:r>
        <w:fldChar w:fldCharType="begin"/>
      </w:r>
      <w:r>
        <w:instrText xml:space="preserve"> PAGEREF _Ref434490474 \h </w:instrText>
      </w:r>
      <w:r>
        <w:fldChar w:fldCharType="separate"/>
      </w:r>
      <w:r w:rsidR="0064541C">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64541C">
        <w:t>The Doxology for St. John the Short</w:t>
      </w:r>
      <w:r>
        <w:fldChar w:fldCharType="end"/>
      </w:r>
      <w:r>
        <w:tab/>
      </w:r>
      <w:r>
        <w:fldChar w:fldCharType="begin"/>
      </w:r>
      <w:r>
        <w:instrText xml:space="preserve"> PAGEREF _Ref434490715 \h </w:instrText>
      </w:r>
      <w:r>
        <w:fldChar w:fldCharType="separate"/>
      </w:r>
      <w:r w:rsidR="0064541C">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64541C">
        <w:t>The Doxology for St. Thomas the Anchorite</w:t>
      </w:r>
      <w:r>
        <w:fldChar w:fldCharType="end"/>
      </w:r>
      <w:r>
        <w:tab/>
      </w:r>
      <w:r>
        <w:fldChar w:fldCharType="begin"/>
      </w:r>
      <w:r>
        <w:instrText xml:space="preserve"> PAGEREF _Ref434490403 \h </w:instrText>
      </w:r>
      <w:r>
        <w:fldChar w:fldCharType="separate"/>
      </w:r>
      <w:r w:rsidR="0064541C">
        <w:rPr>
          <w:noProof/>
        </w:rPr>
        <w:t>797</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64541C">
        <w:t>The Doxology for St. Arsenius</w:t>
      </w:r>
      <w:r>
        <w:fldChar w:fldCharType="end"/>
      </w:r>
      <w:r>
        <w:tab/>
      </w:r>
      <w:r>
        <w:fldChar w:fldCharType="begin"/>
      </w:r>
      <w:r>
        <w:instrText xml:space="preserve"> PAGEREF _Ref434490892 \h </w:instrText>
      </w:r>
      <w:r>
        <w:fldChar w:fldCharType="separate"/>
      </w:r>
      <w:r w:rsidR="0064541C">
        <w:rPr>
          <w:noProof/>
        </w:rPr>
        <w:t>784</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64541C">
        <w:t>The Doxology for Sts. Maximus and Dometius</w:t>
      </w:r>
      <w:r>
        <w:fldChar w:fldCharType="end"/>
      </w:r>
      <w:r>
        <w:tab/>
      </w:r>
      <w:r>
        <w:fldChar w:fldCharType="begin"/>
      </w:r>
      <w:r>
        <w:instrText xml:space="preserve"> PAGEREF _Ref434490957 \h </w:instrText>
      </w:r>
      <w:r>
        <w:fldChar w:fldCharType="separate"/>
      </w:r>
      <w:r w:rsidR="0064541C">
        <w:rPr>
          <w:noProof/>
        </w:rPr>
        <w:t>745</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64541C" w:rsidRPr="0064541C">
        <w:t>The Doxology for the Strong St. Moses</w:t>
      </w:r>
      <w:r>
        <w:fldChar w:fldCharType="end"/>
      </w:r>
      <w:r>
        <w:tab/>
      </w:r>
      <w:r>
        <w:fldChar w:fldCharType="begin"/>
      </w:r>
      <w:r>
        <w:instrText xml:space="preserve"> PAGEREF _Ref434491006 \h </w:instrText>
      </w:r>
      <w:r>
        <w:fldChar w:fldCharType="separate"/>
      </w:r>
      <w:r w:rsidR="0064541C">
        <w:rPr>
          <w:noProof/>
        </w:rPr>
        <w:t>814</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64541C">
        <w:t>The Doxology for St. John Kami</w:t>
      </w:r>
      <w:r>
        <w:fldChar w:fldCharType="end"/>
      </w:r>
      <w:r>
        <w:tab/>
      </w:r>
      <w:r>
        <w:fldChar w:fldCharType="begin"/>
      </w:r>
      <w:r>
        <w:instrText xml:space="preserve"> PAGEREF _Ref434491108 \h </w:instrText>
      </w:r>
      <w:r>
        <w:fldChar w:fldCharType="separate"/>
      </w:r>
      <w:r w:rsidR="0064541C">
        <w:rPr>
          <w:noProof/>
        </w:rPr>
        <w:t>644</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64541C">
        <w:t>The Doxology for St. Pachomius</w:t>
      </w:r>
      <w:r>
        <w:fldChar w:fldCharType="end"/>
      </w:r>
      <w:r>
        <w:tab/>
      </w:r>
      <w:r>
        <w:fldChar w:fldCharType="begin"/>
      </w:r>
      <w:r>
        <w:instrText xml:space="preserve"> PAGEREF _Ref434491150 \h </w:instrText>
      </w:r>
      <w:r>
        <w:fldChar w:fldCharType="separate"/>
      </w:r>
      <w:r w:rsidR="0064541C">
        <w:rPr>
          <w:noProof/>
        </w:rPr>
        <w:t>785</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64541C">
        <w:rPr>
          <w:lang w:val="en-US"/>
        </w:rPr>
        <w:t>The Doxology for St. Shenoute</w:t>
      </w:r>
      <w:r>
        <w:fldChar w:fldCharType="end"/>
      </w:r>
      <w:r>
        <w:tab/>
      </w:r>
      <w:r>
        <w:fldChar w:fldCharType="begin"/>
      </w:r>
      <w:r>
        <w:instrText xml:space="preserve"> PAGEREF _Ref434491186 \h </w:instrText>
      </w:r>
      <w:r>
        <w:fldChar w:fldCharType="separate"/>
      </w:r>
      <w:r w:rsidR="0064541C">
        <w:rPr>
          <w:noProof/>
        </w:rPr>
        <w:t>830</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64541C">
        <w:rPr>
          <w:lang w:val="en-US"/>
        </w:rPr>
        <w:t>A Doxology for St. Besa</w:t>
      </w:r>
      <w:r>
        <w:fldChar w:fldCharType="end"/>
      </w:r>
      <w:r>
        <w:tab/>
      </w:r>
      <w:r>
        <w:fldChar w:fldCharType="begin"/>
      </w:r>
      <w:r>
        <w:instrText xml:space="preserve"> PAGEREF _Ref434491207 \h </w:instrText>
      </w:r>
      <w:r>
        <w:fldChar w:fldCharType="separate"/>
      </w:r>
      <w:r w:rsidR="0064541C">
        <w:rPr>
          <w:noProof/>
        </w:rPr>
        <w:t>831</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64541C">
        <w:t>The Doxology for Sts. Apollo and Apip</w:t>
      </w:r>
      <w:r>
        <w:fldChar w:fldCharType="end"/>
      </w:r>
      <w:r>
        <w:tab/>
      </w:r>
      <w:r>
        <w:fldChar w:fldCharType="begin"/>
      </w:r>
      <w:r>
        <w:instrText xml:space="preserve"> PAGEREF _Ref434492837 \h </w:instrText>
      </w:r>
      <w:r>
        <w:fldChar w:fldCharType="separate"/>
      </w:r>
      <w:r w:rsidR="0064541C">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64541C">
        <w:t>The Doxology for St. Samuel the Confessor</w:t>
      </w:r>
      <w:r>
        <w:fldChar w:fldCharType="end"/>
      </w:r>
      <w:r>
        <w:tab/>
      </w:r>
      <w:r>
        <w:fldChar w:fldCharType="begin"/>
      </w:r>
      <w:r>
        <w:instrText xml:space="preserve"> PAGEREF _Ref434491260 \h </w:instrText>
      </w:r>
      <w:r>
        <w:fldChar w:fldCharType="separate"/>
      </w:r>
      <w:r w:rsidR="0064541C">
        <w:rPr>
          <w:noProof/>
        </w:rPr>
        <w:t>642</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64541C">
        <w:t>The Doxology for St. Parsouma</w:t>
      </w:r>
      <w:r>
        <w:fldChar w:fldCharType="end"/>
      </w:r>
      <w:r>
        <w:tab/>
      </w:r>
      <w:r>
        <w:fldChar w:fldCharType="begin"/>
      </w:r>
      <w:r>
        <w:instrText xml:space="preserve"> PAGEREF _Ref434491294 \h </w:instrText>
      </w:r>
      <w:r>
        <w:fldChar w:fldCharType="separate"/>
      </w:r>
      <w:r w:rsidR="0064541C">
        <w:rPr>
          <w:noProof/>
        </w:rPr>
        <w:t>866</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64541C">
        <w:t>The Doxology for St. Teji (Reweiss)</w:t>
      </w:r>
      <w:r>
        <w:fldChar w:fldCharType="end"/>
      </w:r>
      <w:r>
        <w:tab/>
      </w:r>
      <w:r>
        <w:fldChar w:fldCharType="begin"/>
      </w:r>
      <w:r>
        <w:instrText xml:space="preserve"> PAGEREF _Ref434491337 \h </w:instrText>
      </w:r>
      <w:r>
        <w:fldChar w:fldCharType="separate"/>
      </w:r>
      <w:r w:rsidR="0064541C">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64541C">
        <w:t>The Doxology for St. Pashnouni</w:t>
      </w:r>
      <w:r>
        <w:fldChar w:fldCharType="end"/>
      </w:r>
      <w:r>
        <w:tab/>
      </w:r>
      <w:r>
        <w:fldChar w:fldCharType="begin"/>
      </w:r>
      <w:r>
        <w:instrText xml:space="preserve"> PAGEREF _Ref434491429 \h </w:instrText>
      </w:r>
      <w:r>
        <w:fldChar w:fldCharType="separate"/>
      </w:r>
      <w:r w:rsidR="0064541C">
        <w:rPr>
          <w:noProof/>
        </w:rPr>
        <w:t>796</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64541C">
        <w:t>The Doxology for St. Verena</w:t>
      </w:r>
      <w:r>
        <w:fldChar w:fldCharType="end"/>
      </w:r>
      <w:r>
        <w:tab/>
      </w:r>
      <w:r>
        <w:fldChar w:fldCharType="begin"/>
      </w:r>
      <w:r>
        <w:instrText xml:space="preserve"> PAGEREF _Ref434490285 \h </w:instrText>
      </w:r>
      <w:r>
        <w:fldChar w:fldCharType="separate"/>
      </w:r>
      <w:r w:rsidR="0064541C">
        <w:rPr>
          <w:noProof/>
        </w:rPr>
        <w:t>572</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64541C">
        <w:t>The Doxology for St. Mary of Egypt</w:t>
      </w:r>
      <w:r>
        <w:fldChar w:fldCharType="end"/>
      </w:r>
      <w:r>
        <w:tab/>
      </w:r>
      <w:r>
        <w:fldChar w:fldCharType="begin"/>
      </w:r>
      <w:r>
        <w:instrText xml:space="preserve"> PAGEREF _Ref434491512 \h </w:instrText>
      </w:r>
      <w:r>
        <w:fldChar w:fldCharType="separate"/>
      </w:r>
      <w:r w:rsidR="0064541C">
        <w:rPr>
          <w:noProof/>
        </w:rPr>
        <w:t>774</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64541C">
        <w:t>The Doxology of St. Athanasius the Apostolic</w:t>
      </w:r>
      <w:r>
        <w:fldChar w:fldCharType="end"/>
      </w:r>
      <w:r>
        <w:tab/>
      </w:r>
      <w:r>
        <w:fldChar w:fldCharType="begin"/>
      </w:r>
      <w:r>
        <w:instrText xml:space="preserve"> PAGEREF _Ref434492161 \h </w:instrText>
      </w:r>
      <w:r>
        <w:fldChar w:fldCharType="separate"/>
      </w:r>
      <w:r w:rsidR="0064541C">
        <w:rPr>
          <w:noProof/>
        </w:rPr>
        <w:t>555</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64541C">
        <w:t>The Doxology for St. Athanasius the Apostolic</w:t>
      </w:r>
      <w:r>
        <w:fldChar w:fldCharType="end"/>
      </w:r>
      <w:r>
        <w:tab/>
      </w:r>
      <w:r>
        <w:fldChar w:fldCharType="begin"/>
      </w:r>
      <w:r>
        <w:instrText xml:space="preserve"> PAGEREF _Ref434492183 \h </w:instrText>
      </w:r>
      <w:r>
        <w:fldChar w:fldCharType="separate"/>
      </w:r>
      <w:r w:rsidR="0064541C">
        <w:rPr>
          <w:noProof/>
        </w:rPr>
        <w:t>780</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64541C">
        <w:t>Another Doxology for St. Athanasius the Apostolic</w:t>
      </w:r>
      <w:r>
        <w:fldChar w:fldCharType="end"/>
      </w:r>
      <w:r>
        <w:tab/>
      </w:r>
      <w:r>
        <w:fldChar w:fldCharType="begin"/>
      </w:r>
      <w:r>
        <w:instrText xml:space="preserve"> PAGEREF _Ref434492196 \h </w:instrText>
      </w:r>
      <w:r>
        <w:fldChar w:fldCharType="separate"/>
      </w:r>
      <w:r w:rsidR="0064541C">
        <w:rPr>
          <w:noProof/>
        </w:rPr>
        <w:t>782</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64541C">
        <w:t>The Doxology for St. Severus</w:t>
      </w:r>
      <w:r>
        <w:fldChar w:fldCharType="end"/>
      </w:r>
      <w:r>
        <w:tab/>
      </w:r>
      <w:r>
        <w:fldChar w:fldCharType="begin"/>
      </w:r>
      <w:r>
        <w:instrText xml:space="preserve"> PAGEREF _Ref434492249 \h </w:instrText>
      </w:r>
      <w:r>
        <w:fldChar w:fldCharType="separate"/>
      </w:r>
      <w:r w:rsidR="0064541C">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64541C">
        <w:t>The Doxology for St. Takle Haymanot</w:t>
      </w:r>
      <w:r>
        <w:fldChar w:fldCharType="end"/>
      </w:r>
      <w:r>
        <w:tab/>
      </w:r>
      <w:r>
        <w:fldChar w:fldCharType="begin"/>
      </w:r>
      <w:r>
        <w:instrText xml:space="preserve"> PAGEREF _Ref434492302 \h </w:instrText>
      </w:r>
      <w:r>
        <w:fldChar w:fldCharType="separate"/>
      </w:r>
      <w:r w:rsidR="0064541C">
        <w:rPr>
          <w:noProof/>
        </w:rPr>
        <w:t>862</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64541C">
        <w:t>The Doxology of St. Simon the Tanner</w:t>
      </w:r>
      <w:r>
        <w:fldChar w:fldCharType="end"/>
      </w:r>
      <w:r>
        <w:tab/>
      </w:r>
      <w:r>
        <w:fldChar w:fldCharType="begin"/>
      </w:r>
      <w:r>
        <w:instrText xml:space="preserve"> PAGEREF _Ref434492343 \h </w:instrText>
      </w:r>
      <w:r>
        <w:fldChar w:fldCharType="separate"/>
      </w:r>
      <w:r w:rsidR="0064541C">
        <w:rPr>
          <w:noProof/>
        </w:rPr>
        <w:t>640</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64541C">
        <w:t>The Doxology for St. Cyril VI</w:t>
      </w:r>
      <w:r>
        <w:fldChar w:fldCharType="end"/>
      </w:r>
      <w:r>
        <w:tab/>
      </w:r>
      <w:r>
        <w:fldChar w:fldCharType="begin"/>
      </w:r>
      <w:r>
        <w:instrText xml:space="preserve"> PAGEREF _Ref434492506 \h </w:instrText>
      </w:r>
      <w:r>
        <w:fldChar w:fldCharType="separate"/>
      </w:r>
      <w:r w:rsidR="0064541C">
        <w:rPr>
          <w:noProof/>
        </w:rPr>
        <w:t>754</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64541C">
        <w:t>The Doxology for St. Abraam of Fayyoum</w:t>
      </w:r>
      <w:r>
        <w:fldChar w:fldCharType="end"/>
      </w:r>
      <w:r>
        <w:tab/>
      </w:r>
      <w:r>
        <w:fldChar w:fldCharType="begin"/>
      </w:r>
      <w:r>
        <w:instrText xml:space="preserve"> PAGEREF _Ref434492469 \h </w:instrText>
      </w:r>
      <w:r>
        <w:fldChar w:fldCharType="separate"/>
      </w:r>
      <w:r w:rsidR="0064541C">
        <w:rPr>
          <w:noProof/>
        </w:rPr>
        <w:t>799</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64541C">
        <w:t>The Doxology for St. Chad of Mercia</w:t>
      </w:r>
      <w:r>
        <w:fldChar w:fldCharType="end"/>
      </w:r>
      <w:r>
        <w:tab/>
      </w:r>
      <w:r>
        <w:fldChar w:fldCharType="begin"/>
      </w:r>
      <w:r>
        <w:instrText xml:space="preserve"> PAGEREF _Ref434492702 \h </w:instrText>
      </w:r>
      <w:r>
        <w:fldChar w:fldCharType="separate"/>
      </w:r>
      <w:r w:rsidR="0064541C">
        <w:rPr>
          <w:noProof/>
        </w:rPr>
        <w:t>757</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64541C">
        <w:t>The Doxology for the Patriarchs: Abraham, Isaac, and Jacob</w:t>
      </w:r>
      <w:r>
        <w:fldChar w:fldCharType="end"/>
      </w:r>
      <w:r>
        <w:tab/>
      </w:r>
      <w:r>
        <w:fldChar w:fldCharType="begin"/>
      </w:r>
      <w:r>
        <w:instrText xml:space="preserve"> PAGEREF _Ref434492413 \h </w:instrText>
      </w:r>
      <w:r>
        <w:fldChar w:fldCharType="separate"/>
      </w:r>
      <w:r w:rsidR="0064541C">
        <w:rPr>
          <w:noProof/>
        </w:rPr>
        <w:t>863</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64541C">
        <w:t>The Doxology of the Cross Bearers</w:t>
      </w:r>
      <w:r>
        <w:fldChar w:fldCharType="end"/>
      </w:r>
      <w:r>
        <w:tab/>
      </w:r>
      <w:r>
        <w:fldChar w:fldCharType="begin"/>
      </w:r>
      <w:r>
        <w:instrText xml:space="preserve"> PAGEREF _Ref434492536 \h </w:instrText>
      </w:r>
      <w:r>
        <w:fldChar w:fldCharType="separate"/>
      </w:r>
      <w:r w:rsidR="0064541C">
        <w:rPr>
          <w:noProof/>
        </w:rPr>
        <w:t>556</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64541C">
        <w:t>The Doxology for a Hierarch Who is Present</w:t>
      </w:r>
      <w:r>
        <w:fldChar w:fldCharType="end"/>
      </w:r>
      <w:r>
        <w:tab/>
      </w:r>
      <w:r>
        <w:fldChar w:fldCharType="begin"/>
      </w:r>
      <w:r>
        <w:instrText xml:space="preserve"> PAGEREF _Ref434492645 \h </w:instrText>
      </w:r>
      <w:r>
        <w:fldChar w:fldCharType="separate"/>
      </w:r>
      <w:r w:rsidR="0064541C">
        <w:rPr>
          <w:noProof/>
        </w:rPr>
        <w:t>557</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EB4284" w:rsidRDefault="00EB4284">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EB4284" w:rsidRDefault="00EB4284" w:rsidP="0043158C">
      <w:pPr>
        <w:pStyle w:val="CommentText"/>
      </w:pPr>
      <w:r>
        <w:rPr>
          <w:rStyle w:val="CommentReference"/>
        </w:rPr>
        <w:annotationRef/>
      </w:r>
      <w:r>
        <w:t>May He or that He may</w:t>
      </w:r>
    </w:p>
  </w:comment>
  <w:comment w:id="52" w:author="Windows User" w:date="2015-10-30T08:56:00Z" w:initials="BS">
    <w:p w14:paraId="0CF6FD46" w14:textId="77777777" w:rsidR="00EB4284" w:rsidRDefault="00EB4284">
      <w:pPr>
        <w:pStyle w:val="CommentText"/>
      </w:pPr>
      <w:r>
        <w:rPr>
          <w:rStyle w:val="CommentReference"/>
        </w:rPr>
        <w:annotationRef/>
      </w:r>
      <w:r>
        <w:t>protopresbyters?</w:t>
      </w:r>
    </w:p>
  </w:comment>
  <w:comment w:id="53" w:author="Windows User" w:date="2015-10-30T08:56:00Z" w:initials="BS">
    <w:p w14:paraId="7A5F1901" w14:textId="77777777" w:rsidR="00EB4284" w:rsidRDefault="00EB4284">
      <w:pPr>
        <w:pStyle w:val="CommentText"/>
      </w:pPr>
      <w:r>
        <w:rPr>
          <w:rStyle w:val="CommentReference"/>
        </w:rPr>
        <w:annotationRef/>
      </w:r>
      <w:r>
        <w:t>those who?</w:t>
      </w:r>
    </w:p>
  </w:comment>
  <w:comment w:id="54" w:author="Windows User" w:date="2015-10-30T08:56:00Z" w:initials="BS">
    <w:p w14:paraId="2D4F2C82" w14:textId="77777777" w:rsidR="00EB4284" w:rsidRDefault="00EB4284">
      <w:pPr>
        <w:pStyle w:val="CommentText"/>
      </w:pPr>
      <w:r>
        <w:rPr>
          <w:rStyle w:val="CommentReference"/>
        </w:rPr>
        <w:annotationRef/>
      </w:r>
      <w:r>
        <w:t>Yourself?</w:t>
      </w:r>
    </w:p>
  </w:comment>
  <w:comment w:id="58" w:author="Windows User" w:date="2015-11-27T20:09:00Z" w:initials="WU">
    <w:p w14:paraId="714F787D" w14:textId="77777777" w:rsidR="00EB4284" w:rsidRDefault="00EB4284"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EB4284" w:rsidRDefault="00EB4284">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EB4284" w:rsidRDefault="00EB4284">
      <w:pPr>
        <w:pStyle w:val="CommentText"/>
      </w:pPr>
      <w:r>
        <w:rPr>
          <w:rStyle w:val="CommentReference"/>
        </w:rPr>
        <w:annotationRef/>
      </w:r>
      <w:r>
        <w:t>Good News or Glad Tidings?</w:t>
      </w:r>
    </w:p>
  </w:comment>
  <w:comment w:id="66" w:author="Windows User" w:date="2015-10-30T08:56:00Z" w:initials="WU">
    <w:p w14:paraId="23EACE51" w14:textId="77777777" w:rsidR="00EB4284" w:rsidRDefault="00EB4284">
      <w:pPr>
        <w:pStyle w:val="CommentText"/>
      </w:pPr>
      <w:r>
        <w:rPr>
          <w:rStyle w:val="CommentReference"/>
        </w:rPr>
        <w:annotationRef/>
      </w:r>
      <w:r>
        <w:t>Which is it? Advocate or watch over us?</w:t>
      </w:r>
    </w:p>
  </w:comment>
  <w:comment w:id="67" w:author="Windows User" w:date="2015-10-30T08:56:00Z" w:initials="WU">
    <w:p w14:paraId="01F9BCCA" w14:textId="77777777" w:rsidR="00EB4284" w:rsidRDefault="00EB4284">
      <w:pPr>
        <w:pStyle w:val="CommentText"/>
      </w:pPr>
      <w:r>
        <w:rPr>
          <w:rStyle w:val="CommentReference"/>
        </w:rPr>
        <w:annotationRef/>
      </w:r>
      <w:r>
        <w:t>Coptic doesn’t seem to have “Mary”</w:t>
      </w:r>
    </w:p>
  </w:comment>
  <w:comment w:id="69" w:author="Windows User" w:date="2015-10-30T08:56:00Z" w:initials="WU">
    <w:p w14:paraId="64CC502C" w14:textId="77777777" w:rsidR="00EB4284" w:rsidRDefault="00EB4284">
      <w:pPr>
        <w:pStyle w:val="CommentText"/>
      </w:pPr>
      <w:r>
        <w:rPr>
          <w:rStyle w:val="CommentReference"/>
        </w:rPr>
        <w:annotationRef/>
      </w:r>
      <w:r>
        <w:t>Add footnote of what this is</w:t>
      </w:r>
    </w:p>
  </w:comment>
  <w:comment w:id="89" w:author="Windows User" w:date="2015-11-27T20:09:00Z" w:initials="WU">
    <w:p w14:paraId="03405E79" w14:textId="77777777" w:rsidR="00EB4284" w:rsidRDefault="00EB4284"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EB4284" w:rsidRDefault="00EB4284">
      <w:pPr>
        <w:pStyle w:val="CommentText"/>
      </w:pPr>
      <w:r>
        <w:rPr>
          <w:rStyle w:val="CommentReference"/>
        </w:rPr>
        <w:annotationRef/>
      </w:r>
      <w:r>
        <w:t>Compare to various translations</w:t>
      </w:r>
    </w:p>
  </w:comment>
  <w:comment w:id="92" w:author="Windows User" w:date="2015-10-30T12:37:00Z" w:initials="WU">
    <w:p w14:paraId="00B9961B" w14:textId="77777777" w:rsidR="00EB4284" w:rsidRDefault="00EB4284">
      <w:pPr>
        <w:pStyle w:val="CommentText"/>
      </w:pPr>
      <w:r>
        <w:rPr>
          <w:rStyle w:val="CommentReference"/>
        </w:rPr>
        <w:annotationRef/>
      </w:r>
      <w:r>
        <w:t>Is this supposed to be doubled?</w:t>
      </w:r>
    </w:p>
  </w:comment>
  <w:comment w:id="93" w:author="Windows User" w:date="2015-11-27T20:09:00Z" w:initials="WU">
    <w:p w14:paraId="218998C8" w14:textId="77777777" w:rsidR="00EB4284" w:rsidRDefault="00EB4284"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EB4284" w:rsidRDefault="00EB4284">
      <w:pPr>
        <w:pStyle w:val="CommentText"/>
      </w:pPr>
      <w:r>
        <w:rPr>
          <w:rStyle w:val="CommentReference"/>
        </w:rPr>
        <w:annotationRef/>
      </w:r>
      <w:r>
        <w:t>Does this go before Creed?</w:t>
      </w:r>
    </w:p>
  </w:comment>
  <w:comment w:id="97" w:author="Windows User" w:date="2015-11-06T13:03:00Z" w:initials="WU">
    <w:p w14:paraId="6B9D0F75" w14:textId="77777777" w:rsidR="00EB4284" w:rsidRDefault="00EB4284">
      <w:pPr>
        <w:pStyle w:val="CommentText"/>
      </w:pPr>
      <w:r>
        <w:rPr>
          <w:rStyle w:val="CommentReference"/>
        </w:rPr>
        <w:annotationRef/>
      </w:r>
      <w:r>
        <w:t>Coptic reader has Ps 3 here!</w:t>
      </w:r>
    </w:p>
  </w:comment>
  <w:comment w:id="113" w:author="Windows User" w:date="2015-11-02T08:54:00Z" w:initials="WU">
    <w:p w14:paraId="0366F544" w14:textId="77777777" w:rsidR="00EB4284" w:rsidRDefault="00EB4284">
      <w:pPr>
        <w:pStyle w:val="CommentText"/>
      </w:pPr>
      <w:r>
        <w:rPr>
          <w:rStyle w:val="CommentReference"/>
        </w:rPr>
        <w:annotationRef/>
      </w:r>
      <w:r>
        <w:t>Is there a phrase missing here?</w:t>
      </w:r>
    </w:p>
  </w:comment>
  <w:comment w:id="119" w:author="Windows User" w:date="2015-10-30T08:56:00Z" w:initials="WU">
    <w:p w14:paraId="1FDBEBA0" w14:textId="77777777" w:rsidR="00EB4284" w:rsidRDefault="00EB4284">
      <w:pPr>
        <w:pStyle w:val="CommentText"/>
      </w:pPr>
      <w:r>
        <w:rPr>
          <w:rStyle w:val="CommentReference"/>
        </w:rPr>
        <w:annotationRef/>
      </w:r>
      <w:r>
        <w:t xml:space="preserve">Should Glory be </w:t>
      </w:r>
      <w:proofErr w:type="gramStart"/>
      <w:r>
        <w:t>be</w:t>
      </w:r>
      <w:proofErr w:type="gramEnd"/>
      <w:r>
        <w:t xml:space="preserve"> here?</w:t>
      </w:r>
    </w:p>
  </w:comment>
  <w:comment w:id="124" w:author="Windows User" w:date="2015-11-02T12:45:00Z" w:initials="WU">
    <w:p w14:paraId="52EB1C43" w14:textId="77777777" w:rsidR="00EB4284" w:rsidRDefault="00EB4284">
      <w:pPr>
        <w:pStyle w:val="CommentText"/>
      </w:pPr>
      <w:r>
        <w:rPr>
          <w:rStyle w:val="CommentReference"/>
        </w:rPr>
        <w:annotationRef/>
      </w:r>
      <w:r>
        <w:t>Any argument for "Rise up" rather than arise?"</w:t>
      </w:r>
    </w:p>
  </w:comment>
  <w:comment w:id="125" w:author="Windows User" w:date="2015-10-30T08:56:00Z" w:initials="WU">
    <w:p w14:paraId="20A80697" w14:textId="77777777" w:rsidR="00EB4284" w:rsidRDefault="00EB4284">
      <w:pPr>
        <w:pStyle w:val="CommentText"/>
      </w:pPr>
      <w:r>
        <w:rPr>
          <w:rStyle w:val="CommentReference"/>
        </w:rPr>
        <w:annotationRef/>
      </w:r>
      <w:r>
        <w:t>flesh or body?</w:t>
      </w:r>
    </w:p>
  </w:comment>
  <w:comment w:id="126" w:author="Windows User" w:date="2015-10-30T08:56:00Z" w:initials="WU">
    <w:p w14:paraId="691196EF" w14:textId="77777777" w:rsidR="00EB4284" w:rsidRDefault="00EB4284">
      <w:pPr>
        <w:pStyle w:val="CommentText"/>
      </w:pPr>
      <w:r>
        <w:rPr>
          <w:rStyle w:val="CommentReference"/>
        </w:rPr>
        <w:annotationRef/>
      </w:r>
      <w:r>
        <w:t>Send up, or ascribe?</w:t>
      </w:r>
    </w:p>
  </w:comment>
  <w:comment w:id="127" w:author="Windows User" w:date="2015-10-30T08:56:00Z" w:initials="WU">
    <w:p w14:paraId="62D844FC" w14:textId="77777777" w:rsidR="00EB4284" w:rsidRDefault="00EB4284">
      <w:pPr>
        <w:pStyle w:val="CommentText"/>
      </w:pPr>
      <w:r>
        <w:rPr>
          <w:rStyle w:val="CommentReference"/>
        </w:rPr>
        <w:annotationRef/>
      </w:r>
      <w:r>
        <w:t>doxology or glorification?</w:t>
      </w:r>
    </w:p>
  </w:comment>
  <w:comment w:id="128" w:author="Windows User" w:date="2015-10-30T08:56:00Z" w:initials="WU">
    <w:p w14:paraId="1DDB628C" w14:textId="77777777" w:rsidR="00EB4284" w:rsidRDefault="00EB4284">
      <w:pPr>
        <w:pStyle w:val="CommentText"/>
      </w:pPr>
      <w:r>
        <w:rPr>
          <w:rStyle w:val="CommentReference"/>
        </w:rPr>
        <w:annotationRef/>
      </w:r>
      <w:r>
        <w:t>"Glory to you" or "Glory be to you"?</w:t>
      </w:r>
    </w:p>
  </w:comment>
  <w:comment w:id="129" w:author="Windows User" w:date="2015-10-30T08:56:00Z" w:initials="WU">
    <w:p w14:paraId="04605706" w14:textId="77777777" w:rsidR="00EB4284" w:rsidRDefault="00EB4284">
      <w:pPr>
        <w:pStyle w:val="CommentText"/>
      </w:pPr>
      <w:r>
        <w:rPr>
          <w:rStyle w:val="CommentReference"/>
        </w:rPr>
        <w:annotationRef/>
      </w:r>
      <w:r>
        <w:t>You?</w:t>
      </w:r>
    </w:p>
  </w:comment>
  <w:comment w:id="130" w:author="Windows User" w:date="2015-10-30T08:56:00Z" w:initials="WU">
    <w:p w14:paraId="7EF74390" w14:textId="77777777" w:rsidR="00EB4284" w:rsidRDefault="00EB4284">
      <w:pPr>
        <w:pStyle w:val="CommentText"/>
      </w:pPr>
      <w:r>
        <w:rPr>
          <w:rStyle w:val="CommentReference"/>
        </w:rPr>
        <w:annotationRef/>
      </w:r>
      <w:r>
        <w:t xml:space="preserve">To the Sanctuary or </w:t>
      </w:r>
      <w:proofErr w:type="gramStart"/>
      <w:r>
        <w:t>O</w:t>
      </w:r>
      <w:proofErr w:type="gramEnd"/>
      <w:r>
        <w:t xml:space="preserve"> you saints???</w:t>
      </w:r>
    </w:p>
  </w:comment>
  <w:comment w:id="131" w:author="Windows User" w:date="2015-10-30T08:56:00Z" w:initials="WU">
    <w:p w14:paraId="6EE7E8F7" w14:textId="77777777" w:rsidR="00EB4284" w:rsidRDefault="00EB4284">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EB4284" w:rsidRDefault="00EB4284">
      <w:pPr>
        <w:pStyle w:val="CommentText"/>
      </w:pPr>
      <w:r>
        <w:rPr>
          <w:rStyle w:val="CommentReference"/>
        </w:rPr>
        <w:annotationRef/>
      </w:r>
      <w:r>
        <w:t>supplication or cry?</w:t>
      </w:r>
    </w:p>
  </w:comment>
  <w:comment w:id="133" w:author="Windows User" w:date="2015-10-30T08:56:00Z" w:initials="WU">
    <w:p w14:paraId="48F1BB2D" w14:textId="77777777" w:rsidR="00EB4284" w:rsidRDefault="00EB4284">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EB4284" w:rsidRDefault="00EB4284">
      <w:pPr>
        <w:pStyle w:val="CommentText"/>
      </w:pPr>
      <w:r>
        <w:rPr>
          <w:rStyle w:val="CommentReference"/>
        </w:rPr>
        <w:annotationRef/>
      </w:r>
      <w:r>
        <w:t>revive or deliver?</w:t>
      </w:r>
    </w:p>
  </w:comment>
  <w:comment w:id="135" w:author="Windows User" w:date="2015-10-30T08:56:00Z" w:initials="WU">
    <w:p w14:paraId="1E23D103" w14:textId="77777777" w:rsidR="00EB4284" w:rsidRDefault="00EB4284">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EB4284" w:rsidRDefault="00EB4284">
      <w:pPr>
        <w:pStyle w:val="CommentText"/>
      </w:pPr>
      <w:r>
        <w:rPr>
          <w:rStyle w:val="CommentReference"/>
        </w:rPr>
        <w:annotationRef/>
      </w:r>
      <w:r>
        <w:t>blessing or praise?</w:t>
      </w:r>
    </w:p>
  </w:comment>
  <w:comment w:id="137" w:author="Windows User" w:date="2015-10-30T08:56:00Z" w:initials="WU">
    <w:p w14:paraId="71B0BD07" w14:textId="77777777" w:rsidR="00EB4284" w:rsidRDefault="00EB4284">
      <w:pPr>
        <w:pStyle w:val="CommentText"/>
      </w:pPr>
      <w:r>
        <w:rPr>
          <w:rStyle w:val="CommentReference"/>
        </w:rPr>
        <w:annotationRef/>
      </w:r>
      <w:r>
        <w:t>respond with? respond to? speak of?</w:t>
      </w:r>
    </w:p>
  </w:comment>
  <w:comment w:id="138" w:author="Windows User" w:date="2015-10-30T08:56:00Z" w:initials="WU">
    <w:p w14:paraId="2450B0CD" w14:textId="77777777" w:rsidR="00EB4284" w:rsidRDefault="00EB4284">
      <w:pPr>
        <w:pStyle w:val="CommentText"/>
      </w:pPr>
      <w:r>
        <w:rPr>
          <w:rStyle w:val="CommentReference"/>
        </w:rPr>
        <w:annotationRef/>
      </w:r>
      <w:r>
        <w:t>rightous, true, or truth?</w:t>
      </w:r>
    </w:p>
  </w:comment>
  <w:comment w:id="139" w:author="Windows User" w:date="2015-10-30T08:56:00Z" w:initials="WU">
    <w:p w14:paraId="469B7AAB" w14:textId="77777777" w:rsidR="00EB4284" w:rsidRDefault="00EB4284">
      <w:pPr>
        <w:pStyle w:val="CommentText"/>
      </w:pPr>
      <w:r>
        <w:rPr>
          <w:rStyle w:val="CommentReference"/>
        </w:rPr>
        <w:annotationRef/>
      </w:r>
      <w:r>
        <w:t>meditation, or delight?</w:t>
      </w:r>
    </w:p>
  </w:comment>
  <w:comment w:id="140" w:author="Windows User" w:date="2015-10-30T08:56:00Z" w:initials="WU">
    <w:p w14:paraId="55BDD5ED" w14:textId="77777777" w:rsidR="00EB4284" w:rsidRDefault="00EB4284">
      <w:pPr>
        <w:pStyle w:val="CommentText"/>
      </w:pPr>
      <w:r>
        <w:rPr>
          <w:rStyle w:val="CommentReference"/>
        </w:rPr>
        <w:annotationRef/>
      </w:r>
      <w:r>
        <w:t>forever or always?</w:t>
      </w:r>
    </w:p>
  </w:comment>
  <w:comment w:id="141" w:author="Windows User" w:date="2015-10-30T08:56:00Z" w:initials="WU">
    <w:p w14:paraId="6EC4BCD6" w14:textId="77777777" w:rsidR="00EB4284" w:rsidRDefault="00EB4284">
      <w:pPr>
        <w:pStyle w:val="CommentText"/>
      </w:pPr>
      <w:r>
        <w:rPr>
          <w:rStyle w:val="CommentReference"/>
        </w:rPr>
        <w:annotationRef/>
      </w:r>
      <w:r>
        <w:t>and forever?</w:t>
      </w:r>
    </w:p>
  </w:comment>
  <w:comment w:id="142" w:author="Windows User" w:date="2015-10-30T08:56:00Z" w:initials="WU">
    <w:p w14:paraId="0C8D527C" w14:textId="77777777" w:rsidR="00EB4284" w:rsidRDefault="00EB4284">
      <w:pPr>
        <w:pStyle w:val="CommentText"/>
      </w:pPr>
      <w:r>
        <w:rPr>
          <w:rStyle w:val="CommentReference"/>
        </w:rPr>
        <w:annotationRef/>
      </w:r>
      <w:r>
        <w:t>be?</w:t>
      </w:r>
    </w:p>
  </w:comment>
  <w:comment w:id="143" w:author="Windows User" w:date="2015-10-30T08:56:00Z" w:initials="WU">
    <w:p w14:paraId="24A21286" w14:textId="77777777" w:rsidR="00EB4284" w:rsidRDefault="00EB4284">
      <w:pPr>
        <w:pStyle w:val="CommentText"/>
      </w:pPr>
      <w:r>
        <w:rPr>
          <w:rStyle w:val="CommentReference"/>
        </w:rPr>
        <w:annotationRef/>
      </w:r>
      <w:r>
        <w:t>be?</w:t>
      </w:r>
    </w:p>
  </w:comment>
  <w:comment w:id="144" w:author="Windows User" w:date="2015-10-30T08:56:00Z" w:initials="WU">
    <w:p w14:paraId="78AD7059" w14:textId="77777777" w:rsidR="00EB4284" w:rsidRDefault="00EB4284">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EB4284" w:rsidRDefault="00EB4284">
      <w:pPr>
        <w:pStyle w:val="CommentText"/>
      </w:pPr>
      <w:r>
        <w:rPr>
          <w:rStyle w:val="CommentReference"/>
        </w:rPr>
        <w:annotationRef/>
      </w:r>
      <w:r>
        <w:t>utter or declare?</w:t>
      </w:r>
    </w:p>
  </w:comment>
  <w:comment w:id="152" w:author="Windows User" w:date="2015-10-30T08:56:00Z" w:initials="BS">
    <w:p w14:paraId="3842484B" w14:textId="77777777" w:rsidR="00EB4284" w:rsidRDefault="00EB4284">
      <w:pPr>
        <w:pStyle w:val="CommentText"/>
      </w:pPr>
      <w:r>
        <w:rPr>
          <w:rStyle w:val="CommentReference"/>
        </w:rPr>
        <w:annotationRef/>
      </w:r>
      <w:r>
        <w:t>look at? look upon? regard?</w:t>
      </w:r>
    </w:p>
  </w:comment>
  <w:comment w:id="153" w:author="Windows User" w:date="2015-10-30T08:56:00Z" w:initials="BS">
    <w:p w14:paraId="61DC37F7" w14:textId="77777777" w:rsidR="00EB4284" w:rsidRDefault="00EB4284">
      <w:pPr>
        <w:pStyle w:val="CommentText"/>
      </w:pPr>
      <w:r>
        <w:rPr>
          <w:rStyle w:val="CommentReference"/>
        </w:rPr>
        <w:annotationRef/>
      </w:r>
      <w:r>
        <w:t>no one?</w:t>
      </w:r>
    </w:p>
  </w:comment>
  <w:comment w:id="154" w:author="Windows User" w:date="2015-10-30T08:56:00Z" w:initials="BS">
    <w:p w14:paraId="585BECF3" w14:textId="77777777" w:rsidR="00EB4284" w:rsidRDefault="00EB4284">
      <w:pPr>
        <w:pStyle w:val="CommentText"/>
      </w:pPr>
      <w:r>
        <w:rPr>
          <w:rStyle w:val="CommentReference"/>
        </w:rPr>
        <w:annotationRef/>
      </w:r>
      <w:r>
        <w:t>in?</w:t>
      </w:r>
    </w:p>
    <w:p w14:paraId="599E0788" w14:textId="77777777" w:rsidR="00EB4284" w:rsidRDefault="00EB4284">
      <w:pPr>
        <w:pStyle w:val="CommentText"/>
      </w:pPr>
    </w:p>
  </w:comment>
  <w:comment w:id="155" w:author="Windows User" w:date="2015-10-30T08:56:00Z" w:initials="BS">
    <w:p w14:paraId="1E93E3C5" w14:textId="77777777" w:rsidR="00EB4284" w:rsidRDefault="00EB4284">
      <w:pPr>
        <w:pStyle w:val="CommentText"/>
      </w:pPr>
      <w:r>
        <w:rPr>
          <w:rStyle w:val="CommentReference"/>
        </w:rPr>
        <w:annotationRef/>
      </w:r>
      <w:r>
        <w:t>before?</w:t>
      </w:r>
    </w:p>
  </w:comment>
  <w:comment w:id="156" w:author="Windows User" w:date="2015-10-30T08:56:00Z" w:initials="BS">
    <w:p w14:paraId="2A95BD9B" w14:textId="77777777" w:rsidR="00EB4284" w:rsidRDefault="00EB4284">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EB4284" w:rsidRDefault="00EB4284">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EB4284" w:rsidRDefault="00EB4284">
      <w:pPr>
        <w:pStyle w:val="CommentText"/>
      </w:pPr>
      <w:r>
        <w:rPr>
          <w:rStyle w:val="CommentReference"/>
        </w:rPr>
        <w:annotationRef/>
      </w:r>
      <w:r>
        <w:t>sealed as in ever virgin... or more like hidden?</w:t>
      </w:r>
    </w:p>
  </w:comment>
  <w:comment w:id="159" w:author="Windows User" w:date="2015-10-30T08:56:00Z" w:initials="BS">
    <w:p w14:paraId="0EA7F885" w14:textId="77777777" w:rsidR="00EB4284" w:rsidRDefault="00EB4284">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EB4284" w:rsidRDefault="00EB4284">
      <w:pPr>
        <w:pStyle w:val="CommentText"/>
      </w:pPr>
      <w:r>
        <w:rPr>
          <w:rStyle w:val="CommentReference"/>
        </w:rPr>
        <w:annotationRef/>
      </w:r>
      <w:r>
        <w:t>spices or ointment</w:t>
      </w:r>
    </w:p>
  </w:comment>
  <w:comment w:id="161" w:author="Windows User" w:date="2015-10-30T08:56:00Z" w:initials="BS">
    <w:p w14:paraId="59FF5141" w14:textId="77777777" w:rsidR="00EB4284" w:rsidRDefault="00EB4284">
      <w:pPr>
        <w:pStyle w:val="CommentText"/>
      </w:pPr>
      <w:r>
        <w:rPr>
          <w:rStyle w:val="CommentReference"/>
        </w:rPr>
        <w:annotationRef/>
      </w:r>
      <w:r>
        <w:t>Is risen or has risen?</w:t>
      </w:r>
    </w:p>
  </w:comment>
  <w:comment w:id="162" w:author="Windows User" w:date="2015-10-30T08:56:00Z" w:initials="BS">
    <w:p w14:paraId="32DD0547" w14:textId="77777777" w:rsidR="00EB4284" w:rsidRDefault="00EB4284">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EB4284" w:rsidRDefault="00EB4284">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EB4284" w:rsidRDefault="00EB4284">
      <w:pPr>
        <w:pStyle w:val="CommentText"/>
      </w:pPr>
      <w:r>
        <w:rPr>
          <w:rStyle w:val="CommentReference"/>
        </w:rPr>
        <w:annotationRef/>
      </w:r>
      <w:r>
        <w:t xml:space="preserve">decay? </w:t>
      </w:r>
    </w:p>
  </w:comment>
  <w:comment w:id="165" w:author="Windows User" w:date="2015-10-30T08:56:00Z" w:initials="WU">
    <w:p w14:paraId="3FDC6419" w14:textId="77777777" w:rsidR="00EB4284" w:rsidRDefault="00EB4284">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EB4284" w:rsidRDefault="00EB4284">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EB4284" w:rsidRDefault="00EB4284">
      <w:pPr>
        <w:pStyle w:val="CommentText"/>
      </w:pPr>
      <w:r>
        <w:rPr>
          <w:rStyle w:val="CommentReference"/>
        </w:rPr>
        <w:annotationRef/>
      </w:r>
      <w:r>
        <w:t>literally choice mounted captains?</w:t>
      </w:r>
    </w:p>
  </w:comment>
  <w:comment w:id="168" w:author="Windows User" w:date="2015-10-30T08:56:00Z" w:initials="WU">
    <w:p w14:paraId="412EF946" w14:textId="77777777" w:rsidR="00EB4284" w:rsidRDefault="00EB4284">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EB4284" w:rsidRDefault="00EB4284">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EB4284" w:rsidRDefault="00EB4284">
      <w:pPr>
        <w:pStyle w:val="CommentText"/>
      </w:pPr>
      <w:r>
        <w:rPr>
          <w:rStyle w:val="CommentReference"/>
        </w:rPr>
        <w:annotationRef/>
      </w:r>
      <w:r>
        <w:t>crushed or destroyed?</w:t>
      </w:r>
    </w:p>
  </w:comment>
  <w:comment w:id="171" w:author="Windows User" w:date="2015-10-30T08:56:00Z" w:initials="WU">
    <w:p w14:paraId="251C2A8C" w14:textId="77777777" w:rsidR="00EB4284" w:rsidRDefault="00EB4284">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EB4284" w:rsidRDefault="00EB4284">
      <w:pPr>
        <w:pStyle w:val="CommentText"/>
      </w:pPr>
      <w:r>
        <w:rPr>
          <w:rStyle w:val="CommentReference"/>
        </w:rPr>
        <w:annotationRef/>
      </w:r>
      <w:r>
        <w:t>your enemies or our enemies?</w:t>
      </w:r>
    </w:p>
  </w:comment>
  <w:comment w:id="173" w:author="Windows User" w:date="2015-10-30T08:56:00Z" w:initials="WU">
    <w:p w14:paraId="3EA7129B" w14:textId="77777777" w:rsidR="00EB4284" w:rsidRDefault="00EB4284">
      <w:pPr>
        <w:pStyle w:val="CommentText"/>
      </w:pPr>
      <w:r>
        <w:rPr>
          <w:rStyle w:val="CommentReference"/>
        </w:rPr>
        <w:annotationRef/>
      </w:r>
      <w:r>
        <w:t>sent or sent forth?</w:t>
      </w:r>
    </w:p>
  </w:comment>
  <w:comment w:id="174" w:author="Windows User" w:date="2015-10-30T08:56:00Z" w:initials="WU">
    <w:p w14:paraId="2A81A5DE" w14:textId="77777777" w:rsidR="00EB4284" w:rsidRDefault="00EB4284">
      <w:pPr>
        <w:pStyle w:val="CommentText"/>
      </w:pPr>
      <w:r>
        <w:rPr>
          <w:rStyle w:val="CommentReference"/>
        </w:rPr>
        <w:annotationRef/>
      </w:r>
      <w:r>
        <w:t>or saints? ft note?</w:t>
      </w:r>
    </w:p>
  </w:comment>
  <w:comment w:id="175" w:author="Windows User" w:date="2015-10-30T08:56:00Z" w:initials="WU">
    <w:p w14:paraId="4AC4FC28" w14:textId="77777777" w:rsidR="00EB4284" w:rsidRDefault="00EB4284">
      <w:pPr>
        <w:pStyle w:val="CommentText"/>
      </w:pPr>
      <w:r>
        <w:rPr>
          <w:rStyle w:val="CommentReference"/>
        </w:rPr>
        <w:annotationRef/>
      </w:r>
      <w:r>
        <w:t>glories? glorious deeds? or in glory?</w:t>
      </w:r>
    </w:p>
  </w:comment>
  <w:comment w:id="176" w:author="Windows User" w:date="2015-10-30T08:56:00Z" w:initials="WU">
    <w:p w14:paraId="020A6174" w14:textId="77777777" w:rsidR="00EB4284" w:rsidRDefault="00EB4284">
      <w:pPr>
        <w:pStyle w:val="CommentText"/>
      </w:pPr>
      <w:r>
        <w:rPr>
          <w:rStyle w:val="CommentReference"/>
        </w:rPr>
        <w:annotationRef/>
      </w:r>
      <w:r>
        <w:t>redeemed? or chose?</w:t>
      </w:r>
    </w:p>
  </w:comment>
  <w:comment w:id="177" w:author="Windows User" w:date="2015-10-30T08:56:00Z" w:initials="WU">
    <w:p w14:paraId="6349473A" w14:textId="77777777" w:rsidR="00EB4284" w:rsidRDefault="00EB4284">
      <w:pPr>
        <w:pStyle w:val="CommentText"/>
      </w:pPr>
      <w:r>
        <w:rPr>
          <w:rStyle w:val="CommentReference"/>
        </w:rPr>
        <w:annotationRef/>
      </w:r>
      <w:r>
        <w:t>abode? habitation? resting place?</w:t>
      </w:r>
    </w:p>
  </w:comment>
  <w:comment w:id="178" w:author="Windows User" w:date="2015-10-30T08:56:00Z" w:initials="WU">
    <w:p w14:paraId="0D3E5CBC" w14:textId="77777777" w:rsidR="00EB4284" w:rsidRDefault="00EB4284">
      <w:pPr>
        <w:pStyle w:val="CommentText"/>
      </w:pPr>
      <w:r>
        <w:rPr>
          <w:rStyle w:val="CommentReference"/>
        </w:rPr>
        <w:annotationRef/>
      </w:r>
      <w:r>
        <w:t>Nets has pangs.</w:t>
      </w:r>
    </w:p>
  </w:comment>
  <w:comment w:id="179" w:author="Windows User" w:date="2015-10-30T08:56:00Z" w:initials="WU">
    <w:p w14:paraId="2C78488D" w14:textId="77777777" w:rsidR="00EB4284" w:rsidRDefault="00EB4284">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EB4284" w:rsidRDefault="00EB4284">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EB4284" w:rsidRDefault="00EB4284">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EB4284" w:rsidRDefault="00EB4284">
      <w:pPr>
        <w:pStyle w:val="CommentText"/>
      </w:pPr>
      <w:r>
        <w:rPr>
          <w:rStyle w:val="CommentReference"/>
        </w:rPr>
        <w:annotationRef/>
      </w:r>
      <w:r>
        <w:t>For? or Since?</w:t>
      </w:r>
    </w:p>
  </w:comment>
  <w:comment w:id="183" w:author="Windows User" w:date="2015-10-30T08:56:00Z" w:initials="WU">
    <w:p w14:paraId="23C2A88E" w14:textId="77777777" w:rsidR="00EB4284" w:rsidRDefault="00EB4284">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EB4284" w:rsidRDefault="00EB4284">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EB4284" w:rsidRDefault="00EB4284">
      <w:pPr>
        <w:pStyle w:val="CommentText"/>
      </w:pPr>
      <w:r>
        <w:rPr>
          <w:rStyle w:val="CommentReference"/>
        </w:rPr>
        <w:annotationRef/>
      </w:r>
      <w:r>
        <w:t xml:space="preserve">The last verse is not in the Bible... So Miriam's words "Horse and </w:t>
      </w:r>
      <w:proofErr w:type="gramStart"/>
      <w:r>
        <w:t>rider..</w:t>
      </w:r>
      <w:proofErr w:type="gramEnd"/>
      <w:r>
        <w:t>" should be in quotes. These should not, they are our (the church's) words in response.</w:t>
      </w:r>
    </w:p>
  </w:comment>
  <w:comment w:id="191" w:author="Windows User" w:date="2015-10-30T08:56:00Z" w:initials="WU">
    <w:p w14:paraId="1FDAC33C" w14:textId="77777777" w:rsidR="00EB4284" w:rsidRDefault="00EB4284">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EB4284" w:rsidRDefault="00EB4284">
      <w:pPr>
        <w:pStyle w:val="CommentText"/>
      </w:pPr>
      <w:r>
        <w:rPr>
          <w:rStyle w:val="CommentReference"/>
        </w:rPr>
        <w:annotationRef/>
      </w:r>
      <w:r>
        <w:t>path or walkway?</w:t>
      </w:r>
    </w:p>
  </w:comment>
  <w:comment w:id="193" w:author="Brett Slote" w:date="2015-10-30T08:56:00Z" w:initials="BS">
    <w:p w14:paraId="2E9C38B6" w14:textId="77777777" w:rsidR="00EB4284" w:rsidRDefault="00EB4284">
      <w:pPr>
        <w:pStyle w:val="CommentText"/>
      </w:pPr>
      <w:r>
        <w:rPr>
          <w:rStyle w:val="CommentReference"/>
        </w:rPr>
        <w:annotationRef/>
      </w:r>
      <w:proofErr w:type="gramStart"/>
      <w:r>
        <w:t>needs :</w:t>
      </w:r>
      <w:proofErr w:type="gramEnd"/>
      <w:r>
        <w:t xml:space="preserve"> at least to indicate breaks in tune</w:t>
      </w:r>
    </w:p>
  </w:comment>
  <w:comment w:id="194" w:author="Windows User" w:date="2015-10-30T08:56:00Z" w:initials="WU">
    <w:p w14:paraId="3A386E24" w14:textId="77777777" w:rsidR="00EB4284" w:rsidRDefault="00EB4284">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EB4284" w:rsidRDefault="00EB4284">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EB4284" w:rsidRDefault="00EB4284">
      <w:pPr>
        <w:pStyle w:val="CommentText"/>
      </w:pPr>
      <w:r>
        <w:rPr>
          <w:rStyle w:val="CommentReference"/>
        </w:rPr>
        <w:annotationRef/>
      </w:r>
      <w:r>
        <w:t>praising or singing?</w:t>
      </w:r>
    </w:p>
  </w:comment>
  <w:comment w:id="197" w:author="Windows User" w:date="2015-10-30T08:56:00Z" w:initials="WU">
    <w:p w14:paraId="41E0F0D3" w14:textId="77777777" w:rsidR="00EB4284" w:rsidRDefault="00EB4284">
      <w:pPr>
        <w:pStyle w:val="CommentText"/>
      </w:pPr>
      <w:r>
        <w:rPr>
          <w:rStyle w:val="CommentReference"/>
        </w:rPr>
        <w:annotationRef/>
      </w:r>
      <w:r>
        <w:t>I think this should be sing to</w:t>
      </w:r>
    </w:p>
  </w:comment>
  <w:comment w:id="207" w:author="Windows User" w:date="2015-10-30T08:56:00Z" w:initials="BS">
    <w:p w14:paraId="6D839B60" w14:textId="77777777" w:rsidR="00EB4284" w:rsidRDefault="00EB4284">
      <w:pPr>
        <w:pStyle w:val="CommentText"/>
      </w:pPr>
      <w:r>
        <w:rPr>
          <w:rStyle w:val="CommentReference"/>
        </w:rPr>
        <w:annotationRef/>
      </w:r>
      <w:r>
        <w:t>both Brenton and NETS have "understanding"</w:t>
      </w:r>
    </w:p>
  </w:comment>
  <w:comment w:id="208" w:author="Windows User" w:date="2015-10-30T08:56:00Z" w:initials="BS">
    <w:p w14:paraId="6CECB213" w14:textId="77777777" w:rsidR="00EB4284" w:rsidRDefault="00EB4284">
      <w:pPr>
        <w:pStyle w:val="CommentText"/>
      </w:pPr>
      <w:r>
        <w:rPr>
          <w:rStyle w:val="CommentReference"/>
        </w:rPr>
        <w:annotationRef/>
      </w:r>
      <w:r>
        <w:t>NETS just has made</w:t>
      </w:r>
    </w:p>
  </w:comment>
  <w:comment w:id="209" w:author="Windows User" w:date="2015-10-30T08:56:00Z" w:initials="BS">
    <w:p w14:paraId="4F787B03" w14:textId="77777777" w:rsidR="00EB4284" w:rsidRDefault="00EB4284">
      <w:pPr>
        <w:pStyle w:val="CommentText"/>
      </w:pPr>
      <w:r>
        <w:rPr>
          <w:rStyle w:val="CommentReference"/>
        </w:rPr>
        <w:annotationRef/>
      </w:r>
      <w:r>
        <w:t>does Coptic have "alone"?</w:t>
      </w:r>
    </w:p>
  </w:comment>
  <w:comment w:id="210" w:author="Windows User" w:date="2015-10-30T08:56:00Z" w:initials="BS">
    <w:p w14:paraId="5C140285" w14:textId="77777777" w:rsidR="00EB4284" w:rsidRDefault="00EB4284">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EB4284" w:rsidRDefault="00EB4284">
      <w:pPr>
        <w:pStyle w:val="CommentText"/>
      </w:pPr>
      <w:r>
        <w:rPr>
          <w:rStyle w:val="CommentReference"/>
        </w:rPr>
        <w:annotationRef/>
      </w:r>
      <w:r>
        <w:t>NETS has 'raised'. Makes more sense?</w:t>
      </w:r>
    </w:p>
  </w:comment>
  <w:comment w:id="212" w:author="Windows User" w:date="2015-10-30T08:56:00Z" w:initials="BS">
    <w:p w14:paraId="674A771E" w14:textId="77777777" w:rsidR="00EB4284" w:rsidRDefault="00EB4284">
      <w:pPr>
        <w:pStyle w:val="CommentText"/>
      </w:pPr>
      <w:r>
        <w:rPr>
          <w:rStyle w:val="CommentReference"/>
        </w:rPr>
        <w:annotationRef/>
      </w:r>
      <w:r>
        <w:t>into?</w:t>
      </w:r>
    </w:p>
  </w:comment>
  <w:comment w:id="213" w:author="Windows User" w:date="2015-11-21T12:58:00Z" w:initials="WU">
    <w:p w14:paraId="2C494D12" w14:textId="145D1282" w:rsidR="00EB4284" w:rsidRDefault="00EB4284">
      <w:pPr>
        <w:pStyle w:val="CommentText"/>
      </w:pPr>
      <w:r>
        <w:rPr>
          <w:rStyle w:val="CommentReference"/>
        </w:rPr>
        <w:annotationRef/>
      </w:r>
      <w:r>
        <w:t>Check</w:t>
      </w:r>
    </w:p>
  </w:comment>
  <w:comment w:id="214" w:author="Windows User" w:date="2015-11-21T12:59:00Z" w:initials="WU">
    <w:p w14:paraId="519BCA9C" w14:textId="267E5213" w:rsidR="00EB4284" w:rsidRDefault="00EB4284">
      <w:pPr>
        <w:pStyle w:val="CommentText"/>
      </w:pPr>
      <w:r>
        <w:rPr>
          <w:rStyle w:val="CommentReference"/>
        </w:rPr>
        <w:annotationRef/>
      </w:r>
      <w:r>
        <w:t>check</w:t>
      </w:r>
    </w:p>
  </w:comment>
  <w:comment w:id="220" w:author="Windows User" w:date="2015-10-30T08:56:00Z" w:initials="BS">
    <w:p w14:paraId="2EC8A918" w14:textId="77777777" w:rsidR="00EB4284" w:rsidRDefault="00EB4284">
      <w:pPr>
        <w:pStyle w:val="CommentText"/>
      </w:pPr>
      <w:r>
        <w:rPr>
          <w:rStyle w:val="CommentReference"/>
        </w:rPr>
        <w:annotationRef/>
      </w:r>
      <w:r>
        <w:t>clearly the missing vs above belongs</w:t>
      </w:r>
    </w:p>
  </w:comment>
  <w:comment w:id="227" w:author="Windows User" w:date="2015-10-30T08:56:00Z" w:initials="BS">
    <w:p w14:paraId="630BC679" w14:textId="77777777" w:rsidR="00EB4284" w:rsidRDefault="00EB4284">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EB4284" w:rsidRDefault="00EB4284">
      <w:pPr>
        <w:pStyle w:val="CommentText"/>
      </w:pPr>
      <w:r>
        <w:rPr>
          <w:rStyle w:val="CommentReference"/>
        </w:rPr>
        <w:annotationRef/>
      </w:r>
      <w:r>
        <w:t>heavens?</w:t>
      </w:r>
    </w:p>
  </w:comment>
  <w:comment w:id="229" w:author="Windows User" w:date="2015-10-30T08:56:00Z" w:initials="BS">
    <w:p w14:paraId="40401015" w14:textId="77777777" w:rsidR="00EB4284" w:rsidRDefault="00EB4284">
      <w:pPr>
        <w:pStyle w:val="CommentText"/>
      </w:pPr>
      <w:r>
        <w:rPr>
          <w:rStyle w:val="CommentReference"/>
        </w:rPr>
        <w:annotationRef/>
      </w:r>
      <w:r>
        <w:t>NETS omits clouds</w:t>
      </w:r>
    </w:p>
  </w:comment>
  <w:comment w:id="230" w:author="Windows User" w:date="2015-10-30T08:56:00Z" w:initials="BS">
    <w:p w14:paraId="74B5BB29" w14:textId="77777777" w:rsidR="00EB4284" w:rsidRDefault="00EB4284">
      <w:pPr>
        <w:pStyle w:val="CommentText"/>
      </w:pPr>
      <w:r>
        <w:rPr>
          <w:rStyle w:val="CommentReference"/>
        </w:rPr>
        <w:annotationRef/>
      </w:r>
      <w:r>
        <w:t>NETS omits this vs</w:t>
      </w:r>
    </w:p>
  </w:comment>
  <w:comment w:id="231" w:author="Windows User" w:date="2015-10-30T08:56:00Z" w:initials="BS">
    <w:p w14:paraId="7ADA034F" w14:textId="77777777" w:rsidR="00EB4284" w:rsidRDefault="00EB4284">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EB4284" w:rsidRDefault="00EB4284">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EB4284" w:rsidRDefault="00EB4284">
      <w:pPr>
        <w:pStyle w:val="CommentText"/>
      </w:pPr>
      <w:r>
        <w:rPr>
          <w:rStyle w:val="CommentReference"/>
        </w:rPr>
        <w:annotationRef/>
      </w:r>
      <w:r>
        <w:t>NETS switches this vs with next</w:t>
      </w:r>
    </w:p>
  </w:comment>
  <w:comment w:id="234" w:author="Windows User" w:date="2015-11-04T08:55:00Z" w:initials="WU">
    <w:p w14:paraId="6441446E" w14:textId="77777777" w:rsidR="00EB4284" w:rsidRDefault="00EB4284">
      <w:pPr>
        <w:pStyle w:val="CommentText"/>
      </w:pPr>
      <w:r>
        <w:rPr>
          <w:rStyle w:val="CommentReference"/>
        </w:rPr>
        <w:annotationRef/>
      </w:r>
      <w:r>
        <w:t>Get rid of ye’s!</w:t>
      </w:r>
    </w:p>
  </w:comment>
  <w:comment w:id="235" w:author="Windows User" w:date="2015-10-30T08:56:00Z" w:initials="BS">
    <w:p w14:paraId="36EB0D8C" w14:textId="77777777" w:rsidR="00EB4284" w:rsidRDefault="00EB4284">
      <w:pPr>
        <w:pStyle w:val="CommentText"/>
      </w:pPr>
      <w:r>
        <w:rPr>
          <w:rStyle w:val="CommentReference"/>
        </w:rPr>
        <w:annotationRef/>
      </w:r>
      <w:r>
        <w:t>NETS has sea-monsters</w:t>
      </w:r>
    </w:p>
  </w:comment>
  <w:comment w:id="236" w:author="Windows User" w:date="2015-10-30T08:56:00Z" w:initials="BS">
    <w:p w14:paraId="727388AD" w14:textId="77777777" w:rsidR="00EB4284" w:rsidRDefault="00EB4284">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EB4284" w:rsidRDefault="00EB4284">
      <w:pPr>
        <w:pStyle w:val="CommentText"/>
      </w:pPr>
      <w:r>
        <w:rPr>
          <w:rStyle w:val="CommentReference"/>
        </w:rPr>
        <w:annotationRef/>
      </w:r>
      <w:r>
        <w:t>NETS has all humans on earth</w:t>
      </w:r>
    </w:p>
  </w:comment>
  <w:comment w:id="238" w:author="Windows User" w:date="2015-10-30T08:56:00Z" w:initials="BS">
    <w:p w14:paraId="5D4B3ED1" w14:textId="77777777" w:rsidR="00EB4284" w:rsidRDefault="00EB4284">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EB4284" w:rsidRDefault="00EB4284">
      <w:pPr>
        <w:pStyle w:val="CommentText"/>
      </w:pPr>
      <w:r>
        <w:rPr>
          <w:rStyle w:val="CommentReference"/>
        </w:rPr>
        <w:annotationRef/>
      </w:r>
      <w:r>
        <w:t>NETS ends quite differently</w:t>
      </w:r>
    </w:p>
  </w:comment>
  <w:comment w:id="245" w:author="Brett Slote" w:date="2015-10-30T08:56:00Z" w:initials="BS">
    <w:p w14:paraId="18BC0F01" w14:textId="77777777" w:rsidR="00EB4284" w:rsidRDefault="00EB4284">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EB4284" w:rsidRDefault="00EB4284">
      <w:pPr>
        <w:pStyle w:val="CommentText"/>
      </w:pPr>
      <w:r>
        <w:rPr>
          <w:rStyle w:val="CommentReference"/>
        </w:rPr>
        <w:annotationRef/>
      </w:r>
      <w:r>
        <w:t>giver, or maker?</w:t>
      </w:r>
    </w:p>
  </w:comment>
  <w:comment w:id="247" w:author="Windows User" w:date="2015-10-30T08:56:00Z" w:initials="BS">
    <w:p w14:paraId="4E6EDBBF" w14:textId="77777777" w:rsidR="00EB4284" w:rsidRDefault="00EB4284">
      <w:pPr>
        <w:pStyle w:val="CommentText"/>
      </w:pPr>
      <w:r>
        <w:rPr>
          <w:rStyle w:val="CommentReference"/>
        </w:rPr>
        <w:annotationRef/>
      </w:r>
      <w:r>
        <w:t>even NETS has Hananias</w:t>
      </w:r>
    </w:p>
  </w:comment>
  <w:comment w:id="248" w:author="Windows User" w:date="2015-10-30T08:56:00Z" w:initials="BS">
    <w:p w14:paraId="0DF10B27" w14:textId="77777777" w:rsidR="00EB4284" w:rsidRDefault="00EB4284">
      <w:pPr>
        <w:pStyle w:val="CommentText"/>
      </w:pPr>
      <w:r>
        <w:rPr>
          <w:rStyle w:val="CommentReference"/>
        </w:rPr>
        <w:annotationRef/>
      </w:r>
      <w:r>
        <w:t>does Coptic have evening first?</w:t>
      </w:r>
    </w:p>
  </w:comment>
  <w:comment w:id="249" w:author="Windows User" w:date="2015-10-30T08:56:00Z" w:initials="BS">
    <w:p w14:paraId="73459129" w14:textId="77777777" w:rsidR="00EB4284" w:rsidRDefault="00EB4284">
      <w:pPr>
        <w:pStyle w:val="CommentText"/>
      </w:pPr>
      <w:r>
        <w:rPr>
          <w:rStyle w:val="CommentReference"/>
        </w:rPr>
        <w:annotationRef/>
      </w:r>
      <w:r>
        <w:t>Coptic doesn't have "Our God"</w:t>
      </w:r>
    </w:p>
  </w:comment>
  <w:comment w:id="250" w:author="Windows User" w:date="2015-10-30T08:56:00Z" w:initials="BS">
    <w:p w14:paraId="4EDEC25C" w14:textId="77777777" w:rsidR="00EB4284" w:rsidRDefault="00EB4284">
      <w:pPr>
        <w:pStyle w:val="CommentText"/>
      </w:pPr>
      <w:r>
        <w:rPr>
          <w:rStyle w:val="CommentReference"/>
        </w:rPr>
        <w:annotationRef/>
      </w:r>
      <w:r>
        <w:t>celebrate or proclaim?</w:t>
      </w:r>
    </w:p>
  </w:comment>
  <w:comment w:id="251" w:author="Windows User" w:date="2015-10-30T08:56:00Z" w:initials="BS">
    <w:p w14:paraId="52D335FD" w14:textId="77777777" w:rsidR="00EB4284" w:rsidRDefault="00EB4284">
      <w:pPr>
        <w:pStyle w:val="CommentText"/>
      </w:pPr>
      <w:r>
        <w:rPr>
          <w:rStyle w:val="CommentReference"/>
        </w:rPr>
        <w:annotationRef/>
      </w:r>
      <w:r>
        <w:t>persevere or be sober?</w:t>
      </w:r>
    </w:p>
  </w:comment>
  <w:comment w:id="252" w:author="Windows User" w:date="2015-10-30T08:56:00Z" w:initials="BS">
    <w:p w14:paraId="0BCAFA56" w14:textId="77777777" w:rsidR="00EB4284" w:rsidRDefault="00EB4284">
      <w:pPr>
        <w:pStyle w:val="CommentText"/>
      </w:pPr>
      <w:r>
        <w:rPr>
          <w:rStyle w:val="CommentReference"/>
        </w:rPr>
        <w:annotationRef/>
      </w:r>
      <w:r>
        <w:t>Coptic has presbyters, not priests (oweeb)</w:t>
      </w:r>
    </w:p>
  </w:comment>
  <w:comment w:id="253" w:author="Windows User" w:date="2015-10-30T08:56:00Z" w:initials="BS">
    <w:p w14:paraId="04F27D67" w14:textId="77777777" w:rsidR="00EB4284" w:rsidRDefault="00EB4284">
      <w:pPr>
        <w:pStyle w:val="CommentText"/>
      </w:pPr>
      <w:r>
        <w:rPr>
          <w:rStyle w:val="CommentReference"/>
        </w:rPr>
        <w:annotationRef/>
      </w:r>
      <w:r>
        <w:t>esmo is bless, not praise...</w:t>
      </w:r>
    </w:p>
  </w:comment>
  <w:comment w:id="254" w:author="Windows User" w:date="2015-10-30T08:56:00Z" w:initials="BS">
    <w:p w14:paraId="65C188D2" w14:textId="77777777" w:rsidR="00EB4284" w:rsidRDefault="00EB4284">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EB4284" w:rsidRDefault="00EB4284">
      <w:pPr>
        <w:pStyle w:val="CommentText"/>
      </w:pPr>
      <w:r>
        <w:rPr>
          <w:rStyle w:val="CommentReference"/>
        </w:rPr>
        <w:annotationRef/>
      </w:r>
      <w:r>
        <w:t>Is LA right with breaths and spirits?</w:t>
      </w:r>
    </w:p>
  </w:comment>
  <w:comment w:id="256" w:author="Windows User" w:date="2015-10-30T08:56:00Z" w:initials="BS">
    <w:p w14:paraId="4EA77F28" w14:textId="77777777" w:rsidR="00EB4284" w:rsidRDefault="00EB4284">
      <w:pPr>
        <w:pStyle w:val="CommentText"/>
      </w:pPr>
      <w:r>
        <w:rPr>
          <w:rStyle w:val="CommentReference"/>
        </w:rPr>
        <w:annotationRef/>
      </w:r>
      <w:r>
        <w:t>doesn't look like waters... is it ssea?</w:t>
      </w:r>
    </w:p>
  </w:comment>
  <w:comment w:id="257" w:author="Windows User" w:date="2015-10-30T08:56:00Z" w:initials="BS">
    <w:p w14:paraId="0AC606C3" w14:textId="77777777" w:rsidR="00EB4284" w:rsidRDefault="00EB4284">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EB4284" w:rsidRDefault="00EB4284">
      <w:pPr>
        <w:pStyle w:val="CommentText"/>
      </w:pPr>
      <w:r>
        <w:rPr>
          <w:rStyle w:val="CommentReference"/>
        </w:rPr>
        <w:annotationRef/>
      </w:r>
      <w:r>
        <w:t>disobedient? heretics?</w:t>
      </w:r>
    </w:p>
  </w:comment>
  <w:comment w:id="259" w:author="Windows User" w:date="2015-10-30T08:56:00Z" w:initials="BS">
    <w:p w14:paraId="568BECD8" w14:textId="77777777" w:rsidR="00EB4284" w:rsidRDefault="00EB4284">
      <w:pPr>
        <w:pStyle w:val="CommentText"/>
      </w:pPr>
      <w:r>
        <w:rPr>
          <w:rStyle w:val="CommentReference"/>
        </w:rPr>
        <w:annotationRef/>
      </w:r>
      <w:r>
        <w:t>souls or spirits?</w:t>
      </w:r>
    </w:p>
  </w:comment>
  <w:comment w:id="260" w:author="Windows User" w:date="2015-10-30T08:56:00Z" w:initials="BS">
    <w:p w14:paraId="5109FB46" w14:textId="77777777" w:rsidR="00EB4284" w:rsidRDefault="00EB4284">
      <w:pPr>
        <w:pStyle w:val="CommentText"/>
      </w:pPr>
      <w:r>
        <w:rPr>
          <w:rStyle w:val="CommentReference"/>
        </w:rPr>
        <w:annotationRef/>
      </w:r>
      <w:r>
        <w:t>humble or contrite?</w:t>
      </w:r>
    </w:p>
  </w:comment>
  <w:comment w:id="261" w:author="Windows User" w:date="2015-10-30T08:56:00Z" w:initials="BS">
    <w:p w14:paraId="06F9A059" w14:textId="77777777" w:rsidR="00EB4284" w:rsidRDefault="00EB4284">
      <w:pPr>
        <w:pStyle w:val="CommentText"/>
      </w:pPr>
      <w:r>
        <w:rPr>
          <w:rStyle w:val="CommentReference"/>
        </w:rPr>
        <w:annotationRef/>
      </w:r>
      <w:r>
        <w:t>hearts?</w:t>
      </w:r>
    </w:p>
  </w:comment>
  <w:comment w:id="262" w:author="Windows User" w:date="2015-10-30T08:56:00Z" w:initials="BS">
    <w:p w14:paraId="318929BC" w14:textId="77777777" w:rsidR="00EB4284" w:rsidRDefault="00EB4284">
      <w:pPr>
        <w:pStyle w:val="CommentText"/>
      </w:pPr>
      <w:r>
        <w:rPr>
          <w:rStyle w:val="CommentReference"/>
        </w:rPr>
        <w:annotationRef/>
      </w:r>
      <w:r>
        <w:t>this or LA?</w:t>
      </w:r>
    </w:p>
  </w:comment>
  <w:comment w:id="263" w:author="Windows User" w:date="2015-10-30T08:56:00Z" w:initials="BS">
    <w:p w14:paraId="7612DBFF" w14:textId="77777777" w:rsidR="00EB4284" w:rsidRDefault="00EB4284">
      <w:pPr>
        <w:pStyle w:val="CommentText"/>
      </w:pPr>
      <w:r>
        <w:rPr>
          <w:rStyle w:val="CommentReference"/>
        </w:rPr>
        <w:annotationRef/>
      </w:r>
      <w:r>
        <w:t>righteous of, or who revere</w:t>
      </w:r>
    </w:p>
  </w:comment>
  <w:comment w:id="264" w:author="Windows User" w:date="2015-10-30T08:56:00Z" w:initials="BS">
    <w:p w14:paraId="4C8EC983" w14:textId="77777777" w:rsidR="00EB4284" w:rsidRDefault="00EB4284">
      <w:pPr>
        <w:pStyle w:val="CommentText"/>
      </w:pPr>
      <w:r>
        <w:rPr>
          <w:rStyle w:val="CommentReference"/>
        </w:rPr>
        <w:annotationRef/>
      </w:r>
      <w:r>
        <w:t>this, or accountable? or something else?</w:t>
      </w:r>
    </w:p>
  </w:comment>
  <w:comment w:id="265" w:author="Windows User" w:date="2015-10-30T08:56:00Z" w:initials="BS">
    <w:p w14:paraId="1CD57471" w14:textId="77777777" w:rsidR="00EB4284" w:rsidRDefault="00EB4284">
      <w:pPr>
        <w:pStyle w:val="CommentText"/>
      </w:pPr>
      <w:r>
        <w:rPr>
          <w:rStyle w:val="CommentReference"/>
        </w:rPr>
        <w:annotationRef/>
      </w:r>
      <w:r>
        <w:t>that he may praise and say?</w:t>
      </w:r>
    </w:p>
  </w:comment>
  <w:comment w:id="277" w:author="Windows User" w:date="2015-11-21T13:00:00Z" w:initials="WU">
    <w:p w14:paraId="571F5793" w14:textId="01C52A10" w:rsidR="00EB4284" w:rsidRDefault="00EB4284">
      <w:pPr>
        <w:pStyle w:val="CommentText"/>
      </w:pPr>
      <w:r>
        <w:rPr>
          <w:rStyle w:val="CommentReference"/>
        </w:rPr>
        <w:annotationRef/>
      </w:r>
      <w:r>
        <w:t>Check, and 2 above.</w:t>
      </w:r>
    </w:p>
  </w:comment>
  <w:comment w:id="278" w:author="Brett Slote" w:date="2015-10-30T08:56:00Z" w:initials="BS">
    <w:p w14:paraId="43E0E253" w14:textId="77777777" w:rsidR="00EB4284" w:rsidRDefault="00EB4284">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EB4284" w:rsidRDefault="00EB4284">
      <w:pPr>
        <w:pStyle w:val="CommentText"/>
      </w:pPr>
      <w:r>
        <w:rPr>
          <w:rStyle w:val="CommentReference"/>
        </w:rPr>
        <w:annotationRef/>
      </w:r>
      <w:r>
        <w:t>check</w:t>
      </w:r>
    </w:p>
  </w:comment>
  <w:comment w:id="280" w:author="Windows User" w:date="2015-11-21T13:00:00Z" w:initials="WU">
    <w:p w14:paraId="3721E8EB" w14:textId="071AE840" w:rsidR="00EB4284" w:rsidRDefault="00EB4284">
      <w:pPr>
        <w:pStyle w:val="CommentText"/>
      </w:pPr>
      <w:r>
        <w:rPr>
          <w:rStyle w:val="CommentReference"/>
        </w:rPr>
        <w:annotationRef/>
      </w:r>
      <w:r>
        <w:t>check</w:t>
      </w:r>
    </w:p>
  </w:comment>
  <w:comment w:id="281" w:author="Windows User" w:date="2015-11-21T13:01:00Z" w:initials="WU">
    <w:p w14:paraId="2E4C9CB1" w14:textId="1DA21660" w:rsidR="00EB4284" w:rsidRDefault="00EB4284">
      <w:pPr>
        <w:pStyle w:val="CommentText"/>
      </w:pPr>
      <w:r>
        <w:rPr>
          <w:rStyle w:val="CommentReference"/>
        </w:rPr>
        <w:annotationRef/>
      </w:r>
      <w:r>
        <w:t>check, find Copitic</w:t>
      </w:r>
    </w:p>
  </w:comment>
  <w:comment w:id="282" w:author="Windows User" w:date="2015-10-30T08:56:00Z" w:initials="BS">
    <w:p w14:paraId="25576ABD" w14:textId="77777777" w:rsidR="00EB4284" w:rsidRDefault="00EB4284"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EB4284" w:rsidRDefault="00EB4284">
      <w:pPr>
        <w:pStyle w:val="CommentText"/>
      </w:pPr>
      <w:r>
        <w:rPr>
          <w:rStyle w:val="CommentReference"/>
        </w:rPr>
        <w:annotationRef/>
      </w:r>
      <w:r>
        <w:t>add</w:t>
      </w:r>
    </w:p>
  </w:comment>
  <w:comment w:id="286" w:author="Windows User" w:date="2015-10-30T08:56:00Z" w:initials="BS">
    <w:p w14:paraId="0187CF78" w14:textId="77777777" w:rsidR="00EB4284" w:rsidRDefault="00EB4284"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EB4284" w:rsidRDefault="00EB4284" w:rsidP="00F977F1">
      <w:pPr>
        <w:pStyle w:val="CommentText"/>
      </w:pPr>
      <w:r>
        <w:rPr>
          <w:rStyle w:val="CommentReference"/>
        </w:rPr>
        <w:annotationRef/>
      </w:r>
      <w:r>
        <w:t>Communion or commemoration?</w:t>
      </w:r>
    </w:p>
  </w:comment>
  <w:comment w:id="288" w:author="Windows User" w:date="2015-11-21T13:01:00Z" w:initials="WU">
    <w:p w14:paraId="6E411433" w14:textId="58ED5E83" w:rsidR="00EB4284" w:rsidRDefault="00EB4284">
      <w:pPr>
        <w:pStyle w:val="CommentText"/>
      </w:pPr>
      <w:r>
        <w:rPr>
          <w:rStyle w:val="CommentReference"/>
        </w:rPr>
        <w:annotationRef/>
      </w:r>
      <w:r>
        <w:t>Check, and 2 above</w:t>
      </w:r>
    </w:p>
  </w:comment>
  <w:comment w:id="289" w:author="Brett Slote" w:date="2015-10-30T08:56:00Z" w:initials="BS">
    <w:p w14:paraId="6933DA46" w14:textId="77777777" w:rsidR="00EB4284" w:rsidRDefault="00EB4284"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EB4284" w:rsidRDefault="00EB4284">
      <w:pPr>
        <w:pStyle w:val="CommentText"/>
      </w:pPr>
      <w:r>
        <w:rPr>
          <w:rStyle w:val="CommentReference"/>
        </w:rPr>
        <w:annotationRef/>
      </w:r>
      <w:r>
        <w:t>check</w:t>
      </w:r>
    </w:p>
  </w:comment>
  <w:comment w:id="291" w:author="Windows User" w:date="2015-10-30T08:56:00Z" w:initials="BS">
    <w:p w14:paraId="0549A033" w14:textId="77777777" w:rsidR="00EB4284" w:rsidRDefault="00EB4284"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EB4284" w:rsidRDefault="00EB4284">
      <w:pPr>
        <w:pStyle w:val="CommentText"/>
      </w:pPr>
      <w:r>
        <w:rPr>
          <w:rStyle w:val="CommentReference"/>
        </w:rPr>
        <w:annotationRef/>
      </w:r>
      <w:r>
        <w:t>check.  Add Coptic</w:t>
      </w:r>
    </w:p>
  </w:comment>
  <w:comment w:id="297" w:author="Windows User" w:date="2015-11-02T12:45:00Z" w:initials="BS">
    <w:p w14:paraId="74938629" w14:textId="77777777" w:rsidR="00EB4284" w:rsidRDefault="00EB4284">
      <w:pPr>
        <w:pStyle w:val="CommentText"/>
      </w:pPr>
      <w:r>
        <w:rPr>
          <w:rStyle w:val="CommentReference"/>
        </w:rPr>
        <w:annotationRef/>
      </w:r>
      <w:r>
        <w:t>Godhead or Divinity?</w:t>
      </w:r>
    </w:p>
  </w:comment>
  <w:comment w:id="298" w:author="Windows User" w:date="2015-10-30T08:56:00Z" w:initials="BS">
    <w:p w14:paraId="5A8ED797" w14:textId="77777777" w:rsidR="00EB4284" w:rsidRDefault="00EB4284">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EB4284" w:rsidRDefault="00EB4284">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EB4284" w:rsidRDefault="00EB4284">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EB4284" w:rsidRDefault="00EB4284">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EB4284" w:rsidRDefault="00EB4284">
      <w:pPr>
        <w:pStyle w:val="CommentText"/>
      </w:pPr>
      <w:r>
        <w:rPr>
          <w:rStyle w:val="CommentReference"/>
        </w:rPr>
        <w:annotationRef/>
      </w:r>
      <w:r>
        <w:t>check</w:t>
      </w:r>
    </w:p>
  </w:comment>
  <w:comment w:id="320" w:author="Windows User" w:date="2015-11-21T13:03:00Z" w:initials="WU">
    <w:p w14:paraId="302AFACD" w14:textId="01C13B92" w:rsidR="00EB4284" w:rsidRDefault="00EB4284">
      <w:pPr>
        <w:pStyle w:val="CommentText"/>
      </w:pPr>
      <w:r>
        <w:rPr>
          <w:rStyle w:val="CommentReference"/>
        </w:rPr>
        <w:annotationRef/>
      </w:r>
      <w:r>
        <w:t>check</w:t>
      </w:r>
    </w:p>
  </w:comment>
  <w:comment w:id="321" w:author="Windows User" w:date="2015-11-21T13:04:00Z" w:initials="WU">
    <w:p w14:paraId="7E94FD74" w14:textId="1C1744DB" w:rsidR="00EB4284" w:rsidRDefault="00EB4284">
      <w:pPr>
        <w:pStyle w:val="CommentText"/>
      </w:pPr>
      <w:r>
        <w:rPr>
          <w:rStyle w:val="CommentReference"/>
        </w:rPr>
        <w:annotationRef/>
      </w:r>
      <w:r>
        <w:t>check</w:t>
      </w:r>
    </w:p>
  </w:comment>
  <w:comment w:id="322" w:author="Windows User" w:date="2015-10-30T08:56:00Z" w:initials="BS">
    <w:p w14:paraId="693244E7" w14:textId="77777777" w:rsidR="00EB4284" w:rsidRDefault="00EB4284">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EB4284" w:rsidRDefault="00EB4284">
      <w:pPr>
        <w:pStyle w:val="CommentText"/>
      </w:pPr>
      <w:r>
        <w:rPr>
          <w:rStyle w:val="CommentReference"/>
        </w:rPr>
        <w:annotationRef/>
      </w:r>
      <w:r>
        <w:t>Coptic varies greatly from NETS</w:t>
      </w:r>
    </w:p>
  </w:comment>
  <w:comment w:id="329" w:author="Windows User" w:date="2015-10-30T08:56:00Z" w:initials="BS">
    <w:p w14:paraId="7B0D7CFE" w14:textId="77777777" w:rsidR="00EB4284" w:rsidRDefault="00EB4284">
      <w:pPr>
        <w:pStyle w:val="CommentText"/>
      </w:pPr>
      <w:r>
        <w:rPr>
          <w:rStyle w:val="CommentReference"/>
        </w:rPr>
        <w:annotationRef/>
      </w:r>
      <w:r>
        <w:t>NETS has dance... also drum &amp; harp...</w:t>
      </w:r>
    </w:p>
  </w:comment>
  <w:comment w:id="330" w:author="Windows User" w:date="2015-10-30T08:56:00Z" w:initials="BS">
    <w:p w14:paraId="4F8127F0" w14:textId="77777777" w:rsidR="00EB4284" w:rsidRDefault="00EB4284">
      <w:pPr>
        <w:pStyle w:val="CommentText"/>
      </w:pPr>
      <w:r>
        <w:rPr>
          <w:rStyle w:val="CommentReference"/>
        </w:rPr>
        <w:annotationRef/>
      </w:r>
      <w:r>
        <w:t>NETS and LA have boast in glory...</w:t>
      </w:r>
    </w:p>
  </w:comment>
  <w:comment w:id="331" w:author="Windows User" w:date="2015-10-30T08:56:00Z" w:initials="BS">
    <w:p w14:paraId="28E61235" w14:textId="77777777" w:rsidR="00EB4284" w:rsidRDefault="00EB4284">
      <w:pPr>
        <w:pStyle w:val="CommentText"/>
      </w:pPr>
      <w:r>
        <w:rPr>
          <w:rStyle w:val="CommentReference"/>
        </w:rPr>
        <w:annotationRef/>
      </w:r>
      <w:r>
        <w:t xml:space="preserve">NETS has </w:t>
      </w:r>
      <w:proofErr w:type="gramStart"/>
      <w:r>
        <w:t>rejoice</w:t>
      </w:r>
      <w:proofErr w:type="gramEnd"/>
      <w:r>
        <w:t>. Coptis looks to me like glorify... Sing aloud? Rejoice?</w:t>
      </w:r>
    </w:p>
  </w:comment>
  <w:comment w:id="332" w:author="Windows User" w:date="2015-10-30T08:56:00Z" w:initials="BS">
    <w:p w14:paraId="1D5543F0" w14:textId="77777777" w:rsidR="00EB4284" w:rsidRDefault="00EB4284">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EB4284" w:rsidRDefault="00EB4284">
      <w:pPr>
        <w:pStyle w:val="CommentText"/>
      </w:pPr>
      <w:r>
        <w:rPr>
          <w:rStyle w:val="CommentReference"/>
        </w:rPr>
        <w:annotationRef/>
      </w:r>
      <w:r>
        <w:t>NETS has rebukes. punishments?</w:t>
      </w:r>
    </w:p>
  </w:comment>
  <w:comment w:id="339" w:author="Windows User" w:date="2015-10-30T08:56:00Z" w:initials="BS">
    <w:p w14:paraId="2D925BC2" w14:textId="77777777" w:rsidR="00EB4284" w:rsidRDefault="00EB4284">
      <w:pPr>
        <w:pStyle w:val="CommentText"/>
      </w:pPr>
      <w:r>
        <w:rPr>
          <w:rStyle w:val="CommentReference"/>
        </w:rPr>
        <w:annotationRef/>
      </w:r>
      <w:r>
        <w:t>psaltry? or lyre?</w:t>
      </w:r>
    </w:p>
  </w:comment>
  <w:comment w:id="340" w:author="Windows User" w:date="2015-10-30T08:56:00Z" w:initials="BS">
    <w:p w14:paraId="62D6E6A2" w14:textId="77777777" w:rsidR="00EB4284" w:rsidRDefault="00EB4284">
      <w:pPr>
        <w:pStyle w:val="CommentText"/>
      </w:pPr>
      <w:r>
        <w:rPr>
          <w:rStyle w:val="CommentReference"/>
        </w:rPr>
        <w:annotationRef/>
      </w:r>
      <w:r>
        <w:t>NETS has drum and dance.</w:t>
      </w:r>
    </w:p>
  </w:comment>
  <w:comment w:id="351" w:author="Windows User" w:date="2015-11-21T13:04:00Z" w:initials="WU">
    <w:p w14:paraId="43B95056" w14:textId="739F9DEF" w:rsidR="00EB4284" w:rsidRDefault="00EB4284">
      <w:pPr>
        <w:pStyle w:val="CommentText"/>
      </w:pPr>
      <w:r>
        <w:rPr>
          <w:rStyle w:val="CommentReference"/>
        </w:rPr>
        <w:annotationRef/>
      </w:r>
      <w:r>
        <w:t>check</w:t>
      </w:r>
    </w:p>
  </w:comment>
  <w:comment w:id="352" w:author="Windows User" w:date="2015-11-21T13:04:00Z" w:initials="WU">
    <w:p w14:paraId="4D7ACFD6" w14:textId="1714861D" w:rsidR="00EB4284" w:rsidRDefault="00EB4284">
      <w:pPr>
        <w:pStyle w:val="CommentText"/>
      </w:pPr>
      <w:r>
        <w:rPr>
          <w:rStyle w:val="CommentReference"/>
        </w:rPr>
        <w:annotationRef/>
      </w:r>
      <w:r>
        <w:t>check</w:t>
      </w:r>
    </w:p>
  </w:comment>
  <w:comment w:id="353" w:author="Windows User" w:date="2015-10-30T08:56:00Z" w:initials="BS">
    <w:p w14:paraId="695AC7CA" w14:textId="77777777" w:rsidR="00EB4284" w:rsidRDefault="00EB4284">
      <w:pPr>
        <w:pStyle w:val="CommentText"/>
      </w:pPr>
      <w:r>
        <w:rPr>
          <w:rStyle w:val="CommentReference"/>
        </w:rPr>
        <w:annotationRef/>
      </w:r>
      <w:r>
        <w:t>tense? praise or will praise?</w:t>
      </w:r>
    </w:p>
  </w:comment>
  <w:comment w:id="354" w:author="Windows User" w:date="2015-10-30T08:56:00Z" w:initials="BS">
    <w:p w14:paraId="5AAF82A6" w14:textId="77777777" w:rsidR="00EB4284" w:rsidRDefault="00EB4284">
      <w:pPr>
        <w:pStyle w:val="CommentText"/>
      </w:pPr>
      <w:r>
        <w:rPr>
          <w:rStyle w:val="CommentReference"/>
        </w:rPr>
        <w:annotationRef/>
      </w:r>
      <w:r>
        <w:t>earth? land? creation?</w:t>
      </w:r>
    </w:p>
  </w:comment>
  <w:comment w:id="355" w:author="Windows User" w:date="2015-11-21T13:05:00Z" w:initials="WU">
    <w:p w14:paraId="0969C40E" w14:textId="58443D94" w:rsidR="00EB4284" w:rsidRDefault="00EB4284">
      <w:pPr>
        <w:pStyle w:val="CommentText"/>
      </w:pPr>
      <w:r>
        <w:rPr>
          <w:rStyle w:val="CommentReference"/>
        </w:rPr>
        <w:annotationRef/>
      </w:r>
      <w:r>
        <w:t>check</w:t>
      </w:r>
    </w:p>
  </w:comment>
  <w:comment w:id="356" w:author="Windows User" w:date="2015-10-30T08:56:00Z" w:initials="BS">
    <w:p w14:paraId="1A33F439" w14:textId="77777777" w:rsidR="00EB4284" w:rsidRDefault="00EB4284">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EB4284" w:rsidRDefault="00EB4284">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EB4284" w:rsidRDefault="00EB4284">
      <w:pPr>
        <w:pStyle w:val="CommentText"/>
      </w:pPr>
      <w:r>
        <w:rPr>
          <w:rStyle w:val="CommentReference"/>
        </w:rPr>
        <w:annotationRef/>
      </w:r>
      <w:r>
        <w:t>truth or righteousness? Or justice?</w:t>
      </w:r>
    </w:p>
  </w:comment>
  <w:comment w:id="359" w:author="Windows User" w:date="2015-10-30T08:56:00Z" w:initials="BS">
    <w:p w14:paraId="69B93886" w14:textId="77777777" w:rsidR="00EB4284" w:rsidRDefault="00EB4284">
      <w:pPr>
        <w:pStyle w:val="CommentText"/>
      </w:pPr>
      <w:r>
        <w:rPr>
          <w:rStyle w:val="CommentReference"/>
        </w:rPr>
        <w:annotationRef/>
      </w:r>
      <w:r>
        <w:t>patience or longsuffering?</w:t>
      </w:r>
    </w:p>
  </w:comment>
  <w:comment w:id="360" w:author="Windows User" w:date="2015-10-30T08:56:00Z" w:initials="BS">
    <w:p w14:paraId="01BA5B47" w14:textId="77777777" w:rsidR="00EB4284" w:rsidRDefault="00EB4284">
      <w:pPr>
        <w:pStyle w:val="CommentText"/>
      </w:pPr>
      <w:r>
        <w:rPr>
          <w:rStyle w:val="CommentReference"/>
        </w:rPr>
        <w:annotationRef/>
      </w:r>
      <w:r>
        <w:t>just "at the first watch"?</w:t>
      </w:r>
    </w:p>
  </w:comment>
  <w:comment w:id="361" w:author="Windows User" w:date="2015-10-30T08:56:00Z" w:initials="BS">
    <w:p w14:paraId="654C6A2A" w14:textId="77777777" w:rsidR="00EB4284" w:rsidRDefault="00EB4284">
      <w:pPr>
        <w:pStyle w:val="CommentText"/>
      </w:pPr>
      <w:r>
        <w:rPr>
          <w:rStyle w:val="CommentReference"/>
        </w:rPr>
        <w:annotationRef/>
      </w:r>
      <w:r>
        <w:t>sweet, or easy?</w:t>
      </w:r>
    </w:p>
  </w:comment>
  <w:comment w:id="362" w:author="Windows User" w:date="2015-10-30T08:56:00Z" w:initials="BS">
    <w:p w14:paraId="3F91B004" w14:textId="77777777" w:rsidR="00EB4284" w:rsidRDefault="00EB4284">
      <w:pPr>
        <w:pStyle w:val="CommentText"/>
      </w:pPr>
      <w:r>
        <w:rPr>
          <w:rStyle w:val="CommentReference"/>
        </w:rPr>
        <w:annotationRef/>
      </w:r>
      <w:r>
        <w:t xml:space="preserve">less accurate than beloved, but sounds a lot </w:t>
      </w:r>
      <w:proofErr w:type="gramStart"/>
      <w:r>
        <w:t>better..</w:t>
      </w:r>
      <w:proofErr w:type="gramEnd"/>
    </w:p>
  </w:comment>
  <w:comment w:id="363" w:author="Windows User" w:date="2015-10-30T08:56:00Z" w:initials="BS">
    <w:p w14:paraId="531A635E" w14:textId="77777777" w:rsidR="00EB4284" w:rsidRDefault="00EB4284">
      <w:pPr>
        <w:pStyle w:val="CommentText"/>
      </w:pPr>
      <w:r>
        <w:rPr>
          <w:rStyle w:val="CommentReference"/>
        </w:rPr>
        <w:annotationRef/>
      </w:r>
      <w:r>
        <w:t>sound better if omit of?</w:t>
      </w:r>
    </w:p>
  </w:comment>
  <w:comment w:id="364" w:author="Windows User" w:date="2015-10-30T08:56:00Z" w:initials="BS">
    <w:p w14:paraId="3662E5CA" w14:textId="77777777" w:rsidR="00EB4284" w:rsidRDefault="00EB4284">
      <w:pPr>
        <w:pStyle w:val="CommentText"/>
      </w:pPr>
      <w:r>
        <w:rPr>
          <w:rStyle w:val="CommentReference"/>
        </w:rPr>
        <w:annotationRef/>
      </w:r>
      <w:r>
        <w:t>truth, or righteousness?</w:t>
      </w:r>
    </w:p>
  </w:comment>
  <w:comment w:id="365" w:author="Windows User" w:date="2015-10-30T08:56:00Z" w:initials="BS">
    <w:p w14:paraId="0B164BA8" w14:textId="77777777" w:rsidR="00EB4284" w:rsidRDefault="00EB4284">
      <w:pPr>
        <w:pStyle w:val="CommentText"/>
      </w:pPr>
      <w:r>
        <w:rPr>
          <w:rStyle w:val="CommentReference"/>
        </w:rPr>
        <w:annotationRef/>
      </w:r>
      <w:r>
        <w:t>true, or perfecvt?</w:t>
      </w:r>
    </w:p>
  </w:comment>
  <w:comment w:id="366" w:author="Windows User" w:date="2015-10-30T08:56:00Z" w:initials="BS">
    <w:p w14:paraId="71611444" w14:textId="77777777" w:rsidR="00EB4284" w:rsidRDefault="00EB4284">
      <w:pPr>
        <w:pStyle w:val="CommentText"/>
      </w:pPr>
      <w:r>
        <w:rPr>
          <w:rStyle w:val="CommentReference"/>
        </w:rPr>
        <w:annotationRef/>
      </w:r>
      <w:r>
        <w:t>and?</w:t>
      </w:r>
    </w:p>
  </w:comment>
  <w:comment w:id="367" w:author="Windows User" w:date="2015-10-30T08:56:00Z" w:initials="BS">
    <w:p w14:paraId="3453634C" w14:textId="77777777" w:rsidR="00EB4284" w:rsidRDefault="00EB4284">
      <w:pPr>
        <w:pStyle w:val="CommentText"/>
      </w:pPr>
      <w:r>
        <w:rPr>
          <w:rStyle w:val="CommentReference"/>
        </w:rPr>
        <w:annotationRef/>
      </w:r>
      <w:r>
        <w:t xml:space="preserve">gather is in first line in Coptic, but tune flows better </w:t>
      </w:r>
      <w:proofErr w:type="gramStart"/>
      <w:r>
        <w:t>here..</w:t>
      </w:r>
      <w:proofErr w:type="gramEnd"/>
    </w:p>
  </w:comment>
  <w:comment w:id="368" w:author="Windows User" w:date="2015-10-30T08:56:00Z" w:initials="BS">
    <w:p w14:paraId="7E153857" w14:textId="77777777" w:rsidR="00EB4284" w:rsidRDefault="00EB4284">
      <w:pPr>
        <w:pStyle w:val="CommentText"/>
      </w:pPr>
      <w:r>
        <w:rPr>
          <w:rStyle w:val="CommentReference"/>
        </w:rPr>
        <w:annotationRef/>
      </w:r>
      <w:r>
        <w:t>will?</w:t>
      </w:r>
    </w:p>
  </w:comment>
  <w:comment w:id="369" w:author="Windows User" w:date="2015-10-30T08:56:00Z" w:initials="BS">
    <w:p w14:paraId="0F1F6ABA" w14:textId="77777777" w:rsidR="00EB4284" w:rsidRDefault="00EB4284">
      <w:pPr>
        <w:pStyle w:val="CommentText"/>
      </w:pPr>
      <w:r>
        <w:rPr>
          <w:rStyle w:val="CommentReference"/>
        </w:rPr>
        <w:annotationRef/>
      </w:r>
      <w:r>
        <w:t>save? keep? deliver?</w:t>
      </w:r>
    </w:p>
  </w:comment>
  <w:comment w:id="370" w:author="Windows User" w:date="2015-10-30T08:56:00Z" w:initials="BS">
    <w:p w14:paraId="434E24A2" w14:textId="77777777" w:rsidR="00EB4284" w:rsidRDefault="00EB4284">
      <w:pPr>
        <w:pStyle w:val="CommentText"/>
      </w:pPr>
      <w:r>
        <w:rPr>
          <w:rStyle w:val="CommentReference"/>
        </w:rPr>
        <w:annotationRef/>
      </w:r>
      <w:r>
        <w:t>need a convention for making "ak ee". {}? bold?</w:t>
      </w:r>
    </w:p>
  </w:comment>
  <w:comment w:id="371" w:author="Windows User" w:date="2015-10-30T08:56:00Z" w:initials="BS">
    <w:p w14:paraId="27E02422" w14:textId="77777777" w:rsidR="00EB4284" w:rsidRDefault="00EB4284">
      <w:pPr>
        <w:pStyle w:val="CommentText"/>
      </w:pPr>
      <w:r>
        <w:rPr>
          <w:rStyle w:val="CommentReference"/>
        </w:rPr>
        <w:annotationRef/>
      </w:r>
      <w:r>
        <w:t>I like it better with "be" in... thoughts?</w:t>
      </w:r>
    </w:p>
  </w:comment>
  <w:comment w:id="381" w:author="Windows User" w:date="2015-11-02T12:45:00Z" w:initials="BS">
    <w:p w14:paraId="5CD6F88D" w14:textId="77777777" w:rsidR="00EB4284" w:rsidRDefault="00EB4284">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EB4284" w:rsidRDefault="00EB4284">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EB4284" w:rsidRDefault="00EB4284">
      <w:pPr>
        <w:pStyle w:val="CommentText"/>
      </w:pPr>
      <w:r>
        <w:rPr>
          <w:rStyle w:val="CommentReference"/>
        </w:rPr>
        <w:annotationRef/>
      </w:r>
      <w:r>
        <w:t>tense?</w:t>
      </w:r>
    </w:p>
  </w:comment>
  <w:comment w:id="384" w:author="Windows User" w:date="2015-10-30T08:56:00Z" w:initials="BS">
    <w:p w14:paraId="31589DA8" w14:textId="77777777" w:rsidR="00EB4284" w:rsidRDefault="00EB4284">
      <w:pPr>
        <w:pStyle w:val="CommentText"/>
      </w:pPr>
      <w:r>
        <w:rPr>
          <w:rStyle w:val="CommentReference"/>
        </w:rPr>
        <w:annotationRef/>
      </w:r>
      <w:r>
        <w:t>exalt or magnify?</w:t>
      </w:r>
    </w:p>
  </w:comment>
  <w:comment w:id="385" w:author="Windows User" w:date="2015-10-30T08:56:00Z" w:initials="BS">
    <w:p w14:paraId="2FA4F68C" w14:textId="77777777" w:rsidR="00EB4284" w:rsidRDefault="00EB4284">
      <w:pPr>
        <w:pStyle w:val="CommentText"/>
      </w:pPr>
      <w:r>
        <w:rPr>
          <w:rStyle w:val="CommentReference"/>
        </w:rPr>
        <w:annotationRef/>
      </w:r>
      <w:r>
        <w:t>or iwn?</w:t>
      </w:r>
    </w:p>
  </w:comment>
  <w:comment w:id="389" w:author="Windows User" w:date="2015-10-30T08:56:00Z" w:initials="BS">
    <w:p w14:paraId="66931B65" w14:textId="77777777" w:rsidR="00EB4284" w:rsidRDefault="00EB4284">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EB4284" w:rsidRDefault="00EB4284">
      <w:pPr>
        <w:pStyle w:val="CommentText"/>
      </w:pPr>
      <w:r>
        <w:rPr>
          <w:rStyle w:val="CommentReference"/>
        </w:rPr>
        <w:annotationRef/>
      </w:r>
      <w:r>
        <w:t>correct that no mention of nature?</w:t>
      </w:r>
    </w:p>
  </w:comment>
  <w:comment w:id="391" w:author="Windows User" w:date="2015-10-30T08:56:00Z" w:initials="BS">
    <w:p w14:paraId="66D7DE6B" w14:textId="77777777" w:rsidR="00EB4284" w:rsidRDefault="00EB4284">
      <w:pPr>
        <w:pStyle w:val="CommentText"/>
      </w:pPr>
      <w:r>
        <w:rPr>
          <w:rStyle w:val="CommentReference"/>
        </w:rPr>
        <w:annotationRef/>
      </w:r>
      <w:r>
        <w:t>holy or pure? divinity or godhead?</w:t>
      </w:r>
    </w:p>
  </w:comment>
  <w:comment w:id="392" w:author="Windows User" w:date="2015-10-30T08:56:00Z" w:initials="BS">
    <w:p w14:paraId="027CA20A" w14:textId="77777777" w:rsidR="00EB4284" w:rsidRDefault="00EB4284">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EB4284" w:rsidRDefault="00EB4284">
      <w:pPr>
        <w:pStyle w:val="CommentText"/>
      </w:pPr>
      <w:r>
        <w:rPr>
          <w:rStyle w:val="CommentReference"/>
        </w:rPr>
        <w:annotationRef/>
      </w:r>
      <w:r>
        <w:t>coessential or consubstantial?</w:t>
      </w:r>
    </w:p>
  </w:comment>
  <w:comment w:id="394" w:author="Windows User" w:date="2015-10-30T08:56:00Z" w:initials="BS">
    <w:p w14:paraId="614C10D1" w14:textId="77777777" w:rsidR="00EB4284" w:rsidRDefault="00EB4284">
      <w:pPr>
        <w:pStyle w:val="CommentText"/>
      </w:pPr>
      <w:r>
        <w:rPr>
          <w:rStyle w:val="CommentReference"/>
        </w:rPr>
        <w:annotationRef/>
      </w:r>
      <w:r>
        <w:t>made one or joined?</w:t>
      </w:r>
    </w:p>
  </w:comment>
  <w:comment w:id="395" w:author="Windows User" w:date="2015-10-30T08:56:00Z" w:initials="BS">
    <w:p w14:paraId="3E2E12B0" w14:textId="77777777" w:rsidR="00EB4284" w:rsidRDefault="00EB4284">
      <w:pPr>
        <w:pStyle w:val="CommentText"/>
      </w:pPr>
      <w:r>
        <w:rPr>
          <w:rStyle w:val="CommentReference"/>
        </w:rPr>
        <w:annotationRef/>
      </w:r>
      <w:r>
        <w:t xml:space="preserve">does this </w:t>
      </w:r>
      <w:proofErr w:type="gramStart"/>
      <w:r>
        <w:t>rephrasing</w:t>
      </w:r>
      <w:proofErr w:type="gramEnd"/>
      <w:r>
        <w:t xml:space="preserve"> capture it ok?</w:t>
      </w:r>
    </w:p>
  </w:comment>
  <w:comment w:id="396" w:author="Windows User" w:date="2015-10-30T08:56:00Z" w:initials="BS">
    <w:p w14:paraId="088FCA4D" w14:textId="77777777" w:rsidR="00EB4284" w:rsidRDefault="00EB4284">
      <w:pPr>
        <w:pStyle w:val="CommentText"/>
      </w:pPr>
      <w:r>
        <w:rPr>
          <w:rStyle w:val="CommentReference"/>
        </w:rPr>
        <w:annotationRef/>
      </w:r>
      <w:r>
        <w:t>something clearer than putplue?</w:t>
      </w:r>
    </w:p>
  </w:comment>
  <w:comment w:id="397" w:author="Windows User" w:date="2015-10-30T08:56:00Z" w:initials="BS">
    <w:p w14:paraId="0F508FB7" w14:textId="77777777" w:rsidR="00EB4284" w:rsidRDefault="00EB4284">
      <w:pPr>
        <w:pStyle w:val="CommentText"/>
      </w:pPr>
      <w:r>
        <w:rPr>
          <w:rStyle w:val="CommentReference"/>
        </w:rPr>
        <w:annotationRef/>
      </w:r>
      <w:r>
        <w:t>woven or fine?</w:t>
      </w:r>
    </w:p>
  </w:comment>
  <w:comment w:id="398" w:author="Windows User" w:date="2015-10-30T08:56:00Z" w:initials="BS">
    <w:p w14:paraId="20A62B9C" w14:textId="77777777" w:rsidR="00EB4284" w:rsidRDefault="00EB4284">
      <w:pPr>
        <w:pStyle w:val="CommentText"/>
      </w:pPr>
      <w:r>
        <w:rPr>
          <w:rStyle w:val="CommentReference"/>
        </w:rPr>
        <w:annotationRef/>
      </w:r>
      <w:r>
        <w:t>palin</w:t>
      </w:r>
    </w:p>
  </w:comment>
  <w:comment w:id="399" w:author="Windows User" w:date="2015-10-30T08:56:00Z" w:initials="BS">
    <w:p w14:paraId="21E3C821" w14:textId="77777777" w:rsidR="00EB4284" w:rsidRDefault="00EB4284">
      <w:pPr>
        <w:pStyle w:val="CommentText"/>
      </w:pPr>
      <w:r>
        <w:rPr>
          <w:rStyle w:val="CommentReference"/>
        </w:rPr>
        <w:annotationRef/>
      </w:r>
      <w:r>
        <w:t>exalt or magnify?</w:t>
      </w:r>
    </w:p>
  </w:comment>
  <w:comment w:id="400" w:author="Windows User" w:date="2015-10-30T08:56:00Z" w:initials="BS">
    <w:p w14:paraId="3A816644" w14:textId="77777777" w:rsidR="00EB4284" w:rsidRDefault="00EB4284">
      <w:pPr>
        <w:pStyle w:val="CommentText"/>
      </w:pPr>
      <w:r>
        <w:rPr>
          <w:rStyle w:val="CommentReference"/>
        </w:rPr>
        <w:annotationRef/>
      </w:r>
      <w:r>
        <w:t>or iwn?</w:t>
      </w:r>
    </w:p>
  </w:comment>
  <w:comment w:id="404" w:author="Windows User" w:date="2015-10-30T08:56:00Z" w:initials="BS">
    <w:p w14:paraId="113D1519" w14:textId="77777777" w:rsidR="00EB4284" w:rsidRDefault="00EB4284">
      <w:pPr>
        <w:pStyle w:val="CommentText"/>
      </w:pPr>
      <w:r>
        <w:rPr>
          <w:rStyle w:val="CommentReference"/>
        </w:rPr>
        <w:annotationRef/>
      </w:r>
      <w:r>
        <w:t xml:space="preserve">I think cherubs not cherubim, since two cherubs, not many orders of cherubim.... like two fish (individuals), not many fishes (species of f </w:t>
      </w:r>
      <w:proofErr w:type="gramStart"/>
      <w:r>
        <w:t>fish)...</w:t>
      </w:r>
      <w:proofErr w:type="gramEnd"/>
      <w:r>
        <w:t xml:space="preserve"> but I'm just going by intuition</w:t>
      </w:r>
    </w:p>
  </w:comment>
  <w:comment w:id="405" w:author="Windows User" w:date="2015-10-30T08:56:00Z" w:initials="BS">
    <w:p w14:paraId="6F5F241D" w14:textId="77777777" w:rsidR="00EB4284" w:rsidRDefault="00EB4284">
      <w:pPr>
        <w:pStyle w:val="CommentText"/>
      </w:pPr>
      <w:r>
        <w:rPr>
          <w:rStyle w:val="CommentReference"/>
        </w:rPr>
        <w:annotationRef/>
      </w:r>
      <w:r>
        <w:t>forged or beaten?</w:t>
      </w:r>
    </w:p>
  </w:comment>
  <w:comment w:id="406" w:author="Windows User" w:date="2015-10-30T08:56:00Z" w:initials="BS">
    <w:p w14:paraId="2FF96A0B" w14:textId="77777777" w:rsidR="00EB4284" w:rsidRDefault="00EB4284">
      <w:pPr>
        <w:pStyle w:val="CommentText"/>
      </w:pPr>
      <w:r>
        <w:rPr>
          <w:rStyle w:val="CommentReference"/>
        </w:rPr>
        <w:annotationRef/>
      </w:r>
      <w:r>
        <w:t>omit? always and move up mercy seat?</w:t>
      </w:r>
    </w:p>
  </w:comment>
  <w:comment w:id="407" w:author="Windows User" w:date="2015-10-30T08:56:00Z" w:initials="BS">
    <w:p w14:paraId="0E65E511" w14:textId="77777777" w:rsidR="00EB4284" w:rsidRDefault="00EB4284">
      <w:pPr>
        <w:pStyle w:val="CommentText"/>
      </w:pPr>
      <w:r>
        <w:rPr>
          <w:rStyle w:val="CommentReference"/>
        </w:rPr>
        <w:annotationRef/>
      </w:r>
      <w:r>
        <w:t>tense? past makes a lot more sense</w:t>
      </w:r>
    </w:p>
  </w:comment>
  <w:comment w:id="408" w:author="Windows User" w:date="2015-10-30T08:56:00Z" w:initials="BS">
    <w:p w14:paraId="76117212" w14:textId="77777777" w:rsidR="00EB4284" w:rsidRDefault="00EB4284">
      <w:pPr>
        <w:pStyle w:val="CommentText"/>
      </w:pPr>
      <w:r>
        <w:rPr>
          <w:rStyle w:val="CommentReference"/>
        </w:rPr>
        <w:annotationRef/>
      </w:r>
      <w:r>
        <w:t>why does Abouna omit sin?</w:t>
      </w:r>
    </w:p>
  </w:comment>
  <w:comment w:id="409" w:author="Windows User" w:date="2015-10-30T08:56:00Z" w:initials="BS">
    <w:p w14:paraId="165225E3" w14:textId="77777777" w:rsidR="00EB4284" w:rsidRDefault="00EB4284">
      <w:pPr>
        <w:pStyle w:val="CommentText"/>
      </w:pPr>
      <w:r>
        <w:rPr>
          <w:rStyle w:val="CommentReference"/>
        </w:rPr>
        <w:annotationRef/>
      </w:r>
      <w:r>
        <w:t>exalt or magnify?</w:t>
      </w:r>
    </w:p>
  </w:comment>
  <w:comment w:id="410" w:author="Windows User" w:date="2015-10-30T08:56:00Z" w:initials="BS">
    <w:p w14:paraId="688426FE" w14:textId="77777777" w:rsidR="00EB4284" w:rsidRDefault="00EB4284">
      <w:pPr>
        <w:pStyle w:val="CommentText"/>
      </w:pPr>
      <w:r>
        <w:rPr>
          <w:rStyle w:val="CommentReference"/>
        </w:rPr>
        <w:annotationRef/>
      </w:r>
      <w:r>
        <w:t>or iwn?</w:t>
      </w:r>
    </w:p>
  </w:comment>
  <w:comment w:id="414" w:author="Windows User" w:date="2015-10-30T08:56:00Z" w:initials="BS">
    <w:p w14:paraId="30D8BA96" w14:textId="77777777" w:rsidR="00EB4284" w:rsidRDefault="00EB4284">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EB4284" w:rsidRDefault="00EB4284">
      <w:pPr>
        <w:pStyle w:val="CommentText"/>
      </w:pPr>
      <w:r>
        <w:rPr>
          <w:rStyle w:val="CommentReference"/>
        </w:rPr>
        <w:annotationRef/>
      </w:r>
      <w:r>
        <w:t>for isn't accurate... but sounds better</w:t>
      </w:r>
    </w:p>
  </w:comment>
  <w:comment w:id="416" w:author="Windows User" w:date="2015-10-30T08:56:00Z" w:initials="BS">
    <w:p w14:paraId="55A12B09" w14:textId="77777777" w:rsidR="00EB4284" w:rsidRDefault="00EB4284">
      <w:pPr>
        <w:pStyle w:val="CommentText"/>
      </w:pPr>
      <w:r>
        <w:rPr>
          <w:rStyle w:val="CommentReference"/>
        </w:rPr>
        <w:annotationRef/>
      </w:r>
      <w:r>
        <w:t>exalt or magnify?</w:t>
      </w:r>
    </w:p>
  </w:comment>
  <w:comment w:id="417" w:author="Windows User" w:date="2015-10-30T08:56:00Z" w:initials="BS">
    <w:p w14:paraId="22FCD2DC" w14:textId="77777777" w:rsidR="00EB4284" w:rsidRDefault="00EB4284">
      <w:pPr>
        <w:pStyle w:val="CommentText"/>
      </w:pPr>
      <w:r>
        <w:rPr>
          <w:rStyle w:val="CommentReference"/>
        </w:rPr>
        <w:annotationRef/>
      </w:r>
      <w:r>
        <w:t>or iwn?</w:t>
      </w:r>
    </w:p>
  </w:comment>
  <w:comment w:id="421" w:author="Windows User" w:date="2015-10-30T08:56:00Z" w:initials="BS">
    <w:p w14:paraId="58320C8D" w14:textId="77777777" w:rsidR="00EB4284" w:rsidRDefault="00EB4284">
      <w:pPr>
        <w:pStyle w:val="CommentText"/>
      </w:pPr>
      <w:r>
        <w:rPr>
          <w:rStyle w:val="CommentReference"/>
        </w:rPr>
        <w:annotationRef/>
      </w:r>
      <w:r>
        <w:t>perpetual lamp?</w:t>
      </w:r>
    </w:p>
  </w:comment>
  <w:comment w:id="422" w:author="Windows User" w:date="2015-10-30T08:56:00Z" w:initials="BS">
    <w:p w14:paraId="131853C5" w14:textId="77777777" w:rsidR="00EB4284" w:rsidRDefault="00EB4284">
      <w:pPr>
        <w:pStyle w:val="CommentText"/>
      </w:pPr>
      <w:r>
        <w:rPr>
          <w:rStyle w:val="CommentReference"/>
        </w:rPr>
        <w:annotationRef/>
      </w:r>
      <w:r>
        <w:t>parousia?</w:t>
      </w:r>
    </w:p>
  </w:comment>
  <w:comment w:id="423" w:author="Windows User" w:date="2015-10-30T08:56:00Z" w:initials="BS">
    <w:p w14:paraId="2752582D" w14:textId="77777777" w:rsidR="00EB4284" w:rsidRDefault="00EB4284">
      <w:pPr>
        <w:pStyle w:val="CommentText"/>
      </w:pPr>
      <w:r>
        <w:rPr>
          <w:rStyle w:val="CommentReference"/>
        </w:rPr>
        <w:annotationRef/>
      </w:r>
      <w:r>
        <w:t>tense?</w:t>
      </w:r>
    </w:p>
  </w:comment>
  <w:comment w:id="424" w:author="Windows User" w:date="2015-10-30T08:56:00Z" w:initials="BS">
    <w:p w14:paraId="1D0D8540" w14:textId="77777777" w:rsidR="00EB4284" w:rsidRDefault="00EB4284">
      <w:pPr>
        <w:pStyle w:val="CommentText"/>
      </w:pPr>
      <w:r>
        <w:rPr>
          <w:rStyle w:val="CommentReference"/>
        </w:rPr>
        <w:annotationRef/>
      </w:r>
      <w:r>
        <w:t>enlightens?</w:t>
      </w:r>
    </w:p>
  </w:comment>
  <w:comment w:id="425" w:author="Windows User" w:date="2015-10-30T08:56:00Z" w:initials="BS">
    <w:p w14:paraId="2ABDA5FE" w14:textId="77777777" w:rsidR="00EB4284" w:rsidRDefault="00EB4284">
      <w:pPr>
        <w:pStyle w:val="CommentText"/>
      </w:pPr>
      <w:r>
        <w:rPr>
          <w:rStyle w:val="CommentReference"/>
        </w:rPr>
        <w:annotationRef/>
      </w:r>
      <w:r>
        <w:t>exalt or magnify?</w:t>
      </w:r>
    </w:p>
  </w:comment>
  <w:comment w:id="426" w:author="Windows User" w:date="2015-10-30T08:56:00Z" w:initials="BS">
    <w:p w14:paraId="4895CE86" w14:textId="77777777" w:rsidR="00EB4284" w:rsidRDefault="00EB4284">
      <w:pPr>
        <w:pStyle w:val="CommentText"/>
      </w:pPr>
      <w:r>
        <w:rPr>
          <w:rStyle w:val="CommentReference"/>
        </w:rPr>
        <w:annotationRef/>
      </w:r>
      <w:r>
        <w:t>or iwn?</w:t>
      </w:r>
    </w:p>
  </w:comment>
  <w:comment w:id="430" w:author="Windows User" w:date="2015-10-30T08:56:00Z" w:initials="BS">
    <w:p w14:paraId="3620CEEF" w14:textId="77777777" w:rsidR="00EB4284" w:rsidRDefault="00EB4284">
      <w:pPr>
        <w:pStyle w:val="CommentText"/>
      </w:pPr>
      <w:r>
        <w:rPr>
          <w:rStyle w:val="CommentReference"/>
        </w:rPr>
        <w:annotationRef/>
      </w:r>
      <w:r>
        <w:t>this order better or worse?</w:t>
      </w:r>
    </w:p>
  </w:comment>
  <w:comment w:id="431" w:author="Windows User" w:date="2015-10-30T08:56:00Z" w:initials="BS">
    <w:p w14:paraId="23AF8204" w14:textId="77777777" w:rsidR="00EB4284" w:rsidRDefault="00EB4284">
      <w:pPr>
        <w:pStyle w:val="CommentText"/>
      </w:pPr>
      <w:r>
        <w:rPr>
          <w:rStyle w:val="CommentReference"/>
        </w:rPr>
        <w:annotationRef/>
      </w:r>
      <w:r>
        <w:t>I think upon should stay here</w:t>
      </w:r>
    </w:p>
  </w:comment>
  <w:comment w:id="432" w:author="Windows User" w:date="2015-10-30T08:56:00Z" w:initials="BS">
    <w:p w14:paraId="1F1B891B" w14:textId="77777777" w:rsidR="00EB4284" w:rsidRDefault="00EB4284">
      <w:pPr>
        <w:pStyle w:val="CommentText"/>
      </w:pPr>
      <w:r>
        <w:rPr>
          <w:rStyle w:val="CommentReference"/>
        </w:rPr>
        <w:annotationRef/>
      </w:r>
      <w:r>
        <w:t>exalt or magnify?</w:t>
      </w:r>
    </w:p>
  </w:comment>
  <w:comment w:id="433" w:author="Windows User" w:date="2015-10-30T08:56:00Z" w:initials="BS">
    <w:p w14:paraId="7E678661" w14:textId="77777777" w:rsidR="00EB4284" w:rsidRDefault="00EB4284">
      <w:pPr>
        <w:pStyle w:val="CommentText"/>
      </w:pPr>
      <w:r>
        <w:rPr>
          <w:rStyle w:val="CommentReference"/>
        </w:rPr>
        <w:annotationRef/>
      </w:r>
      <w:r>
        <w:t>or iwn?</w:t>
      </w:r>
    </w:p>
  </w:comment>
  <w:comment w:id="441" w:author="Windows User" w:date="2015-10-30T08:56:00Z" w:initials="BS">
    <w:p w14:paraId="649B3291" w14:textId="77777777" w:rsidR="00EB4284" w:rsidRDefault="00EB4284">
      <w:pPr>
        <w:pStyle w:val="CommentText"/>
      </w:pPr>
      <w:r>
        <w:rPr>
          <w:rStyle w:val="CommentReference"/>
        </w:rPr>
        <w:annotationRef/>
      </w:r>
      <w:r>
        <w:t xml:space="preserve">The phrase is "Our God in truth". Placing a coma before "in truth" makis it </w:t>
      </w:r>
      <w:proofErr w:type="gramStart"/>
      <w:r>
        <w:t>sound</w:t>
      </w:r>
      <w:proofErr w:type="gramEnd"/>
      <w:r>
        <w:t xml:space="preserve"> like "in truth withotu the seed of man"</w:t>
      </w:r>
    </w:p>
  </w:comment>
  <w:comment w:id="442" w:author="Windows User" w:date="2015-10-30T08:56:00Z" w:initials="BS">
    <w:p w14:paraId="30EFE448" w14:textId="77777777" w:rsidR="00EB4284" w:rsidRDefault="00EB4284">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EB4284" w:rsidRDefault="00EB4284">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EB4284" w:rsidRDefault="00EB4284">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EB4284" w:rsidRDefault="00EB4284">
      <w:pPr>
        <w:pStyle w:val="CommentText"/>
      </w:pPr>
      <w:r>
        <w:rPr>
          <w:rStyle w:val="CommentReference"/>
        </w:rPr>
        <w:annotationRef/>
      </w:r>
      <w:r>
        <w:t>exalt or magnify?</w:t>
      </w:r>
    </w:p>
  </w:comment>
  <w:comment w:id="446" w:author="Windows User" w:date="2015-10-30T08:56:00Z" w:initials="BS">
    <w:p w14:paraId="08E0D650" w14:textId="77777777" w:rsidR="00EB4284" w:rsidRDefault="00EB4284">
      <w:pPr>
        <w:pStyle w:val="CommentText"/>
      </w:pPr>
      <w:r>
        <w:rPr>
          <w:rStyle w:val="CommentReference"/>
        </w:rPr>
        <w:annotationRef/>
      </w:r>
      <w:r>
        <w:t>or iwn?</w:t>
      </w:r>
    </w:p>
  </w:comment>
  <w:comment w:id="450" w:author="Windows User" w:date="2015-10-30T08:56:00Z" w:initials="BS">
    <w:p w14:paraId="348A67F2" w14:textId="77777777" w:rsidR="00EB4284" w:rsidRDefault="00EB4284">
      <w:pPr>
        <w:pStyle w:val="CommentText"/>
      </w:pPr>
      <w:r>
        <w:rPr>
          <w:rStyle w:val="CommentReference"/>
        </w:rPr>
        <w:annotationRef/>
      </w:r>
      <w:r>
        <w:t>does this work?</w:t>
      </w:r>
    </w:p>
  </w:comment>
  <w:comment w:id="451" w:author="Windows User" w:date="2015-10-30T08:56:00Z" w:initials="BS">
    <w:p w14:paraId="3CC28130" w14:textId="77777777" w:rsidR="00EB4284" w:rsidRDefault="00EB4284">
      <w:pPr>
        <w:pStyle w:val="CommentText"/>
      </w:pPr>
      <w:r>
        <w:rPr>
          <w:rStyle w:val="CommentReference"/>
        </w:rPr>
        <w:annotationRef/>
      </w:r>
      <w:r>
        <w:t>is this right?</w:t>
      </w:r>
    </w:p>
  </w:comment>
  <w:comment w:id="452" w:author="Windows User" w:date="2015-10-30T08:56:00Z" w:initials="BS">
    <w:p w14:paraId="0CE2D2DA" w14:textId="77777777" w:rsidR="00EB4284" w:rsidRDefault="00EB4284">
      <w:pPr>
        <w:pStyle w:val="CommentText"/>
      </w:pPr>
      <w:r>
        <w:rPr>
          <w:rStyle w:val="CommentReference"/>
        </w:rPr>
        <w:annotationRef/>
      </w:r>
      <w:r>
        <w:t>?</w:t>
      </w:r>
    </w:p>
  </w:comment>
  <w:comment w:id="453" w:author="Windows User" w:date="2015-10-30T08:56:00Z" w:initials="BS">
    <w:p w14:paraId="74BFA273" w14:textId="77777777" w:rsidR="00EB4284" w:rsidRDefault="00EB4284">
      <w:pPr>
        <w:pStyle w:val="CommentText"/>
      </w:pPr>
      <w:r>
        <w:rPr>
          <w:rStyle w:val="CommentReference"/>
        </w:rPr>
        <w:annotationRef/>
      </w:r>
      <w:r>
        <w:t>about or to?</w:t>
      </w:r>
    </w:p>
  </w:comment>
  <w:comment w:id="454" w:author="Windows User" w:date="2015-10-30T08:56:00Z" w:initials="BS">
    <w:p w14:paraId="76C80AE3" w14:textId="77777777" w:rsidR="00EB4284" w:rsidRDefault="00EB4284">
      <w:pPr>
        <w:pStyle w:val="CommentText"/>
      </w:pPr>
      <w:r>
        <w:rPr>
          <w:rStyle w:val="CommentReference"/>
        </w:rPr>
        <w:annotationRef/>
      </w:r>
      <w:r>
        <w:t>proclaim or cry?</w:t>
      </w:r>
    </w:p>
  </w:comment>
  <w:comment w:id="455" w:author="Windows User" w:date="2015-10-30T08:56:00Z" w:initials="BS">
    <w:p w14:paraId="7356A311" w14:textId="77777777" w:rsidR="00EB4284" w:rsidRDefault="00EB4284">
      <w:pPr>
        <w:pStyle w:val="CommentText"/>
      </w:pPr>
      <w:r>
        <w:rPr>
          <w:rStyle w:val="CommentReference"/>
        </w:rPr>
        <w:annotationRef/>
      </w:r>
      <w:r>
        <w:t>??</w:t>
      </w:r>
    </w:p>
  </w:comment>
  <w:comment w:id="456" w:author="Windows User" w:date="2015-10-30T08:56:00Z" w:initials="BS">
    <w:p w14:paraId="5DBAC613" w14:textId="77777777" w:rsidR="00EB4284" w:rsidRDefault="00EB4284">
      <w:pPr>
        <w:pStyle w:val="CommentText"/>
      </w:pPr>
      <w:r>
        <w:rPr>
          <w:rStyle w:val="CommentReference"/>
        </w:rPr>
        <w:annotationRef/>
      </w:r>
      <w:r>
        <w:t>just?</w:t>
      </w:r>
    </w:p>
  </w:comment>
  <w:comment w:id="457" w:author="Windows User" w:date="2015-10-30T08:56:00Z" w:initials="BS">
    <w:p w14:paraId="614DAD54" w14:textId="77777777" w:rsidR="00EB4284" w:rsidRDefault="00EB4284">
      <w:pPr>
        <w:pStyle w:val="CommentText"/>
      </w:pPr>
      <w:r>
        <w:rPr>
          <w:rStyle w:val="CommentReference"/>
        </w:rPr>
        <w:annotationRef/>
      </w:r>
      <w:r>
        <w:t>chaste or meek?</w:t>
      </w:r>
    </w:p>
  </w:comment>
  <w:comment w:id="458" w:author="Windows User" w:date="2015-10-30T08:56:00Z" w:initials="BS">
    <w:p w14:paraId="7BFF54F7" w14:textId="77777777" w:rsidR="00EB4284" w:rsidRDefault="00EB4284">
      <w:pPr>
        <w:pStyle w:val="CommentText"/>
      </w:pPr>
      <w:r>
        <w:rPr>
          <w:rStyle w:val="CommentReference"/>
        </w:rPr>
        <w:annotationRef/>
      </w:r>
      <w:r>
        <w:t>St. Isaac? Holy issac?</w:t>
      </w:r>
    </w:p>
  </w:comment>
  <w:comment w:id="459" w:author="Windows User" w:date="2015-10-30T08:56:00Z" w:initials="BS">
    <w:p w14:paraId="0D6B85B0" w14:textId="77777777" w:rsidR="00EB4284" w:rsidRDefault="00EB4284">
      <w:pPr>
        <w:pStyle w:val="CommentText"/>
      </w:pPr>
      <w:r>
        <w:rPr>
          <w:rStyle w:val="CommentReference"/>
        </w:rPr>
        <w:annotationRef/>
      </w:r>
      <w:r>
        <w:t>ten thousand time?</w:t>
      </w:r>
    </w:p>
  </w:comment>
  <w:comment w:id="460" w:author="Windows User" w:date="2015-10-30T08:56:00Z" w:initials="BS">
    <w:p w14:paraId="70F47173" w14:textId="77777777" w:rsidR="00EB4284" w:rsidRDefault="00EB4284">
      <w:pPr>
        <w:pStyle w:val="CommentText"/>
      </w:pPr>
      <w:r>
        <w:rPr>
          <w:rStyle w:val="CommentReference"/>
        </w:rPr>
        <w:annotationRef/>
      </w:r>
      <w:r>
        <w:t>probably don't want to say despot.</w:t>
      </w:r>
    </w:p>
  </w:comment>
  <w:comment w:id="461" w:author="Windows User" w:date="2015-10-30T08:56:00Z" w:initials="BS">
    <w:p w14:paraId="6CB131AD" w14:textId="77777777" w:rsidR="00EB4284" w:rsidRDefault="00EB4284">
      <w:pPr>
        <w:pStyle w:val="CommentText"/>
      </w:pPr>
      <w:r>
        <w:rPr>
          <w:rStyle w:val="CommentReference"/>
        </w:rPr>
        <w:annotationRef/>
      </w:r>
      <w:r>
        <w:t>honour or pride?</w:t>
      </w:r>
    </w:p>
  </w:comment>
  <w:comment w:id="462" w:author="Windows User" w:date="2015-10-30T08:56:00Z" w:initials="BS">
    <w:p w14:paraId="64CB9F13" w14:textId="77777777" w:rsidR="00EB4284" w:rsidRDefault="00EB4284">
      <w:pPr>
        <w:pStyle w:val="CommentText"/>
      </w:pPr>
      <w:r>
        <w:rPr>
          <w:rStyle w:val="CommentReference"/>
        </w:rPr>
        <w:annotationRef/>
      </w:r>
      <w:r>
        <w:t>spouse or friend???</w:t>
      </w:r>
    </w:p>
  </w:comment>
  <w:comment w:id="463" w:author="Windows User" w:date="2015-10-30T08:56:00Z" w:initials="BS">
    <w:p w14:paraId="72A28506" w14:textId="77777777" w:rsidR="00EB4284" w:rsidRDefault="00EB4284">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EB4284" w:rsidRDefault="00EB4284">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EB4284" w:rsidRDefault="00EB4284">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EB4284" w:rsidRDefault="00EB4284">
      <w:pPr>
        <w:pStyle w:val="CommentText"/>
      </w:pPr>
      <w:r>
        <w:rPr>
          <w:rStyle w:val="CommentReference"/>
        </w:rPr>
        <w:annotationRef/>
      </w:r>
      <w:r>
        <w:t>pray or interceed? With or before?</w:t>
      </w:r>
    </w:p>
  </w:comment>
  <w:comment w:id="473" w:author="Windows User" w:date="2015-10-30T08:56:00Z" w:initials="WU">
    <w:p w14:paraId="1FCE53E0" w14:textId="77777777" w:rsidR="00EB4284" w:rsidRDefault="00EB4284">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EB4284" w:rsidRDefault="00EB4284">
      <w:pPr>
        <w:pStyle w:val="CommentText"/>
      </w:pPr>
      <w:r>
        <w:rPr>
          <w:rStyle w:val="CommentReference"/>
        </w:rPr>
        <w:annotationRef/>
      </w:r>
      <w:r>
        <w:t>Are more honoured?</w:t>
      </w:r>
    </w:p>
  </w:comment>
  <w:comment w:id="475" w:author="Windows User" w:date="2015-10-30T08:56:00Z" w:initials="WU">
    <w:p w14:paraId="12DBB60D" w14:textId="77777777" w:rsidR="00EB4284" w:rsidRDefault="00EB4284">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EB4284" w:rsidRDefault="00EB4284">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EB4284" w:rsidRDefault="00EB4284">
      <w:pPr>
        <w:pStyle w:val="CommentText"/>
      </w:pPr>
      <w:r>
        <w:rPr>
          <w:rStyle w:val="CommentReference"/>
        </w:rPr>
        <w:annotationRef/>
      </w:r>
      <w:r>
        <w:t>Reuse of truth is very awkward</w:t>
      </w:r>
    </w:p>
  </w:comment>
  <w:comment w:id="487" w:author="Windows User" w:date="2015-10-30T08:56:00Z" w:initials="WU">
    <w:p w14:paraId="724AED47" w14:textId="77777777" w:rsidR="00EB4284" w:rsidRDefault="00EB4284">
      <w:pPr>
        <w:pStyle w:val="CommentText"/>
      </w:pPr>
      <w:r>
        <w:rPr>
          <w:rStyle w:val="CommentReference"/>
        </w:rPr>
        <w:annotationRef/>
      </w:r>
      <w:r>
        <w:t>The Virgin Mary?</w:t>
      </w:r>
    </w:p>
  </w:comment>
  <w:comment w:id="488" w:author="Windows User" w:date="2015-10-30T08:56:00Z" w:initials="WU">
    <w:p w14:paraId="3F7DA89D" w14:textId="77777777" w:rsidR="00EB4284" w:rsidRDefault="00EB4284">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EB4284" w:rsidRDefault="00EB4284">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EB4284" w:rsidRDefault="00EB4284">
      <w:pPr>
        <w:pStyle w:val="CommentText"/>
      </w:pPr>
      <w:r>
        <w:rPr>
          <w:rStyle w:val="CommentReference"/>
        </w:rPr>
        <w:annotationRef/>
      </w:r>
      <w:r>
        <w:t>Not lampstand?</w:t>
      </w:r>
    </w:p>
  </w:comment>
  <w:comment w:id="494" w:author="Windows User" w:date="2015-10-30T08:56:00Z" w:initials="WU">
    <w:p w14:paraId="76A75751" w14:textId="77777777" w:rsidR="00EB4284" w:rsidRDefault="00EB4284">
      <w:pPr>
        <w:pStyle w:val="CommentText"/>
      </w:pPr>
      <w:r>
        <w:rPr>
          <w:rStyle w:val="CommentReference"/>
        </w:rPr>
        <w:annotationRef/>
      </w:r>
      <w:r>
        <w:t>Adorend? Ornamented?</w:t>
      </w:r>
    </w:p>
  </w:comment>
  <w:comment w:id="495" w:author="Windows User" w:date="2015-10-30T08:56:00Z" w:initials="WU">
    <w:p w14:paraId="0CCDAFB9" w14:textId="77777777" w:rsidR="00EB4284" w:rsidRDefault="00EB4284">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EB4284" w:rsidRDefault="00EB4284">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EB4284" w:rsidRDefault="00EB4284">
      <w:pPr>
        <w:pStyle w:val="CommentText"/>
      </w:pPr>
      <w:r>
        <w:rPr>
          <w:rStyle w:val="CommentReference"/>
        </w:rPr>
        <w:annotationRef/>
      </w:r>
      <w:r>
        <w:t>Tense(s) of this vs?</w:t>
      </w:r>
    </w:p>
  </w:comment>
  <w:comment w:id="501" w:author="Windows User" w:date="2015-10-30T08:56:00Z" w:initials="WU">
    <w:p w14:paraId="6D806464" w14:textId="77777777" w:rsidR="00EB4284" w:rsidRDefault="00EB4284">
      <w:pPr>
        <w:pStyle w:val="CommentText"/>
      </w:pPr>
      <w:r>
        <w:rPr>
          <w:rStyle w:val="CommentReference"/>
        </w:rPr>
        <w:annotationRef/>
      </w:r>
      <w:r>
        <w:t>If no coma, then that. If coma, then which.</w:t>
      </w:r>
    </w:p>
  </w:comment>
  <w:comment w:id="502" w:author="Windows User" w:date="2015-11-21T13:10:00Z" w:initials="WU">
    <w:p w14:paraId="21B267A2" w14:textId="21A4BB9B" w:rsidR="00EB4284" w:rsidRPr="00FA5B8C" w:rsidRDefault="00EB4284">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EB4284" w:rsidRDefault="00EB4284">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EB4284" w:rsidRDefault="00EB4284">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EB4284" w:rsidRDefault="00EB4284">
      <w:pPr>
        <w:pStyle w:val="CommentText"/>
      </w:pPr>
      <w:r>
        <w:rPr>
          <w:rStyle w:val="CommentReference"/>
        </w:rPr>
        <w:annotationRef/>
      </w:r>
      <w:r>
        <w:t>Care or concern?</w:t>
      </w:r>
    </w:p>
  </w:comment>
  <w:comment w:id="515" w:author="Windows User" w:date="2015-10-30T08:56:00Z" w:initials="WU">
    <w:p w14:paraId="168AADF5" w14:textId="77777777" w:rsidR="00EB4284" w:rsidRDefault="00EB4284">
      <w:pPr>
        <w:pStyle w:val="CommentText"/>
      </w:pPr>
      <w:r>
        <w:rPr>
          <w:rStyle w:val="CommentReference"/>
        </w:rPr>
        <w:annotationRef/>
      </w:r>
      <w:r>
        <w:t>Uhm…</w:t>
      </w:r>
      <w:proofErr w:type="gramStart"/>
      <w:r>
        <w:t>. ?</w:t>
      </w:r>
      <w:proofErr w:type="gramEnd"/>
      <w:r>
        <w:t xml:space="preserve"> Coptic clearly says Sabbaton…. But wasn’t it the first day?</w:t>
      </w:r>
    </w:p>
  </w:comment>
  <w:comment w:id="523" w:author="Windows User" w:date="2015-10-30T08:56:00Z" w:initials="WU">
    <w:p w14:paraId="61404F3E" w14:textId="77777777" w:rsidR="00EB4284" w:rsidRDefault="00EB4284">
      <w:pPr>
        <w:pStyle w:val="CommentText"/>
      </w:pPr>
      <w:r>
        <w:rPr>
          <w:rStyle w:val="CommentReference"/>
        </w:rPr>
        <w:annotationRef/>
      </w:r>
      <w:r>
        <w:t>Exceedingly? Too? So?</w:t>
      </w:r>
    </w:p>
  </w:comment>
  <w:comment w:id="524" w:author="Windows User" w:date="2015-10-30T08:56:00Z" w:initials="WU">
    <w:p w14:paraId="7B2CE30C" w14:textId="77777777" w:rsidR="00EB4284" w:rsidRDefault="00EB4284">
      <w:pPr>
        <w:pStyle w:val="CommentText"/>
      </w:pPr>
      <w:r>
        <w:rPr>
          <w:rStyle w:val="CommentReference"/>
        </w:rPr>
        <w:annotationRef/>
      </w:r>
      <w:r>
        <w:t>Count or heed?</w:t>
      </w:r>
    </w:p>
  </w:comment>
  <w:comment w:id="525" w:author="Windows User" w:date="2015-10-30T08:56:00Z" w:initials="WU">
    <w:p w14:paraId="040F4849" w14:textId="77777777" w:rsidR="00EB4284" w:rsidRDefault="00EB4284">
      <w:pPr>
        <w:pStyle w:val="CommentText"/>
      </w:pPr>
      <w:r>
        <w:rPr>
          <w:rStyle w:val="CommentReference"/>
        </w:rPr>
        <w:annotationRef/>
      </w:r>
      <w:r>
        <w:t>Ramez, I or me?</w:t>
      </w:r>
    </w:p>
  </w:comment>
  <w:comment w:id="526" w:author="Windows User" w:date="2015-10-30T08:56:00Z" w:initials="WU">
    <w:p w14:paraId="5954D4FC" w14:textId="77777777" w:rsidR="00EB4284" w:rsidRDefault="00EB4284">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EB4284" w:rsidRDefault="00EB4284">
      <w:pPr>
        <w:pStyle w:val="CommentText"/>
      </w:pPr>
      <w:r>
        <w:rPr>
          <w:rStyle w:val="CommentReference"/>
        </w:rPr>
        <w:annotationRef/>
      </w:r>
      <w:r>
        <w:t>That a sinner die would make this consistent.</w:t>
      </w:r>
    </w:p>
  </w:comment>
  <w:comment w:id="528" w:author="Windows User" w:date="2015-10-30T08:56:00Z" w:initials="WU">
    <w:p w14:paraId="73469DF7" w14:textId="77777777" w:rsidR="00EB4284" w:rsidRDefault="00EB4284">
      <w:pPr>
        <w:pStyle w:val="CommentText"/>
      </w:pPr>
      <w:r>
        <w:rPr>
          <w:rStyle w:val="CommentReference"/>
        </w:rPr>
        <w:annotationRef/>
      </w:r>
      <w:r>
        <w:t>Kind-hearted or merciful?</w:t>
      </w:r>
    </w:p>
  </w:comment>
  <w:comment w:id="529" w:author="Windows User" w:date="2015-10-30T08:56:00Z" w:initials="WU">
    <w:p w14:paraId="772707E9" w14:textId="77777777" w:rsidR="00EB4284" w:rsidRDefault="00EB4284">
      <w:pPr>
        <w:pStyle w:val="CommentText"/>
      </w:pPr>
      <w:r>
        <w:rPr>
          <w:rStyle w:val="CommentReference"/>
        </w:rPr>
        <w:annotationRef/>
      </w:r>
      <w:r>
        <w:t>Compassions or tender mercies?</w:t>
      </w:r>
    </w:p>
  </w:comment>
  <w:comment w:id="530" w:author="Windows User" w:date="2015-10-30T08:56:00Z" w:initials="WU">
    <w:p w14:paraId="2F67672A" w14:textId="77777777" w:rsidR="00EB4284" w:rsidRDefault="00EB4284">
      <w:pPr>
        <w:pStyle w:val="CommentText"/>
      </w:pPr>
      <w:r>
        <w:rPr>
          <w:rStyle w:val="CommentReference"/>
        </w:rPr>
        <w:annotationRef/>
      </w:r>
      <w:r>
        <w:t>May He or that He may</w:t>
      </w:r>
    </w:p>
  </w:comment>
  <w:comment w:id="560" w:author="Windows User" w:date="2015-10-30T08:56:00Z" w:initials="BS">
    <w:p w14:paraId="2CED70EE" w14:textId="77777777" w:rsidR="00EB4284" w:rsidRDefault="00EB4284">
      <w:pPr>
        <w:pStyle w:val="CommentText"/>
      </w:pPr>
      <w:r>
        <w:rPr>
          <w:rStyle w:val="CommentReference"/>
        </w:rPr>
        <w:annotationRef/>
      </w:r>
      <w:r>
        <w:t>very greatly is redundant...</w:t>
      </w:r>
    </w:p>
  </w:comment>
  <w:comment w:id="561" w:author="Windows User" w:date="2015-10-30T08:56:00Z" w:initials="BS">
    <w:p w14:paraId="2C12168E" w14:textId="77777777" w:rsidR="00EB4284" w:rsidRDefault="00EB4284">
      <w:pPr>
        <w:pStyle w:val="CommentText"/>
      </w:pPr>
      <w:r>
        <w:rPr>
          <w:rStyle w:val="CommentReference"/>
        </w:rPr>
        <w:annotationRef/>
      </w:r>
      <w:r>
        <w:t>above? in?</w:t>
      </w:r>
    </w:p>
  </w:comment>
  <w:comment w:id="562" w:author="Windows User" w:date="2015-10-30T08:56:00Z" w:initials="BS">
    <w:p w14:paraId="4CF812FD" w14:textId="77777777" w:rsidR="00EB4284" w:rsidRDefault="00EB4284">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EB4284" w:rsidRDefault="00EB4284">
      <w:pPr>
        <w:pStyle w:val="CommentText"/>
      </w:pPr>
      <w:r>
        <w:rPr>
          <w:rStyle w:val="CommentReference"/>
        </w:rPr>
        <w:annotationRef/>
      </w:r>
      <w:r>
        <w:t>mediated or put into practice?</w:t>
      </w:r>
    </w:p>
  </w:comment>
  <w:comment w:id="564" w:author="Windows User" w:date="2015-10-30T08:56:00Z" w:initials="BS">
    <w:p w14:paraId="0583089C" w14:textId="77777777" w:rsidR="00EB4284" w:rsidRDefault="00EB4284">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EB4284" w:rsidRDefault="00EB4284">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EB4284" w:rsidRDefault="00EB4284">
      <w:pPr>
        <w:pStyle w:val="CommentText"/>
      </w:pPr>
      <w:r>
        <w:rPr>
          <w:rStyle w:val="CommentReference"/>
        </w:rPr>
        <w:annotationRef/>
      </w:r>
      <w:r>
        <w:t>thoughts or senses?</w:t>
      </w:r>
    </w:p>
  </w:comment>
  <w:comment w:id="567" w:author="Windows User" w:date="2015-10-30T08:56:00Z" w:initials="BS">
    <w:p w14:paraId="6CEBB671" w14:textId="77777777" w:rsidR="00EB4284" w:rsidRDefault="00EB4284">
      <w:pPr>
        <w:pStyle w:val="CommentText"/>
      </w:pPr>
      <w:r>
        <w:rPr>
          <w:rStyle w:val="CommentReference"/>
        </w:rPr>
        <w:annotationRef/>
      </w:r>
      <w:r>
        <w:t>lay? set? cast?</w:t>
      </w:r>
    </w:p>
  </w:comment>
  <w:comment w:id="568" w:author="Windows User" w:date="2015-10-30T08:56:00Z" w:initials="BS">
    <w:p w14:paraId="29C31040" w14:textId="77777777" w:rsidR="00EB4284" w:rsidRDefault="00EB4284">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EB4284" w:rsidRDefault="00EB4284">
      <w:pPr>
        <w:pStyle w:val="CommentText"/>
      </w:pPr>
      <w:r>
        <w:rPr>
          <w:rStyle w:val="CommentReference"/>
        </w:rPr>
        <w:annotationRef/>
      </w:r>
      <w:r>
        <w:t>types?</w:t>
      </w:r>
    </w:p>
  </w:comment>
  <w:comment w:id="577" w:author="Windows User" w:date="2015-10-30T08:56:00Z" w:initials="BS">
    <w:p w14:paraId="04455D69" w14:textId="77777777" w:rsidR="00EB4284" w:rsidRDefault="00EB4284">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EB4284" w:rsidRDefault="00EB4284">
      <w:pPr>
        <w:pStyle w:val="CommentText"/>
      </w:pPr>
      <w:r>
        <w:rPr>
          <w:rStyle w:val="CommentReference"/>
        </w:rPr>
        <w:annotationRef/>
      </w:r>
      <w:r>
        <w:t>risen, or shone?</w:t>
      </w:r>
    </w:p>
  </w:comment>
  <w:comment w:id="585" w:author="Windows User" w:date="2015-10-30T08:56:00Z" w:initials="BS">
    <w:p w14:paraId="1FF53EBB" w14:textId="77777777" w:rsidR="00EB4284" w:rsidRDefault="00EB4284">
      <w:pPr>
        <w:pStyle w:val="CommentText"/>
      </w:pPr>
      <w:r>
        <w:rPr>
          <w:rStyle w:val="CommentReference"/>
        </w:rPr>
        <w:annotationRef/>
      </w:r>
      <w:r>
        <w:t>cap?</w:t>
      </w:r>
    </w:p>
  </w:comment>
  <w:comment w:id="586" w:author="Windows User" w:date="2015-10-30T08:56:00Z" w:initials="BS">
    <w:p w14:paraId="1E7441CF" w14:textId="77777777" w:rsidR="00EB4284" w:rsidRDefault="00EB4284">
      <w:pPr>
        <w:pStyle w:val="CommentText"/>
      </w:pPr>
      <w:r>
        <w:rPr>
          <w:rStyle w:val="CommentReference"/>
        </w:rPr>
        <w:annotationRef/>
      </w:r>
      <w:r>
        <w:t>save? redeem?</w:t>
      </w:r>
    </w:p>
  </w:comment>
  <w:comment w:id="590" w:author="Windows User" w:date="2015-11-02T09:17:00Z" w:initials="BS">
    <w:p w14:paraId="6D0D6CAD" w14:textId="77777777" w:rsidR="00EB4284" w:rsidRDefault="00EB4284"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EB4284" w:rsidRDefault="00EB4284">
      <w:pPr>
        <w:pStyle w:val="CommentText"/>
      </w:pPr>
      <w:r>
        <w:rPr>
          <w:rStyle w:val="CommentReference"/>
        </w:rPr>
        <w:annotationRef/>
      </w:r>
      <w:r>
        <w:t>or should " be down here</w:t>
      </w:r>
    </w:p>
  </w:comment>
  <w:comment w:id="595" w:author="Windows User" w:date="2015-10-30T08:56:00Z" w:initials="BS">
    <w:p w14:paraId="59118737" w14:textId="77777777" w:rsidR="00EB4284" w:rsidRDefault="00EB4284">
      <w:pPr>
        <w:pStyle w:val="CommentText"/>
      </w:pPr>
      <w:r>
        <w:rPr>
          <w:rStyle w:val="CommentReference"/>
        </w:rPr>
        <w:annotationRef/>
      </w:r>
      <w:r>
        <w:t>was overcame or did overcome? very different...</w:t>
      </w:r>
    </w:p>
  </w:comment>
  <w:comment w:id="599" w:author="Windows User" w:date="2015-10-30T08:56:00Z" w:initials="BS">
    <w:p w14:paraId="107D1E1A" w14:textId="77777777" w:rsidR="00EB4284" w:rsidRDefault="00EB4284">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EB4284" w:rsidRDefault="00EB4284">
      <w:pPr>
        <w:pStyle w:val="CommentText"/>
      </w:pPr>
      <w:r>
        <w:rPr>
          <w:rStyle w:val="CommentReference"/>
        </w:rPr>
        <w:annotationRef/>
      </w:r>
      <w:r>
        <w:t>L.A. is quite different fo rthis vs...</w:t>
      </w:r>
    </w:p>
  </w:comment>
  <w:comment w:id="607" w:author="Windows User" w:date="2015-10-30T08:56:00Z" w:initials="BS">
    <w:p w14:paraId="1C23DEA6" w14:textId="77777777" w:rsidR="00EB4284" w:rsidRDefault="00EB4284">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EB4284" w:rsidRDefault="00EB4284">
      <w:pPr>
        <w:pStyle w:val="CommentText"/>
      </w:pPr>
      <w:r>
        <w:rPr>
          <w:rStyle w:val="CommentReference"/>
        </w:rPr>
        <w:annotationRef/>
      </w:r>
      <w:r>
        <w:t>dividing wall?</w:t>
      </w:r>
    </w:p>
  </w:comment>
  <w:comment w:id="612" w:author="Windows User" w:date="2015-10-30T08:56:00Z" w:initials="BS">
    <w:p w14:paraId="412B39E6" w14:textId="77777777" w:rsidR="00EB4284" w:rsidRDefault="00EB4284">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EB4284" w:rsidRDefault="00EB4284">
      <w:pPr>
        <w:pStyle w:val="CommentText"/>
      </w:pPr>
      <w:r>
        <w:rPr>
          <w:rStyle w:val="CommentReference"/>
        </w:rPr>
        <w:annotationRef/>
      </w:r>
      <w:r>
        <w:t>sing hymns to be consistent with above?</w:t>
      </w:r>
    </w:p>
  </w:comment>
  <w:comment w:id="614" w:author="Windows User" w:date="2015-10-30T08:56:00Z" w:initials="BS">
    <w:p w14:paraId="1954C506" w14:textId="77777777" w:rsidR="00EB4284" w:rsidRDefault="00EB4284">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EB4284" w:rsidRDefault="00EB4284">
      <w:pPr>
        <w:pStyle w:val="CommentText"/>
      </w:pPr>
      <w:r>
        <w:rPr>
          <w:rStyle w:val="CommentReference"/>
        </w:rPr>
        <w:annotationRef/>
      </w:r>
      <w:r>
        <w:t>Is "je" enough justification to prepend 'saying'?</w:t>
      </w:r>
    </w:p>
  </w:comment>
  <w:comment w:id="616" w:author="Windows User" w:date="2015-10-30T08:56:00Z" w:initials="BS">
    <w:p w14:paraId="6C444D3B" w14:textId="77777777" w:rsidR="00EB4284" w:rsidRDefault="00EB4284">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EB4284" w:rsidRDefault="00EB4284">
      <w:pPr>
        <w:pStyle w:val="CommentText"/>
      </w:pPr>
      <w:r>
        <w:rPr>
          <w:rStyle w:val="CommentReference"/>
        </w:rPr>
        <w:annotationRef/>
      </w:r>
      <w:r>
        <w:t>or "sining"?</w:t>
      </w:r>
    </w:p>
  </w:comment>
  <w:comment w:id="622" w:author="Windows User" w:date="2015-10-30T08:56:00Z" w:initials="BS">
    <w:p w14:paraId="0D1101A9" w14:textId="77777777" w:rsidR="00EB4284" w:rsidRDefault="00EB4284">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EB4284" w:rsidRDefault="00EB4284">
      <w:pPr>
        <w:pStyle w:val="CommentText"/>
      </w:pPr>
      <w:r>
        <w:rPr>
          <w:rStyle w:val="CommentReference"/>
        </w:rPr>
        <w:annotationRef/>
      </w:r>
      <w:r>
        <w:t>any sense of authority in coptic?</w:t>
      </w:r>
    </w:p>
  </w:comment>
  <w:comment w:id="624" w:author="Windows User" w:date="2015-11-02T12:45:00Z" w:initials="BS">
    <w:p w14:paraId="2D944131" w14:textId="77777777" w:rsidR="00EB4284" w:rsidRDefault="00EB4284">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EB4284" w:rsidRDefault="00EB4284">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EB4284" w:rsidRDefault="00EB4284">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EB4284" w:rsidRDefault="00EB4284">
      <w:pPr>
        <w:pStyle w:val="CommentText"/>
      </w:pPr>
      <w:r>
        <w:rPr>
          <w:rStyle w:val="CommentReference"/>
        </w:rPr>
        <w:annotationRef/>
      </w:r>
      <w:r>
        <w:t>cold frost? frosty cold? too many ands.</w:t>
      </w:r>
    </w:p>
  </w:comment>
  <w:comment w:id="636" w:author="Windows User" w:date="2015-10-30T08:56:00Z" w:initials="BS">
    <w:p w14:paraId="44C68E13" w14:textId="77777777" w:rsidR="00EB4284" w:rsidRDefault="00EB4284">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EB4284" w:rsidRDefault="00EB4284">
      <w:pPr>
        <w:pStyle w:val="CommentText"/>
      </w:pPr>
      <w:r>
        <w:rPr>
          <w:rStyle w:val="CommentReference"/>
        </w:rPr>
        <w:annotationRef/>
      </w:r>
      <w:r>
        <w:t>Received or bought?</w:t>
      </w:r>
    </w:p>
  </w:comment>
  <w:comment w:id="654" w:author="Brett Slote" w:date="2015-10-30T08:56:00Z" w:initials="BS">
    <w:p w14:paraId="4DF8C7B4" w14:textId="77777777" w:rsidR="00EB4284" w:rsidRDefault="00EB4284">
      <w:pPr>
        <w:pStyle w:val="CommentText"/>
      </w:pPr>
      <w:r>
        <w:rPr>
          <w:rStyle w:val="CommentReference"/>
        </w:rPr>
        <w:annotationRef/>
      </w:r>
      <w:r>
        <w:t>Not hail to you?</w:t>
      </w:r>
    </w:p>
  </w:comment>
  <w:comment w:id="657" w:author="Brett Slote" w:date="2015-10-30T08:56:00Z" w:initials="BS">
    <w:p w14:paraId="5C1218C2" w14:textId="77777777" w:rsidR="00EB4284" w:rsidRDefault="00EB4284">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EB4284" w:rsidRDefault="00EB4284">
      <w:pPr>
        <w:pStyle w:val="CommentText"/>
      </w:pPr>
      <w:r>
        <w:rPr>
          <w:rStyle w:val="CommentReference"/>
        </w:rPr>
        <w:annotationRef/>
      </w:r>
      <w:r>
        <w:t>Uncircumscript?</w:t>
      </w:r>
    </w:p>
  </w:comment>
  <w:comment w:id="663" w:author="Brett Slote" w:date="2015-10-30T08:56:00Z" w:initials="BS">
    <w:p w14:paraId="4350A62E" w14:textId="77777777" w:rsidR="00EB4284" w:rsidRDefault="00EB4284">
      <w:pPr>
        <w:pStyle w:val="CommentText"/>
      </w:pPr>
      <w:r>
        <w:rPr>
          <w:rStyle w:val="CommentReference"/>
        </w:rPr>
        <w:annotationRef/>
      </w:r>
      <w:r>
        <w:t>Orthodox?</w:t>
      </w:r>
    </w:p>
  </w:comment>
  <w:comment w:id="664" w:author="Brett Slote" w:date="2015-10-30T08:56:00Z" w:initials="BS">
    <w:p w14:paraId="08040BF4" w14:textId="77777777" w:rsidR="00EB4284" w:rsidRDefault="00EB4284">
      <w:pPr>
        <w:pStyle w:val="CommentText"/>
      </w:pPr>
      <w:r>
        <w:rPr>
          <w:rStyle w:val="CommentReference"/>
        </w:rPr>
        <w:annotationRef/>
      </w:r>
      <w:r>
        <w:t>Faith?</w:t>
      </w:r>
    </w:p>
  </w:comment>
  <w:comment w:id="667" w:author="Brett Slote" w:date="2015-10-30T08:56:00Z" w:initials="BS">
    <w:p w14:paraId="1E4B4FEE" w14:textId="77777777" w:rsidR="00EB4284" w:rsidRDefault="00EB4284">
      <w:pPr>
        <w:pStyle w:val="CommentText"/>
      </w:pPr>
      <w:r>
        <w:rPr>
          <w:rStyle w:val="CommentReference"/>
        </w:rPr>
        <w:annotationRef/>
      </w:r>
      <w:r>
        <w:t>Need a consistent policy</w:t>
      </w:r>
    </w:p>
  </w:comment>
  <w:comment w:id="671" w:author="Brett Slote" w:date="2015-10-30T08:56:00Z" w:initials="BS">
    <w:p w14:paraId="4A463175" w14:textId="77777777" w:rsidR="00EB4284" w:rsidRDefault="00EB4284">
      <w:pPr>
        <w:pStyle w:val="CommentText"/>
      </w:pPr>
      <w:r>
        <w:rPr>
          <w:rStyle w:val="CommentReference"/>
        </w:rPr>
        <w:annotationRef/>
      </w:r>
      <w:r>
        <w:t>Ramez, He or Him?</w:t>
      </w:r>
    </w:p>
  </w:comment>
  <w:comment w:id="672" w:author="Brett Slote" w:date="2015-10-30T08:56:00Z" w:initials="BS">
    <w:p w14:paraId="01E420BC" w14:textId="77777777" w:rsidR="00EB4284" w:rsidRDefault="00EB4284">
      <w:pPr>
        <w:pStyle w:val="CommentText"/>
      </w:pPr>
      <w:r>
        <w:rPr>
          <w:rStyle w:val="CommentReference"/>
        </w:rPr>
        <w:annotationRef/>
      </w:r>
      <w:r>
        <w:t>On? By?</w:t>
      </w:r>
    </w:p>
  </w:comment>
  <w:comment w:id="673" w:author="Windows User" w:date="2015-11-21T13:15:00Z" w:initials="WU">
    <w:p w14:paraId="4BEB75B4" w14:textId="201EED17" w:rsidR="00EB4284" w:rsidRDefault="00EB4284">
      <w:pPr>
        <w:pStyle w:val="CommentText"/>
      </w:pPr>
      <w:r>
        <w:rPr>
          <w:rStyle w:val="CommentReference"/>
        </w:rPr>
        <w:annotationRef/>
      </w:r>
      <w:r>
        <w:t>check</w:t>
      </w:r>
    </w:p>
  </w:comment>
  <w:comment w:id="678" w:author="Windows User" w:date="2015-10-30T08:56:00Z" w:initials="BS">
    <w:p w14:paraId="27C88DDC" w14:textId="77777777" w:rsidR="00EB4284" w:rsidRDefault="00EB4284">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EB4284" w:rsidRDefault="00EB4284">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EB4284" w:rsidRDefault="00EB4284">
      <w:pPr>
        <w:pStyle w:val="CommentText"/>
      </w:pPr>
      <w:r>
        <w:rPr>
          <w:rStyle w:val="CommentReference"/>
        </w:rPr>
        <w:annotationRef/>
      </w:r>
      <w:r>
        <w:t>adjective? severe?</w:t>
      </w:r>
    </w:p>
  </w:comment>
  <w:comment w:id="687" w:author="Windows User" w:date="2015-11-21T13:15:00Z" w:initials="WU">
    <w:p w14:paraId="5D7A5708" w14:textId="27F5BDCC" w:rsidR="00EB4284" w:rsidRDefault="00EB4284">
      <w:pPr>
        <w:pStyle w:val="CommentText"/>
      </w:pPr>
      <w:r>
        <w:rPr>
          <w:rStyle w:val="CommentReference"/>
        </w:rPr>
        <w:annotationRef/>
      </w:r>
      <w:r>
        <w:t>check</w:t>
      </w:r>
    </w:p>
  </w:comment>
  <w:comment w:id="689" w:author="Windows User" w:date="2015-10-30T08:56:00Z" w:initials="BS">
    <w:p w14:paraId="4899C8E2" w14:textId="77777777" w:rsidR="00EB4284" w:rsidRDefault="00EB4284">
      <w:pPr>
        <w:pStyle w:val="CommentText"/>
      </w:pPr>
      <w:r>
        <w:rPr>
          <w:rStyle w:val="CommentReference"/>
        </w:rPr>
        <w:annotationRef/>
      </w:r>
      <w:r>
        <w:t>too literal?</w:t>
      </w:r>
    </w:p>
  </w:comment>
  <w:comment w:id="692" w:author="Windows User" w:date="2015-10-30T08:56:00Z" w:initials="BS">
    <w:p w14:paraId="4EBC6F27" w14:textId="77777777" w:rsidR="00EB4284" w:rsidRDefault="00EB4284">
      <w:pPr>
        <w:pStyle w:val="CommentText"/>
      </w:pPr>
      <w:r>
        <w:rPr>
          <w:rStyle w:val="CommentReference"/>
        </w:rPr>
        <w:annotationRef/>
      </w:r>
      <w:r>
        <w:t>awkward</w:t>
      </w:r>
    </w:p>
  </w:comment>
  <w:comment w:id="693" w:author="Windows User" w:date="2015-10-30T08:56:00Z" w:initials="BS">
    <w:p w14:paraId="2E00F7F9" w14:textId="77777777" w:rsidR="00EB4284" w:rsidRDefault="00EB4284">
      <w:pPr>
        <w:pStyle w:val="CommentText"/>
      </w:pPr>
      <w:r>
        <w:rPr>
          <w:rStyle w:val="CommentReference"/>
        </w:rPr>
        <w:annotationRef/>
      </w:r>
      <w:r>
        <w:t>sits, less literal, but more clear?</w:t>
      </w:r>
    </w:p>
  </w:comment>
  <w:comment w:id="694" w:author="Windows User" w:date="2015-10-30T08:56:00Z" w:initials="BS">
    <w:p w14:paraId="7635C5E6" w14:textId="77777777" w:rsidR="00EB4284" w:rsidRDefault="00EB4284">
      <w:pPr>
        <w:pStyle w:val="CommentText"/>
      </w:pPr>
      <w:r>
        <w:rPr>
          <w:rStyle w:val="CommentReference"/>
        </w:rPr>
        <w:annotationRef/>
      </w:r>
      <w:r>
        <w:t>awkward</w:t>
      </w:r>
    </w:p>
  </w:comment>
  <w:comment w:id="696" w:author="Windows User" w:date="2015-10-30T08:56:00Z" w:initials="BS">
    <w:p w14:paraId="07F5FC79" w14:textId="77777777" w:rsidR="00EB4284" w:rsidRDefault="00EB4284">
      <w:pPr>
        <w:pStyle w:val="CommentText"/>
      </w:pPr>
      <w:r>
        <w:rPr>
          <w:rStyle w:val="CommentReference"/>
        </w:rPr>
        <w:annotationRef/>
      </w:r>
      <w:r>
        <w:t>terribly awkward</w:t>
      </w:r>
    </w:p>
  </w:comment>
  <w:comment w:id="697" w:author="Windows User" w:date="2015-11-21T13:16:00Z" w:initials="WU">
    <w:p w14:paraId="197F0F42" w14:textId="5078F6FA" w:rsidR="00EB4284" w:rsidRDefault="00EB4284">
      <w:pPr>
        <w:pStyle w:val="CommentText"/>
      </w:pPr>
      <w:r>
        <w:rPr>
          <w:rStyle w:val="CommentReference"/>
        </w:rPr>
        <w:annotationRef/>
      </w:r>
      <w:r>
        <w:t>check</w:t>
      </w:r>
    </w:p>
  </w:comment>
  <w:comment w:id="698" w:author="Windows User" w:date="2015-11-21T13:16:00Z" w:initials="WU">
    <w:p w14:paraId="4BA7ACF0" w14:textId="3D32F115" w:rsidR="00EB4284" w:rsidRDefault="00EB4284">
      <w:pPr>
        <w:pStyle w:val="CommentText"/>
      </w:pPr>
      <w:r>
        <w:rPr>
          <w:rStyle w:val="CommentReference"/>
        </w:rPr>
        <w:annotationRef/>
      </w:r>
      <w:r>
        <w:t>check</w:t>
      </w:r>
    </w:p>
  </w:comment>
  <w:comment w:id="699" w:author="Windows User" w:date="2015-11-21T13:16:00Z" w:initials="WU">
    <w:p w14:paraId="6657783C" w14:textId="2A8AC09D" w:rsidR="00EB4284" w:rsidRDefault="00EB4284">
      <w:pPr>
        <w:pStyle w:val="CommentText"/>
      </w:pPr>
      <w:r>
        <w:rPr>
          <w:rStyle w:val="CommentReference"/>
        </w:rPr>
        <w:annotationRef/>
      </w:r>
      <w:r>
        <w:t>check</w:t>
      </w:r>
    </w:p>
  </w:comment>
  <w:comment w:id="700" w:author="Windows User" w:date="2015-11-21T13:16:00Z" w:initials="WU">
    <w:p w14:paraId="280C2333" w14:textId="7D468F5B" w:rsidR="00EB4284" w:rsidRDefault="00EB4284">
      <w:pPr>
        <w:pStyle w:val="CommentText"/>
      </w:pPr>
      <w:r>
        <w:rPr>
          <w:rStyle w:val="CommentReference"/>
        </w:rPr>
        <w:annotationRef/>
      </w:r>
      <w:r>
        <w:t>check</w:t>
      </w:r>
    </w:p>
  </w:comment>
  <w:comment w:id="702" w:author="Windows User" w:date="2015-10-30T08:56:00Z" w:initials="BS">
    <w:p w14:paraId="02E36170" w14:textId="77777777" w:rsidR="00EB4284" w:rsidRDefault="00EB4284">
      <w:pPr>
        <w:pStyle w:val="CommentText"/>
      </w:pPr>
      <w:r>
        <w:rPr>
          <w:rStyle w:val="CommentReference"/>
        </w:rPr>
        <w:annotationRef/>
      </w:r>
      <w:r>
        <w:t>sat?</w:t>
      </w:r>
    </w:p>
  </w:comment>
  <w:comment w:id="703" w:author="Windows User" w:date="2015-11-21T13:17:00Z" w:initials="WU">
    <w:p w14:paraId="16F69644" w14:textId="555FDE59" w:rsidR="00EB4284" w:rsidRDefault="00EB4284">
      <w:pPr>
        <w:pStyle w:val="CommentText"/>
      </w:pPr>
      <w:r>
        <w:rPr>
          <w:rStyle w:val="CommentReference"/>
        </w:rPr>
        <w:annotationRef/>
      </w:r>
      <w:r>
        <w:t>check</w:t>
      </w:r>
    </w:p>
  </w:comment>
  <w:comment w:id="704" w:author="Windows User" w:date="2015-11-21T13:17:00Z" w:initials="WU">
    <w:p w14:paraId="59E1ECCC" w14:textId="61291C66" w:rsidR="00EB4284" w:rsidRDefault="00EB4284">
      <w:pPr>
        <w:pStyle w:val="CommentText"/>
      </w:pPr>
      <w:r>
        <w:rPr>
          <w:rStyle w:val="CommentReference"/>
        </w:rPr>
        <w:annotationRef/>
      </w:r>
      <w:r>
        <w:t>check</w:t>
      </w:r>
    </w:p>
  </w:comment>
  <w:comment w:id="707" w:author="Windows User" w:date="2015-10-30T08:56:00Z" w:initials="BS">
    <w:p w14:paraId="681DB0FE" w14:textId="77777777" w:rsidR="00EB4284" w:rsidRDefault="00EB4284">
      <w:pPr>
        <w:pStyle w:val="CommentText"/>
      </w:pPr>
      <w:r>
        <w:rPr>
          <w:rStyle w:val="CommentReference"/>
        </w:rPr>
        <w:annotationRef/>
      </w:r>
      <w:r>
        <w:t>entered and come forth, or entered through it?</w:t>
      </w:r>
    </w:p>
  </w:comment>
  <w:comment w:id="708" w:author="Windows User" w:date="2015-10-30T08:56:00Z" w:initials="BS">
    <w:p w14:paraId="561C0007" w14:textId="77777777" w:rsidR="00EB4284" w:rsidRDefault="00EB4284">
      <w:pPr>
        <w:pStyle w:val="CommentText"/>
      </w:pPr>
      <w:r>
        <w:rPr>
          <w:rStyle w:val="CommentReference"/>
        </w:rPr>
        <w:annotationRef/>
      </w:r>
      <w:r>
        <w:t>appearing?</w:t>
      </w:r>
    </w:p>
  </w:comment>
  <w:comment w:id="709" w:author="Windows User" w:date="2015-10-30T08:56:00Z" w:initials="BS">
    <w:p w14:paraId="0B39F1C6" w14:textId="77777777" w:rsidR="00EB4284" w:rsidRDefault="00EB4284">
      <w:pPr>
        <w:pStyle w:val="CommentText"/>
      </w:pPr>
      <w:r>
        <w:rPr>
          <w:rStyle w:val="CommentReference"/>
        </w:rPr>
        <w:annotationRef/>
      </w:r>
      <w:r>
        <w:t>He</w:t>
      </w:r>
    </w:p>
  </w:comment>
  <w:comment w:id="714" w:author="Windows User" w:date="2015-10-30T08:56:00Z" w:initials="BS">
    <w:p w14:paraId="48FCFB9E" w14:textId="77777777" w:rsidR="00EB4284" w:rsidRDefault="00EB4284">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EB4284" w:rsidRDefault="00EB4284">
      <w:pPr>
        <w:pStyle w:val="CommentText"/>
      </w:pPr>
      <w:r>
        <w:rPr>
          <w:rStyle w:val="CommentReference"/>
        </w:rPr>
        <w:annotationRef/>
      </w:r>
      <w:r>
        <w:t>For forty days</w:t>
      </w:r>
    </w:p>
  </w:comment>
  <w:comment w:id="716" w:author="Windows User" w:date="2015-10-30T08:56:00Z" w:initials="BS">
    <w:p w14:paraId="3A60EA56" w14:textId="77777777" w:rsidR="00EB4284" w:rsidRDefault="00EB4284">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EB4284" w:rsidRDefault="00EB4284">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EB4284" w:rsidRDefault="00EB4284">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EB4284" w:rsidRDefault="00EB4284">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EB4284" w:rsidRDefault="00EB4284">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EB4284" w:rsidRDefault="00EB4284">
      <w:pPr>
        <w:pStyle w:val="CommentText"/>
      </w:pPr>
      <w:r>
        <w:rPr>
          <w:rStyle w:val="CommentReference"/>
        </w:rPr>
        <w:annotationRef/>
      </w:r>
      <w:r>
        <w:t>repeat quotes or contiguious?</w:t>
      </w:r>
    </w:p>
  </w:comment>
  <w:comment w:id="730" w:author="Windows User" w:date="2015-10-30T08:56:00Z" w:initials="BS">
    <w:p w14:paraId="56656ACA" w14:textId="77777777" w:rsidR="00EB4284" w:rsidRDefault="00EB4284">
      <w:pPr>
        <w:pStyle w:val="CommentText"/>
      </w:pPr>
      <w:r>
        <w:rPr>
          <w:rStyle w:val="CommentReference"/>
        </w:rPr>
        <w:annotationRef/>
      </w:r>
      <w:r>
        <w:t>in strength?</w:t>
      </w:r>
    </w:p>
  </w:comment>
  <w:comment w:id="731" w:author="Windows User" w:date="2015-10-30T08:56:00Z" w:initials="BS">
    <w:p w14:paraId="0BBEA7F8" w14:textId="77777777" w:rsidR="00EB4284" w:rsidRDefault="00EB4284">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EB4284" w:rsidRDefault="00EB4284">
      <w:pPr>
        <w:pStyle w:val="CommentText"/>
      </w:pPr>
      <w:r>
        <w:rPr>
          <w:rStyle w:val="CommentReference"/>
        </w:rPr>
        <w:annotationRef/>
      </w:r>
      <w:r>
        <w:t>theotokos, not mav em ef Nooti</w:t>
      </w:r>
    </w:p>
  </w:comment>
  <w:comment w:id="734" w:author="Windows User" w:date="2015-10-30T08:56:00Z" w:initials="BS">
    <w:p w14:paraId="76D071C9" w14:textId="77777777" w:rsidR="00EB4284" w:rsidRDefault="00EB4284">
      <w:pPr>
        <w:pStyle w:val="CommentText"/>
      </w:pPr>
      <w:r>
        <w:rPr>
          <w:rStyle w:val="CommentReference"/>
        </w:rPr>
        <w:annotationRef/>
      </w:r>
      <w:r>
        <w:t>in?</w:t>
      </w:r>
    </w:p>
  </w:comment>
  <w:comment w:id="736" w:author="Windows User" w:date="2015-10-30T08:56:00Z" w:initials="BS">
    <w:p w14:paraId="35AA1BF7" w14:textId="77777777" w:rsidR="00EB4284" w:rsidRDefault="00EB4284">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EB4284" w:rsidRDefault="00EB4284">
      <w:pPr>
        <w:pStyle w:val="CommentText"/>
      </w:pPr>
      <w:r>
        <w:rPr>
          <w:rStyle w:val="CommentReference"/>
        </w:rPr>
        <w:annotationRef/>
      </w:r>
      <w:r>
        <w:t>tense?</w:t>
      </w:r>
    </w:p>
  </w:comment>
  <w:comment w:id="739" w:author="Windows User" w:date="2015-10-30T08:56:00Z" w:initials="BS">
    <w:p w14:paraId="3CF45818" w14:textId="77777777" w:rsidR="00EB4284" w:rsidRDefault="00EB4284">
      <w:pPr>
        <w:pStyle w:val="CommentText"/>
      </w:pPr>
      <w:r>
        <w:rPr>
          <w:rStyle w:val="CommentReference"/>
        </w:rPr>
        <w:annotationRef/>
      </w:r>
      <w:r>
        <w:t>too far for a pronoun</w:t>
      </w:r>
    </w:p>
  </w:comment>
  <w:comment w:id="740" w:author="Windows User" w:date="2015-10-30T08:56:00Z" w:initials="BS">
    <w:p w14:paraId="04E47880" w14:textId="77777777" w:rsidR="00EB4284" w:rsidRDefault="00EB4284">
      <w:pPr>
        <w:pStyle w:val="CommentText"/>
      </w:pPr>
      <w:r>
        <w:rPr>
          <w:rStyle w:val="CommentReference"/>
        </w:rPr>
        <w:annotationRef/>
      </w:r>
      <w:r>
        <w:t>deemed or made?</w:t>
      </w:r>
    </w:p>
  </w:comment>
  <w:comment w:id="742" w:author="Windows User" w:date="2015-10-30T08:56:00Z" w:initials="BS">
    <w:p w14:paraId="4BEF6991" w14:textId="77777777" w:rsidR="00EB4284" w:rsidRDefault="00EB4284">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EB4284" w:rsidRDefault="00EB4284">
      <w:pPr>
        <w:pStyle w:val="CommentText"/>
      </w:pPr>
      <w:r>
        <w:rPr>
          <w:rStyle w:val="CommentReference"/>
        </w:rPr>
        <w:annotationRef/>
      </w:r>
      <w:r>
        <w:t>rises or shines?</w:t>
      </w:r>
    </w:p>
  </w:comment>
  <w:comment w:id="747" w:author="Windows User" w:date="2015-10-30T08:56:00Z" w:initials="BS">
    <w:p w14:paraId="4F324E1B" w14:textId="77777777" w:rsidR="00EB4284" w:rsidRDefault="00EB4284">
      <w:pPr>
        <w:pStyle w:val="CommentText"/>
      </w:pPr>
      <w:r>
        <w:rPr>
          <w:rStyle w:val="CommentReference"/>
        </w:rPr>
        <w:annotationRef/>
      </w:r>
      <w:r>
        <w:t>destroyed or damaged?</w:t>
      </w:r>
    </w:p>
  </w:comment>
  <w:comment w:id="752" w:author="Windows User" w:date="2015-10-30T08:56:00Z" w:initials="BS">
    <w:p w14:paraId="79923BFC" w14:textId="77777777" w:rsidR="00EB4284" w:rsidRDefault="00EB4284">
      <w:pPr>
        <w:pStyle w:val="CommentText"/>
      </w:pPr>
      <w:r>
        <w:rPr>
          <w:rStyle w:val="CommentReference"/>
        </w:rPr>
        <w:annotationRef/>
      </w:r>
      <w:r>
        <w:t>servant, or slave?</w:t>
      </w:r>
    </w:p>
  </w:comment>
  <w:comment w:id="753" w:author="Windows User" w:date="2015-10-30T08:56:00Z" w:initials="BS">
    <w:p w14:paraId="7A143CF0" w14:textId="77777777" w:rsidR="00EB4284" w:rsidRDefault="00EB4284">
      <w:pPr>
        <w:pStyle w:val="CommentText"/>
      </w:pPr>
      <w:r>
        <w:rPr>
          <w:rStyle w:val="CommentReference"/>
        </w:rPr>
        <w:annotationRef/>
      </w:r>
      <w:r>
        <w:t>Feels way too literal</w:t>
      </w:r>
    </w:p>
  </w:comment>
  <w:comment w:id="754" w:author="Windows User" w:date="2015-11-21T13:18:00Z" w:initials="WU">
    <w:p w14:paraId="013367B3" w14:textId="1342797D" w:rsidR="00EB4284" w:rsidRDefault="00EB4284">
      <w:pPr>
        <w:pStyle w:val="CommentText"/>
      </w:pPr>
      <w:r>
        <w:rPr>
          <w:rStyle w:val="CommentReference"/>
        </w:rPr>
        <w:annotationRef/>
      </w:r>
      <w:r>
        <w:t>check</w:t>
      </w:r>
    </w:p>
  </w:comment>
  <w:comment w:id="760" w:author="Windows User" w:date="2015-10-30T08:56:00Z" w:initials="BS">
    <w:p w14:paraId="7572AFE8" w14:textId="77777777" w:rsidR="00EB4284" w:rsidRDefault="00EB4284">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EB4284" w:rsidRDefault="00EB4284">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EB4284" w:rsidRDefault="00EB4284">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EB4284" w:rsidRDefault="00EB4284">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EB4284" w:rsidRDefault="00EB4284">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EB4284" w:rsidRDefault="00EB4284">
      <w:pPr>
        <w:pStyle w:val="CommentText"/>
      </w:pPr>
      <w:r>
        <w:rPr>
          <w:rStyle w:val="CommentReference"/>
        </w:rPr>
        <w:annotationRef/>
      </w:r>
      <w:r>
        <w:t>net or hook?</w:t>
      </w:r>
    </w:p>
  </w:comment>
  <w:comment w:id="774" w:author="Windows User" w:date="2015-10-30T08:56:00Z" w:initials="BS">
    <w:p w14:paraId="6723C76C" w14:textId="77777777" w:rsidR="00EB4284" w:rsidRDefault="00EB4284">
      <w:pPr>
        <w:pStyle w:val="CommentText"/>
      </w:pPr>
      <w:r>
        <w:rPr>
          <w:rStyle w:val="CommentReference"/>
        </w:rPr>
        <w:annotationRef/>
      </w:r>
      <w:r>
        <w:t>Instructing them in the worship?</w:t>
      </w:r>
    </w:p>
  </w:comment>
  <w:comment w:id="775" w:author="Windows User" w:date="2015-10-30T08:56:00Z" w:initials="BS">
    <w:p w14:paraId="62A67018" w14:textId="77777777" w:rsidR="00EB4284" w:rsidRDefault="00EB4284">
      <w:pPr>
        <w:pStyle w:val="CommentText"/>
      </w:pPr>
      <w:r>
        <w:rPr>
          <w:rStyle w:val="CommentReference"/>
        </w:rPr>
        <w:annotationRef/>
      </w:r>
      <w:r>
        <w:t>what does this mean?</w:t>
      </w:r>
    </w:p>
  </w:comment>
  <w:comment w:id="776" w:author="Windows User" w:date="2015-10-30T08:56:00Z" w:initials="BS">
    <w:p w14:paraId="26273E35" w14:textId="77777777" w:rsidR="00EB4284" w:rsidRDefault="00EB4284">
      <w:pPr>
        <w:pStyle w:val="CommentText"/>
      </w:pPr>
      <w:r>
        <w:rPr>
          <w:rStyle w:val="CommentReference"/>
        </w:rPr>
        <w:annotationRef/>
      </w:r>
      <w:r>
        <w:t>Path? Or Way? i.e. Christ?</w:t>
      </w:r>
    </w:p>
  </w:comment>
  <w:comment w:id="777" w:author="Windows User" w:date="2015-10-30T08:56:00Z" w:initials="BS">
    <w:p w14:paraId="4A8A49E6" w14:textId="77777777" w:rsidR="00EB4284" w:rsidRDefault="00EB4284">
      <w:pPr>
        <w:pStyle w:val="CommentText"/>
      </w:pPr>
      <w:r>
        <w:rPr>
          <w:rStyle w:val="CommentReference"/>
        </w:rPr>
        <w:annotationRef/>
      </w:r>
      <w:r>
        <w:t>forward to? Or towards?</w:t>
      </w:r>
    </w:p>
  </w:comment>
  <w:comment w:id="778" w:author="Windows User" w:date="2015-10-30T08:56:00Z" w:initials="BS">
    <w:p w14:paraId="3641E3CF" w14:textId="77777777" w:rsidR="00EB4284" w:rsidRDefault="00EB4284">
      <w:pPr>
        <w:pStyle w:val="CommentText"/>
      </w:pPr>
      <w:r>
        <w:rPr>
          <w:rStyle w:val="CommentReference"/>
        </w:rPr>
        <w:annotationRef/>
      </w:r>
      <w:r>
        <w:t>gladness</w:t>
      </w:r>
    </w:p>
  </w:comment>
  <w:comment w:id="783" w:author="Windows User" w:date="2015-10-30T08:56:00Z" w:initials="BS">
    <w:p w14:paraId="18CD3B37" w14:textId="77777777" w:rsidR="00EB4284" w:rsidRDefault="00EB4284">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EB4284" w:rsidRDefault="00EB4284">
      <w:pPr>
        <w:pStyle w:val="CommentText"/>
      </w:pPr>
      <w:r>
        <w:rPr>
          <w:rStyle w:val="CommentReference"/>
        </w:rPr>
        <w:annotationRef/>
      </w:r>
      <w:r>
        <w:t>Everyday or a day?</w:t>
      </w:r>
    </w:p>
  </w:comment>
  <w:comment w:id="785" w:author="Windows User" w:date="2015-10-30T08:56:00Z" w:initials="BS">
    <w:p w14:paraId="149067DF" w14:textId="77777777" w:rsidR="00EB4284" w:rsidRDefault="00EB4284">
      <w:pPr>
        <w:pStyle w:val="CommentText"/>
      </w:pPr>
      <w:r>
        <w:rPr>
          <w:rStyle w:val="CommentReference"/>
        </w:rPr>
        <w:annotationRef/>
      </w:r>
      <w:r>
        <w:t>not delight. Maybe joy instead of esctasy?</w:t>
      </w:r>
    </w:p>
  </w:comment>
  <w:comment w:id="786" w:author="Windows User" w:date="2015-10-30T08:56:00Z" w:initials="BS">
    <w:p w14:paraId="02ED9136" w14:textId="77777777" w:rsidR="00EB4284" w:rsidRDefault="00EB4284">
      <w:pPr>
        <w:pStyle w:val="CommentText"/>
      </w:pPr>
      <w:r>
        <w:rPr>
          <w:rStyle w:val="CommentReference"/>
        </w:rPr>
        <w:annotationRef/>
      </w:r>
      <w:r>
        <w:t>glory, splendor or beauty?</w:t>
      </w:r>
    </w:p>
  </w:comment>
  <w:comment w:id="787" w:author="Windows User" w:date="2015-10-30T08:56:00Z" w:initials="BS">
    <w:p w14:paraId="6EE864C2" w14:textId="77777777" w:rsidR="00EB4284" w:rsidRDefault="00EB4284">
      <w:pPr>
        <w:pStyle w:val="CommentText"/>
      </w:pPr>
      <w:r>
        <w:rPr>
          <w:rStyle w:val="CommentReference"/>
        </w:rPr>
        <w:annotationRef/>
      </w:r>
      <w:r>
        <w:t>from or and?</w:t>
      </w:r>
    </w:p>
  </w:comment>
  <w:comment w:id="788" w:author="Windows User" w:date="2015-10-30T08:56:00Z" w:initials="BS">
    <w:p w14:paraId="646E63C2" w14:textId="77777777" w:rsidR="00EB4284" w:rsidRDefault="00EB4284">
      <w:pPr>
        <w:pStyle w:val="CommentText"/>
      </w:pPr>
      <w:r>
        <w:rPr>
          <w:rStyle w:val="CommentReference"/>
        </w:rPr>
        <w:annotationRef/>
      </w:r>
      <w:r>
        <w:t>What prophet? Why did abouna redact this?</w:t>
      </w:r>
    </w:p>
  </w:comment>
  <w:comment w:id="789" w:author="Windows User" w:date="2015-10-30T08:56:00Z" w:initials="BS">
    <w:p w14:paraId="79F5EF00" w14:textId="77777777" w:rsidR="00EB4284" w:rsidRDefault="00EB4284">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EB4284" w:rsidRDefault="00EB4284">
      <w:pPr>
        <w:pStyle w:val="CommentText"/>
      </w:pPr>
      <w:r>
        <w:rPr>
          <w:rStyle w:val="CommentReference"/>
        </w:rPr>
        <w:annotationRef/>
      </w:r>
      <w:r>
        <w:t>is this right?</w:t>
      </w:r>
    </w:p>
  </w:comment>
  <w:comment w:id="791" w:author="Windows User" w:date="2015-10-30T08:56:00Z" w:initials="BS">
    <w:p w14:paraId="020E5B92" w14:textId="77777777" w:rsidR="00EB4284" w:rsidRDefault="00EB4284">
      <w:pPr>
        <w:pStyle w:val="CommentText"/>
      </w:pPr>
      <w:r>
        <w:rPr>
          <w:rStyle w:val="CommentReference"/>
        </w:rPr>
        <w:annotationRef/>
      </w:r>
      <w:r>
        <w:t>isn't it of?</w:t>
      </w:r>
    </w:p>
  </w:comment>
  <w:comment w:id="792" w:author="Windows User" w:date="2015-10-30T08:56:00Z" w:initials="BS">
    <w:p w14:paraId="7BDB93A0" w14:textId="77777777" w:rsidR="00EB4284" w:rsidRDefault="00EB4284">
      <w:pPr>
        <w:pStyle w:val="CommentText"/>
      </w:pPr>
      <w:r>
        <w:rPr>
          <w:rStyle w:val="CommentReference"/>
        </w:rPr>
        <w:annotationRef/>
      </w:r>
      <w:r>
        <w:t xml:space="preserve">isn't it </w:t>
      </w:r>
      <w:proofErr w:type="gramStart"/>
      <w:r>
        <w:t>blesses</w:t>
      </w:r>
      <w:proofErr w:type="gramEnd"/>
      <w:r>
        <w:t>?</w:t>
      </w:r>
    </w:p>
  </w:comment>
  <w:comment w:id="793" w:author="Windows User" w:date="2015-10-30T08:56:00Z" w:initials="BS">
    <w:p w14:paraId="31BB6C0C" w14:textId="77777777" w:rsidR="00EB4284" w:rsidRDefault="00EB4284">
      <w:pPr>
        <w:pStyle w:val="CommentText"/>
      </w:pPr>
      <w:r>
        <w:rPr>
          <w:rStyle w:val="CommentReference"/>
        </w:rPr>
        <w:annotationRef/>
      </w:r>
      <w:r>
        <w:t>blessing or blessing?</w:t>
      </w:r>
    </w:p>
  </w:comment>
  <w:comment w:id="794" w:author="Windows User" w:date="2015-10-30T08:56:00Z" w:initials="BS">
    <w:p w14:paraId="7E2CC9C5" w14:textId="77777777" w:rsidR="00EB4284" w:rsidRDefault="00EB4284">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EB4284" w:rsidRDefault="00EB4284">
      <w:pPr>
        <w:pStyle w:val="CommentText"/>
      </w:pPr>
      <w:r>
        <w:rPr>
          <w:rStyle w:val="CommentReference"/>
        </w:rPr>
        <w:annotationRef/>
      </w:r>
      <w:r>
        <w:t>perfect or true?</w:t>
      </w:r>
    </w:p>
  </w:comment>
  <w:comment w:id="798" w:author="Windows User" w:date="2015-11-21T13:21:00Z" w:initials="WU">
    <w:p w14:paraId="2B36B3E8" w14:textId="6CA0A112" w:rsidR="00EB4284" w:rsidRDefault="00EB4284">
      <w:pPr>
        <w:pStyle w:val="CommentText"/>
      </w:pPr>
      <w:r>
        <w:rPr>
          <w:rStyle w:val="CommentReference"/>
        </w:rPr>
        <w:annotationRef/>
      </w:r>
    </w:p>
  </w:comment>
  <w:comment w:id="803" w:author="Windows User" w:date="2015-10-30T08:56:00Z" w:initials="BS">
    <w:p w14:paraId="5F73F58F" w14:textId="77777777" w:rsidR="00EB4284" w:rsidRDefault="00EB4284">
      <w:pPr>
        <w:pStyle w:val="CommentText"/>
      </w:pPr>
      <w:r>
        <w:rPr>
          <w:rStyle w:val="CommentReference"/>
        </w:rPr>
        <w:annotationRef/>
      </w:r>
      <w:r>
        <w:t>which word is right?</w:t>
      </w:r>
    </w:p>
  </w:comment>
  <w:comment w:id="804" w:author="Windows User" w:date="2015-10-30T08:56:00Z" w:initials="BS">
    <w:p w14:paraId="7EA05C7E" w14:textId="77777777" w:rsidR="00EB4284" w:rsidRDefault="00EB4284">
      <w:pPr>
        <w:pStyle w:val="CommentText"/>
      </w:pPr>
      <w:r>
        <w:rPr>
          <w:rStyle w:val="CommentReference"/>
        </w:rPr>
        <w:annotationRef/>
      </w:r>
      <w:r>
        <w:t>wise?</w:t>
      </w:r>
    </w:p>
  </w:comment>
  <w:comment w:id="806" w:author="Windows User" w:date="2015-10-30T08:56:00Z" w:initials="BS">
    <w:p w14:paraId="69093D0A" w14:textId="77777777" w:rsidR="00EB4284" w:rsidRDefault="00EB4284">
      <w:pPr>
        <w:pStyle w:val="CommentText"/>
      </w:pPr>
      <w:r>
        <w:rPr>
          <w:rStyle w:val="CommentReference"/>
        </w:rPr>
        <w:annotationRef/>
      </w:r>
      <w:r>
        <w:t>bride, or bridal chamber?</w:t>
      </w:r>
    </w:p>
  </w:comment>
  <w:comment w:id="807" w:author="Windows User" w:date="2015-10-30T08:56:00Z" w:initials="BS">
    <w:p w14:paraId="22779ECC" w14:textId="77777777" w:rsidR="00EB4284" w:rsidRDefault="00EB4284" w:rsidP="00BE768B">
      <w:pPr>
        <w:pStyle w:val="CommentText"/>
      </w:pPr>
      <w:r>
        <w:rPr>
          <w:rStyle w:val="CommentReference"/>
        </w:rPr>
        <w:annotationRef/>
      </w:r>
      <w:r>
        <w:t>truth, logos, or true logos?</w:t>
      </w:r>
    </w:p>
  </w:comment>
  <w:comment w:id="808" w:author="Windows User" w:date="2015-10-30T08:56:00Z" w:initials="BS">
    <w:p w14:paraId="6213BCBE" w14:textId="77777777" w:rsidR="00EB4284" w:rsidRDefault="00EB4284" w:rsidP="00BE768B">
      <w:pPr>
        <w:pStyle w:val="CommentText"/>
      </w:pPr>
      <w:r>
        <w:rPr>
          <w:rStyle w:val="CommentReference"/>
        </w:rPr>
        <w:annotationRef/>
      </w:r>
      <w:r>
        <w:t>redeemed or saved?</w:t>
      </w:r>
    </w:p>
  </w:comment>
  <w:comment w:id="810" w:author="Windows User" w:date="2015-10-30T08:56:00Z" w:initials="BS">
    <w:p w14:paraId="2A3CAD8D" w14:textId="77777777" w:rsidR="00EB4284" w:rsidRDefault="00EB4284">
      <w:pPr>
        <w:pStyle w:val="CommentText"/>
      </w:pPr>
      <w:r>
        <w:rPr>
          <w:rStyle w:val="CommentReference"/>
        </w:rPr>
        <w:annotationRef/>
      </w:r>
      <w:r>
        <w:t>for us or unto us?</w:t>
      </w:r>
    </w:p>
  </w:comment>
  <w:comment w:id="813" w:author="Windows User" w:date="2015-10-30T08:56:00Z" w:initials="BS">
    <w:p w14:paraId="74DABC9B" w14:textId="77777777" w:rsidR="00EB4284" w:rsidRDefault="00EB4284">
      <w:pPr>
        <w:pStyle w:val="CommentText"/>
      </w:pPr>
      <w:r>
        <w:rPr>
          <w:rStyle w:val="CommentReference"/>
        </w:rPr>
        <w:annotationRef/>
      </w:r>
      <w:r>
        <w:t>what does eshleelooi mean?</w:t>
      </w:r>
    </w:p>
  </w:comment>
  <w:comment w:id="814" w:author="Windows User" w:date="2015-10-30T08:56:00Z" w:initials="BS">
    <w:p w14:paraId="068283F8" w14:textId="77777777" w:rsidR="00EB4284" w:rsidRDefault="00EB4284">
      <w:pPr>
        <w:pStyle w:val="CommentText"/>
      </w:pPr>
      <w:r>
        <w:rPr>
          <w:rStyle w:val="CommentReference"/>
        </w:rPr>
        <w:annotationRef/>
      </w:r>
      <w:r>
        <w:t>save or redeem?</w:t>
      </w:r>
    </w:p>
  </w:comment>
  <w:comment w:id="816" w:author="Windows User" w:date="2015-10-30T08:56:00Z" w:initials="BS">
    <w:p w14:paraId="580D65BC" w14:textId="77777777" w:rsidR="00EB4284" w:rsidRDefault="00EB4284">
      <w:pPr>
        <w:pStyle w:val="CommentText"/>
      </w:pPr>
      <w:r>
        <w:rPr>
          <w:rStyle w:val="CommentReference"/>
        </w:rPr>
        <w:annotationRef/>
      </w:r>
      <w:r>
        <w:t>paradoxically or miraculously?</w:t>
      </w:r>
    </w:p>
  </w:comment>
  <w:comment w:id="817" w:author="Windows User" w:date="2015-10-30T08:56:00Z" w:initials="BS">
    <w:p w14:paraId="1504B052" w14:textId="77777777" w:rsidR="00EB4284" w:rsidRDefault="00EB4284">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EB4284" w:rsidRDefault="00EB4284">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EB4284" w:rsidRDefault="00EB4284">
      <w:pPr>
        <w:pStyle w:val="CommentText"/>
      </w:pPr>
      <w:r>
        <w:rPr>
          <w:rStyle w:val="CommentReference"/>
        </w:rPr>
        <w:annotationRef/>
      </w:r>
      <w:r>
        <w:t>Saviour or redeemer?</w:t>
      </w:r>
    </w:p>
  </w:comment>
  <w:comment w:id="822" w:author="Windows User" w:date="2015-10-30T08:56:00Z" w:initials="BS">
    <w:p w14:paraId="5810A4FB" w14:textId="77777777" w:rsidR="00EB4284" w:rsidRDefault="00EB4284">
      <w:pPr>
        <w:pStyle w:val="CommentText"/>
      </w:pPr>
      <w:r>
        <w:rPr>
          <w:rStyle w:val="CommentReference"/>
        </w:rPr>
        <w:annotationRef/>
      </w:r>
      <w:r>
        <w:t>isn't this compassion? not nishti nai...</w:t>
      </w:r>
    </w:p>
  </w:comment>
  <w:comment w:id="825" w:author="Windows User" w:date="2015-10-30T08:56:00Z" w:initials="BS">
    <w:p w14:paraId="11961883" w14:textId="77777777" w:rsidR="00EB4284" w:rsidRDefault="00EB4284">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EB4284" w:rsidRDefault="00EB4284">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EB4284" w:rsidRDefault="00EB4284">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EB4284" w:rsidRDefault="00EB4284">
      <w:pPr>
        <w:pStyle w:val="CommentText"/>
      </w:pPr>
      <w:r>
        <w:rPr>
          <w:rStyle w:val="CommentReference"/>
        </w:rPr>
        <w:annotationRef/>
      </w:r>
      <w:r>
        <w:t>The Father was overjoyed, in your conception????</w:t>
      </w:r>
    </w:p>
  </w:comment>
  <w:comment w:id="829" w:author="Windows User" w:date="2015-10-30T08:56:00Z" w:initials="BS">
    <w:p w14:paraId="771A2703" w14:textId="77777777" w:rsidR="00EB4284" w:rsidRDefault="00EB4284">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EB4284" w:rsidRDefault="00EB4284">
      <w:pPr>
        <w:pStyle w:val="CommentText"/>
      </w:pPr>
      <w:r>
        <w:rPr>
          <w:rStyle w:val="CommentReference"/>
        </w:rPr>
        <w:annotationRef/>
      </w:r>
      <w:r w:rsidRPr="00582AD7">
        <w:t>(ⲡⲉⲥⲱⲙⲁ??)</w:t>
      </w:r>
    </w:p>
  </w:comment>
  <w:comment w:id="831" w:author="Windows User" w:date="2015-10-30T08:56:00Z" w:initials="BS">
    <w:p w14:paraId="41579CB8" w14:textId="77777777" w:rsidR="00EB4284" w:rsidRDefault="00EB4284">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EB4284" w:rsidRDefault="00EB4284">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EB4284" w:rsidRDefault="00EB4284">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EB4284" w:rsidRDefault="00EB4284">
      <w:pPr>
        <w:pStyle w:val="CommentText"/>
      </w:pPr>
      <w:r>
        <w:rPr>
          <w:rStyle w:val="CommentReference"/>
        </w:rPr>
        <w:annotationRef/>
      </w:r>
      <w:r>
        <w:t>review</w:t>
      </w:r>
    </w:p>
  </w:comment>
  <w:comment w:id="842" w:author="Windows User" w:date="2015-10-30T08:56:00Z" w:initials="BS">
    <w:p w14:paraId="23A92A97" w14:textId="77777777" w:rsidR="00EB4284" w:rsidRDefault="00EB4284">
      <w:pPr>
        <w:pStyle w:val="CommentText"/>
      </w:pPr>
      <w:r>
        <w:rPr>
          <w:rStyle w:val="CommentReference"/>
        </w:rPr>
        <w:annotationRef/>
      </w:r>
      <w:r>
        <w:t>this seems kind of loose... is it ok?</w:t>
      </w:r>
    </w:p>
  </w:comment>
  <w:comment w:id="843" w:author="Windows User" w:date="2015-10-30T08:56:00Z" w:initials="BS">
    <w:p w14:paraId="2BD3AC96" w14:textId="77777777" w:rsidR="00EB4284" w:rsidRDefault="00EB4284">
      <w:pPr>
        <w:pStyle w:val="CommentText"/>
      </w:pPr>
      <w:r>
        <w:rPr>
          <w:rStyle w:val="CommentReference"/>
        </w:rPr>
        <w:annotationRef/>
      </w:r>
      <w:r>
        <w:t>works or deeds?</w:t>
      </w:r>
    </w:p>
  </w:comment>
  <w:comment w:id="844" w:author="Windows User" w:date="2015-11-21T13:24:00Z" w:initials="WU">
    <w:p w14:paraId="36A3FAE0" w14:textId="5AD4BC46" w:rsidR="00EB4284" w:rsidRDefault="00EB4284">
      <w:pPr>
        <w:pStyle w:val="CommentText"/>
      </w:pPr>
      <w:r>
        <w:rPr>
          <w:rStyle w:val="CommentReference"/>
        </w:rPr>
        <w:annotationRef/>
      </w:r>
      <w:r>
        <w:t>review</w:t>
      </w:r>
    </w:p>
  </w:comment>
  <w:comment w:id="845" w:author="Windows User" w:date="2015-10-30T08:56:00Z" w:initials="BS">
    <w:p w14:paraId="7290C623" w14:textId="77777777" w:rsidR="00EB4284" w:rsidRDefault="00EB4284">
      <w:pPr>
        <w:pStyle w:val="CommentText"/>
      </w:pPr>
      <w:r>
        <w:rPr>
          <w:rStyle w:val="CommentReference"/>
        </w:rPr>
        <w:annotationRef/>
      </w:r>
      <w:r>
        <w:t>does Coptic have 'high'?</w:t>
      </w:r>
    </w:p>
  </w:comment>
  <w:comment w:id="846" w:author="Windows User" w:date="2015-11-21T13:24:00Z" w:initials="WU">
    <w:p w14:paraId="2E47A31F" w14:textId="5C8BDB44" w:rsidR="00EB4284" w:rsidRDefault="00EB4284">
      <w:pPr>
        <w:pStyle w:val="CommentText"/>
      </w:pPr>
      <w:r>
        <w:rPr>
          <w:rStyle w:val="CommentReference"/>
        </w:rPr>
        <w:annotationRef/>
      </w:r>
      <w:r>
        <w:t>review, add variant</w:t>
      </w:r>
    </w:p>
  </w:comment>
  <w:comment w:id="847" w:author="Windows User" w:date="2015-10-30T08:56:00Z" w:initials="BS">
    <w:p w14:paraId="370E3024" w14:textId="77777777" w:rsidR="00EB4284" w:rsidRDefault="00EB4284">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EB4284" w:rsidRDefault="00EB4284" w:rsidP="000278EC">
      <w:pPr>
        <w:pStyle w:val="CommentText"/>
      </w:pPr>
      <w:r>
        <w:rPr>
          <w:rStyle w:val="CommentReference"/>
        </w:rPr>
        <w:annotationRef/>
      </w:r>
      <w:r>
        <w:t>Gives light? Enlightens?</w:t>
      </w:r>
    </w:p>
  </w:comment>
  <w:comment w:id="871" w:author="Windows User" w:date="2015-10-30T08:56:00Z" w:initials="WU">
    <w:p w14:paraId="274DD96D" w14:textId="77777777" w:rsidR="00EB4284" w:rsidRDefault="00EB4284">
      <w:pPr>
        <w:pStyle w:val="CommentText"/>
      </w:pPr>
      <w:r>
        <w:rPr>
          <w:rStyle w:val="CommentReference"/>
        </w:rPr>
        <w:annotationRef/>
      </w:r>
      <w:r>
        <w:t>split after this vs?</w:t>
      </w:r>
    </w:p>
  </w:comment>
  <w:comment w:id="872" w:author="Windows User" w:date="2015-10-30T08:56:00Z" w:initials="WU">
    <w:p w14:paraId="709B00B0" w14:textId="77777777" w:rsidR="00EB4284" w:rsidRDefault="00EB4284">
      <w:pPr>
        <w:pStyle w:val="CommentText"/>
      </w:pPr>
      <w:r>
        <w:rPr>
          <w:rStyle w:val="CommentReference"/>
        </w:rPr>
        <w:annotationRef/>
      </w:r>
      <w:r>
        <w:t>Better word than prelate?</w:t>
      </w:r>
    </w:p>
  </w:comment>
  <w:comment w:id="904" w:author="Windows User" w:date="2015-11-04T08:53:00Z" w:initials="WU">
    <w:p w14:paraId="057654D4" w14:textId="77777777" w:rsidR="00EB4284" w:rsidRDefault="00EB4284">
      <w:pPr>
        <w:pStyle w:val="CommentText"/>
      </w:pPr>
      <w:r>
        <w:rPr>
          <w:rStyle w:val="CommentReference"/>
        </w:rPr>
        <w:annotationRef/>
      </w:r>
      <w:r>
        <w:t>Life giver or giver of life?</w:t>
      </w:r>
    </w:p>
  </w:comment>
  <w:comment w:id="905" w:author="Windows User" w:date="2015-11-04T08:54:00Z" w:initials="WU">
    <w:p w14:paraId="27A10A48" w14:textId="77777777" w:rsidR="00EB4284" w:rsidRDefault="00EB4284">
      <w:pPr>
        <w:pStyle w:val="CommentText"/>
      </w:pPr>
      <w:r>
        <w:rPr>
          <w:rStyle w:val="CommentReference"/>
        </w:rPr>
        <w:annotationRef/>
      </w:r>
      <w:r>
        <w:t>Fix. Middle of this got deleted.</w:t>
      </w:r>
    </w:p>
  </w:comment>
  <w:comment w:id="916" w:author="Windows User" w:date="2015-10-30T08:56:00Z" w:initials="BS">
    <w:p w14:paraId="681427A6" w14:textId="77777777" w:rsidR="00EB4284" w:rsidRDefault="00EB4284">
      <w:pPr>
        <w:pStyle w:val="CommentText"/>
      </w:pPr>
      <w:r>
        <w:rPr>
          <w:rStyle w:val="CommentReference"/>
        </w:rPr>
        <w:annotationRef/>
      </w:r>
      <w:r>
        <w:t>coptic has confess</w:t>
      </w:r>
    </w:p>
  </w:comment>
  <w:comment w:id="1036" w:author="Windows User" w:date="2015-10-30T08:56:00Z" w:initials="WU">
    <w:p w14:paraId="6841EDAF" w14:textId="77777777" w:rsidR="00EB4284" w:rsidRDefault="00EB4284">
      <w:pPr>
        <w:pStyle w:val="CommentText"/>
      </w:pPr>
      <w:r>
        <w:rPr>
          <w:rStyle w:val="CommentReference"/>
        </w:rPr>
        <w:annotationRef/>
      </w:r>
      <w:r>
        <w:t>Isn’t this one more faithful?</w:t>
      </w:r>
    </w:p>
  </w:comment>
  <w:comment w:id="1037" w:author="Windows User" w:date="2015-10-30T08:56:00Z" w:initials="WU">
    <w:p w14:paraId="44483F5F" w14:textId="77777777" w:rsidR="00EB4284" w:rsidRDefault="00EB4284">
      <w:pPr>
        <w:pStyle w:val="CommentText"/>
      </w:pPr>
      <w:r>
        <w:rPr>
          <w:rStyle w:val="CommentReference"/>
        </w:rPr>
        <w:annotationRef/>
      </w:r>
      <w:r>
        <w:t>Which one(s) are/is right?</w:t>
      </w:r>
    </w:p>
  </w:comment>
  <w:comment w:id="1038" w:author="Windows User" w:date="2015-10-30T08:56:00Z" w:initials="WU">
    <w:p w14:paraId="22B3EF76" w14:textId="77777777" w:rsidR="00EB4284" w:rsidRDefault="00EB4284">
      <w:pPr>
        <w:pStyle w:val="CommentText"/>
      </w:pPr>
      <w:r>
        <w:rPr>
          <w:rStyle w:val="CommentReference"/>
        </w:rPr>
        <w:annotationRef/>
      </w:r>
      <w:r>
        <w:t>Coptic doesn’t seem to have “O Lord”</w:t>
      </w:r>
    </w:p>
  </w:comment>
  <w:comment w:id="1042" w:author="Windows User" w:date="2015-10-30T08:56:00Z" w:initials="WU">
    <w:p w14:paraId="6BF65470" w14:textId="77777777" w:rsidR="00EB4284" w:rsidRDefault="00EB4284">
      <w:pPr>
        <w:pStyle w:val="CommentText"/>
      </w:pPr>
      <w:r>
        <w:rPr>
          <w:rStyle w:val="CommentReference"/>
        </w:rPr>
        <w:annotationRef/>
      </w:r>
      <w:r>
        <w:t>Called or named?</w:t>
      </w:r>
    </w:p>
  </w:comment>
  <w:comment w:id="1043" w:author="Windows User" w:date="2015-10-30T08:56:00Z" w:initials="WU">
    <w:p w14:paraId="64122CF8" w14:textId="77777777" w:rsidR="00EB4284" w:rsidRDefault="00EB4284">
      <w:pPr>
        <w:pStyle w:val="CommentText"/>
      </w:pPr>
      <w:r>
        <w:rPr>
          <w:rStyle w:val="CommentReference"/>
        </w:rPr>
        <w:annotationRef/>
      </w:r>
      <w:r>
        <w:t>John loved the Lord, or the Lord loved John?</w:t>
      </w:r>
    </w:p>
  </w:comment>
  <w:comment w:id="1045" w:author="Windows User" w:date="2015-10-30T08:56:00Z" w:initials="WU">
    <w:p w14:paraId="28540FAB" w14:textId="77777777" w:rsidR="00EB4284" w:rsidRDefault="00EB4284">
      <w:pPr>
        <w:pStyle w:val="CommentText"/>
      </w:pPr>
      <w:r>
        <w:rPr>
          <w:rStyle w:val="CommentReference"/>
        </w:rPr>
        <w:annotationRef/>
      </w:r>
      <w:r>
        <w:t>Not the Lord?</w:t>
      </w:r>
    </w:p>
  </w:comment>
  <w:comment w:id="1046" w:author="Windows User" w:date="2015-10-30T08:56:00Z" w:initials="WU">
    <w:p w14:paraId="3BE9EA57" w14:textId="77777777" w:rsidR="00EB4284" w:rsidRDefault="00EB4284">
      <w:pPr>
        <w:pStyle w:val="CommentText"/>
      </w:pPr>
      <w:r>
        <w:rPr>
          <w:rStyle w:val="CommentReference"/>
        </w:rPr>
        <w:annotationRef/>
      </w:r>
      <w:r>
        <w:t>The rest missing?</w:t>
      </w:r>
    </w:p>
  </w:comment>
  <w:comment w:id="1047" w:author="Windows User" w:date="2015-10-30T08:56:00Z" w:initials="WU">
    <w:p w14:paraId="17CFCF91" w14:textId="77777777" w:rsidR="00EB4284" w:rsidRDefault="00EB4284">
      <w:pPr>
        <w:pStyle w:val="CommentText"/>
      </w:pPr>
      <w:r>
        <w:rPr>
          <w:rStyle w:val="CommentReference"/>
        </w:rPr>
        <w:annotationRef/>
      </w:r>
      <w:r>
        <w:t>Completely different…</w:t>
      </w:r>
    </w:p>
  </w:comment>
  <w:comment w:id="1048" w:author="Windows User" w:date="2015-10-30T08:56:00Z" w:initials="WU">
    <w:p w14:paraId="1A5ABDDA" w14:textId="77777777" w:rsidR="00EB4284" w:rsidRDefault="00EB4284">
      <w:pPr>
        <w:pStyle w:val="CommentText"/>
      </w:pPr>
      <w:r>
        <w:rPr>
          <w:rStyle w:val="CommentReference"/>
        </w:rPr>
        <w:annotationRef/>
      </w:r>
      <w:r>
        <w:t>Sound or voices?</w:t>
      </w:r>
    </w:p>
  </w:comment>
  <w:comment w:id="1050" w:author="Windows User" w:date="2015-10-30T08:56:00Z" w:initials="WU">
    <w:p w14:paraId="2632154F" w14:textId="77777777" w:rsidR="00EB4284" w:rsidRDefault="00EB4284">
      <w:pPr>
        <w:pStyle w:val="CommentText"/>
      </w:pPr>
      <w:r>
        <w:rPr>
          <w:rStyle w:val="CommentReference"/>
        </w:rPr>
        <w:annotationRef/>
      </w:r>
      <w:r>
        <w:t>AAP has divinely inspired.</w:t>
      </w:r>
    </w:p>
  </w:comment>
  <w:comment w:id="1052" w:author="Windows User" w:date="2015-10-30T08:56:00Z" w:initials="WU">
    <w:p w14:paraId="6A684B9E" w14:textId="77777777" w:rsidR="00EB4284" w:rsidRDefault="00EB4284">
      <w:pPr>
        <w:pStyle w:val="CommentText"/>
      </w:pPr>
      <w:r>
        <w:rPr>
          <w:rStyle w:val="CommentReference"/>
        </w:rPr>
        <w:annotationRef/>
      </w:r>
      <w:r>
        <w:t>This one needs looking at.</w:t>
      </w:r>
    </w:p>
  </w:comment>
  <w:comment w:id="1053" w:author="Windows User" w:date="2015-10-30T08:56:00Z" w:initials="WU">
    <w:p w14:paraId="3E29D706" w14:textId="77777777" w:rsidR="00EB4284" w:rsidRDefault="00EB4284">
      <w:pPr>
        <w:pStyle w:val="CommentText"/>
      </w:pPr>
      <w:r>
        <w:rPr>
          <w:rStyle w:val="CommentReference"/>
        </w:rPr>
        <w:annotationRef/>
      </w:r>
      <w:r>
        <w:t>Partners?</w:t>
      </w:r>
    </w:p>
  </w:comment>
  <w:comment w:id="1058" w:author="Windows User" w:date="2015-10-30T08:56:00Z" w:initials="WU">
    <w:p w14:paraId="662AC6DC" w14:textId="77777777" w:rsidR="00EB4284" w:rsidRDefault="00EB4284">
      <w:pPr>
        <w:pStyle w:val="CommentText"/>
      </w:pPr>
      <w:r>
        <w:rPr>
          <w:rStyle w:val="CommentReference"/>
        </w:rPr>
        <w:annotationRef/>
      </w:r>
      <w:r>
        <w:t>What land?</w:t>
      </w:r>
    </w:p>
  </w:comment>
  <w:comment w:id="1060" w:author="Windows User" w:date="2015-10-30T08:56:00Z" w:initials="WU">
    <w:p w14:paraId="121BE348" w14:textId="77777777" w:rsidR="00EB4284" w:rsidRDefault="00EB4284">
      <w:pPr>
        <w:pStyle w:val="CommentText"/>
      </w:pPr>
      <w:r>
        <w:rPr>
          <w:rStyle w:val="CommentReference"/>
        </w:rPr>
        <w:annotationRef/>
      </w:r>
      <w:r>
        <w:t>Or englighten?</w:t>
      </w:r>
    </w:p>
  </w:comment>
  <w:comment w:id="1074" w:author="Windows User" w:date="2015-10-30T08:56:00Z" w:initials="WU">
    <w:p w14:paraId="52EAF036" w14:textId="77777777" w:rsidR="00EB4284" w:rsidRDefault="00EB4284">
      <w:pPr>
        <w:pStyle w:val="CommentText"/>
      </w:pPr>
      <w:r>
        <w:rPr>
          <w:rStyle w:val="CommentReference"/>
        </w:rPr>
        <w:annotationRef/>
      </w:r>
      <w:r>
        <w:t>What should this verse be?</w:t>
      </w:r>
    </w:p>
  </w:comment>
  <w:comment w:id="1085" w:author="Windows User" w:date="2015-10-30T08:56:00Z" w:initials="BS">
    <w:p w14:paraId="1A0E2428" w14:textId="77777777" w:rsidR="00EB4284" w:rsidRDefault="00EB4284">
      <w:pPr>
        <w:pStyle w:val="CommentText"/>
      </w:pPr>
      <w:r>
        <w:rPr>
          <w:rStyle w:val="CommentReference"/>
        </w:rPr>
        <w:annotationRef/>
      </w:r>
      <w:r>
        <w:t>wiles or snares?</w:t>
      </w:r>
    </w:p>
  </w:comment>
  <w:comment w:id="1087" w:author="Windows User" w:date="2015-10-30T08:56:00Z" w:initials="BS">
    <w:p w14:paraId="2B8DD286" w14:textId="77777777" w:rsidR="00EB4284" w:rsidRDefault="00EB4284">
      <w:pPr>
        <w:pStyle w:val="CommentText"/>
      </w:pPr>
      <w:r>
        <w:rPr>
          <w:rStyle w:val="CommentReference"/>
        </w:rPr>
        <w:annotationRef/>
      </w:r>
      <w:r>
        <w:t xml:space="preserve">I typed this Coptic... so it will have </w:t>
      </w:r>
      <w:proofErr w:type="gramStart"/>
      <w:r>
        <w:t>typos..</w:t>
      </w:r>
      <w:proofErr w:type="gramEnd"/>
    </w:p>
  </w:comment>
  <w:comment w:id="1088" w:author="Windows User" w:date="2015-10-30T08:56:00Z" w:initials="WU">
    <w:p w14:paraId="7AD216CC" w14:textId="77777777" w:rsidR="00EB4284" w:rsidRDefault="00EB4284">
      <w:pPr>
        <w:pStyle w:val="CommentText"/>
      </w:pPr>
      <w:r>
        <w:rPr>
          <w:rStyle w:val="CommentReference"/>
        </w:rPr>
        <w:annotationRef/>
      </w:r>
      <w:r>
        <w:t>You reign? The dominion is yours? Yours is the dominion?</w:t>
      </w:r>
    </w:p>
  </w:comment>
  <w:comment w:id="1090" w:author="Windows User" w:date="2015-10-30T08:56:00Z" w:initials="BS">
    <w:p w14:paraId="68C1922F" w14:textId="77777777" w:rsidR="00EB4284" w:rsidRDefault="00EB4284">
      <w:pPr>
        <w:pStyle w:val="CommentText"/>
      </w:pPr>
      <w:r>
        <w:rPr>
          <w:rStyle w:val="CommentReference"/>
        </w:rPr>
        <w:annotationRef/>
      </w:r>
      <w:r>
        <w:t>omit 'be' in contemporary?</w:t>
      </w:r>
    </w:p>
  </w:comment>
  <w:comment w:id="1091" w:author="Windows User" w:date="2015-10-30T08:56:00Z" w:initials="BS">
    <w:p w14:paraId="6511FB80" w14:textId="77777777" w:rsidR="00EB4284" w:rsidRDefault="00EB4284">
      <w:pPr>
        <w:pStyle w:val="CommentText"/>
      </w:pPr>
      <w:r>
        <w:rPr>
          <w:rStyle w:val="CommentReference"/>
        </w:rPr>
        <w:annotationRef/>
      </w:r>
      <w:r>
        <w:t>Abouna Antony: I typed this Coptic from the black book. Jenkims were very unclear. Please proof for typos.</w:t>
      </w:r>
    </w:p>
  </w:comment>
  <w:comment w:id="1092" w:author="Windows User" w:date="2015-10-30T08:56:00Z" w:initials="BS">
    <w:p w14:paraId="7DEA42F3" w14:textId="77777777" w:rsidR="00EB4284" w:rsidRDefault="00EB4284">
      <w:pPr>
        <w:pStyle w:val="CommentText"/>
      </w:pPr>
      <w:r>
        <w:rPr>
          <w:rStyle w:val="CommentReference"/>
        </w:rPr>
        <w:annotationRef/>
      </w:r>
      <w:r>
        <w:t>"is" before "the King" would make this whole vs flow as a sentence...</w:t>
      </w:r>
    </w:p>
  </w:comment>
  <w:comment w:id="1093" w:author="Windows User" w:date="2015-10-30T08:56:00Z" w:initials="BS">
    <w:p w14:paraId="1F17623C" w14:textId="77777777" w:rsidR="00EB4284" w:rsidRDefault="00EB4284">
      <w:pPr>
        <w:pStyle w:val="CommentText"/>
      </w:pPr>
      <w:r>
        <w:rPr>
          <w:rStyle w:val="CommentReference"/>
        </w:rPr>
        <w:annotationRef/>
      </w:r>
      <w:r>
        <w:t>ask more modern than entreat... but not quite right?</w:t>
      </w:r>
    </w:p>
  </w:comment>
  <w:comment w:id="1112" w:author="Windows User" w:date="2015-10-30T08:56:00Z" w:initials="WU">
    <w:p w14:paraId="5F20584F" w14:textId="77777777" w:rsidR="00EB4284" w:rsidRDefault="00EB4284">
      <w:pPr>
        <w:pStyle w:val="CommentText"/>
      </w:pPr>
      <w:r>
        <w:rPr>
          <w:rStyle w:val="CommentReference"/>
        </w:rPr>
        <w:annotationRef/>
      </w:r>
      <w:r>
        <w:t>Needs work.</w:t>
      </w:r>
    </w:p>
  </w:comment>
  <w:comment w:id="1117" w:author="Windows User" w:date="2015-10-30T08:56:00Z" w:initials="WU">
    <w:p w14:paraId="76E8B799" w14:textId="77777777" w:rsidR="00EB4284" w:rsidRDefault="00EB4284">
      <w:pPr>
        <w:pStyle w:val="CommentText"/>
      </w:pPr>
      <w:r>
        <w:rPr>
          <w:rStyle w:val="CommentReference"/>
        </w:rPr>
        <w:annotationRef/>
      </w:r>
      <w:r>
        <w:t>Should this be tho-out 5? Or 25?</w:t>
      </w:r>
    </w:p>
  </w:comment>
  <w:comment w:id="1124" w:author="Windows User" w:date="2015-11-11T11:06:00Z" w:initials="WU">
    <w:p w14:paraId="58D84DCF" w14:textId="77777777" w:rsidR="00EB4284" w:rsidRDefault="00EB4284">
      <w:pPr>
        <w:pStyle w:val="CommentText"/>
      </w:pPr>
      <w:r>
        <w:rPr>
          <w:rStyle w:val="CommentReference"/>
        </w:rPr>
        <w:annotationRef/>
      </w:r>
      <w:r>
        <w:t>Should this be last age or something?</w:t>
      </w:r>
    </w:p>
  </w:comment>
  <w:comment w:id="1126" w:author="Windows User" w:date="2015-11-11T11:00:00Z" w:initials="WU">
    <w:p w14:paraId="7D2DE752" w14:textId="77777777" w:rsidR="00EB4284" w:rsidRDefault="00EB4284">
      <w:pPr>
        <w:pStyle w:val="CommentText"/>
      </w:pPr>
      <w:r>
        <w:rPr>
          <w:rStyle w:val="CommentReference"/>
        </w:rPr>
        <w:annotationRef/>
      </w:r>
      <w:r>
        <w:t>This needs reviewing!</w:t>
      </w:r>
    </w:p>
  </w:comment>
  <w:comment w:id="1127" w:author="Windows User" w:date="2015-11-11T11:00:00Z" w:initials="WU">
    <w:p w14:paraId="65102EEC" w14:textId="77777777" w:rsidR="00EB4284" w:rsidRDefault="00EB4284">
      <w:pPr>
        <w:pStyle w:val="CommentText"/>
      </w:pPr>
      <w:r>
        <w:rPr>
          <w:rStyle w:val="CommentReference"/>
        </w:rPr>
        <w:annotationRef/>
      </w:r>
      <w:r>
        <w:t xml:space="preserve">This is probably wrong. God on high? </w:t>
      </w:r>
    </w:p>
  </w:comment>
  <w:comment w:id="1132" w:author="Windows User" w:date="2015-10-30T08:56:00Z" w:initials="WU">
    <w:p w14:paraId="38E4F092" w14:textId="77777777" w:rsidR="00EB4284" w:rsidRDefault="00EB4284">
      <w:pPr>
        <w:pStyle w:val="CommentText"/>
      </w:pPr>
      <w:r>
        <w:rPr>
          <w:rStyle w:val="CommentReference"/>
        </w:rPr>
        <w:annotationRef/>
      </w:r>
      <w:r>
        <w:t>Confirmed?</w:t>
      </w:r>
    </w:p>
  </w:comment>
  <w:comment w:id="1143" w:author="Windows User" w:date="2015-10-30T08:56:00Z" w:initials="WU">
    <w:p w14:paraId="41EDECE7" w14:textId="77777777" w:rsidR="00EB4284" w:rsidRDefault="00EB4284">
      <w:pPr>
        <w:pStyle w:val="CommentText"/>
      </w:pPr>
      <w:r>
        <w:rPr>
          <w:rStyle w:val="CommentReference"/>
        </w:rPr>
        <w:annotationRef/>
      </w:r>
      <w:r>
        <w:t>Heroes, or athletes?</w:t>
      </w:r>
    </w:p>
  </w:comment>
  <w:comment w:id="1170" w:author="Windows User" w:date="2015-10-30T08:56:00Z" w:initials="WU">
    <w:p w14:paraId="5FA627EB" w14:textId="77777777" w:rsidR="00EB4284" w:rsidRDefault="00EB4284">
      <w:pPr>
        <w:pStyle w:val="CommentText"/>
      </w:pPr>
      <w:r>
        <w:rPr>
          <w:rStyle w:val="CommentReference"/>
        </w:rPr>
        <w:annotationRef/>
      </w:r>
      <w:r>
        <w:t>Beasts or creatures?</w:t>
      </w:r>
    </w:p>
  </w:comment>
  <w:comment w:id="1171" w:author="Windows User" w:date="2015-10-30T08:56:00Z" w:initials="WU">
    <w:p w14:paraId="04563F96" w14:textId="77777777" w:rsidR="00EB4284" w:rsidRDefault="00EB4284">
      <w:pPr>
        <w:pStyle w:val="CommentText"/>
      </w:pPr>
      <w:r>
        <w:rPr>
          <w:rStyle w:val="CommentReference"/>
        </w:rPr>
        <w:annotationRef/>
      </w:r>
      <w:r>
        <w:t>Incessant? Or unceasing?</w:t>
      </w:r>
    </w:p>
  </w:comment>
  <w:comment w:id="1172" w:author="Windows User" w:date="2015-10-30T08:56:00Z" w:initials="WU">
    <w:p w14:paraId="7BD20F77" w14:textId="77777777" w:rsidR="00EB4284" w:rsidRDefault="00EB4284">
      <w:pPr>
        <w:pStyle w:val="CommentText"/>
      </w:pPr>
      <w:r>
        <w:rPr>
          <w:rStyle w:val="CommentReference"/>
        </w:rPr>
        <w:annotationRef/>
      </w:r>
      <w:r>
        <w:t>Flames of fire or fervent as fire?</w:t>
      </w:r>
    </w:p>
  </w:comment>
  <w:comment w:id="1176" w:author="Windows User" w:date="2015-10-30T08:56:00Z" w:initials="WU">
    <w:p w14:paraId="44A84E5A" w14:textId="77777777" w:rsidR="00EB4284" w:rsidRDefault="00EB4284">
      <w:pPr>
        <w:pStyle w:val="CommentText"/>
      </w:pPr>
      <w:r>
        <w:rPr>
          <w:rStyle w:val="CommentReference"/>
        </w:rPr>
        <w:annotationRef/>
      </w:r>
      <w:r>
        <w:t>Serving the Lord, or serving before the Lord?</w:t>
      </w:r>
    </w:p>
  </w:comment>
  <w:comment w:id="1188" w:author="Windows User" w:date="2015-10-30T08:56:00Z" w:initials="WU">
    <w:p w14:paraId="07D2B1EF" w14:textId="77777777" w:rsidR="00EB4284" w:rsidRDefault="00EB4284">
      <w:pPr>
        <w:pStyle w:val="CommentText"/>
      </w:pPr>
      <w:r>
        <w:rPr>
          <w:rStyle w:val="CommentReference"/>
        </w:rPr>
        <w:annotationRef/>
      </w:r>
      <w:r>
        <w:t>Or voice of God?</w:t>
      </w:r>
    </w:p>
  </w:comment>
  <w:comment w:id="1189" w:author="Windows User" w:date="2015-10-30T08:56:00Z" w:initials="WU">
    <w:p w14:paraId="3900CC21" w14:textId="77777777" w:rsidR="00EB4284" w:rsidRDefault="00EB4284">
      <w:pPr>
        <w:pStyle w:val="CommentText"/>
      </w:pPr>
      <w:r>
        <w:rPr>
          <w:rStyle w:val="CommentReference"/>
        </w:rPr>
        <w:annotationRef/>
      </w:r>
      <w:r>
        <w:t>Received or accepted?</w:t>
      </w:r>
    </w:p>
  </w:comment>
  <w:comment w:id="1194" w:author="Windows User" w:date="2015-11-06T08:39:00Z" w:initials="WU">
    <w:p w14:paraId="6EA3F191" w14:textId="77777777" w:rsidR="00EB4284" w:rsidRDefault="00EB4284">
      <w:pPr>
        <w:pStyle w:val="CommentText"/>
      </w:pPr>
      <w:r>
        <w:rPr>
          <w:rStyle w:val="CommentReference"/>
        </w:rPr>
        <w:annotationRef/>
      </w:r>
      <w:r>
        <w:t>Is this the right St. Theodore?</w:t>
      </w:r>
    </w:p>
  </w:comment>
  <w:comment w:id="1199" w:author="Windows User" w:date="2015-10-30T08:56:00Z" w:initials="WU">
    <w:p w14:paraId="227730E1" w14:textId="77777777" w:rsidR="00EB4284" w:rsidRDefault="00EB4284">
      <w:pPr>
        <w:pStyle w:val="CommentText"/>
      </w:pPr>
      <w:r>
        <w:rPr>
          <w:rStyle w:val="CommentReference"/>
        </w:rPr>
        <w:annotationRef/>
      </w:r>
      <w:r>
        <w:t>Prabios or Arabius? Doctors and physicians or physicians and well learned?</w:t>
      </w:r>
    </w:p>
  </w:comment>
  <w:comment w:id="1200" w:author="Windows User" w:date="2015-10-30T08:56:00Z" w:initials="WU">
    <w:p w14:paraId="519ADC1D" w14:textId="77777777" w:rsidR="00EB4284" w:rsidRDefault="00EB4284">
      <w:pPr>
        <w:pStyle w:val="CommentText"/>
      </w:pPr>
      <w:r>
        <w:rPr>
          <w:rStyle w:val="CommentReference"/>
        </w:rPr>
        <w:annotationRef/>
      </w:r>
      <w:r>
        <w:t>Building them upon the Name?</w:t>
      </w:r>
    </w:p>
  </w:comment>
  <w:comment w:id="1210" w:author="Windows User" w:date="2015-10-30T08:56:00Z" w:initials="WU">
    <w:p w14:paraId="3CFB1D1A" w14:textId="77777777" w:rsidR="00EB4284" w:rsidRDefault="00EB4284">
      <w:pPr>
        <w:pStyle w:val="CommentText"/>
      </w:pPr>
      <w:r>
        <w:rPr>
          <w:rStyle w:val="CommentReference"/>
        </w:rPr>
        <w:annotationRef/>
      </w:r>
      <w:r>
        <w:t>Placed or established?</w:t>
      </w:r>
    </w:p>
  </w:comment>
  <w:comment w:id="1211" w:author="Windows User" w:date="2015-10-30T08:56:00Z" w:initials="WU">
    <w:p w14:paraId="08983CC0" w14:textId="77777777" w:rsidR="00EB4284" w:rsidRDefault="00EB4284">
      <w:pPr>
        <w:pStyle w:val="CommentText"/>
      </w:pPr>
      <w:r>
        <w:rPr>
          <w:rStyle w:val="CommentReference"/>
        </w:rPr>
        <w:annotationRef/>
      </w:r>
      <w:r>
        <w:t>Or refused?</w:t>
      </w:r>
    </w:p>
  </w:comment>
  <w:comment w:id="1217" w:author="Windows User" w:date="2015-10-30T08:56:00Z" w:initials="WU">
    <w:p w14:paraId="535F3E1B" w14:textId="77777777" w:rsidR="00EB4284" w:rsidRDefault="00EB4284">
      <w:pPr>
        <w:pStyle w:val="CommentText"/>
      </w:pPr>
      <w:r>
        <w:rPr>
          <w:rStyle w:val="CommentReference"/>
        </w:rPr>
        <w:annotationRef/>
      </w:r>
      <w:r>
        <w:t>Sprung forth? Came forth? Blossomed?</w:t>
      </w:r>
    </w:p>
  </w:comment>
  <w:comment w:id="1229" w:author="Windows User" w:date="2015-10-30T08:56:00Z" w:initials="BS">
    <w:p w14:paraId="07DE8008" w14:textId="77777777" w:rsidR="00EB4284" w:rsidRDefault="00EB4284">
      <w:pPr>
        <w:pStyle w:val="CommentText"/>
      </w:pPr>
      <w:r>
        <w:rPr>
          <w:rStyle w:val="CommentReference"/>
        </w:rPr>
        <w:annotationRef/>
      </w:r>
      <w:r>
        <w:t>what does this mean?</w:t>
      </w:r>
    </w:p>
  </w:comment>
  <w:comment w:id="1230" w:author="Windows User" w:date="2015-10-30T08:56:00Z" w:initials="BS">
    <w:p w14:paraId="7DE26DCC" w14:textId="77777777" w:rsidR="00EB4284" w:rsidRDefault="00EB4284">
      <w:pPr>
        <w:pStyle w:val="CommentText"/>
      </w:pPr>
      <w:r>
        <w:rPr>
          <w:rStyle w:val="CommentReference"/>
        </w:rPr>
        <w:annotationRef/>
      </w:r>
      <w:r>
        <w:t>announced or proclaimed?</w:t>
      </w:r>
    </w:p>
  </w:comment>
  <w:comment w:id="1234" w:author="Windows User" w:date="2015-10-30T08:56:00Z" w:initials="WU">
    <w:p w14:paraId="729B2278" w14:textId="77777777" w:rsidR="00EB4284" w:rsidRDefault="00EB4284">
      <w:pPr>
        <w:pStyle w:val="CommentText"/>
      </w:pPr>
      <w:r>
        <w:rPr>
          <w:rStyle w:val="CommentReference"/>
        </w:rPr>
        <w:annotationRef/>
      </w:r>
      <w:r>
        <w:t>?</w:t>
      </w:r>
    </w:p>
  </w:comment>
  <w:comment w:id="1235" w:author="Windows User" w:date="2015-10-30T08:56:00Z" w:initials="WU">
    <w:p w14:paraId="44863D12" w14:textId="77777777" w:rsidR="00EB4284" w:rsidRDefault="00EB4284">
      <w:pPr>
        <w:pStyle w:val="CommentText"/>
      </w:pPr>
      <w:r>
        <w:rPr>
          <w:rStyle w:val="CommentReference"/>
        </w:rPr>
        <w:annotationRef/>
      </w:r>
      <w:r>
        <w:t>Bride, no, not bridegroom?</w:t>
      </w:r>
    </w:p>
  </w:comment>
  <w:comment w:id="1238" w:author="Windows User" w:date="2015-10-30T08:56:00Z" w:initials="WU">
    <w:p w14:paraId="6CE1AF88" w14:textId="77777777" w:rsidR="00EB4284" w:rsidRDefault="00EB4284">
      <w:pPr>
        <w:pStyle w:val="CommentText"/>
      </w:pPr>
      <w:r>
        <w:rPr>
          <w:rStyle w:val="CommentReference"/>
        </w:rPr>
        <w:annotationRef/>
      </w:r>
      <w:r>
        <w:t>Return?</w:t>
      </w:r>
    </w:p>
  </w:comment>
  <w:comment w:id="1239" w:author="Windows User" w:date="2015-10-30T08:56:00Z" w:initials="WU">
    <w:p w14:paraId="2917E600" w14:textId="77777777" w:rsidR="00EB4284" w:rsidRDefault="00EB4284">
      <w:pPr>
        <w:pStyle w:val="CommentText"/>
      </w:pPr>
      <w:r>
        <w:rPr>
          <w:rStyle w:val="CommentReference"/>
        </w:rPr>
        <w:annotationRef/>
      </w:r>
      <w:r>
        <w:t>Establishment? Building up?</w:t>
      </w:r>
    </w:p>
  </w:comment>
  <w:comment w:id="1241" w:author="Windows User" w:date="2015-10-30T08:56:00Z" w:initials="WU">
    <w:p w14:paraId="14DF4F91" w14:textId="77777777" w:rsidR="00EB4284" w:rsidRDefault="00EB4284">
      <w:pPr>
        <w:pStyle w:val="CommentText"/>
      </w:pPr>
      <w:r>
        <w:rPr>
          <w:rStyle w:val="CommentReference"/>
        </w:rPr>
        <w:annotationRef/>
      </w:r>
      <w:r>
        <w:t>Heavenly evangelist? Good tidings? Glad tidings? Good news?</w:t>
      </w:r>
    </w:p>
  </w:comment>
  <w:comment w:id="1242" w:author="Windows User" w:date="2015-10-30T08:56:00Z" w:initials="WU">
    <w:p w14:paraId="55FC1EAE" w14:textId="77777777" w:rsidR="00EB4284" w:rsidRDefault="00EB4284">
      <w:pPr>
        <w:pStyle w:val="CommentText"/>
      </w:pPr>
      <w:r>
        <w:rPr>
          <w:rStyle w:val="CommentReference"/>
        </w:rPr>
        <w:annotationRef/>
      </w:r>
      <w:r>
        <w:t>I don’t see “the Lord is with you” in the Coptic</w:t>
      </w:r>
    </w:p>
    <w:p w14:paraId="4431CB1C" w14:textId="77777777" w:rsidR="00EB4284" w:rsidRDefault="00EB4284">
      <w:pPr>
        <w:pStyle w:val="CommentText"/>
      </w:pPr>
    </w:p>
  </w:comment>
  <w:comment w:id="1243" w:author="Windows User" w:date="2015-10-30T08:56:00Z" w:initials="WU">
    <w:p w14:paraId="4549B91A" w14:textId="77777777" w:rsidR="00EB4284" w:rsidRDefault="00EB4284">
      <w:pPr>
        <w:pStyle w:val="CommentText"/>
      </w:pPr>
      <w:r>
        <w:rPr>
          <w:rStyle w:val="CommentReference"/>
        </w:rPr>
        <w:annotationRef/>
      </w:r>
      <w:r>
        <w:t>Heavenly herald of Good News?</w:t>
      </w:r>
    </w:p>
    <w:p w14:paraId="384F02AC" w14:textId="77777777" w:rsidR="00EB4284" w:rsidRDefault="00EB4284">
      <w:pPr>
        <w:pStyle w:val="CommentText"/>
      </w:pPr>
    </w:p>
  </w:comment>
  <w:comment w:id="1250" w:author="Windows User" w:date="2015-10-30T08:56:00Z" w:initials="WU">
    <w:p w14:paraId="4A264D5C" w14:textId="77777777" w:rsidR="00EB4284" w:rsidRDefault="00EB4284">
      <w:pPr>
        <w:pStyle w:val="CommentText"/>
      </w:pPr>
      <w:r>
        <w:rPr>
          <w:rStyle w:val="CommentReference"/>
        </w:rPr>
        <w:annotationRef/>
      </w:r>
      <w:r>
        <w:t>I think we’re doing holy for ethowab, but saint for agios… open to discussion though.</w:t>
      </w:r>
    </w:p>
  </w:comment>
  <w:comment w:id="1280" w:author="Windows User" w:date="2015-10-30T08:56:00Z" w:initials="WU">
    <w:p w14:paraId="3A72AA33" w14:textId="77777777" w:rsidR="00EB4284" w:rsidRDefault="00EB4284">
      <w:pPr>
        <w:pStyle w:val="CommentText"/>
      </w:pPr>
      <w:r>
        <w:rPr>
          <w:rStyle w:val="CommentReference"/>
        </w:rPr>
        <w:annotationRef/>
      </w:r>
      <w:r>
        <w:t>Redeemed?</w:t>
      </w:r>
    </w:p>
  </w:comment>
  <w:comment w:id="1281" w:author="Windows User" w:date="2015-10-30T08:56:00Z" w:initials="WU">
    <w:p w14:paraId="5BF82FF5" w14:textId="77777777" w:rsidR="00EB4284" w:rsidRDefault="00EB4284">
      <w:pPr>
        <w:pStyle w:val="CommentText"/>
      </w:pPr>
      <w:r>
        <w:rPr>
          <w:rStyle w:val="CommentReference"/>
        </w:rPr>
        <w:annotationRef/>
      </w:r>
      <w:r>
        <w:t>For? So?</w:t>
      </w:r>
    </w:p>
  </w:comment>
  <w:comment w:id="1286" w:author="Windows User" w:date="2015-10-30T08:56:00Z" w:initials="WU">
    <w:p w14:paraId="5B54A424" w14:textId="77777777" w:rsidR="00EB4284" w:rsidRDefault="00EB4284">
      <w:pPr>
        <w:pStyle w:val="CommentText"/>
      </w:pPr>
      <w:r>
        <w:rPr>
          <w:rStyle w:val="CommentReference"/>
        </w:rPr>
        <w:annotationRef/>
      </w:r>
      <w:r>
        <w:t>Or did shine and did illuminate</w:t>
      </w:r>
    </w:p>
  </w:comment>
  <w:comment w:id="1287" w:author="Windows User" w:date="2015-10-30T08:56:00Z" w:initials="WU">
    <w:p w14:paraId="5929E69F" w14:textId="77777777" w:rsidR="00EB4284" w:rsidRDefault="00EB4284">
      <w:pPr>
        <w:pStyle w:val="CommentText"/>
      </w:pPr>
      <w:r>
        <w:rPr>
          <w:rStyle w:val="CommentReference"/>
        </w:rPr>
        <w:annotationRef/>
      </w:r>
      <w:r>
        <w:t>What should this verse be?</w:t>
      </w:r>
    </w:p>
  </w:comment>
  <w:comment w:id="1288" w:author="Windows User" w:date="2015-10-30T08:56:00Z" w:initials="WU">
    <w:p w14:paraId="37815108" w14:textId="77777777" w:rsidR="00EB4284" w:rsidRDefault="00EB4284">
      <w:pPr>
        <w:pStyle w:val="CommentText"/>
      </w:pPr>
      <w:r>
        <w:rPr>
          <w:rStyle w:val="CommentReference"/>
        </w:rPr>
        <w:annotationRef/>
      </w:r>
      <w:r>
        <w:t>Uhm… does this mean something else, because saying the seal of the door Ezekiel saw was raised seems really bad …</w:t>
      </w:r>
    </w:p>
  </w:comment>
  <w:comment w:id="1289" w:author="Windows User" w:date="2015-10-30T08:56:00Z" w:initials="WU">
    <w:p w14:paraId="770E6FA0" w14:textId="77777777" w:rsidR="00EB4284" w:rsidRDefault="00EB4284">
      <w:pPr>
        <w:pStyle w:val="CommentText"/>
      </w:pPr>
      <w:r>
        <w:rPr>
          <w:rStyle w:val="CommentReference"/>
        </w:rPr>
        <w:annotationRef/>
      </w:r>
      <w:r>
        <w:t>Who?</w:t>
      </w:r>
    </w:p>
  </w:comment>
  <w:comment w:id="1290" w:author="Windows User" w:date="2015-10-30T08:56:00Z" w:initials="WU">
    <w:p w14:paraId="7FDD5784" w14:textId="77777777" w:rsidR="00EB4284" w:rsidRDefault="00EB4284">
      <w:pPr>
        <w:pStyle w:val="CommentText"/>
      </w:pPr>
      <w:r>
        <w:rPr>
          <w:rStyle w:val="CommentReference"/>
        </w:rPr>
        <w:annotationRef/>
      </w:r>
      <w:r>
        <w:t>Different adjective</w:t>
      </w:r>
    </w:p>
  </w:comment>
  <w:comment w:id="1291" w:author="Windows User" w:date="2015-10-30T08:56:00Z" w:initials="WU">
    <w:p w14:paraId="69734FAC" w14:textId="77777777" w:rsidR="00EB4284" w:rsidRDefault="00EB4284">
      <w:pPr>
        <w:pStyle w:val="CommentText"/>
      </w:pPr>
      <w:r>
        <w:rPr>
          <w:rStyle w:val="CommentReference"/>
        </w:rPr>
        <w:annotationRef/>
      </w:r>
      <w:r>
        <w:t>Sickness?</w:t>
      </w:r>
    </w:p>
  </w:comment>
  <w:comment w:id="1294" w:author="Windows User" w:date="2015-10-30T08:56:00Z" w:initials="BS">
    <w:p w14:paraId="07C468E8" w14:textId="77777777" w:rsidR="00EB4284" w:rsidRDefault="00EB4284">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7" w:author="Windows User" w:date="2015-10-30T08:56:00Z" w:initials="WU">
    <w:p w14:paraId="14F94395" w14:textId="77777777" w:rsidR="00EB4284" w:rsidRDefault="00EB4284">
      <w:pPr>
        <w:pStyle w:val="CommentText"/>
      </w:pPr>
      <w:r>
        <w:rPr>
          <w:rStyle w:val="CommentReference"/>
        </w:rPr>
        <w:annotationRef/>
      </w:r>
      <w:r>
        <w:t>What?</w:t>
      </w:r>
    </w:p>
  </w:comment>
  <w:comment w:id="1306" w:author="Windows User" w:date="2015-10-30T08:56:00Z" w:initials="WU">
    <w:p w14:paraId="39A2608E" w14:textId="77777777" w:rsidR="00EB4284" w:rsidRDefault="00EB4284">
      <w:pPr>
        <w:pStyle w:val="CommentText"/>
      </w:pPr>
      <w:r>
        <w:rPr>
          <w:rStyle w:val="CommentReference"/>
        </w:rPr>
        <w:annotationRef/>
      </w:r>
    </w:p>
  </w:comment>
  <w:comment w:id="1317" w:author="Windows User" w:date="2015-10-30T08:56:00Z" w:initials="WU">
    <w:p w14:paraId="255EEE9F" w14:textId="77777777" w:rsidR="00EB4284" w:rsidRDefault="00EB4284">
      <w:pPr>
        <w:pStyle w:val="CommentText"/>
      </w:pPr>
      <w:r>
        <w:rPr>
          <w:rStyle w:val="CommentReference"/>
        </w:rPr>
        <w:annotationRef/>
      </w:r>
      <w:r>
        <w:t>Is abouna going by a different version of the Coptic?</w:t>
      </w:r>
    </w:p>
    <w:p w14:paraId="45F504BB" w14:textId="77777777" w:rsidR="00EB4284" w:rsidRDefault="00EB4284">
      <w:pPr>
        <w:pStyle w:val="CommentText"/>
      </w:pPr>
    </w:p>
  </w:comment>
  <w:comment w:id="1319" w:author="Windows User" w:date="2015-10-30T08:56:00Z" w:initials="WU">
    <w:p w14:paraId="63C351E6" w14:textId="77777777" w:rsidR="00EB4284" w:rsidRDefault="00EB4284">
      <w:pPr>
        <w:pStyle w:val="CommentText"/>
      </w:pPr>
      <w:r>
        <w:rPr>
          <w:rStyle w:val="CommentReference"/>
        </w:rPr>
        <w:annotationRef/>
      </w:r>
      <w:r>
        <w:t>Praise and victory doesn’t make sense.</w:t>
      </w:r>
    </w:p>
  </w:comment>
  <w:comment w:id="1321" w:author="Windows User" w:date="2015-10-30T08:56:00Z" w:initials="WU">
    <w:p w14:paraId="5729C7D5" w14:textId="77777777" w:rsidR="00EB4284" w:rsidRDefault="00EB4284">
      <w:pPr>
        <w:pStyle w:val="CommentText"/>
      </w:pPr>
      <w:r>
        <w:rPr>
          <w:rStyle w:val="CommentReference"/>
        </w:rPr>
        <w:annotationRef/>
      </w:r>
      <w:r>
        <w:t>Godhead?</w:t>
      </w:r>
    </w:p>
  </w:comment>
  <w:comment w:id="1330" w:author="Windows User" w:date="2015-10-30T08:56:00Z" w:initials="WU">
    <w:p w14:paraId="78E42A11" w14:textId="77777777" w:rsidR="00EB4284" w:rsidRDefault="00EB4284">
      <w:pPr>
        <w:pStyle w:val="CommentText"/>
      </w:pPr>
      <w:r>
        <w:rPr>
          <w:rStyle w:val="CommentReference"/>
        </w:rPr>
        <w:annotationRef/>
      </w:r>
      <w:r>
        <w:t>Establish?</w:t>
      </w:r>
    </w:p>
  </w:comment>
  <w:comment w:id="1331" w:author="Windows User" w:date="2015-10-30T08:56:00Z" w:initials="WU">
    <w:p w14:paraId="642EB965" w14:textId="77777777" w:rsidR="00EB4284" w:rsidRDefault="00EB4284">
      <w:pPr>
        <w:pStyle w:val="CommentText"/>
      </w:pPr>
      <w:r>
        <w:rPr>
          <w:rStyle w:val="CommentReference"/>
        </w:rPr>
        <w:annotationRef/>
      </w:r>
      <w:r>
        <w:t>Check another source… missing puncuation</w:t>
      </w:r>
    </w:p>
  </w:comment>
  <w:comment w:id="1332" w:author="Windows User" w:date="2015-10-30T08:56:00Z" w:initials="WU">
    <w:p w14:paraId="6F8B5532" w14:textId="77777777" w:rsidR="00EB4284" w:rsidRDefault="00EB4284">
      <w:pPr>
        <w:pStyle w:val="CommentText"/>
      </w:pPr>
      <w:r>
        <w:rPr>
          <w:rStyle w:val="CommentReference"/>
        </w:rPr>
        <w:annotationRef/>
      </w:r>
      <w:r>
        <w:t>Worked?</w:t>
      </w:r>
    </w:p>
  </w:comment>
  <w:comment w:id="1333" w:author="Windows User" w:date="2015-10-30T08:56:00Z" w:initials="WU">
    <w:p w14:paraId="4F504285" w14:textId="77777777" w:rsidR="00EB4284" w:rsidRDefault="00EB4284">
      <w:pPr>
        <w:pStyle w:val="CommentText"/>
      </w:pPr>
      <w:r>
        <w:rPr>
          <w:rStyle w:val="CommentReference"/>
        </w:rPr>
        <w:annotationRef/>
      </w:r>
      <w:r>
        <w:t>Thrice holy or Trisagion?</w:t>
      </w:r>
    </w:p>
  </w:comment>
  <w:comment w:id="1335" w:author="Windows User" w:date="2015-10-30T08:56:00Z" w:initials="WU">
    <w:p w14:paraId="5514BCC2" w14:textId="77777777" w:rsidR="00EB4284" w:rsidRPr="00936DE7" w:rsidRDefault="00EB428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6" w:author="Windows User" w:date="2015-10-30T08:56:00Z" w:initials="WU">
    <w:p w14:paraId="179A5384" w14:textId="77777777" w:rsidR="00EB4284" w:rsidRDefault="00EB4284">
      <w:pPr>
        <w:pStyle w:val="CommentText"/>
      </w:pPr>
      <w:r>
        <w:rPr>
          <w:rStyle w:val="CommentReference"/>
        </w:rPr>
        <w:annotationRef/>
      </w:r>
      <w:r>
        <w:t>Right translation?</w:t>
      </w:r>
    </w:p>
  </w:comment>
  <w:comment w:id="1338" w:author="Windows User" w:date="2015-10-30T08:56:00Z" w:initials="WU">
    <w:p w14:paraId="1682BE28" w14:textId="77777777" w:rsidR="00EB4284" w:rsidRDefault="00EB4284">
      <w:pPr>
        <w:pStyle w:val="CommentText"/>
      </w:pPr>
      <w:r>
        <w:rPr>
          <w:rStyle w:val="CommentReference"/>
        </w:rPr>
        <w:annotationRef/>
      </w:r>
      <w:r>
        <w:t>What does this mean?</w:t>
      </w:r>
    </w:p>
  </w:comment>
  <w:comment w:id="1339" w:author="Windows User" w:date="2015-10-30T08:56:00Z" w:initials="WU">
    <w:p w14:paraId="30C5B7C9" w14:textId="77777777" w:rsidR="00EB4284" w:rsidRDefault="00EB4284">
      <w:pPr>
        <w:pStyle w:val="CommentText"/>
      </w:pPr>
      <w:r>
        <w:rPr>
          <w:rStyle w:val="CommentReference"/>
        </w:rPr>
        <w:annotationRef/>
      </w:r>
      <w:r>
        <w:t>To the end?</w:t>
      </w:r>
    </w:p>
  </w:comment>
  <w:comment w:id="1344" w:author="Windows User" w:date="2015-10-30T08:56:00Z" w:initials="WU">
    <w:p w14:paraId="2C2856CA" w14:textId="77777777" w:rsidR="00EB4284" w:rsidRDefault="00EB4284">
      <w:pPr>
        <w:pStyle w:val="CommentText"/>
      </w:pPr>
      <w:r>
        <w:rPr>
          <w:rStyle w:val="CommentReference"/>
        </w:rPr>
        <w:annotationRef/>
      </w:r>
      <w:r>
        <w:t>Or freedom?</w:t>
      </w:r>
    </w:p>
  </w:comment>
  <w:comment w:id="1345" w:author="Windows User" w:date="2015-10-30T08:56:00Z" w:initials="WU">
    <w:p w14:paraId="229642C6" w14:textId="77777777" w:rsidR="00EB4284" w:rsidRDefault="00EB4284">
      <w:pPr>
        <w:pStyle w:val="CommentText"/>
      </w:pPr>
      <w:r>
        <w:rPr>
          <w:rStyle w:val="CommentReference"/>
        </w:rPr>
        <w:annotationRef/>
      </w:r>
      <w:r>
        <w:t>Or establish?</w:t>
      </w:r>
    </w:p>
  </w:comment>
  <w:comment w:id="1353" w:author="Windows User" w:date="2015-10-30T08:56:00Z" w:initials="WU">
    <w:p w14:paraId="798C7307" w14:textId="77777777" w:rsidR="00EB4284" w:rsidRDefault="00EB4284">
      <w:pPr>
        <w:pStyle w:val="CommentText"/>
      </w:pPr>
      <w:r>
        <w:rPr>
          <w:rStyle w:val="CommentReference"/>
        </w:rPr>
        <w:annotationRef/>
      </w:r>
      <w:r>
        <w:t>Is this the correct date?</w:t>
      </w:r>
    </w:p>
  </w:comment>
  <w:comment w:id="1444" w:author="Windows User" w:date="2015-10-30T08:56:00Z" w:initials="WU">
    <w:p w14:paraId="1C25D03A" w14:textId="77777777" w:rsidR="00EB4284" w:rsidRDefault="00EB4284">
      <w:pPr>
        <w:pStyle w:val="CommentText"/>
      </w:pPr>
      <w:r>
        <w:rPr>
          <w:rStyle w:val="CommentReference"/>
        </w:rPr>
        <w:annotationRef/>
      </w:r>
      <w:r>
        <w:t>Can this be reworded?</w:t>
      </w:r>
    </w:p>
  </w:comment>
  <w:comment w:id="1446" w:author="Windows User" w:date="2015-10-30T08:56:00Z" w:initials="WU">
    <w:p w14:paraId="71B1FE22" w14:textId="77777777" w:rsidR="00EB4284" w:rsidRDefault="00EB4284">
      <w:pPr>
        <w:pStyle w:val="CommentText"/>
      </w:pPr>
      <w:r>
        <w:rPr>
          <w:rStyle w:val="CommentReference"/>
        </w:rPr>
        <w:annotationRef/>
      </w:r>
      <w:r>
        <w:t>Check other books for alternate word here.</w:t>
      </w:r>
    </w:p>
  </w:comment>
  <w:comment w:id="1447" w:author="Windows User" w:date="2015-10-30T08:56:00Z" w:initials="WU">
    <w:p w14:paraId="546F5FFA" w14:textId="77777777" w:rsidR="00EB4284" w:rsidRDefault="00EB4284">
      <w:pPr>
        <w:pStyle w:val="CommentText"/>
      </w:pPr>
      <w:r>
        <w:rPr>
          <w:rStyle w:val="CommentReference"/>
        </w:rPr>
        <w:annotationRef/>
      </w:r>
      <w:r>
        <w:t>Nations or peoples?</w:t>
      </w:r>
    </w:p>
  </w:comment>
  <w:comment w:id="1448" w:author="Windows User" w:date="2015-10-30T08:56:00Z" w:initials="WU">
    <w:p w14:paraId="4FC1DCF3" w14:textId="77777777" w:rsidR="00EB4284" w:rsidRDefault="00EB4284">
      <w:pPr>
        <w:pStyle w:val="CommentText"/>
      </w:pPr>
      <w:r>
        <w:rPr>
          <w:rStyle w:val="CommentReference"/>
        </w:rPr>
        <w:annotationRef/>
      </w:r>
      <w:r>
        <w:t>Burned or consumed?</w:t>
      </w:r>
    </w:p>
  </w:comment>
  <w:comment w:id="1449" w:author="Windows User" w:date="2015-10-30T08:56:00Z" w:initials="WU">
    <w:p w14:paraId="5B463C07" w14:textId="77777777" w:rsidR="00EB4284" w:rsidRDefault="00EB4284">
      <w:pPr>
        <w:pStyle w:val="CommentText"/>
      </w:pPr>
      <w:r>
        <w:rPr>
          <w:rStyle w:val="CommentReference"/>
        </w:rPr>
        <w:annotationRef/>
      </w:r>
      <w:r>
        <w:t>?</w:t>
      </w:r>
    </w:p>
  </w:comment>
  <w:comment w:id="1450" w:author="Windows User" w:date="2015-10-30T08:56:00Z" w:initials="WU">
    <w:p w14:paraId="3079CC02" w14:textId="77777777" w:rsidR="00EB4284" w:rsidRPr="0098028B" w:rsidRDefault="00EB428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1" w:author="Windows User" w:date="2015-10-30T08:56:00Z" w:initials="WU">
    <w:p w14:paraId="4B943F0B" w14:textId="77777777" w:rsidR="00EB4284" w:rsidRDefault="00EB4284">
      <w:pPr>
        <w:pStyle w:val="CommentText"/>
      </w:pPr>
      <w:r>
        <w:rPr>
          <w:rStyle w:val="CommentReference"/>
        </w:rPr>
        <w:annotationRef/>
      </w:r>
      <w:r>
        <w:t>Synaxarium has St. James dying twice… likely one of them should be St. John!</w:t>
      </w:r>
    </w:p>
  </w:comment>
  <w:comment w:id="1494" w:author="Windows User" w:date="2015-10-30T08:56:00Z" w:initials="WU">
    <w:p w14:paraId="11436C6E" w14:textId="77777777" w:rsidR="00EB4284" w:rsidRDefault="00EB4284">
      <w:pPr>
        <w:pStyle w:val="CommentText"/>
      </w:pPr>
      <w:r>
        <w:rPr>
          <w:rStyle w:val="CommentReference"/>
        </w:rPr>
        <w:annotationRef/>
      </w:r>
      <w:r>
        <w:t>Ramez says print synacarium may have him in july</w:t>
      </w:r>
    </w:p>
  </w:comment>
  <w:comment w:id="1505" w:author="Windows User" w:date="2015-10-30T08:56:00Z" w:initials="WU">
    <w:p w14:paraId="62A36CDC" w14:textId="77777777" w:rsidR="00EB4284" w:rsidRDefault="00EB4284">
      <w:pPr>
        <w:pStyle w:val="CommentText"/>
      </w:pPr>
      <w:r>
        <w:rPr>
          <w:rStyle w:val="CommentReference"/>
        </w:rPr>
        <w:annotationRef/>
      </w:r>
      <w:r>
        <w:t>Approached? What does this vs mean?</w:t>
      </w:r>
    </w:p>
  </w:comment>
  <w:comment w:id="1506" w:author="Windows User" w:date="2015-10-30T08:56:00Z" w:initials="WU">
    <w:p w14:paraId="329416E7" w14:textId="77777777" w:rsidR="00EB4284" w:rsidRPr="00035775" w:rsidRDefault="00EB428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2" w:author="Windows User" w:date="2015-10-30T08:56:00Z" w:initials="WU">
    <w:p w14:paraId="763F73BB" w14:textId="77777777" w:rsidR="00EB4284" w:rsidRDefault="00EB4284">
      <w:pPr>
        <w:pStyle w:val="CommentText"/>
      </w:pPr>
      <w:r>
        <w:rPr>
          <w:rStyle w:val="CommentReference"/>
        </w:rPr>
        <w:annotationRef/>
      </w:r>
      <w:r>
        <w:t>Thoughts?</w:t>
      </w:r>
    </w:p>
  </w:comment>
  <w:comment w:id="1531" w:author="Windows User" w:date="2015-10-30T08:56:00Z" w:initials="WU">
    <w:p w14:paraId="7B47C8A3" w14:textId="77777777" w:rsidR="00EB4284" w:rsidRDefault="00EB4284">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6" w:author="Windows User" w:date="2015-10-30T08:56:00Z" w:initials="WU">
    <w:p w14:paraId="0BE9113A" w14:textId="77777777" w:rsidR="00EB4284" w:rsidRDefault="00EB4284">
      <w:pPr>
        <w:pStyle w:val="CommentText"/>
      </w:pPr>
      <w:r>
        <w:rPr>
          <w:rStyle w:val="CommentReference"/>
        </w:rPr>
        <w:annotationRef/>
      </w:r>
      <w:r>
        <w:t>Completely different.</w:t>
      </w:r>
    </w:p>
  </w:comment>
  <w:comment w:id="1567" w:author="Windows User" w:date="2015-10-30T08:56:00Z" w:initials="WU">
    <w:p w14:paraId="074682DD" w14:textId="77777777" w:rsidR="00EB4284" w:rsidRDefault="00EB4284">
      <w:pPr>
        <w:pStyle w:val="CommentText"/>
      </w:pPr>
      <w:r>
        <w:rPr>
          <w:rStyle w:val="CommentReference"/>
        </w:rPr>
        <w:annotationRef/>
      </w:r>
      <w:r>
        <w:t>With or in?</w:t>
      </w:r>
    </w:p>
  </w:comment>
  <w:comment w:id="1568" w:author="Windows User" w:date="2015-10-30T08:56:00Z" w:initials="WU">
    <w:p w14:paraId="371712E1" w14:textId="77777777" w:rsidR="00EB4284" w:rsidRDefault="00EB4284">
      <w:pPr>
        <w:pStyle w:val="CommentText"/>
      </w:pPr>
      <w:r>
        <w:rPr>
          <w:rStyle w:val="CommentReference"/>
        </w:rPr>
        <w:annotationRef/>
      </w:r>
    </w:p>
  </w:comment>
  <w:comment w:id="1569" w:author="Windows User" w:date="2015-10-30T08:56:00Z" w:initials="WU">
    <w:p w14:paraId="0B3C1D3B" w14:textId="77777777" w:rsidR="00EB4284" w:rsidRDefault="00EB4284">
      <w:pPr>
        <w:pStyle w:val="CommentText"/>
      </w:pPr>
      <w:r>
        <w:rPr>
          <w:rStyle w:val="CommentReference"/>
        </w:rPr>
        <w:annotationRef/>
      </w:r>
      <w:r>
        <w:t>Sound or voice?</w:t>
      </w:r>
    </w:p>
  </w:comment>
  <w:comment w:id="1571" w:author="Windows User" w:date="2015-10-30T08:56:00Z" w:initials="WU">
    <w:p w14:paraId="1C3A0B98" w14:textId="77777777" w:rsidR="00EB4284" w:rsidRDefault="00EB4284">
      <w:pPr>
        <w:pStyle w:val="CommentText"/>
      </w:pPr>
      <w:r>
        <w:rPr>
          <w:rStyle w:val="CommentReference"/>
        </w:rPr>
        <w:annotationRef/>
      </w:r>
      <w:r>
        <w:t>Open to suggetions.</w:t>
      </w:r>
    </w:p>
  </w:comment>
  <w:comment w:id="1572" w:author="Windows User" w:date="2015-10-30T08:56:00Z" w:initials="WU">
    <w:p w14:paraId="79DB91AB" w14:textId="77777777" w:rsidR="00EB4284" w:rsidRDefault="00EB4284">
      <w:pPr>
        <w:pStyle w:val="CommentText"/>
      </w:pPr>
      <w:r>
        <w:rPr>
          <w:rStyle w:val="CommentReference"/>
        </w:rPr>
        <w:annotationRef/>
      </w:r>
      <w:r>
        <w:t>Before?</w:t>
      </w:r>
    </w:p>
  </w:comment>
  <w:comment w:id="1573" w:author="Windows User" w:date="2015-10-30T08:56:00Z" w:initials="WU">
    <w:p w14:paraId="777049F3" w14:textId="77777777" w:rsidR="00EB4284" w:rsidRDefault="00EB4284">
      <w:pPr>
        <w:pStyle w:val="CommentText"/>
      </w:pPr>
      <w:r>
        <w:rPr>
          <w:rStyle w:val="CommentReference"/>
        </w:rPr>
        <w:annotationRef/>
      </w:r>
      <w:r>
        <w:t>Nations?</w:t>
      </w:r>
    </w:p>
  </w:comment>
  <w:comment w:id="1574" w:author="Windows User" w:date="2015-10-30T08:56:00Z" w:initials="WU">
    <w:p w14:paraId="29D1E0CC" w14:textId="77777777" w:rsidR="00EB4284" w:rsidRDefault="00EB4284">
      <w:pPr>
        <w:pStyle w:val="CommentText"/>
      </w:pPr>
      <w:r>
        <w:rPr>
          <w:rStyle w:val="CommentReference"/>
        </w:rPr>
        <w:annotationRef/>
      </w:r>
      <w:r>
        <w:t>?</w:t>
      </w:r>
    </w:p>
  </w:comment>
  <w:comment w:id="1615" w:author="Windows User" w:date="2015-10-30T08:56:00Z" w:initials="WU">
    <w:p w14:paraId="73A9ACC7" w14:textId="77777777" w:rsidR="00EB4284" w:rsidRDefault="00EB4284">
      <w:pPr>
        <w:pStyle w:val="CommentText"/>
      </w:pPr>
      <w:r>
        <w:rPr>
          <w:rStyle w:val="CommentReference"/>
        </w:rPr>
        <w:annotationRef/>
      </w:r>
      <w:r>
        <w:t>?</w:t>
      </w:r>
    </w:p>
  </w:comment>
  <w:comment w:id="1622" w:author="Windows User" w:date="2015-10-30T08:56:00Z" w:initials="WU">
    <w:p w14:paraId="4F5630C0" w14:textId="77777777" w:rsidR="00EB4284" w:rsidRDefault="00EB4284">
      <w:pPr>
        <w:pStyle w:val="CommentText"/>
      </w:pPr>
      <w:r>
        <w:rPr>
          <w:rStyle w:val="CommentReference"/>
        </w:rPr>
        <w:annotationRef/>
      </w:r>
      <w:r>
        <w:t>Abba Noub, abanoub, Apa Noub, Apnoub?</w:t>
      </w:r>
    </w:p>
  </w:comment>
  <w:comment w:id="1623" w:author="Windows User" w:date="2015-10-30T08:56:00Z" w:initials="WU">
    <w:p w14:paraId="3899034D" w14:textId="77777777" w:rsidR="00EB4284" w:rsidRDefault="00EB4284">
      <w:pPr>
        <w:pStyle w:val="CommentText"/>
      </w:pPr>
      <w:r>
        <w:rPr>
          <w:rStyle w:val="CommentReference"/>
        </w:rPr>
        <w:annotationRef/>
      </w:r>
      <w:r>
        <w:t>Upright, or orthodox?</w:t>
      </w:r>
    </w:p>
  </w:comment>
  <w:comment w:id="1632" w:author="Windows User" w:date="2015-10-30T08:56:00Z" w:initials="WU">
    <w:p w14:paraId="61207ABC" w14:textId="77777777" w:rsidR="00EB4284" w:rsidRDefault="00EB4284">
      <w:pPr>
        <w:pStyle w:val="CommentText"/>
      </w:pPr>
      <w:r>
        <w:rPr>
          <w:rStyle w:val="CommentReference"/>
        </w:rPr>
        <w:annotationRef/>
      </w:r>
      <w:r>
        <w:t>Are we going with ti agia = saint and ti ethowab = the holy?</w:t>
      </w:r>
    </w:p>
  </w:comment>
  <w:comment w:id="1654" w:author="Windows User" w:date="2015-11-18T20:43:00Z" w:initials="WU">
    <w:p w14:paraId="08613E46" w14:textId="00F90E8C" w:rsidR="00EB4284" w:rsidRDefault="00EB4284">
      <w:pPr>
        <w:pStyle w:val="CommentText"/>
      </w:pPr>
      <w:r>
        <w:rPr>
          <w:rStyle w:val="CommentReference"/>
        </w:rPr>
        <w:annotationRef/>
      </w:r>
      <w:r>
        <w:t>Is this for Adam days? Or just Sundays?</w:t>
      </w:r>
    </w:p>
  </w:comment>
  <w:comment w:id="1655" w:author="Windows User" w:date="2015-11-18T20:38:00Z" w:initials="WU">
    <w:p w14:paraId="43F9C3B7" w14:textId="77777777" w:rsidR="00EB4284" w:rsidRDefault="00EB4284">
      <w:pPr>
        <w:pStyle w:val="CommentText"/>
      </w:pPr>
      <w:r>
        <w:rPr>
          <w:rStyle w:val="CommentReference"/>
        </w:rPr>
        <w:annotationRef/>
      </w:r>
      <w:r>
        <w:t>What does this mean? I feel like we put something else somewhere else</w:t>
      </w:r>
    </w:p>
  </w:comment>
  <w:comment w:id="1657" w:author="Windows User" w:date="2015-11-19T22:12:00Z" w:initials="WU">
    <w:p w14:paraId="79F037D4" w14:textId="77777777" w:rsidR="00EB4284" w:rsidRDefault="00EB4284">
      <w:pPr>
        <w:pStyle w:val="CommentText"/>
      </w:pPr>
      <w:r>
        <w:rPr>
          <w:rStyle w:val="CommentReference"/>
        </w:rPr>
        <w:annotationRef/>
      </w:r>
      <w:r>
        <w:t>Theotokos forever, or ever-Theotokos?</w:t>
      </w:r>
    </w:p>
  </w:comment>
  <w:comment w:id="1658" w:author="Windows User" w:date="2015-11-19T22:12:00Z" w:initials="WU">
    <w:p w14:paraId="7E2C6DDB" w14:textId="77777777" w:rsidR="00EB4284" w:rsidRDefault="00EB4284">
      <w:pPr>
        <w:pStyle w:val="CommentText"/>
      </w:pPr>
      <w:r>
        <w:rPr>
          <w:rStyle w:val="CommentReference"/>
        </w:rPr>
        <w:annotationRef/>
      </w:r>
      <w:r>
        <w:t>What does this mean?</w:t>
      </w:r>
    </w:p>
  </w:comment>
  <w:comment w:id="1659" w:author="Windows User" w:date="2015-11-19T22:12:00Z" w:initials="WU">
    <w:p w14:paraId="71146019" w14:textId="77777777" w:rsidR="00EB4284" w:rsidRDefault="00EB4284">
      <w:pPr>
        <w:pStyle w:val="CommentText"/>
      </w:pPr>
      <w:r>
        <w:rPr>
          <w:rStyle w:val="CommentReference"/>
        </w:rPr>
        <w:annotationRef/>
      </w:r>
      <w:r>
        <w:t>What does this mean?</w:t>
      </w:r>
    </w:p>
  </w:comment>
  <w:comment w:id="1660" w:author="Windows User" w:date="2015-11-19T22:12:00Z" w:initials="WU">
    <w:p w14:paraId="24E4F57A" w14:textId="77777777" w:rsidR="00EB4284" w:rsidRDefault="00EB4284">
      <w:pPr>
        <w:pStyle w:val="CommentText"/>
      </w:pPr>
      <w:r>
        <w:rPr>
          <w:rStyle w:val="CommentReference"/>
        </w:rPr>
        <w:annotationRef/>
      </w:r>
      <w:r>
        <w:t>Praying or interceding?</w:t>
      </w:r>
    </w:p>
  </w:comment>
  <w:comment w:id="1678" w:author="Windows User" w:date="2015-10-30T08:56:00Z" w:initials="WU">
    <w:p w14:paraId="36116F5D" w14:textId="77777777" w:rsidR="00EB4284" w:rsidRPr="00F905FE" w:rsidRDefault="00EB428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79" w:author="Windows User" w:date="2015-10-30T08:56:00Z" w:initials="WU">
    <w:p w14:paraId="55EA204B" w14:textId="77777777" w:rsidR="00EB4284" w:rsidRDefault="00EB4284">
      <w:pPr>
        <w:pStyle w:val="CommentText"/>
      </w:pPr>
      <w:r>
        <w:rPr>
          <w:rStyle w:val="CommentReference"/>
        </w:rPr>
        <w:annotationRef/>
      </w:r>
      <w:r>
        <w:t>Typo?</w:t>
      </w:r>
    </w:p>
  </w:comment>
  <w:comment w:id="1700" w:author="Windows User" w:date="2015-10-30T08:56:00Z" w:initials="WU">
    <w:p w14:paraId="11E5D177" w14:textId="77777777" w:rsidR="00EB4284" w:rsidRPr="00DD5DBC" w:rsidRDefault="00EB4284">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2" w:author="Windows User" w:date="2015-10-30T08:56:00Z" w:initials="WU">
    <w:p w14:paraId="38A16B24" w14:textId="77777777" w:rsidR="00EB4284" w:rsidRDefault="00EB4284">
      <w:pPr>
        <w:pStyle w:val="CommentText"/>
      </w:pPr>
      <w:r>
        <w:rPr>
          <w:rStyle w:val="CommentReference"/>
        </w:rPr>
        <w:annotationRef/>
      </w:r>
      <w:r>
        <w:t>What does the Coptic say?</w:t>
      </w:r>
    </w:p>
  </w:comment>
  <w:comment w:id="1703" w:author="Windows User" w:date="2015-10-30T08:56:00Z" w:initials="WU">
    <w:p w14:paraId="239824AA" w14:textId="77777777" w:rsidR="00EB4284" w:rsidRDefault="00EB4284">
      <w:pPr>
        <w:pStyle w:val="CommentText"/>
      </w:pPr>
      <w:r>
        <w:rPr>
          <w:rStyle w:val="CommentReference"/>
        </w:rPr>
        <w:annotationRef/>
      </w:r>
      <w:r>
        <w:t>What is being quoted? 2Cor 5?</w:t>
      </w:r>
    </w:p>
  </w:comment>
  <w:comment w:id="1706" w:author="Windows User" w:date="2015-10-30T08:56:00Z" w:initials="WU">
    <w:p w14:paraId="1EC34668" w14:textId="77777777" w:rsidR="00EB4284" w:rsidRDefault="00EB4284">
      <w:pPr>
        <w:pStyle w:val="CommentText"/>
      </w:pPr>
      <w:r>
        <w:rPr>
          <w:rStyle w:val="CommentReference"/>
        </w:rPr>
        <w:annotationRef/>
      </w:r>
      <w:r>
        <w:t>This is clearly a late composition, bastardizing other hymns. “our father in heaven, the sinless one, with your good father…” right.</w:t>
      </w:r>
    </w:p>
  </w:comment>
  <w:comment w:id="1707" w:author="Windows User" w:date="2015-10-30T08:56:00Z" w:initials="WU">
    <w:p w14:paraId="4470C38C" w14:textId="77777777" w:rsidR="00EB4284" w:rsidRDefault="00EB4284">
      <w:pPr>
        <w:pStyle w:val="CommentText"/>
      </w:pPr>
      <w:r>
        <w:rPr>
          <w:rStyle w:val="CommentReference"/>
        </w:rPr>
        <w:annotationRef/>
      </w:r>
      <w:r>
        <w:t>Coptic is different from previous verse. What should English be?</w:t>
      </w:r>
    </w:p>
  </w:comment>
  <w:comment w:id="1708" w:author="Windows User" w:date="2015-10-30T08:56:00Z" w:initials="WU">
    <w:p w14:paraId="350A9B71" w14:textId="77777777" w:rsidR="00EB4284" w:rsidRDefault="00EB4284">
      <w:pPr>
        <w:pStyle w:val="CommentText"/>
      </w:pPr>
      <w:r>
        <w:rPr>
          <w:rStyle w:val="CommentReference"/>
        </w:rPr>
        <w:annotationRef/>
      </w:r>
      <w:r>
        <w:t>Or athletes? Or athletic martyrs?</w:t>
      </w:r>
    </w:p>
  </w:comment>
  <w:comment w:id="1709" w:author="Windows User" w:date="2015-10-30T08:56:00Z" w:initials="WU">
    <w:p w14:paraId="72F9FFC3" w14:textId="77777777" w:rsidR="00EB4284" w:rsidRDefault="00EB4284">
      <w:pPr>
        <w:pStyle w:val="CommentText"/>
      </w:pPr>
      <w:r>
        <w:rPr>
          <w:rStyle w:val="CommentReference"/>
        </w:rPr>
        <w:annotationRef/>
      </w:r>
      <w:r>
        <w:t>Or of the martyrs?</w:t>
      </w:r>
    </w:p>
  </w:comment>
  <w:comment w:id="1710" w:author="Windows User" w:date="2015-10-30T08:56:00Z" w:initials="WU">
    <w:p w14:paraId="7BD5C124" w14:textId="77777777" w:rsidR="00EB4284" w:rsidRDefault="00EB4284">
      <w:pPr>
        <w:pStyle w:val="CommentText"/>
      </w:pPr>
      <w:r>
        <w:rPr>
          <w:rStyle w:val="CommentReference"/>
        </w:rPr>
        <w:annotationRef/>
      </w:r>
      <w:r>
        <w:t>Carries or lifts?</w:t>
      </w:r>
    </w:p>
  </w:comment>
  <w:comment w:id="1711" w:author="Windows User" w:date="2015-10-30T08:56:00Z" w:initials="WU">
    <w:p w14:paraId="525F7218" w14:textId="77777777" w:rsidR="00EB4284" w:rsidRDefault="00EB4284">
      <w:pPr>
        <w:pStyle w:val="CommentText"/>
      </w:pPr>
      <w:r>
        <w:rPr>
          <w:rStyle w:val="CommentReference"/>
        </w:rPr>
        <w:annotationRef/>
      </w:r>
      <w:r>
        <w:t>Churches?</w:t>
      </w:r>
    </w:p>
    <w:p w14:paraId="32A8F1D7" w14:textId="77777777" w:rsidR="00EB4284" w:rsidRDefault="00EB4284">
      <w:pPr>
        <w:pStyle w:val="CommentText"/>
      </w:pPr>
    </w:p>
  </w:comment>
  <w:comment w:id="1712" w:author="Windows User" w:date="2015-10-30T08:56:00Z" w:initials="WU">
    <w:p w14:paraId="165286E5" w14:textId="77777777" w:rsidR="00EB4284" w:rsidRDefault="00EB4284">
      <w:pPr>
        <w:pStyle w:val="CommentText"/>
      </w:pPr>
      <w:r>
        <w:rPr>
          <w:rStyle w:val="CommentReference"/>
        </w:rPr>
        <w:annotationRef/>
      </w:r>
      <w:r>
        <w:t>End?</w:t>
      </w:r>
    </w:p>
  </w:comment>
  <w:comment w:id="1721" w:author="Windows User" w:date="2015-10-30T08:56:00Z" w:initials="WU">
    <w:p w14:paraId="770DC519" w14:textId="77777777" w:rsidR="00EB4284" w:rsidRDefault="00EB4284">
      <w:pPr>
        <w:pStyle w:val="CommentText"/>
      </w:pPr>
      <w:r>
        <w:rPr>
          <w:rStyle w:val="CommentReference"/>
        </w:rPr>
        <w:annotationRef/>
      </w:r>
      <w:r>
        <w:t>Or full stop. You are worthy of the glory,</w:t>
      </w:r>
    </w:p>
  </w:comment>
  <w:comment w:id="1727" w:author="Windows User" w:date="2015-10-30T08:56:00Z" w:initials="WU">
    <w:p w14:paraId="664F3BFA" w14:textId="77777777" w:rsidR="00EB4284" w:rsidRDefault="00EB4284">
      <w:pPr>
        <w:pStyle w:val="CommentText"/>
      </w:pPr>
      <w:r>
        <w:rPr>
          <w:rStyle w:val="CommentReference"/>
        </w:rPr>
        <w:annotationRef/>
      </w:r>
      <w:r>
        <w:t>?</w:t>
      </w:r>
    </w:p>
  </w:comment>
  <w:comment w:id="1730" w:author="Windows User" w:date="2015-10-30T08:56:00Z" w:initials="WU">
    <w:p w14:paraId="08BCD53E" w14:textId="77777777" w:rsidR="00EB4284" w:rsidRDefault="00EB4284">
      <w:pPr>
        <w:pStyle w:val="CommentText"/>
      </w:pPr>
      <w:r>
        <w:rPr>
          <w:rStyle w:val="CommentReference"/>
        </w:rPr>
        <w:annotationRef/>
      </w:r>
      <w:r>
        <w:t>Is? Or will be? Exalted, or highly exalted?</w:t>
      </w:r>
    </w:p>
  </w:comment>
  <w:comment w:id="1732" w:author="Windows User" w:date="2015-10-30T08:56:00Z" w:initials="WU">
    <w:p w14:paraId="4F4D62D2" w14:textId="77777777" w:rsidR="00EB4284" w:rsidRDefault="00EB4284">
      <w:pPr>
        <w:pStyle w:val="CommentText"/>
      </w:pPr>
      <w:r>
        <w:rPr>
          <w:rStyle w:val="CommentReference"/>
        </w:rPr>
        <w:annotationRef/>
      </w:r>
      <w:r>
        <w:t>Bring or offer</w:t>
      </w:r>
    </w:p>
  </w:comment>
  <w:comment w:id="1733" w:author="Windows User" w:date="2015-10-30T08:56:00Z" w:initials="WU">
    <w:p w14:paraId="66D4EE13" w14:textId="77777777" w:rsidR="00EB4284" w:rsidRDefault="00EB4284">
      <w:pPr>
        <w:pStyle w:val="CommentText"/>
      </w:pPr>
      <w:r>
        <w:rPr>
          <w:rStyle w:val="CommentReference"/>
        </w:rPr>
        <w:annotationRef/>
      </w:r>
      <w:r>
        <w:t>Spelling?</w:t>
      </w:r>
    </w:p>
  </w:comment>
  <w:comment w:id="1739" w:author="Windows User" w:date="2015-11-17T22:12:00Z" w:initials="WU">
    <w:p w14:paraId="412F0631" w14:textId="77777777" w:rsidR="00EB4284" w:rsidRDefault="00EB4284">
      <w:pPr>
        <w:pStyle w:val="CommentText"/>
      </w:pPr>
      <w:r>
        <w:rPr>
          <w:rStyle w:val="CommentReference"/>
        </w:rPr>
        <w:annotationRef/>
      </w:r>
      <w:r>
        <w:t>Literally trampled, right? Or crushed?</w:t>
      </w:r>
    </w:p>
  </w:comment>
  <w:comment w:id="1740" w:author="Windows User" w:date="2015-11-17T22:12:00Z" w:initials="WU">
    <w:p w14:paraId="135DCC31" w14:textId="77777777" w:rsidR="00EB4284" w:rsidRDefault="00EB4284">
      <w:pPr>
        <w:pStyle w:val="CommentText"/>
      </w:pPr>
      <w:r>
        <w:rPr>
          <w:rStyle w:val="CommentReference"/>
        </w:rPr>
        <w:annotationRef/>
      </w:r>
      <w:r>
        <w:t>Authority? Might? Reign?</w:t>
      </w:r>
    </w:p>
  </w:comment>
  <w:comment w:id="1743" w:author="Windows User" w:date="2015-10-30T08:56:00Z" w:initials="WU">
    <w:p w14:paraId="11BE3C4D" w14:textId="77777777" w:rsidR="00EB4284" w:rsidRDefault="00EB4284">
      <w:pPr>
        <w:pStyle w:val="CommentText"/>
      </w:pPr>
      <w:r>
        <w:rPr>
          <w:rStyle w:val="CommentReference"/>
        </w:rPr>
        <w:annotationRef/>
      </w:r>
      <w:r>
        <w:t>Name or Holy Name?</w:t>
      </w:r>
    </w:p>
  </w:comment>
  <w:comment w:id="1753" w:author="Windows User" w:date="2015-10-30T08:56:00Z" w:initials="WU">
    <w:p w14:paraId="4A1C10F1" w14:textId="77777777" w:rsidR="00EB4284" w:rsidRDefault="00EB4284">
      <w:pPr>
        <w:pStyle w:val="CommentText"/>
      </w:pPr>
      <w:r>
        <w:rPr>
          <w:rStyle w:val="CommentReference"/>
        </w:rPr>
        <w:annotationRef/>
      </w:r>
      <w:r>
        <w:t>Christ or Jesus Christ?</w:t>
      </w:r>
    </w:p>
  </w:comment>
  <w:comment w:id="1759" w:author="Windows User" w:date="2015-10-30T08:56:00Z" w:initials="WU">
    <w:p w14:paraId="31C2C585" w14:textId="77777777" w:rsidR="00EB4284" w:rsidRDefault="00EB4284">
      <w:pPr>
        <w:pStyle w:val="CommentText"/>
      </w:pPr>
      <w:r>
        <w:rPr>
          <w:rStyle w:val="CommentReference"/>
        </w:rPr>
        <w:annotationRef/>
      </w:r>
      <w:r>
        <w:t>Name or Holy Name?</w:t>
      </w:r>
    </w:p>
  </w:comment>
  <w:comment w:id="1760" w:author="Windows User" w:date="2015-10-30T08:56:00Z" w:initials="WU">
    <w:p w14:paraId="18203C3C" w14:textId="77777777" w:rsidR="00EB4284" w:rsidRDefault="00EB4284">
      <w:pPr>
        <w:pStyle w:val="CommentText"/>
      </w:pPr>
      <w:r>
        <w:rPr>
          <w:rStyle w:val="CommentReference"/>
        </w:rPr>
        <w:annotationRef/>
      </w:r>
      <w:r>
        <w:t>To Him? Or by His might/power?</w:t>
      </w:r>
    </w:p>
  </w:comment>
  <w:comment w:id="1761" w:author="Windows User" w:date="2015-10-30T08:56:00Z" w:initials="WU">
    <w:p w14:paraId="27B39720" w14:textId="77777777" w:rsidR="00EB4284" w:rsidRDefault="00EB4284">
      <w:pPr>
        <w:pStyle w:val="CommentText"/>
      </w:pPr>
      <w:r>
        <w:rPr>
          <w:rStyle w:val="CommentReference"/>
        </w:rPr>
        <w:annotationRef/>
      </w:r>
      <w:r>
        <w:t>Might, or may?</w:t>
      </w:r>
    </w:p>
  </w:comment>
  <w:comment w:id="1762" w:author="Windows User" w:date="2015-10-30T08:56:00Z" w:initials="WU">
    <w:p w14:paraId="2FB96B7C" w14:textId="77777777" w:rsidR="00EB4284" w:rsidRDefault="00EB4284" w:rsidP="00F77A5B">
      <w:pPr>
        <w:pStyle w:val="CommentText"/>
      </w:pPr>
      <w:r>
        <w:rPr>
          <w:rStyle w:val="CommentReference"/>
        </w:rPr>
        <w:annotationRef/>
      </w:r>
      <w:r>
        <w:t>Christ or Jesus Christ?</w:t>
      </w:r>
    </w:p>
  </w:comment>
  <w:comment w:id="1765" w:author="Windows User" w:date="2015-10-30T08:56:00Z" w:initials="WU">
    <w:p w14:paraId="775D4B1C" w14:textId="77777777" w:rsidR="00EB4284" w:rsidRDefault="00EB4284">
      <w:pPr>
        <w:pStyle w:val="CommentText"/>
      </w:pPr>
      <w:r>
        <w:rPr>
          <w:rStyle w:val="CommentReference"/>
        </w:rPr>
        <w:annotationRef/>
      </w:r>
      <w:r>
        <w:t>Miracles?</w:t>
      </w:r>
    </w:p>
  </w:comment>
  <w:comment w:id="1771" w:author="Windows User" w:date="2015-10-30T08:56:00Z" w:initials="WU">
    <w:p w14:paraId="511773EC" w14:textId="77777777" w:rsidR="00EB4284" w:rsidRDefault="00EB4284">
      <w:pPr>
        <w:pStyle w:val="CommentText"/>
      </w:pPr>
      <w:r>
        <w:rPr>
          <w:rStyle w:val="CommentReference"/>
        </w:rPr>
        <w:annotationRef/>
      </w:r>
      <w:r>
        <w:t>Name or Holy Name?</w:t>
      </w:r>
    </w:p>
  </w:comment>
  <w:comment w:id="1772" w:author="Windows User" w:date="2015-10-30T08:56:00Z" w:initials="WU">
    <w:p w14:paraId="0BC6FD3A" w14:textId="77777777" w:rsidR="00EB4284" w:rsidRDefault="00EB4284">
      <w:pPr>
        <w:pStyle w:val="CommentText"/>
      </w:pPr>
      <w:r>
        <w:rPr>
          <w:rStyle w:val="CommentReference"/>
        </w:rPr>
        <w:annotationRef/>
      </w:r>
      <w:r>
        <w:t>To Him? Or by His might/power?</w:t>
      </w:r>
    </w:p>
  </w:comment>
  <w:comment w:id="1773" w:author="Windows User" w:date="2015-10-30T08:56:00Z" w:initials="WU">
    <w:p w14:paraId="6BED6166" w14:textId="77777777" w:rsidR="00EB4284" w:rsidRDefault="00EB4284">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29A551" w14:textId="77777777" w:rsidR="00502F77" w:rsidRDefault="00502F77" w:rsidP="006D61CA">
      <w:pPr>
        <w:spacing w:after="0" w:line="240" w:lineRule="auto"/>
      </w:pPr>
      <w:r>
        <w:separator/>
      </w:r>
    </w:p>
  </w:endnote>
  <w:endnote w:type="continuationSeparator" w:id="0">
    <w:p w14:paraId="3EBB7537" w14:textId="77777777" w:rsidR="00502F77" w:rsidRDefault="00502F77"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EB4284" w:rsidRPr="009654EE" w:rsidRDefault="00EB4284"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EB4284" w:rsidRPr="009654EE" w:rsidRDefault="00EB4284"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C21A20">
      <w:rPr>
        <w:noProof/>
        <w:lang w:val="en-US"/>
      </w:rPr>
      <w:t>35</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EB4284" w:rsidRPr="006D61CA" w:rsidRDefault="00EB4284"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C21A20">
      <w:rPr>
        <w:noProof/>
        <w:lang w:val="en-US"/>
      </w:rPr>
      <w:t>313</w:t>
    </w:r>
    <w:r w:rsidRPr="006D61CA">
      <w:rPr>
        <w:lang w:val="en-US"/>
      </w:rPr>
      <w:fldChar w:fldCharType="end"/>
    </w:r>
  </w:p>
  <w:p w14:paraId="1546C8BA" w14:textId="77777777" w:rsidR="00EB4284" w:rsidRDefault="00EB4284"/>
  <w:p w14:paraId="578F45FC" w14:textId="77777777" w:rsidR="00EB4284" w:rsidRDefault="00EB4284"/>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045338" w14:textId="77777777" w:rsidR="00502F77" w:rsidRDefault="00502F77" w:rsidP="006D61CA">
      <w:pPr>
        <w:spacing w:after="0" w:line="240" w:lineRule="auto"/>
      </w:pPr>
      <w:r>
        <w:separator/>
      </w:r>
    </w:p>
  </w:footnote>
  <w:footnote w:type="continuationSeparator" w:id="0">
    <w:p w14:paraId="0AC92602" w14:textId="77777777" w:rsidR="00502F77" w:rsidRDefault="00502F77" w:rsidP="006D61CA">
      <w:pPr>
        <w:spacing w:after="0" w:line="240" w:lineRule="auto"/>
      </w:pPr>
      <w:r>
        <w:continuationSeparator/>
      </w:r>
    </w:p>
  </w:footnote>
  <w:footnote w:id="1">
    <w:p w14:paraId="0E848071" w14:textId="77777777" w:rsidR="00EB4284" w:rsidRDefault="00EB4284"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EB4284" w:rsidRDefault="00EB428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EB4284" w:rsidRPr="00260CA9" w:rsidRDefault="00EB4284"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EB4284" w:rsidRDefault="00EB4284"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EB4284" w:rsidRPr="00B021F8" w:rsidRDefault="00EB4284"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EB4284" w:rsidRDefault="00EB4284"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EB4284" w:rsidRDefault="00EB4284"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EB4284" w:rsidRDefault="00EB4284" w:rsidP="00323889">
      <w:pPr>
        <w:pStyle w:val="footnote"/>
      </w:pPr>
      <w:r>
        <w:rPr>
          <w:rStyle w:val="FootnoteReference"/>
        </w:rPr>
        <w:footnoteRef/>
      </w:r>
      <w:r>
        <w:t xml:space="preserve"> Or “The Lord’s Annointed”</w:t>
      </w:r>
    </w:p>
  </w:footnote>
  <w:footnote w:id="13">
    <w:p w14:paraId="3B76CFD3" w14:textId="77777777" w:rsidR="00EB4284" w:rsidRDefault="00EB4284"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EB4284" w:rsidRDefault="00EB4284" w:rsidP="00130E47">
      <w:pPr>
        <w:pStyle w:val="footnote"/>
      </w:pPr>
      <w:r>
        <w:rPr>
          <w:rStyle w:val="FootnoteReference"/>
        </w:rPr>
        <w:footnoteRef/>
      </w:r>
      <w:r>
        <w:t xml:space="preserve"> Or “The Lord’s Annointed”</w:t>
      </w:r>
    </w:p>
  </w:footnote>
  <w:footnote w:id="15">
    <w:p w14:paraId="6CB42CA0" w14:textId="77777777" w:rsidR="00EB4284" w:rsidRDefault="00EB4284"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EB4284" w:rsidRDefault="00EB4284"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EB4284" w:rsidRDefault="00EB4284"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EB4284" w:rsidRDefault="00EB4284"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EB4284" w:rsidRDefault="00EB4284"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EB4284" w:rsidRDefault="00EB4284"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EB4284" w:rsidRDefault="00EB4284"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EB4284" w:rsidRDefault="00EB4284" w:rsidP="006800D4">
      <w:pPr>
        <w:pStyle w:val="footnote"/>
      </w:pPr>
      <w:r>
        <w:rPr>
          <w:rStyle w:val="FootnoteReference"/>
        </w:rPr>
        <w:footnoteRef/>
      </w:r>
      <w:r>
        <w:t xml:space="preserve"> Or ‘Unique’</w:t>
      </w:r>
    </w:p>
  </w:footnote>
  <w:footnote w:id="28">
    <w:p w14:paraId="4D9AA31B" w14:textId="77777777" w:rsidR="00EB4284" w:rsidRDefault="00EB4284"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EB4284" w:rsidRDefault="00EB4284"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EB4284" w:rsidRDefault="00EB4284"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EB4284" w:rsidRDefault="00EB4284"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EB4284" w:rsidRDefault="00EB4284"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EB4284" w:rsidRDefault="00EB4284"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EB4284" w:rsidRPr="004A3E27" w:rsidRDefault="00EB4284"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EB4284" w:rsidRPr="004A3E27" w:rsidRDefault="00EB4284"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EB4284" w:rsidRPr="004A3E27" w:rsidRDefault="00EB4284"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EB4284" w:rsidRPr="004A3E27" w:rsidRDefault="00EB4284"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EB4284" w:rsidRPr="004A3E27" w:rsidRDefault="00EB4284"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EB4284" w:rsidRPr="004A3E27" w:rsidRDefault="00EB4284"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EB4284" w:rsidRPr="004A3E27" w:rsidRDefault="00EB4284"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EB4284" w:rsidRPr="004A3E27" w:rsidRDefault="00EB4284"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EB4284" w:rsidRPr="004A3E27" w:rsidRDefault="00EB4284"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EB4284" w:rsidRPr="004A3E27" w:rsidRDefault="00EB4284"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EB4284" w:rsidRPr="004A3E27" w:rsidRDefault="00EB4284"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EB4284" w:rsidRPr="004A3E27" w:rsidRDefault="00EB4284"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EB4284" w:rsidRPr="004A3E27" w:rsidRDefault="00EB4284"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EB4284" w:rsidRDefault="00EB4284" w:rsidP="00DC2AAA">
      <w:pPr>
        <w:pStyle w:val="footnote"/>
      </w:pPr>
      <w:r>
        <w:rPr>
          <w:rStyle w:val="FootnoteReference"/>
        </w:rPr>
        <w:footnoteRef/>
      </w:r>
      <w:r>
        <w:t xml:space="preserve"> [JS] or lawlessness</w:t>
      </w:r>
    </w:p>
  </w:footnote>
  <w:footnote w:id="48">
    <w:p w14:paraId="673FFF4D" w14:textId="77777777" w:rsidR="00EB4284" w:rsidRPr="004A3E27" w:rsidRDefault="00EB4284"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EB4284" w:rsidRDefault="00EB4284"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EB4284" w:rsidRPr="004A3E27" w:rsidRDefault="00EB4284" w:rsidP="00C06875">
      <w:pPr>
        <w:pStyle w:val="footnote"/>
      </w:pPr>
      <w:r w:rsidRPr="004A3E27">
        <w:rPr>
          <w:rStyle w:val="FootnoteReference"/>
        </w:rPr>
        <w:footnoteRef/>
      </w:r>
      <w:r w:rsidRPr="004A3E27">
        <w:t xml:space="preserve"> cp. Psalm 37:2; Jeremiah 10:24.</w:t>
      </w:r>
    </w:p>
  </w:footnote>
  <w:footnote w:id="51">
    <w:p w14:paraId="27CB451E" w14:textId="3313D4AE" w:rsidR="00EB4284" w:rsidRPr="004A3E27" w:rsidRDefault="00EB4284"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EB4284" w:rsidRPr="004A3E27" w:rsidRDefault="00EB4284" w:rsidP="00C06875">
      <w:pPr>
        <w:pStyle w:val="footnote"/>
      </w:pPr>
      <w:r w:rsidRPr="004A3E27">
        <w:rPr>
          <w:rStyle w:val="FootnoteReference"/>
        </w:rPr>
        <w:footnoteRef/>
      </w:r>
      <w:r w:rsidRPr="004A3E27">
        <w:t xml:space="preserve"> cp. Mt. 7:23.</w:t>
      </w:r>
    </w:p>
  </w:footnote>
  <w:footnote w:id="53">
    <w:p w14:paraId="4AC07AFE" w14:textId="77777777" w:rsidR="00EB4284" w:rsidRPr="004A3E27" w:rsidRDefault="00EB4284" w:rsidP="00C06875">
      <w:pPr>
        <w:pStyle w:val="footnote"/>
      </w:pPr>
      <w:r w:rsidRPr="004A3E27">
        <w:rPr>
          <w:rStyle w:val="FootnoteReference"/>
        </w:rPr>
        <w:footnoteRef/>
      </w:r>
      <w:r w:rsidRPr="004A3E27">
        <w:t xml:space="preserve"> cp. 1 Pet. 5:8.</w:t>
      </w:r>
    </w:p>
  </w:footnote>
  <w:footnote w:id="54">
    <w:p w14:paraId="553B4541" w14:textId="77777777" w:rsidR="00EB4284" w:rsidRPr="004A3E27" w:rsidRDefault="00EB4284" w:rsidP="00C06875">
      <w:pPr>
        <w:pStyle w:val="footnote"/>
      </w:pPr>
      <w:r w:rsidRPr="004A3E27">
        <w:rPr>
          <w:rStyle w:val="FootnoteReference"/>
        </w:rPr>
        <w:footnoteRef/>
      </w:r>
      <w:r w:rsidRPr="004A3E27">
        <w:t xml:space="preserve"> Empties fall (Ephes. 5:18).</w:t>
      </w:r>
    </w:p>
  </w:footnote>
  <w:footnote w:id="55">
    <w:p w14:paraId="5DDCA66E" w14:textId="77777777" w:rsidR="00EB4284" w:rsidRPr="004A3E27" w:rsidRDefault="00EB4284"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EB4284" w:rsidRPr="004A3E27" w:rsidRDefault="00EB4284"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EB4284" w:rsidRPr="004A3E27" w:rsidRDefault="00EB4284" w:rsidP="00C06875">
      <w:pPr>
        <w:pStyle w:val="footnote"/>
      </w:pPr>
      <w:r w:rsidRPr="004A3E27">
        <w:rPr>
          <w:rStyle w:val="FootnoteReference"/>
        </w:rPr>
        <w:footnoteRef/>
      </w:r>
      <w:r w:rsidRPr="004A3E27">
        <w:t xml:space="preserve"> Mt. 21:16.</w:t>
      </w:r>
    </w:p>
  </w:footnote>
  <w:footnote w:id="58">
    <w:p w14:paraId="7DA6B08A" w14:textId="77777777" w:rsidR="00EB4284" w:rsidRPr="004A3E27" w:rsidRDefault="00EB4284"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EB4284" w:rsidRPr="004A3E27" w:rsidRDefault="00EB4284" w:rsidP="00C06875">
      <w:pPr>
        <w:pStyle w:val="footnote"/>
      </w:pPr>
      <w:r w:rsidRPr="004A3E27">
        <w:rPr>
          <w:rStyle w:val="FootnoteReference"/>
        </w:rPr>
        <w:footnoteRef/>
      </w:r>
      <w:r w:rsidRPr="004A3E27">
        <w:t xml:space="preserve"> Heb. 2:6-8. The Sovereignty of the Son of Man (Messiah).</w:t>
      </w:r>
    </w:p>
  </w:footnote>
  <w:footnote w:id="60">
    <w:p w14:paraId="7AF4DDD9" w14:textId="77777777" w:rsidR="00EB4284" w:rsidRPr="004A3E27" w:rsidRDefault="00EB4284"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EB4284" w:rsidRPr="004A3E27" w:rsidRDefault="00EB4284" w:rsidP="00435BD3">
      <w:pPr>
        <w:pStyle w:val="FootnoteText"/>
      </w:pPr>
    </w:p>
  </w:footnote>
  <w:footnote w:id="61">
    <w:p w14:paraId="722FF076" w14:textId="77777777" w:rsidR="00EB4284" w:rsidRPr="004A3E27" w:rsidRDefault="00EB4284"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2">
    <w:p w14:paraId="3428C8D1" w14:textId="77777777" w:rsidR="00EB4284" w:rsidRPr="004A3E27" w:rsidRDefault="00EB4284"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3">
    <w:p w14:paraId="1BACCDC6" w14:textId="77777777" w:rsidR="00EB4284" w:rsidRPr="004A3E27" w:rsidRDefault="00EB4284"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4">
    <w:p w14:paraId="4F5EE238" w14:textId="77777777" w:rsidR="00EB4284" w:rsidRPr="004A3E27" w:rsidRDefault="00EB4284" w:rsidP="00BD5BBE">
      <w:pPr>
        <w:pStyle w:val="footnote"/>
      </w:pPr>
      <w:r w:rsidRPr="004A3E27">
        <w:rPr>
          <w:rStyle w:val="FootnoteReference"/>
        </w:rPr>
        <w:footnoteRef/>
      </w:r>
      <w:r w:rsidRPr="004A3E27">
        <w:t xml:space="preserve"> cp. 2 Cor. 6:16; 1 Cor. 6:19.</w:t>
      </w:r>
    </w:p>
  </w:footnote>
  <w:footnote w:id="65">
    <w:p w14:paraId="06196E84" w14:textId="77777777" w:rsidR="00EB4284" w:rsidRPr="004A3E27" w:rsidRDefault="00EB4284" w:rsidP="00BD5BBE">
      <w:pPr>
        <w:pStyle w:val="footnote"/>
      </w:pPr>
      <w:r w:rsidRPr="004A3E27">
        <w:rPr>
          <w:rStyle w:val="FootnoteReference"/>
        </w:rPr>
        <w:footnoteRef/>
      </w:r>
      <w:r w:rsidRPr="004A3E27">
        <w:t xml:space="preserve"> cp. Mt. 10:19, 20; Luke 21:12-19.</w:t>
      </w:r>
    </w:p>
  </w:footnote>
  <w:footnote w:id="66">
    <w:p w14:paraId="18B16E36" w14:textId="77777777" w:rsidR="00EB4284" w:rsidRPr="004A3E27" w:rsidRDefault="00EB4284" w:rsidP="00BD5BBE">
      <w:pPr>
        <w:pStyle w:val="footnote"/>
      </w:pPr>
      <w:r w:rsidRPr="004A3E27">
        <w:rPr>
          <w:rStyle w:val="FootnoteReference"/>
        </w:rPr>
        <w:footnoteRef/>
      </w:r>
      <w:r w:rsidRPr="004A3E27">
        <w:t xml:space="preserve"> Psalm 13 differs only slightly from Psalm 52. cp. Romans 1:20-25.</w:t>
      </w:r>
    </w:p>
  </w:footnote>
  <w:footnote w:id="67">
    <w:p w14:paraId="69DDC031" w14:textId="77777777" w:rsidR="00EB4284" w:rsidRPr="004A3E27" w:rsidRDefault="00EB4284"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68">
    <w:p w14:paraId="7B2308F0" w14:textId="77777777" w:rsidR="00EB4284" w:rsidRPr="004A3E27" w:rsidRDefault="00EB4284"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69">
    <w:p w14:paraId="0A1AEA09" w14:textId="77777777" w:rsidR="00EB4284" w:rsidRPr="004A3E27" w:rsidRDefault="00EB4284"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0">
    <w:p w14:paraId="4590FEB6" w14:textId="77777777" w:rsidR="00EB4284" w:rsidRPr="004A3E27" w:rsidRDefault="00EB4284" w:rsidP="00BD5BBE">
      <w:pPr>
        <w:pStyle w:val="footnote"/>
      </w:pPr>
      <w:r w:rsidRPr="004A3E27">
        <w:rPr>
          <w:rStyle w:val="FootnoteReference"/>
        </w:rPr>
        <w:footnoteRef/>
      </w:r>
      <w:r w:rsidRPr="004A3E27">
        <w:t xml:space="preserve"> At: </w:t>
      </w:r>
      <w:r w:rsidRPr="004A3E27">
        <w:rPr>
          <w:i/>
        </w:rPr>
        <w:t>or</w:t>
      </w:r>
      <w:r w:rsidRPr="004A3E27">
        <w:t>, In.</w:t>
      </w:r>
    </w:p>
  </w:footnote>
  <w:footnote w:id="71">
    <w:p w14:paraId="668862BB" w14:textId="77777777" w:rsidR="00EB4284" w:rsidRPr="004A3E27" w:rsidRDefault="00EB4284" w:rsidP="00BD5BBE">
      <w:pPr>
        <w:pStyle w:val="footnote"/>
      </w:pPr>
      <w:r w:rsidRPr="004A3E27">
        <w:rPr>
          <w:rStyle w:val="FootnoteReference"/>
        </w:rPr>
        <w:footnoteRef/>
      </w:r>
      <w:r w:rsidRPr="004A3E27">
        <w:t xml:space="preserve"> i.e. Hear Christ who intercedes on our behalf (1 Cor. 1:30; Rom. 8: 34).</w:t>
      </w:r>
    </w:p>
  </w:footnote>
  <w:footnote w:id="72">
    <w:p w14:paraId="19409F3D" w14:textId="77777777" w:rsidR="00EB4284" w:rsidRPr="004A3E27" w:rsidRDefault="00EB4284" w:rsidP="00BD5BBE">
      <w:pPr>
        <w:pStyle w:val="footnote"/>
      </w:pPr>
      <w:r w:rsidRPr="004A3E27">
        <w:rPr>
          <w:rStyle w:val="FootnoteReference"/>
        </w:rPr>
        <w:footnoteRef/>
      </w:r>
      <w:r w:rsidRPr="004A3E27">
        <w:t xml:space="preserve"> cp. 2 Tim. 2:3, 12.</w:t>
      </w:r>
    </w:p>
  </w:footnote>
  <w:footnote w:id="73">
    <w:p w14:paraId="5F29B1F0" w14:textId="77777777" w:rsidR="00EB4284" w:rsidRPr="004A3E27" w:rsidRDefault="00EB4284"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4">
    <w:p w14:paraId="5D9C28AA" w14:textId="77777777" w:rsidR="00EB4284" w:rsidRPr="004A3E27" w:rsidRDefault="00EB4284" w:rsidP="00BD5BBE">
      <w:pPr>
        <w:pStyle w:val="footnote"/>
      </w:pPr>
      <w:r w:rsidRPr="004A3E27">
        <w:rPr>
          <w:rStyle w:val="FootnoteReference"/>
        </w:rPr>
        <w:footnoteRef/>
      </w:r>
      <w:r w:rsidRPr="004A3E27">
        <w:t xml:space="preserve"> ‘They cast Me out of their city and now surround Me on the cross’ (St. Augustine).</w:t>
      </w:r>
    </w:p>
  </w:footnote>
  <w:footnote w:id="75">
    <w:p w14:paraId="4AD0F1DA" w14:textId="77777777" w:rsidR="00EB4284" w:rsidRPr="004A3E27" w:rsidRDefault="00EB4284"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6">
    <w:p w14:paraId="4CDB07D8" w14:textId="77777777" w:rsidR="00EB4284" w:rsidRPr="004A3E27" w:rsidRDefault="00EB4284" w:rsidP="00BD5BBE">
      <w:pPr>
        <w:pStyle w:val="footnote"/>
      </w:pPr>
      <w:r w:rsidRPr="004A3E27">
        <w:rPr>
          <w:rStyle w:val="FootnoteReference"/>
        </w:rPr>
        <w:footnoteRef/>
      </w:r>
      <w:r w:rsidRPr="004A3E27">
        <w:t xml:space="preserve"> Cp. Acts 2:24.</w:t>
      </w:r>
    </w:p>
  </w:footnote>
  <w:footnote w:id="77">
    <w:p w14:paraId="09C8C689" w14:textId="77777777" w:rsidR="00EB4284" w:rsidRPr="004A3E27" w:rsidRDefault="00EB4284" w:rsidP="00BD5BBE">
      <w:pPr>
        <w:pStyle w:val="footnote"/>
      </w:pPr>
      <w:r w:rsidRPr="004A3E27">
        <w:rPr>
          <w:rStyle w:val="FootnoteReference"/>
        </w:rPr>
        <w:footnoteRef/>
      </w:r>
      <w:r w:rsidRPr="004A3E27">
        <w:t xml:space="preserve"> cp. Exodus 9:23.</w:t>
      </w:r>
    </w:p>
  </w:footnote>
  <w:footnote w:id="78">
    <w:p w14:paraId="767519CF" w14:textId="77777777" w:rsidR="00EB4284" w:rsidRPr="004A3E27" w:rsidRDefault="00EB4284"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79">
    <w:p w14:paraId="056C0234" w14:textId="77777777" w:rsidR="00EB4284" w:rsidRPr="004A3E27" w:rsidRDefault="00EB4284" w:rsidP="00BD5BBE">
      <w:pPr>
        <w:pStyle w:val="footnote"/>
      </w:pPr>
      <w:r w:rsidRPr="004A3E27">
        <w:rPr>
          <w:rStyle w:val="FootnoteReference"/>
        </w:rPr>
        <w:footnoteRef/>
      </w:r>
      <w:r w:rsidRPr="004A3E27">
        <w:t xml:space="preserve"> Twist and wrestle (Gen. 32: 4). And he will untwist the twister and the twisted (144:15).</w:t>
      </w:r>
    </w:p>
  </w:footnote>
  <w:footnote w:id="80">
    <w:p w14:paraId="1B9D3CDD" w14:textId="77777777" w:rsidR="00EB4284" w:rsidRPr="004A3E27" w:rsidRDefault="00EB4284" w:rsidP="00BD5BBE">
      <w:pPr>
        <w:pStyle w:val="footnote"/>
      </w:pPr>
      <w:r w:rsidRPr="004A3E27">
        <w:rPr>
          <w:rStyle w:val="FootnoteReference"/>
        </w:rPr>
        <w:footnoteRef/>
      </w:r>
      <w:r w:rsidRPr="004A3E27">
        <w:t xml:space="preserve"> cp. Rev. 21:23.</w:t>
      </w:r>
    </w:p>
  </w:footnote>
  <w:footnote w:id="81">
    <w:p w14:paraId="7A34B80F" w14:textId="77777777" w:rsidR="00EB4284" w:rsidRPr="004A3E27" w:rsidRDefault="00EB4284"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2">
    <w:p w14:paraId="5386061E" w14:textId="77777777" w:rsidR="00EB4284" w:rsidRPr="004A3E27" w:rsidRDefault="00EB4284"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3">
    <w:p w14:paraId="57A591AD" w14:textId="77777777" w:rsidR="00EB4284" w:rsidRPr="004A3E27" w:rsidRDefault="00EB4284" w:rsidP="00BD5BBE">
      <w:pPr>
        <w:pStyle w:val="footnote"/>
      </w:pPr>
      <w:r w:rsidRPr="004A3E27">
        <w:rPr>
          <w:rStyle w:val="FootnoteReference"/>
        </w:rPr>
        <w:footnoteRef/>
      </w:r>
      <w:r w:rsidRPr="004A3E27">
        <w:t xml:space="preserve"> Rom. 15:9. Christ in David, Apostles, nations. (cp. Ps. 66:2-6).</w:t>
      </w:r>
    </w:p>
  </w:footnote>
  <w:footnote w:id="84">
    <w:p w14:paraId="05D27F74" w14:textId="77777777" w:rsidR="00EB4284" w:rsidRPr="004A3E27" w:rsidRDefault="00EB4284"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5">
    <w:p w14:paraId="7770444D" w14:textId="77777777" w:rsidR="00EB4284" w:rsidRPr="004A3E27" w:rsidRDefault="00EB4284" w:rsidP="00BD5BBE">
      <w:pPr>
        <w:pStyle w:val="footnote"/>
      </w:pPr>
      <w:r w:rsidRPr="004A3E27">
        <w:rPr>
          <w:rStyle w:val="FootnoteReference"/>
        </w:rPr>
        <w:footnoteRef/>
      </w:r>
      <w:r w:rsidRPr="004A3E27">
        <w:t xml:space="preserve"> Rom. 10:18.</w:t>
      </w:r>
    </w:p>
  </w:footnote>
  <w:footnote w:id="86">
    <w:p w14:paraId="28F942E6" w14:textId="77777777" w:rsidR="00EB4284" w:rsidRPr="004A3E27" w:rsidRDefault="00EB4284" w:rsidP="00BD5BBE">
      <w:pPr>
        <w:pStyle w:val="footnote"/>
      </w:pPr>
      <w:r w:rsidRPr="004A3E27">
        <w:rPr>
          <w:rStyle w:val="FootnoteReference"/>
        </w:rPr>
        <w:footnoteRef/>
      </w:r>
      <w:r w:rsidRPr="004A3E27">
        <w:t xml:space="preserve"> cp. Ps. 88:38.</w:t>
      </w:r>
    </w:p>
  </w:footnote>
  <w:footnote w:id="87">
    <w:p w14:paraId="7D882E05" w14:textId="77777777" w:rsidR="00EB4284" w:rsidRPr="004A3E27" w:rsidRDefault="00EB4284" w:rsidP="00BD5BBE">
      <w:pPr>
        <w:pStyle w:val="footnote"/>
      </w:pPr>
      <w:r w:rsidRPr="004A3E27">
        <w:rPr>
          <w:rStyle w:val="FootnoteReference"/>
        </w:rPr>
        <w:footnoteRef/>
      </w:r>
      <w:r w:rsidRPr="004A3E27">
        <w:t xml:space="preserve"> cp. Ps. 118:72.</w:t>
      </w:r>
    </w:p>
  </w:footnote>
  <w:footnote w:id="88">
    <w:p w14:paraId="6C5A660E" w14:textId="77777777" w:rsidR="00EB4284" w:rsidRPr="004A3E27" w:rsidRDefault="00EB4284"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89">
    <w:p w14:paraId="630A2B2F" w14:textId="77777777" w:rsidR="00EB4284" w:rsidRPr="004A3E27" w:rsidRDefault="00EB4284" w:rsidP="00BD5BBE">
      <w:pPr>
        <w:pStyle w:val="footnote"/>
      </w:pPr>
      <w:r w:rsidRPr="004A3E27">
        <w:rPr>
          <w:rStyle w:val="FootnoteReference"/>
        </w:rPr>
        <w:footnoteRef/>
      </w:r>
      <w:r w:rsidRPr="004A3E27">
        <w:t xml:space="preserve"> 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0">
    <w:p w14:paraId="18278CE8" w14:textId="77777777" w:rsidR="00EB4284" w:rsidRPr="004A3E27" w:rsidRDefault="00EB4284"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91">
    <w:p w14:paraId="40556A29" w14:textId="77777777" w:rsidR="00EB4284" w:rsidRPr="004A3E27" w:rsidRDefault="00EB4284"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92">
    <w:p w14:paraId="27D6847B" w14:textId="77777777" w:rsidR="00EB4284" w:rsidRPr="004A3E27" w:rsidRDefault="00EB4284" w:rsidP="00BD5BBE">
      <w:pPr>
        <w:pStyle w:val="footnote"/>
      </w:pPr>
      <w:r w:rsidRPr="004A3E27">
        <w:rPr>
          <w:rStyle w:val="FootnoteReference"/>
        </w:rPr>
        <w:footnoteRef/>
      </w:r>
      <w:r w:rsidRPr="004A3E27">
        <w:t xml:space="preserve"> ‘Christ died that we might live’ (1 Thess. 5:10; 1 Pet. 2:24).</w:t>
      </w:r>
    </w:p>
  </w:footnote>
  <w:footnote w:id="93">
    <w:p w14:paraId="6BA53780" w14:textId="77777777" w:rsidR="00EB4284" w:rsidRPr="004A3E27" w:rsidRDefault="00EB4284" w:rsidP="00BD5BBE">
      <w:pPr>
        <w:pStyle w:val="footnote"/>
      </w:pPr>
      <w:r w:rsidRPr="004A3E27">
        <w:rPr>
          <w:rStyle w:val="FootnoteReference"/>
        </w:rPr>
        <w:footnoteRef/>
      </w:r>
      <w:r w:rsidRPr="004A3E27">
        <w:t xml:space="preserve"> Dawn is one of Christ’s names (cp. Lk. 1:78; Mal. 4:2).</w:t>
      </w:r>
    </w:p>
  </w:footnote>
  <w:footnote w:id="94">
    <w:p w14:paraId="3C4F1B04" w14:textId="77777777" w:rsidR="00EB4284" w:rsidRPr="004A3E27" w:rsidRDefault="00EB4284"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95">
    <w:p w14:paraId="41CC497C" w14:textId="77777777" w:rsidR="00EB4284" w:rsidRPr="004A3E27" w:rsidRDefault="00EB4284" w:rsidP="00BD5BBE">
      <w:pPr>
        <w:pStyle w:val="footnote"/>
      </w:pPr>
      <w:r w:rsidRPr="004A3E27">
        <w:rPr>
          <w:rStyle w:val="FootnoteReference"/>
        </w:rPr>
        <w:footnoteRef/>
      </w:r>
      <w:r w:rsidRPr="004A3E27">
        <w:t xml:space="preserve"> Mt. 27:39,43; Wis. 2:12-20.</w:t>
      </w:r>
    </w:p>
  </w:footnote>
  <w:footnote w:id="96">
    <w:p w14:paraId="552BFC80" w14:textId="77777777" w:rsidR="00EB4284" w:rsidRPr="004A3E27" w:rsidRDefault="00EB4284" w:rsidP="00BD5BBE">
      <w:pPr>
        <w:pStyle w:val="footnote"/>
      </w:pPr>
      <w:r w:rsidRPr="004A3E27">
        <w:rPr>
          <w:rStyle w:val="FootnoteReference"/>
        </w:rPr>
        <w:footnoteRef/>
      </w:r>
      <w:r w:rsidRPr="004A3E27">
        <w:t xml:space="preserve"> Lam. 2:16; 3:46.</w:t>
      </w:r>
    </w:p>
  </w:footnote>
  <w:footnote w:id="97">
    <w:p w14:paraId="1382AE44" w14:textId="77777777" w:rsidR="00EB4284" w:rsidRPr="004A3E27" w:rsidRDefault="00EB4284" w:rsidP="00BD5BBE">
      <w:pPr>
        <w:pStyle w:val="footnote"/>
      </w:pPr>
      <w:r w:rsidRPr="004A3E27">
        <w:rPr>
          <w:rStyle w:val="FootnoteReference"/>
        </w:rPr>
        <w:footnoteRef/>
      </w:r>
      <w:r w:rsidRPr="004A3E27">
        <w:t xml:space="preserve"> Jn. 19:37.</w:t>
      </w:r>
    </w:p>
  </w:footnote>
  <w:footnote w:id="98">
    <w:p w14:paraId="17643289" w14:textId="77777777" w:rsidR="00EB4284" w:rsidRPr="004A3E27" w:rsidRDefault="00EB4284" w:rsidP="00BD5BBE">
      <w:pPr>
        <w:pStyle w:val="footnote"/>
      </w:pPr>
      <w:r w:rsidRPr="004A3E27">
        <w:rPr>
          <w:rStyle w:val="FootnoteReference"/>
        </w:rPr>
        <w:footnoteRef/>
      </w:r>
      <w:r w:rsidRPr="004A3E27">
        <w:t xml:space="preserve"> Jn. 19:24.</w:t>
      </w:r>
    </w:p>
  </w:footnote>
  <w:footnote w:id="99">
    <w:p w14:paraId="79F35E59" w14:textId="77777777" w:rsidR="00EB4284" w:rsidRPr="004A3E27" w:rsidRDefault="00EB4284"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00">
    <w:p w14:paraId="08777F76" w14:textId="77777777" w:rsidR="00EB4284" w:rsidRPr="004A3E27" w:rsidRDefault="00EB4284" w:rsidP="00BD5BBE">
      <w:pPr>
        <w:pStyle w:val="footnote"/>
      </w:pPr>
      <w:r w:rsidRPr="004A3E27">
        <w:rPr>
          <w:rStyle w:val="FootnoteReference"/>
        </w:rPr>
        <w:footnoteRef/>
      </w:r>
      <w:r w:rsidRPr="004A3E27">
        <w:t xml:space="preserve"> Hebrews 2:12.</w:t>
      </w:r>
    </w:p>
  </w:footnote>
  <w:footnote w:id="101">
    <w:p w14:paraId="6B61808C" w14:textId="77777777" w:rsidR="00EB4284" w:rsidRPr="004A3E27" w:rsidRDefault="00EB4284"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02">
    <w:p w14:paraId="168D5AEC" w14:textId="77777777" w:rsidR="00EB4284" w:rsidRPr="004A3E27" w:rsidRDefault="00EB4284" w:rsidP="00BD5BBE">
      <w:pPr>
        <w:pStyle w:val="footnote"/>
      </w:pPr>
      <w:r w:rsidRPr="004A3E27">
        <w:rPr>
          <w:rStyle w:val="FootnoteReference"/>
        </w:rPr>
        <w:footnoteRef/>
      </w:r>
      <w:r w:rsidRPr="004A3E27">
        <w:t xml:space="preserve"> Romans 3:24-26; John 17:4; 19:30.</w:t>
      </w:r>
    </w:p>
  </w:footnote>
  <w:footnote w:id="103">
    <w:p w14:paraId="47E5BE1D" w14:textId="77777777" w:rsidR="00EB4284" w:rsidRPr="004A3E27" w:rsidRDefault="00EB4284"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04">
    <w:p w14:paraId="53BB4915" w14:textId="77777777" w:rsidR="00EB4284" w:rsidRPr="004A3E27" w:rsidRDefault="00EB4284" w:rsidP="00BD5BBE">
      <w:pPr>
        <w:pStyle w:val="footnote"/>
      </w:pPr>
      <w:r w:rsidRPr="004A3E27">
        <w:rPr>
          <w:rStyle w:val="FootnoteReference"/>
        </w:rPr>
        <w:footnoteRef/>
      </w:r>
      <w:r w:rsidRPr="004A3E27">
        <w:t xml:space="preserve"> cp. Ephes. 5:18.</w:t>
      </w:r>
    </w:p>
  </w:footnote>
  <w:footnote w:id="105">
    <w:p w14:paraId="52EF8FB5" w14:textId="77777777" w:rsidR="00EB4284" w:rsidRPr="004A3E27" w:rsidRDefault="00EB4284" w:rsidP="00BD5BBE">
      <w:pPr>
        <w:pStyle w:val="footnote"/>
      </w:pPr>
      <w:r w:rsidRPr="004A3E27">
        <w:rPr>
          <w:rStyle w:val="FootnoteReference"/>
        </w:rPr>
        <w:footnoteRef/>
      </w:r>
      <w:r w:rsidRPr="004A3E27">
        <w:t xml:space="preserve"> cp. Ps. 26:4.</w:t>
      </w:r>
    </w:p>
  </w:footnote>
  <w:footnote w:id="106">
    <w:p w14:paraId="4B68EDDE" w14:textId="77777777" w:rsidR="00EB4284" w:rsidRPr="004A3E27" w:rsidRDefault="00EB4284" w:rsidP="00BD5BBE">
      <w:pPr>
        <w:pStyle w:val="footnote"/>
      </w:pPr>
      <w:r w:rsidRPr="004A3E27">
        <w:rPr>
          <w:rStyle w:val="FootnoteReference"/>
        </w:rPr>
        <w:footnoteRef/>
      </w:r>
      <w:r w:rsidRPr="004A3E27">
        <w:t xml:space="preserve"> 1 Cor. 10:26-28; cp. Psalm 49:12.</w:t>
      </w:r>
    </w:p>
  </w:footnote>
  <w:footnote w:id="107">
    <w:p w14:paraId="137A32B2" w14:textId="77777777" w:rsidR="00EB4284" w:rsidRPr="004A3E27" w:rsidRDefault="00EB4284" w:rsidP="00BD5BBE">
      <w:pPr>
        <w:pStyle w:val="footnote"/>
      </w:pPr>
      <w:r w:rsidRPr="004A3E27">
        <w:rPr>
          <w:rStyle w:val="FootnoteReference"/>
        </w:rPr>
        <w:footnoteRef/>
      </w:r>
      <w:r w:rsidRPr="004A3E27">
        <w:t xml:space="preserve"> Is. 2:2; Dan. 2:35; 1 Cor. 10:4.</w:t>
      </w:r>
    </w:p>
  </w:footnote>
  <w:footnote w:id="108">
    <w:p w14:paraId="51F7905C" w14:textId="77777777" w:rsidR="00EB4284" w:rsidRPr="004A3E27" w:rsidRDefault="00EB4284"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09">
    <w:p w14:paraId="2169EE05" w14:textId="77777777" w:rsidR="00EB4284" w:rsidRPr="004A3E27" w:rsidRDefault="00EB4284" w:rsidP="00BD5BBE">
      <w:pPr>
        <w:pStyle w:val="footnote"/>
      </w:pPr>
      <w:r w:rsidRPr="004A3E27">
        <w:rPr>
          <w:rStyle w:val="FootnoteReference"/>
        </w:rPr>
        <w:footnoteRef/>
      </w:r>
      <w:r w:rsidRPr="004A3E27">
        <w:t xml:space="preserve"> seek: </w:t>
      </w:r>
      <w:r w:rsidRPr="004A3E27">
        <w:rPr>
          <w:i/>
        </w:rPr>
        <w:t>Heb</w:t>
      </w:r>
      <w:r w:rsidRPr="004A3E27">
        <w:t>. keep</w:t>
      </w:r>
    </w:p>
  </w:footnote>
  <w:footnote w:id="110">
    <w:p w14:paraId="77DCEC10" w14:textId="77777777" w:rsidR="00EB4284" w:rsidRPr="004A3E27" w:rsidRDefault="00EB4284"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11">
    <w:p w14:paraId="71590F21" w14:textId="77777777" w:rsidR="00EB4284" w:rsidRPr="004A3E27" w:rsidRDefault="00EB4284"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12">
    <w:p w14:paraId="00A665CB" w14:textId="77777777" w:rsidR="00EB4284" w:rsidRPr="004A3E27" w:rsidRDefault="00EB4284"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13">
    <w:p w14:paraId="0A9BD984" w14:textId="77777777" w:rsidR="00EB4284" w:rsidRPr="004A3E27" w:rsidRDefault="00EB4284"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14">
    <w:p w14:paraId="17F45C59" w14:textId="77777777" w:rsidR="00EB4284" w:rsidRPr="004A3E27" w:rsidRDefault="00EB4284"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15">
    <w:p w14:paraId="14877493" w14:textId="77777777" w:rsidR="00EB4284" w:rsidRPr="004A3E27" w:rsidRDefault="00EB4284"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16">
    <w:p w14:paraId="2B8FEA02" w14:textId="77777777" w:rsidR="00EB4284" w:rsidRPr="004A3E27" w:rsidRDefault="00EB4284" w:rsidP="00BD5BBE">
      <w:pPr>
        <w:pStyle w:val="footnote"/>
      </w:pPr>
      <w:r w:rsidRPr="004A3E27">
        <w:rPr>
          <w:rStyle w:val="FootnoteReference"/>
        </w:rPr>
        <w:footnoteRef/>
      </w:r>
      <w:r w:rsidRPr="004A3E27">
        <w:t xml:space="preserve"> churches: assemblies, gatherings, congregations (not buildings).</w:t>
      </w:r>
    </w:p>
  </w:footnote>
  <w:footnote w:id="117">
    <w:p w14:paraId="4B110C34" w14:textId="77777777" w:rsidR="00EB4284" w:rsidRPr="004A3E27" w:rsidRDefault="00EB4284"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18">
    <w:p w14:paraId="680E154C" w14:textId="77777777" w:rsidR="00EB4284" w:rsidRPr="004A3E27" w:rsidRDefault="00EB4284"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B4284" w:rsidRPr="004A3E27" w:rsidRDefault="00EB4284" w:rsidP="00BD5BBE">
      <w:pPr>
        <w:pStyle w:val="footnote"/>
      </w:pPr>
      <w:r w:rsidRPr="004A3E27">
        <w:tab/>
        <w:t>‘No sweeter fragrance than to follow Christ,</w:t>
      </w:r>
    </w:p>
    <w:p w14:paraId="506149C0" w14:textId="77777777" w:rsidR="00EB4284" w:rsidRPr="004A3E27" w:rsidRDefault="00EB4284" w:rsidP="00BD5BBE">
      <w:pPr>
        <w:pStyle w:val="footnote"/>
      </w:pPr>
      <w:r w:rsidRPr="004A3E27">
        <w:tab/>
        <w:t>when man makes offerings of a holy life,</w:t>
      </w:r>
    </w:p>
    <w:p w14:paraId="3F57220B" w14:textId="77777777" w:rsidR="00EB4284" w:rsidRPr="004A3E27" w:rsidRDefault="00EB4284" w:rsidP="00BD5BBE">
      <w:pPr>
        <w:pStyle w:val="footnote"/>
      </w:pPr>
      <w:r w:rsidRPr="004A3E27">
        <w:tab/>
        <w:t>and offers golden deeds in sacrifice’ (St. Prosper).</w:t>
      </w:r>
    </w:p>
  </w:footnote>
  <w:footnote w:id="119">
    <w:p w14:paraId="0CC1CAEE" w14:textId="77777777" w:rsidR="00EB4284" w:rsidRPr="004A3E27" w:rsidRDefault="00EB4284" w:rsidP="00BD5BBE">
      <w:pPr>
        <w:pStyle w:val="footnote"/>
      </w:pPr>
      <w:r w:rsidRPr="004A3E27">
        <w:rPr>
          <w:rStyle w:val="FootnoteReference"/>
        </w:rPr>
        <w:footnoteRef/>
      </w:r>
      <w:r w:rsidRPr="004A3E27">
        <w:t xml:space="preserve"> cp. Psalm 21:11.</w:t>
      </w:r>
    </w:p>
  </w:footnote>
  <w:footnote w:id="120">
    <w:p w14:paraId="0192B227" w14:textId="77777777" w:rsidR="00EB4284" w:rsidRPr="004A3E27" w:rsidRDefault="00EB4284" w:rsidP="00BD5BBE">
      <w:pPr>
        <w:pStyle w:val="footnote"/>
      </w:pPr>
      <w:r w:rsidRPr="004A3E27">
        <w:rPr>
          <w:rStyle w:val="FootnoteReference"/>
        </w:rPr>
        <w:footnoteRef/>
      </w:r>
      <w:r w:rsidRPr="004A3E27">
        <w:t xml:space="preserve"> cp. Isaiah 5:12.</w:t>
      </w:r>
    </w:p>
  </w:footnote>
  <w:footnote w:id="121">
    <w:p w14:paraId="73C943A7" w14:textId="77777777" w:rsidR="00EB4284" w:rsidRPr="004A3E27" w:rsidRDefault="00EB4284" w:rsidP="00BD5BBE">
      <w:pPr>
        <w:pStyle w:val="footnote"/>
      </w:pPr>
      <w:r w:rsidRPr="004A3E27">
        <w:rPr>
          <w:rStyle w:val="FootnoteReference"/>
        </w:rPr>
        <w:footnoteRef/>
      </w:r>
      <w:r w:rsidRPr="004A3E27">
        <w:t xml:space="preserve"> Cp. Isaiah 40:11; John 10:11.</w:t>
      </w:r>
    </w:p>
  </w:footnote>
  <w:footnote w:id="122">
    <w:p w14:paraId="0B35546F" w14:textId="77777777" w:rsidR="00EB4284" w:rsidRPr="004A3E27" w:rsidRDefault="00EB4284" w:rsidP="00BD5BBE">
      <w:pPr>
        <w:pStyle w:val="footnote"/>
      </w:pPr>
      <w:r w:rsidRPr="004A3E27">
        <w:rPr>
          <w:rStyle w:val="FootnoteReference"/>
        </w:rPr>
        <w:footnoteRef/>
      </w:r>
      <w:r w:rsidRPr="004A3E27">
        <w:t xml:space="preserve"> Cp. Exodus 9:23. In thunderstorms deer often cast their young.</w:t>
      </w:r>
    </w:p>
  </w:footnote>
  <w:footnote w:id="123">
    <w:p w14:paraId="17F4E198" w14:textId="77777777" w:rsidR="00EB4284" w:rsidRPr="004A3E27" w:rsidRDefault="00EB4284"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24">
    <w:p w14:paraId="287F51B2" w14:textId="77777777" w:rsidR="00EB4284" w:rsidRPr="004A3E27" w:rsidRDefault="00EB4284"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25">
    <w:p w14:paraId="376DEC76" w14:textId="77777777" w:rsidR="00EB4284" w:rsidRPr="004A3E27" w:rsidRDefault="00EB4284"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26">
    <w:p w14:paraId="0F1539B2" w14:textId="77777777" w:rsidR="00EB4284" w:rsidRPr="004A3E27" w:rsidRDefault="00EB4284" w:rsidP="00BD5BBE">
      <w:pPr>
        <w:pStyle w:val="footnote"/>
      </w:pPr>
      <w:r w:rsidRPr="004A3E27">
        <w:rPr>
          <w:rStyle w:val="FootnoteReference"/>
        </w:rPr>
        <w:footnoteRef/>
      </w:r>
      <w:r w:rsidRPr="004A3E27">
        <w:t xml:space="preserve"> Blood signifies death (cp. Lev. 17:14).</w:t>
      </w:r>
    </w:p>
  </w:footnote>
  <w:footnote w:id="127">
    <w:p w14:paraId="3C531870" w14:textId="77777777" w:rsidR="00EB4284" w:rsidRPr="004A3E27" w:rsidRDefault="00EB4284"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28">
    <w:p w14:paraId="5ADD520F" w14:textId="77777777" w:rsidR="00EB4284" w:rsidRPr="004A3E27" w:rsidRDefault="00EB4284"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29">
    <w:p w14:paraId="77A1ED53" w14:textId="77777777" w:rsidR="00EB4284" w:rsidRPr="004A3E27" w:rsidRDefault="00EB4284" w:rsidP="00BD5BBE">
      <w:pPr>
        <w:pStyle w:val="footnote"/>
      </w:pPr>
      <w:r w:rsidRPr="004A3E27">
        <w:rPr>
          <w:rStyle w:val="FootnoteReference"/>
        </w:rPr>
        <w:footnoteRef/>
      </w:r>
      <w:r w:rsidRPr="004A3E27">
        <w:t xml:space="preserve"> Luke 23:46.</w:t>
      </w:r>
    </w:p>
  </w:footnote>
  <w:footnote w:id="130">
    <w:p w14:paraId="1A1A8E3A" w14:textId="77777777" w:rsidR="00EB4284" w:rsidRPr="004A3E27" w:rsidRDefault="00EB4284"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31">
    <w:p w14:paraId="07CF1154" w14:textId="77777777" w:rsidR="00EB4284" w:rsidRPr="004A3E27" w:rsidRDefault="00EB4284"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32">
    <w:p w14:paraId="2DD87738" w14:textId="77777777" w:rsidR="00EB4284" w:rsidRPr="004A3E27" w:rsidRDefault="00EB4284" w:rsidP="00BD5BBE">
      <w:pPr>
        <w:pStyle w:val="footnote"/>
      </w:pPr>
      <w:r w:rsidRPr="004A3E27">
        <w:rPr>
          <w:rStyle w:val="FootnoteReference"/>
        </w:rPr>
        <w:footnoteRef/>
      </w:r>
      <w:r w:rsidRPr="004A3E27">
        <w:t xml:space="preserve"> The sense of separation from God is the great illusion and madness.</w:t>
      </w:r>
    </w:p>
  </w:footnote>
  <w:footnote w:id="133">
    <w:p w14:paraId="64625F8E" w14:textId="77777777" w:rsidR="00EB4284" w:rsidRPr="004A3E27" w:rsidRDefault="00EB4284"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34">
    <w:p w14:paraId="2CF8BDFA" w14:textId="77777777" w:rsidR="00EB4284" w:rsidRPr="004A3E27" w:rsidRDefault="00EB4284"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35">
    <w:p w14:paraId="5D9CEF2B" w14:textId="77777777" w:rsidR="00EB4284" w:rsidRPr="004A3E27" w:rsidRDefault="00EB4284"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36">
    <w:p w14:paraId="68902C2B" w14:textId="77777777" w:rsidR="00EB4284" w:rsidRPr="004A3E27" w:rsidRDefault="00EB4284" w:rsidP="00BD5BBE">
      <w:pPr>
        <w:pStyle w:val="footnote"/>
      </w:pPr>
      <w:r w:rsidRPr="004A3E27">
        <w:rPr>
          <w:rStyle w:val="FootnoteReference"/>
        </w:rPr>
        <w:footnoteRef/>
      </w:r>
      <w:r w:rsidRPr="004A3E27">
        <w:t xml:space="preserve"> Man is made for happiness, fruit of grace, forgiveness, right relations, holiness.</w:t>
      </w:r>
    </w:p>
  </w:footnote>
  <w:footnote w:id="137">
    <w:p w14:paraId="7DFB6EDE" w14:textId="77777777" w:rsidR="00EB4284" w:rsidRPr="004A3E27" w:rsidRDefault="00EB4284"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38">
    <w:p w14:paraId="31D94784" w14:textId="77777777" w:rsidR="00EB4284" w:rsidRPr="004A3E27" w:rsidRDefault="00EB4284"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39">
    <w:p w14:paraId="77995902" w14:textId="77777777" w:rsidR="00EB4284" w:rsidRPr="004A3E27" w:rsidRDefault="00EB4284" w:rsidP="00BD5BBE">
      <w:pPr>
        <w:pStyle w:val="footnote"/>
      </w:pPr>
      <w:r w:rsidRPr="004A3E27">
        <w:rPr>
          <w:rStyle w:val="FootnoteReference"/>
        </w:rPr>
        <w:footnoteRef/>
      </w:r>
      <w:r w:rsidRPr="004A3E27">
        <w:t xml:space="preserve"> Naturally and spiritually (Jn. 3:3-6).</w:t>
      </w:r>
    </w:p>
  </w:footnote>
  <w:footnote w:id="140">
    <w:p w14:paraId="50F89B8F" w14:textId="77777777" w:rsidR="00EB4284" w:rsidRPr="004A3E27" w:rsidRDefault="00EB4284"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41">
    <w:p w14:paraId="6C74A446" w14:textId="77777777" w:rsidR="00EB4284" w:rsidRPr="004A3E27" w:rsidRDefault="00EB4284" w:rsidP="00BD5BBE">
      <w:pPr>
        <w:pStyle w:val="footnote"/>
      </w:pPr>
      <w:r w:rsidRPr="004A3E27">
        <w:rPr>
          <w:rStyle w:val="FootnoteReference"/>
        </w:rPr>
        <w:footnoteRef/>
      </w:r>
      <w:r w:rsidRPr="004A3E27">
        <w:t xml:space="preserve"> ‘The land of the living.’</w:t>
      </w:r>
    </w:p>
  </w:footnote>
  <w:footnote w:id="142">
    <w:p w14:paraId="51CEFDC6" w14:textId="77777777" w:rsidR="00EB4284" w:rsidRPr="004A3E27" w:rsidRDefault="00EB4284"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43">
    <w:p w14:paraId="0CEA87F3" w14:textId="77777777" w:rsidR="00EB4284" w:rsidRPr="004A3E27" w:rsidRDefault="00EB4284" w:rsidP="00BD5BBE">
      <w:pPr>
        <w:pStyle w:val="footnote"/>
      </w:pPr>
      <w:r w:rsidRPr="004A3E27">
        <w:rPr>
          <w:rStyle w:val="FootnoteReference"/>
        </w:rPr>
        <w:footnoteRef/>
      </w:r>
      <w:r w:rsidRPr="004A3E27">
        <w:t xml:space="preserve"> John 19:1; Mt. 27:26.</w:t>
      </w:r>
    </w:p>
  </w:footnote>
  <w:footnote w:id="144">
    <w:p w14:paraId="1C6E21CA" w14:textId="77777777" w:rsidR="00EB4284" w:rsidRPr="004A3E27" w:rsidRDefault="00EB4284" w:rsidP="00BD5BBE">
      <w:pPr>
        <w:pStyle w:val="footnote"/>
      </w:pPr>
      <w:r w:rsidRPr="004A3E27">
        <w:rPr>
          <w:rStyle w:val="FootnoteReference"/>
        </w:rPr>
        <w:footnoteRef/>
      </w:r>
      <w:r w:rsidRPr="004A3E27">
        <w:t xml:space="preserve"> cp. Psalm 21:21.</w:t>
      </w:r>
    </w:p>
  </w:footnote>
  <w:footnote w:id="145">
    <w:p w14:paraId="4812F1D0" w14:textId="77777777" w:rsidR="00EB4284" w:rsidRPr="004A3E27" w:rsidRDefault="00EB4284" w:rsidP="00BD5BBE">
      <w:pPr>
        <w:pStyle w:val="footnote"/>
      </w:pPr>
      <w:r w:rsidRPr="004A3E27">
        <w:rPr>
          <w:rStyle w:val="FootnoteReference"/>
        </w:rPr>
        <w:footnoteRef/>
      </w:r>
      <w:r w:rsidRPr="004A3E27">
        <w:t xml:space="preserve"> cp. John 15:25.</w:t>
      </w:r>
    </w:p>
  </w:footnote>
  <w:footnote w:id="146">
    <w:p w14:paraId="19D39194" w14:textId="77777777" w:rsidR="00EB4284" w:rsidRPr="004A3E27" w:rsidRDefault="00EB4284" w:rsidP="00BD5BBE">
      <w:pPr>
        <w:pStyle w:val="footnote"/>
      </w:pPr>
      <w:r w:rsidRPr="004A3E27">
        <w:rPr>
          <w:rStyle w:val="FootnoteReference"/>
        </w:rPr>
        <w:footnoteRef/>
      </w:r>
      <w:r w:rsidRPr="004A3E27">
        <w:t xml:space="preserve"> cp. Psalm 36:30.</w:t>
      </w:r>
    </w:p>
  </w:footnote>
  <w:footnote w:id="147">
    <w:p w14:paraId="6484AC83" w14:textId="77777777" w:rsidR="00EB4284" w:rsidRPr="004A3E27" w:rsidRDefault="00EB4284" w:rsidP="00BD5BBE">
      <w:pPr>
        <w:pStyle w:val="footnote"/>
      </w:pPr>
      <w:r w:rsidRPr="004A3E27">
        <w:rPr>
          <w:rStyle w:val="FootnoteReference"/>
        </w:rPr>
        <w:footnoteRef/>
      </w:r>
      <w:r w:rsidRPr="004A3E27">
        <w:t xml:space="preserve"> cp. Psalm 109:7.</w:t>
      </w:r>
    </w:p>
  </w:footnote>
  <w:footnote w:id="148">
    <w:p w14:paraId="50DAFDF2" w14:textId="77777777" w:rsidR="00EB4284" w:rsidRPr="004A3E27" w:rsidRDefault="00EB4284"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49">
    <w:p w14:paraId="7C4D1D61" w14:textId="77777777" w:rsidR="00EB4284" w:rsidRPr="004A3E27" w:rsidRDefault="00EB4284" w:rsidP="00BD5BBE">
      <w:pPr>
        <w:pStyle w:val="footnote"/>
      </w:pPr>
      <w:r w:rsidRPr="004A3E27">
        <w:rPr>
          <w:rStyle w:val="FootnoteReference"/>
        </w:rPr>
        <w:footnoteRef/>
      </w:r>
      <w:r w:rsidRPr="004A3E27">
        <w:t xml:space="preserve"> ‘The Prophet asks to be free from passion’ (St. Athanasius).</w:t>
      </w:r>
    </w:p>
  </w:footnote>
  <w:footnote w:id="150">
    <w:p w14:paraId="356D04BB" w14:textId="77777777" w:rsidR="00EB4284" w:rsidRPr="004A3E27" w:rsidRDefault="00EB4284" w:rsidP="00BD5BBE">
      <w:pPr>
        <w:pStyle w:val="footnote"/>
      </w:pPr>
      <w:r w:rsidRPr="004A3E27">
        <w:rPr>
          <w:rStyle w:val="FootnoteReference"/>
        </w:rPr>
        <w:footnoteRef/>
      </w:r>
      <w:r w:rsidRPr="004A3E27">
        <w:t xml:space="preserve"> Prov. 24:19.</w:t>
      </w:r>
    </w:p>
  </w:footnote>
  <w:footnote w:id="151">
    <w:p w14:paraId="325B4264" w14:textId="77777777" w:rsidR="00EB4284" w:rsidRPr="004A3E27" w:rsidRDefault="00EB4284"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52">
    <w:p w14:paraId="720EC29A" w14:textId="77777777" w:rsidR="00EB4284" w:rsidRPr="004A3E27" w:rsidRDefault="00EB4284"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53">
    <w:p w14:paraId="3B4C8AB4" w14:textId="77777777" w:rsidR="00EB4284" w:rsidRPr="004A3E27" w:rsidRDefault="00EB4284"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54">
    <w:p w14:paraId="0271DF81" w14:textId="77777777" w:rsidR="00EB4284" w:rsidRPr="004A3E27" w:rsidRDefault="00EB4284"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55">
    <w:p w14:paraId="65980F9C" w14:textId="77777777" w:rsidR="00EB4284" w:rsidRPr="004A3E27" w:rsidRDefault="00EB4284"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56">
    <w:p w14:paraId="159BB2E9" w14:textId="77777777" w:rsidR="00EB4284" w:rsidRPr="004A3E27" w:rsidRDefault="00EB4284"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57">
    <w:p w14:paraId="112B59F5" w14:textId="77777777" w:rsidR="00EB4284" w:rsidRPr="004A3E27" w:rsidRDefault="00EB4284" w:rsidP="00BD5BBE">
      <w:pPr>
        <w:pStyle w:val="footnote"/>
      </w:pPr>
      <w:r w:rsidRPr="004A3E27">
        <w:rPr>
          <w:rStyle w:val="FootnoteReference"/>
        </w:rPr>
        <w:footnoteRef/>
      </w:r>
      <w:r w:rsidRPr="004A3E27">
        <w:t xml:space="preserve"> ‘Remove sin, and then whatever you see in man is of God’ (St. Augustine)</w:t>
      </w:r>
    </w:p>
  </w:footnote>
  <w:footnote w:id="158">
    <w:p w14:paraId="4726C027" w14:textId="77777777" w:rsidR="00EB4284" w:rsidRPr="004A3E27" w:rsidRDefault="00EB4284" w:rsidP="00BD5BBE">
      <w:pPr>
        <w:pStyle w:val="footnote"/>
      </w:pPr>
      <w:r w:rsidRPr="004A3E27">
        <w:rPr>
          <w:rStyle w:val="FootnoteReference"/>
        </w:rPr>
        <w:footnoteRef/>
      </w:r>
      <w:r w:rsidRPr="004A3E27">
        <w:t xml:space="preserve"> Compare Ps. 36:1, 37 with Proverbs 24: 19-20 (RSV) and Mt. 5:5-9.</w:t>
      </w:r>
    </w:p>
  </w:footnote>
  <w:footnote w:id="159">
    <w:p w14:paraId="34A68231" w14:textId="77777777" w:rsidR="00EB4284" w:rsidRPr="004A3E27" w:rsidRDefault="00EB4284" w:rsidP="00BD5BBE">
      <w:pPr>
        <w:pStyle w:val="footnote"/>
      </w:pPr>
      <w:r w:rsidRPr="004A3E27">
        <w:rPr>
          <w:rStyle w:val="FootnoteReference"/>
        </w:rPr>
        <w:footnoteRef/>
      </w:r>
      <w:r w:rsidRPr="004A3E27">
        <w:t xml:space="preserve"> cp. Heb. 12:5-13. Psalm 6:2 is identical with 37:2.</w:t>
      </w:r>
    </w:p>
  </w:footnote>
  <w:footnote w:id="160">
    <w:p w14:paraId="72DD6C76" w14:textId="77777777" w:rsidR="00EB4284" w:rsidRPr="004A3E27" w:rsidRDefault="00EB4284" w:rsidP="00BD5BBE">
      <w:pPr>
        <w:pStyle w:val="footnote"/>
      </w:pPr>
      <w:r w:rsidRPr="004A3E27">
        <w:rPr>
          <w:rStyle w:val="FootnoteReference"/>
        </w:rPr>
        <w:footnoteRef/>
      </w:r>
      <w:r w:rsidRPr="004A3E27">
        <w:t xml:space="preserve"> cp. Mt. 19:20. ‘One thing you lack’ (Mk. 10:21).</w:t>
      </w:r>
    </w:p>
  </w:footnote>
  <w:footnote w:id="161">
    <w:p w14:paraId="3396E2D4" w14:textId="77777777" w:rsidR="00EB4284" w:rsidRPr="004A3E27" w:rsidRDefault="00EB4284"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62">
    <w:p w14:paraId="3E88B183" w14:textId="77777777" w:rsidR="00EB4284" w:rsidRPr="004A3E27" w:rsidRDefault="00EB4284"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63">
    <w:p w14:paraId="1D0EC7E8" w14:textId="77777777" w:rsidR="00EB4284" w:rsidRPr="004A3E27" w:rsidRDefault="00EB4284" w:rsidP="00BD5BBE">
      <w:pPr>
        <w:pStyle w:val="footnote"/>
      </w:pPr>
      <w:r w:rsidRPr="004A3E27">
        <w:rPr>
          <w:rStyle w:val="FootnoteReference"/>
        </w:rPr>
        <w:footnoteRef/>
      </w:r>
      <w:r w:rsidRPr="004A3E27">
        <w:t xml:space="preserve"> cp. 1 Sam. 15:22. Love shown in obedience is the true sacrifice.</w:t>
      </w:r>
    </w:p>
  </w:footnote>
  <w:footnote w:id="164">
    <w:p w14:paraId="5B17D689" w14:textId="77777777" w:rsidR="00EB4284" w:rsidRPr="004A3E27" w:rsidRDefault="00EB4284"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65">
    <w:p w14:paraId="3C8E3C02" w14:textId="77777777" w:rsidR="00EB4284" w:rsidRPr="004A3E27" w:rsidRDefault="00EB4284" w:rsidP="00BD5BBE">
      <w:pPr>
        <w:pStyle w:val="footnote"/>
      </w:pPr>
      <w:r w:rsidRPr="004A3E27">
        <w:rPr>
          <w:rStyle w:val="FootnoteReference"/>
        </w:rPr>
        <w:footnoteRef/>
      </w:r>
      <w:r w:rsidRPr="004A3E27">
        <w:t xml:space="preserve"> The great universal Church (cp. St. Athanasius).</w:t>
      </w:r>
    </w:p>
  </w:footnote>
  <w:footnote w:id="166">
    <w:p w14:paraId="37A0E454" w14:textId="77777777" w:rsidR="00EB4284" w:rsidRPr="004A3E27" w:rsidRDefault="00EB4284" w:rsidP="00BD5BBE">
      <w:pPr>
        <w:pStyle w:val="footnote"/>
      </w:pPr>
      <w:r w:rsidRPr="004A3E27">
        <w:rPr>
          <w:rStyle w:val="FootnoteReference"/>
        </w:rPr>
        <w:footnoteRef/>
      </w:r>
      <w:r w:rsidRPr="004A3E27">
        <w:t xml:space="preserve"> John 13:30.</w:t>
      </w:r>
    </w:p>
  </w:footnote>
  <w:footnote w:id="167">
    <w:p w14:paraId="32644EEC" w14:textId="77777777" w:rsidR="00EB4284" w:rsidRPr="004A3E27" w:rsidRDefault="00EB4284"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68">
    <w:p w14:paraId="4D34767F" w14:textId="77777777" w:rsidR="00EB4284" w:rsidRPr="004A3E27" w:rsidRDefault="00EB4284"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69">
    <w:p w14:paraId="70B2B9E7" w14:textId="77777777" w:rsidR="00EB4284" w:rsidRPr="004A3E27" w:rsidRDefault="00EB4284" w:rsidP="00BD5BBE">
      <w:pPr>
        <w:pStyle w:val="footnote"/>
      </w:pPr>
      <w:r w:rsidRPr="004A3E27">
        <w:rPr>
          <w:rStyle w:val="FootnoteReference"/>
        </w:rPr>
        <w:footnoteRef/>
      </w:r>
      <w:r w:rsidRPr="004A3E27">
        <w:t xml:space="preserve"> With the Gospel of forgiveness (1 Sam. 24:17-20; Lk. 23:34).</w:t>
      </w:r>
    </w:p>
  </w:footnote>
  <w:footnote w:id="170">
    <w:p w14:paraId="1392D5F8" w14:textId="77777777" w:rsidR="00EB4284" w:rsidRPr="004A3E27" w:rsidRDefault="00EB4284"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71">
    <w:p w14:paraId="03275919" w14:textId="77777777" w:rsidR="00EB4284" w:rsidRPr="004A3E27" w:rsidRDefault="00EB4284"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72">
    <w:p w14:paraId="1791CAEF" w14:textId="77777777" w:rsidR="00EB4284" w:rsidRPr="004A3E27" w:rsidRDefault="00EB4284"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73">
    <w:p w14:paraId="4F22E4CE" w14:textId="77777777" w:rsidR="00EB4284" w:rsidRPr="004A3E27" w:rsidRDefault="00EB4284"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74">
    <w:p w14:paraId="08B0833D" w14:textId="77777777" w:rsidR="00EB4284" w:rsidRPr="004A3E27" w:rsidRDefault="00EB4284"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75">
    <w:p w14:paraId="76A76AD0" w14:textId="77777777" w:rsidR="00EB4284" w:rsidRPr="004A3E27" w:rsidRDefault="00EB4284"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76">
    <w:p w14:paraId="0FB99B7C" w14:textId="77777777" w:rsidR="00EB4284" w:rsidRPr="004A3E27" w:rsidRDefault="00EB4284" w:rsidP="00BD5BBE">
      <w:pPr>
        <w:pStyle w:val="footnote"/>
      </w:pPr>
      <w:r w:rsidRPr="004A3E27">
        <w:rPr>
          <w:rStyle w:val="FootnoteReference"/>
        </w:rPr>
        <w:footnoteRef/>
      </w:r>
      <w:r w:rsidRPr="004A3E27">
        <w:t xml:space="preserve"> cp. Rev. 19:11-16.</w:t>
      </w:r>
    </w:p>
  </w:footnote>
  <w:footnote w:id="177">
    <w:p w14:paraId="5E8EA981" w14:textId="77777777" w:rsidR="00EB4284" w:rsidRPr="004A3E27" w:rsidRDefault="00EB4284"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78">
    <w:p w14:paraId="2209A251" w14:textId="77777777" w:rsidR="00EB4284" w:rsidRPr="004A3E27" w:rsidRDefault="00EB4284"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79">
    <w:p w14:paraId="66A4B8D8" w14:textId="77777777" w:rsidR="00EB4284" w:rsidRPr="004A3E27" w:rsidRDefault="00EB4284"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80">
    <w:p w14:paraId="585411E1" w14:textId="77777777" w:rsidR="00EB4284" w:rsidRPr="004A3E27" w:rsidRDefault="00EB4284" w:rsidP="00BD5BBE">
      <w:pPr>
        <w:pStyle w:val="footnote"/>
      </w:pPr>
      <w:r w:rsidRPr="004A3E27">
        <w:rPr>
          <w:rStyle w:val="FootnoteReference"/>
        </w:rPr>
        <w:footnoteRef/>
      </w:r>
      <w:r w:rsidRPr="004A3E27">
        <w:t xml:space="preserve"> Rev. 22:1.</w:t>
      </w:r>
    </w:p>
  </w:footnote>
  <w:footnote w:id="181">
    <w:p w14:paraId="2C3ED5A8" w14:textId="77777777" w:rsidR="00EB4284" w:rsidRPr="004A3E27" w:rsidRDefault="00EB4284" w:rsidP="00BD5BBE">
      <w:pPr>
        <w:pStyle w:val="footnote"/>
      </w:pPr>
      <w:r w:rsidRPr="004A3E27">
        <w:rPr>
          <w:rStyle w:val="FootnoteReference"/>
        </w:rPr>
        <w:footnoteRef/>
      </w:r>
      <w:r w:rsidRPr="004A3E27">
        <w:t xml:space="preserve"> Security of citizens of the Holy City. Break of Dawn is Christ’s death. (cp. Is. 30:26).</w:t>
      </w:r>
    </w:p>
  </w:footnote>
  <w:footnote w:id="182">
    <w:p w14:paraId="01975D9C" w14:textId="77777777" w:rsidR="00EB4284" w:rsidRPr="004A3E27" w:rsidRDefault="00EB4284" w:rsidP="00BD5BBE">
      <w:pPr>
        <w:pStyle w:val="footnote"/>
      </w:pPr>
      <w:r w:rsidRPr="004A3E27">
        <w:rPr>
          <w:rStyle w:val="FootnoteReference"/>
        </w:rPr>
        <w:footnoteRef/>
      </w:r>
      <w:r w:rsidRPr="004A3E27">
        <w:t xml:space="preserve"> cp. 75:4; Is. 2:4; 11:9; 65:25; Hos. 2:18; Zac. 9:10.</w:t>
      </w:r>
    </w:p>
  </w:footnote>
  <w:footnote w:id="183">
    <w:p w14:paraId="26EED967" w14:textId="77777777" w:rsidR="00EB4284" w:rsidRPr="004A3E27" w:rsidRDefault="00EB4284"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84">
    <w:p w14:paraId="341712F2" w14:textId="77777777" w:rsidR="00EB4284" w:rsidRPr="004A3E27" w:rsidRDefault="00EB4284" w:rsidP="00BD5BBE">
      <w:pPr>
        <w:pStyle w:val="footnote"/>
      </w:pPr>
      <w:r w:rsidRPr="004A3E27">
        <w:rPr>
          <w:rStyle w:val="FootnoteReference"/>
        </w:rPr>
        <w:footnoteRef/>
      </w:r>
      <w:r w:rsidRPr="004A3E27">
        <w:t xml:space="preserve"> ‘The calling of the Gentiles is to be understood, as in 71:9’ (St. Athanasius).</w:t>
      </w:r>
    </w:p>
  </w:footnote>
  <w:footnote w:id="185">
    <w:p w14:paraId="743E9AAD" w14:textId="77777777" w:rsidR="00EB4284" w:rsidRPr="004A3E27" w:rsidRDefault="00EB4284" w:rsidP="00BD5BBE">
      <w:pPr>
        <w:pStyle w:val="footnote"/>
      </w:pPr>
      <w:r w:rsidRPr="004A3E27">
        <w:rPr>
          <w:rStyle w:val="FootnoteReference"/>
        </w:rPr>
        <w:footnoteRef/>
      </w:r>
      <w:r w:rsidRPr="004A3E27">
        <w:t xml:space="preserve"> Cp. Heb. 12:28,29; Deut. 4:24; 9:3; 10:17-21; Neh. 1:5; Zeph. 2:11.</w:t>
      </w:r>
    </w:p>
  </w:footnote>
  <w:footnote w:id="186">
    <w:p w14:paraId="20C0CF5B" w14:textId="77777777" w:rsidR="00EB4284" w:rsidRPr="004A3E27" w:rsidRDefault="00EB4284" w:rsidP="00BD5BBE">
      <w:pPr>
        <w:pStyle w:val="footnote"/>
      </w:pPr>
      <w:r w:rsidRPr="004A3E27">
        <w:rPr>
          <w:rStyle w:val="FootnoteReference"/>
        </w:rPr>
        <w:footnoteRef/>
      </w:r>
      <w:r w:rsidRPr="004A3E27">
        <w:t xml:space="preserve"> Cp. Ex. 15:17; Is. 58:14: I Pet. 1:4.</w:t>
      </w:r>
    </w:p>
  </w:footnote>
  <w:footnote w:id="187">
    <w:p w14:paraId="1FDF9287" w14:textId="77777777" w:rsidR="00EB4284" w:rsidRPr="004A3E27" w:rsidRDefault="00EB4284"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88">
    <w:p w14:paraId="5F050EEC" w14:textId="77777777" w:rsidR="00EB4284" w:rsidRPr="004A3E27" w:rsidRDefault="00EB4284" w:rsidP="00BD5BBE">
      <w:pPr>
        <w:pStyle w:val="footnote"/>
      </w:pPr>
      <w:r w:rsidRPr="004A3E27">
        <w:rPr>
          <w:rStyle w:val="FootnoteReference"/>
        </w:rPr>
        <w:footnoteRef/>
      </w:r>
      <w:r w:rsidRPr="004A3E27">
        <w:t xml:space="preserve"> ‘Jerusalem is the city of the great King’ (Mt. 5:35). cp. Lam. 2:15.</w:t>
      </w:r>
    </w:p>
  </w:footnote>
  <w:footnote w:id="189">
    <w:p w14:paraId="601A5151" w14:textId="77777777" w:rsidR="00EB4284" w:rsidRPr="004A3E27" w:rsidRDefault="00EB4284"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190">
    <w:p w14:paraId="6CAE8B9B" w14:textId="77777777" w:rsidR="00EB4284" w:rsidRPr="004A3E27" w:rsidRDefault="00EB4284"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191">
    <w:p w14:paraId="7F2EAAD2" w14:textId="77777777" w:rsidR="00EB4284" w:rsidRPr="004A3E27" w:rsidRDefault="00EB4284"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192">
    <w:p w14:paraId="3C5C41AF" w14:textId="77777777" w:rsidR="00EB4284" w:rsidRPr="004A3E27" w:rsidRDefault="00EB4284"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193">
    <w:p w14:paraId="3A50B91B" w14:textId="77777777" w:rsidR="00EB4284" w:rsidRPr="004A3E27" w:rsidRDefault="00EB4284"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194">
    <w:p w14:paraId="45DA152E" w14:textId="77777777" w:rsidR="00EB4284" w:rsidRPr="004A3E27" w:rsidRDefault="00EB4284"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195">
    <w:p w14:paraId="5A6B4D6B" w14:textId="77777777" w:rsidR="00EB4284" w:rsidRPr="004A3E27" w:rsidRDefault="00EB4284"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196">
    <w:p w14:paraId="6185D531" w14:textId="77777777" w:rsidR="00EB4284" w:rsidRPr="004A3E27" w:rsidRDefault="00EB4284" w:rsidP="00BD5BBE">
      <w:pPr>
        <w:pStyle w:val="footnote"/>
      </w:pPr>
      <w:r w:rsidRPr="004A3E27">
        <w:rPr>
          <w:rStyle w:val="FootnoteReference"/>
        </w:rPr>
        <w:footnoteRef/>
      </w:r>
      <w:r w:rsidRPr="004A3E27">
        <w:t xml:space="preserve"> Exodus 12:22; John 19:29; Hebrews 9:19.</w:t>
      </w:r>
    </w:p>
  </w:footnote>
  <w:footnote w:id="197">
    <w:p w14:paraId="6650920A" w14:textId="77777777" w:rsidR="00EB4284" w:rsidRPr="004A3E27" w:rsidRDefault="00EB4284"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w:t>
      </w:r>
      <w:proofErr w:type="gramStart"/>
      <w:r w:rsidRPr="004A3E27">
        <w:t>obedience</w:t>
      </w:r>
      <w:proofErr w:type="gramEnd"/>
      <w:r w:rsidRPr="004A3E27">
        <w:t xml:space="preserve"> He is exalted to the saving protection of God’s name. The Son of Man was to have the name and power of the Son of God restored to Him by the power of judgment’ (St. Hilary). Cp. Rom. 1:2-4.</w:t>
      </w:r>
    </w:p>
  </w:footnote>
  <w:footnote w:id="198">
    <w:p w14:paraId="3BFF7049" w14:textId="77777777" w:rsidR="00EB4284" w:rsidRPr="004A3E27" w:rsidRDefault="00EB4284"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199">
    <w:p w14:paraId="51837483" w14:textId="77777777" w:rsidR="00EB4284" w:rsidRPr="004A3E27" w:rsidRDefault="00EB4284" w:rsidP="00BD5BBE">
      <w:pPr>
        <w:pStyle w:val="footnote"/>
      </w:pPr>
      <w:r w:rsidRPr="004A3E27">
        <w:rPr>
          <w:rStyle w:val="FootnoteReference"/>
        </w:rPr>
        <w:footnoteRef/>
      </w:r>
      <w:r w:rsidRPr="004A3E27">
        <w:t xml:space="preserve"> We rejoice in praising God because God is our joy and to praise Him is itself a joy.</w:t>
      </w:r>
    </w:p>
  </w:footnote>
  <w:footnote w:id="200">
    <w:p w14:paraId="3B19B72F" w14:textId="77777777" w:rsidR="00EB4284" w:rsidRPr="004A3E27" w:rsidRDefault="00EB4284" w:rsidP="00BD5BBE">
      <w:pPr>
        <w:pStyle w:val="footnote"/>
      </w:pPr>
      <w:r w:rsidRPr="004A3E27">
        <w:rPr>
          <w:rStyle w:val="FootnoteReference"/>
        </w:rPr>
        <w:footnoteRef/>
      </w:r>
      <w:r w:rsidRPr="004A3E27">
        <w:t xml:space="preserve"> Lk. 10:18; 2 Thess. 1:6.</w:t>
      </w:r>
    </w:p>
  </w:footnote>
  <w:footnote w:id="201">
    <w:p w14:paraId="649547A2" w14:textId="77777777" w:rsidR="00EB4284" w:rsidRPr="004A3E27" w:rsidRDefault="00EB4284"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02">
    <w:p w14:paraId="4DEA0F95" w14:textId="77777777" w:rsidR="00EB4284" w:rsidRPr="004A3E27" w:rsidRDefault="00EB4284" w:rsidP="00BD5BBE">
      <w:pPr>
        <w:pStyle w:val="footnote"/>
      </w:pPr>
      <w:r w:rsidRPr="004A3E27">
        <w:rPr>
          <w:rStyle w:val="FootnoteReference"/>
        </w:rPr>
        <w:footnoteRef/>
      </w:r>
      <w:r w:rsidRPr="004A3E27">
        <w:t xml:space="preserve"> cp. 1 Peter 5:7.</w:t>
      </w:r>
    </w:p>
  </w:footnote>
  <w:footnote w:id="203">
    <w:p w14:paraId="27649907" w14:textId="77777777" w:rsidR="00EB4284" w:rsidRPr="004A3E27" w:rsidRDefault="00EB4284" w:rsidP="00BD5BBE">
      <w:pPr>
        <w:pStyle w:val="footnote"/>
      </w:pPr>
      <w:r w:rsidRPr="004A3E27">
        <w:rPr>
          <w:rStyle w:val="FootnoteReference"/>
        </w:rPr>
        <w:footnoteRef/>
      </w:r>
      <w:r w:rsidRPr="004A3E27">
        <w:t xml:space="preserve"> cp. Ephes 6:12; 1 Tim 4:1; Rev. 16:14.</w:t>
      </w:r>
    </w:p>
  </w:footnote>
  <w:footnote w:id="204">
    <w:p w14:paraId="594F6979" w14:textId="77777777" w:rsidR="00EB4284" w:rsidRPr="004A3E27" w:rsidRDefault="00EB4284"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05">
    <w:p w14:paraId="568E2F2E" w14:textId="77777777" w:rsidR="00EB4284" w:rsidRPr="004A3E27" w:rsidRDefault="00EB4284"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06">
    <w:p w14:paraId="27B4EAF4" w14:textId="77777777" w:rsidR="00EB4284" w:rsidRPr="004A3E27" w:rsidRDefault="00EB4284"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07">
    <w:p w14:paraId="62A6540D" w14:textId="77777777" w:rsidR="00EB4284" w:rsidRPr="004A3E27" w:rsidRDefault="00EB4284" w:rsidP="00BD5BBE">
      <w:pPr>
        <w:pStyle w:val="footnote"/>
      </w:pPr>
      <w:r w:rsidRPr="004A3E27">
        <w:rPr>
          <w:rStyle w:val="FootnoteReference"/>
        </w:rPr>
        <w:footnoteRef/>
      </w:r>
      <w:r w:rsidRPr="004A3E27">
        <w:t xml:space="preserve"> Verses 8-12 are repeated almost verbatim in Ps. 107:2-6.</w:t>
      </w:r>
    </w:p>
  </w:footnote>
  <w:footnote w:id="208">
    <w:p w14:paraId="21F36685" w14:textId="77777777" w:rsidR="00EB4284" w:rsidRPr="004A3E27" w:rsidRDefault="00EB4284" w:rsidP="00BD5BBE">
      <w:pPr>
        <w:pStyle w:val="footnote"/>
      </w:pPr>
      <w:r w:rsidRPr="004A3E27">
        <w:rPr>
          <w:rStyle w:val="FootnoteReference"/>
        </w:rPr>
        <w:footnoteRef/>
      </w:r>
      <w:r w:rsidRPr="004A3E27">
        <w:t xml:space="preserve"> Mercy: love (Luke 10:37).</w:t>
      </w:r>
    </w:p>
  </w:footnote>
  <w:footnote w:id="209">
    <w:p w14:paraId="11B0B018" w14:textId="77777777" w:rsidR="00EB4284" w:rsidRPr="004A3E27" w:rsidRDefault="00EB4284" w:rsidP="00BD5BBE">
      <w:pPr>
        <w:pStyle w:val="footnote"/>
      </w:pPr>
      <w:r w:rsidRPr="004A3E27">
        <w:rPr>
          <w:rStyle w:val="FootnoteReference"/>
        </w:rPr>
        <w:footnoteRef/>
      </w:r>
      <w:r w:rsidRPr="004A3E27">
        <w:t xml:space="preserve"> cp. Lk. 21:20-24. Warning signals were lit on mountain tops in times of danger.</w:t>
      </w:r>
    </w:p>
  </w:footnote>
  <w:footnote w:id="210">
    <w:p w14:paraId="42604FE7" w14:textId="77777777" w:rsidR="00EB4284" w:rsidRPr="004A3E27" w:rsidRDefault="00EB4284" w:rsidP="00BD5BBE">
      <w:pPr>
        <w:pStyle w:val="footnote"/>
      </w:pPr>
      <w:r w:rsidRPr="004A3E27">
        <w:rPr>
          <w:rStyle w:val="FootnoteReference"/>
        </w:rPr>
        <w:footnoteRef/>
      </w:r>
      <w:r w:rsidRPr="004A3E27">
        <w:t xml:space="preserve"> Washbowl: i.e. reduced to the most menial servitude.</w:t>
      </w:r>
    </w:p>
  </w:footnote>
  <w:footnote w:id="211">
    <w:p w14:paraId="03E619D4" w14:textId="77777777" w:rsidR="00EB4284" w:rsidRPr="004A3E27" w:rsidRDefault="00EB4284"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12">
    <w:p w14:paraId="2D798361" w14:textId="77777777" w:rsidR="00EB4284" w:rsidRPr="004A3E27" w:rsidRDefault="00EB4284"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13">
    <w:p w14:paraId="29B1DDE8" w14:textId="77777777" w:rsidR="00EB4284" w:rsidRPr="004A3E27" w:rsidRDefault="00EB4284" w:rsidP="00BD5BBE">
      <w:pPr>
        <w:pStyle w:val="footnote"/>
      </w:pPr>
      <w:r w:rsidRPr="004A3E27">
        <w:rPr>
          <w:rStyle w:val="FootnoteReference"/>
        </w:rPr>
        <w:footnoteRef/>
      </w:r>
      <w:r w:rsidRPr="004A3E27">
        <w:t xml:space="preserve"> Cp. Lev. 19:35-37; Deut. 25:13-16; Ezek.45:10; Mic. 6:10,11; Prov. 11:1.</w:t>
      </w:r>
    </w:p>
  </w:footnote>
  <w:footnote w:id="214">
    <w:p w14:paraId="279AD391" w14:textId="77777777" w:rsidR="00EB4284" w:rsidRPr="004A3E27" w:rsidRDefault="00EB4284" w:rsidP="00BD5BBE">
      <w:pPr>
        <w:pStyle w:val="footnote"/>
      </w:pPr>
      <w:r w:rsidRPr="004A3E27">
        <w:rPr>
          <w:rStyle w:val="FootnoteReference"/>
        </w:rPr>
        <w:footnoteRef/>
      </w:r>
      <w:r w:rsidRPr="004A3E27">
        <w:t xml:space="preserve"> Cp. ‘brood of vipers’ (Matt. 12:34; 23:33).</w:t>
      </w:r>
    </w:p>
  </w:footnote>
  <w:footnote w:id="215">
    <w:p w14:paraId="79B323AF" w14:textId="77777777" w:rsidR="00EB4284" w:rsidRPr="004A3E27" w:rsidRDefault="00EB4284" w:rsidP="00BD5BBE">
      <w:pPr>
        <w:pStyle w:val="footnote"/>
      </w:pPr>
      <w:r w:rsidRPr="004A3E27">
        <w:rPr>
          <w:rStyle w:val="FootnoteReference"/>
        </w:rPr>
        <w:footnoteRef/>
      </w:r>
      <w:r w:rsidRPr="004A3E27">
        <w:t xml:space="preserve"> Job. 33:14.</w:t>
      </w:r>
    </w:p>
  </w:footnote>
  <w:footnote w:id="216">
    <w:p w14:paraId="686CF1C0" w14:textId="77777777" w:rsidR="00EB4284" w:rsidRPr="004A3E27" w:rsidRDefault="00EB4284" w:rsidP="00BD5BBE">
      <w:pPr>
        <w:pStyle w:val="footnote"/>
      </w:pPr>
      <w:r w:rsidRPr="004A3E27">
        <w:rPr>
          <w:rStyle w:val="FootnoteReference"/>
        </w:rPr>
        <w:footnoteRef/>
      </w:r>
      <w:r w:rsidRPr="004A3E27">
        <w:t xml:space="preserve"> ‘What is this glue? It is love.’ says St. Augustine.</w:t>
      </w:r>
    </w:p>
  </w:footnote>
  <w:footnote w:id="217">
    <w:p w14:paraId="36833249" w14:textId="77777777" w:rsidR="00EB4284" w:rsidRPr="004A3E27" w:rsidRDefault="00EB4284"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18">
    <w:p w14:paraId="622CE4B2" w14:textId="77777777" w:rsidR="00EB4284" w:rsidRPr="004A3E27" w:rsidRDefault="00EB4284" w:rsidP="00BD5BBE">
      <w:pPr>
        <w:pStyle w:val="footnote"/>
      </w:pPr>
      <w:r w:rsidRPr="004A3E27">
        <w:rPr>
          <w:rStyle w:val="FootnoteReference"/>
        </w:rPr>
        <w:footnoteRef/>
      </w:r>
      <w:r w:rsidRPr="004A3E27">
        <w:t xml:space="preserve"> So the Slavonic (Greek often omits ‘stillest’).</w:t>
      </w:r>
    </w:p>
  </w:footnote>
  <w:footnote w:id="219">
    <w:p w14:paraId="6F4E7A1F" w14:textId="77777777" w:rsidR="00EB4284" w:rsidRPr="004A3E27" w:rsidRDefault="00EB4284"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20">
    <w:p w14:paraId="30AFE1F6" w14:textId="77777777" w:rsidR="00EB4284" w:rsidRPr="004A3E27" w:rsidRDefault="00EB4284"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21">
    <w:p w14:paraId="667C6704" w14:textId="77777777" w:rsidR="00EB4284" w:rsidRPr="004A3E27" w:rsidRDefault="00EB4284"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22">
    <w:p w14:paraId="4D88FDB0" w14:textId="77777777" w:rsidR="00EB4284" w:rsidRPr="004A3E27" w:rsidRDefault="00EB4284" w:rsidP="00BD5BBE">
      <w:pPr>
        <w:pStyle w:val="footnote"/>
      </w:pPr>
      <w:r w:rsidRPr="004A3E27">
        <w:rPr>
          <w:rStyle w:val="FootnoteReference"/>
        </w:rPr>
        <w:footnoteRef/>
      </w:r>
      <w:r w:rsidRPr="004A3E27">
        <w:t xml:space="preserve"> See footnote 62. &lt;2 previously&gt;</w:t>
      </w:r>
    </w:p>
  </w:footnote>
  <w:footnote w:id="223">
    <w:p w14:paraId="1B791EBC" w14:textId="77777777" w:rsidR="00EB4284" w:rsidRPr="004A3E27" w:rsidRDefault="00EB4284"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24">
    <w:p w14:paraId="109CC4F4" w14:textId="77777777" w:rsidR="00EB4284" w:rsidRPr="004A3E27" w:rsidRDefault="00EB4284" w:rsidP="00BD5BBE">
      <w:pPr>
        <w:pStyle w:val="footnote"/>
      </w:pPr>
      <w:r w:rsidRPr="004A3E27">
        <w:rPr>
          <w:rStyle w:val="FootnoteReference"/>
        </w:rPr>
        <w:footnoteRef/>
      </w:r>
      <w:r w:rsidRPr="004A3E27">
        <w:t xml:space="preserve"> ‘What God has planned for His lovers’ (1 Cor. 2:9).</w:t>
      </w:r>
    </w:p>
  </w:footnote>
  <w:footnote w:id="225">
    <w:p w14:paraId="693C7006" w14:textId="4BAA4AB8" w:rsidR="00EB4284" w:rsidRPr="004A3E27" w:rsidRDefault="00EB4284"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26">
    <w:p w14:paraId="4EA27689" w14:textId="77777777" w:rsidR="00EB4284" w:rsidRPr="004A3E27" w:rsidRDefault="00EB4284"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27">
    <w:p w14:paraId="49AA563D" w14:textId="77777777" w:rsidR="00EB4284" w:rsidRPr="004A3E27" w:rsidRDefault="00EB4284"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28">
    <w:p w14:paraId="26BB2E4A" w14:textId="77777777" w:rsidR="00EB4284" w:rsidRPr="004A3E27" w:rsidRDefault="00EB4284"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29">
    <w:p w14:paraId="75EB9556" w14:textId="77777777" w:rsidR="00EB4284" w:rsidRPr="004A3E27" w:rsidRDefault="00EB4284"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30">
    <w:p w14:paraId="69CCF6E1" w14:textId="77777777" w:rsidR="00EB4284" w:rsidRPr="004A3E27" w:rsidRDefault="00EB4284" w:rsidP="00BD5BBE">
      <w:pPr>
        <w:pStyle w:val="footnote"/>
      </w:pPr>
      <w:r w:rsidRPr="004A3E27">
        <w:rPr>
          <w:rStyle w:val="FootnoteReference"/>
        </w:rPr>
        <w:footnoteRef/>
      </w:r>
      <w:r w:rsidRPr="004A3E27">
        <w:t xml:space="preserve"> Numbers 10:35. Cp. Exodus 14.</w:t>
      </w:r>
    </w:p>
  </w:footnote>
  <w:footnote w:id="231">
    <w:p w14:paraId="772812A4" w14:textId="77777777" w:rsidR="00EB4284" w:rsidRPr="004A3E27" w:rsidRDefault="00EB4284"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32">
    <w:p w14:paraId="576015E9" w14:textId="77777777" w:rsidR="00EB4284" w:rsidRPr="004A3E27" w:rsidRDefault="00EB4284" w:rsidP="00BD5BBE">
      <w:pPr>
        <w:pStyle w:val="footnote"/>
      </w:pPr>
      <w:r w:rsidRPr="004A3E27">
        <w:rPr>
          <w:rStyle w:val="FootnoteReference"/>
        </w:rPr>
        <w:footnoteRef/>
      </w:r>
      <w:r w:rsidRPr="004A3E27">
        <w:t xml:space="preserve"> Luke 4:32.</w:t>
      </w:r>
    </w:p>
  </w:footnote>
  <w:footnote w:id="233">
    <w:p w14:paraId="1C35810F" w14:textId="77777777" w:rsidR="00EB4284" w:rsidRPr="004A3E27" w:rsidRDefault="00EB4284"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34">
    <w:p w14:paraId="4BA4E820" w14:textId="77777777" w:rsidR="00EB4284" w:rsidRPr="004A3E27" w:rsidRDefault="00EB4284" w:rsidP="00BD5BBE">
      <w:pPr>
        <w:pStyle w:val="footnote"/>
      </w:pPr>
      <w:r w:rsidRPr="004A3E27">
        <w:rPr>
          <w:rStyle w:val="FootnoteReference"/>
        </w:rPr>
        <w:footnoteRef/>
      </w:r>
      <w:r w:rsidRPr="004A3E27">
        <w:t xml:space="preserve"> Cp. Ephes. 4:8.</w:t>
      </w:r>
    </w:p>
  </w:footnote>
  <w:footnote w:id="235">
    <w:p w14:paraId="1069FF00" w14:textId="77777777" w:rsidR="00EB4284" w:rsidRPr="004A3E27" w:rsidRDefault="00EB4284"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36">
    <w:p w14:paraId="4D6861A4" w14:textId="77777777" w:rsidR="00EB4284" w:rsidRPr="004A3E27" w:rsidRDefault="00EB4284"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37">
    <w:p w14:paraId="3876A4B9" w14:textId="77777777" w:rsidR="00EB4284" w:rsidRPr="004A3E27" w:rsidRDefault="00EB4284"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38">
    <w:p w14:paraId="3A9A265F" w14:textId="622FDAFA" w:rsidR="00EB4284" w:rsidRPr="004A3E27" w:rsidRDefault="00EB4284"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39">
    <w:p w14:paraId="46BEEA32" w14:textId="77777777" w:rsidR="00EB4284" w:rsidRPr="004A3E27" w:rsidRDefault="00EB4284" w:rsidP="00BD5BBE">
      <w:pPr>
        <w:pStyle w:val="footnote"/>
      </w:pPr>
      <w:r w:rsidRPr="004A3E27">
        <w:rPr>
          <w:rStyle w:val="FootnoteReference"/>
        </w:rPr>
        <w:footnoteRef/>
      </w:r>
      <w:r w:rsidRPr="004A3E27">
        <w:t xml:space="preserve"> Mk. 15:29; Jn. 2:17; Rom. 15:3.</w:t>
      </w:r>
    </w:p>
  </w:footnote>
  <w:footnote w:id="240">
    <w:p w14:paraId="252B5848" w14:textId="77777777" w:rsidR="00EB4284" w:rsidRPr="004A3E27" w:rsidRDefault="00EB4284" w:rsidP="00BD5BBE">
      <w:pPr>
        <w:pStyle w:val="footnote"/>
      </w:pPr>
      <w:r w:rsidRPr="004A3E27">
        <w:rPr>
          <w:rStyle w:val="FootnoteReference"/>
        </w:rPr>
        <w:footnoteRef/>
      </w:r>
      <w:r w:rsidRPr="004A3E27">
        <w:t xml:space="preserve"> The elders and chief priests.</w:t>
      </w:r>
    </w:p>
  </w:footnote>
  <w:footnote w:id="241">
    <w:p w14:paraId="0AE68D03" w14:textId="77777777" w:rsidR="00EB4284" w:rsidRPr="004A3E27" w:rsidRDefault="00EB4284"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42">
    <w:p w14:paraId="49BC712C" w14:textId="77777777" w:rsidR="00EB4284" w:rsidRPr="004A3E27" w:rsidRDefault="00EB4284" w:rsidP="00BD5BBE">
      <w:pPr>
        <w:pStyle w:val="footnote"/>
      </w:pPr>
      <w:r w:rsidRPr="004A3E27">
        <w:rPr>
          <w:rStyle w:val="FootnoteReference"/>
        </w:rPr>
        <w:footnoteRef/>
      </w:r>
      <w:r w:rsidRPr="004A3E27">
        <w:t xml:space="preserve"> Mt. 16:21; Mk. 8:31.</w:t>
      </w:r>
    </w:p>
  </w:footnote>
  <w:footnote w:id="243">
    <w:p w14:paraId="5D4E90F4" w14:textId="77777777" w:rsidR="00EB4284" w:rsidRPr="004A3E27" w:rsidRDefault="00EB4284" w:rsidP="00BD5BBE">
      <w:pPr>
        <w:pStyle w:val="footnote"/>
      </w:pPr>
      <w:r w:rsidRPr="004A3E27">
        <w:rPr>
          <w:rStyle w:val="FootnoteReference"/>
        </w:rPr>
        <w:footnoteRef/>
      </w:r>
      <w:r w:rsidRPr="004A3E27">
        <w:t xml:space="preserve"> Mt. 27:34.</w:t>
      </w:r>
    </w:p>
  </w:footnote>
  <w:footnote w:id="244">
    <w:p w14:paraId="2A1BD707" w14:textId="77777777" w:rsidR="00EB4284" w:rsidRPr="004A3E27" w:rsidRDefault="00EB4284" w:rsidP="00BD5BBE">
      <w:pPr>
        <w:pStyle w:val="footnote"/>
      </w:pPr>
      <w:r w:rsidRPr="004A3E27">
        <w:rPr>
          <w:rStyle w:val="FootnoteReference"/>
        </w:rPr>
        <w:footnoteRef/>
      </w:r>
      <w:r w:rsidRPr="004A3E27">
        <w:t xml:space="preserve"> Cp. Rom. 11:9,10.</w:t>
      </w:r>
    </w:p>
  </w:footnote>
  <w:footnote w:id="245">
    <w:p w14:paraId="09150116" w14:textId="77777777" w:rsidR="00EB4284" w:rsidRPr="004A3E27" w:rsidRDefault="00EB4284"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46">
    <w:p w14:paraId="05D75ECB" w14:textId="77777777" w:rsidR="00EB4284" w:rsidRPr="004A3E27" w:rsidRDefault="00EB4284" w:rsidP="00BD5BBE">
      <w:pPr>
        <w:pStyle w:val="footnote"/>
      </w:pPr>
      <w:r w:rsidRPr="004A3E27">
        <w:rPr>
          <w:rStyle w:val="FootnoteReference"/>
        </w:rPr>
        <w:footnoteRef/>
      </w:r>
      <w:r w:rsidRPr="004A3E27">
        <w:t xml:space="preserve"> Ps. 69:3-7 differs only slightly from Ps. 39:15-18.</w:t>
      </w:r>
    </w:p>
  </w:footnote>
  <w:footnote w:id="247">
    <w:p w14:paraId="325C5542" w14:textId="77777777" w:rsidR="00EB4284" w:rsidRPr="004A3E27" w:rsidRDefault="00EB4284" w:rsidP="00BD5BBE">
      <w:pPr>
        <w:pStyle w:val="footnote"/>
      </w:pPr>
      <w:r w:rsidRPr="004A3E27">
        <w:rPr>
          <w:rStyle w:val="FootnoteReference"/>
        </w:rPr>
        <w:footnoteRef/>
      </w:r>
      <w:r w:rsidRPr="004A3E27">
        <w:t xml:space="preserve"> The first three lines of Psalms 70 and 30 are identical. See footnote there.</w:t>
      </w:r>
    </w:p>
  </w:footnote>
  <w:footnote w:id="248">
    <w:p w14:paraId="1B3F91B5" w14:textId="77777777" w:rsidR="00EB4284" w:rsidRPr="004A3E27" w:rsidRDefault="00EB428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49">
    <w:p w14:paraId="70C5803A" w14:textId="77777777" w:rsidR="00EB4284" w:rsidRPr="004A3E27" w:rsidRDefault="00EB4284" w:rsidP="00BD5BBE">
      <w:pPr>
        <w:pStyle w:val="footnote"/>
      </w:pPr>
      <w:r w:rsidRPr="004A3E27">
        <w:rPr>
          <w:rStyle w:val="FootnoteReference"/>
        </w:rPr>
        <w:footnoteRef/>
      </w:r>
      <w:r w:rsidRPr="004A3E27">
        <w:t xml:space="preserve"> Ephes. 3:10; 4:8.</w:t>
      </w:r>
    </w:p>
  </w:footnote>
  <w:footnote w:id="250">
    <w:p w14:paraId="63D5291B" w14:textId="77777777" w:rsidR="00EB4284" w:rsidRPr="004A3E27" w:rsidRDefault="00EB4284"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51">
    <w:p w14:paraId="0396CA5A" w14:textId="77777777" w:rsidR="00EB4284" w:rsidRPr="004A3E27" w:rsidRDefault="00EB4284"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52">
    <w:p w14:paraId="4ADD947E" w14:textId="77777777" w:rsidR="00EB4284" w:rsidRPr="004A3E27" w:rsidRDefault="00EB4284"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53">
    <w:p w14:paraId="31968FA6" w14:textId="77777777" w:rsidR="00EB4284" w:rsidRPr="004A3E27" w:rsidRDefault="00EB4284" w:rsidP="00BD5BBE">
      <w:pPr>
        <w:pStyle w:val="footnote"/>
      </w:pPr>
      <w:r w:rsidRPr="004A3E27">
        <w:rPr>
          <w:rStyle w:val="FootnoteReference"/>
        </w:rPr>
        <w:footnoteRef/>
      </w:r>
      <w:r w:rsidRPr="004A3E27">
        <w:t xml:space="preserve"> Rivers: Tigris and Euphrates.</w:t>
      </w:r>
    </w:p>
  </w:footnote>
  <w:footnote w:id="254">
    <w:p w14:paraId="7811A007" w14:textId="77777777" w:rsidR="00EB4284" w:rsidRPr="004A3E27" w:rsidRDefault="00EB4284" w:rsidP="00BD5BBE">
      <w:pPr>
        <w:pStyle w:val="footnote"/>
      </w:pPr>
      <w:r w:rsidRPr="004A3E27">
        <w:rPr>
          <w:rStyle w:val="FootnoteReference"/>
        </w:rPr>
        <w:footnoteRef/>
      </w:r>
      <w:r w:rsidRPr="004A3E27">
        <w:t xml:space="preserve"> Cp. Ps. 47:8.</w:t>
      </w:r>
    </w:p>
  </w:footnote>
  <w:footnote w:id="255">
    <w:p w14:paraId="57352CBF" w14:textId="77777777" w:rsidR="00EB4284" w:rsidRPr="004A3E27" w:rsidRDefault="00EB4284" w:rsidP="00BD5BBE">
      <w:pPr>
        <w:pStyle w:val="footnote"/>
      </w:pPr>
      <w:r w:rsidRPr="004A3E27">
        <w:rPr>
          <w:rStyle w:val="FootnoteReference"/>
        </w:rPr>
        <w:footnoteRef/>
      </w:r>
      <w:r w:rsidRPr="004A3E27">
        <w:t xml:space="preserve"> Cp. Rev. 1:18; Heb. 7:25; Num. 14:28.</w:t>
      </w:r>
    </w:p>
  </w:footnote>
  <w:footnote w:id="256">
    <w:p w14:paraId="2E026D23" w14:textId="77777777" w:rsidR="00EB4284" w:rsidRPr="004A3E27" w:rsidRDefault="00EB4284"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57">
    <w:p w14:paraId="2E2191B6" w14:textId="77777777" w:rsidR="00EB4284" w:rsidRPr="004A3E27" w:rsidRDefault="00EB4284"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58">
    <w:p w14:paraId="58DFBD38" w14:textId="77777777" w:rsidR="00EB4284" w:rsidRPr="004A3E27" w:rsidRDefault="00EB4284"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B4284" w:rsidRPr="004A3E27" w:rsidRDefault="00EB4284" w:rsidP="00BD5BBE">
      <w:pPr>
        <w:pStyle w:val="footnote"/>
      </w:pPr>
      <w:r w:rsidRPr="004A3E27">
        <w:tab/>
        <w:t>For them there are no pains;</w:t>
      </w:r>
    </w:p>
    <w:p w14:paraId="15E57D33" w14:textId="77777777" w:rsidR="00EB4284" w:rsidRPr="004A3E27" w:rsidRDefault="00EB4284" w:rsidP="00BD5BBE">
      <w:pPr>
        <w:pStyle w:val="footnote"/>
      </w:pPr>
      <w:r w:rsidRPr="004A3E27">
        <w:tab/>
        <w:t>fit and strong are their bodies.</w:t>
      </w:r>
    </w:p>
  </w:footnote>
  <w:footnote w:id="259">
    <w:p w14:paraId="2000D9CE" w14:textId="77777777" w:rsidR="00EB4284" w:rsidRPr="004A3E27" w:rsidRDefault="00EB4284" w:rsidP="00BD5BBE">
      <w:pPr>
        <w:pStyle w:val="footnote"/>
      </w:pPr>
      <w:r w:rsidRPr="004A3E27">
        <w:rPr>
          <w:rStyle w:val="FootnoteReference"/>
        </w:rPr>
        <w:footnoteRef/>
      </w:r>
      <w:r w:rsidRPr="004A3E27">
        <w:t xml:space="preserve"> The apparent success and prosperity of the godless is transitory and short-lived.</w:t>
      </w:r>
    </w:p>
  </w:footnote>
  <w:footnote w:id="260">
    <w:p w14:paraId="5BB08A3A" w14:textId="77777777" w:rsidR="00EB4284" w:rsidRPr="004A3E27" w:rsidRDefault="00EB4284"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61">
    <w:p w14:paraId="1EB3BD79" w14:textId="77777777" w:rsidR="00EB4284" w:rsidRPr="004A3E27" w:rsidRDefault="00EB4284"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62">
    <w:p w14:paraId="70787BBC" w14:textId="77777777" w:rsidR="00EB4284" w:rsidRPr="004A3E27" w:rsidRDefault="00EB4284" w:rsidP="00BD5BBE">
      <w:pPr>
        <w:pStyle w:val="footnote"/>
      </w:pPr>
      <w:r w:rsidRPr="004A3E27">
        <w:rPr>
          <w:rStyle w:val="FootnoteReference"/>
        </w:rPr>
        <w:footnoteRef/>
      </w:r>
      <w:r w:rsidRPr="004A3E27">
        <w:t xml:space="preserve"> Hebrew: ‘The nearness of God is my good.’ Cp. Wisdom 3:9; Ecclesiasticus 2:3.</w:t>
      </w:r>
    </w:p>
  </w:footnote>
  <w:footnote w:id="263">
    <w:p w14:paraId="592FBEA7" w14:textId="77777777" w:rsidR="00EB4284" w:rsidRPr="004A3E27" w:rsidRDefault="00EB4284"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64">
    <w:p w14:paraId="17B1E11D" w14:textId="77777777" w:rsidR="00EB4284" w:rsidRPr="004A3E27" w:rsidRDefault="00EB4284"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65">
    <w:p w14:paraId="1E15E436" w14:textId="77777777" w:rsidR="00EB4284" w:rsidRPr="004A3E27" w:rsidRDefault="00EB4284"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66">
    <w:p w14:paraId="48E0BAD1" w14:textId="77777777" w:rsidR="00EB4284" w:rsidRPr="004A3E27" w:rsidRDefault="00EB4284" w:rsidP="00BD5BBE">
      <w:pPr>
        <w:pStyle w:val="footnote"/>
      </w:pPr>
      <w:r w:rsidRPr="004A3E27">
        <w:rPr>
          <w:rStyle w:val="FootnoteReference"/>
        </w:rPr>
        <w:footnoteRef/>
      </w:r>
      <w:r w:rsidRPr="004A3E27">
        <w:t xml:space="preserve"> Signs and miracles of God’s presence, protection and deliverance.</w:t>
      </w:r>
    </w:p>
  </w:footnote>
  <w:footnote w:id="267">
    <w:p w14:paraId="706BBD8A" w14:textId="77777777" w:rsidR="00EB4284" w:rsidRPr="004A3E27" w:rsidRDefault="00EB4284"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68">
    <w:p w14:paraId="70533A43" w14:textId="77777777" w:rsidR="00EB4284" w:rsidRPr="004A3E27" w:rsidRDefault="00EB4284"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69">
    <w:p w14:paraId="43EF022B" w14:textId="77777777" w:rsidR="00EB4284" w:rsidRPr="004A3E27" w:rsidRDefault="00EB4284"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70">
    <w:p w14:paraId="4332FFC4" w14:textId="77777777" w:rsidR="00EB4284" w:rsidRPr="004A3E27" w:rsidRDefault="00EB4284" w:rsidP="00BD5BBE">
      <w:pPr>
        <w:pStyle w:val="footnote"/>
      </w:pPr>
      <w:r w:rsidRPr="004A3E27">
        <w:rPr>
          <w:rStyle w:val="FootnoteReference"/>
        </w:rPr>
        <w:footnoteRef/>
      </w:r>
      <w:r w:rsidRPr="004A3E27">
        <w:t xml:space="preserve"> Cp. Ps. 45:10; Is. 2:4; 11:9; 65:25; Hos. 2:18; Zac. 9:10.</w:t>
      </w:r>
    </w:p>
  </w:footnote>
  <w:footnote w:id="271">
    <w:p w14:paraId="168ADB5F" w14:textId="77777777" w:rsidR="00EB4284" w:rsidRPr="004A3E27" w:rsidRDefault="00EB4284" w:rsidP="00BD5BBE">
      <w:pPr>
        <w:pStyle w:val="footnote"/>
      </w:pPr>
      <w:r w:rsidRPr="004A3E27">
        <w:rPr>
          <w:rStyle w:val="FootnoteReference"/>
        </w:rPr>
        <w:footnoteRef/>
      </w:r>
      <w:r w:rsidRPr="004A3E27">
        <w:t xml:space="preserve"> Sinai and Zion, Moses and Christ, the Law and the Gospel enlighten the earth.</w:t>
      </w:r>
    </w:p>
  </w:footnote>
  <w:footnote w:id="272">
    <w:p w14:paraId="680E84D4" w14:textId="77777777" w:rsidR="00EB4284" w:rsidRPr="004A3E27" w:rsidRDefault="00EB4284"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w:t>
      </w:r>
      <w:proofErr w:type="gramStart"/>
      <w:r w:rsidRPr="004A3E27">
        <w:t>is</w:t>
      </w:r>
      <w:proofErr w:type="gramEnd"/>
      <w:r w:rsidRPr="004A3E27">
        <w:t xml:space="preserve">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73">
    <w:p w14:paraId="100AB77F" w14:textId="77777777" w:rsidR="00EB4284" w:rsidRPr="004A3E27" w:rsidRDefault="00EB4284"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74">
    <w:p w14:paraId="062E4DFE" w14:textId="77777777" w:rsidR="00EB4284" w:rsidRDefault="00EB4284"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B4284" w:rsidRDefault="00EB4284" w:rsidP="00BD5BBE">
      <w:pPr>
        <w:pStyle w:val="footnote"/>
      </w:pPr>
      <w:r>
        <w:tab/>
        <w:t>‘I will speak My mind in parables,</w:t>
      </w:r>
    </w:p>
    <w:p w14:paraId="04636509" w14:textId="77777777" w:rsidR="00EB4284" w:rsidRDefault="00EB4284" w:rsidP="00BD5BBE">
      <w:pPr>
        <w:pStyle w:val="footnote"/>
      </w:pPr>
      <w:r>
        <w:tab/>
        <w:t>divulge secrets hidden since creation’ (cp. Rev. 3:14).</w:t>
      </w:r>
    </w:p>
  </w:footnote>
  <w:footnote w:id="275">
    <w:p w14:paraId="7427B3ED" w14:textId="77777777" w:rsidR="00EB4284" w:rsidRDefault="00EB4284"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76">
    <w:p w14:paraId="322E8B00" w14:textId="77777777" w:rsidR="00EB4284" w:rsidRDefault="00EB4284" w:rsidP="00BD5BBE">
      <w:pPr>
        <w:pStyle w:val="footnote"/>
      </w:pPr>
      <w:r>
        <w:rPr>
          <w:rStyle w:val="FootnoteReference"/>
        </w:rPr>
        <w:footnoteRef/>
      </w:r>
      <w:r>
        <w:t xml:space="preserve"> Ephraim = Israel (cp. Hos. 7; Num. 14; 1 Sam. 4).</w:t>
      </w:r>
    </w:p>
  </w:footnote>
  <w:footnote w:id="277">
    <w:p w14:paraId="3E975B3D" w14:textId="77777777" w:rsidR="00EB4284" w:rsidRDefault="00EB4284" w:rsidP="00BD5BBE">
      <w:pPr>
        <w:pStyle w:val="footnote"/>
      </w:pPr>
      <w:r>
        <w:rPr>
          <w:rStyle w:val="FootnoteReference"/>
        </w:rPr>
        <w:footnoteRef/>
      </w:r>
      <w:r>
        <w:t xml:space="preserve"> He deferred giving them the promised food and the Promised Land.</w:t>
      </w:r>
    </w:p>
  </w:footnote>
  <w:footnote w:id="278">
    <w:p w14:paraId="4F93FDA3" w14:textId="77777777" w:rsidR="00EB4284" w:rsidRDefault="00EB4284"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79">
    <w:p w14:paraId="7B76452E" w14:textId="77777777" w:rsidR="00EB4284" w:rsidRDefault="00EB4284" w:rsidP="00BD5BBE">
      <w:pPr>
        <w:pStyle w:val="footnote"/>
      </w:pPr>
      <w:r>
        <w:rPr>
          <w:rStyle w:val="FootnoteReference"/>
        </w:rPr>
        <w:footnoteRef/>
      </w:r>
      <w:r>
        <w:t xml:space="preserve"> sanctuary: </w:t>
      </w:r>
      <w:r w:rsidRPr="00636EF6">
        <w:rPr>
          <w:i/>
        </w:rPr>
        <w:t>lit</w:t>
      </w:r>
      <w:r>
        <w:t>. place. Cp. Psalm 131:5 and footnote there.</w:t>
      </w:r>
    </w:p>
  </w:footnote>
  <w:footnote w:id="280">
    <w:p w14:paraId="0348F64B" w14:textId="77777777" w:rsidR="00EB4284" w:rsidRDefault="00EB4284" w:rsidP="00BD5BBE">
      <w:pPr>
        <w:pStyle w:val="footnote"/>
      </w:pPr>
      <w:r>
        <w:rPr>
          <w:rStyle w:val="FootnoteReference"/>
        </w:rPr>
        <w:footnoteRef/>
      </w:r>
      <w:r>
        <w:t xml:space="preserve"> John 15.</w:t>
      </w:r>
    </w:p>
  </w:footnote>
  <w:footnote w:id="281">
    <w:p w14:paraId="211D4309" w14:textId="77777777" w:rsidR="00EB4284" w:rsidRDefault="00EB4284" w:rsidP="00BD5BBE">
      <w:pPr>
        <w:pStyle w:val="footnote"/>
      </w:pPr>
      <w:r>
        <w:rPr>
          <w:rStyle w:val="FootnoteReference"/>
        </w:rPr>
        <w:footnoteRef/>
      </w:r>
      <w:r>
        <w:t xml:space="preserve"> Joseph = Israel (Gen. 40:23; 48:15; Amos 6:6).</w:t>
      </w:r>
    </w:p>
  </w:footnote>
  <w:footnote w:id="282">
    <w:p w14:paraId="7AA1750E" w14:textId="77777777" w:rsidR="00EB4284" w:rsidRDefault="00EB4284" w:rsidP="00BD5BBE">
      <w:pPr>
        <w:pStyle w:val="footnote"/>
      </w:pPr>
      <w:r>
        <w:rPr>
          <w:rStyle w:val="FootnoteReference"/>
        </w:rPr>
        <w:footnoteRef/>
      </w:r>
      <w:r>
        <w:t xml:space="preserve"> 2 Sam. 6:2 (LXX).</w:t>
      </w:r>
    </w:p>
  </w:footnote>
  <w:footnote w:id="283">
    <w:p w14:paraId="1F148131" w14:textId="77777777" w:rsidR="00EB4284" w:rsidRDefault="00EB4284" w:rsidP="00BD5BBE">
      <w:pPr>
        <w:pStyle w:val="footnote"/>
      </w:pPr>
      <w:r>
        <w:rPr>
          <w:rStyle w:val="FootnoteReference"/>
        </w:rPr>
        <w:footnoteRef/>
      </w:r>
      <w:r>
        <w:t xml:space="preserve"> ‘Who is the Son of Man if not our Lord Himself Who so calls Himself in the Gospels?’ (</w:t>
      </w:r>
      <w:proofErr w:type="gramStart"/>
      <w:r>
        <w:t>St.Athanasius</w:t>
      </w:r>
      <w:proofErr w:type="gramEnd"/>
      <w:r>
        <w:t>). But in verse 18 the same title can refer to the human leader building the Temple or Church of God (cp. Ezra 5:2). See Ps. 126 and footnote there.</w:t>
      </w:r>
    </w:p>
  </w:footnote>
  <w:footnote w:id="284">
    <w:p w14:paraId="70ACE5E0" w14:textId="77777777" w:rsidR="00EB4284" w:rsidRDefault="00EB4284" w:rsidP="00BD5BBE">
      <w:pPr>
        <w:pStyle w:val="footnote"/>
      </w:pPr>
      <w:r>
        <w:rPr>
          <w:rStyle w:val="FootnoteReference"/>
        </w:rPr>
        <w:footnoteRef/>
      </w:r>
      <w:r>
        <w:t xml:space="preserve"> ‘What tongue? The voice of God’ (St Athanasius).</w:t>
      </w:r>
    </w:p>
  </w:footnote>
  <w:footnote w:id="285">
    <w:p w14:paraId="33FBC19B" w14:textId="77777777" w:rsidR="00EB4284" w:rsidRDefault="00EB4284" w:rsidP="00BD5BBE">
      <w:pPr>
        <w:pStyle w:val="footnote"/>
      </w:pPr>
      <w:r>
        <w:rPr>
          <w:rStyle w:val="FootnoteReference"/>
        </w:rPr>
        <w:footnoteRef/>
      </w:r>
      <w:r>
        <w:t xml:space="preserve"> Exodus 9:23; 19:16.</w:t>
      </w:r>
    </w:p>
  </w:footnote>
  <w:footnote w:id="286">
    <w:p w14:paraId="5C3F1B44" w14:textId="77777777" w:rsidR="00EB4284" w:rsidRDefault="00EB4284" w:rsidP="00BD5BBE">
      <w:pPr>
        <w:pStyle w:val="footnote"/>
      </w:pPr>
      <w:r>
        <w:rPr>
          <w:rStyle w:val="FootnoteReference"/>
        </w:rPr>
        <w:footnoteRef/>
      </w:r>
      <w:r>
        <w:t xml:space="preserve"> ‘You have always been deaf to His voice, blind to the vision of Him’ (Jn. 5:37; cp. Deut. 18:16; Isaiah 48:18).</w:t>
      </w:r>
    </w:p>
  </w:footnote>
  <w:footnote w:id="287">
    <w:p w14:paraId="7C05F63D" w14:textId="77777777" w:rsidR="00EB4284" w:rsidRDefault="00EB4284"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88">
    <w:p w14:paraId="0BC469A4" w14:textId="77777777" w:rsidR="00EB4284" w:rsidRDefault="00EB4284" w:rsidP="00BD5BBE">
      <w:pPr>
        <w:pStyle w:val="footnote"/>
      </w:pPr>
      <w:r>
        <w:rPr>
          <w:rStyle w:val="FootnoteReference"/>
        </w:rPr>
        <w:footnoteRef/>
      </w:r>
      <w:r>
        <w:t xml:space="preserve"> </w:t>
      </w:r>
      <w:r>
        <w:rPr>
          <w:i/>
        </w:rPr>
        <w:t>See the previous footnote</w:t>
      </w:r>
      <w:r>
        <w:t>.</w:t>
      </w:r>
    </w:p>
  </w:footnote>
  <w:footnote w:id="289">
    <w:p w14:paraId="09156637" w14:textId="77777777" w:rsidR="00EB4284" w:rsidRDefault="00EB4284" w:rsidP="00BD5BBE">
      <w:pPr>
        <w:pStyle w:val="footnote"/>
      </w:pPr>
      <w:r>
        <w:rPr>
          <w:rStyle w:val="FootnoteReference"/>
        </w:rPr>
        <w:footnoteRef/>
      </w:r>
      <w:r>
        <w:t xml:space="preserve"> Cp. Isaiah 36:6; 2 Chron. 32:8; 1 Tim. 6:17; Ps. 74:4; Gal. 2:9; 1 Sam. 2:8.</w:t>
      </w:r>
    </w:p>
  </w:footnote>
  <w:footnote w:id="290">
    <w:p w14:paraId="14FEF0D9" w14:textId="77777777" w:rsidR="00EB4284" w:rsidRDefault="00EB4284" w:rsidP="00BD5BBE">
      <w:pPr>
        <w:pStyle w:val="footnote"/>
      </w:pPr>
      <w:r>
        <w:rPr>
          <w:rStyle w:val="FootnoteReference"/>
        </w:rPr>
        <w:footnoteRef/>
      </w:r>
      <w:r>
        <w:t xml:space="preserve"> John 10:34-36.</w:t>
      </w:r>
    </w:p>
  </w:footnote>
  <w:footnote w:id="291">
    <w:p w14:paraId="136A7666" w14:textId="77777777" w:rsidR="00EB4284" w:rsidRDefault="00EB4284" w:rsidP="00BD5BBE">
      <w:pPr>
        <w:pStyle w:val="footnote"/>
      </w:pPr>
      <w:r>
        <w:rPr>
          <w:rStyle w:val="FootnoteReference"/>
        </w:rPr>
        <w:footnoteRef/>
      </w:r>
      <w:r>
        <w:t xml:space="preserve"> This prayer is already answered (John 3:18; 9:39; 12:31; Acts 17:31).</w:t>
      </w:r>
    </w:p>
  </w:footnote>
  <w:footnote w:id="292">
    <w:p w14:paraId="764CD80E" w14:textId="77777777" w:rsidR="00EB4284" w:rsidRDefault="00EB4284" w:rsidP="00BD5BBE">
      <w:pPr>
        <w:pStyle w:val="footnote"/>
      </w:pPr>
      <w:r>
        <w:rPr>
          <w:rStyle w:val="FootnoteReference"/>
        </w:rPr>
        <w:footnoteRef/>
      </w:r>
      <w:r>
        <w:t xml:space="preserve"> </w:t>
      </w:r>
      <w:r w:rsidRPr="003111C9">
        <w:rPr>
          <w:i/>
        </w:rPr>
        <w:t>Lit</w:t>
      </w:r>
      <w:r>
        <w:t>. ‘How beloved are Your dwellings.’</w:t>
      </w:r>
    </w:p>
  </w:footnote>
  <w:footnote w:id="293">
    <w:p w14:paraId="7D098958" w14:textId="77777777" w:rsidR="00EB4284" w:rsidRDefault="00EB4284" w:rsidP="00BD5BBE">
      <w:pPr>
        <w:pStyle w:val="footnote"/>
      </w:pPr>
      <w:r>
        <w:rPr>
          <w:rStyle w:val="FootnoteReference"/>
        </w:rPr>
        <w:footnoteRef/>
      </w:r>
      <w:r>
        <w:t xml:space="preserve"> Man has made a mess of the earth (Gen. 3; Isaiah 24:4-6 etc.)</w:t>
      </w:r>
    </w:p>
  </w:footnote>
  <w:footnote w:id="294">
    <w:p w14:paraId="71E6E356" w14:textId="77777777" w:rsidR="00EB4284" w:rsidRDefault="00EB4284" w:rsidP="00BD5BBE">
      <w:pPr>
        <w:pStyle w:val="footnote"/>
      </w:pPr>
      <w:r>
        <w:rPr>
          <w:rStyle w:val="FootnoteReference"/>
        </w:rPr>
        <w:footnoteRef/>
      </w:r>
      <w:r>
        <w:t xml:space="preserve"> Cp. Lk. 13:25; Mk. 4:11; Col. 4:5; Rev. 22:15.</w:t>
      </w:r>
    </w:p>
  </w:footnote>
  <w:footnote w:id="295">
    <w:p w14:paraId="41AC4983" w14:textId="77777777" w:rsidR="00EB4284" w:rsidRDefault="00EB4284" w:rsidP="00BD5BBE">
      <w:pPr>
        <w:pStyle w:val="footnote"/>
      </w:pPr>
      <w:r>
        <w:rPr>
          <w:rStyle w:val="FootnoteReference"/>
        </w:rPr>
        <w:footnoteRef/>
      </w:r>
      <w:r>
        <w:t xml:space="preserve"> God is love. Love covers all sins (see 1 Jn. 4:16; 1 Pet. 4:8; Prov. 10:12; Jas. 5:20; Lk. 7:47).</w:t>
      </w:r>
    </w:p>
  </w:footnote>
  <w:footnote w:id="296">
    <w:p w14:paraId="098CF664" w14:textId="77777777" w:rsidR="00EB4284" w:rsidRDefault="00EB4284" w:rsidP="00BD5BBE">
      <w:pPr>
        <w:pStyle w:val="footnote"/>
      </w:pPr>
      <w:r>
        <w:rPr>
          <w:rStyle w:val="FootnoteReference"/>
        </w:rPr>
        <w:footnoteRef/>
      </w:r>
      <w:r>
        <w:t xml:space="preserve"> holy: cp. 1 Cor. 3:16,17; 6:15-19; Heb. 3:1; 12:10; 1 Pet. 1:15,16; 2 Pet. 1-4.</w:t>
      </w:r>
    </w:p>
  </w:footnote>
  <w:footnote w:id="297">
    <w:p w14:paraId="7FD51EF5" w14:textId="77777777" w:rsidR="00EB4284" w:rsidRDefault="00EB4284" w:rsidP="00BD5BBE">
      <w:pPr>
        <w:pStyle w:val="footnote"/>
      </w:pPr>
      <w:r>
        <w:rPr>
          <w:rStyle w:val="FootnoteReference"/>
        </w:rPr>
        <w:footnoteRef/>
      </w:r>
      <w:r>
        <w:t xml:space="preserve"> Powers of the soul are will, desire, intellect, understanding, memory, imagination.</w:t>
      </w:r>
    </w:p>
  </w:footnote>
  <w:footnote w:id="298">
    <w:p w14:paraId="2E11ABE5" w14:textId="77777777" w:rsidR="00EB4284" w:rsidRDefault="00EB4284" w:rsidP="00BD5BBE">
      <w:pPr>
        <w:pStyle w:val="footnote"/>
      </w:pPr>
      <w:r>
        <w:rPr>
          <w:rStyle w:val="FootnoteReference"/>
        </w:rPr>
        <w:footnoteRef/>
      </w:r>
      <w:r>
        <w:t xml:space="preserve"> ‘The song of the Lamb.’ (Rev. 15:3-5; John 12:32).</w:t>
      </w:r>
    </w:p>
  </w:footnote>
  <w:footnote w:id="299">
    <w:p w14:paraId="76FC32A6" w14:textId="77777777" w:rsidR="00EB4284" w:rsidRDefault="00EB4284"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00">
    <w:p w14:paraId="44300EEE" w14:textId="77777777" w:rsidR="00EB4284" w:rsidRDefault="00EB4284"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01">
    <w:p w14:paraId="02B9876C" w14:textId="77777777" w:rsidR="00EB4284" w:rsidRDefault="00EB4284"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02">
    <w:p w14:paraId="228CEE3D" w14:textId="77777777" w:rsidR="00EB4284" w:rsidRDefault="00EB4284"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03">
    <w:p w14:paraId="139C4FE4" w14:textId="05D71ED0" w:rsidR="00EB4284" w:rsidRDefault="00EB4284" w:rsidP="00BD5BBE">
      <w:pPr>
        <w:pStyle w:val="footnote"/>
      </w:pPr>
      <w:r>
        <w:rPr>
          <w:rStyle w:val="FootnoteReference"/>
        </w:rPr>
        <w:footnoteRef/>
      </w:r>
      <w:r>
        <w:t xml:space="preserve"> ‘No eye has </w:t>
      </w:r>
      <w:proofErr w:type="gramStart"/>
      <w:r>
        <w:t>seen,</w:t>
      </w:r>
      <w:proofErr w:type="gramEnd"/>
      <w:r>
        <w:t xml:space="preserve"> no ear has heard... what God has planned for His lovers’ (1 Cor. 2:9).</w:t>
      </w:r>
    </w:p>
  </w:footnote>
  <w:footnote w:id="304">
    <w:p w14:paraId="6EB18B02" w14:textId="77777777" w:rsidR="00EB4284" w:rsidRDefault="00EB4284" w:rsidP="00BD5BBE">
      <w:pPr>
        <w:pStyle w:val="footnote"/>
      </w:pPr>
      <w:r>
        <w:rPr>
          <w:rStyle w:val="FootnoteReference"/>
        </w:rPr>
        <w:footnoteRef/>
      </w:r>
      <w:r>
        <w:t xml:space="preserve"> ‘God’s mercy is the salvation and grace granted by Christ’ (St. Athanasius).</w:t>
      </w:r>
    </w:p>
  </w:footnote>
  <w:footnote w:id="305">
    <w:p w14:paraId="2C2EB9DF" w14:textId="77777777" w:rsidR="00EB4284" w:rsidRDefault="00EB4284"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06">
    <w:p w14:paraId="179D7A74" w14:textId="04A38D47" w:rsidR="00EB4284" w:rsidRDefault="00EB4284" w:rsidP="00BD5BBE">
      <w:pPr>
        <w:pStyle w:val="footnote"/>
      </w:pPr>
      <w:r>
        <w:rPr>
          <w:rStyle w:val="FootnoteReference"/>
        </w:rPr>
        <w:footnoteRef/>
      </w:r>
      <w:r>
        <w:t xml:space="preserve"> ‘This means the four parts of the globe: North means the land of the midnight sun; sea means the West’ (St. Athanasius). On the West of Palestine lies the </w:t>
      </w:r>
      <w:proofErr w:type="gramStart"/>
      <w:r>
        <w:t>Mediterranean sea</w:t>
      </w:r>
      <w:proofErr w:type="gramEnd"/>
      <w:r>
        <w:t>, so the Bible calls the West the Sea.</w:t>
      </w:r>
    </w:p>
  </w:footnote>
  <w:footnote w:id="307">
    <w:p w14:paraId="0F6F70D6" w14:textId="77777777" w:rsidR="00EB4284" w:rsidRDefault="00EB4284" w:rsidP="00BD5BBE">
      <w:pPr>
        <w:pStyle w:val="footnote"/>
      </w:pPr>
      <w:r>
        <w:rPr>
          <w:rStyle w:val="FootnoteReference"/>
        </w:rPr>
        <w:footnoteRef/>
      </w:r>
      <w:r>
        <w:t xml:space="preserve"> Cp. 2 Samuel 7:4-17; 1 Chron. 17:3-14.</w:t>
      </w:r>
    </w:p>
  </w:footnote>
  <w:footnote w:id="308">
    <w:p w14:paraId="41487A2A" w14:textId="77777777" w:rsidR="00EB4284" w:rsidRDefault="00EB4284"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09">
    <w:p w14:paraId="14836E7C" w14:textId="77777777" w:rsidR="00EB4284" w:rsidRDefault="00EB4284" w:rsidP="00C544D6">
      <w:pPr>
        <w:pStyle w:val="footnote"/>
      </w:pPr>
      <w:r>
        <w:rPr>
          <w:rStyle w:val="FootnoteReference"/>
        </w:rPr>
        <w:footnoteRef/>
      </w:r>
      <w:r>
        <w:t xml:space="preserve"> dynasty: </w:t>
      </w:r>
      <w:r w:rsidRPr="0090411D">
        <w:rPr>
          <w:i/>
        </w:rPr>
        <w:t>lit</w:t>
      </w:r>
      <w:r>
        <w:t>. seed (Gal. 3:16; Is. 9:7).</w:t>
      </w:r>
    </w:p>
  </w:footnote>
  <w:footnote w:id="310">
    <w:p w14:paraId="11323AA1" w14:textId="77777777" w:rsidR="00EB4284" w:rsidRDefault="00EB4284"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11">
    <w:p w14:paraId="4EFFF313" w14:textId="77777777" w:rsidR="00EB4284" w:rsidRDefault="00EB4284" w:rsidP="00C544D6">
      <w:pPr>
        <w:pStyle w:val="footnote"/>
      </w:pPr>
      <w:r>
        <w:rPr>
          <w:rStyle w:val="FootnoteReference"/>
        </w:rPr>
        <w:footnoteRef/>
      </w:r>
      <w:r>
        <w:t xml:space="preserve"> dynasty: </w:t>
      </w:r>
      <w:r w:rsidRPr="0090411D">
        <w:rPr>
          <w:i/>
        </w:rPr>
        <w:t>lit</w:t>
      </w:r>
      <w:r>
        <w:t>. seed.</w:t>
      </w:r>
    </w:p>
  </w:footnote>
  <w:footnote w:id="312">
    <w:p w14:paraId="4C1D0FC5" w14:textId="77777777" w:rsidR="00EB4284" w:rsidRDefault="00EB4284" w:rsidP="00C544D6">
      <w:pPr>
        <w:pStyle w:val="footnote"/>
      </w:pPr>
      <w:r>
        <w:rPr>
          <w:rStyle w:val="FootnoteReference"/>
        </w:rPr>
        <w:footnoteRef/>
      </w:r>
      <w:r>
        <w:t xml:space="preserve"> Rev. 1:5; 3:14.</w:t>
      </w:r>
    </w:p>
  </w:footnote>
  <w:footnote w:id="313">
    <w:p w14:paraId="11F2D9AD" w14:textId="77777777" w:rsidR="00EB4284" w:rsidRDefault="00EB4284"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14">
    <w:p w14:paraId="2C9584E9" w14:textId="77777777" w:rsidR="00EB4284" w:rsidRDefault="00EB4284"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15">
    <w:p w14:paraId="7F18A7EC" w14:textId="77777777" w:rsidR="00EB4284" w:rsidRDefault="00EB4284" w:rsidP="00C544D6">
      <w:pPr>
        <w:pStyle w:val="footnote"/>
      </w:pPr>
      <w:r>
        <w:rPr>
          <w:rStyle w:val="FootnoteReference"/>
        </w:rPr>
        <w:footnoteRef/>
      </w:r>
      <w:r>
        <w:t xml:space="preserve"> That is, in the Kingdom (1 Cor. 4:20).</w:t>
      </w:r>
    </w:p>
  </w:footnote>
  <w:footnote w:id="316">
    <w:p w14:paraId="6FEEFB4C" w14:textId="77777777" w:rsidR="00EB4284" w:rsidRDefault="00EB4284" w:rsidP="00C544D6">
      <w:pPr>
        <w:pStyle w:val="footnote"/>
      </w:pPr>
      <w:r>
        <w:rPr>
          <w:rStyle w:val="FootnoteReference"/>
        </w:rPr>
        <w:footnoteRef/>
      </w:r>
      <w:r>
        <w:t xml:space="preserve"> Verses 11 and 12 were quoted by Satan to tempt Christ (Matt. 4:6; Lk. 4:10).</w:t>
      </w:r>
    </w:p>
  </w:footnote>
  <w:footnote w:id="317">
    <w:p w14:paraId="3E2B8879" w14:textId="77777777" w:rsidR="00EB4284" w:rsidRDefault="00EB4284" w:rsidP="00C544D6">
      <w:pPr>
        <w:pStyle w:val="footnote"/>
      </w:pPr>
      <w:r>
        <w:rPr>
          <w:rStyle w:val="FootnoteReference"/>
        </w:rPr>
        <w:footnoteRef/>
      </w:r>
      <w:r>
        <w:t xml:space="preserve"> dragon: </w:t>
      </w:r>
      <w:r w:rsidRPr="0090411D">
        <w:rPr>
          <w:i/>
        </w:rPr>
        <w:t>or</w:t>
      </w:r>
      <w:r>
        <w:t xml:space="preserve"> serpent.</w:t>
      </w:r>
    </w:p>
  </w:footnote>
  <w:footnote w:id="318">
    <w:p w14:paraId="271F5928" w14:textId="77777777" w:rsidR="00EB4284" w:rsidRDefault="00EB4284" w:rsidP="00C544D6">
      <w:pPr>
        <w:pStyle w:val="footnote"/>
      </w:pPr>
      <w:r>
        <w:rPr>
          <w:rStyle w:val="FootnoteReference"/>
        </w:rPr>
        <w:footnoteRef/>
      </w:r>
      <w:r>
        <w:t xml:space="preserve"> House—Home, Family, Church, Kingdom: where God’s will </w:t>
      </w:r>
      <w:proofErr w:type="gramStart"/>
      <w:r>
        <w:t>is</w:t>
      </w:r>
      <w:proofErr w:type="gramEnd"/>
      <w:r>
        <w:t xml:space="preserve"> done (1 Tim. 3:15; Heb. 3:2-6; Lk. 2:49; Mt. 6:10).</w:t>
      </w:r>
    </w:p>
  </w:footnote>
  <w:footnote w:id="319">
    <w:p w14:paraId="78AC2D24" w14:textId="77777777" w:rsidR="00EB4284" w:rsidRDefault="00EB4284" w:rsidP="00C544D6">
      <w:pPr>
        <w:pStyle w:val="footnote"/>
      </w:pPr>
      <w:r>
        <w:rPr>
          <w:rStyle w:val="FootnoteReference"/>
        </w:rPr>
        <w:footnoteRef/>
      </w:r>
      <w:r>
        <w:t xml:space="preserve"> John 7:38.</w:t>
      </w:r>
    </w:p>
  </w:footnote>
  <w:footnote w:id="320">
    <w:p w14:paraId="004CC793" w14:textId="77777777" w:rsidR="00EB4284" w:rsidRDefault="00EB4284"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21">
    <w:p w14:paraId="1C9111DE" w14:textId="77777777" w:rsidR="00EB4284" w:rsidRDefault="00EB4284" w:rsidP="00C544D6">
      <w:pPr>
        <w:pStyle w:val="footnote"/>
      </w:pPr>
      <w:r>
        <w:rPr>
          <w:rStyle w:val="FootnoteReference"/>
        </w:rPr>
        <w:footnoteRef/>
      </w:r>
      <w:r>
        <w:t xml:space="preserve"> Cp. 1 Cor. 3:20, ‘The Lord knows the thoughts of the wise…’</w:t>
      </w:r>
    </w:p>
  </w:footnote>
  <w:footnote w:id="322">
    <w:p w14:paraId="046745B9" w14:textId="77777777" w:rsidR="00EB4284" w:rsidRDefault="00EB4284" w:rsidP="00C544D6">
      <w:pPr>
        <w:pStyle w:val="footnote"/>
      </w:pPr>
      <w:r>
        <w:rPr>
          <w:rStyle w:val="FootnoteReference"/>
        </w:rPr>
        <w:footnoteRef/>
      </w:r>
      <w:r>
        <w:t xml:space="preserve"> Ex. 17:1-7.</w:t>
      </w:r>
    </w:p>
  </w:footnote>
  <w:footnote w:id="323">
    <w:p w14:paraId="08EA846E" w14:textId="77777777" w:rsidR="00EB4284" w:rsidRDefault="00EB4284" w:rsidP="00C544D6">
      <w:pPr>
        <w:pStyle w:val="footnote"/>
      </w:pPr>
      <w:r>
        <w:rPr>
          <w:rStyle w:val="FootnoteReference"/>
        </w:rPr>
        <w:footnoteRef/>
      </w:r>
      <w:r>
        <w:t xml:space="preserve"> Num. 14:32-34.</w:t>
      </w:r>
    </w:p>
  </w:footnote>
  <w:footnote w:id="324">
    <w:p w14:paraId="27E7289C" w14:textId="77777777" w:rsidR="00EB4284" w:rsidRDefault="00EB4284" w:rsidP="00C544D6">
      <w:pPr>
        <w:pStyle w:val="footnote"/>
      </w:pPr>
      <w:r>
        <w:rPr>
          <w:rStyle w:val="FootnoteReference"/>
        </w:rPr>
        <w:footnoteRef/>
      </w:r>
      <w:r>
        <w:t xml:space="preserve"> Cp. Heb.3:7-11; 4:10.</w:t>
      </w:r>
    </w:p>
  </w:footnote>
  <w:footnote w:id="325">
    <w:p w14:paraId="6A0DA86F" w14:textId="77777777" w:rsidR="00EB4284" w:rsidRDefault="00EB4284" w:rsidP="00C544D6">
      <w:pPr>
        <w:pStyle w:val="footnote"/>
      </w:pPr>
      <w:r>
        <w:rPr>
          <w:rStyle w:val="FootnoteReference"/>
        </w:rPr>
        <w:footnoteRef/>
      </w:r>
      <w:r>
        <w:t xml:space="preserve"> Cp. Deut. 32:17; 1 Cor. 10:20; Psalm 105:36-38; 1 Chron. 16:26.</w:t>
      </w:r>
    </w:p>
  </w:footnote>
  <w:footnote w:id="326">
    <w:p w14:paraId="29039A45" w14:textId="77777777" w:rsidR="00EB4284" w:rsidRDefault="00EB4284" w:rsidP="00C544D6">
      <w:pPr>
        <w:pStyle w:val="footnote"/>
      </w:pPr>
      <w:r>
        <w:rPr>
          <w:rStyle w:val="FootnoteReference"/>
        </w:rPr>
        <w:footnoteRef/>
      </w:r>
      <w:r>
        <w:t xml:space="preserve"> i.e. Let the sea dance and roar in thunderous applause as the King of Glory appears. (This line is identical with 97:7a).</w:t>
      </w:r>
    </w:p>
  </w:footnote>
  <w:footnote w:id="327">
    <w:p w14:paraId="0A420AC8" w14:textId="77777777" w:rsidR="00EB4284" w:rsidRDefault="00EB4284" w:rsidP="00C544D6">
      <w:pPr>
        <w:pStyle w:val="footnote"/>
      </w:pPr>
      <w:r>
        <w:rPr>
          <w:rStyle w:val="FootnoteReference"/>
        </w:rPr>
        <w:footnoteRef/>
      </w:r>
      <w:r>
        <w:t xml:space="preserve"> Cp. Pss. 32:5b; 84:10b. Rom. 1:19-21; 2 Cor. 4:6; Jn. 1:14; 6:40; 17:22-24.</w:t>
      </w:r>
    </w:p>
  </w:footnote>
  <w:footnote w:id="328">
    <w:p w14:paraId="22A45999" w14:textId="77777777" w:rsidR="00EB4284" w:rsidRDefault="00EB4284" w:rsidP="00C544D6">
      <w:pPr>
        <w:pStyle w:val="footnote"/>
      </w:pPr>
      <w:r>
        <w:rPr>
          <w:rStyle w:val="FootnoteReference"/>
        </w:rPr>
        <w:footnoteRef/>
      </w:r>
      <w:r>
        <w:t xml:space="preserve"> Christ was saved from corruption and rose from the dead by His own power and </w:t>
      </w:r>
      <w:proofErr w:type="gramStart"/>
      <w:r>
        <w:t>holiness;.</w:t>
      </w:r>
      <w:proofErr w:type="gramEnd"/>
      <w:r>
        <w:t xml:space="preserve"> </w:t>
      </w:r>
      <w:r w:rsidRPr="00A80C80">
        <w:rPr>
          <w:i/>
        </w:rPr>
        <w:t>Variant reading:</w:t>
      </w:r>
      <w:r>
        <w:t xml:space="preserve"> ‘have saved (men) for Him.’</w:t>
      </w:r>
    </w:p>
  </w:footnote>
  <w:footnote w:id="329">
    <w:p w14:paraId="160E0C3D" w14:textId="77777777" w:rsidR="00EB4284" w:rsidRDefault="00EB4284" w:rsidP="00C544D6">
      <w:pPr>
        <w:pStyle w:val="footnote"/>
      </w:pPr>
      <w:r>
        <w:rPr>
          <w:rStyle w:val="FootnoteReference"/>
        </w:rPr>
        <w:footnoteRef/>
      </w:r>
      <w:r>
        <w:t xml:space="preserve"> Rev. 4:6, Ezek. 1:5-10.</w:t>
      </w:r>
    </w:p>
  </w:footnote>
  <w:footnote w:id="330">
    <w:p w14:paraId="33F848D7" w14:textId="77777777" w:rsidR="00EB4284" w:rsidRDefault="00EB4284" w:rsidP="00C544D6">
      <w:pPr>
        <w:pStyle w:val="footnote"/>
      </w:pPr>
      <w:r>
        <w:rPr>
          <w:rStyle w:val="FootnoteReference"/>
        </w:rPr>
        <w:footnoteRef/>
      </w:r>
      <w:r>
        <w:t xml:space="preserve"> Daily I pray for the lost. Sinners are slain by conversion into believers, saints, friends and lovers.</w:t>
      </w:r>
    </w:p>
  </w:footnote>
  <w:footnote w:id="331">
    <w:p w14:paraId="570F4149" w14:textId="77777777" w:rsidR="00EB4284" w:rsidRDefault="00EB4284" w:rsidP="00C544D6">
      <w:pPr>
        <w:pStyle w:val="footnote"/>
      </w:pPr>
      <w:r>
        <w:rPr>
          <w:rStyle w:val="FootnoteReference"/>
        </w:rPr>
        <w:footnoteRef/>
      </w:r>
      <w:r>
        <w:t xml:space="preserve"> Peter praised and confessed Christ, yet later he swore he did not know Him (Mt. 26:74; Mk. 14:71).</w:t>
      </w:r>
    </w:p>
  </w:footnote>
  <w:footnote w:id="332">
    <w:p w14:paraId="7F487DE9" w14:textId="77777777" w:rsidR="00EB4284" w:rsidRDefault="00EB4284" w:rsidP="00C544D6">
      <w:pPr>
        <w:pStyle w:val="footnote"/>
      </w:pPr>
      <w:r>
        <w:rPr>
          <w:rStyle w:val="FootnoteReference"/>
        </w:rPr>
        <w:footnoteRef/>
      </w:r>
      <w:r>
        <w:t xml:space="preserve"> Cp. Ps. 38:7a.</w:t>
      </w:r>
    </w:p>
  </w:footnote>
  <w:footnote w:id="333">
    <w:p w14:paraId="1B133F2B" w14:textId="77777777" w:rsidR="00EB4284" w:rsidRDefault="00EB4284"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34">
    <w:p w14:paraId="4C6B2146" w14:textId="77777777" w:rsidR="00EB4284" w:rsidRDefault="00EB4284" w:rsidP="00C544D6">
      <w:pPr>
        <w:pStyle w:val="footnote"/>
      </w:pPr>
      <w:r>
        <w:rPr>
          <w:rStyle w:val="FootnoteReference"/>
        </w:rPr>
        <w:footnoteRef/>
      </w:r>
      <w:r>
        <w:t xml:space="preserve"> descendants: </w:t>
      </w:r>
      <w:r w:rsidRPr="00A80C80">
        <w:rPr>
          <w:i/>
        </w:rPr>
        <w:t>lit</w:t>
      </w:r>
      <w:r>
        <w:t>. seed. Verses 26-28 are quoted at Heb. 1:10-12; 13:8.</w:t>
      </w:r>
    </w:p>
  </w:footnote>
  <w:footnote w:id="335">
    <w:p w14:paraId="44E84D4D" w14:textId="77777777" w:rsidR="00EB4284" w:rsidRDefault="00EB4284" w:rsidP="00C544D6">
      <w:pPr>
        <w:pStyle w:val="footnote"/>
      </w:pPr>
      <w:r>
        <w:rPr>
          <w:rStyle w:val="FootnoteReference"/>
        </w:rPr>
        <w:footnoteRef/>
      </w:r>
      <w:r>
        <w:t xml:space="preserve"> ‘God is love’ (1 John 4:8,16).</w:t>
      </w:r>
    </w:p>
  </w:footnote>
  <w:footnote w:id="336">
    <w:p w14:paraId="1EEA58C5" w14:textId="77777777" w:rsidR="00EB4284" w:rsidRDefault="00EB4284" w:rsidP="00C544D6">
      <w:pPr>
        <w:pStyle w:val="footnote"/>
      </w:pPr>
      <w:r>
        <w:rPr>
          <w:rStyle w:val="FootnoteReference"/>
        </w:rPr>
        <w:footnoteRef/>
      </w:r>
      <w:r>
        <w:t xml:space="preserve"> Cp. Ps. 147:8.</w:t>
      </w:r>
    </w:p>
  </w:footnote>
  <w:footnote w:id="337">
    <w:p w14:paraId="1F5C3038" w14:textId="77777777" w:rsidR="00EB4284" w:rsidRDefault="00EB4284" w:rsidP="00C544D6">
      <w:pPr>
        <w:pStyle w:val="footnote"/>
      </w:pPr>
      <w:r>
        <w:rPr>
          <w:rStyle w:val="FootnoteReference"/>
        </w:rPr>
        <w:footnoteRef/>
      </w:r>
      <w:r>
        <w:t xml:space="preserve"> East and West intersecting heaven and earth forms the Cross to which our sins were nailed (Col. 1:20; 2:14).</w:t>
      </w:r>
    </w:p>
  </w:footnote>
  <w:footnote w:id="338">
    <w:p w14:paraId="2EB2A618" w14:textId="77777777" w:rsidR="00EB4284" w:rsidRDefault="00EB4284" w:rsidP="00C544D6">
      <w:pPr>
        <w:pStyle w:val="footnote"/>
      </w:pPr>
      <w:r>
        <w:rPr>
          <w:rStyle w:val="FootnoteReference"/>
        </w:rPr>
        <w:footnoteRef/>
      </w:r>
      <w:r>
        <w:t xml:space="preserve"> embraces all: </w:t>
      </w:r>
      <w:r w:rsidRPr="00A80C80">
        <w:rPr>
          <w:i/>
        </w:rPr>
        <w:t>or</w:t>
      </w:r>
      <w:r>
        <w:t>, ‘rules over all.’</w:t>
      </w:r>
    </w:p>
  </w:footnote>
  <w:footnote w:id="339">
    <w:p w14:paraId="169AA0B7" w14:textId="77777777" w:rsidR="00EB4284" w:rsidRDefault="00EB4284"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40">
    <w:p w14:paraId="45145696" w14:textId="77777777" w:rsidR="00EB4284" w:rsidRDefault="00EB4284" w:rsidP="00C544D6">
      <w:pPr>
        <w:pStyle w:val="footnote"/>
      </w:pPr>
      <w:r>
        <w:rPr>
          <w:rStyle w:val="FootnoteReference"/>
        </w:rPr>
        <w:footnoteRef/>
      </w:r>
      <w:r>
        <w:t xml:space="preserve"> Heb. 1:7; Ezek. 1:14; 2 Esdras 8:22.</w:t>
      </w:r>
    </w:p>
  </w:footnote>
  <w:footnote w:id="341">
    <w:p w14:paraId="384A849F" w14:textId="77777777" w:rsidR="00EB4284" w:rsidRDefault="00EB4284" w:rsidP="00C544D6">
      <w:pPr>
        <w:pStyle w:val="footnote"/>
      </w:pPr>
      <w:r>
        <w:rPr>
          <w:rStyle w:val="FootnoteReference"/>
        </w:rPr>
        <w:footnoteRef/>
      </w:r>
      <w:r>
        <w:t xml:space="preserve"> Much of Psalm 104 occurs almost verbatim in 1 Chron. 16:8-22 (cp. vv. 7:36).</w:t>
      </w:r>
    </w:p>
  </w:footnote>
  <w:footnote w:id="342">
    <w:p w14:paraId="1DCE9038" w14:textId="77777777" w:rsidR="00EB4284" w:rsidRDefault="00EB4284"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43">
    <w:p w14:paraId="187F80A0" w14:textId="77777777" w:rsidR="00EB4284" w:rsidRDefault="00EB4284" w:rsidP="00C544D6">
      <w:pPr>
        <w:pStyle w:val="footnote"/>
      </w:pPr>
      <w:r>
        <w:rPr>
          <w:rStyle w:val="FootnoteReference"/>
        </w:rPr>
        <w:footnoteRef/>
      </w:r>
      <w:r>
        <w:t xml:space="preserve"> caterpillars: larva of the locust.</w:t>
      </w:r>
    </w:p>
  </w:footnote>
  <w:footnote w:id="344">
    <w:p w14:paraId="6E762A27" w14:textId="77777777" w:rsidR="00EB4284" w:rsidRDefault="00EB4284" w:rsidP="00C544D6">
      <w:pPr>
        <w:pStyle w:val="footnote"/>
      </w:pPr>
      <w:r>
        <w:rPr>
          <w:rStyle w:val="FootnoteReference"/>
        </w:rPr>
        <w:footnoteRef/>
      </w:r>
      <w:r>
        <w:t xml:space="preserve"> Ex. 16:12-15; Jn. 6:31-35.</w:t>
      </w:r>
    </w:p>
  </w:footnote>
  <w:footnote w:id="345">
    <w:p w14:paraId="463C0491" w14:textId="77777777" w:rsidR="00EB4284" w:rsidRDefault="00EB4284" w:rsidP="00C544D6">
      <w:pPr>
        <w:pStyle w:val="footnote"/>
      </w:pPr>
      <w:r>
        <w:rPr>
          <w:rStyle w:val="FootnoteReference"/>
        </w:rPr>
        <w:footnoteRef/>
      </w:r>
      <w:r>
        <w:t xml:space="preserve"> Gen. 15:14.</w:t>
      </w:r>
    </w:p>
  </w:footnote>
  <w:footnote w:id="346">
    <w:p w14:paraId="078805D2" w14:textId="77777777" w:rsidR="00EB4284" w:rsidRDefault="00EB4284"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47">
    <w:p w14:paraId="08540649" w14:textId="77777777" w:rsidR="00EB4284" w:rsidRDefault="00EB4284" w:rsidP="00C544D6">
      <w:pPr>
        <w:pStyle w:val="footnote"/>
      </w:pPr>
      <w:r>
        <w:rPr>
          <w:rStyle w:val="FootnoteReference"/>
        </w:rPr>
        <w:footnoteRef/>
      </w:r>
      <w:r>
        <w:t xml:space="preserve"> mercy: </w:t>
      </w:r>
      <w:r w:rsidRPr="00B246C1">
        <w:rPr>
          <w:i/>
        </w:rPr>
        <w:t>or</w:t>
      </w:r>
      <w:r>
        <w:t xml:space="preserve"> love.</w:t>
      </w:r>
    </w:p>
  </w:footnote>
  <w:footnote w:id="348">
    <w:p w14:paraId="1A81CC74" w14:textId="77777777" w:rsidR="00EB4284" w:rsidRDefault="00EB4284" w:rsidP="00C544D6">
      <w:pPr>
        <w:pStyle w:val="footnote"/>
      </w:pPr>
      <w:r>
        <w:rPr>
          <w:rStyle w:val="FootnoteReference"/>
        </w:rPr>
        <w:footnoteRef/>
      </w:r>
      <w:r>
        <w:t xml:space="preserve"> Cp. Mark 8:17-21; Matthew 16:9-12.</w:t>
      </w:r>
    </w:p>
  </w:footnote>
  <w:footnote w:id="349">
    <w:p w14:paraId="008D3EE2" w14:textId="77777777" w:rsidR="00EB4284" w:rsidRDefault="00EB4284" w:rsidP="00C544D6">
      <w:pPr>
        <w:pStyle w:val="footnote"/>
      </w:pPr>
      <w:r>
        <w:rPr>
          <w:rStyle w:val="FootnoteReference"/>
        </w:rPr>
        <w:footnoteRef/>
      </w:r>
      <w:r>
        <w:t xml:space="preserve"> Num. 11:34.</w:t>
      </w:r>
    </w:p>
  </w:footnote>
  <w:footnote w:id="350">
    <w:p w14:paraId="45B2152E" w14:textId="77777777" w:rsidR="00EB4284" w:rsidRDefault="00EB4284" w:rsidP="00C544D6">
      <w:pPr>
        <w:pStyle w:val="footnote"/>
      </w:pPr>
      <w:r>
        <w:rPr>
          <w:rStyle w:val="FootnoteReference"/>
        </w:rPr>
        <w:footnoteRef/>
      </w:r>
      <w:r>
        <w:t xml:space="preserve"> Num. 16:32.</w:t>
      </w:r>
    </w:p>
  </w:footnote>
  <w:footnote w:id="351">
    <w:p w14:paraId="5BE35E93" w14:textId="77777777" w:rsidR="00EB4284" w:rsidRDefault="00EB4284" w:rsidP="00C544D6">
      <w:pPr>
        <w:pStyle w:val="footnote"/>
      </w:pPr>
      <w:r>
        <w:rPr>
          <w:rStyle w:val="FootnoteReference"/>
        </w:rPr>
        <w:footnoteRef/>
      </w:r>
      <w:r>
        <w:t xml:space="preserve"> children: </w:t>
      </w:r>
      <w:r w:rsidRPr="00B246C1">
        <w:rPr>
          <w:i/>
        </w:rPr>
        <w:t>lit</w:t>
      </w:r>
      <w:r>
        <w:t>. seed.</w:t>
      </w:r>
    </w:p>
  </w:footnote>
  <w:footnote w:id="352">
    <w:p w14:paraId="3CB0230A" w14:textId="77777777" w:rsidR="00EB4284" w:rsidRDefault="00EB4284"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53">
    <w:p w14:paraId="4C3D1737" w14:textId="77777777" w:rsidR="00EB4284" w:rsidRDefault="00EB4284" w:rsidP="00C544D6">
      <w:pPr>
        <w:pStyle w:val="footnote"/>
      </w:pPr>
      <w:r>
        <w:rPr>
          <w:rStyle w:val="FootnoteReference"/>
        </w:rPr>
        <w:footnoteRef/>
      </w:r>
      <w:r>
        <w:t xml:space="preserve"> ‘mercies of the Lord’: </w:t>
      </w:r>
      <w:r w:rsidRPr="00B246C1">
        <w:rPr>
          <w:i/>
        </w:rPr>
        <w:t>or</w:t>
      </w:r>
      <w:r>
        <w:t>, the Lord’s love.</w:t>
      </w:r>
    </w:p>
  </w:footnote>
  <w:footnote w:id="354">
    <w:p w14:paraId="5EB077FD" w14:textId="77777777" w:rsidR="00EB4284" w:rsidRDefault="00EB4284" w:rsidP="00C544D6">
      <w:pPr>
        <w:pStyle w:val="footnote"/>
      </w:pPr>
      <w:r>
        <w:rPr>
          <w:rStyle w:val="FootnoteReference"/>
        </w:rPr>
        <w:footnoteRef/>
      </w:r>
      <w:r>
        <w:t xml:space="preserve"> The first 6 verses of this Psalm are almost identical with Psalm 56:8-12, and the rest only differ in 3 words from 59:7-14.</w:t>
      </w:r>
    </w:p>
  </w:footnote>
  <w:footnote w:id="355">
    <w:p w14:paraId="32F80B0A" w14:textId="77777777" w:rsidR="00EB4284" w:rsidRDefault="00EB4284" w:rsidP="00C544D6">
      <w:pPr>
        <w:pStyle w:val="footnote"/>
      </w:pPr>
      <w:r>
        <w:rPr>
          <w:rStyle w:val="FootnoteReference"/>
        </w:rPr>
        <w:footnoteRef/>
      </w:r>
      <w:r>
        <w:t xml:space="preserve"> See Psalm 59:10 and footnote.</w:t>
      </w:r>
    </w:p>
  </w:footnote>
  <w:footnote w:id="356">
    <w:p w14:paraId="70CC4836" w14:textId="77777777" w:rsidR="00EB4284" w:rsidRDefault="00EB4284"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57">
    <w:p w14:paraId="67FB27B1" w14:textId="77777777" w:rsidR="00EB4284" w:rsidRDefault="00EB4284" w:rsidP="00C544D6">
      <w:pPr>
        <w:pStyle w:val="footnote"/>
      </w:pPr>
      <w:r>
        <w:rPr>
          <w:rStyle w:val="FootnoteReference"/>
        </w:rPr>
        <w:footnoteRef/>
      </w:r>
      <w:r>
        <w:t xml:space="preserve"> Cp. Num. 5:22.</w:t>
      </w:r>
    </w:p>
  </w:footnote>
  <w:footnote w:id="358">
    <w:p w14:paraId="292E96AE" w14:textId="77777777" w:rsidR="00EB4284" w:rsidRDefault="00EB4284" w:rsidP="00C544D6">
      <w:pPr>
        <w:pStyle w:val="footnote"/>
      </w:pPr>
      <w:r>
        <w:rPr>
          <w:rStyle w:val="FootnoteReference"/>
        </w:rPr>
        <w:footnoteRef/>
      </w:r>
      <w:r>
        <w:t xml:space="preserve"> Mt. 27:39.</w:t>
      </w:r>
    </w:p>
  </w:footnote>
  <w:footnote w:id="359">
    <w:p w14:paraId="7B5761D5" w14:textId="77777777" w:rsidR="00EB4284" w:rsidRDefault="00EB4284"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60">
    <w:p w14:paraId="6251134D" w14:textId="77777777" w:rsidR="00EB4284" w:rsidRDefault="00EB4284" w:rsidP="00C544D6">
      <w:pPr>
        <w:pStyle w:val="footnote"/>
      </w:pPr>
      <w:r>
        <w:rPr>
          <w:rStyle w:val="FootnoteReference"/>
        </w:rPr>
        <w:footnoteRef/>
      </w:r>
      <w:r>
        <w:t xml:space="preserve"> The power of the Gospel, the power of the Cross, which is the power of the Holy Spirit given at Pentecost (St. Athanasius).</w:t>
      </w:r>
    </w:p>
  </w:footnote>
  <w:footnote w:id="361">
    <w:p w14:paraId="5B5E529A" w14:textId="77777777" w:rsidR="00EB4284" w:rsidRDefault="00EB4284" w:rsidP="00C544D6">
      <w:pPr>
        <w:pStyle w:val="footnote"/>
      </w:pPr>
      <w:r>
        <w:rPr>
          <w:rStyle w:val="FootnoteReference"/>
        </w:rPr>
        <w:footnoteRef/>
      </w:r>
      <w:r>
        <w:t xml:space="preserve"> Cp. 1 Cor. 15:41-43.</w:t>
      </w:r>
    </w:p>
  </w:footnote>
  <w:footnote w:id="362">
    <w:p w14:paraId="4C93D1C9" w14:textId="77777777" w:rsidR="00EB4284" w:rsidRDefault="00EB4284"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63">
    <w:p w14:paraId="5DE3DED0" w14:textId="77777777" w:rsidR="00EB4284" w:rsidRDefault="00EB4284" w:rsidP="00C544D6">
      <w:pPr>
        <w:pStyle w:val="footnote"/>
      </w:pPr>
      <w:r>
        <w:rPr>
          <w:rStyle w:val="FootnoteReference"/>
        </w:rPr>
        <w:footnoteRef/>
      </w:r>
      <w:r>
        <w:t xml:space="preserve"> Heb. 7:21.</w:t>
      </w:r>
    </w:p>
  </w:footnote>
  <w:footnote w:id="364">
    <w:p w14:paraId="09E7C6C1" w14:textId="77777777" w:rsidR="00EB4284" w:rsidRDefault="00EB4284"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65">
    <w:p w14:paraId="1BC090E3" w14:textId="77777777" w:rsidR="00EB4284" w:rsidRDefault="00EB4284"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66">
    <w:p w14:paraId="458325D6" w14:textId="77777777" w:rsidR="00EB4284" w:rsidRDefault="00EB4284" w:rsidP="00C544D6">
      <w:pPr>
        <w:pStyle w:val="footnote"/>
      </w:pPr>
      <w:r>
        <w:rPr>
          <w:rStyle w:val="FootnoteReference"/>
        </w:rPr>
        <w:footnoteRef/>
      </w:r>
      <w:r>
        <w:t xml:space="preserve"> Gen. 6:18; 9:9f; 15; 17; Ex. 19:5; Mk. 14:24; Lk. 22:20,29,30.</w:t>
      </w:r>
    </w:p>
  </w:footnote>
  <w:footnote w:id="367">
    <w:p w14:paraId="534F669F" w14:textId="77777777" w:rsidR="00EB4284" w:rsidRDefault="00EB4284"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68">
    <w:p w14:paraId="2820C079" w14:textId="019C661F" w:rsidR="00EB4284" w:rsidRDefault="00EB4284" w:rsidP="00C544D6">
      <w:pPr>
        <w:pStyle w:val="footnote"/>
      </w:pPr>
      <w:r>
        <w:rPr>
          <w:rStyle w:val="FootnoteReference"/>
        </w:rPr>
        <w:footnoteRef/>
      </w:r>
      <w:r>
        <w:t xml:space="preserve"> To cultivate this fear is to practice living in the presence of God, which is the height of wisdom and understanding.</w:t>
      </w:r>
    </w:p>
  </w:footnote>
  <w:footnote w:id="369">
    <w:p w14:paraId="0B84AC37" w14:textId="77777777" w:rsidR="00EB4284" w:rsidRDefault="00EB4284" w:rsidP="00C544D6">
      <w:pPr>
        <w:pStyle w:val="footnote"/>
      </w:pPr>
      <w:r>
        <w:rPr>
          <w:rStyle w:val="FootnoteReference"/>
        </w:rPr>
        <w:footnoteRef/>
      </w:r>
      <w:r>
        <w:t xml:space="preserve"> ‘The world is passing away, and the desire for it; but anyone who does the will of God lives for ever’ (1 Jn. 2:17).</w:t>
      </w:r>
    </w:p>
  </w:footnote>
  <w:footnote w:id="370">
    <w:p w14:paraId="7BCF6DAD" w14:textId="77777777" w:rsidR="00EB4284" w:rsidRDefault="00EB4284"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71">
    <w:p w14:paraId="5FAF92C9" w14:textId="77777777" w:rsidR="00EB4284" w:rsidRDefault="00EB4284" w:rsidP="00C544D6">
      <w:pPr>
        <w:pStyle w:val="footnote"/>
      </w:pPr>
      <w:r>
        <w:rPr>
          <w:rStyle w:val="FootnoteReference"/>
        </w:rPr>
        <w:footnoteRef/>
      </w:r>
      <w:r>
        <w:t xml:space="preserve"> Ex. 19:6; 29:43-46; Deut. 27:9; Is. 63:18,19; Jer. 2:3; 2 Cor. 6:16.</w:t>
      </w:r>
    </w:p>
  </w:footnote>
  <w:footnote w:id="372">
    <w:p w14:paraId="6D9F1C7B" w14:textId="77777777" w:rsidR="00EB4284" w:rsidRDefault="00EB4284"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73">
    <w:p w14:paraId="0C14975E" w14:textId="77777777" w:rsidR="00EB4284" w:rsidRDefault="00EB4284" w:rsidP="00C544D6">
      <w:pPr>
        <w:pStyle w:val="footnote"/>
      </w:pPr>
      <w:r>
        <w:rPr>
          <w:rStyle w:val="FootnoteReference"/>
        </w:rPr>
        <w:footnoteRef/>
      </w:r>
      <w:r>
        <w:t xml:space="preserve"> Earth rocked and rolled in travail at the birth of a nation (cp. Jn. 16:20-22).</w:t>
      </w:r>
    </w:p>
  </w:footnote>
  <w:footnote w:id="374">
    <w:p w14:paraId="0CFFAE38" w14:textId="77777777" w:rsidR="00EB4284" w:rsidRDefault="00EB4284" w:rsidP="00C544D6">
      <w:pPr>
        <w:pStyle w:val="footnote"/>
      </w:pPr>
      <w:r>
        <w:rPr>
          <w:rStyle w:val="FootnoteReference"/>
        </w:rPr>
        <w:footnoteRef/>
      </w:r>
      <w:r>
        <w:t xml:space="preserve"> Cp. John 1:18; 3:13; Wisdom 18:16.</w:t>
      </w:r>
    </w:p>
  </w:footnote>
  <w:footnote w:id="375">
    <w:p w14:paraId="47CB4F3E" w14:textId="77777777" w:rsidR="00EB4284" w:rsidRDefault="00EB4284"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76">
    <w:p w14:paraId="5DABE081" w14:textId="77777777" w:rsidR="00EB4284" w:rsidRDefault="00EB4284"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77">
    <w:p w14:paraId="25D08CAE" w14:textId="77777777" w:rsidR="00EB4284" w:rsidRDefault="00EB4284" w:rsidP="00C544D6">
      <w:pPr>
        <w:pStyle w:val="footnote"/>
      </w:pPr>
      <w:r>
        <w:rPr>
          <w:rStyle w:val="FootnoteReference"/>
        </w:rPr>
        <w:footnoteRef/>
      </w:r>
      <w:r>
        <w:t xml:space="preserve"> cp. Heb. 4:10; Phil. 2:12; Mt. 11:28,29; Jer. 6:16.</w:t>
      </w:r>
    </w:p>
  </w:footnote>
  <w:footnote w:id="378">
    <w:p w14:paraId="4CB1C48E" w14:textId="77777777" w:rsidR="00EB4284" w:rsidRDefault="00EB4284" w:rsidP="00C544D6">
      <w:pPr>
        <w:pStyle w:val="footnote"/>
      </w:pPr>
      <w:r>
        <w:rPr>
          <w:rStyle w:val="FootnoteReference"/>
        </w:rPr>
        <w:footnoteRef/>
      </w:r>
      <w:r>
        <w:t xml:space="preserve"> 2 Cor. 4:13.</w:t>
      </w:r>
    </w:p>
  </w:footnote>
  <w:footnote w:id="379">
    <w:p w14:paraId="5ACE5127" w14:textId="77777777" w:rsidR="00EB4284" w:rsidRDefault="00EB4284" w:rsidP="00C544D6">
      <w:pPr>
        <w:pStyle w:val="footnote"/>
      </w:pPr>
      <w:r>
        <w:rPr>
          <w:rStyle w:val="FootnoteReference"/>
        </w:rPr>
        <w:footnoteRef/>
      </w:r>
      <w:r>
        <w:t xml:space="preserve"> </w:t>
      </w:r>
      <w:r w:rsidRPr="00DC02D9">
        <w:rPr>
          <w:i/>
        </w:rPr>
        <w:t>Or:</w:t>
      </w:r>
      <w:r>
        <w:t xml:space="preserve"> costly (Wisdom 1:13-16).</w:t>
      </w:r>
    </w:p>
  </w:footnote>
  <w:footnote w:id="380">
    <w:p w14:paraId="380C2FA4" w14:textId="77777777" w:rsidR="00EB4284" w:rsidRDefault="00EB4284" w:rsidP="00C544D6">
      <w:pPr>
        <w:pStyle w:val="footnote"/>
      </w:pPr>
      <w:r>
        <w:rPr>
          <w:rStyle w:val="FootnoteReference"/>
        </w:rPr>
        <w:footnoteRef/>
      </w:r>
      <w:r>
        <w:t xml:space="preserve"> Rom. 15:11.</w:t>
      </w:r>
    </w:p>
  </w:footnote>
  <w:footnote w:id="381">
    <w:p w14:paraId="468C84B0" w14:textId="77777777" w:rsidR="00EB4284" w:rsidRDefault="00EB4284" w:rsidP="00C544D6">
      <w:pPr>
        <w:pStyle w:val="footnote"/>
      </w:pPr>
      <w:r>
        <w:rPr>
          <w:rStyle w:val="FootnoteReference"/>
        </w:rPr>
        <w:footnoteRef/>
      </w:r>
      <w:r>
        <w:t xml:space="preserve"> Mercy </w:t>
      </w:r>
      <w:r w:rsidRPr="00DC02D9">
        <w:rPr>
          <w:i/>
        </w:rPr>
        <w:t>or</w:t>
      </w:r>
      <w:r>
        <w:t xml:space="preserve"> love.</w:t>
      </w:r>
    </w:p>
  </w:footnote>
  <w:footnote w:id="382">
    <w:p w14:paraId="17CB332D" w14:textId="77777777" w:rsidR="00EB4284" w:rsidRPr="00C544D6" w:rsidRDefault="00EB4284" w:rsidP="00C544D6">
      <w:pPr>
        <w:pStyle w:val="footnote"/>
      </w:pPr>
      <w:r w:rsidRPr="00C544D6">
        <w:rPr>
          <w:rStyle w:val="FootnoteReference"/>
          <w:vertAlign w:val="baseline"/>
        </w:rPr>
        <w:footnoteRef/>
      </w:r>
      <w:r w:rsidRPr="00C544D6">
        <w:t xml:space="preserve"> Heb. 13:6.</w:t>
      </w:r>
    </w:p>
  </w:footnote>
  <w:footnote w:id="383">
    <w:p w14:paraId="6976F3A7" w14:textId="77777777" w:rsidR="00EB4284" w:rsidRDefault="00EB4284"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84">
    <w:p w14:paraId="136E3140" w14:textId="77777777" w:rsidR="00EB4284" w:rsidRDefault="00EB4284"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85">
    <w:p w14:paraId="05642717" w14:textId="77777777" w:rsidR="00EB4284" w:rsidRDefault="00EB4284"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86">
    <w:p w14:paraId="6E3C51BA" w14:textId="77777777" w:rsidR="00EB4284" w:rsidRDefault="00EB4284"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87">
    <w:p w14:paraId="1B184B80" w14:textId="77777777" w:rsidR="00EB4284" w:rsidRDefault="00EB4284" w:rsidP="00C544D6">
      <w:pPr>
        <w:pStyle w:val="footnote"/>
      </w:pPr>
      <w:r>
        <w:rPr>
          <w:rStyle w:val="FootnoteReference"/>
        </w:rPr>
        <w:footnoteRef/>
      </w:r>
      <w:r>
        <w:t xml:space="preserve"> Rom. 10:5; Gal. 3:12; Lev. 18:5; Luke 10:25-28.</w:t>
      </w:r>
    </w:p>
  </w:footnote>
  <w:footnote w:id="388">
    <w:p w14:paraId="0E153BF4" w14:textId="77777777" w:rsidR="00EB4284" w:rsidRDefault="00EB4284"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89">
    <w:p w14:paraId="5FA9B9EF" w14:textId="77777777" w:rsidR="00EB4284" w:rsidRDefault="00EB4284"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390">
    <w:p w14:paraId="0D4EEBCE" w14:textId="77777777" w:rsidR="00EB4284" w:rsidRDefault="00EB4284"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391">
    <w:p w14:paraId="27B8F97B" w14:textId="77777777" w:rsidR="00EB4284" w:rsidRDefault="00EB4284" w:rsidP="00C544D6">
      <w:pPr>
        <w:pStyle w:val="footnote"/>
      </w:pPr>
      <w:r>
        <w:rPr>
          <w:rStyle w:val="FootnoteReference"/>
        </w:rPr>
        <w:footnoteRef/>
      </w:r>
      <w:r>
        <w:t xml:space="preserve"> God rebuked proud Satan when he was cast from heaven, and proud man when he was banished from Eden; </w:t>
      </w:r>
      <w:proofErr w:type="gramStart"/>
      <w:r>
        <w:t>likewise</w:t>
      </w:r>
      <w:proofErr w:type="gramEnd"/>
      <w:r>
        <w:t xml:space="preserve"> Pharaoh, Saul, Nebuchadnezzar etc. He rebukes the proud and gives grace to the humble. The eternal law is stated in Deut. 28.</w:t>
      </w:r>
    </w:p>
  </w:footnote>
  <w:footnote w:id="392">
    <w:p w14:paraId="7E47ADA2" w14:textId="77777777" w:rsidR="00EB4284" w:rsidRDefault="00EB4284" w:rsidP="00C544D6">
      <w:pPr>
        <w:pStyle w:val="footnote"/>
      </w:pPr>
      <w:r>
        <w:rPr>
          <w:rStyle w:val="FootnoteReference"/>
        </w:rPr>
        <w:footnoteRef/>
      </w:r>
      <w:r>
        <w:t xml:space="preserve"> Everything is a testimony, witness, word of the living God. But the chief </w:t>
      </w:r>
      <w:proofErr w:type="gramStart"/>
      <w:r>
        <w:t>are</w:t>
      </w:r>
      <w:proofErr w:type="gramEnd"/>
      <w:r>
        <w:t xml:space="preserve"> the Saviour’s Birth, Death, Descent into Hell, Resurrection, Ascension, Gift of the Spirit, Second Corning: the 7 seals of the Book only He could open (Rev. 5:5).</w:t>
      </w:r>
    </w:p>
  </w:footnote>
  <w:footnote w:id="393">
    <w:p w14:paraId="1EDD2AC5" w14:textId="77777777" w:rsidR="00EB4284" w:rsidRDefault="00EB4284" w:rsidP="00C544D6">
      <w:pPr>
        <w:pStyle w:val="footnote"/>
      </w:pPr>
      <w:r>
        <w:rPr>
          <w:rStyle w:val="FootnoteReference"/>
        </w:rPr>
        <w:footnoteRef/>
      </w:r>
      <w:r>
        <w:t xml:space="preserve"> sloth: </w:t>
      </w:r>
      <w:r w:rsidRPr="0002544A">
        <w:rPr>
          <w:i/>
        </w:rPr>
        <w:t>or:</w:t>
      </w:r>
      <w:r>
        <w:t xml:space="preserve"> accidie.</w:t>
      </w:r>
    </w:p>
  </w:footnote>
  <w:footnote w:id="394">
    <w:p w14:paraId="25BE986A" w14:textId="77777777" w:rsidR="00EB4284" w:rsidRDefault="00EB4284" w:rsidP="00C544D6">
      <w:pPr>
        <w:pStyle w:val="footnote"/>
      </w:pPr>
      <w:r>
        <w:rPr>
          <w:rStyle w:val="FootnoteReference"/>
        </w:rPr>
        <w:footnoteRef/>
      </w:r>
      <w:r>
        <w:t xml:space="preserve"> Eyes were given us that we might see in creatures our Creator (St Athanasius).</w:t>
      </w:r>
    </w:p>
  </w:footnote>
  <w:footnote w:id="395">
    <w:p w14:paraId="1BE9F3FA" w14:textId="77777777" w:rsidR="00EB4284" w:rsidRDefault="00EB4284" w:rsidP="00C544D6">
      <w:pPr>
        <w:pStyle w:val="footnote"/>
      </w:pPr>
      <w:r>
        <w:rPr>
          <w:rStyle w:val="FootnoteReference"/>
        </w:rPr>
        <w:footnoteRef/>
      </w:r>
      <w:r>
        <w:t xml:space="preserve"> Christ is our way and our righteousness (cp. Jn. 14:6; 1 Cor 1:30; Ephes. 2:5-7).</w:t>
      </w:r>
    </w:p>
  </w:footnote>
  <w:footnote w:id="396">
    <w:p w14:paraId="79416CA6" w14:textId="77777777" w:rsidR="00EB4284" w:rsidRDefault="00EB4284" w:rsidP="00C544D6">
      <w:pPr>
        <w:pStyle w:val="footnote"/>
      </w:pPr>
      <w:r>
        <w:rPr>
          <w:rStyle w:val="FootnoteReference"/>
        </w:rPr>
        <w:footnoteRef/>
      </w:r>
      <w:r>
        <w:t xml:space="preserve"> The house of wisdom can be built only if the fear of God is rooted deeply in the soul (cp. St Ambrose).</w:t>
      </w:r>
    </w:p>
  </w:footnote>
  <w:footnote w:id="397">
    <w:p w14:paraId="5DF20A4C" w14:textId="77777777" w:rsidR="00EB4284" w:rsidRDefault="00EB4284" w:rsidP="00C544D6">
      <w:pPr>
        <w:pStyle w:val="footnote"/>
      </w:pPr>
      <w:r>
        <w:rPr>
          <w:rStyle w:val="FootnoteReference"/>
        </w:rPr>
        <w:footnoteRef/>
      </w:r>
      <w:r>
        <w:t xml:space="preserve"> Christ is our way and our righteousness (cp. Jn. 14:6; 1 Cor 1:30; Ephes. 2:5-7). &lt;see 2 footnotes above&gt;</w:t>
      </w:r>
    </w:p>
  </w:footnote>
  <w:footnote w:id="398">
    <w:p w14:paraId="2981F854" w14:textId="77777777" w:rsidR="00EB4284" w:rsidRDefault="00EB4284" w:rsidP="00C544D6">
      <w:pPr>
        <w:pStyle w:val="footnote"/>
      </w:pPr>
      <w:r>
        <w:rPr>
          <w:rStyle w:val="FootnoteReference"/>
        </w:rPr>
        <w:footnoteRef/>
      </w:r>
      <w:r>
        <w:t xml:space="preserve"> </w:t>
      </w:r>
      <w:r w:rsidRPr="0002544A">
        <w:rPr>
          <w:i/>
        </w:rPr>
        <w:t>Lit</w:t>
      </w:r>
      <w:r>
        <w:t xml:space="preserve">. Face: </w:t>
      </w:r>
      <w:proofErr w:type="gramStart"/>
      <w:r>
        <w:t>a</w:t>
      </w:r>
      <w:proofErr w:type="gramEnd"/>
      <w:r>
        <w:t xml:space="preserve"> Hebraism for ‘favor’. (Cp. Psalm 44:13).</w:t>
      </w:r>
    </w:p>
  </w:footnote>
  <w:footnote w:id="399">
    <w:p w14:paraId="7A206583" w14:textId="77777777" w:rsidR="00EB4284" w:rsidRDefault="00EB4284"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00">
    <w:p w14:paraId="47E338DE" w14:textId="77777777" w:rsidR="00EB4284" w:rsidRDefault="00EB4284" w:rsidP="00C544D6">
      <w:pPr>
        <w:pStyle w:val="footnote"/>
      </w:pPr>
      <w:r>
        <w:rPr>
          <w:rStyle w:val="FootnoteReference"/>
        </w:rPr>
        <w:footnoteRef/>
      </w:r>
      <w:r>
        <w:t xml:space="preserve"> Curdled with scorn, anger and fear.</w:t>
      </w:r>
    </w:p>
  </w:footnote>
  <w:footnote w:id="401">
    <w:p w14:paraId="7309743D" w14:textId="77777777" w:rsidR="00EB4284" w:rsidRDefault="00EB4284" w:rsidP="00C544D6">
      <w:pPr>
        <w:pStyle w:val="footnote"/>
      </w:pPr>
      <w:r>
        <w:rPr>
          <w:rStyle w:val="FootnoteReference"/>
        </w:rPr>
        <w:footnoteRef/>
      </w:r>
      <w:r>
        <w:t xml:space="preserve"> Was St. Peter poor when he had no gold and silver for the cripple? They are not currency in Canaan (cp. St. Chrysostom).</w:t>
      </w:r>
    </w:p>
  </w:footnote>
  <w:footnote w:id="402">
    <w:p w14:paraId="4CBD2EF6" w14:textId="77777777" w:rsidR="00EB4284" w:rsidRDefault="00EB4284"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03">
    <w:p w14:paraId="10BF754D" w14:textId="77777777" w:rsidR="00EB4284" w:rsidRDefault="00EB4284" w:rsidP="00C544D6">
      <w:pPr>
        <w:pStyle w:val="footnote"/>
      </w:pPr>
      <w:r>
        <w:rPr>
          <w:rStyle w:val="FootnoteReference"/>
        </w:rPr>
        <w:footnoteRef/>
      </w:r>
      <w:r>
        <w:t xml:space="preserve"> Sprinkled with hoar-frost, a wineskin is like the greying head of an old man.</w:t>
      </w:r>
    </w:p>
  </w:footnote>
  <w:footnote w:id="404">
    <w:p w14:paraId="1C03CDF6" w14:textId="77777777" w:rsidR="00EB4284" w:rsidRDefault="00EB4284"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05">
    <w:p w14:paraId="590118AD" w14:textId="77777777" w:rsidR="00EB4284" w:rsidRDefault="00EB4284" w:rsidP="00C544D6">
      <w:pPr>
        <w:pStyle w:val="footnote"/>
      </w:pPr>
      <w:r>
        <w:rPr>
          <w:rStyle w:val="FootnoteReference"/>
        </w:rPr>
        <w:footnoteRef/>
      </w:r>
      <w:r>
        <w:t xml:space="preserve"> hear: </w:t>
      </w:r>
      <w:r w:rsidRPr="0002544A">
        <w:rPr>
          <w:i/>
        </w:rPr>
        <w:t>lit</w:t>
      </w:r>
      <w:r>
        <w:t>. gullet, throat, larynx.</w:t>
      </w:r>
    </w:p>
  </w:footnote>
  <w:footnote w:id="406">
    <w:p w14:paraId="1A1C9B89" w14:textId="77777777" w:rsidR="00EB4284" w:rsidRDefault="00EB4284"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07">
    <w:p w14:paraId="5687A5D1" w14:textId="77777777" w:rsidR="00EB4284" w:rsidRDefault="00EB4284" w:rsidP="00C544D6">
      <w:pPr>
        <w:pStyle w:val="footnote"/>
      </w:pPr>
      <w:r>
        <w:rPr>
          <w:rStyle w:val="FootnoteReference"/>
        </w:rPr>
        <w:footnoteRef/>
      </w:r>
      <w:r>
        <w:t xml:space="preserve"> ‘In wicked men we rightly hate the evil, but love the creature’ (St. Prosper).</w:t>
      </w:r>
    </w:p>
  </w:footnote>
  <w:footnote w:id="408">
    <w:p w14:paraId="2CF134F8" w14:textId="77777777" w:rsidR="00EB4284" w:rsidRDefault="00EB4284"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09">
    <w:p w14:paraId="3C89D31A" w14:textId="77777777" w:rsidR="00EB4284" w:rsidRDefault="00EB4284"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10">
    <w:p w14:paraId="0E747174" w14:textId="77777777" w:rsidR="00EB4284" w:rsidRDefault="00EB4284" w:rsidP="00C544D6">
      <w:pPr>
        <w:pStyle w:val="footnote"/>
      </w:pPr>
      <w:r>
        <w:rPr>
          <w:rStyle w:val="FootnoteReference"/>
        </w:rPr>
        <w:footnoteRef/>
      </w:r>
      <w:r>
        <w:t xml:space="preserve"> These words are repeated by the deacon at the beginning of the Divine Liturgy.</w:t>
      </w:r>
    </w:p>
  </w:footnote>
  <w:footnote w:id="411">
    <w:p w14:paraId="24311CED" w14:textId="77777777" w:rsidR="00EB4284" w:rsidRDefault="00EB4284"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12">
    <w:p w14:paraId="0B2F62E7" w14:textId="77777777" w:rsidR="00EB4284" w:rsidRDefault="00EB4284" w:rsidP="00C544D6">
      <w:pPr>
        <w:pStyle w:val="footnote"/>
      </w:pPr>
      <w:r>
        <w:rPr>
          <w:rStyle w:val="FootnoteReference"/>
        </w:rPr>
        <w:footnoteRef/>
      </w:r>
      <w:r>
        <w:t xml:space="preserve"> Cp. Lk. 24:27,32,45.</w:t>
      </w:r>
    </w:p>
  </w:footnote>
  <w:footnote w:id="413">
    <w:p w14:paraId="33F1F13D" w14:textId="77777777" w:rsidR="00EB4284" w:rsidRDefault="00EB4284" w:rsidP="00C544D6">
      <w:pPr>
        <w:pStyle w:val="footnote"/>
      </w:pPr>
      <w:r>
        <w:rPr>
          <w:rStyle w:val="FootnoteReference"/>
        </w:rPr>
        <w:footnoteRef/>
      </w:r>
      <w:r>
        <w:t xml:space="preserve"> Just as we who claim to love God judge it right to show mercy, so we can expect the divine mercy (Mt. 5:7).</w:t>
      </w:r>
    </w:p>
  </w:footnote>
  <w:footnote w:id="414">
    <w:p w14:paraId="63C08946" w14:textId="77777777" w:rsidR="00EB4284" w:rsidRDefault="00EB4284" w:rsidP="00C544D6">
      <w:pPr>
        <w:pStyle w:val="footnote"/>
      </w:pPr>
      <w:r>
        <w:rPr>
          <w:rStyle w:val="FootnoteReference"/>
        </w:rPr>
        <w:footnoteRef/>
      </w:r>
      <w:r>
        <w:t xml:space="preserve"> pure: </w:t>
      </w:r>
      <w:r w:rsidRPr="007B4ADE">
        <w:rPr>
          <w:i/>
        </w:rPr>
        <w:t>lit</w:t>
      </w:r>
      <w:r>
        <w:t>. burnt, fired: hence refined and pure (cp. Psalm 11:7).</w:t>
      </w:r>
    </w:p>
  </w:footnote>
  <w:footnote w:id="415">
    <w:p w14:paraId="6C5F33A5" w14:textId="77777777" w:rsidR="00EB4284" w:rsidRDefault="00EB4284"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16">
    <w:p w14:paraId="1B4D2C64" w14:textId="77777777" w:rsidR="00EB4284" w:rsidRDefault="00EB4284"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t>
      </w:r>
      <w:proofErr w:type="gramStart"/>
      <w:r>
        <w:t>what</w:t>
      </w:r>
      <w:proofErr w:type="gramEnd"/>
      <w:r>
        <w:t xml:space="preserve"> He paid for you.’ (St. Ambrose, cp. Mk. 13:35-37).</w:t>
      </w:r>
    </w:p>
  </w:footnote>
  <w:footnote w:id="417">
    <w:p w14:paraId="7AACBE15" w14:textId="77777777" w:rsidR="00EB4284" w:rsidRDefault="00EB4284"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18">
    <w:p w14:paraId="50052FF4" w14:textId="77777777" w:rsidR="00EB4284" w:rsidRDefault="00EB4284" w:rsidP="00C544D6">
      <w:pPr>
        <w:pStyle w:val="footnote"/>
      </w:pPr>
      <w:r>
        <w:rPr>
          <w:rStyle w:val="FootnoteReference"/>
        </w:rPr>
        <w:footnoteRef/>
      </w:r>
      <w:r>
        <w:t xml:space="preserve"> Cp. Ps. 110:10.</w:t>
      </w:r>
    </w:p>
  </w:footnote>
  <w:footnote w:id="419">
    <w:p w14:paraId="720D7516" w14:textId="77777777" w:rsidR="00EB4284" w:rsidRDefault="00EB4284"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20">
    <w:p w14:paraId="0951B7D8" w14:textId="77777777" w:rsidR="00EB4284" w:rsidRDefault="00EB4284" w:rsidP="00C544D6">
      <w:pPr>
        <w:pStyle w:val="footnote"/>
      </w:pPr>
      <w:r>
        <w:rPr>
          <w:rStyle w:val="FootnoteReference"/>
        </w:rPr>
        <w:footnoteRef/>
      </w:r>
      <w:r>
        <w:t xml:space="preserve"> Cp. Psalm 139:11; Rom. 12:20. ‘Coals of hell’. For desolation as the equivalent of hell, see Mark 13:14.</w:t>
      </w:r>
    </w:p>
  </w:footnote>
  <w:footnote w:id="421">
    <w:p w14:paraId="1F068DD9" w14:textId="77777777" w:rsidR="00EB4284" w:rsidRDefault="00EB4284" w:rsidP="00C544D6">
      <w:pPr>
        <w:pStyle w:val="footnote"/>
      </w:pPr>
      <w:r>
        <w:rPr>
          <w:rStyle w:val="FootnoteReference"/>
        </w:rPr>
        <w:footnoteRef/>
      </w:r>
      <w:r>
        <w:t xml:space="preserve"> Cp. Jeremiah 3:23. I look through the hills to their unseen Maker.</w:t>
      </w:r>
    </w:p>
  </w:footnote>
  <w:footnote w:id="422">
    <w:p w14:paraId="597C7008" w14:textId="77777777" w:rsidR="00EB4284" w:rsidRDefault="00EB4284"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23">
    <w:p w14:paraId="15E2D793" w14:textId="77777777" w:rsidR="00EB4284" w:rsidRDefault="00EB4284"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24">
    <w:p w14:paraId="3A74CEC3" w14:textId="77777777" w:rsidR="00EB4284" w:rsidRDefault="00EB4284"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25">
    <w:p w14:paraId="2E2CD6B3" w14:textId="77777777" w:rsidR="00EB4284" w:rsidRDefault="00EB4284" w:rsidP="00C544D6">
      <w:pPr>
        <w:pStyle w:val="footnote"/>
      </w:pPr>
      <w:r>
        <w:rPr>
          <w:rStyle w:val="FootnoteReference"/>
        </w:rPr>
        <w:footnoteRef/>
      </w:r>
      <w:r>
        <w:t xml:space="preserve"> Hebrews 11:26; 13:13.</w:t>
      </w:r>
    </w:p>
  </w:footnote>
  <w:footnote w:id="426">
    <w:p w14:paraId="09354BED" w14:textId="77777777" w:rsidR="00EB4284" w:rsidRDefault="00EB4284" w:rsidP="00C544D6">
      <w:pPr>
        <w:pStyle w:val="footnote"/>
      </w:pPr>
      <w:r>
        <w:rPr>
          <w:rStyle w:val="FootnoteReference"/>
        </w:rPr>
        <w:footnoteRef/>
      </w:r>
      <w:r>
        <w:t xml:space="preserve"> Heaven is here (Mt. 4:17; Lk. 17:21; Prov. 17:24).</w:t>
      </w:r>
    </w:p>
  </w:footnote>
  <w:footnote w:id="427">
    <w:p w14:paraId="5CAE6DBB" w14:textId="77777777" w:rsidR="00EB4284" w:rsidRDefault="00EB4284"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28">
    <w:p w14:paraId="2AB48656" w14:textId="77777777" w:rsidR="00EB4284" w:rsidRDefault="00EB4284"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29">
    <w:p w14:paraId="6A925E31" w14:textId="77777777" w:rsidR="00EB4284" w:rsidRDefault="00EB4284"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30">
    <w:p w14:paraId="0C346C8C" w14:textId="77777777" w:rsidR="00EB4284" w:rsidRDefault="00EB4284"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31">
    <w:p w14:paraId="5234FC2B" w14:textId="77777777" w:rsidR="00EB4284" w:rsidRDefault="00EB4284" w:rsidP="00C544D6">
      <w:pPr>
        <w:pStyle w:val="footnote"/>
      </w:pPr>
      <w:r>
        <w:rPr>
          <w:rStyle w:val="FootnoteReference"/>
        </w:rPr>
        <w:footnoteRef/>
      </w:r>
      <w:r>
        <w:t xml:space="preserve"> Cp. Titus 2:14.</w:t>
      </w:r>
    </w:p>
  </w:footnote>
  <w:footnote w:id="432">
    <w:p w14:paraId="55BAD822" w14:textId="77777777" w:rsidR="00EB4284" w:rsidRDefault="00EB4284" w:rsidP="00C544D6">
      <w:pPr>
        <w:pStyle w:val="footnote"/>
      </w:pPr>
      <w:r>
        <w:rPr>
          <w:rStyle w:val="FootnoteReference"/>
        </w:rPr>
        <w:footnoteRef/>
      </w:r>
      <w:r>
        <w:t xml:space="preserve"> Prov. 29:1; 2 Kings 17:14; Neh. 9:16; Dt. 9:6.</w:t>
      </w:r>
    </w:p>
  </w:footnote>
  <w:footnote w:id="433">
    <w:p w14:paraId="7C027A5F" w14:textId="77777777" w:rsidR="00EB4284" w:rsidRDefault="00EB4284"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34">
    <w:p w14:paraId="061D8F8B" w14:textId="77777777" w:rsidR="00EB4284" w:rsidRDefault="00EB4284" w:rsidP="00C544D6">
      <w:pPr>
        <w:pStyle w:val="footnote"/>
      </w:pPr>
      <w:r>
        <w:rPr>
          <w:rStyle w:val="FootnoteReference"/>
        </w:rPr>
        <w:footnoteRef/>
      </w:r>
      <w:r>
        <w:t xml:space="preserve"> Cp. 1 Kings 6:21 (1 Sam. 6:21).</w:t>
      </w:r>
    </w:p>
  </w:footnote>
  <w:footnote w:id="435">
    <w:p w14:paraId="371872E1" w14:textId="77777777" w:rsidR="00EB4284" w:rsidRDefault="00EB4284" w:rsidP="00C544D6">
      <w:pPr>
        <w:pStyle w:val="footnote"/>
      </w:pPr>
      <w:r>
        <w:rPr>
          <w:rStyle w:val="FootnoteReference"/>
        </w:rPr>
        <w:footnoteRef/>
      </w:r>
      <w:r>
        <w:t xml:space="preserve"> Ps. 131:8-10 = 2 Chron. 6:41-42.</w:t>
      </w:r>
    </w:p>
  </w:footnote>
  <w:footnote w:id="436">
    <w:p w14:paraId="3FFC0219" w14:textId="77777777" w:rsidR="00EB4284" w:rsidRDefault="00EB4284" w:rsidP="00C544D6">
      <w:pPr>
        <w:pStyle w:val="footnote"/>
      </w:pPr>
      <w:r>
        <w:rPr>
          <w:rStyle w:val="FootnoteReference"/>
        </w:rPr>
        <w:footnoteRef/>
      </w:r>
      <w:r>
        <w:t xml:space="preserve"> I Chron. 17:11-14; Acts 2:30-33.</w:t>
      </w:r>
    </w:p>
  </w:footnote>
  <w:footnote w:id="437">
    <w:p w14:paraId="41E94330" w14:textId="77777777" w:rsidR="00EB4284" w:rsidRDefault="00EB4284" w:rsidP="00C544D6">
      <w:pPr>
        <w:pStyle w:val="footnote"/>
      </w:pPr>
      <w:r>
        <w:rPr>
          <w:rStyle w:val="FootnoteReference"/>
        </w:rPr>
        <w:footnoteRef/>
      </w:r>
      <w:r>
        <w:t xml:space="preserve"> stock: </w:t>
      </w:r>
      <w:r w:rsidRPr="00783CA0">
        <w:rPr>
          <w:i/>
        </w:rPr>
        <w:t>lit</w:t>
      </w:r>
      <w:r>
        <w:t>. horn.</w:t>
      </w:r>
    </w:p>
  </w:footnote>
  <w:footnote w:id="438">
    <w:p w14:paraId="2CC35491" w14:textId="77777777" w:rsidR="00EB4284" w:rsidRDefault="00EB4284"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39">
    <w:p w14:paraId="5C900721" w14:textId="77777777" w:rsidR="00EB4284" w:rsidRDefault="00EB4284"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40">
    <w:p w14:paraId="1C6E6FA2" w14:textId="77777777" w:rsidR="00EB4284" w:rsidRDefault="00EB4284"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41">
    <w:p w14:paraId="53BD49E1" w14:textId="77777777" w:rsidR="00EB4284" w:rsidRDefault="00EB4284"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42">
    <w:p w14:paraId="1FC82724" w14:textId="77777777" w:rsidR="00EB4284" w:rsidRDefault="00EB4284" w:rsidP="00C544D6">
      <w:pPr>
        <w:pStyle w:val="footnote"/>
      </w:pPr>
      <w:r>
        <w:rPr>
          <w:rStyle w:val="FootnoteReference"/>
        </w:rPr>
        <w:footnoteRef/>
      </w:r>
      <w:r>
        <w:t xml:space="preserve"> The kingdoms of this world have become the kingdoms of our Lord and of His Christ’ (Rev. 11:15).</w:t>
      </w:r>
    </w:p>
  </w:footnote>
  <w:footnote w:id="443">
    <w:p w14:paraId="5C9240DB" w14:textId="77777777" w:rsidR="00EB4284" w:rsidRDefault="00EB4284" w:rsidP="00C544D6">
      <w:pPr>
        <w:pStyle w:val="footnote"/>
      </w:pPr>
      <w:r>
        <w:rPr>
          <w:rStyle w:val="FootnoteReference"/>
        </w:rPr>
        <w:footnoteRef/>
      </w:r>
      <w:r>
        <w:t xml:space="preserve"> Deut. 32:36.</w:t>
      </w:r>
    </w:p>
  </w:footnote>
  <w:footnote w:id="444">
    <w:p w14:paraId="71CEF4E9" w14:textId="77777777" w:rsidR="00EB4284" w:rsidRDefault="00EB4284"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45">
    <w:p w14:paraId="2B96894E" w14:textId="77777777" w:rsidR="00EB4284" w:rsidRDefault="00EB4284" w:rsidP="00C544D6">
      <w:pPr>
        <w:pStyle w:val="footnote"/>
      </w:pPr>
      <w:r>
        <w:rPr>
          <w:rStyle w:val="FootnoteReference"/>
        </w:rPr>
        <w:footnoteRef/>
      </w:r>
      <w:r>
        <w:t xml:space="preserve"> mercy: </w:t>
      </w:r>
      <w:r w:rsidRPr="007F3CE8">
        <w:rPr>
          <w:i/>
        </w:rPr>
        <w:t>or</w:t>
      </w:r>
      <w:r>
        <w:t xml:space="preserve"> love. Cp. Lk. 10:37.</w:t>
      </w:r>
    </w:p>
  </w:footnote>
  <w:footnote w:id="446">
    <w:p w14:paraId="491E3626" w14:textId="77777777" w:rsidR="00EB4284" w:rsidRDefault="00EB4284"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47">
    <w:p w14:paraId="27102E37" w14:textId="77777777" w:rsidR="00EB4284" w:rsidRDefault="00EB4284" w:rsidP="00C544D6">
      <w:pPr>
        <w:pStyle w:val="footnote"/>
      </w:pPr>
      <w:r>
        <w:rPr>
          <w:rStyle w:val="FootnoteReference"/>
        </w:rPr>
        <w:footnoteRef/>
      </w:r>
      <w:r>
        <w:t xml:space="preserve"> See footnote on page 170. &lt;See previous footnote&gt;</w:t>
      </w:r>
    </w:p>
  </w:footnote>
  <w:footnote w:id="448">
    <w:p w14:paraId="32C9C8BA" w14:textId="77777777" w:rsidR="00EB4284" w:rsidRDefault="00EB4284"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49">
    <w:p w14:paraId="02264BC2" w14:textId="77777777" w:rsidR="00EB4284" w:rsidRDefault="00EB4284"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50">
    <w:p w14:paraId="12351032" w14:textId="77777777" w:rsidR="00EB4284" w:rsidRDefault="00EB4284" w:rsidP="00C544D6">
      <w:pPr>
        <w:pStyle w:val="footnote"/>
      </w:pPr>
      <w:r>
        <w:rPr>
          <w:rStyle w:val="FootnoteReference"/>
        </w:rPr>
        <w:footnoteRef/>
      </w:r>
      <w:r>
        <w:t xml:space="preserve"> Cp. Phil. 2:9-11. </w:t>
      </w:r>
      <w:r w:rsidRPr="007F3CE8">
        <w:rPr>
          <w:i/>
        </w:rPr>
        <w:t>Heb</w:t>
      </w:r>
      <w:r>
        <w:t>. You have magnified Your word above all Your name.</w:t>
      </w:r>
    </w:p>
  </w:footnote>
  <w:footnote w:id="451">
    <w:p w14:paraId="18BB02EB" w14:textId="77777777" w:rsidR="00EB4284" w:rsidRDefault="00EB4284" w:rsidP="00C544D6">
      <w:pPr>
        <w:pStyle w:val="footnote"/>
      </w:pPr>
      <w:r>
        <w:rPr>
          <w:rStyle w:val="FootnoteReference"/>
        </w:rPr>
        <w:footnoteRef/>
      </w:r>
      <w:r>
        <w:t xml:space="preserve"> songs: </w:t>
      </w:r>
      <w:r w:rsidRPr="007F3CE8">
        <w:rPr>
          <w:i/>
        </w:rPr>
        <w:t>variant reading and Slavonic:</w:t>
      </w:r>
      <w:r>
        <w:t xml:space="preserve"> ways.</w:t>
      </w:r>
    </w:p>
  </w:footnote>
  <w:footnote w:id="452">
    <w:p w14:paraId="596BB70E" w14:textId="77777777" w:rsidR="00EB4284" w:rsidRDefault="00EB4284" w:rsidP="00C544D6">
      <w:pPr>
        <w:pStyle w:val="footnote"/>
      </w:pPr>
      <w:r>
        <w:rPr>
          <w:rStyle w:val="FootnoteReference"/>
        </w:rPr>
        <w:footnoteRef/>
      </w:r>
      <w:r>
        <w:t xml:space="preserve"> The Spirit of the Lord fills the world (Wisdom 1:7).</w:t>
      </w:r>
    </w:p>
  </w:footnote>
  <w:footnote w:id="453">
    <w:p w14:paraId="145A6B15" w14:textId="77777777" w:rsidR="00EB4284" w:rsidRDefault="00EB4284" w:rsidP="00C544D6">
      <w:pPr>
        <w:pStyle w:val="footnote"/>
      </w:pPr>
      <w:r>
        <w:rPr>
          <w:rStyle w:val="FootnoteReference"/>
        </w:rPr>
        <w:footnoteRef/>
      </w:r>
      <w:r>
        <w:t xml:space="preserve"> heart: </w:t>
      </w:r>
      <w:r w:rsidRPr="007F3CE8">
        <w:rPr>
          <w:i/>
        </w:rPr>
        <w:t>lit</w:t>
      </w:r>
      <w:r>
        <w:t>. kidneys (seat of the affections in Hebrew thought).</w:t>
      </w:r>
    </w:p>
  </w:footnote>
  <w:footnote w:id="454">
    <w:p w14:paraId="6BCAB3AE" w14:textId="77777777" w:rsidR="00EB4284" w:rsidRDefault="00EB4284" w:rsidP="00C544D6">
      <w:pPr>
        <w:pStyle w:val="footnote"/>
      </w:pPr>
      <w:r>
        <w:rPr>
          <w:rStyle w:val="FootnoteReference"/>
        </w:rPr>
        <w:footnoteRef/>
      </w:r>
      <w:r>
        <w:t xml:space="preserve"> ‘He gives songs in the night’ (Job. 35:10).</w:t>
      </w:r>
    </w:p>
  </w:footnote>
  <w:footnote w:id="455">
    <w:p w14:paraId="5A5C1D1C" w14:textId="77777777" w:rsidR="00EB4284" w:rsidRDefault="00EB4284"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56">
    <w:p w14:paraId="1AD5A19A" w14:textId="77777777" w:rsidR="00EB4284" w:rsidRDefault="00EB4284" w:rsidP="00C544D6">
      <w:pPr>
        <w:pStyle w:val="footnote"/>
      </w:pPr>
      <w:r>
        <w:rPr>
          <w:rStyle w:val="FootnoteReference"/>
        </w:rPr>
        <w:footnoteRef/>
      </w:r>
      <w:r>
        <w:t xml:space="preserve"> this way: the confession of Christ (2 Tim. 3:12).</w:t>
      </w:r>
    </w:p>
  </w:footnote>
  <w:footnote w:id="457">
    <w:p w14:paraId="10A5500A" w14:textId="77777777" w:rsidR="00EB4284" w:rsidRDefault="00EB4284" w:rsidP="00C544D6">
      <w:pPr>
        <w:pStyle w:val="footnote"/>
      </w:pPr>
      <w:r>
        <w:rPr>
          <w:rStyle w:val="FootnoteReference"/>
        </w:rPr>
        <w:footnoteRef/>
      </w:r>
      <w:r>
        <w:t xml:space="preserve"> These two lines are identical with Lamentations 3:6.</w:t>
      </w:r>
    </w:p>
  </w:footnote>
  <w:footnote w:id="458">
    <w:p w14:paraId="30FC40DD" w14:textId="77777777" w:rsidR="00EB4284" w:rsidRDefault="00EB4284" w:rsidP="00C544D6">
      <w:pPr>
        <w:pStyle w:val="footnote"/>
      </w:pPr>
      <w:r>
        <w:rPr>
          <w:rStyle w:val="FootnoteReference"/>
        </w:rPr>
        <w:footnoteRef/>
      </w:r>
      <w:r>
        <w:t xml:space="preserve"> Cp. Rev. 10:5; Ezek. 20:23,28,42; Deut. 32:14.</w:t>
      </w:r>
    </w:p>
  </w:footnote>
  <w:footnote w:id="459">
    <w:p w14:paraId="58511EB9" w14:textId="77777777" w:rsidR="00EB4284" w:rsidRDefault="00EB4284"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60">
    <w:p w14:paraId="3B148124" w14:textId="77777777" w:rsidR="00EB4284" w:rsidRDefault="00EB4284"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61">
    <w:p w14:paraId="1CAB0511" w14:textId="77777777" w:rsidR="00EB4284" w:rsidRDefault="00EB4284" w:rsidP="00C544D6">
      <w:pPr>
        <w:pStyle w:val="footnote"/>
      </w:pPr>
      <w:r>
        <w:rPr>
          <w:rStyle w:val="FootnoteReference"/>
        </w:rPr>
        <w:footnoteRef/>
      </w:r>
      <w:r>
        <w:t xml:space="preserve"> Cp. ‘If I am lifted up from the earth, I will draw all men to Me’ (Jn. 12:32). See also Psalm 45:11 and the note there.</w:t>
      </w:r>
    </w:p>
  </w:footnote>
  <w:footnote w:id="462">
    <w:p w14:paraId="67EE1F7C" w14:textId="77777777" w:rsidR="00EB4284" w:rsidRDefault="00EB4284"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63">
    <w:p w14:paraId="353ACEBC" w14:textId="77777777" w:rsidR="00EB4284" w:rsidRDefault="00EB4284" w:rsidP="00C544D6">
      <w:pPr>
        <w:pStyle w:val="footnote"/>
      </w:pPr>
      <w:r>
        <w:rPr>
          <w:rStyle w:val="FootnoteReference"/>
        </w:rPr>
        <w:footnoteRef/>
      </w:r>
      <w:r>
        <w:t xml:space="preserve"> Cp. Ps. 145:2 with Ps. 103:33. Only verbs differ.</w:t>
      </w:r>
    </w:p>
  </w:footnote>
  <w:footnote w:id="464">
    <w:p w14:paraId="2C19D159" w14:textId="77777777" w:rsidR="00EB4284" w:rsidRDefault="00EB4284" w:rsidP="00F258B1">
      <w:pPr>
        <w:pStyle w:val="footnote"/>
      </w:pPr>
      <w:r>
        <w:rPr>
          <w:rStyle w:val="FootnoteReference"/>
        </w:rPr>
        <w:footnoteRef/>
      </w:r>
      <w:r>
        <w:t xml:space="preserve"> </w:t>
      </w:r>
      <w:r w:rsidRPr="00D813A7">
        <w:rPr>
          <w:i/>
        </w:rPr>
        <w:t>Lit</w:t>
      </w:r>
      <w:r>
        <w:t>. ‘dispersions’. Cp. Mt. 24:31.</w:t>
      </w:r>
    </w:p>
  </w:footnote>
  <w:footnote w:id="465">
    <w:p w14:paraId="75810F02" w14:textId="77777777" w:rsidR="00EB4284" w:rsidRDefault="00EB4284"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66">
    <w:p w14:paraId="7329AB19" w14:textId="77777777" w:rsidR="00EB4284" w:rsidRDefault="00EB4284" w:rsidP="00F258B1">
      <w:pPr>
        <w:pStyle w:val="footnote"/>
      </w:pPr>
      <w:r>
        <w:rPr>
          <w:rStyle w:val="FootnoteReference"/>
        </w:rPr>
        <w:footnoteRef/>
      </w:r>
      <w:r>
        <w:t xml:space="preserve"> two-edged sword: praise which conquers Amalek (St. Chrysostom).</w:t>
      </w:r>
    </w:p>
  </w:footnote>
  <w:footnote w:id="467">
    <w:p w14:paraId="2095C32A" w14:textId="77777777" w:rsidR="00EB4284" w:rsidRDefault="00EB4284" w:rsidP="00F258B1">
      <w:pPr>
        <w:pStyle w:val="footnote"/>
      </w:pPr>
      <w:r>
        <w:rPr>
          <w:rStyle w:val="FootnoteReference"/>
        </w:rPr>
        <w:footnoteRef/>
      </w:r>
      <w:r>
        <w:t xml:space="preserve"> ‘Holiness of life is the mother of glory’ (St Theodoret).</w:t>
      </w:r>
    </w:p>
  </w:footnote>
  <w:footnote w:id="468">
    <w:p w14:paraId="2C6CD715" w14:textId="77777777" w:rsidR="00EB4284" w:rsidRDefault="00EB4284">
      <w:pPr>
        <w:pStyle w:val="FootnoteText"/>
      </w:pPr>
      <w:r>
        <w:rPr>
          <w:rStyle w:val="FootnoteReference"/>
        </w:rPr>
        <w:footnoteRef/>
      </w:r>
      <w:r>
        <w:t xml:space="preserve"> Acts 7:60</w:t>
      </w:r>
    </w:p>
  </w:footnote>
  <w:footnote w:id="469">
    <w:p w14:paraId="66841CA4" w14:textId="77777777" w:rsidR="00EB4284" w:rsidRDefault="00EB4284" w:rsidP="006B061A">
      <w:pPr>
        <w:pStyle w:val="Footnote0"/>
      </w:pPr>
      <w:r>
        <w:rPr>
          <w:rStyle w:val="FootnoteReference"/>
        </w:rPr>
        <w:footnoteRef/>
      </w:r>
      <w:r>
        <w:t xml:space="preserve"> Literally “virgin monastic”. The traditional English term for a female monastic is not “nun”, but “virgin”.</w:t>
      </w:r>
    </w:p>
  </w:footnote>
  <w:footnote w:id="470">
    <w:p w14:paraId="754B9B83" w14:textId="77777777" w:rsidR="00EB4284" w:rsidRDefault="00EB4284">
      <w:pPr>
        <w:pStyle w:val="footnote"/>
        <w:rPr>
          <w:ins w:id="1065" w:author="Brett Slote" w:date="2011-07-21T19:13:00Z"/>
        </w:rPr>
        <w:pPrChange w:id="1066" w:author="Brett Slote" w:date="2011-07-21T20:05:00Z">
          <w:pPr>
            <w:pStyle w:val="FootnoteText"/>
          </w:pPr>
        </w:pPrChange>
      </w:pPr>
      <w:ins w:id="1067" w:author="Brett Slote" w:date="2011-07-21T19:13:00Z">
        <w:r>
          <w:rPr>
            <w:rStyle w:val="FootnoteReference"/>
          </w:rPr>
          <w:footnoteRef/>
        </w:r>
        <w:r>
          <w:t xml:space="preserve"> Numbers 12:7-8</w:t>
        </w:r>
      </w:ins>
    </w:p>
  </w:footnote>
  <w:footnote w:id="471">
    <w:p w14:paraId="7099EBEB" w14:textId="77777777" w:rsidR="00EB4284" w:rsidRDefault="00EB4284">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Exodus 28:1</w:t>
        </w:r>
      </w:ins>
    </w:p>
  </w:footnote>
  <w:footnote w:id="472">
    <w:p w14:paraId="5BFC95F9" w14:textId="77777777" w:rsidR="00EB4284" w:rsidRDefault="00EB4284">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Matthew 16:18</w:t>
        </w:r>
      </w:ins>
    </w:p>
  </w:footnote>
  <w:footnote w:id="473">
    <w:p w14:paraId="04125830" w14:textId="77777777" w:rsidR="00EB4284" w:rsidRDefault="00EB4284">
      <w:pPr>
        <w:pStyle w:val="footnote"/>
        <w:rPr>
          <w:ins w:id="1075" w:author="Brett Slote" w:date="2011-07-21T19:13:00Z"/>
        </w:rPr>
        <w:pPrChange w:id="1076" w:author="Brett Slote" w:date="2011-07-21T20:05:00Z">
          <w:pPr>
            <w:pStyle w:val="FootnoteText"/>
          </w:pPr>
        </w:pPrChange>
      </w:pPr>
      <w:ins w:id="1077" w:author="Brett Slote" w:date="2011-07-21T19:13:00Z">
        <w:r>
          <w:rPr>
            <w:rStyle w:val="FootnoteReference"/>
          </w:rPr>
          <w:footnoteRef/>
        </w:r>
        <w:r>
          <w:t xml:space="preserve"> Psalms 110:4, Hebrews 5:6,10</w:t>
        </w:r>
      </w:ins>
    </w:p>
  </w:footnote>
  <w:footnote w:id="474">
    <w:p w14:paraId="4ECDDE09" w14:textId="77777777" w:rsidR="00EB4284" w:rsidRDefault="00EB4284"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75">
    <w:p w14:paraId="4ACBECBD" w14:textId="77777777" w:rsidR="00EB4284" w:rsidRDefault="00EB4284"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76">
    <w:p w14:paraId="0C45F6F7" w14:textId="77777777" w:rsidR="00EB4284" w:rsidRDefault="00EB4284" w:rsidP="00C0205C">
      <w:pPr>
        <w:pStyle w:val="footnote"/>
      </w:pPr>
      <w:r>
        <w:rPr>
          <w:rStyle w:val="FootnoteReference"/>
          <w:rFonts w:eastAsiaTheme="majorEastAsia"/>
        </w:rPr>
        <w:footnoteRef/>
      </w:r>
      <w:r>
        <w:t xml:space="preserve"> Ps 72:10</w:t>
      </w:r>
    </w:p>
  </w:footnote>
  <w:footnote w:id="477">
    <w:p w14:paraId="73200F36" w14:textId="77777777" w:rsidR="00EB4284" w:rsidRDefault="00EB4284">
      <w:pPr>
        <w:pStyle w:val="FootnoteText"/>
      </w:pPr>
      <w:r>
        <w:rPr>
          <w:rStyle w:val="FootnoteReference"/>
        </w:rPr>
        <w:footnoteRef/>
      </w:r>
      <w:r>
        <w:t xml:space="preserve"> Pope Dioscorus can but substituted here to use this doxology on his feast.</w:t>
      </w:r>
    </w:p>
  </w:footnote>
  <w:footnote w:id="478">
    <w:p w14:paraId="2FF46E46" w14:textId="77777777" w:rsidR="00EB4284" w:rsidRDefault="00EB4284" w:rsidP="003D4209">
      <w:pPr>
        <w:pStyle w:val="footnote"/>
      </w:pPr>
      <w:r>
        <w:rPr>
          <w:rStyle w:val="FootnoteReference"/>
        </w:rPr>
        <w:footnoteRef/>
      </w:r>
      <w:r>
        <w:t xml:space="preserve"> Dan 12:3</w:t>
      </w:r>
    </w:p>
  </w:footnote>
  <w:footnote w:id="479">
    <w:p w14:paraId="4F373D62" w14:textId="77777777" w:rsidR="00EB4284" w:rsidRDefault="00EB4284" w:rsidP="003D4209">
      <w:pPr>
        <w:pStyle w:val="footnote"/>
      </w:pPr>
      <w:r>
        <w:rPr>
          <w:rStyle w:val="FootnoteReference"/>
        </w:rPr>
        <w:footnoteRef/>
      </w:r>
      <w:r>
        <w:t xml:space="preserve"> The Scetis Valley in Egypt, from which the word “ascetic” comes. Sheheet means “measure of the heart.”</w:t>
      </w:r>
    </w:p>
  </w:footnote>
  <w:footnote w:id="480">
    <w:p w14:paraId="153ABD29" w14:textId="77777777" w:rsidR="00EB4284" w:rsidRDefault="00EB4284" w:rsidP="003D4209">
      <w:pPr>
        <w:pStyle w:val="footnote"/>
      </w:pPr>
      <w:r>
        <w:rPr>
          <w:rStyle w:val="FootnoteReference"/>
        </w:rPr>
        <w:footnoteRef/>
      </w:r>
      <w:r>
        <w:t xml:space="preserve"> Cf Lk 22:30, Mt</w:t>
      </w:r>
      <w:r w:rsidRPr="003D4209">
        <w:rPr>
          <w:rStyle w:val="footnoteChar"/>
        </w:rPr>
        <w:t xml:space="preserve"> </w:t>
      </w:r>
      <w:r>
        <w:t>19:20</w:t>
      </w:r>
    </w:p>
  </w:footnote>
  <w:footnote w:id="481">
    <w:p w14:paraId="0977783C" w14:textId="77777777" w:rsidR="00EB4284" w:rsidRDefault="00EB4284">
      <w:pPr>
        <w:pStyle w:val="FootnoteText"/>
      </w:pPr>
      <w:r>
        <w:rPr>
          <w:rStyle w:val="FootnoteReference"/>
        </w:rPr>
        <w:footnoteRef/>
      </w:r>
      <w:r>
        <w:t xml:space="preserve"> Rev 4:6</w:t>
      </w:r>
    </w:p>
  </w:footnote>
  <w:footnote w:id="482">
    <w:p w14:paraId="474C3AF6" w14:textId="77777777" w:rsidR="00EB4284" w:rsidRDefault="00EB4284" w:rsidP="00104A9B">
      <w:pPr>
        <w:pStyle w:val="FootnoteText"/>
        <w:rPr>
          <w:ins w:id="1177" w:author="Brett Slote" w:date="2011-07-19T15:43:00Z"/>
        </w:rPr>
      </w:pPr>
      <w:ins w:id="1178" w:author="Brett Slote" w:date="2011-07-19T15:43:00Z">
        <w:r>
          <w:rPr>
            <w:rStyle w:val="FootnoteReference"/>
          </w:rPr>
          <w:footnoteRef/>
        </w:r>
        <w:r>
          <w:t xml:space="preserve"> or supplications/intercessions</w:t>
        </w:r>
      </w:ins>
    </w:p>
  </w:footnote>
  <w:footnote w:id="483">
    <w:p w14:paraId="527ECCCD" w14:textId="77777777" w:rsidR="00EB4284" w:rsidRDefault="00EB4284">
      <w:pPr>
        <w:pStyle w:val="footnote"/>
        <w:rPr>
          <w:ins w:id="1179" w:author="Brett Slote" w:date="2011-07-19T15:43:00Z"/>
        </w:rPr>
        <w:pPrChange w:id="1180" w:author="Brett Slote" w:date="2011-07-21T19:56:00Z">
          <w:pPr>
            <w:pStyle w:val="FootnoteText"/>
          </w:pPr>
        </w:pPrChange>
      </w:pPr>
      <w:ins w:id="1181" w:author="Brett Slote" w:date="2011-07-19T15:43:00Z">
        <w:r>
          <w:rPr>
            <w:rStyle w:val="FootnoteReference"/>
          </w:rPr>
          <w:footnoteRef/>
        </w:r>
        <w:r>
          <w:t xml:space="preserve"> Joel 3:13 – but I’m trying to remember something that says “the harvest is full and the wheat plentiful”</w:t>
        </w:r>
      </w:ins>
    </w:p>
  </w:footnote>
  <w:footnote w:id="484">
    <w:p w14:paraId="6583C1B7" w14:textId="77777777" w:rsidR="00EB4284" w:rsidRDefault="00EB4284">
      <w:pPr>
        <w:pStyle w:val="footnote"/>
        <w:rPr>
          <w:ins w:id="1182" w:author="Brett Slote" w:date="2011-07-19T15:43:00Z"/>
          <w:rFonts w:ascii="Antonious" w:hAnsi="Antonious" w:cs="Antonious"/>
        </w:rPr>
        <w:pPrChange w:id="1183" w:author="Brett Slote" w:date="2011-07-21T19:56:00Z">
          <w:pPr>
            <w:widowControl w:val="0"/>
            <w:autoSpaceDE w:val="0"/>
            <w:autoSpaceDN w:val="0"/>
            <w:adjustRightInd w:val="0"/>
          </w:pPr>
        </w:pPrChange>
      </w:pPr>
      <w:ins w:id="1184"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85">
    <w:p w14:paraId="0AAB833E" w14:textId="77777777" w:rsidR="00EB4284" w:rsidRDefault="00EB4284">
      <w:pPr>
        <w:pStyle w:val="FootnoteText"/>
      </w:pPr>
      <w:r>
        <w:rPr>
          <w:rStyle w:val="FootnoteReference"/>
        </w:rPr>
        <w:footnoteRef/>
      </w:r>
      <w:r>
        <w:t xml:space="preserve"> Rev 4:4</w:t>
      </w:r>
    </w:p>
  </w:footnote>
  <w:footnote w:id="486">
    <w:p w14:paraId="70D69B5E" w14:textId="77777777" w:rsidR="00EB4284" w:rsidRDefault="00EB4284">
      <w:pPr>
        <w:pStyle w:val="FootnoteText"/>
      </w:pPr>
      <w:r>
        <w:rPr>
          <w:rStyle w:val="FootnoteReference"/>
        </w:rPr>
        <w:footnoteRef/>
      </w:r>
      <w:r>
        <w:t xml:space="preserve"> Rev 5:8</w:t>
      </w:r>
    </w:p>
  </w:footnote>
  <w:footnote w:id="487">
    <w:p w14:paraId="741347AD" w14:textId="77777777" w:rsidR="00EB4284" w:rsidRDefault="00EB4284">
      <w:pPr>
        <w:pStyle w:val="footnote"/>
        <w:rPr>
          <w:ins w:id="1206" w:author="Brett Slote" w:date="2011-07-19T18:33:00Z"/>
        </w:rPr>
        <w:pPrChange w:id="1207" w:author="Brett Slote" w:date="2011-07-21T19:58:00Z">
          <w:pPr>
            <w:pStyle w:val="FootnoteText"/>
          </w:pPr>
        </w:pPrChange>
      </w:pPr>
      <w:ins w:id="1208" w:author="Brett Slote" w:date="2011-07-19T18:33:00Z">
        <w:r w:rsidRPr="00C96A85">
          <w:rPr>
            <w:rStyle w:val="FootnoteReference"/>
            <w:vertAlign w:val="baseline"/>
          </w:rPr>
          <w:footnoteRef/>
        </w:r>
        <w:r w:rsidRPr="00C96A85">
          <w:t xml:space="preserve"> Ephesians 6:11</w:t>
        </w:r>
      </w:ins>
      <w:r>
        <w:t xml:space="preserve"> </w:t>
      </w:r>
      <w:ins w:id="1209" w:author="Brett Slote" w:date="2011-07-19T18:33:00Z">
        <w:r w:rsidRPr="00C96A85">
          <w:t>(Literally: “all the girding”)</w:t>
        </w:r>
      </w:ins>
    </w:p>
  </w:footnote>
  <w:footnote w:id="488">
    <w:p w14:paraId="22B1B2A8" w14:textId="77777777" w:rsidR="00EB4284" w:rsidRDefault="00EB4284">
      <w:pPr>
        <w:pStyle w:val="footnote"/>
        <w:rPr>
          <w:ins w:id="1212" w:author="Brett Slote" w:date="2011-07-19T18:34:00Z"/>
        </w:rPr>
        <w:pPrChange w:id="1213" w:author="Brett Slote" w:date="2011-07-21T19:58:00Z">
          <w:pPr>
            <w:pStyle w:val="FootnoteText"/>
          </w:pPr>
        </w:pPrChange>
      </w:pPr>
      <w:ins w:id="1214" w:author="Brett Slote" w:date="2011-07-19T18:34:00Z">
        <w:r>
          <w:rPr>
            <w:rStyle w:val="FootnoteReference"/>
          </w:rPr>
          <w:footnoteRef/>
        </w:r>
        <w:r>
          <w:t xml:space="preserve"> Col 3:1</w:t>
        </w:r>
      </w:ins>
    </w:p>
  </w:footnote>
  <w:footnote w:id="489">
    <w:p w14:paraId="515A7079"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0">
    <w:p w14:paraId="11CE8A3A"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1">
    <w:p w14:paraId="40B3C553"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492">
    <w:p w14:paraId="161FA5C9" w14:textId="77777777" w:rsidR="00EB4284" w:rsidRDefault="00EB4284"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493">
    <w:p w14:paraId="5727BFD3" w14:textId="77777777" w:rsidR="00EB4284" w:rsidRDefault="00EB4284"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494">
    <w:p w14:paraId="2AF6D726" w14:textId="77777777" w:rsidR="00EB4284" w:rsidRPr="00A20ACC" w:rsidRDefault="00EB4284">
      <w:pPr>
        <w:pStyle w:val="footnote"/>
        <w:rPr>
          <w:ins w:id="1257" w:author="Brett Slote" w:date="2011-07-21T18:59:00Z"/>
          <w:color w:val="FF0000"/>
          <w:rPrChange w:id="1258" w:author="Brett Slote" w:date="2011-07-21T20:03:00Z">
            <w:rPr>
              <w:ins w:id="1259" w:author="Brett Slote" w:date="2011-07-21T18:59:00Z"/>
            </w:rPr>
          </w:rPrChange>
        </w:rPr>
        <w:pPrChange w:id="1260" w:author="Brett Slote" w:date="2011-07-21T20:03:00Z">
          <w:pPr>
            <w:pStyle w:val="FootnoteText"/>
          </w:pPr>
        </w:pPrChange>
      </w:pPr>
      <w:ins w:id="1261" w:author="Brett Slote" w:date="2011-07-21T18:59:00Z">
        <w:r w:rsidRPr="003A78C2">
          <w:rPr>
            <w:rStyle w:val="FootnoteReference"/>
            <w:color w:val="FF0000"/>
            <w:rPrChange w:id="1262" w:author="Brett Slote" w:date="2011-07-21T20:03:00Z">
              <w:rPr>
                <w:rStyle w:val="FootnoteReference"/>
              </w:rPr>
            </w:rPrChange>
          </w:rPr>
          <w:footnoteRef/>
        </w:r>
        <w:r w:rsidRPr="003A78C2">
          <w:rPr>
            <w:color w:val="FF0000"/>
            <w:rPrChange w:id="1263" w:author="Brett Slote" w:date="2011-07-21T20:03:00Z">
              <w:rPr>
                <w:vertAlign w:val="superscript"/>
              </w:rPr>
            </w:rPrChange>
          </w:rPr>
          <w:t xml:space="preserve"> Should decide on whether we’re going with Scete or Shiheet – Shiheet is easier to sing, but for now put “English” equivalents.</w:t>
        </w:r>
      </w:ins>
    </w:p>
  </w:footnote>
  <w:footnote w:id="495">
    <w:p w14:paraId="5AA889F2" w14:textId="77777777" w:rsidR="00EB4284" w:rsidRDefault="00EB4284">
      <w:pPr>
        <w:pStyle w:val="footnote"/>
        <w:rPr>
          <w:ins w:id="1264" w:author="Brett Slote" w:date="2011-07-21T19:00:00Z"/>
        </w:rPr>
        <w:pPrChange w:id="1265" w:author="Brett Slote" w:date="2011-07-21T20:03:00Z">
          <w:pPr>
            <w:pStyle w:val="FootnoteText"/>
          </w:pPr>
        </w:pPrChange>
      </w:pPr>
      <w:ins w:id="1266" w:author="Brett Slote" w:date="2011-07-21T19:00:00Z">
        <w:r>
          <w:rPr>
            <w:rStyle w:val="FootnoteReference"/>
          </w:rPr>
          <w:footnoteRef/>
        </w:r>
        <w:r>
          <w:t xml:space="preserve"> Need to do some research into the name of this man in English</w:t>
        </w:r>
      </w:ins>
    </w:p>
  </w:footnote>
  <w:footnote w:id="496">
    <w:p w14:paraId="0EC0EB26" w14:textId="77777777" w:rsidR="00EB4284" w:rsidRDefault="00EB4284"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497">
    <w:p w14:paraId="1A09C94E" w14:textId="77777777" w:rsidR="00EB4284" w:rsidRDefault="00EB4284" w:rsidP="00073003">
      <w:pPr>
        <w:pStyle w:val="footnote"/>
      </w:pPr>
      <w:r>
        <w:rPr>
          <w:rStyle w:val="FootnoteReference"/>
        </w:rPr>
        <w:footnoteRef/>
      </w:r>
      <w:r>
        <w:t xml:space="preserve"> Revelation 7:2</w:t>
      </w:r>
    </w:p>
  </w:footnote>
  <w:footnote w:id="498">
    <w:p w14:paraId="047C672B" w14:textId="77777777" w:rsidR="00EB4284" w:rsidRDefault="00EB4284" w:rsidP="00073003">
      <w:pPr>
        <w:pStyle w:val="footnote"/>
      </w:pPr>
      <w:r>
        <w:rPr>
          <w:rStyle w:val="FootnoteReference"/>
        </w:rPr>
        <w:footnoteRef/>
      </w:r>
      <w:r>
        <w:t xml:space="preserve"> Revelation 7:3</w:t>
      </w:r>
    </w:p>
  </w:footnote>
  <w:footnote w:id="499">
    <w:p w14:paraId="338E8815" w14:textId="77777777" w:rsidR="00EB4284" w:rsidRDefault="00EB4284"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00">
    <w:p w14:paraId="7E074E97" w14:textId="77777777" w:rsidR="00EB4284" w:rsidRDefault="00EB4284" w:rsidP="00BC160E">
      <w:pPr>
        <w:pStyle w:val="footnote"/>
      </w:pPr>
      <w:r>
        <w:rPr>
          <w:rStyle w:val="FootnoteReference"/>
        </w:rPr>
        <w:footnoteRef/>
      </w:r>
      <w:r>
        <w:t xml:space="preserve"> John 13:25</w:t>
      </w:r>
    </w:p>
  </w:footnote>
  <w:footnote w:id="501">
    <w:p w14:paraId="795EE333" w14:textId="77777777" w:rsidR="00EB4284" w:rsidRDefault="00EB4284" w:rsidP="00B53E05">
      <w:pPr>
        <w:pStyle w:val="footnote"/>
      </w:pPr>
      <w:r>
        <w:rPr>
          <w:rStyle w:val="FootnoteReference"/>
        </w:rPr>
        <w:footnoteRef/>
      </w:r>
      <w:r>
        <w:t xml:space="preserve"> Normally reserved for the Theotokos.</w:t>
      </w:r>
    </w:p>
  </w:footnote>
  <w:footnote w:id="502">
    <w:p w14:paraId="483F0E8B" w14:textId="77777777" w:rsidR="00EB4284" w:rsidRDefault="00EB4284" w:rsidP="00B53E05">
      <w:pPr>
        <w:pStyle w:val="footnote"/>
      </w:pPr>
      <w:r>
        <w:rPr>
          <w:rStyle w:val="FootnoteReference"/>
        </w:rPr>
        <w:footnoteRef/>
      </w:r>
      <w:r>
        <w:t xml:space="preserve"> The law of righteousness, not the Law of the Old Covenant.</w:t>
      </w:r>
    </w:p>
  </w:footnote>
  <w:footnote w:id="503">
    <w:p w14:paraId="361DBD71" w14:textId="77777777" w:rsidR="00EB4284" w:rsidRDefault="00EB4284" w:rsidP="00662600">
      <w:pPr>
        <w:pStyle w:val="footnote"/>
      </w:pPr>
      <w:r>
        <w:rPr>
          <w:rStyle w:val="FootnoteReference"/>
        </w:rPr>
        <w:footnoteRef/>
      </w:r>
      <w:r>
        <w:t xml:space="preserve"> Or image</w:t>
      </w:r>
    </w:p>
  </w:footnote>
  <w:footnote w:id="504">
    <w:p w14:paraId="2DF974D0" w14:textId="77777777" w:rsidR="00EB4284" w:rsidRDefault="00EB4284">
      <w:pPr>
        <w:pStyle w:val="footnote"/>
        <w:rPr>
          <w:ins w:id="1366" w:author="Brett Slote" w:date="2011-07-21T18:57:00Z"/>
        </w:rPr>
        <w:pPrChange w:id="1367" w:author="Brett Slote" w:date="2011-07-21T20:03:00Z">
          <w:pPr>
            <w:pStyle w:val="FootnoteText"/>
          </w:pPr>
        </w:pPrChange>
      </w:pPr>
      <w:ins w:id="1368" w:author="Brett Slote" w:date="2011-07-21T18:57:00Z">
        <w:r>
          <w:rPr>
            <w:rStyle w:val="FootnoteReference"/>
          </w:rPr>
          <w:footnoteRef/>
        </w:r>
        <w:r>
          <w:t xml:space="preserve"> Colossians 3:14</w:t>
        </w:r>
      </w:ins>
    </w:p>
  </w:footnote>
  <w:footnote w:id="505">
    <w:p w14:paraId="56032475" w14:textId="77777777" w:rsidR="00EB4284" w:rsidRDefault="00EB4284" w:rsidP="00E22010">
      <w:pPr>
        <w:pStyle w:val="footnote"/>
      </w:pPr>
      <w:r>
        <w:rPr>
          <w:rStyle w:val="FootnoteReference"/>
        </w:rPr>
        <w:footnoteRef/>
      </w:r>
      <w:r>
        <w:t xml:space="preserve"> 2 Tim 4:7</w:t>
      </w:r>
    </w:p>
  </w:footnote>
  <w:footnote w:id="506">
    <w:p w14:paraId="519A6EA0" w14:textId="77777777" w:rsidR="00EB4284" w:rsidRDefault="00EB4284" w:rsidP="00E22010">
      <w:pPr>
        <w:pStyle w:val="footnote"/>
      </w:pPr>
      <w:r>
        <w:rPr>
          <w:rStyle w:val="FootnoteReference"/>
        </w:rPr>
        <w:footnoteRef/>
      </w:r>
      <w:r>
        <w:t xml:space="preserve"> 2 Tim 4:8</w:t>
      </w:r>
    </w:p>
  </w:footnote>
  <w:footnote w:id="507">
    <w:p w14:paraId="2C92CCF6" w14:textId="77777777" w:rsidR="00EB4284" w:rsidRDefault="00EB4284" w:rsidP="001779C0">
      <w:pPr>
        <w:pStyle w:val="footnote"/>
      </w:pPr>
      <w:r>
        <w:rPr>
          <w:rStyle w:val="FootnoteReference"/>
        </w:rPr>
        <w:footnoteRef/>
      </w:r>
      <w:r>
        <w:t xml:space="preserve"> Composed in Coptic and Arabic by H.G. Bishop Demetrius of Malawi circa A.D. 2000.</w:t>
      </w:r>
    </w:p>
  </w:footnote>
  <w:footnote w:id="508">
    <w:p w14:paraId="16CDD53B" w14:textId="77777777" w:rsidR="00EB4284" w:rsidRDefault="00EB4284"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09">
    <w:p w14:paraId="717A066E" w14:textId="77777777" w:rsidR="00EB4284" w:rsidRDefault="00EB4284">
      <w:pPr>
        <w:pStyle w:val="footnote"/>
        <w:rPr>
          <w:ins w:id="1430" w:author="Brett Slote" w:date="2011-07-21T18:45:00Z"/>
        </w:rPr>
        <w:pPrChange w:id="1431" w:author="Brett Slote" w:date="2011-07-21T20:01:00Z">
          <w:pPr>
            <w:pStyle w:val="FootnoteText"/>
          </w:pPr>
        </w:pPrChange>
      </w:pPr>
      <w:ins w:id="1432" w:author="Brett Slote" w:date="2011-07-21T18:45:00Z">
        <w:r>
          <w:rPr>
            <w:rStyle w:val="FootnoteReference"/>
          </w:rPr>
          <w:footnoteRef/>
        </w:r>
        <w:r>
          <w:t xml:space="preserve"> Daniel 12:3</w:t>
        </w:r>
      </w:ins>
    </w:p>
  </w:footnote>
  <w:footnote w:id="510">
    <w:p w14:paraId="7155AD88" w14:textId="77777777" w:rsidR="00EB4284" w:rsidRDefault="00EB4284">
      <w:pPr>
        <w:pStyle w:val="footnote"/>
        <w:rPr>
          <w:ins w:id="1433" w:author="Brett Slote" w:date="2011-07-21T18:46:00Z"/>
        </w:rPr>
        <w:pPrChange w:id="1434" w:author="Brett Slote" w:date="2011-07-21T20:01:00Z">
          <w:pPr>
            <w:pStyle w:val="FootnoteText"/>
          </w:pPr>
        </w:pPrChange>
      </w:pPr>
      <w:ins w:id="1435" w:author="Brett Slote" w:date="2011-07-21T18:46:00Z">
        <w:r>
          <w:rPr>
            <w:rStyle w:val="FootnoteReference"/>
          </w:rPr>
          <w:footnoteRef/>
        </w:r>
        <w:r>
          <w:t xml:space="preserve"> Literally: all </w:t>
        </w:r>
        <w:proofErr w:type="gramStart"/>
        <w:r>
          <w:t>you</w:t>
        </w:r>
        <w:proofErr w:type="gramEnd"/>
        <w:r>
          <w:t xml:space="preserve"> monastic folk</w:t>
        </w:r>
      </w:ins>
    </w:p>
  </w:footnote>
  <w:footnote w:id="511">
    <w:p w14:paraId="7EEF391B" w14:textId="77777777" w:rsidR="00EB4284" w:rsidRDefault="00EB4284">
      <w:pPr>
        <w:pStyle w:val="FootnoteText"/>
      </w:pPr>
      <w:r>
        <w:rPr>
          <w:rStyle w:val="FootnoteReference"/>
        </w:rPr>
        <w:footnoteRef/>
      </w:r>
      <w:r>
        <w:t xml:space="preserve"> Published by Abouna Matta El-Maskeen of St. Macarius’ Monastery.</w:t>
      </w:r>
    </w:p>
  </w:footnote>
  <w:footnote w:id="512">
    <w:p w14:paraId="6BC2BFA9" w14:textId="77777777" w:rsidR="00EB4284" w:rsidRDefault="00EB4284"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13">
    <w:p w14:paraId="3A6EC701" w14:textId="77777777" w:rsidR="00EB4284" w:rsidRDefault="00EB4284" w:rsidP="00670C79">
      <w:pPr>
        <w:pStyle w:val="footnote"/>
      </w:pPr>
      <w:r>
        <w:rPr>
          <w:rStyle w:val="FootnoteReference"/>
        </w:rPr>
        <w:footnoteRef/>
      </w:r>
      <w:r>
        <w:t xml:space="preserve"> Modern day Ethiopia and Eritrea.</w:t>
      </w:r>
    </w:p>
  </w:footnote>
  <w:footnote w:id="514">
    <w:p w14:paraId="46D5577E" w14:textId="77777777" w:rsidR="00EB4284" w:rsidRDefault="00EB4284" w:rsidP="0047441D">
      <w:pPr>
        <w:pStyle w:val="footnote"/>
      </w:pPr>
      <w:r>
        <w:rPr>
          <w:rStyle w:val="FootnoteReference"/>
        </w:rPr>
        <w:footnoteRef/>
      </w:r>
      <w:r>
        <w:t xml:space="preserve"> St. F</w:t>
      </w:r>
      <w:r w:rsidRPr="006422C6">
        <w:t>rumentius</w:t>
      </w:r>
      <w:r>
        <w:t>, whom the Ethiopians called “Abune Selama.”</w:t>
      </w:r>
    </w:p>
  </w:footnote>
  <w:footnote w:id="515">
    <w:p w14:paraId="018A465B" w14:textId="77777777" w:rsidR="00EB4284" w:rsidRDefault="00EB4284">
      <w:pPr>
        <w:pStyle w:val="footnote"/>
        <w:rPr>
          <w:ins w:id="1519" w:author="Brett Slote" w:date="2011-07-21T19:11:00Z"/>
        </w:rPr>
        <w:pPrChange w:id="1520" w:author="Brett Slote" w:date="2011-07-21T20:05:00Z">
          <w:pPr>
            <w:pStyle w:val="FootnoteText"/>
          </w:pPr>
        </w:pPrChange>
      </w:pPr>
      <w:ins w:id="1521" w:author="Brett Slote" w:date="2011-07-21T19:11:00Z">
        <w:r>
          <w:rPr>
            <w:rStyle w:val="FootnoteReference"/>
          </w:rPr>
          <w:footnoteRef/>
        </w:r>
        <w:r>
          <w:t xml:space="preserve"> Psalm 41:1</w:t>
        </w:r>
      </w:ins>
    </w:p>
  </w:footnote>
  <w:footnote w:id="516">
    <w:p w14:paraId="30B9D2C6" w14:textId="77777777" w:rsidR="00EB4284" w:rsidRDefault="00EB4284"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17">
    <w:p w14:paraId="63D7B4DE" w14:textId="77777777" w:rsidR="00EB4284" w:rsidRDefault="00EB4284"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18">
    <w:p w14:paraId="6542A42A" w14:textId="77777777" w:rsidR="00EB4284" w:rsidRDefault="00EB4284"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19">
    <w:p w14:paraId="48A0DCFD" w14:textId="77777777" w:rsidR="00EB4284" w:rsidRDefault="00EB4284" w:rsidP="006D27E4">
      <w:pPr>
        <w:pStyle w:val="Footnote0"/>
      </w:pPr>
      <w:r>
        <w:rPr>
          <w:rStyle w:val="FootnoteReference"/>
        </w:rPr>
        <w:footnoteRef/>
      </w:r>
      <w:r>
        <w:t xml:space="preserve"> In modern day Libya</w:t>
      </w:r>
    </w:p>
  </w:footnote>
  <w:footnote w:id="520">
    <w:p w14:paraId="5E4AA7CE" w14:textId="77777777" w:rsidR="00EB4284" w:rsidRDefault="00EB4284">
      <w:pPr>
        <w:pStyle w:val="footnote"/>
        <w:rPr>
          <w:ins w:id="1546" w:author="Brett Slote" w:date="2011-07-21T18:49:00Z"/>
        </w:rPr>
        <w:pPrChange w:id="1547" w:author="Brett Slote" w:date="2011-07-21T20:02:00Z">
          <w:pPr>
            <w:pStyle w:val="FootnoteText"/>
          </w:pPr>
        </w:pPrChange>
      </w:pPr>
      <w:ins w:id="1548" w:author="Brett Slote" w:date="2011-07-21T18:49:00Z">
        <w:r>
          <w:rPr>
            <w:rStyle w:val="FootnoteReference"/>
          </w:rPr>
          <w:footnoteRef/>
        </w:r>
        <w:r>
          <w:t xml:space="preserve"> Note that </w:t>
        </w:r>
        <w:r w:rsidRPr="003A78C2">
          <w:rPr>
            <w:rFonts w:ascii="CS Avva Shenouda" w:hAnsi="CS Avva Shenouda"/>
            <w:rPrChange w:id="1549" w:author="Brett Slote" w:date="2011-07-21T20:02:00Z">
              <w:rPr>
                <w:rFonts w:ascii="Antonious Normal" w:hAnsi="Antonious Normal"/>
              </w:rPr>
            </w:rPrChange>
          </w:rPr>
          <w:t>twou</w:t>
        </w:r>
        <w:r>
          <w:t xml:space="preserve"> is used as mountain and desert interchangeably in Coptic monastic literature</w:t>
        </w:r>
      </w:ins>
    </w:p>
  </w:footnote>
  <w:footnote w:id="521">
    <w:p w14:paraId="71147821" w14:textId="77777777" w:rsidR="00EB4284" w:rsidRDefault="00EB4284">
      <w:pPr>
        <w:pStyle w:val="footnote"/>
        <w:rPr>
          <w:ins w:id="1550" w:author="Brett Slote" w:date="2011-07-21T18:50:00Z"/>
        </w:rPr>
        <w:pPrChange w:id="1551" w:author="Brett Slote" w:date="2011-07-21T20:02:00Z">
          <w:pPr>
            <w:pStyle w:val="FootnoteText"/>
          </w:pPr>
        </w:pPrChange>
      </w:pPr>
      <w:ins w:id="1552" w:author="Brett Slote" w:date="2011-07-21T18:50:00Z">
        <w:r>
          <w:rPr>
            <w:rStyle w:val="FootnoteReference"/>
          </w:rPr>
          <w:footnoteRef/>
        </w:r>
        <w:r>
          <w:t xml:space="preserve"> US book has “travails of torment” – but it’s not possessive.</w:t>
        </w:r>
      </w:ins>
    </w:p>
  </w:footnote>
  <w:footnote w:id="522">
    <w:p w14:paraId="39517237" w14:textId="77777777" w:rsidR="00EB4284" w:rsidRDefault="00EB4284">
      <w:pPr>
        <w:pStyle w:val="footnote"/>
        <w:rPr>
          <w:ins w:id="1553" w:author="Brett Slote" w:date="2011-07-21T18:49:00Z"/>
        </w:rPr>
        <w:pPrChange w:id="1554" w:author="Brett Slote" w:date="2011-07-21T20:02:00Z">
          <w:pPr>
            <w:pStyle w:val="FootnoteText"/>
          </w:pPr>
        </w:pPrChange>
      </w:pPr>
      <w:ins w:id="1555" w:author="Brett Slote" w:date="2011-07-21T18:49:00Z">
        <w:r>
          <w:rPr>
            <w:rStyle w:val="FootnoteReference"/>
          </w:rPr>
          <w:footnoteRef/>
        </w:r>
        <w:r>
          <w:t xml:space="preserve"> 1 Peter 1:4</w:t>
        </w:r>
      </w:ins>
    </w:p>
  </w:footnote>
  <w:footnote w:id="523">
    <w:p w14:paraId="049774F0" w14:textId="77777777" w:rsidR="00EB4284" w:rsidRDefault="00EB4284" w:rsidP="00E77C68">
      <w:pPr>
        <w:pStyle w:val="footnote"/>
      </w:pPr>
      <w:r>
        <w:rPr>
          <w:rStyle w:val="FootnoteReference"/>
        </w:rPr>
        <w:footnoteRef/>
      </w:r>
      <w:r>
        <w:t xml:space="preserve"> The Coptic has “Three names, one God,” which is the heresy of modalism, and certainly was not said at Ephesus.</w:t>
      </w:r>
    </w:p>
  </w:footnote>
  <w:footnote w:id="524">
    <w:p w14:paraId="416DBD35" w14:textId="77777777" w:rsidR="00EB4284" w:rsidRDefault="00EB4284" w:rsidP="00E77C68">
      <w:pPr>
        <w:pStyle w:val="footnote"/>
      </w:pPr>
      <w:r>
        <w:rPr>
          <w:rStyle w:val="FootnoteReference"/>
        </w:rPr>
        <w:footnoteRef/>
      </w:r>
      <w:r>
        <w:t xml:space="preserve"> This line is heretical.</w:t>
      </w:r>
    </w:p>
  </w:footnote>
  <w:footnote w:id="525">
    <w:p w14:paraId="2A005F90" w14:textId="77777777" w:rsidR="00EB4284" w:rsidRDefault="00EB4284">
      <w:pPr>
        <w:pStyle w:val="footnote"/>
        <w:rPr>
          <w:ins w:id="1590" w:author="Brett Slote" w:date="2011-07-21T18:55:00Z"/>
        </w:rPr>
        <w:pPrChange w:id="1591" w:author="Brett Slote" w:date="2011-07-21T20:02:00Z">
          <w:pPr>
            <w:pStyle w:val="FootnoteText"/>
          </w:pPr>
        </w:pPrChange>
      </w:pPr>
      <w:ins w:id="1592" w:author="Brett Slote" w:date="2011-07-21T18:55:00Z">
        <w:r>
          <w:rPr>
            <w:rStyle w:val="FootnoteReference"/>
          </w:rPr>
          <w:footnoteRef/>
        </w:r>
        <w:r>
          <w:t xml:space="preserve"> Hallow or consecrate – this was, according to a tradition, when he formerly became an archimandrite</w:t>
        </w:r>
      </w:ins>
    </w:p>
  </w:footnote>
  <w:footnote w:id="526">
    <w:p w14:paraId="6B5EF1D3" w14:textId="77777777" w:rsidR="00EB4284" w:rsidRDefault="00EB4284">
      <w:pPr>
        <w:pStyle w:val="footnote"/>
        <w:rPr>
          <w:ins w:id="1598" w:author="Brett Slote" w:date="2011-07-21T18:52:00Z"/>
        </w:rPr>
        <w:pPrChange w:id="1599" w:author="Brett Slote" w:date="2011-07-21T20:02:00Z">
          <w:pPr/>
        </w:pPrChange>
      </w:pPr>
      <w:ins w:id="1600" w:author="Brett Slote" w:date="2011-07-21T18:52:00Z">
        <w:r w:rsidRPr="00FB36D8">
          <w:rPr>
            <w:rStyle w:val="FootnoteReference"/>
            <w:vertAlign w:val="baseline"/>
          </w:rPr>
          <w:footnoteRef/>
        </w:r>
        <w:r w:rsidRPr="00FB36D8">
          <w:t xml:space="preserve"> This line is literally “because the hope of the good”</w:t>
        </w:r>
      </w:ins>
    </w:p>
  </w:footnote>
  <w:footnote w:id="527">
    <w:p w14:paraId="347015AD" w14:textId="77777777" w:rsidR="00EB4284" w:rsidRPr="00A20ACC" w:rsidRDefault="00EB4284">
      <w:pPr>
        <w:pStyle w:val="footnote"/>
        <w:rPr>
          <w:ins w:id="1601" w:author="Brett Slote" w:date="2011-07-21T18:52:00Z"/>
          <w:rFonts w:ascii="CS Avva Shenouda" w:hAnsi="CS Avva Shenouda"/>
          <w:color w:val="FF0000"/>
          <w:rPrChange w:id="1602" w:author="Brett Slote" w:date="2011-07-21T20:02:00Z">
            <w:rPr>
              <w:ins w:id="1603" w:author="Brett Slote" w:date="2011-07-21T18:52:00Z"/>
              <w:color w:val="FF0000"/>
            </w:rPr>
          </w:rPrChange>
        </w:rPr>
        <w:pPrChange w:id="1604" w:author="Brett Slote" w:date="2011-07-21T20:02:00Z">
          <w:pPr/>
        </w:pPrChange>
      </w:pPr>
      <w:ins w:id="1605" w:author="Brett Slote" w:date="2011-07-21T18:52:00Z">
        <w:r w:rsidRPr="00FB36D8">
          <w:rPr>
            <w:rStyle w:val="FootnoteReference"/>
            <w:vertAlign w:val="baseline"/>
          </w:rPr>
          <w:footnoteRef/>
        </w:r>
        <w:r w:rsidRPr="00FB36D8">
          <w:t xml:space="preserve"> </w:t>
        </w:r>
        <w:r w:rsidRPr="003A78C2">
          <w:rPr>
            <w:rPrChange w:id="1606" w:author="Brett Slote" w:date="2011-07-21T20:02:00Z">
              <w:rPr>
                <w:rFonts w:ascii="Antonious Normal" w:hAnsi="Antonious Normal"/>
                <w:color w:val="FF0000"/>
              </w:rPr>
            </w:rPrChange>
          </w:rPr>
          <w:t>qen hanhwd/ nem han'almoc</w:t>
        </w:r>
      </w:ins>
    </w:p>
  </w:footnote>
  <w:footnote w:id="528">
    <w:p w14:paraId="4AFC6896" w14:textId="77777777" w:rsidR="00EB4284" w:rsidRDefault="00EB4284">
      <w:pPr>
        <w:pStyle w:val="FootnoteText"/>
      </w:pPr>
      <w:r>
        <w:rPr>
          <w:rStyle w:val="FootnoteReference"/>
        </w:rPr>
        <w:footnoteRef/>
      </w:r>
      <w:r>
        <w:t xml:space="preserve"> Matthew 1:20</w:t>
      </w:r>
    </w:p>
  </w:footnote>
  <w:footnote w:id="529">
    <w:p w14:paraId="0E9CA519" w14:textId="77777777" w:rsidR="00EB4284" w:rsidRDefault="00EB4284" w:rsidP="00662A48">
      <w:pPr>
        <w:pStyle w:val="footnote"/>
      </w:pPr>
      <w:r>
        <w:rPr>
          <w:rStyle w:val="FootnoteReference"/>
          <w:rFonts w:eastAsiaTheme="majorEastAsia"/>
        </w:rPr>
        <w:footnoteRef/>
      </w:r>
      <w:r>
        <w:t xml:space="preserve"> All-holy</w:t>
      </w:r>
    </w:p>
  </w:footnote>
  <w:footnote w:id="530">
    <w:p w14:paraId="50451B0F" w14:textId="77777777" w:rsidR="00EB4284" w:rsidRDefault="00EB4284">
      <w:pPr>
        <w:pStyle w:val="footnote"/>
        <w:rPr>
          <w:ins w:id="1675" w:author="Brett Slote" w:date="2011-07-21T19:04:00Z"/>
        </w:rPr>
        <w:pPrChange w:id="1676" w:author="Brett Slote" w:date="2011-07-21T20:04:00Z">
          <w:pPr>
            <w:pStyle w:val="FootnoteText"/>
          </w:pPr>
        </w:pPrChange>
      </w:pPr>
      <w:ins w:id="1677" w:author="Brett Slote" w:date="2011-07-21T19:04:00Z">
        <w:r>
          <w:rPr>
            <w:rStyle w:val="FootnoteReference"/>
          </w:rPr>
          <w:footnoteRef/>
        </w:r>
        <w:r>
          <w:t xml:space="preserve"> literal is disregarded</w:t>
        </w:r>
      </w:ins>
    </w:p>
  </w:footnote>
  <w:footnote w:id="531">
    <w:p w14:paraId="062BDCC1" w14:textId="77777777" w:rsidR="00EB4284" w:rsidRDefault="00EB4284">
      <w:pPr>
        <w:pStyle w:val="FootnoteText"/>
      </w:pPr>
      <w:r>
        <w:rPr>
          <w:rStyle w:val="FootnoteReference"/>
        </w:rPr>
        <w:footnoteRef/>
      </w:r>
      <w:r>
        <w:t xml:space="preserve"> Ps 8:2</w:t>
      </w:r>
    </w:p>
  </w:footnote>
  <w:footnote w:id="532">
    <w:p w14:paraId="5BC08478" w14:textId="77777777" w:rsidR="00EB4284" w:rsidRPr="000C76BB" w:rsidRDefault="00EB4284"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33">
    <w:p w14:paraId="03A6DDD1" w14:textId="77777777" w:rsidR="00EB4284" w:rsidRDefault="00EB4284">
      <w:pPr>
        <w:pStyle w:val="FootnoteText"/>
      </w:pPr>
      <w:r>
        <w:rPr>
          <w:rStyle w:val="FootnoteReference"/>
        </w:rPr>
        <w:footnoteRef/>
      </w:r>
      <w:r>
        <w:t xml:space="preserve"> Matthew 28:6</w:t>
      </w:r>
    </w:p>
  </w:footnote>
  <w:footnote w:id="534">
    <w:p w14:paraId="339855D2" w14:textId="77777777" w:rsidR="00EB4284" w:rsidRDefault="00EB4284">
      <w:pPr>
        <w:pStyle w:val="FootnoteText"/>
      </w:pPr>
      <w:r>
        <w:rPr>
          <w:rStyle w:val="FootnoteReference"/>
        </w:rPr>
        <w:footnoteRef/>
      </w:r>
      <w:r>
        <w:t xml:space="preserve"> Matthew 28:7,6</w:t>
      </w:r>
    </w:p>
  </w:footnote>
  <w:footnote w:id="535">
    <w:p w14:paraId="76212A49" w14:textId="77777777" w:rsidR="00EB4284" w:rsidRDefault="00EB4284">
      <w:pPr>
        <w:pStyle w:val="FootnoteText"/>
      </w:pPr>
      <w:r>
        <w:rPr>
          <w:rStyle w:val="FootnoteReference"/>
        </w:rPr>
        <w:footnoteRef/>
      </w:r>
      <w:r>
        <w:t xml:space="preserve"> Matthew 28:7</w:t>
      </w:r>
    </w:p>
  </w:footnote>
  <w:footnote w:id="536">
    <w:p w14:paraId="716019EB" w14:textId="77777777" w:rsidR="00EB4284" w:rsidRDefault="00EB4284">
      <w:pPr>
        <w:pStyle w:val="FootnoteText"/>
      </w:pPr>
      <w:r>
        <w:rPr>
          <w:rStyle w:val="FootnoteReference"/>
        </w:rPr>
        <w:footnoteRef/>
      </w:r>
      <w:r>
        <w:t xml:space="preserve"> John 20:27</w:t>
      </w:r>
    </w:p>
  </w:footnote>
  <w:footnote w:id="537">
    <w:p w14:paraId="0ECF3FB0" w14:textId="77777777" w:rsidR="00EB4284" w:rsidRDefault="00EB4284">
      <w:pPr>
        <w:pStyle w:val="FootnoteText"/>
      </w:pPr>
      <w:r>
        <w:rPr>
          <w:rStyle w:val="FootnoteReference"/>
        </w:rPr>
        <w:footnoteRef/>
      </w:r>
      <w:r>
        <w:t xml:space="preserve"> John 20:28</w:t>
      </w:r>
    </w:p>
  </w:footnote>
  <w:footnote w:id="538">
    <w:p w14:paraId="3FCB0B65" w14:textId="77777777" w:rsidR="00EB4284" w:rsidRDefault="00EB4284">
      <w:pPr>
        <w:pStyle w:val="FootnoteText"/>
      </w:pPr>
      <w:r>
        <w:rPr>
          <w:rStyle w:val="FootnoteReference"/>
        </w:rPr>
        <w:footnoteRef/>
      </w:r>
      <w:r>
        <w:t xml:space="preserve"> John 20:29</w:t>
      </w:r>
    </w:p>
  </w:footnote>
  <w:footnote w:id="539">
    <w:p w14:paraId="6B80EDF7" w14:textId="77777777" w:rsidR="00EB4284" w:rsidRDefault="00EB4284">
      <w:pPr>
        <w:pStyle w:val="FootnoteText"/>
      </w:pPr>
      <w:r>
        <w:rPr>
          <w:rStyle w:val="FootnoteReference"/>
        </w:rPr>
        <w:footnoteRef/>
      </w:r>
      <w:r>
        <w:t xml:space="preserve"> John 20:29</w:t>
      </w:r>
    </w:p>
  </w:footnote>
  <w:footnote w:id="540">
    <w:p w14:paraId="31D8885C" w14:textId="3AFC7B18" w:rsidR="00EB4284" w:rsidRDefault="00EB4284"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EB4284" w:rsidRPr="00E00D27" w:rsidRDefault="00EB428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EB4284" w:rsidRPr="00E00D27" w:rsidRDefault="00EB4284" w:rsidP="00686912">
    <w:pPr>
      <w:pStyle w:val="Header"/>
      <w:jc w:val="center"/>
      <w:rPr>
        <w:sz w:val="20"/>
        <w:szCs w:val="20"/>
      </w:rPr>
    </w:pPr>
  </w:p>
  <w:p w14:paraId="022704DA" w14:textId="77777777" w:rsidR="00EB4284" w:rsidRPr="00686912" w:rsidRDefault="00EB4284"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EB4284" w:rsidRPr="00E00D27" w:rsidRDefault="00EB4284"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EB4284" w:rsidRPr="00E00D27" w:rsidRDefault="00EB4284"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C21A20">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EB4284" w:rsidRPr="00E00D27" w:rsidRDefault="00EB4284"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C21A20">
      <w:rPr>
        <w:sz w:val="20"/>
        <w:szCs w:val="20"/>
      </w:rPr>
      <w:fldChar w:fldCharType="separate"/>
    </w:r>
    <w:r w:rsidR="00C21A20">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EB4284" w:rsidRPr="00E00D27" w:rsidRDefault="00EB4284" w:rsidP="00686912">
    <w:pPr>
      <w:pStyle w:val="Header"/>
      <w:jc w:val="center"/>
      <w:rPr>
        <w:sz w:val="20"/>
        <w:szCs w:val="20"/>
      </w:rPr>
    </w:pPr>
  </w:p>
  <w:p w14:paraId="48CF3F9A" w14:textId="245E316D" w:rsidR="00EB4284" w:rsidRPr="00686912" w:rsidRDefault="00EB4284"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EB4284" w:rsidRPr="00E00D27" w:rsidRDefault="00EB428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21A20">
      <w:rPr>
        <w:noProof/>
        <w:sz w:val="20"/>
        <w:szCs w:val="20"/>
      </w:rPr>
      <w:t>Kathisma 2</w:t>
    </w:r>
    <w:r w:rsidRPr="00E00D27">
      <w:rPr>
        <w:sz w:val="20"/>
        <w:szCs w:val="20"/>
      </w:rPr>
      <w:fldChar w:fldCharType="end"/>
    </w:r>
  </w:p>
  <w:p w14:paraId="1DAD4C8D" w14:textId="77777777" w:rsidR="00EB4284" w:rsidRPr="00686912" w:rsidRDefault="00EB4284"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EB4284" w:rsidRPr="00686912" w:rsidRDefault="00EB4284"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EB4284" w:rsidRPr="00E00D27" w:rsidRDefault="00EB4284"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C21A20">
      <w:rPr>
        <w:noProof/>
        <w:sz w:val="20"/>
        <w:szCs w:val="20"/>
      </w:rPr>
      <w:t>PSALI BATOS AFTER THE THIRD CANTICLE</w:t>
    </w:r>
    <w:r w:rsidRPr="00E00D27">
      <w:rPr>
        <w:sz w:val="20"/>
        <w:szCs w:val="20"/>
      </w:rPr>
      <w:fldChar w:fldCharType="end"/>
    </w:r>
  </w:p>
  <w:p w14:paraId="7E9EFC1B" w14:textId="77777777" w:rsidR="00EB4284" w:rsidRPr="00686912" w:rsidRDefault="00EB4284"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EB4284" w:rsidRPr="00E00D27" w:rsidRDefault="00EB4284"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proofState w:grammar="clean"/>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26E5"/>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79C0"/>
    <w:rsid w:val="00180AE1"/>
    <w:rsid w:val="001822EB"/>
    <w:rsid w:val="001834E6"/>
    <w:rsid w:val="00191A26"/>
    <w:rsid w:val="00192066"/>
    <w:rsid w:val="001923BE"/>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7F10"/>
    <w:rsid w:val="002147AA"/>
    <w:rsid w:val="00217857"/>
    <w:rsid w:val="00220DFD"/>
    <w:rsid w:val="0022268F"/>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2598"/>
    <w:rsid w:val="00332736"/>
    <w:rsid w:val="00332876"/>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FBE"/>
    <w:rsid w:val="00441BAC"/>
    <w:rsid w:val="004443C1"/>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4B2B"/>
    <w:rsid w:val="004E5EA7"/>
    <w:rsid w:val="004E71A7"/>
    <w:rsid w:val="004E7308"/>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30A7"/>
    <w:rsid w:val="00513539"/>
    <w:rsid w:val="00520302"/>
    <w:rsid w:val="00520531"/>
    <w:rsid w:val="005230DE"/>
    <w:rsid w:val="00523190"/>
    <w:rsid w:val="005242D1"/>
    <w:rsid w:val="005329C1"/>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B3239"/>
    <w:rsid w:val="005B5515"/>
    <w:rsid w:val="005B716A"/>
    <w:rsid w:val="005B777F"/>
    <w:rsid w:val="005C7FAD"/>
    <w:rsid w:val="005D1244"/>
    <w:rsid w:val="005D1250"/>
    <w:rsid w:val="005D70D8"/>
    <w:rsid w:val="005E131A"/>
    <w:rsid w:val="005E263F"/>
    <w:rsid w:val="005F1CE0"/>
    <w:rsid w:val="005F3B89"/>
    <w:rsid w:val="005F5CA1"/>
    <w:rsid w:val="005F78D8"/>
    <w:rsid w:val="005F7A68"/>
    <w:rsid w:val="00601ED3"/>
    <w:rsid w:val="006039B1"/>
    <w:rsid w:val="006108FD"/>
    <w:rsid w:val="00617485"/>
    <w:rsid w:val="006174EF"/>
    <w:rsid w:val="00617655"/>
    <w:rsid w:val="00625164"/>
    <w:rsid w:val="00633619"/>
    <w:rsid w:val="0064541C"/>
    <w:rsid w:val="006458F1"/>
    <w:rsid w:val="00645C3A"/>
    <w:rsid w:val="00646263"/>
    <w:rsid w:val="00646349"/>
    <w:rsid w:val="00646A59"/>
    <w:rsid w:val="0064784C"/>
    <w:rsid w:val="00654789"/>
    <w:rsid w:val="00654C55"/>
    <w:rsid w:val="006575CE"/>
    <w:rsid w:val="00660688"/>
    <w:rsid w:val="00662600"/>
    <w:rsid w:val="0066285A"/>
    <w:rsid w:val="00662A48"/>
    <w:rsid w:val="00670C79"/>
    <w:rsid w:val="006738A3"/>
    <w:rsid w:val="006738A5"/>
    <w:rsid w:val="00676A76"/>
    <w:rsid w:val="006800D4"/>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71C"/>
    <w:rsid w:val="0080104F"/>
    <w:rsid w:val="008016CF"/>
    <w:rsid w:val="00802CCC"/>
    <w:rsid w:val="00803E3E"/>
    <w:rsid w:val="008047A6"/>
    <w:rsid w:val="00806BA0"/>
    <w:rsid w:val="00810F04"/>
    <w:rsid w:val="00811539"/>
    <w:rsid w:val="00811C7D"/>
    <w:rsid w:val="00812614"/>
    <w:rsid w:val="0081710C"/>
    <w:rsid w:val="008172B5"/>
    <w:rsid w:val="008242AB"/>
    <w:rsid w:val="008424B3"/>
    <w:rsid w:val="008454DD"/>
    <w:rsid w:val="00850941"/>
    <w:rsid w:val="00850BB5"/>
    <w:rsid w:val="008547B0"/>
    <w:rsid w:val="00860765"/>
    <w:rsid w:val="00860FCB"/>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CE8"/>
    <w:rsid w:val="00A96CF8"/>
    <w:rsid w:val="00AA0119"/>
    <w:rsid w:val="00AA030B"/>
    <w:rsid w:val="00AA267C"/>
    <w:rsid w:val="00AA6F55"/>
    <w:rsid w:val="00AB3348"/>
    <w:rsid w:val="00AB365B"/>
    <w:rsid w:val="00AB4248"/>
    <w:rsid w:val="00AB78C6"/>
    <w:rsid w:val="00AB7D27"/>
    <w:rsid w:val="00AC129F"/>
    <w:rsid w:val="00AC19C5"/>
    <w:rsid w:val="00AC3253"/>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2D77"/>
    <w:rsid w:val="00B53E05"/>
    <w:rsid w:val="00B54D8D"/>
    <w:rsid w:val="00B5582D"/>
    <w:rsid w:val="00B60A95"/>
    <w:rsid w:val="00B61064"/>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160E"/>
    <w:rsid w:val="00BC6081"/>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E1951"/>
    <w:rsid w:val="00CE29B0"/>
    <w:rsid w:val="00CE3852"/>
    <w:rsid w:val="00CE58CE"/>
    <w:rsid w:val="00CE5C77"/>
    <w:rsid w:val="00CE7C3C"/>
    <w:rsid w:val="00CF35A1"/>
    <w:rsid w:val="00CF4119"/>
    <w:rsid w:val="00CF61B8"/>
    <w:rsid w:val="00CF7C3F"/>
    <w:rsid w:val="00D00AE0"/>
    <w:rsid w:val="00D016DC"/>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EB6657-0205-8F45-A905-351B91272001}">
  <ds:schemaRefs>
    <ds:schemaRef ds:uri="http://schemas.openxmlformats.org/officeDocument/2006/bibliography"/>
  </ds:schemaRefs>
</ds:datastoreItem>
</file>

<file path=customXml/itemProps2.xml><?xml version="1.0" encoding="utf-8"?>
<ds:datastoreItem xmlns:ds="http://schemas.openxmlformats.org/officeDocument/2006/customXml" ds:itemID="{9311977E-E0CB-9C42-9187-E5C2BE8BE7B7}">
  <ds:schemaRefs>
    <ds:schemaRef ds:uri="http://schemas.openxmlformats.org/officeDocument/2006/bibliography"/>
  </ds:schemaRefs>
</ds:datastoreItem>
</file>

<file path=customXml/itemProps3.xml><?xml version="1.0" encoding="utf-8"?>
<ds:datastoreItem xmlns:ds="http://schemas.openxmlformats.org/officeDocument/2006/customXml" ds:itemID="{ACBFBAF7-7737-4E45-B101-C2B8392F5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19064</TotalTime>
  <Pages>943</Pages>
  <Words>183865</Words>
  <Characters>1048033</Characters>
  <Application>Microsoft Macintosh Word</Application>
  <DocSecurity>0</DocSecurity>
  <Lines>8733</Lines>
  <Paragraphs>2458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267</cp:revision>
  <cp:lastPrinted>2015-11-01T00:13:00Z</cp:lastPrinted>
  <dcterms:created xsi:type="dcterms:W3CDTF">2014-10-30T02:06:00Z</dcterms:created>
  <dcterms:modified xsi:type="dcterms:W3CDTF">2015-12-06T00:24:00Z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