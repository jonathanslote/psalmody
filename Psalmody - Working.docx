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77777777"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790D8D">
          <w:rPr>
            <w:noProof/>
            <w:webHidden/>
          </w:rPr>
          <w:t>3</w:t>
        </w:r>
        <w:r w:rsidR="00790D8D">
          <w:rPr>
            <w:noProof/>
            <w:webHidden/>
          </w:rPr>
          <w:fldChar w:fldCharType="end"/>
        </w:r>
      </w:hyperlink>
    </w:p>
    <w:p w14:paraId="3ED923AA"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790D8D">
          <w:rPr>
            <w:noProof/>
            <w:webHidden/>
          </w:rPr>
          <w:t>4</w:t>
        </w:r>
        <w:r w:rsidR="00790D8D">
          <w:rPr>
            <w:noProof/>
            <w:webHidden/>
          </w:rPr>
          <w:fldChar w:fldCharType="end"/>
        </w:r>
      </w:hyperlink>
    </w:p>
    <w:p w14:paraId="2B3A0953"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790D8D">
          <w:rPr>
            <w:noProof/>
            <w:webHidden/>
          </w:rPr>
          <w:t>17</w:t>
        </w:r>
        <w:r w:rsidR="00790D8D">
          <w:rPr>
            <w:noProof/>
            <w:webHidden/>
          </w:rPr>
          <w:fldChar w:fldCharType="end"/>
        </w:r>
      </w:hyperlink>
    </w:p>
    <w:p w14:paraId="6C848373"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790D8D">
          <w:rPr>
            <w:noProof/>
            <w:webHidden/>
          </w:rPr>
          <w:t>32</w:t>
        </w:r>
        <w:r w:rsidR="00790D8D">
          <w:rPr>
            <w:noProof/>
            <w:webHidden/>
          </w:rPr>
          <w:fldChar w:fldCharType="end"/>
        </w:r>
      </w:hyperlink>
    </w:p>
    <w:p w14:paraId="32B3CBDD"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790D8D">
          <w:rPr>
            <w:noProof/>
            <w:webHidden/>
          </w:rPr>
          <w:t>45</w:t>
        </w:r>
        <w:r w:rsidR="00790D8D">
          <w:rPr>
            <w:noProof/>
            <w:webHidden/>
          </w:rPr>
          <w:fldChar w:fldCharType="end"/>
        </w:r>
      </w:hyperlink>
    </w:p>
    <w:p w14:paraId="36A0A524"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790D8D">
          <w:rPr>
            <w:noProof/>
            <w:webHidden/>
          </w:rPr>
          <w:t>46</w:t>
        </w:r>
        <w:r w:rsidR="00790D8D">
          <w:rPr>
            <w:noProof/>
            <w:webHidden/>
          </w:rPr>
          <w:fldChar w:fldCharType="end"/>
        </w:r>
      </w:hyperlink>
    </w:p>
    <w:p w14:paraId="4BEC3756"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790D8D">
          <w:rPr>
            <w:noProof/>
            <w:webHidden/>
          </w:rPr>
          <w:t>67</w:t>
        </w:r>
        <w:r w:rsidR="00790D8D">
          <w:rPr>
            <w:noProof/>
            <w:webHidden/>
          </w:rPr>
          <w:fldChar w:fldCharType="end"/>
        </w:r>
      </w:hyperlink>
    </w:p>
    <w:p w14:paraId="4013AF3D"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790D8D">
          <w:rPr>
            <w:noProof/>
            <w:webHidden/>
          </w:rPr>
          <w:t>70</w:t>
        </w:r>
        <w:r w:rsidR="00790D8D">
          <w:rPr>
            <w:noProof/>
            <w:webHidden/>
          </w:rPr>
          <w:fldChar w:fldCharType="end"/>
        </w:r>
      </w:hyperlink>
    </w:p>
    <w:p w14:paraId="4E369E90"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790D8D">
          <w:rPr>
            <w:noProof/>
            <w:webHidden/>
          </w:rPr>
          <w:t>74</w:t>
        </w:r>
        <w:r w:rsidR="00790D8D">
          <w:rPr>
            <w:noProof/>
            <w:webHidden/>
          </w:rPr>
          <w:fldChar w:fldCharType="end"/>
        </w:r>
      </w:hyperlink>
    </w:p>
    <w:p w14:paraId="206DC744" w14:textId="77777777" w:rsidR="00790D8D" w:rsidRDefault="007356BF">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790D8D">
          <w:rPr>
            <w:noProof/>
            <w:webHidden/>
          </w:rPr>
          <w:t>78</w:t>
        </w:r>
        <w:r w:rsidR="00790D8D">
          <w:rPr>
            <w:noProof/>
            <w:webHidden/>
          </w:rPr>
          <w:fldChar w:fldCharType="end"/>
        </w:r>
      </w:hyperlink>
    </w:p>
    <w:p w14:paraId="2E824416"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790D8D">
          <w:rPr>
            <w:noProof/>
            <w:webHidden/>
          </w:rPr>
          <w:t>85</w:t>
        </w:r>
        <w:r w:rsidR="00790D8D">
          <w:rPr>
            <w:noProof/>
            <w:webHidden/>
          </w:rPr>
          <w:fldChar w:fldCharType="end"/>
        </w:r>
      </w:hyperlink>
    </w:p>
    <w:p w14:paraId="567AC54D"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790D8D">
          <w:rPr>
            <w:noProof/>
            <w:webHidden/>
          </w:rPr>
          <w:t>321</w:t>
        </w:r>
        <w:r w:rsidR="00790D8D">
          <w:rPr>
            <w:noProof/>
            <w:webHidden/>
          </w:rPr>
          <w:fldChar w:fldCharType="end"/>
        </w:r>
      </w:hyperlink>
    </w:p>
    <w:p w14:paraId="3EEFF57D" w14:textId="77777777" w:rsidR="00790D8D" w:rsidRDefault="007356BF">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790D8D">
          <w:rPr>
            <w:noProof/>
            <w:webHidden/>
          </w:rPr>
          <w:t>398</w:t>
        </w:r>
        <w:r w:rsidR="00790D8D">
          <w:rPr>
            <w:noProof/>
            <w:webHidden/>
          </w:rPr>
          <w:fldChar w:fldCharType="end"/>
        </w:r>
      </w:hyperlink>
    </w:p>
    <w:p w14:paraId="16A98013"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790D8D">
          <w:rPr>
            <w:noProof/>
            <w:webHidden/>
          </w:rPr>
          <w:t>399</w:t>
        </w:r>
        <w:r w:rsidR="00790D8D">
          <w:rPr>
            <w:noProof/>
            <w:webHidden/>
          </w:rPr>
          <w:fldChar w:fldCharType="end"/>
        </w:r>
      </w:hyperlink>
    </w:p>
    <w:p w14:paraId="7FA30D33"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790D8D">
          <w:rPr>
            <w:noProof/>
            <w:webHidden/>
          </w:rPr>
          <w:t>437</w:t>
        </w:r>
        <w:r w:rsidR="00790D8D">
          <w:rPr>
            <w:noProof/>
            <w:webHidden/>
          </w:rPr>
          <w:fldChar w:fldCharType="end"/>
        </w:r>
      </w:hyperlink>
    </w:p>
    <w:p w14:paraId="2D3E557D"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790D8D">
          <w:rPr>
            <w:noProof/>
            <w:webHidden/>
          </w:rPr>
          <w:t>440</w:t>
        </w:r>
        <w:r w:rsidR="00790D8D">
          <w:rPr>
            <w:noProof/>
            <w:webHidden/>
          </w:rPr>
          <w:fldChar w:fldCharType="end"/>
        </w:r>
      </w:hyperlink>
    </w:p>
    <w:p w14:paraId="4B626EE8"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790D8D">
          <w:rPr>
            <w:noProof/>
            <w:webHidden/>
          </w:rPr>
          <w:t>456</w:t>
        </w:r>
        <w:r w:rsidR="00790D8D">
          <w:rPr>
            <w:noProof/>
            <w:webHidden/>
          </w:rPr>
          <w:fldChar w:fldCharType="end"/>
        </w:r>
      </w:hyperlink>
    </w:p>
    <w:p w14:paraId="1A459399"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790D8D">
          <w:rPr>
            <w:noProof/>
            <w:webHidden/>
          </w:rPr>
          <w:t>468</w:t>
        </w:r>
        <w:r w:rsidR="00790D8D">
          <w:rPr>
            <w:noProof/>
            <w:webHidden/>
          </w:rPr>
          <w:fldChar w:fldCharType="end"/>
        </w:r>
      </w:hyperlink>
    </w:p>
    <w:p w14:paraId="7A3C1BD6"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790D8D">
          <w:rPr>
            <w:noProof/>
            <w:webHidden/>
          </w:rPr>
          <w:t>480</w:t>
        </w:r>
        <w:r w:rsidR="00790D8D">
          <w:rPr>
            <w:noProof/>
            <w:webHidden/>
          </w:rPr>
          <w:fldChar w:fldCharType="end"/>
        </w:r>
      </w:hyperlink>
    </w:p>
    <w:p w14:paraId="6F04D6FA"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790D8D">
          <w:rPr>
            <w:noProof/>
            <w:webHidden/>
          </w:rPr>
          <w:t>495</w:t>
        </w:r>
        <w:r w:rsidR="00790D8D">
          <w:rPr>
            <w:noProof/>
            <w:webHidden/>
          </w:rPr>
          <w:fldChar w:fldCharType="end"/>
        </w:r>
      </w:hyperlink>
    </w:p>
    <w:p w14:paraId="27B826F0"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790D8D">
          <w:rPr>
            <w:noProof/>
            <w:webHidden/>
          </w:rPr>
          <w:t>504</w:t>
        </w:r>
        <w:r w:rsidR="00790D8D">
          <w:rPr>
            <w:noProof/>
            <w:webHidden/>
          </w:rPr>
          <w:fldChar w:fldCharType="end"/>
        </w:r>
      </w:hyperlink>
    </w:p>
    <w:p w14:paraId="5EBA913D"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790D8D">
          <w:rPr>
            <w:noProof/>
            <w:webHidden/>
          </w:rPr>
          <w:t>519</w:t>
        </w:r>
        <w:r w:rsidR="00790D8D">
          <w:rPr>
            <w:noProof/>
            <w:webHidden/>
          </w:rPr>
          <w:fldChar w:fldCharType="end"/>
        </w:r>
      </w:hyperlink>
    </w:p>
    <w:p w14:paraId="3662B903" w14:textId="77777777" w:rsidR="00790D8D" w:rsidRDefault="007356BF">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790D8D">
          <w:rPr>
            <w:noProof/>
            <w:webHidden/>
          </w:rPr>
          <w:t>521</w:t>
        </w:r>
        <w:r w:rsidR="00790D8D">
          <w:rPr>
            <w:noProof/>
            <w:webHidden/>
          </w:rPr>
          <w:fldChar w:fldCharType="end"/>
        </w:r>
      </w:hyperlink>
    </w:p>
    <w:p w14:paraId="0460787E" w14:textId="77777777" w:rsidR="00790D8D" w:rsidRDefault="007356BF">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790D8D">
          <w:rPr>
            <w:noProof/>
            <w:webHidden/>
          </w:rPr>
          <w:t>555</w:t>
        </w:r>
        <w:r w:rsidR="00790D8D">
          <w:rPr>
            <w:noProof/>
            <w:webHidden/>
          </w:rPr>
          <w:fldChar w:fldCharType="end"/>
        </w:r>
      </w:hyperlink>
    </w:p>
    <w:p w14:paraId="03FB296F"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790D8D">
          <w:rPr>
            <w:noProof/>
            <w:webHidden/>
          </w:rPr>
          <w:t>556</w:t>
        </w:r>
        <w:r w:rsidR="00790D8D">
          <w:rPr>
            <w:noProof/>
            <w:webHidden/>
          </w:rPr>
          <w:fldChar w:fldCharType="end"/>
        </w:r>
      </w:hyperlink>
    </w:p>
    <w:p w14:paraId="55712884"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790D8D">
          <w:rPr>
            <w:noProof/>
            <w:webHidden/>
          </w:rPr>
          <w:t>577</w:t>
        </w:r>
        <w:r w:rsidR="00790D8D">
          <w:rPr>
            <w:noProof/>
            <w:webHidden/>
          </w:rPr>
          <w:fldChar w:fldCharType="end"/>
        </w:r>
      </w:hyperlink>
    </w:p>
    <w:p w14:paraId="712C3BB3" w14:textId="77777777" w:rsidR="00790D8D" w:rsidRDefault="007356BF">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790D8D">
          <w:rPr>
            <w:noProof/>
            <w:webHidden/>
          </w:rPr>
          <w:t>589</w:t>
        </w:r>
        <w:r w:rsidR="00790D8D">
          <w:rPr>
            <w:noProof/>
            <w:webHidden/>
          </w:rPr>
          <w:fldChar w:fldCharType="end"/>
        </w:r>
      </w:hyperlink>
    </w:p>
    <w:p w14:paraId="48FB2382"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790D8D">
          <w:rPr>
            <w:noProof/>
            <w:webHidden/>
          </w:rPr>
          <w:t>590</w:t>
        </w:r>
        <w:r w:rsidR="00790D8D">
          <w:rPr>
            <w:noProof/>
            <w:webHidden/>
          </w:rPr>
          <w:fldChar w:fldCharType="end"/>
        </w:r>
      </w:hyperlink>
    </w:p>
    <w:p w14:paraId="658E1834"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790D8D">
          <w:rPr>
            <w:noProof/>
            <w:webHidden/>
          </w:rPr>
          <w:t>611</w:t>
        </w:r>
        <w:r w:rsidR="00790D8D">
          <w:rPr>
            <w:noProof/>
            <w:webHidden/>
          </w:rPr>
          <w:fldChar w:fldCharType="end"/>
        </w:r>
      </w:hyperlink>
    </w:p>
    <w:p w14:paraId="174364E6"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790D8D">
          <w:rPr>
            <w:noProof/>
            <w:webHidden/>
          </w:rPr>
          <w:t>651</w:t>
        </w:r>
        <w:r w:rsidR="00790D8D">
          <w:rPr>
            <w:noProof/>
            <w:webHidden/>
          </w:rPr>
          <w:fldChar w:fldCharType="end"/>
        </w:r>
      </w:hyperlink>
    </w:p>
    <w:p w14:paraId="0F829583"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790D8D">
          <w:rPr>
            <w:noProof/>
            <w:webHidden/>
          </w:rPr>
          <w:t>659</w:t>
        </w:r>
        <w:r w:rsidR="00790D8D">
          <w:rPr>
            <w:noProof/>
            <w:webHidden/>
          </w:rPr>
          <w:fldChar w:fldCharType="end"/>
        </w:r>
      </w:hyperlink>
    </w:p>
    <w:p w14:paraId="1FAE80C8"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790D8D">
          <w:rPr>
            <w:noProof/>
            <w:webHidden/>
          </w:rPr>
          <w:t>674</w:t>
        </w:r>
        <w:r w:rsidR="00790D8D">
          <w:rPr>
            <w:noProof/>
            <w:webHidden/>
          </w:rPr>
          <w:fldChar w:fldCharType="end"/>
        </w:r>
      </w:hyperlink>
    </w:p>
    <w:p w14:paraId="048F495C"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790D8D">
          <w:rPr>
            <w:noProof/>
            <w:webHidden/>
          </w:rPr>
          <w:t>737</w:t>
        </w:r>
        <w:r w:rsidR="00790D8D">
          <w:rPr>
            <w:noProof/>
            <w:webHidden/>
          </w:rPr>
          <w:fldChar w:fldCharType="end"/>
        </w:r>
      </w:hyperlink>
    </w:p>
    <w:p w14:paraId="07FDF397"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790D8D">
          <w:rPr>
            <w:noProof/>
            <w:webHidden/>
          </w:rPr>
          <w:t>798</w:t>
        </w:r>
        <w:r w:rsidR="00790D8D">
          <w:rPr>
            <w:noProof/>
            <w:webHidden/>
          </w:rPr>
          <w:fldChar w:fldCharType="end"/>
        </w:r>
      </w:hyperlink>
    </w:p>
    <w:p w14:paraId="34769EEE"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790D8D">
          <w:rPr>
            <w:noProof/>
            <w:webHidden/>
          </w:rPr>
          <w:t>803</w:t>
        </w:r>
        <w:r w:rsidR="00790D8D">
          <w:rPr>
            <w:noProof/>
            <w:webHidden/>
          </w:rPr>
          <w:fldChar w:fldCharType="end"/>
        </w:r>
      </w:hyperlink>
    </w:p>
    <w:p w14:paraId="45BBD758"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790D8D">
          <w:rPr>
            <w:noProof/>
            <w:webHidden/>
          </w:rPr>
          <w:t>820</w:t>
        </w:r>
        <w:r w:rsidR="00790D8D">
          <w:rPr>
            <w:noProof/>
            <w:webHidden/>
          </w:rPr>
          <w:fldChar w:fldCharType="end"/>
        </w:r>
      </w:hyperlink>
    </w:p>
    <w:p w14:paraId="52411E5D"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790D8D">
          <w:rPr>
            <w:noProof/>
            <w:webHidden/>
          </w:rPr>
          <w:t>826</w:t>
        </w:r>
        <w:r w:rsidR="00790D8D">
          <w:rPr>
            <w:noProof/>
            <w:webHidden/>
          </w:rPr>
          <w:fldChar w:fldCharType="end"/>
        </w:r>
      </w:hyperlink>
    </w:p>
    <w:p w14:paraId="2736B5FF"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790D8D">
          <w:rPr>
            <w:noProof/>
            <w:webHidden/>
          </w:rPr>
          <w:t>849</w:t>
        </w:r>
        <w:r w:rsidR="00790D8D">
          <w:rPr>
            <w:noProof/>
            <w:webHidden/>
          </w:rPr>
          <w:fldChar w:fldCharType="end"/>
        </w:r>
      </w:hyperlink>
    </w:p>
    <w:p w14:paraId="78F0B3CD"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790D8D">
          <w:rPr>
            <w:noProof/>
            <w:webHidden/>
          </w:rPr>
          <w:t>876</w:t>
        </w:r>
        <w:r w:rsidR="00790D8D">
          <w:rPr>
            <w:noProof/>
            <w:webHidden/>
          </w:rPr>
          <w:fldChar w:fldCharType="end"/>
        </w:r>
      </w:hyperlink>
    </w:p>
    <w:p w14:paraId="452EBA35"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790D8D">
          <w:rPr>
            <w:noProof/>
            <w:webHidden/>
          </w:rPr>
          <w:t>890</w:t>
        </w:r>
        <w:r w:rsidR="00790D8D">
          <w:rPr>
            <w:noProof/>
            <w:webHidden/>
          </w:rPr>
          <w:fldChar w:fldCharType="end"/>
        </w:r>
      </w:hyperlink>
    </w:p>
    <w:p w14:paraId="2CAA4B1D"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790D8D">
          <w:rPr>
            <w:noProof/>
            <w:webHidden/>
          </w:rPr>
          <w:t>914</w:t>
        </w:r>
        <w:r w:rsidR="00790D8D">
          <w:rPr>
            <w:noProof/>
            <w:webHidden/>
          </w:rPr>
          <w:fldChar w:fldCharType="end"/>
        </w:r>
      </w:hyperlink>
    </w:p>
    <w:p w14:paraId="1C10526E"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790D8D">
          <w:rPr>
            <w:noProof/>
            <w:webHidden/>
          </w:rPr>
          <w:t>989</w:t>
        </w:r>
        <w:r w:rsidR="00790D8D">
          <w:rPr>
            <w:noProof/>
            <w:webHidden/>
          </w:rPr>
          <w:fldChar w:fldCharType="end"/>
        </w:r>
      </w:hyperlink>
    </w:p>
    <w:p w14:paraId="393716F6"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790D8D">
          <w:rPr>
            <w:noProof/>
            <w:webHidden/>
          </w:rPr>
          <w:t>1004</w:t>
        </w:r>
        <w:r w:rsidR="00790D8D">
          <w:rPr>
            <w:noProof/>
            <w:webHidden/>
          </w:rPr>
          <w:fldChar w:fldCharType="end"/>
        </w:r>
      </w:hyperlink>
    </w:p>
    <w:p w14:paraId="11789C68" w14:textId="77777777" w:rsidR="00790D8D" w:rsidRDefault="007356BF">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790D8D">
          <w:rPr>
            <w:noProof/>
            <w:webHidden/>
          </w:rPr>
          <w:t>1006</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00017561"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44A4C">
              <w:rPr>
                <w:noProof/>
                <w:webHidden/>
              </w:rPr>
              <w:t>5</w:t>
            </w:r>
            <w:r w:rsidR="00E35F1F">
              <w:rPr>
                <w:noProof/>
                <w:webHidden/>
              </w:rPr>
              <w:fldChar w:fldCharType="end"/>
            </w:r>
          </w:hyperlink>
        </w:p>
        <w:p w14:paraId="3CE22754" w14:textId="60BF8D07" w:rsidR="00E35F1F" w:rsidRDefault="007356BF">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44A4C">
              <w:rPr>
                <w:noProof/>
                <w:webHidden/>
              </w:rPr>
              <w:t>10</w:t>
            </w:r>
            <w:r w:rsidR="00E35F1F">
              <w:rPr>
                <w:noProof/>
                <w:webHidden/>
              </w:rPr>
              <w:fldChar w:fldCharType="end"/>
            </w:r>
          </w:hyperlink>
        </w:p>
        <w:p w14:paraId="4B0BA7F1" w14:textId="1787F936" w:rsidR="00E35F1F" w:rsidRDefault="007356BF">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44A4C">
              <w:rPr>
                <w:noProof/>
                <w:webHidden/>
              </w:rPr>
              <w:t>496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2C96BC09"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44A4C">
        <w:rPr>
          <w:noProof/>
          <w:lang w:val="en-US"/>
        </w:rPr>
        <w:t>874</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B541BBD" w:rsidR="00B102EF" w:rsidRDefault="00B102EF" w:rsidP="004D23BC">
      <w:pPr>
        <w:tabs>
          <w:tab w:val="left" w:pos="720"/>
          <w:tab w:val="left" w:leader="dot" w:pos="7920"/>
        </w:tabs>
      </w:pPr>
      <w:r>
        <w:fldChar w:fldCharType="begin"/>
      </w:r>
      <w:r>
        <w:instrText xml:space="preserve"> REF _Ref448228501 \h </w:instrText>
      </w:r>
      <w:r>
        <w:fldChar w:fldCharType="separate"/>
      </w:r>
      <w:r w:rsidR="00044A4C">
        <w:t>The Fourth Canticle</w:t>
      </w:r>
      <w:r>
        <w:fldChar w:fldCharType="end"/>
      </w:r>
      <w:r>
        <w:tab/>
      </w:r>
      <w:r>
        <w:fldChar w:fldCharType="begin"/>
      </w:r>
      <w:r>
        <w:instrText xml:space="preserve"> PAGEREF _Ref448228505 \h </w:instrText>
      </w:r>
      <w:r>
        <w:fldChar w:fldCharType="separate"/>
      </w:r>
      <w:r w:rsidR="00044A4C">
        <w:rPr>
          <w:noProof/>
        </w:rPr>
        <w:t>367</w:t>
      </w:r>
      <w:r>
        <w:fldChar w:fldCharType="end"/>
      </w:r>
    </w:p>
    <w:p w14:paraId="714598C9" w14:textId="48357A86" w:rsidR="00B102EF" w:rsidRDefault="00B102EF" w:rsidP="004D23BC">
      <w:pPr>
        <w:tabs>
          <w:tab w:val="left" w:pos="720"/>
          <w:tab w:val="left" w:leader="dot" w:pos="7920"/>
        </w:tabs>
      </w:pPr>
      <w:r>
        <w:fldChar w:fldCharType="begin"/>
      </w:r>
      <w:r>
        <w:instrText xml:space="preserve"> REF _Ref448228521 \h </w:instrText>
      </w:r>
      <w:r>
        <w:fldChar w:fldCharType="separate"/>
      </w:r>
      <w:r w:rsidR="00044A4C">
        <w:t>The Annual Psalis and Theotokia</w:t>
      </w:r>
      <w:r>
        <w:fldChar w:fldCharType="end"/>
      </w:r>
      <w:r>
        <w:tab/>
      </w:r>
      <w:r>
        <w:fldChar w:fldCharType="begin"/>
      </w:r>
      <w:r>
        <w:instrText xml:space="preserve"> PAGEREF _Ref448228524 \h </w:instrText>
      </w:r>
      <w:r>
        <w:fldChar w:fldCharType="separate"/>
      </w:r>
      <w:r w:rsidR="00044A4C">
        <w:rPr>
          <w:noProof/>
        </w:rPr>
        <w:t>372</w:t>
      </w:r>
      <w:r>
        <w:fldChar w:fldCharType="end"/>
      </w:r>
    </w:p>
    <w:p w14:paraId="160344F1" w14:textId="06F21ED7"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44A4C">
        <w:t>The Book of Psalis and Doxologies</w:t>
      </w:r>
      <w:r>
        <w:fldChar w:fldCharType="end"/>
      </w:r>
      <w:r>
        <w:tab/>
      </w:r>
      <w:r>
        <w:fldChar w:fldCharType="begin"/>
      </w:r>
      <w:r>
        <w:instrText xml:space="preserve"> PAGEREF _Ref448228546 \h </w:instrText>
      </w:r>
      <w:r>
        <w:fldChar w:fldCharType="separate"/>
      </w:r>
      <w:r w:rsidR="00044A4C">
        <w:rPr>
          <w:noProof/>
        </w:rPr>
        <w:t>563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66760AF0"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44A4C">
        <w:rPr>
          <w:noProof/>
          <w:lang w:val="en-GB"/>
        </w:rPr>
        <w:t>156</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477EB2BC"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44A4C">
        <w:t>Psalm</w:t>
      </w:r>
      <w:r w:rsidR="00044A4C" w:rsidRPr="00AB1781">
        <w:t xml:space="preserve"> 116</w:t>
      </w:r>
      <w:r w:rsidR="00044A4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44A4C">
        <w:rPr>
          <w:noProof/>
        </w:rPr>
        <w:t>263</w:t>
      </w:r>
      <w:r w:rsidR="003A78C2">
        <w:fldChar w:fldCharType="end"/>
      </w:r>
    </w:p>
    <w:p w14:paraId="10E2000F" w14:textId="3C830B41"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44A4C">
        <w:t>Psalm</w:t>
      </w:r>
      <w:r w:rsidR="00044A4C" w:rsidRPr="00AB1781">
        <w:t xml:space="preserve"> 117</w:t>
      </w:r>
      <w:r w:rsidR="00044A4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44A4C">
        <w:rPr>
          <w:noProof/>
        </w:rPr>
        <w:t>263</w:t>
      </w:r>
      <w:r w:rsidR="003A78C2">
        <w:fldChar w:fldCharType="end"/>
      </w:r>
    </w:p>
    <w:p w14:paraId="4928E776" w14:textId="4D49AE74"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44A4C">
        <w:t>Psalm</w:t>
      </w:r>
      <w:r w:rsidR="00044A4C" w:rsidRPr="00AB1781">
        <w:t xml:space="preserve"> 119</w:t>
      </w:r>
      <w:r w:rsidR="00044A4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44A4C">
        <w:rPr>
          <w:noProof/>
        </w:rPr>
        <w:t>282</w:t>
      </w:r>
      <w:r w:rsidR="003A78C2">
        <w:fldChar w:fldCharType="end"/>
      </w:r>
    </w:p>
    <w:p w14:paraId="4144738E" w14:textId="5319860C"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44A4C">
        <w:t>Psalm</w:t>
      </w:r>
      <w:r w:rsidR="00044A4C" w:rsidRPr="00AB1781">
        <w:t xml:space="preserve"> 120</w:t>
      </w:r>
      <w:r w:rsidR="00044A4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44A4C">
        <w:rPr>
          <w:noProof/>
        </w:rPr>
        <w:t>282</w:t>
      </w:r>
      <w:r w:rsidR="003A78C2">
        <w:fldChar w:fldCharType="end"/>
      </w:r>
    </w:p>
    <w:p w14:paraId="7A11F8AE" w14:textId="52D79695"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44A4C">
        <w:t>Psalm</w:t>
      </w:r>
      <w:r w:rsidR="00044A4C" w:rsidRPr="00AB1781">
        <w:t xml:space="preserve"> 121</w:t>
      </w:r>
      <w:r w:rsidR="00044A4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44A4C">
        <w:rPr>
          <w:noProof/>
        </w:rPr>
        <w:t>283</w:t>
      </w:r>
      <w:r w:rsidR="003A78C2">
        <w:fldChar w:fldCharType="end"/>
      </w:r>
    </w:p>
    <w:p w14:paraId="1E7E3335" w14:textId="6C36FE2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44A4C">
        <w:t>Psalm</w:t>
      </w:r>
      <w:r w:rsidR="00044A4C" w:rsidRPr="00AB1781">
        <w:t xml:space="preserve"> 122</w:t>
      </w:r>
      <w:r w:rsidR="00044A4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44A4C">
        <w:rPr>
          <w:noProof/>
        </w:rPr>
        <w:t>284</w:t>
      </w:r>
      <w:r w:rsidR="003A78C2">
        <w:fldChar w:fldCharType="end"/>
      </w:r>
    </w:p>
    <w:p w14:paraId="6A7F45CD" w14:textId="27AD913A"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44A4C">
        <w:t>Psalm</w:t>
      </w:r>
      <w:r w:rsidR="00044A4C" w:rsidRPr="00AB1781">
        <w:t xml:space="preserve"> 123</w:t>
      </w:r>
      <w:r w:rsidR="00044A4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44A4C">
        <w:rPr>
          <w:noProof/>
        </w:rPr>
        <w:t>285</w:t>
      </w:r>
      <w:r w:rsidR="003A78C2">
        <w:fldChar w:fldCharType="end"/>
      </w:r>
    </w:p>
    <w:p w14:paraId="2FA5C99A" w14:textId="2EEEF70F"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44A4C">
        <w:t>Psalm</w:t>
      </w:r>
      <w:r w:rsidR="00044A4C" w:rsidRPr="00AB1781">
        <w:t xml:space="preserve"> 124</w:t>
      </w:r>
      <w:r w:rsidR="00044A4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44A4C">
        <w:rPr>
          <w:noProof/>
        </w:rPr>
        <w:t>286</w:t>
      </w:r>
      <w:r w:rsidR="003A78C2">
        <w:fldChar w:fldCharType="end"/>
      </w:r>
    </w:p>
    <w:p w14:paraId="0633E3A7" w14:textId="33AE4ABD"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44A4C">
        <w:t>Psalm</w:t>
      </w:r>
      <w:r w:rsidR="00044A4C" w:rsidRPr="00AB1781">
        <w:t xml:space="preserve"> 125</w:t>
      </w:r>
      <w:r w:rsidR="00044A4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44A4C">
        <w:rPr>
          <w:noProof/>
        </w:rPr>
        <w:t>287</w:t>
      </w:r>
      <w:r w:rsidR="003A78C2">
        <w:fldChar w:fldCharType="end"/>
      </w:r>
    </w:p>
    <w:p w14:paraId="0FB134D2" w14:textId="76E0B3D1"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44A4C">
        <w:t>Psalm</w:t>
      </w:r>
      <w:r w:rsidR="00044A4C" w:rsidRPr="00AB1781">
        <w:t xml:space="preserve"> 126</w:t>
      </w:r>
      <w:r w:rsidR="00044A4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44A4C">
        <w:rPr>
          <w:noProof/>
        </w:rPr>
        <w:t>288</w:t>
      </w:r>
      <w:r w:rsidR="003A78C2">
        <w:fldChar w:fldCharType="end"/>
      </w:r>
    </w:p>
    <w:p w14:paraId="1C4403C7" w14:textId="56B7DE3D"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44A4C">
        <w:t>Psalm</w:t>
      </w:r>
      <w:r w:rsidR="00044A4C" w:rsidRPr="00AB1781">
        <w:t xml:space="preserve"> 127</w:t>
      </w:r>
      <w:r w:rsidR="00044A4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44A4C">
        <w:rPr>
          <w:noProof/>
        </w:rPr>
        <w:t>288</w:t>
      </w:r>
      <w:r w:rsidR="003A78C2">
        <w:fldChar w:fldCharType="end"/>
      </w:r>
    </w:p>
    <w:p w14:paraId="7851B890" w14:textId="0A6DC93E"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44A4C">
        <w:t>Psalm</w:t>
      </w:r>
      <w:r w:rsidR="00044A4C" w:rsidRPr="00AB1781">
        <w:t xml:space="preserve"> 128</w:t>
      </w:r>
      <w:r w:rsidR="00044A4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44A4C">
        <w:rPr>
          <w:noProof/>
        </w:rPr>
        <w:t>289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6153AA5E"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Mary the </w:t>
      </w:r>
      <w:r w:rsidR="00031314">
        <w:t>Theotokos</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791D9F0B" w:rsidR="00A02728" w:rsidRPr="000D107E" w:rsidRDefault="006869EE" w:rsidP="006869EE">
      <w:pPr>
        <w:pStyle w:val="Body"/>
      </w:pPr>
      <w:r>
        <w:t xml:space="preserve">See </w:t>
      </w:r>
      <w:r>
        <w:fldChar w:fldCharType="begin"/>
      </w:r>
      <w:r>
        <w:instrText xml:space="preserve"> REF _Ref448227875 \h </w:instrText>
      </w:r>
      <w:r>
        <w:fldChar w:fldCharType="separate"/>
      </w:r>
      <w:r w:rsidR="00044A4C">
        <w:t>The Raising of Incense</w:t>
      </w:r>
      <w:r>
        <w:fldChar w:fldCharType="end"/>
      </w:r>
      <w:r>
        <w:t xml:space="preserve">, page </w:t>
      </w:r>
      <w:r>
        <w:fldChar w:fldCharType="begin"/>
      </w:r>
      <w:r>
        <w:instrText xml:space="preserve"> PAGEREF _Ref448227880 \h </w:instrText>
      </w:r>
      <w:r>
        <w:fldChar w:fldCharType="separate"/>
      </w:r>
      <w:r w:rsidR="00044A4C">
        <w:rPr>
          <w:noProof/>
        </w:rPr>
        <w:t>495</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2"/>
      </w:r>
      <w:r>
        <w:t xml:space="preserve"> (the Twelfth Hour)</w:t>
      </w:r>
      <w:bookmarkEnd w:id="71"/>
      <w:bookmarkEnd w:id="72"/>
      <w:bookmarkEnd w:id="73"/>
      <w:bookmarkEnd w:id="74"/>
    </w:p>
    <w:bookmarkStart w:id="76" w:name="_Ref435789575" w:displacedByCustomXml="next"/>
    <w:bookmarkStart w:id="77" w:name="_Ref435789570" w:displacedByCustomXml="next"/>
    <w:bookmarkStart w:id="78" w:name="_Ref435434300" w:displacedByCustomXml="next"/>
    <w:bookmarkStart w:id="79" w:name="_Ref435434294" w:displacedByCustomXml="next"/>
    <w:bookmarkStart w:id="80" w:name="_Toc410196910" w:displacedByCustomXml="next"/>
    <w:bookmarkStart w:id="81" w:name="_Toc410196408" w:displacedByCustomXml="next"/>
    <w:bookmarkStart w:id="82" w:name="_Toc410196176" w:displacedByCustomXml="next"/>
    <w:sdt>
      <w:sdtPr>
        <w:id w:val="-1880776434"/>
        <w:docPartObj>
          <w:docPartGallery w:val="Table of Contents"/>
          <w:docPartUnique/>
        </w:docPartObj>
      </w:sdtPr>
      <w:sdtEndPr>
        <w:rPr>
          <w:b/>
          <w:bCs/>
          <w:noProof/>
        </w:rPr>
      </w:sdtEndPr>
      <w:sdtContent>
        <w:p w14:paraId="333F5C59" w14:textId="30D85C12"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44A4C">
              <w:rPr>
                <w:noProof/>
                <w:webHidden/>
              </w:rPr>
              <w:t>18</w:t>
            </w:r>
            <w:r w:rsidR="00E35F1F">
              <w:rPr>
                <w:noProof/>
                <w:webHidden/>
              </w:rPr>
              <w:fldChar w:fldCharType="end"/>
            </w:r>
          </w:hyperlink>
        </w:p>
        <w:p w14:paraId="20C68518" w14:textId="75A0BD94" w:rsidR="00E35F1F" w:rsidRDefault="007356BF">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44A4C">
              <w:rPr>
                <w:noProof/>
                <w:webHidden/>
              </w:rPr>
              <w:t>23</w:t>
            </w:r>
            <w:r w:rsidR="00E35F1F">
              <w:rPr>
                <w:noProof/>
                <w:webHidden/>
              </w:rPr>
              <w:fldChar w:fldCharType="end"/>
            </w:r>
          </w:hyperlink>
        </w:p>
        <w:p w14:paraId="7AECBD7C" w14:textId="35262ABA" w:rsidR="00E35F1F" w:rsidRDefault="007356BF">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44A4C">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780C2F9" w:rsidR="00AC19C5" w:rsidRDefault="001744DD" w:rsidP="004D23BC">
      <w:pPr>
        <w:pStyle w:val="Prose"/>
        <w:tabs>
          <w:tab w:val="left" w:leader="dot" w:pos="8280"/>
        </w:tabs>
        <w:rPr>
          <w:lang w:val="en-US"/>
        </w:rPr>
      </w:pPr>
      <w:r>
        <w:fldChar w:fldCharType="begin"/>
      </w:r>
      <w:r>
        <w:instrText xml:space="preserve"> REF _Ref411967832 \h  \* MERGEFORMAT </w:instrText>
      </w:r>
      <w:r>
        <w:fldChar w:fldCharType="separate"/>
      </w:r>
      <w:r w:rsidR="00044A4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306C8546" w14:textId="20701D0B" w:rsidR="00AC19C5" w:rsidRDefault="001744DD" w:rsidP="004D23BC">
      <w:pPr>
        <w:pStyle w:val="Prose"/>
        <w:tabs>
          <w:tab w:val="left" w:leader="do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E41A6D8" w14:textId="04F4B6E0" w:rsidR="00AC19C5" w:rsidRDefault="001744DD" w:rsidP="004D23BC">
      <w:pPr>
        <w:pStyle w:val="Prose"/>
        <w:tabs>
          <w:tab w:val="left" w:leader="do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03594AE0"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5C89ADF0" w14:textId="510CE81C"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28E2C0BB" w14:textId="067D043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1E089908" w14:textId="0E74AC3D"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4AE38C3E" w14:textId="35FEE30B"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1687F32E" w14:textId="3E0988AE"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7888D837" w14:textId="4AD3AAAE"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34DBB223" w14:textId="0CE2EE0B"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6B4DC1CD" w14:textId="0366F705"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2110D48E" w14:textId="5D51929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1DB70176" w14:textId="43C56825"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10BFD659" w14:textId="72F64BB3"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3"/>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0516B29"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66A06529"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07231E7D" w:rsidR="00441BAC" w:rsidRDefault="001744DD" w:rsidP="004D23BC">
      <w:pPr>
        <w:pStyle w:val="Prose"/>
        <w:tabs>
          <w:tab w:val="left" w:leader="dot" w:pos="8280"/>
        </w:tabs>
        <w:rPr>
          <w:lang w:val="en-US"/>
        </w:rPr>
      </w:pPr>
      <w:r>
        <w:fldChar w:fldCharType="begin"/>
      </w:r>
      <w:r>
        <w:instrText xml:space="preserve"> REF _Ref411967832 \h  \* MERGEFORMAT </w:instrText>
      </w:r>
      <w:r>
        <w:fldChar w:fldCharType="separate"/>
      </w:r>
      <w:r w:rsidR="00044A4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FA51813" w14:textId="09E1B9D0" w:rsidR="00441BAC" w:rsidRDefault="001744DD" w:rsidP="004D23BC">
      <w:pPr>
        <w:pStyle w:val="Prose"/>
        <w:tabs>
          <w:tab w:val="left" w:leader="do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0B99716A" w14:textId="0CDC2094" w:rsidR="00441BAC" w:rsidRDefault="001744DD" w:rsidP="004D23BC">
      <w:pPr>
        <w:pStyle w:val="Prose"/>
        <w:tabs>
          <w:tab w:val="left" w:leader="do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88EABDC"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1B75A28D" w14:textId="72416F3E"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0AE9AF27" w14:textId="63D3E14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41F119EC" w14:textId="5DCE7BE6"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597C59C2" w14:textId="35DECE99"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128C5E51" w14:textId="14B43653"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2E0B000D" w14:textId="19A009F6"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770DB628" w14:textId="445D2B0A"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641208A7" w14:textId="3084F0B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22E2CCB4" w14:textId="21A36278"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71D3EDA7" w14:textId="1C8969C8"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6A511ED2" w14:textId="17B08AD9"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5"/>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19B2B393"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4B4473B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712CD388"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44A4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1C8B7C0A" w14:textId="08D37E8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44A4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2E223CF0" w14:textId="1F5B3B7E"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6722788A"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44A4C">
        <w:t>Psalm</w:t>
      </w:r>
      <w:r w:rsidR="00044A4C" w:rsidRPr="00AB1781">
        <w:t xml:space="preserve"> 4</w:t>
      </w:r>
      <w:r w:rsidR="00044A4C">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044A4C">
        <w:rPr>
          <w:noProof/>
        </w:rPr>
        <w:t>86</w:t>
      </w:r>
      <w:r w:rsidR="003A78C2">
        <w:fldChar w:fldCharType="end"/>
      </w:r>
    </w:p>
    <w:p w14:paraId="11005B88" w14:textId="7DFFA6CC"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44A4C">
        <w:rPr>
          <w:noProof/>
        </w:rPr>
        <w:t>88</w:t>
      </w:r>
      <w:r w:rsidR="003A78C2">
        <w:fldChar w:fldCharType="end"/>
      </w:r>
    </w:p>
    <w:p w14:paraId="55C4356A" w14:textId="11767586"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44A4C">
        <w:rPr>
          <w:noProof/>
        </w:rPr>
        <w:t>96</w:t>
      </w:r>
      <w:r w:rsidR="003A78C2">
        <w:fldChar w:fldCharType="end"/>
      </w:r>
    </w:p>
    <w:p w14:paraId="63420882" w14:textId="75C37FBE"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44A4C">
        <w:t>Psalm</w:t>
      </w:r>
      <w:r w:rsidR="00044A4C" w:rsidRPr="00AB1781">
        <w:t xml:space="preserve"> 15</w:t>
      </w:r>
      <w:r w:rsidR="00044A4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44A4C">
        <w:rPr>
          <w:noProof/>
        </w:rPr>
        <w:t>99</w:t>
      </w:r>
      <w:r w:rsidR="003A78C2">
        <w:fldChar w:fldCharType="end"/>
      </w:r>
    </w:p>
    <w:p w14:paraId="774D5DBB" w14:textId="1B2CEEE5"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44A4C">
        <w:t>Psalm</w:t>
      </w:r>
      <w:r w:rsidR="00044A4C" w:rsidRPr="00AB1781">
        <w:t xml:space="preserve"> 24</w:t>
      </w:r>
      <w:r w:rsidR="00044A4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44A4C">
        <w:rPr>
          <w:noProof/>
        </w:rPr>
        <w:t>114</w:t>
      </w:r>
      <w:r w:rsidR="003A78C2">
        <w:fldChar w:fldCharType="end"/>
      </w:r>
    </w:p>
    <w:p w14:paraId="6E11CE76" w14:textId="31EFA433"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44A4C">
        <w:t>Psalm</w:t>
      </w:r>
      <w:r w:rsidR="00044A4C" w:rsidRPr="00AB1781">
        <w:t xml:space="preserve"> 26</w:t>
      </w:r>
      <w:r w:rsidR="00044A4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44A4C">
        <w:rPr>
          <w:noProof/>
        </w:rPr>
        <w:t>117</w:t>
      </w:r>
      <w:r w:rsidR="003A78C2">
        <w:fldChar w:fldCharType="end"/>
      </w:r>
    </w:p>
    <w:p w14:paraId="3C2A64B3" w14:textId="0DC96A5C"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44A4C">
        <w:rPr>
          <w:noProof/>
        </w:rPr>
        <w:t>176</w:t>
      </w:r>
      <w:r w:rsidR="003A78C2">
        <w:fldChar w:fldCharType="end"/>
      </w:r>
    </w:p>
    <w:p w14:paraId="41660D28" w14:textId="411FC30C"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44A4C">
        <w:rPr>
          <w:noProof/>
        </w:rPr>
        <w:t>184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467F4BFD"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44A4C">
        <w:t>Psalm</w:t>
      </w:r>
      <w:r w:rsidR="00044A4C" w:rsidRPr="00AB1781">
        <w:t xml:space="preserve"> 22</w:t>
      </w:r>
      <w:r w:rsidR="00044A4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44A4C">
        <w:rPr>
          <w:noProof/>
        </w:rPr>
        <w:t>112</w:t>
      </w:r>
      <w:r w:rsidR="003A78C2">
        <w:fldChar w:fldCharType="end"/>
      </w:r>
    </w:p>
    <w:p w14:paraId="09B61132" w14:textId="2C48804A"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44A4C">
        <w:t>Psalm</w:t>
      </w:r>
      <w:r w:rsidR="00044A4C" w:rsidRPr="00AB1781">
        <w:t xml:space="preserve"> 29</w:t>
      </w:r>
      <w:r w:rsidR="00044A4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44A4C">
        <w:rPr>
          <w:noProof/>
        </w:rPr>
        <w:t>121</w:t>
      </w:r>
      <w:r w:rsidR="003A78C2">
        <w:fldChar w:fldCharType="end"/>
      </w:r>
    </w:p>
    <w:p w14:paraId="28BE6576" w14:textId="1B9660F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44A4C">
        <w:t>Psalm</w:t>
      </w:r>
      <w:r w:rsidR="00044A4C" w:rsidRPr="00AB1781">
        <w:t xml:space="preserve"> 42</w:t>
      </w:r>
      <w:r w:rsidR="00044A4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44A4C">
        <w:rPr>
          <w:noProof/>
        </w:rPr>
        <w:t>144</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68449240"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44A4C">
        <w:t>Psalm</w:t>
      </w:r>
      <w:r w:rsidR="00044A4C" w:rsidRPr="00AB1781">
        <w:t xml:space="preserve"> 56</w:t>
      </w:r>
      <w:r w:rsidR="00044A4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44A4C">
        <w:rPr>
          <w:noProof/>
        </w:rPr>
        <w:t>164</w:t>
      </w:r>
      <w:r w:rsidR="003A78C2">
        <w:fldChar w:fldCharType="end"/>
      </w:r>
    </w:p>
    <w:p w14:paraId="3921B741" w14:textId="4BE2A3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44A4C">
        <w:rPr>
          <w:noProof/>
        </w:rPr>
        <w:t>211</w:t>
      </w:r>
      <w:r w:rsidR="003A78C2">
        <w:fldChar w:fldCharType="end"/>
      </w:r>
    </w:p>
    <w:p w14:paraId="5D801D2A" w14:textId="467BADCA"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44A4C">
        <w:rPr>
          <w:noProof/>
        </w:rPr>
        <w:t>220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17A70BA3"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44A4C">
        <w:t>Psalm</w:t>
      </w:r>
      <w:r w:rsidR="00044A4C" w:rsidRPr="00AB1781">
        <w:t xml:space="preserve"> 96</w:t>
      </w:r>
      <w:r w:rsidR="00044A4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44A4C">
        <w:rPr>
          <w:noProof/>
        </w:rPr>
        <w:t>228</w:t>
      </w:r>
      <w:r w:rsidR="003A78C2">
        <w:fldChar w:fldCharType="end"/>
      </w:r>
    </w:p>
    <w:p w14:paraId="355504DD" w14:textId="51AC72D9"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44A4C">
        <w:t>Psalm</w:t>
      </w:r>
      <w:r w:rsidR="00044A4C" w:rsidRPr="00AB1781">
        <w:t xml:space="preserve"> 109</w:t>
      </w:r>
      <w:r w:rsidR="00044A4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44A4C">
        <w:rPr>
          <w:noProof/>
        </w:rPr>
        <w:t>254</w:t>
      </w:r>
      <w:r w:rsidR="003A78C2">
        <w:fldChar w:fldCharType="end"/>
      </w:r>
    </w:p>
    <w:p w14:paraId="19A8593F" w14:textId="19E922CB"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044A4C">
        <w:t>Psalm</w:t>
      </w:r>
      <w:r w:rsidR="00044A4C" w:rsidRPr="00AB1781">
        <w:t xml:space="preserve"> 114</w:t>
      </w:r>
      <w:r w:rsidR="00044A4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44A4C">
        <w:rPr>
          <w:noProof/>
        </w:rPr>
        <w:t>261</w:t>
      </w:r>
      <w:r w:rsidR="003A78C2">
        <w:fldChar w:fldCharType="end"/>
      </w:r>
    </w:p>
    <w:p w14:paraId="6A7479E2" w14:textId="4D6A3E82"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44A4C">
        <w:t>Psalm</w:t>
      </w:r>
      <w:r w:rsidR="00044A4C" w:rsidRPr="00AB1781">
        <w:t xml:space="preserve"> 115</w:t>
      </w:r>
      <w:r w:rsidR="00044A4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44A4C">
        <w:rPr>
          <w:noProof/>
        </w:rPr>
        <w:t>262</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31B7BD95"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44A4C">
        <w:rPr>
          <w:noProof/>
        </w:rPr>
        <w:t>290</w:t>
      </w:r>
      <w:r w:rsidR="003A78C2">
        <w:fldChar w:fldCharType="end"/>
      </w:r>
    </w:p>
    <w:p w14:paraId="640173D6" w14:textId="5AA5956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44A4C">
        <w:rPr>
          <w:noProof/>
        </w:rPr>
        <w:t>291</w:t>
      </w:r>
      <w:r w:rsidR="003A78C2">
        <w:fldChar w:fldCharType="end"/>
      </w:r>
    </w:p>
    <w:p w14:paraId="26C5B235" w14:textId="5663D0C5"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44A4C">
        <w:rPr>
          <w:noProof/>
        </w:rPr>
        <w:t>292</w:t>
      </w:r>
      <w:r w:rsidR="003A78C2">
        <w:fldChar w:fldCharType="end"/>
      </w:r>
    </w:p>
    <w:p w14:paraId="09527073" w14:textId="0BB15064"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44A4C">
        <w:rPr>
          <w:noProof/>
        </w:rPr>
        <w:t>293</w:t>
      </w:r>
      <w:r w:rsidR="003A78C2">
        <w:fldChar w:fldCharType="end"/>
      </w:r>
    </w:p>
    <w:p w14:paraId="3AB0B369" w14:textId="6B22112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44A4C">
        <w:rPr>
          <w:noProof/>
        </w:rPr>
        <w:t>294</w:t>
      </w:r>
      <w:r w:rsidR="003A78C2">
        <w:fldChar w:fldCharType="end"/>
      </w:r>
    </w:p>
    <w:p w14:paraId="27DF8F80" w14:textId="4F1E1E05"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44A4C">
        <w:rPr>
          <w:noProof/>
        </w:rPr>
        <w:t>299</w:t>
      </w:r>
      <w:r w:rsidR="003A78C2">
        <w:fldChar w:fldCharType="end"/>
      </w:r>
    </w:p>
    <w:p w14:paraId="4690D87F" w14:textId="565C26D6"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44A4C">
        <w:rPr>
          <w:noProof/>
        </w:rPr>
        <w:t>304</w:t>
      </w:r>
      <w:r w:rsidR="003A78C2">
        <w:fldChar w:fldCharType="end"/>
      </w:r>
    </w:p>
    <w:p w14:paraId="3DCE666A" w14:textId="428EE0B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44A4C">
        <w:rPr>
          <w:noProof/>
        </w:rPr>
        <w:t>311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1184BA44"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44A4C">
        <w:t>Psalm 118 Part 20 (</w:t>
      </w:r>
      <w:r w:rsidR="00044A4C" w:rsidRPr="00044A4C">
        <w:rPr>
          <w:rFonts w:ascii="Times New Roman" w:hAnsi="Times New Roman"/>
        </w:rPr>
        <w:t>ר</w:t>
      </w:r>
      <w:r w:rsidR="00044A4C">
        <w:t>): “See my humiliation and deliver me”</w:t>
      </w:r>
      <w:r>
        <w:fldChar w:fldCharType="end"/>
      </w:r>
      <w:r>
        <w:tab/>
      </w:r>
      <w:r>
        <w:fldChar w:fldCharType="begin"/>
      </w:r>
      <w:r>
        <w:instrText xml:space="preserve"> PAGEREF _Ref434579036 \h </w:instrText>
      </w:r>
      <w:r>
        <w:fldChar w:fldCharType="separate"/>
      </w:r>
      <w:r w:rsidR="00044A4C">
        <w:rPr>
          <w:noProof/>
        </w:rPr>
        <w:t>279</w:t>
      </w:r>
      <w:r>
        <w:fldChar w:fldCharType="end"/>
      </w:r>
    </w:p>
    <w:p w14:paraId="460A4F24" w14:textId="15843D14"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44A4C">
        <w:t>Psalm 118 Part 21 (</w:t>
      </w:r>
      <w:r w:rsidR="00044A4C" w:rsidRPr="00044A4C">
        <w:rPr>
          <w:rFonts w:ascii="Times New Roman" w:hAnsi="Times New Roman"/>
        </w:rPr>
        <w:t>ש</w:t>
      </w:r>
      <w:r w:rsidR="00044A4C">
        <w:t>): “Rulers persecute me without cause”</w:t>
      </w:r>
      <w:r>
        <w:fldChar w:fldCharType="end"/>
      </w:r>
      <w:r>
        <w:tab/>
      </w:r>
      <w:r>
        <w:fldChar w:fldCharType="begin"/>
      </w:r>
      <w:r>
        <w:instrText xml:space="preserve"> PAGEREF _Ref434579051 \h </w:instrText>
      </w:r>
      <w:r>
        <w:fldChar w:fldCharType="separate"/>
      </w:r>
      <w:r w:rsidR="00044A4C">
        <w:rPr>
          <w:noProof/>
        </w:rPr>
        <w:t>280</w:t>
      </w:r>
      <w:r>
        <w:fldChar w:fldCharType="end"/>
      </w:r>
    </w:p>
    <w:p w14:paraId="148B010E" w14:textId="234B8E6F"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44A4C">
        <w:t>Psalm 118 Part 22 (</w:t>
      </w:r>
      <w:r w:rsidR="00044A4C" w:rsidRPr="00044A4C">
        <w:rPr>
          <w:rFonts w:ascii="Times New Roman" w:hAnsi="Times New Roman"/>
        </w:rPr>
        <w:t>ת</w:t>
      </w:r>
      <w:r w:rsidR="00044A4C">
        <w:t>): “Let my supplication come before You, O Lord”</w:t>
      </w:r>
      <w:r>
        <w:fldChar w:fldCharType="end"/>
      </w:r>
      <w:r>
        <w:tab/>
      </w:r>
      <w:r>
        <w:fldChar w:fldCharType="begin"/>
      </w:r>
      <w:r>
        <w:instrText xml:space="preserve"> PAGEREF _Ref434579065 \h </w:instrText>
      </w:r>
      <w:r>
        <w:fldChar w:fldCharType="separate"/>
      </w:r>
      <w:r w:rsidR="00044A4C">
        <w:rPr>
          <w:noProof/>
        </w:rPr>
        <w:t>281</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40D61AEB"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6"/>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E5A74E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913" w:displacedByCustomXml="next"/>
    <w:bookmarkStart w:id="105" w:name="_Toc410196411" w:displacedByCustomXml="next"/>
    <w:bookmarkStart w:id="106" w:name="_Toc410196179" w:displacedByCustomXml="next"/>
    <w:sdt>
      <w:sdtPr>
        <w:id w:val="-763460370"/>
        <w:docPartObj>
          <w:docPartGallery w:val="Table of Contents"/>
          <w:docPartUnique/>
        </w:docPartObj>
      </w:sdtPr>
      <w:sdtEndPr>
        <w:rPr>
          <w:b/>
          <w:bCs/>
          <w:noProof/>
        </w:rPr>
      </w:sdtEndPr>
      <w:sdtContent>
        <w:p w14:paraId="581004B7" w14:textId="18944D51"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44A4C">
              <w:rPr>
                <w:noProof/>
                <w:webHidden/>
              </w:rPr>
              <w:t>33</w:t>
            </w:r>
            <w:r w:rsidR="00E35F1F">
              <w:rPr>
                <w:noProof/>
                <w:webHidden/>
              </w:rPr>
              <w:fldChar w:fldCharType="end"/>
            </w:r>
          </w:hyperlink>
        </w:p>
        <w:p w14:paraId="7991B885" w14:textId="6244FFEE" w:rsidR="00E35F1F" w:rsidRDefault="007356BF">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44A4C">
              <w:rPr>
                <w:noProof/>
                <w:webHidden/>
              </w:rPr>
              <w:t>36</w:t>
            </w:r>
            <w:r w:rsidR="00E35F1F">
              <w:rPr>
                <w:noProof/>
                <w:webHidden/>
              </w:rPr>
              <w:fldChar w:fldCharType="end"/>
            </w:r>
          </w:hyperlink>
        </w:p>
        <w:p w14:paraId="6660B090" w14:textId="09E4B975" w:rsidR="00E35F1F" w:rsidRDefault="007356BF">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44A4C">
              <w:rPr>
                <w:noProof/>
                <w:webHidden/>
              </w:rPr>
              <w:t>38</w:t>
            </w:r>
            <w:r w:rsidR="00E35F1F">
              <w:rPr>
                <w:noProof/>
                <w:webHidden/>
              </w:rPr>
              <w:fldChar w:fldCharType="end"/>
            </w:r>
          </w:hyperlink>
        </w:p>
        <w:p w14:paraId="26627408" w14:textId="1A481CCA" w:rsidR="00E35F1F" w:rsidRDefault="007356BF">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44A4C">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F58B5C4"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44A4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0C23CB7" w14:textId="21901102"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44A4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76A01756" w14:textId="22110347"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7"/>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CFD672B"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044A4C">
        <w:t>Psalm</w:t>
      </w:r>
      <w:r w:rsidR="00044A4C" w:rsidRPr="00AB1781">
        <w:t xml:space="preserve"> 3</w:t>
      </w:r>
      <w:r w:rsidR="00044A4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44A4C">
        <w:rPr>
          <w:noProof/>
        </w:rPr>
        <w:t>85</w:t>
      </w:r>
      <w:r w:rsidR="003A78C2">
        <w:fldChar w:fldCharType="end"/>
      </w:r>
    </w:p>
    <w:p w14:paraId="065B6E4C" w14:textId="269245D0"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44A4C">
        <w:rPr>
          <w:noProof/>
        </w:rPr>
        <w:t>88</w:t>
      </w:r>
      <w:r w:rsidR="003A78C2">
        <w:fldChar w:fldCharType="end"/>
      </w:r>
    </w:p>
    <w:p w14:paraId="7CA30D28" w14:textId="31AC578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44A4C">
        <w:rPr>
          <w:noProof/>
        </w:rPr>
        <w:t>96</w:t>
      </w:r>
      <w:r w:rsidR="003A78C2">
        <w:fldChar w:fldCharType="end"/>
      </w:r>
    </w:p>
    <w:p w14:paraId="163CB68A" w14:textId="63609DEC"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44A4C">
        <w:rPr>
          <w:noProof/>
        </w:rPr>
        <w:t>184</w:t>
      </w:r>
      <w:r w:rsidR="003A78C2">
        <w:fldChar w:fldCharType="end"/>
      </w:r>
    </w:p>
    <w:p w14:paraId="32337B1D" w14:textId="28BF1BE0"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44A4C">
        <w:rPr>
          <w:noProof/>
        </w:rPr>
        <w:t>211</w:t>
      </w:r>
      <w:r w:rsidR="003A78C2">
        <w:fldChar w:fldCharType="end"/>
      </w:r>
    </w:p>
    <w:p w14:paraId="7C06DD1A" w14:textId="3AE01AF2"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44A4C">
        <w:rPr>
          <w:noProof/>
        </w:rPr>
        <w:t>220</w:t>
      </w:r>
      <w:r w:rsidR="003A78C2">
        <w:fldChar w:fldCharType="end"/>
      </w:r>
    </w:p>
    <w:p w14:paraId="2E5D18EB" w14:textId="63488100"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044A4C">
        <w:t>Psalm</w:t>
      </w:r>
      <w:r w:rsidR="00044A4C" w:rsidRPr="00AB1781">
        <w:t xml:space="preserve"> 116</w:t>
      </w:r>
      <w:r w:rsidR="00044A4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44A4C">
        <w:rPr>
          <w:noProof/>
        </w:rPr>
        <w:t>263</w:t>
      </w:r>
      <w:r w:rsidR="003A78C2">
        <w:fldChar w:fldCharType="end"/>
      </w:r>
    </w:p>
    <w:p w14:paraId="110463A5" w14:textId="221A4DFD"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044A4C">
        <w:t>Psalm</w:t>
      </w:r>
      <w:r w:rsidR="00044A4C" w:rsidRPr="00AB1781">
        <w:t xml:space="preserve"> 117</w:t>
      </w:r>
      <w:r w:rsidR="00044A4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44A4C">
        <w:rPr>
          <w:noProof/>
        </w:rPr>
        <w:t>263</w:t>
      </w:r>
      <w:r w:rsidR="003A78C2">
        <w:fldChar w:fldCharType="end"/>
      </w:r>
    </w:p>
    <w:p w14:paraId="2887A6CA" w14:textId="148FC463"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044A4C">
        <w:t>Psalm</w:t>
      </w:r>
      <w:r w:rsidR="00044A4C" w:rsidRPr="00AB1781">
        <w:t xml:space="preserve"> 118</w:t>
      </w:r>
      <w:r w:rsidR="00044A4C">
        <w:t>: “Blessed are the blameless in the way”</w:t>
      </w:r>
      <w:r>
        <w:fldChar w:fldCharType="end"/>
      </w:r>
      <w:r w:rsidR="006A0403">
        <w:tab/>
      </w:r>
      <w:r>
        <w:fldChar w:fldCharType="begin"/>
      </w:r>
      <w:r w:rsidR="006A0403">
        <w:instrText xml:space="preserve"> PAGEREF _Ref412027139 \h </w:instrText>
      </w:r>
      <w:r>
        <w:fldChar w:fldCharType="separate"/>
      </w:r>
      <w:r w:rsidR="00044A4C">
        <w:rPr>
          <w:noProof/>
        </w:rPr>
        <w:t>266</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8"/>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11F7A7F9"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4AE4C37A"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44A4C">
        <w:t>Psalm</w:t>
      </w:r>
      <w:r w:rsidR="00044A4C" w:rsidRPr="00AB1781">
        <w:t xml:space="preserve"> 119</w:t>
      </w:r>
      <w:r w:rsidR="00044A4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44A4C">
        <w:rPr>
          <w:noProof/>
        </w:rPr>
        <w:t>282</w:t>
      </w:r>
      <w:r w:rsidR="003A78C2">
        <w:fldChar w:fldCharType="end"/>
      </w:r>
    </w:p>
    <w:p w14:paraId="49DCC6DD" w14:textId="076024A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44A4C">
        <w:t>Psalm</w:t>
      </w:r>
      <w:r w:rsidR="00044A4C" w:rsidRPr="00AB1781">
        <w:t xml:space="preserve"> 120</w:t>
      </w:r>
      <w:r w:rsidR="00044A4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44A4C">
        <w:rPr>
          <w:noProof/>
        </w:rPr>
        <w:t>282</w:t>
      </w:r>
      <w:r w:rsidR="003A78C2">
        <w:fldChar w:fldCharType="end"/>
      </w:r>
    </w:p>
    <w:p w14:paraId="35C5E1C7" w14:textId="66232F88"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44A4C">
        <w:t>Psalm</w:t>
      </w:r>
      <w:r w:rsidR="00044A4C" w:rsidRPr="00AB1781">
        <w:t xml:space="preserve"> 121</w:t>
      </w:r>
      <w:r w:rsidR="00044A4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44A4C">
        <w:rPr>
          <w:noProof/>
        </w:rPr>
        <w:t>283</w:t>
      </w:r>
      <w:r w:rsidR="003A78C2">
        <w:fldChar w:fldCharType="end"/>
      </w:r>
    </w:p>
    <w:p w14:paraId="037372CD" w14:textId="43E0C1C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44A4C">
        <w:t>Psalm</w:t>
      </w:r>
      <w:r w:rsidR="00044A4C" w:rsidRPr="00AB1781">
        <w:t xml:space="preserve"> 122</w:t>
      </w:r>
      <w:r w:rsidR="00044A4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44A4C">
        <w:rPr>
          <w:noProof/>
        </w:rPr>
        <w:t>284</w:t>
      </w:r>
      <w:r w:rsidR="003A78C2">
        <w:fldChar w:fldCharType="end"/>
      </w:r>
    </w:p>
    <w:p w14:paraId="7F07DE56" w14:textId="55A2CD89"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44A4C">
        <w:t>Psalm</w:t>
      </w:r>
      <w:r w:rsidR="00044A4C" w:rsidRPr="00AB1781">
        <w:t xml:space="preserve"> 123</w:t>
      </w:r>
      <w:r w:rsidR="00044A4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44A4C">
        <w:rPr>
          <w:noProof/>
        </w:rPr>
        <w:t>285</w:t>
      </w:r>
      <w:r w:rsidR="003A78C2">
        <w:fldChar w:fldCharType="end"/>
      </w:r>
    </w:p>
    <w:p w14:paraId="6BE98E76" w14:textId="7836E17E"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44A4C">
        <w:t>Psalm</w:t>
      </w:r>
      <w:r w:rsidR="00044A4C" w:rsidRPr="00AB1781">
        <w:t xml:space="preserve"> 124</w:t>
      </w:r>
      <w:r w:rsidR="00044A4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44A4C">
        <w:rPr>
          <w:noProof/>
        </w:rPr>
        <w:t>286</w:t>
      </w:r>
      <w:r w:rsidR="003A78C2">
        <w:fldChar w:fldCharType="end"/>
      </w:r>
    </w:p>
    <w:p w14:paraId="7A0B4391" w14:textId="170EA8B0"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44A4C">
        <w:t>Psalm</w:t>
      </w:r>
      <w:r w:rsidR="00044A4C" w:rsidRPr="00AB1781">
        <w:t xml:space="preserve"> 125</w:t>
      </w:r>
      <w:r w:rsidR="00044A4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44A4C">
        <w:rPr>
          <w:noProof/>
        </w:rPr>
        <w:t>287</w:t>
      </w:r>
      <w:r w:rsidR="003A78C2">
        <w:fldChar w:fldCharType="end"/>
      </w:r>
    </w:p>
    <w:p w14:paraId="1D2C17E0" w14:textId="1E73E4D6"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44A4C">
        <w:t>Psalm</w:t>
      </w:r>
      <w:r w:rsidR="00044A4C" w:rsidRPr="00AB1781">
        <w:t xml:space="preserve"> 126</w:t>
      </w:r>
      <w:r w:rsidR="00044A4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44A4C">
        <w:rPr>
          <w:noProof/>
        </w:rPr>
        <w:t>288</w:t>
      </w:r>
      <w:r w:rsidR="003A78C2">
        <w:fldChar w:fldCharType="end"/>
      </w:r>
    </w:p>
    <w:p w14:paraId="3F9CAC24" w14:textId="53BE80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44A4C">
        <w:t>Psalm</w:t>
      </w:r>
      <w:r w:rsidR="00044A4C" w:rsidRPr="00AB1781">
        <w:t xml:space="preserve"> 127</w:t>
      </w:r>
      <w:r w:rsidR="00044A4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44A4C">
        <w:rPr>
          <w:noProof/>
        </w:rPr>
        <w:t>288</w:t>
      </w:r>
      <w:r w:rsidR="003A78C2">
        <w:fldChar w:fldCharType="end"/>
      </w:r>
    </w:p>
    <w:p w14:paraId="7884AAA8" w14:textId="042FE2B8"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44A4C">
        <w:t>Psalm</w:t>
      </w:r>
      <w:r w:rsidR="00044A4C" w:rsidRPr="00AB1781">
        <w:t xml:space="preserve"> 128</w:t>
      </w:r>
      <w:r w:rsidR="00044A4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44A4C">
        <w:rPr>
          <w:noProof/>
        </w:rPr>
        <w:t>289</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4BC1986"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0"/>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4DA983FA"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15303FBF" w14:textId="10902092"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770A2C32" w14:textId="57F49FEC"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5C4E61A3" w14:textId="640AFB5F"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4604A493" w14:textId="1698FB6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3B2A66A2" w14:textId="18EEE74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64B01669" w14:textId="7FFDDEC8"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5258B7E0" w14:textId="1BE02B6F"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3092DE46" w14:textId="2B54E805"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0D65EB5D" w14:textId="44CDF439"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1A0310A6" w14:textId="19F7BA8D"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02A27D2F" w14:textId="413007FF"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CE9B4A1"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w:t>
      </w:r>
      <w:r w:rsidRPr="001A4291">
        <w:lastRenderedPageBreak/>
        <w:t>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51CC62CF"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DBAA39D"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44A4C">
        <w:t>The First Canticle</w:t>
      </w:r>
      <w:r>
        <w:fldChar w:fldCharType="end"/>
      </w:r>
      <w:r>
        <w:tab/>
      </w:r>
      <w:r>
        <w:fldChar w:fldCharType="begin"/>
      </w:r>
      <w:r>
        <w:instrText xml:space="preserve"> PAGEREF _Ref448228164 \h </w:instrText>
      </w:r>
      <w:r>
        <w:fldChar w:fldCharType="separate"/>
      </w:r>
      <w:r w:rsidR="00044A4C">
        <w:rPr>
          <w:noProof/>
        </w:rPr>
        <w:t>319</w:t>
      </w:r>
      <w:r>
        <w:fldChar w:fldCharType="end"/>
      </w:r>
    </w:p>
    <w:p w14:paraId="5928D17A" w14:textId="36420297" w:rsidR="00B102EF" w:rsidRDefault="00B102EF" w:rsidP="00E97A49">
      <w:pPr>
        <w:pStyle w:val="EngHang"/>
        <w:tabs>
          <w:tab w:val="right" w:leader="dot" w:pos="8460"/>
        </w:tabs>
      </w:pPr>
      <w:r>
        <w:fldChar w:fldCharType="begin"/>
      </w:r>
      <w:r>
        <w:instrText xml:space="preserve"> REF _Ref448228178 \h </w:instrText>
      </w:r>
      <w:r w:rsidR="00E97A49">
        <w:instrText xml:space="preserve"> \* MERGEFORMAT </w:instrText>
      </w:r>
      <w:r>
        <w:fldChar w:fldCharType="separate"/>
      </w:r>
      <w:r w:rsidR="00044A4C">
        <w:t>The Second Canticle</w:t>
      </w:r>
      <w:r>
        <w:fldChar w:fldCharType="end"/>
      </w:r>
      <w:r>
        <w:tab/>
      </w:r>
      <w:r>
        <w:fldChar w:fldCharType="begin"/>
      </w:r>
      <w:r>
        <w:instrText xml:space="preserve"> PAGEREF _Ref448228178 \h </w:instrText>
      </w:r>
      <w:r>
        <w:fldChar w:fldCharType="separate"/>
      </w:r>
      <w:r w:rsidR="00044A4C">
        <w:rPr>
          <w:noProof/>
        </w:rPr>
        <w:t>330</w:t>
      </w:r>
      <w:r>
        <w:fldChar w:fldCharType="end"/>
      </w:r>
    </w:p>
    <w:p w14:paraId="55312801" w14:textId="3E82E50E" w:rsidR="00B102EF" w:rsidRDefault="00B102EF" w:rsidP="00E97A49">
      <w:pPr>
        <w:pStyle w:val="EngHang"/>
        <w:tabs>
          <w:tab w:val="right" w:leader="dot" w:pos="8460"/>
        </w:tabs>
      </w:pPr>
      <w:r>
        <w:fldChar w:fldCharType="begin"/>
      </w:r>
      <w:r>
        <w:instrText xml:space="preserve"> REF _Ref448228188 \h </w:instrText>
      </w:r>
      <w:r w:rsidR="00E97A49">
        <w:instrText xml:space="preserve"> \* MERGEFORMAT </w:instrText>
      </w:r>
      <w:r>
        <w:fldChar w:fldCharType="separate"/>
      </w:r>
      <w:r w:rsidR="00044A4C">
        <w:t>The Third Canticle</w:t>
      </w:r>
      <w:r>
        <w:fldChar w:fldCharType="end"/>
      </w:r>
      <w:r>
        <w:tab/>
      </w:r>
      <w:r>
        <w:fldChar w:fldCharType="begin"/>
      </w:r>
      <w:r>
        <w:instrText xml:space="preserve"> PAGEREF _Ref448228188 \h </w:instrText>
      </w:r>
      <w:r>
        <w:fldChar w:fldCharType="separate"/>
      </w:r>
      <w:r w:rsidR="00044A4C">
        <w:rPr>
          <w:noProof/>
        </w:rPr>
        <w:t>335</w:t>
      </w:r>
      <w:r>
        <w:fldChar w:fldCharType="end"/>
      </w:r>
    </w:p>
    <w:p w14:paraId="46EDCFEC" w14:textId="12A7FAE0"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44A4C">
        <w:t>The Communion of the Saints</w:t>
      </w:r>
      <w:r>
        <w:fldChar w:fldCharType="end"/>
      </w:r>
      <w:r>
        <w:tab/>
      </w:r>
      <w:r>
        <w:fldChar w:fldCharType="begin"/>
      </w:r>
      <w:r>
        <w:instrText xml:space="preserve"> PAGEREF _Ref448228224 \h </w:instrText>
      </w:r>
      <w:r>
        <w:fldChar w:fldCharType="separate"/>
      </w:r>
      <w:r w:rsidR="00044A4C">
        <w:rPr>
          <w:noProof/>
        </w:rPr>
        <w:t>345</w:t>
      </w:r>
      <w:r>
        <w:fldChar w:fldCharType="end"/>
      </w:r>
    </w:p>
    <w:p w14:paraId="103CDB1E" w14:textId="30A7FD8C"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44A4C">
        <w:t>The Doxologies</w:t>
      </w:r>
      <w:r>
        <w:fldChar w:fldCharType="end"/>
      </w:r>
      <w:r>
        <w:tab/>
      </w:r>
      <w:r>
        <w:fldChar w:fldCharType="begin"/>
      </w:r>
      <w:r>
        <w:instrText xml:space="preserve"> PAGEREF _Ref448228235 \h </w:instrText>
      </w:r>
      <w:r>
        <w:fldChar w:fldCharType="separate"/>
      </w:r>
      <w:r w:rsidR="00044A4C">
        <w:rPr>
          <w:noProof/>
        </w:rPr>
        <w:t>364</w:t>
      </w:r>
      <w:r>
        <w:fldChar w:fldCharType="end"/>
      </w:r>
    </w:p>
    <w:p w14:paraId="661E2504" w14:textId="630C3697" w:rsidR="00E97A49" w:rsidRDefault="00E97A49" w:rsidP="00E97A49">
      <w:pPr>
        <w:pStyle w:val="EngHang"/>
        <w:tabs>
          <w:tab w:val="right" w:leader="dot" w:pos="8460"/>
        </w:tabs>
      </w:pPr>
      <w:r>
        <w:fldChar w:fldCharType="begin"/>
      </w:r>
      <w:r>
        <w:instrText xml:space="preserve"> REF _Ref448471060 \h </w:instrText>
      </w:r>
      <w:r>
        <w:fldChar w:fldCharType="separate"/>
      </w:r>
      <w:r w:rsidR="00044A4C">
        <w:t>The Conclusion of the Midnight Praise</w:t>
      </w:r>
      <w:r>
        <w:fldChar w:fldCharType="end"/>
      </w:r>
      <w:r>
        <w:tab/>
      </w:r>
      <w:r>
        <w:fldChar w:fldCharType="begin"/>
      </w:r>
      <w:r>
        <w:instrText xml:space="preserve"> PAGEREF _Ref448471060 \h </w:instrText>
      </w:r>
      <w:r>
        <w:fldChar w:fldCharType="separate"/>
      </w:r>
      <w:r w:rsidR="00044A4C">
        <w:rPr>
          <w:noProof/>
        </w:rPr>
        <w:t>5</w:t>
      </w:r>
      <w:r>
        <w:fldChar w:fldCharType="end"/>
      </w:r>
    </w:p>
    <w:p w14:paraId="4AF2B63F" w14:textId="2D6F6EFF"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44A4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44A4C">
        <w:rPr>
          <w:noProof/>
        </w:rPr>
        <w:t>45</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26"/>
            <w:r w:rsidRPr="007425E1">
              <w:rPr>
                <w:rFonts w:eastAsiaTheme="minorHAnsi"/>
              </w:rPr>
              <w:t xml:space="preserve">bless </w:t>
            </w:r>
            <w:commentRangeEnd w:id="126"/>
            <w:r>
              <w:rPr>
                <w:rStyle w:val="CommentReference"/>
                <w:rFonts w:ascii="Times New Roman" w:eastAsiaTheme="minorHAnsi" w:hAnsi="Times New Roman" w:cstheme="minorBidi"/>
                <w:color w:val="auto"/>
              </w:rPr>
              <w:commentReference w:id="126"/>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27" w:name="_Toc410196183"/>
      <w:bookmarkStart w:id="128" w:name="_Toc410196421"/>
      <w:bookmarkStart w:id="129" w:name="_Toc410196923"/>
      <w:bookmarkStart w:id="130" w:name="_Ref435790458"/>
      <w:bookmarkStart w:id="131" w:name="_Ref435790464"/>
      <w:bookmarkStart w:id="132" w:name="_Toc448696621"/>
      <w:bookmarkEnd w:id="103"/>
      <w:r>
        <w:lastRenderedPageBreak/>
        <w:t xml:space="preserve">The Rising of the Sun: Matins </w:t>
      </w:r>
      <w:bookmarkEnd w:id="127"/>
      <w:bookmarkEnd w:id="128"/>
      <w:bookmarkEnd w:id="129"/>
      <w:r>
        <w:t>(or Lauds)</w:t>
      </w:r>
      <w:bookmarkEnd w:id="130"/>
      <w:bookmarkEnd w:id="131"/>
      <w:bookmarkEnd w:id="132"/>
    </w:p>
    <w:p w14:paraId="3E5C38FC" w14:textId="5901D067" w:rsidR="00DE5308" w:rsidRDefault="00DE5308" w:rsidP="00DE5308">
      <w:pPr>
        <w:pStyle w:val="Heading3"/>
      </w:pPr>
      <w:bookmarkStart w:id="133" w:name="_Ref411320700"/>
      <w:r>
        <w:t>Matins</w:t>
      </w:r>
      <w:bookmarkEnd w:id="133"/>
    </w:p>
    <w:p w14:paraId="35A4E34C" w14:textId="25B85F21" w:rsidR="00B102EF" w:rsidRPr="00B102EF" w:rsidRDefault="00B102EF" w:rsidP="00B102EF">
      <w:pPr>
        <w:pStyle w:val="Rubric"/>
      </w:pPr>
      <w:r>
        <w:t xml:space="preserve">See </w:t>
      </w:r>
      <w:r>
        <w:fldChar w:fldCharType="begin"/>
      </w:r>
      <w:r>
        <w:instrText xml:space="preserve"> REF _Ref448228969 \h </w:instrText>
      </w:r>
      <w:r>
        <w:fldChar w:fldCharType="separate"/>
      </w:r>
      <w:r w:rsidR="00044A4C">
        <w:t>Vespers Praise</w:t>
      </w:r>
      <w:r>
        <w:fldChar w:fldCharType="end"/>
      </w:r>
      <w:r>
        <w:t xml:space="preserve">, page </w:t>
      </w:r>
      <w:r>
        <w:fldChar w:fldCharType="begin"/>
      </w:r>
      <w:r>
        <w:instrText xml:space="preserve"> PAGEREF _Ref448228965 \h </w:instrText>
      </w:r>
      <w:r>
        <w:fldChar w:fldCharType="separate"/>
      </w:r>
      <w:r w:rsidR="00044A4C">
        <w:rPr>
          <w:noProof/>
        </w:rPr>
        <w:t>5</w:t>
      </w:r>
      <w:r>
        <w:fldChar w:fldCharType="end"/>
      </w:r>
      <w:r>
        <w:t>.</w:t>
      </w:r>
    </w:p>
    <w:p w14:paraId="59F64A80" w14:textId="77777777" w:rsidR="00495F1A" w:rsidRDefault="00495F1A" w:rsidP="00495F1A">
      <w:pPr>
        <w:pStyle w:val="Heading2"/>
      </w:pPr>
      <w:bookmarkStart w:id="134" w:name="_Toc410196185"/>
      <w:bookmarkStart w:id="135" w:name="_Toc410196427"/>
      <w:bookmarkStart w:id="136" w:name="_Toc410196929"/>
      <w:bookmarkStart w:id="137" w:name="_Toc448696622"/>
      <w:bookmarkStart w:id="138" w:name="Prime"/>
      <w:r>
        <w:lastRenderedPageBreak/>
        <w:t>Early Morning: Prime (The First Hour)</w:t>
      </w:r>
      <w:bookmarkEnd w:id="134"/>
      <w:bookmarkEnd w:id="135"/>
      <w:bookmarkEnd w:id="136"/>
      <w:bookmarkEnd w:id="137"/>
    </w:p>
    <w:bookmarkStart w:id="139" w:name="_Ref435799261" w:displacedByCustomXml="next"/>
    <w:bookmarkStart w:id="140" w:name="_Ref435799254" w:displacedByCustomXml="next"/>
    <w:bookmarkStart w:id="141" w:name="_Ref435789629" w:displacedByCustomXml="next"/>
    <w:bookmarkStart w:id="142" w:name="_Ref435789623" w:displacedByCustomXml="next"/>
    <w:bookmarkStart w:id="143" w:name="_Ref435434342" w:displacedByCustomXml="next"/>
    <w:bookmarkStart w:id="144" w:name="_Ref435434336" w:displacedByCustomXml="next"/>
    <w:bookmarkStart w:id="145" w:name="_Toc410196930" w:displacedByCustomXml="next"/>
    <w:bookmarkStart w:id="146" w:name="_Toc410196428" w:displacedByCustomXml="next"/>
    <w:bookmarkStart w:id="147" w:name="_Toc410196186" w:displacedByCustomXml="next"/>
    <w:sdt>
      <w:sdtPr>
        <w:id w:val="467860529"/>
        <w:docPartObj>
          <w:docPartGallery w:val="Table of Contents"/>
          <w:docPartUnique/>
        </w:docPartObj>
      </w:sdtPr>
      <w:sdtEndPr>
        <w:rPr>
          <w:b/>
          <w:bCs/>
          <w:noProof/>
        </w:rPr>
      </w:sdtEndPr>
      <w:sdtContent>
        <w:p w14:paraId="13E67910" w14:textId="08E1DAC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44A4C">
              <w:rPr>
                <w:noProof/>
                <w:webHidden/>
              </w:rPr>
              <w:t>47</w:t>
            </w:r>
            <w:r w:rsidR="00E35F1F">
              <w:rPr>
                <w:noProof/>
                <w:webHidden/>
              </w:rPr>
              <w:fldChar w:fldCharType="end"/>
            </w:r>
          </w:hyperlink>
        </w:p>
        <w:p w14:paraId="0BBF1C4E" w14:textId="4EBF6428" w:rsidR="00E35F1F" w:rsidRDefault="007356BF">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44A4C">
              <w:rPr>
                <w:noProof/>
                <w:webHidden/>
              </w:rPr>
              <w:t>53</w:t>
            </w:r>
            <w:r w:rsidR="00E35F1F">
              <w:rPr>
                <w:noProof/>
                <w:webHidden/>
              </w:rPr>
              <w:fldChar w:fldCharType="end"/>
            </w:r>
          </w:hyperlink>
        </w:p>
        <w:p w14:paraId="3DAD865F" w14:textId="7B171EEE" w:rsidR="00E35F1F" w:rsidRDefault="007356BF">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44A4C">
              <w:rPr>
                <w:noProof/>
                <w:webHidden/>
              </w:rPr>
              <w:t>64</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48" w:name="_Ref448061221"/>
      <w:bookmarkStart w:id="149" w:name="_Toc448227465"/>
      <w:r>
        <w:lastRenderedPageBreak/>
        <w:t>The Psalms of Prime</w:t>
      </w:r>
      <w:bookmarkEnd w:id="147"/>
      <w:bookmarkEnd w:id="146"/>
      <w:bookmarkEnd w:id="145"/>
      <w:bookmarkEnd w:id="144"/>
      <w:bookmarkEnd w:id="143"/>
      <w:bookmarkEnd w:id="142"/>
      <w:bookmarkEnd w:id="141"/>
      <w:bookmarkEnd w:id="140"/>
      <w:bookmarkEnd w:id="139"/>
      <w:bookmarkEnd w:id="148"/>
      <w:bookmarkEnd w:id="149"/>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12D2E68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44A4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806E141" w14:textId="7584D8DC"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44A4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AFC4FF5" w14:textId="698E0960"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0" w:name="_Ref442855527"/>
      <w:r>
        <w:t>Ephesians</w:t>
      </w:r>
      <w:r w:rsidR="00CC066E">
        <w:t xml:space="preserve"> 4:1 5</w:t>
      </w:r>
      <w:bookmarkEnd w:id="150"/>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1" w:name="_Ref434575533"/>
      <w:r>
        <w:rPr>
          <w:lang w:val="en-GB"/>
        </w:rPr>
        <w:t>The Psalm</w:t>
      </w:r>
      <w:r w:rsidR="00F14AA6">
        <w:rPr>
          <w:lang w:val="en-GB"/>
        </w:rPr>
        <w:t>s of Early Morning (Prime)</w:t>
      </w:r>
      <w:bookmarkEnd w:id="151"/>
    </w:p>
    <w:p w14:paraId="1B1E9354" w14:textId="53B73028"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44A4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44A4C">
        <w:rPr>
          <w:noProof/>
        </w:rPr>
        <w:t>83</w:t>
      </w:r>
      <w:r w:rsidR="003A78C2">
        <w:fldChar w:fldCharType="end"/>
      </w:r>
    </w:p>
    <w:p w14:paraId="7F06AC31" w14:textId="655872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44A4C">
        <w:t>Psalm</w:t>
      </w:r>
      <w:r w:rsidR="00044A4C" w:rsidRPr="00AB1781">
        <w:t xml:space="preserve"> 2</w:t>
      </w:r>
      <w:r w:rsidR="00044A4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44A4C">
        <w:rPr>
          <w:noProof/>
        </w:rPr>
        <w:t>83</w:t>
      </w:r>
      <w:r w:rsidR="003A78C2">
        <w:fldChar w:fldCharType="end"/>
      </w:r>
    </w:p>
    <w:p w14:paraId="3E08DA39" w14:textId="32F628D2"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44A4C">
        <w:t>Psalm</w:t>
      </w:r>
      <w:r w:rsidR="00044A4C" w:rsidRPr="00AB1781">
        <w:t xml:space="preserve"> 3</w:t>
      </w:r>
      <w:r w:rsidR="00044A4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44A4C">
        <w:rPr>
          <w:noProof/>
        </w:rPr>
        <w:t>85</w:t>
      </w:r>
      <w:r w:rsidR="003A78C2">
        <w:fldChar w:fldCharType="end"/>
      </w:r>
    </w:p>
    <w:p w14:paraId="74A89173" w14:textId="7C87E7BB"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44A4C">
        <w:t>Psalm</w:t>
      </w:r>
      <w:r w:rsidR="00044A4C" w:rsidRPr="00AB1781">
        <w:t xml:space="preserve"> 4</w:t>
      </w:r>
      <w:r w:rsidR="00044A4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44A4C">
        <w:rPr>
          <w:noProof/>
        </w:rPr>
        <w:t>86</w:t>
      </w:r>
      <w:r w:rsidR="003A78C2">
        <w:fldChar w:fldCharType="end"/>
      </w:r>
    </w:p>
    <w:p w14:paraId="01E0D354" w14:textId="21A2BD9F"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44A4C">
        <w:t>Psalm</w:t>
      </w:r>
      <w:r w:rsidR="00044A4C" w:rsidRPr="00AB1781">
        <w:t xml:space="preserve"> 5</w:t>
      </w:r>
      <w:r w:rsidR="00044A4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44A4C">
        <w:rPr>
          <w:noProof/>
        </w:rPr>
        <w:t>87</w:t>
      </w:r>
      <w:r w:rsidR="003A78C2">
        <w:fldChar w:fldCharType="end"/>
      </w:r>
    </w:p>
    <w:p w14:paraId="2917FC62" w14:textId="5EFF2D8D"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44A4C">
        <w:rPr>
          <w:noProof/>
        </w:rPr>
        <w:t>88</w:t>
      </w:r>
      <w:r w:rsidR="003A78C2">
        <w:fldChar w:fldCharType="end"/>
      </w:r>
    </w:p>
    <w:p w14:paraId="1839FE4B" w14:textId="25209A58"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44A4C">
        <w:t>Psalm</w:t>
      </w:r>
      <w:r w:rsidR="00044A4C" w:rsidRPr="00AB1781">
        <w:t xml:space="preserve"> 8</w:t>
      </w:r>
      <w:r w:rsidR="00044A4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44A4C">
        <w:rPr>
          <w:noProof/>
        </w:rPr>
        <w:t>91</w:t>
      </w:r>
      <w:r w:rsidR="003A78C2">
        <w:fldChar w:fldCharType="end"/>
      </w:r>
    </w:p>
    <w:p w14:paraId="03DD40B1" w14:textId="6996536B"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44A4C">
        <w:t>Psalm</w:t>
      </w:r>
      <w:r w:rsidR="00044A4C" w:rsidRPr="00AB1781">
        <w:t xml:space="preserve"> 11</w:t>
      </w:r>
      <w:r w:rsidR="00044A4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44A4C">
        <w:rPr>
          <w:noProof/>
        </w:rPr>
        <w:t>96</w:t>
      </w:r>
      <w:r w:rsidR="003A78C2">
        <w:fldChar w:fldCharType="end"/>
      </w:r>
    </w:p>
    <w:p w14:paraId="5A0777AD" w14:textId="6457C1E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44A4C">
        <w:rPr>
          <w:noProof/>
        </w:rPr>
        <w:t>96</w:t>
      </w:r>
      <w:r w:rsidR="003A78C2">
        <w:fldChar w:fldCharType="end"/>
      </w:r>
    </w:p>
    <w:p w14:paraId="6B871C95" w14:textId="50C10CA8"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44A4C">
        <w:t>Psalm</w:t>
      </w:r>
      <w:r w:rsidR="00044A4C" w:rsidRPr="00AB1781">
        <w:t xml:space="preserve"> 14</w:t>
      </w:r>
      <w:r w:rsidR="00044A4C">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44A4C">
        <w:rPr>
          <w:noProof/>
        </w:rPr>
        <w:t>98</w:t>
      </w:r>
      <w:r w:rsidR="003A78C2">
        <w:fldChar w:fldCharType="end"/>
      </w:r>
    </w:p>
    <w:p w14:paraId="3960802F" w14:textId="4D58548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44A4C">
        <w:t>Psalm</w:t>
      </w:r>
      <w:r w:rsidR="00044A4C" w:rsidRPr="00AB1781">
        <w:t xml:space="preserve"> 15</w:t>
      </w:r>
      <w:r w:rsidR="00044A4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44A4C">
        <w:rPr>
          <w:noProof/>
        </w:rPr>
        <w:t>99</w:t>
      </w:r>
      <w:r w:rsidR="003A78C2">
        <w:fldChar w:fldCharType="end"/>
      </w:r>
    </w:p>
    <w:p w14:paraId="46224EE2" w14:textId="3A11AAFB"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44A4C">
        <w:t>Psalm</w:t>
      </w:r>
      <w:r w:rsidR="00044A4C" w:rsidRPr="00AB1781">
        <w:t xml:space="preserve"> 18</w:t>
      </w:r>
      <w:r w:rsidR="00044A4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44A4C">
        <w:rPr>
          <w:noProof/>
        </w:rPr>
        <w:t>105</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0C576FEF"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44A4C">
        <w:t>Psalm</w:t>
      </w:r>
      <w:r w:rsidR="00044A4C" w:rsidRPr="00AB1781">
        <w:t xml:space="preserve"> 24</w:t>
      </w:r>
      <w:r w:rsidR="00044A4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44A4C">
        <w:rPr>
          <w:noProof/>
        </w:rPr>
        <w:t>114</w:t>
      </w:r>
      <w:r w:rsidR="003A78C2">
        <w:fldChar w:fldCharType="end"/>
      </w:r>
    </w:p>
    <w:p w14:paraId="6EE9E88E" w14:textId="078EC50E"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44A4C">
        <w:t>Psalm</w:t>
      </w:r>
      <w:r w:rsidR="00044A4C" w:rsidRPr="00AB1781">
        <w:t xml:space="preserve"> 26</w:t>
      </w:r>
      <w:r w:rsidR="00044A4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44A4C">
        <w:rPr>
          <w:noProof/>
        </w:rPr>
        <w:t>117</w:t>
      </w:r>
      <w:r w:rsidR="003A78C2">
        <w:fldChar w:fldCharType="end"/>
      </w:r>
    </w:p>
    <w:p w14:paraId="1E8B8142" w14:textId="77E290F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44A4C">
        <w:t>Psalm</w:t>
      </w:r>
      <w:r w:rsidR="00044A4C" w:rsidRPr="00AB1781">
        <w:t xml:space="preserve"> 62</w:t>
      </w:r>
      <w:r w:rsidR="00044A4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44A4C">
        <w:rPr>
          <w:noProof/>
        </w:rPr>
        <w:t>171</w:t>
      </w:r>
      <w:r w:rsidR="003A78C2">
        <w:fldChar w:fldCharType="end"/>
      </w:r>
    </w:p>
    <w:p w14:paraId="68EA7A25" w14:textId="5E8C960C"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44A4C">
        <w:rPr>
          <w:noProof/>
        </w:rPr>
        <w:t>176</w:t>
      </w:r>
      <w:r w:rsidR="003A78C2">
        <w:fldChar w:fldCharType="end"/>
      </w:r>
    </w:p>
    <w:p w14:paraId="065CCDFD" w14:textId="30D7A950"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44A4C">
        <w:rPr>
          <w:noProof/>
        </w:rPr>
        <w:t>184</w:t>
      </w:r>
      <w:r w:rsidR="003A78C2">
        <w:fldChar w:fldCharType="end"/>
      </w:r>
    </w:p>
    <w:p w14:paraId="31570FA5" w14:textId="07BB837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44A4C">
        <w:t>Psalm</w:t>
      </w:r>
      <w:r w:rsidR="00044A4C" w:rsidRPr="00AB1781">
        <w:t xml:space="preserve"> 112</w:t>
      </w:r>
      <w:r w:rsidR="00044A4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44A4C">
        <w:rPr>
          <w:noProof/>
        </w:rPr>
        <w:t>258</w:t>
      </w:r>
      <w:r w:rsidR="003A78C2">
        <w:fldChar w:fldCharType="end"/>
      </w:r>
    </w:p>
    <w:p w14:paraId="73FFF146" w14:textId="14CE809B"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44A4C">
        <w:t>Psalm</w:t>
      </w:r>
      <w:r w:rsidR="00044A4C" w:rsidRPr="00AB1781">
        <w:t xml:space="preserve"> 142</w:t>
      </w:r>
      <w:r w:rsidR="00044A4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44A4C">
        <w:rPr>
          <w:noProof/>
        </w:rPr>
        <w:t>306</w:t>
      </w:r>
      <w:r w:rsidR="003A78C2">
        <w:fldChar w:fldCharType="end"/>
      </w:r>
    </w:p>
    <w:p w14:paraId="3CD7FD72" w14:textId="4F43604B" w:rsidR="00CC066E" w:rsidRDefault="00CC066E" w:rsidP="00CC066E">
      <w:pPr>
        <w:pStyle w:val="Heading5"/>
      </w:pPr>
      <w:bookmarkStart w:id="152" w:name="_Ref435799363"/>
      <w:r>
        <w:t>T</w:t>
      </w:r>
      <w:r w:rsidR="00AB78C6">
        <w:t>he Gospel from Saint John</w:t>
      </w:r>
      <w:r>
        <w:t xml:space="preserve"> 1:1 17</w:t>
      </w:r>
      <w:bookmarkEnd w:id="152"/>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2"/>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3"/>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4"/>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175EC5D0"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44A4C">
        <w:rPr>
          <w:noProof/>
        </w:rPr>
        <w:t>53</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 xml:space="preserve">u, and the Holy Spirit has </w:t>
      </w:r>
      <w:r w:rsidR="00C241B0">
        <w:lastRenderedPageBreak/>
        <w:t>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4D58CE9C"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44A4C">
        <w:rPr>
          <w:noProof/>
        </w:rPr>
        <w:t>64</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3" w:name="_Toc410196187"/>
      <w:bookmarkStart w:id="154" w:name="_Toc410196429"/>
      <w:bookmarkStart w:id="155"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4030B4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5"/>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D78799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56" w:name="_Ref412098903"/>
      <w:r>
        <w:br w:type="page"/>
      </w:r>
    </w:p>
    <w:p w14:paraId="454C0BF9" w14:textId="4F7D835B" w:rsidR="00495F1A" w:rsidRDefault="00495F1A" w:rsidP="00495F1A">
      <w:pPr>
        <w:pStyle w:val="Heading3"/>
      </w:pPr>
      <w:bookmarkStart w:id="157" w:name="_Ref442855270"/>
      <w:bookmarkStart w:id="158" w:name="_Ref442855276"/>
      <w:bookmarkStart w:id="159" w:name="_Toc448227466"/>
      <w:r>
        <w:lastRenderedPageBreak/>
        <w:t>The Doxology of Prime</w:t>
      </w:r>
      <w:bookmarkEnd w:id="153"/>
      <w:bookmarkEnd w:id="154"/>
      <w:bookmarkEnd w:id="155"/>
      <w:bookmarkEnd w:id="156"/>
      <w:bookmarkEnd w:id="157"/>
      <w:bookmarkEnd w:id="158"/>
      <w:bookmarkEnd w:id="15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0"/>
            <w:r>
              <w:t>That gives light,</w:t>
            </w:r>
            <w:commentRangeEnd w:id="160"/>
            <w:r>
              <w:rPr>
                <w:rStyle w:val="CommentReference"/>
                <w:rFonts w:ascii="Times New Roman" w:eastAsiaTheme="minorHAnsi" w:hAnsi="Times New Roman" w:cstheme="minorBidi"/>
                <w:color w:val="auto"/>
              </w:rPr>
              <w:commentReference w:id="16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1"/>
            <w:r>
              <w:rPr>
                <w:rStyle w:val="CommentReference"/>
                <w:rFonts w:ascii="Garamond" w:hAnsi="Garamond" w:cstheme="minorBidi"/>
                <w:noProof w:val="0"/>
                <w:lang w:val="en-CA"/>
              </w:rPr>
              <w:commentReference w:id="16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162"/>
            <w:r w:rsidRPr="007425E1">
              <w:rPr>
                <w:rFonts w:eastAsiaTheme="minorHAnsi"/>
              </w:rPr>
              <w:t>prelate</w:t>
            </w:r>
            <w:commentRangeEnd w:id="162"/>
            <w:r>
              <w:rPr>
                <w:rStyle w:val="CommentReference"/>
                <w:rFonts w:ascii="Times New Roman" w:eastAsiaTheme="minorHAnsi" w:hAnsi="Times New Roman" w:cstheme="minorBidi"/>
                <w:color w:val="auto"/>
              </w:rPr>
              <w:commentReference w:id="16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282E66E9"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44A4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44A4C">
        <w:rPr>
          <w:noProof/>
        </w:rPr>
        <w:t>411</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3" w:name="_Toc410196188"/>
      <w:bookmarkStart w:id="164" w:name="_Toc410196430"/>
      <w:bookmarkStart w:id="165" w:name="_Toc410196932"/>
      <w:bookmarkStart w:id="166" w:name="_Ref412099016"/>
      <w:bookmarkStart w:id="167" w:name="_Toc298681357"/>
      <w:bookmarkStart w:id="168" w:name="_Ref299211976"/>
      <w:bookmarkStart w:id="169" w:name="_Toc308441947"/>
      <w:r>
        <w:br w:type="page"/>
      </w:r>
    </w:p>
    <w:p w14:paraId="67316D19" w14:textId="56ECD544" w:rsidR="00495F1A" w:rsidRDefault="00495F1A" w:rsidP="00495F1A">
      <w:pPr>
        <w:pStyle w:val="Heading3"/>
      </w:pPr>
      <w:bookmarkStart w:id="170" w:name="_Toc448227467"/>
      <w:r>
        <w:lastRenderedPageBreak/>
        <w:t>The Raising of Morning Incense</w:t>
      </w:r>
      <w:bookmarkEnd w:id="163"/>
      <w:bookmarkEnd w:id="164"/>
      <w:bookmarkEnd w:id="165"/>
      <w:bookmarkEnd w:id="166"/>
      <w:bookmarkEnd w:id="170"/>
    </w:p>
    <w:p w14:paraId="28B59F4F" w14:textId="77777777" w:rsidR="00044A4C" w:rsidRPr="00044A4C" w:rsidRDefault="00495F1A" w:rsidP="00044A4C">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044A4C" w:rsidRPr="00044A4C">
        <w:rPr>
          <w:i/>
        </w:rPr>
        <w:br w:type="page"/>
      </w:r>
    </w:p>
    <w:p w14:paraId="5AAD569D" w14:textId="77777777" w:rsidR="00044A4C" w:rsidRPr="00044A4C" w:rsidRDefault="00044A4C" w:rsidP="00044A4C">
      <w:pPr>
        <w:rPr>
          <w:i/>
        </w:rPr>
      </w:pPr>
      <w:r w:rsidRPr="00044A4C">
        <w:rPr>
          <w:i/>
        </w:rPr>
        <w:lastRenderedPageBreak/>
        <w:t>The Raising of Evening Incense</w:t>
      </w:r>
    </w:p>
    <w:p w14:paraId="6E334613" w14:textId="19276BEF" w:rsidR="00495F1A" w:rsidRPr="003F5279" w:rsidRDefault="00044A4C" w:rsidP="00495F1A">
      <w:pPr>
        <w:rPr>
          <w:i/>
        </w:rPr>
      </w:pPr>
      <w:r w:rsidRPr="00044A4C">
        <w:rPr>
          <w:i/>
        </w:rPr>
        <w:t>See The</w:t>
      </w:r>
      <w:r>
        <w:t xml:space="preserve"> Raising of Incense, page </w:t>
      </w:r>
      <w:r>
        <w:rPr>
          <w:noProof/>
        </w:rPr>
        <w:t>495</w:t>
      </w:r>
      <w:r>
        <w:br w:type="page"/>
      </w:r>
      <w:r w:rsidR="00237D47">
        <w:rPr>
          <w:i/>
        </w:rPr>
        <w:lastRenderedPageBreak/>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16</w:t>
      </w:r>
      <w:r w:rsidR="00237D47">
        <w:rPr>
          <w:i/>
        </w:rPr>
        <w:fldChar w:fldCharType="end"/>
      </w:r>
      <w:r w:rsidR="00257A38">
        <w:rPr>
          <w:i/>
        </w:rPr>
        <w:t>.</w:t>
      </w:r>
    </w:p>
    <w:p w14:paraId="4014399E" w14:textId="77777777" w:rsidR="00495F1A" w:rsidRDefault="00495F1A" w:rsidP="00495F1A">
      <w:pPr>
        <w:pStyle w:val="Heading2"/>
      </w:pPr>
      <w:bookmarkStart w:id="171" w:name="_Toc410196189"/>
      <w:bookmarkStart w:id="172" w:name="_Toc410196431"/>
      <w:bookmarkStart w:id="173" w:name="_Toc410196933"/>
      <w:bookmarkStart w:id="174" w:name="_Toc448696623"/>
      <w:bookmarkEnd w:id="138"/>
      <w:r>
        <w:lastRenderedPageBreak/>
        <w:t>Mid-Morning (The Third Hour)</w:t>
      </w:r>
      <w:bookmarkEnd w:id="171"/>
      <w:bookmarkEnd w:id="172"/>
      <w:bookmarkEnd w:id="173"/>
      <w:bookmarkEnd w:id="174"/>
    </w:p>
    <w:p w14:paraId="62F33FD5" w14:textId="77777777" w:rsidR="00495F1A" w:rsidRDefault="00495F1A" w:rsidP="00495F1A">
      <w:pPr>
        <w:pStyle w:val="Heading3"/>
      </w:pPr>
      <w:bookmarkStart w:id="175" w:name="_Toc410196190"/>
      <w:bookmarkStart w:id="176" w:name="_Toc410196432"/>
      <w:bookmarkStart w:id="177" w:name="_Toc410196934"/>
      <w:bookmarkStart w:id="178" w:name="_Ref435434353"/>
      <w:bookmarkStart w:id="179" w:name="_Ref435434358"/>
      <w:bookmarkStart w:id="180" w:name="_Ref435800051"/>
      <w:bookmarkStart w:id="181" w:name="_Ref435800057"/>
      <w:bookmarkStart w:id="182" w:name="_Ref448124439"/>
      <w:bookmarkStart w:id="183" w:name="_Ref448124892"/>
      <w:bookmarkStart w:id="184" w:name="_Ref448124902"/>
      <w:r>
        <w:t>The Psalms of the Third Hour</w:t>
      </w:r>
      <w:bookmarkEnd w:id="175"/>
      <w:bookmarkEnd w:id="176"/>
      <w:bookmarkEnd w:id="177"/>
      <w:bookmarkEnd w:id="178"/>
      <w:bookmarkEnd w:id="179"/>
      <w:bookmarkEnd w:id="180"/>
      <w:bookmarkEnd w:id="181"/>
      <w:bookmarkEnd w:id="182"/>
      <w:bookmarkEnd w:id="183"/>
      <w:bookmarkEnd w:id="18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6F78F25"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6C931A86" w14:textId="0ECC14FE"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626D6935" w14:textId="2A9544A2"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85" w:name="_Ref434576019"/>
      <w:r>
        <w:rPr>
          <w:lang w:val="en-GB"/>
        </w:rPr>
        <w:t>The Psalms</w:t>
      </w:r>
      <w:r w:rsidR="00F14AA6">
        <w:rPr>
          <w:lang w:val="en-GB"/>
        </w:rPr>
        <w:t xml:space="preserve"> of Mid-Morning (The Third Hour)</w:t>
      </w:r>
      <w:bookmarkEnd w:id="185"/>
    </w:p>
    <w:p w14:paraId="03E00499" w14:textId="50BC01E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44A4C">
        <w:t>Psalm</w:t>
      </w:r>
      <w:r w:rsidR="00044A4C" w:rsidRPr="00AB1781">
        <w:t xml:space="preserve"> 19</w:t>
      </w:r>
      <w:r w:rsidR="00044A4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44A4C">
        <w:rPr>
          <w:noProof/>
        </w:rPr>
        <w:t>107</w:t>
      </w:r>
      <w:r w:rsidR="003A78C2">
        <w:fldChar w:fldCharType="end"/>
      </w:r>
    </w:p>
    <w:p w14:paraId="441D23D2" w14:textId="055D1264"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44A4C">
        <w:t>Psalm</w:t>
      </w:r>
      <w:r w:rsidR="00044A4C" w:rsidRPr="00AB1781">
        <w:t xml:space="preserve"> 22</w:t>
      </w:r>
      <w:r w:rsidR="00044A4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44A4C">
        <w:rPr>
          <w:noProof/>
        </w:rPr>
        <w:t>112</w:t>
      </w:r>
      <w:r w:rsidR="003A78C2">
        <w:fldChar w:fldCharType="end"/>
      </w:r>
    </w:p>
    <w:p w14:paraId="2CF3F8A5" w14:textId="78B2FE28"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44A4C">
        <w:t>Psalm</w:t>
      </w:r>
      <w:r w:rsidR="00044A4C" w:rsidRPr="00AB1781">
        <w:t xml:space="preserve"> 23</w:t>
      </w:r>
      <w:r w:rsidR="00044A4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44A4C">
        <w:rPr>
          <w:noProof/>
        </w:rPr>
        <w:t>113</w:t>
      </w:r>
      <w:r w:rsidR="003A78C2">
        <w:fldChar w:fldCharType="end"/>
      </w:r>
    </w:p>
    <w:p w14:paraId="2696A51D" w14:textId="772318E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44A4C">
        <w:t>Psalm</w:t>
      </w:r>
      <w:r w:rsidR="00044A4C" w:rsidRPr="00AB1781">
        <w:t xml:space="preserve"> 25</w:t>
      </w:r>
      <w:r w:rsidR="00044A4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44A4C">
        <w:rPr>
          <w:noProof/>
        </w:rPr>
        <w:t>116</w:t>
      </w:r>
      <w:r w:rsidR="003A78C2">
        <w:fldChar w:fldCharType="end"/>
      </w:r>
    </w:p>
    <w:p w14:paraId="7C4914D6" w14:textId="1215CF5B"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44A4C">
        <w:t>Psalm</w:t>
      </w:r>
      <w:r w:rsidR="00044A4C" w:rsidRPr="00AB1781">
        <w:t xml:space="preserve"> 28</w:t>
      </w:r>
      <w:r w:rsidR="00044A4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44A4C">
        <w:rPr>
          <w:noProof/>
        </w:rPr>
        <w:t>120</w:t>
      </w:r>
      <w:r w:rsidR="003A78C2">
        <w:fldChar w:fldCharType="end"/>
      </w:r>
    </w:p>
    <w:p w14:paraId="1AB144A3" w14:textId="35AC077B"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44A4C">
        <w:t>Psalm</w:t>
      </w:r>
      <w:r w:rsidR="00044A4C" w:rsidRPr="00AB1781">
        <w:t xml:space="preserve"> 29</w:t>
      </w:r>
      <w:r w:rsidR="00044A4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44A4C">
        <w:rPr>
          <w:noProof/>
        </w:rPr>
        <w:t>121</w:t>
      </w:r>
      <w:r w:rsidR="003A78C2">
        <w:fldChar w:fldCharType="end"/>
      </w:r>
    </w:p>
    <w:p w14:paraId="1DA2F476" w14:textId="76007CC4"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44A4C">
        <w:t>Psalm</w:t>
      </w:r>
      <w:r w:rsidR="00044A4C" w:rsidRPr="00AB1781">
        <w:t xml:space="preserve"> 33</w:t>
      </w:r>
      <w:r w:rsidR="00044A4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44A4C">
        <w:rPr>
          <w:noProof/>
        </w:rPr>
        <w:t>128</w:t>
      </w:r>
      <w:r w:rsidR="003A78C2">
        <w:fldChar w:fldCharType="end"/>
      </w:r>
    </w:p>
    <w:p w14:paraId="0F892524" w14:textId="032D2A4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44A4C">
        <w:t>Psalm</w:t>
      </w:r>
      <w:r w:rsidR="00044A4C" w:rsidRPr="00AB1781">
        <w:t xml:space="preserve"> 40</w:t>
      </w:r>
      <w:r w:rsidR="00044A4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44A4C">
        <w:rPr>
          <w:noProof/>
        </w:rPr>
        <w:t>142</w:t>
      </w:r>
      <w:r w:rsidR="003A78C2">
        <w:fldChar w:fldCharType="end"/>
      </w:r>
    </w:p>
    <w:p w14:paraId="1B629A7D" w14:textId="4E522CD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44A4C">
        <w:t>Psalm</w:t>
      </w:r>
      <w:r w:rsidR="00044A4C" w:rsidRPr="00AB1781">
        <w:t xml:space="preserve"> 42</w:t>
      </w:r>
      <w:r w:rsidR="00044A4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44A4C">
        <w:rPr>
          <w:noProof/>
        </w:rPr>
        <w:t>144</w:t>
      </w:r>
      <w:r w:rsidR="003A78C2">
        <w:fldChar w:fldCharType="end"/>
      </w:r>
    </w:p>
    <w:p w14:paraId="30CD8108" w14:textId="64FD0013"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44A4C">
        <w:t>Psalm</w:t>
      </w:r>
      <w:r w:rsidR="00044A4C" w:rsidRPr="00AB1781">
        <w:t xml:space="preserve"> 44</w:t>
      </w:r>
      <w:r w:rsidR="00044A4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44A4C">
        <w:rPr>
          <w:noProof/>
        </w:rPr>
        <w:t>147</w:t>
      </w:r>
      <w:r w:rsidR="003A78C2">
        <w:fldChar w:fldCharType="end"/>
      </w:r>
    </w:p>
    <w:p w14:paraId="56DBDEA8" w14:textId="4AC2653B"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44A4C">
        <w:t>Psalm</w:t>
      </w:r>
      <w:r w:rsidR="00044A4C" w:rsidRPr="00AB1781">
        <w:t xml:space="preserve"> 45</w:t>
      </w:r>
      <w:r w:rsidR="00044A4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44A4C">
        <w:rPr>
          <w:noProof/>
        </w:rPr>
        <w:t>149</w:t>
      </w:r>
      <w:r w:rsidR="003A78C2">
        <w:fldChar w:fldCharType="end"/>
      </w:r>
    </w:p>
    <w:p w14:paraId="4BF9A933" w14:textId="00996ED5"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44A4C">
        <w:t>Psalm</w:t>
      </w:r>
      <w:r w:rsidR="00044A4C" w:rsidRPr="00AB1781">
        <w:t xml:space="preserve"> 46</w:t>
      </w:r>
      <w:r w:rsidR="00044A4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44A4C">
        <w:rPr>
          <w:noProof/>
        </w:rPr>
        <w:t>150</w:t>
      </w:r>
      <w:r w:rsidR="003A78C2">
        <w:fldChar w:fldCharType="end"/>
      </w:r>
    </w:p>
    <w:p w14:paraId="43DCDF05" w14:textId="77777777" w:rsidR="00075EAD" w:rsidRDefault="00F14AA6" w:rsidP="00075EAD">
      <w:pPr>
        <w:pStyle w:val="Heading5"/>
      </w:pPr>
      <w:bookmarkStart w:id="186" w:name="_Ref435800080"/>
      <w:r>
        <w:lastRenderedPageBreak/>
        <w:t>The Gospel from Saint John</w:t>
      </w:r>
      <w:r w:rsidR="009407CD">
        <w:t xml:space="preserve"> 14:26—</w:t>
      </w:r>
      <w:r w:rsidR="00075EAD">
        <w:t>15:3</w:t>
      </w:r>
      <w:bookmarkEnd w:id="18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69CC6F82"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13D26B1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87" w:name="_Toc410196191"/>
      <w:bookmarkStart w:id="188" w:name="_Toc410196433"/>
      <w:bookmarkStart w:id="189" w:name="_Toc410196935"/>
      <w:bookmarkStart w:id="190" w:name="_Toc448696624"/>
      <w:r>
        <w:lastRenderedPageBreak/>
        <w:t>Noon (The Sixth Hour)</w:t>
      </w:r>
      <w:bookmarkEnd w:id="187"/>
      <w:bookmarkEnd w:id="188"/>
      <w:bookmarkEnd w:id="189"/>
      <w:bookmarkEnd w:id="190"/>
    </w:p>
    <w:p w14:paraId="7BA25D87" w14:textId="77777777" w:rsidR="00495F1A" w:rsidRDefault="00495F1A" w:rsidP="00495F1A">
      <w:pPr>
        <w:pStyle w:val="Heading3"/>
      </w:pPr>
      <w:bookmarkStart w:id="191" w:name="_Toc410196192"/>
      <w:bookmarkStart w:id="192" w:name="_Toc410196434"/>
      <w:bookmarkStart w:id="193" w:name="_Toc410196936"/>
      <w:bookmarkStart w:id="194" w:name="_Ref435434365"/>
      <w:bookmarkStart w:id="195" w:name="_Ref435434371"/>
      <w:r>
        <w:t>The Psalms of the Sixth Hour</w:t>
      </w:r>
      <w:bookmarkEnd w:id="191"/>
      <w:bookmarkEnd w:id="192"/>
      <w:bookmarkEnd w:id="193"/>
      <w:bookmarkEnd w:id="194"/>
      <w:bookmarkEnd w:id="19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6B87CF4"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B899AA0" w14:textId="336ACEE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78FDBE9E" w14:textId="085A9923"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196" w:name="_Ref434576249"/>
      <w:r>
        <w:rPr>
          <w:lang w:val="en-GB"/>
        </w:rPr>
        <w:t>The Psalms</w:t>
      </w:r>
      <w:r w:rsidR="00F14AA6">
        <w:rPr>
          <w:lang w:val="en-GB"/>
        </w:rPr>
        <w:t xml:space="preserve"> of Noon (The Sixth Hour)</w:t>
      </w:r>
      <w:bookmarkEnd w:id="196"/>
    </w:p>
    <w:p w14:paraId="4B6FC1A8" w14:textId="745AD5C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44A4C">
        <w:t>Psalm</w:t>
      </w:r>
      <w:r w:rsidR="00044A4C" w:rsidRPr="00AB1781">
        <w:t xml:space="preserve"> 53</w:t>
      </w:r>
      <w:r w:rsidR="00044A4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44A4C">
        <w:rPr>
          <w:noProof/>
        </w:rPr>
        <w:t>160</w:t>
      </w:r>
      <w:r w:rsidR="003A78C2">
        <w:fldChar w:fldCharType="end"/>
      </w:r>
    </w:p>
    <w:p w14:paraId="196531E2" w14:textId="1872552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44A4C">
        <w:t>Psalm</w:t>
      </w:r>
      <w:r w:rsidR="00044A4C" w:rsidRPr="00AB1781">
        <w:t xml:space="preserve"> 56</w:t>
      </w:r>
      <w:r w:rsidR="00044A4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44A4C">
        <w:rPr>
          <w:noProof/>
        </w:rPr>
        <w:t>164</w:t>
      </w:r>
      <w:r w:rsidR="003A78C2">
        <w:fldChar w:fldCharType="end"/>
      </w:r>
    </w:p>
    <w:p w14:paraId="5A377B80" w14:textId="1B43313A"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44A4C">
        <w:t>Psalm</w:t>
      </w:r>
      <w:r w:rsidR="00044A4C" w:rsidRPr="00AB1781">
        <w:t xml:space="preserve"> 60</w:t>
      </w:r>
      <w:r w:rsidR="00044A4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44A4C">
        <w:rPr>
          <w:noProof/>
        </w:rPr>
        <w:t>169</w:t>
      </w:r>
      <w:r w:rsidR="003A78C2">
        <w:fldChar w:fldCharType="end"/>
      </w:r>
    </w:p>
    <w:p w14:paraId="1D89B385" w14:textId="564F0164"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44A4C">
        <w:t>Psalm</w:t>
      </w:r>
      <w:r w:rsidR="00044A4C" w:rsidRPr="00AB1781">
        <w:t xml:space="preserve"> 62</w:t>
      </w:r>
      <w:r w:rsidR="00044A4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44A4C">
        <w:rPr>
          <w:noProof/>
        </w:rPr>
        <w:t>171</w:t>
      </w:r>
      <w:r w:rsidR="003A78C2">
        <w:fldChar w:fldCharType="end"/>
      </w:r>
    </w:p>
    <w:p w14:paraId="46B8BCDF" w14:textId="27D5E32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44A4C">
        <w:rPr>
          <w:noProof/>
        </w:rPr>
        <w:t>176</w:t>
      </w:r>
      <w:r w:rsidR="003A78C2">
        <w:fldChar w:fldCharType="end"/>
      </w:r>
    </w:p>
    <w:p w14:paraId="3832A2C2" w14:textId="48F90744"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44A4C">
        <w:rPr>
          <w:noProof/>
        </w:rPr>
        <w:t>176</w:t>
      </w:r>
      <w:r w:rsidR="003A78C2">
        <w:fldChar w:fldCharType="end"/>
      </w:r>
    </w:p>
    <w:p w14:paraId="099ACDF6" w14:textId="69D23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44A4C">
        <w:t>Psalm</w:t>
      </w:r>
      <w:r w:rsidR="00044A4C" w:rsidRPr="00AB1781">
        <w:t xml:space="preserve"> 83</w:t>
      </w:r>
      <w:r w:rsidR="00044A4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44A4C">
        <w:rPr>
          <w:noProof/>
        </w:rPr>
        <w:t>208</w:t>
      </w:r>
      <w:r w:rsidR="003A78C2">
        <w:fldChar w:fldCharType="end"/>
      </w:r>
    </w:p>
    <w:p w14:paraId="12DC15E9" w14:textId="118EE86D"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44A4C">
        <w:t>Psalm</w:t>
      </w:r>
      <w:r w:rsidR="00044A4C" w:rsidRPr="00AB1781">
        <w:t xml:space="preserve"> 84</w:t>
      </w:r>
      <w:r w:rsidR="00044A4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44A4C">
        <w:rPr>
          <w:noProof/>
        </w:rPr>
        <w:t>209</w:t>
      </w:r>
      <w:r w:rsidR="003A78C2">
        <w:fldChar w:fldCharType="end"/>
      </w:r>
    </w:p>
    <w:p w14:paraId="20414052" w14:textId="3AEACC2C"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44A4C">
        <w:rPr>
          <w:noProof/>
        </w:rPr>
        <w:t>211</w:t>
      </w:r>
      <w:r w:rsidR="003A78C2">
        <w:fldChar w:fldCharType="end"/>
      </w:r>
    </w:p>
    <w:p w14:paraId="024D57DE" w14:textId="3FC7C966"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44A4C">
        <w:t>Psalm</w:t>
      </w:r>
      <w:r w:rsidR="00044A4C" w:rsidRPr="00AB1781">
        <w:t xml:space="preserve"> 86</w:t>
      </w:r>
      <w:r w:rsidR="00044A4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44A4C">
        <w:rPr>
          <w:noProof/>
        </w:rPr>
        <w:t>212</w:t>
      </w:r>
      <w:r w:rsidR="003A78C2">
        <w:fldChar w:fldCharType="end"/>
      </w:r>
    </w:p>
    <w:p w14:paraId="6C309D76" w14:textId="7DA1862B"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44A4C">
        <w:rPr>
          <w:noProof/>
        </w:rPr>
        <w:t>220</w:t>
      </w:r>
      <w:r w:rsidR="003A78C2">
        <w:fldChar w:fldCharType="end"/>
      </w:r>
    </w:p>
    <w:p w14:paraId="2015B274" w14:textId="772DD47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44A4C">
        <w:t>Psalm</w:t>
      </w:r>
      <w:r w:rsidR="00044A4C" w:rsidRPr="00AB1781">
        <w:t xml:space="preserve"> 92</w:t>
      </w:r>
      <w:r w:rsidR="00044A4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44A4C">
        <w:rPr>
          <w:noProof/>
        </w:rPr>
        <w:t>223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2A55146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7"/>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197"/>
      <w:r>
        <w:t>Life Giver</w:t>
      </w:r>
      <w:r w:rsidR="00075EAD">
        <w:t>,</w:t>
      </w:r>
      <w:commentRangeEnd w:id="197"/>
      <w:r>
        <w:rPr>
          <w:rStyle w:val="CommentReference"/>
          <w:lang w:val="en-CA"/>
        </w:rPr>
        <w:commentReference w:id="197"/>
      </w:r>
      <w:r w:rsidR="00075EAD">
        <w:t xml:space="preserve"> now, and ever, and unto the ages of ages</w:t>
      </w:r>
      <w:r w:rsidR="00984EE6">
        <w:t>.</w:t>
      </w:r>
    </w:p>
    <w:p w14:paraId="402E0ACF" w14:textId="77777777" w:rsidR="00984EE6" w:rsidRDefault="00984EE6" w:rsidP="00984EE6">
      <w:pPr>
        <w:pStyle w:val="Rubric"/>
      </w:pPr>
      <w:commentRangeStart w:id="19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198"/>
      <w:r w:rsidR="00180AE1">
        <w:rPr>
          <w:rStyle w:val="CommentReference"/>
          <w:i w:val="0"/>
        </w:rPr>
        <w:commentReference w:id="198"/>
      </w:r>
    </w:p>
    <w:p w14:paraId="416185FC" w14:textId="1D3D2BC0"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199" w:name="_Toc410196193"/>
      <w:bookmarkStart w:id="200" w:name="_Toc410196435"/>
      <w:bookmarkStart w:id="201" w:name="_Toc410196937"/>
      <w:bookmarkStart w:id="202" w:name="_Toc448696625"/>
      <w:r>
        <w:lastRenderedPageBreak/>
        <w:t>Afternoon (The Ninth Hour)</w:t>
      </w:r>
      <w:bookmarkEnd w:id="199"/>
      <w:bookmarkEnd w:id="200"/>
      <w:bookmarkEnd w:id="201"/>
      <w:bookmarkEnd w:id="202"/>
    </w:p>
    <w:p w14:paraId="76CF3E2D" w14:textId="77777777" w:rsidR="00495F1A" w:rsidRDefault="00495F1A" w:rsidP="00495F1A">
      <w:pPr>
        <w:pStyle w:val="Heading3"/>
      </w:pPr>
      <w:bookmarkStart w:id="203" w:name="_Toc410196194"/>
      <w:bookmarkStart w:id="204" w:name="_Toc410196436"/>
      <w:bookmarkStart w:id="205" w:name="_Toc410196938"/>
      <w:bookmarkStart w:id="206" w:name="_Ref435434381"/>
      <w:bookmarkStart w:id="207" w:name="_Ref435434387"/>
      <w:r>
        <w:t>The Psalms of the Ninth Hour</w:t>
      </w:r>
      <w:bookmarkEnd w:id="203"/>
      <w:bookmarkEnd w:id="204"/>
      <w:bookmarkEnd w:id="205"/>
      <w:bookmarkEnd w:id="206"/>
      <w:bookmarkEnd w:id="20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478261F"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04BF2C4A" w14:textId="6F89BE55"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3512D80B" w14:textId="594E533D"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08" w:name="_Ref434576482"/>
      <w:r>
        <w:rPr>
          <w:lang w:val="en-GB"/>
        </w:rPr>
        <w:t>The Psalms</w:t>
      </w:r>
      <w:r w:rsidR="00F14AA6">
        <w:rPr>
          <w:lang w:val="en-GB"/>
        </w:rPr>
        <w:t xml:space="preserve"> of the Afternoon (Ninth hour)</w:t>
      </w:r>
      <w:bookmarkEnd w:id="208"/>
    </w:p>
    <w:p w14:paraId="3636D619" w14:textId="07C86F7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44A4C">
        <w:t>Psalm</w:t>
      </w:r>
      <w:r w:rsidR="00044A4C" w:rsidRPr="00AB1781">
        <w:t xml:space="preserve"> 95</w:t>
      </w:r>
      <w:r w:rsidR="00044A4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44A4C">
        <w:rPr>
          <w:noProof/>
        </w:rPr>
        <w:t>227</w:t>
      </w:r>
      <w:r w:rsidR="003A78C2">
        <w:fldChar w:fldCharType="end"/>
      </w:r>
    </w:p>
    <w:p w14:paraId="70C04BAE" w14:textId="4F886274"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44A4C">
        <w:t>Psalm</w:t>
      </w:r>
      <w:r w:rsidR="00044A4C" w:rsidRPr="00AB1781">
        <w:t xml:space="preserve"> 96</w:t>
      </w:r>
      <w:r w:rsidR="00044A4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44A4C">
        <w:rPr>
          <w:noProof/>
        </w:rPr>
        <w:t>228</w:t>
      </w:r>
      <w:r w:rsidR="003A78C2">
        <w:fldChar w:fldCharType="end"/>
      </w:r>
    </w:p>
    <w:p w14:paraId="1C2440CF" w14:textId="469E04A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44A4C">
        <w:t>Psalm</w:t>
      </w:r>
      <w:r w:rsidR="00044A4C" w:rsidRPr="00AB1781">
        <w:t xml:space="preserve"> 97</w:t>
      </w:r>
      <w:r w:rsidR="00044A4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44A4C">
        <w:rPr>
          <w:noProof/>
        </w:rPr>
        <w:t>230</w:t>
      </w:r>
      <w:r w:rsidR="003A78C2">
        <w:fldChar w:fldCharType="end"/>
      </w:r>
    </w:p>
    <w:p w14:paraId="35D6FC92" w14:textId="1216633D"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44A4C">
        <w:t>Psalm</w:t>
      </w:r>
      <w:r w:rsidR="00044A4C" w:rsidRPr="00AB1781">
        <w:t xml:space="preserve"> 98</w:t>
      </w:r>
      <w:r w:rsidR="00044A4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44A4C">
        <w:rPr>
          <w:noProof/>
        </w:rPr>
        <w:t>231</w:t>
      </w:r>
      <w:r w:rsidR="003A78C2">
        <w:fldChar w:fldCharType="end"/>
      </w:r>
    </w:p>
    <w:p w14:paraId="13A44FCC" w14:textId="7427736F"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44A4C">
        <w:t>Psalm</w:t>
      </w:r>
      <w:r w:rsidR="00044A4C" w:rsidRPr="00AB1781">
        <w:t xml:space="preserve"> 99</w:t>
      </w:r>
      <w:r w:rsidR="00044A4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44A4C">
        <w:rPr>
          <w:noProof/>
        </w:rPr>
        <w:t>232</w:t>
      </w:r>
      <w:r w:rsidR="003A78C2">
        <w:fldChar w:fldCharType="end"/>
      </w:r>
    </w:p>
    <w:p w14:paraId="21960806" w14:textId="298A0E5B"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44A4C">
        <w:t>Psalm</w:t>
      </w:r>
      <w:r w:rsidR="00044A4C" w:rsidRPr="00AB1781">
        <w:t xml:space="preserve"> 100</w:t>
      </w:r>
      <w:r w:rsidR="00044A4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44A4C">
        <w:rPr>
          <w:noProof/>
        </w:rPr>
        <w:t>232</w:t>
      </w:r>
      <w:r w:rsidR="003A78C2">
        <w:fldChar w:fldCharType="end"/>
      </w:r>
    </w:p>
    <w:p w14:paraId="13BE8987" w14:textId="0C290E0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44A4C">
        <w:t>Psalm</w:t>
      </w:r>
      <w:r w:rsidR="00044A4C" w:rsidRPr="00AB1781">
        <w:t xml:space="preserve"> 109</w:t>
      </w:r>
      <w:r w:rsidR="00044A4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44A4C">
        <w:rPr>
          <w:noProof/>
        </w:rPr>
        <w:t>254</w:t>
      </w:r>
      <w:r w:rsidR="003A78C2">
        <w:fldChar w:fldCharType="end"/>
      </w:r>
    </w:p>
    <w:commentRangeStart w:id="209"/>
    <w:p w14:paraId="0FAEAE21" w14:textId="43CE108B"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44A4C">
        <w:t>Psalm</w:t>
      </w:r>
      <w:r w:rsidR="00044A4C" w:rsidRPr="00AB1781">
        <w:t xml:space="preserve"> 110</w:t>
      </w:r>
      <w:r w:rsidR="00044A4C">
        <w:t>: “I will confess You, O Lord, with my whole heart”</w:t>
      </w:r>
      <w:r>
        <w:fldChar w:fldCharType="end"/>
      </w:r>
      <w:commentRangeEnd w:id="209"/>
      <w:r w:rsidR="00984EE6">
        <w:rPr>
          <w:rStyle w:val="CommentReference"/>
          <w:rFonts w:eastAsiaTheme="minorHAnsi" w:cstheme="minorBidi"/>
          <w:color w:val="auto"/>
          <w:lang w:val="en-CA"/>
        </w:rPr>
        <w:commentReference w:id="209"/>
      </w:r>
      <w:r w:rsidR="00075EAD">
        <w:tab/>
      </w:r>
      <w:r>
        <w:fldChar w:fldCharType="begin"/>
      </w:r>
      <w:r w:rsidR="00075EAD">
        <w:instrText xml:space="preserve"> PAGEREF _Ref412111792 \h </w:instrText>
      </w:r>
      <w:r>
        <w:fldChar w:fldCharType="separate"/>
      </w:r>
      <w:r w:rsidR="00044A4C">
        <w:rPr>
          <w:noProof/>
        </w:rPr>
        <w:t>255</w:t>
      </w:r>
      <w:r>
        <w:fldChar w:fldCharType="end"/>
      </w:r>
    </w:p>
    <w:p w14:paraId="3B5AD04D" w14:textId="5D74F8FD"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44A4C">
        <w:t>Psalm</w:t>
      </w:r>
      <w:r w:rsidR="00044A4C" w:rsidRPr="00AB1781">
        <w:t xml:space="preserve"> 111</w:t>
      </w:r>
      <w:r w:rsidR="00044A4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44A4C">
        <w:rPr>
          <w:noProof/>
        </w:rPr>
        <w:t>256</w:t>
      </w:r>
      <w:r w:rsidR="003A78C2">
        <w:fldChar w:fldCharType="end"/>
      </w:r>
    </w:p>
    <w:p w14:paraId="25F5E92C" w14:textId="1DEC694D"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44A4C">
        <w:t>Psalm</w:t>
      </w:r>
      <w:r w:rsidR="00044A4C" w:rsidRPr="00AB1781">
        <w:t xml:space="preserve"> 112</w:t>
      </w:r>
      <w:r w:rsidR="00044A4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44A4C">
        <w:rPr>
          <w:noProof/>
        </w:rPr>
        <w:t>258</w:t>
      </w:r>
      <w:r w:rsidR="003A78C2">
        <w:fldChar w:fldCharType="end"/>
      </w:r>
    </w:p>
    <w:p w14:paraId="65FF1699" w14:textId="7D1A2A6F"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44A4C">
        <w:t>Psalm</w:t>
      </w:r>
      <w:r w:rsidR="00044A4C" w:rsidRPr="00AB1781">
        <w:t xml:space="preserve"> 114</w:t>
      </w:r>
      <w:r w:rsidR="00044A4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44A4C">
        <w:rPr>
          <w:noProof/>
        </w:rPr>
        <w:t>261</w:t>
      </w:r>
      <w:r w:rsidR="003A78C2">
        <w:fldChar w:fldCharType="end"/>
      </w:r>
    </w:p>
    <w:p w14:paraId="0612CEB7" w14:textId="4547D83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44A4C">
        <w:t>Psalm</w:t>
      </w:r>
      <w:r w:rsidR="00044A4C" w:rsidRPr="00AB1781">
        <w:t xml:space="preserve"> 115</w:t>
      </w:r>
      <w:r w:rsidR="00044A4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44A4C">
        <w:rPr>
          <w:noProof/>
        </w:rPr>
        <w:t>262</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lastRenderedPageBreak/>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00A8E613"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8"/>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06F3BD8"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0" w:name="_Toc410196195"/>
      <w:bookmarkStart w:id="211" w:name="_Toc410196437"/>
      <w:bookmarkStart w:id="212"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3" w:name="_Toc448696626"/>
      <w:r>
        <w:lastRenderedPageBreak/>
        <w:t>The Book of the Psalter</w:t>
      </w:r>
      <w:bookmarkEnd w:id="210"/>
      <w:bookmarkEnd w:id="211"/>
      <w:bookmarkEnd w:id="212"/>
      <w:bookmarkEnd w:id="213"/>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77B0B7A" w:rsidR="00CB700D" w:rsidRDefault="00D44900" w:rsidP="00336170">
            <w:r>
              <w:fldChar w:fldCharType="begin"/>
            </w:r>
            <w:r>
              <w:instrText xml:space="preserve"> REF _Ref439535283 \h </w:instrText>
            </w:r>
            <w:r>
              <w:fldChar w:fldCharType="separate"/>
            </w:r>
            <w:r w:rsidR="00044A4C">
              <w:t>Kathisma 1</w:t>
            </w:r>
            <w:r>
              <w:fldChar w:fldCharType="end"/>
            </w:r>
          </w:p>
        </w:tc>
        <w:tc>
          <w:tcPr>
            <w:tcW w:w="3024" w:type="dxa"/>
          </w:tcPr>
          <w:p w14:paraId="3E7DF9CE" w14:textId="651250BF"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44A4C" w:rsidRPr="00AB1781">
              <w:t>K</w:t>
            </w:r>
            <w:r w:rsidR="00044A4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44A4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132748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44A4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44A4C" w:rsidRPr="00AB1781">
              <w:t>K</w:t>
            </w:r>
            <w:r w:rsidR="00044A4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46A09224" w:rsidR="00CB700D" w:rsidRDefault="00CB700D" w:rsidP="0044639B">
            <w:r>
              <w:fldChar w:fldCharType="begin"/>
            </w:r>
            <w:r>
              <w:instrText xml:space="preserve"> REF _Ref435438548 \h </w:instrText>
            </w:r>
            <w:r w:rsidR="00336170">
              <w:instrText xml:space="preserve"> \* MERGEFORMAT </w:instrText>
            </w:r>
            <w:r>
              <w:fldChar w:fldCharType="separate"/>
            </w:r>
            <w:r w:rsidR="00044A4C" w:rsidRPr="00AB1781">
              <w:t>K</w:t>
            </w:r>
            <w:r w:rsidR="00044A4C">
              <w:t>athisma 6</w:t>
            </w:r>
            <w:r>
              <w:fldChar w:fldCharType="end"/>
            </w:r>
          </w:p>
        </w:tc>
        <w:tc>
          <w:tcPr>
            <w:tcW w:w="3024" w:type="dxa"/>
          </w:tcPr>
          <w:p w14:paraId="082B149A" w14:textId="543C19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44A4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44A4C" w:rsidRPr="00AB1781">
              <w:t>K</w:t>
            </w:r>
            <w:r w:rsidR="00044A4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76B4F077" w:rsidR="00CB700D" w:rsidRDefault="00CB700D" w:rsidP="0044639B">
            <w:r>
              <w:fldChar w:fldCharType="begin"/>
            </w:r>
            <w:r>
              <w:instrText xml:space="preserve"> REF _Ref435438574 \h </w:instrText>
            </w:r>
            <w:r w:rsidR="00336170">
              <w:instrText xml:space="preserve"> \* MERGEFORMAT </w:instrText>
            </w:r>
            <w:r>
              <w:fldChar w:fldCharType="separate"/>
            </w:r>
            <w:r w:rsidR="00044A4C" w:rsidRPr="00AB1781">
              <w:t>K</w:t>
            </w:r>
            <w:r w:rsidR="00044A4C">
              <w:t>athisma 9</w:t>
            </w:r>
            <w:r>
              <w:fldChar w:fldCharType="end"/>
            </w:r>
          </w:p>
        </w:tc>
        <w:tc>
          <w:tcPr>
            <w:tcW w:w="3024" w:type="dxa"/>
          </w:tcPr>
          <w:p w14:paraId="223BE2C2" w14:textId="0A5ADBC7"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37575EEF"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44A4C">
              <w:t>Kathisma 12</w:t>
            </w:r>
            <w:r w:rsidRPr="00926985">
              <w:fldChar w:fldCharType="end"/>
            </w:r>
          </w:p>
        </w:tc>
        <w:tc>
          <w:tcPr>
            <w:tcW w:w="3024" w:type="dxa"/>
          </w:tcPr>
          <w:p w14:paraId="353A9FDD" w14:textId="0F52795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D7D86CD" w:rsidR="00CB700D" w:rsidRDefault="00CB700D" w:rsidP="0044639B">
            <w:r>
              <w:fldChar w:fldCharType="begin"/>
            </w:r>
            <w:r>
              <w:instrText xml:space="preserve"> REF _Ref435438622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3024" w:type="dxa"/>
          </w:tcPr>
          <w:p w14:paraId="6DD26E94" w14:textId="241ECFFC"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44A4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44A4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4A4A2241" w:rsidR="00CB700D" w:rsidRDefault="00D016DC" w:rsidP="0044639B">
            <w:r>
              <w:fldChar w:fldCharType="begin"/>
            </w:r>
            <w:r>
              <w:instrText xml:space="preserve"> REF _Ref435990063 \h </w:instrText>
            </w:r>
            <w:r w:rsidR="00336170">
              <w:instrText xml:space="preserve"> \* MERGEFORMAT </w:instrText>
            </w:r>
            <w:r>
              <w:fldChar w:fldCharType="separate"/>
            </w:r>
            <w:r w:rsidR="00044A4C">
              <w:t>Kathisma 18</w:t>
            </w:r>
            <w:r>
              <w:fldChar w:fldCharType="end"/>
            </w:r>
          </w:p>
        </w:tc>
        <w:tc>
          <w:tcPr>
            <w:tcW w:w="3024" w:type="dxa"/>
          </w:tcPr>
          <w:p w14:paraId="0F5729C0" w14:textId="3D16B5AD"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44A4C" w:rsidRPr="00AB1781">
              <w:t>K</w:t>
            </w:r>
            <w:r w:rsidR="00044A4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1931E91" w:rsidR="000B1D6D" w:rsidRDefault="00D44900" w:rsidP="00AB3348">
            <w:r>
              <w:fldChar w:fldCharType="begin"/>
            </w:r>
            <w:r>
              <w:instrText xml:space="preserve"> REF _Ref439535283 \h </w:instrText>
            </w:r>
            <w:r>
              <w:fldChar w:fldCharType="separate"/>
            </w:r>
            <w:r w:rsidR="00044A4C">
              <w:t>Kathisma 1</w:t>
            </w:r>
            <w:r>
              <w:fldChar w:fldCharType="end"/>
            </w:r>
          </w:p>
        </w:tc>
        <w:tc>
          <w:tcPr>
            <w:tcW w:w="3024" w:type="dxa"/>
          </w:tcPr>
          <w:p w14:paraId="1C0C5D94" w14:textId="49A9FA89"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44A4C" w:rsidRPr="00AB1781">
              <w:t>K</w:t>
            </w:r>
            <w:r w:rsidR="00044A4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31AB2FB"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44A4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44A4C" w:rsidRPr="00AB1781">
              <w:t>K</w:t>
            </w:r>
            <w:r w:rsidR="00044A4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44A4C" w:rsidRPr="00AB1781">
              <w:t>K</w:t>
            </w:r>
            <w:r w:rsidR="00044A4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7CB2BF"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14E6A0F7" w14:textId="05BD01F7"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44A4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44A4C" w:rsidRPr="00AB1781">
              <w:t>K</w:t>
            </w:r>
            <w:r w:rsidR="00044A4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44A4C" w:rsidRPr="00AB1781">
              <w:t>K</w:t>
            </w:r>
            <w:r w:rsidR="00044A4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17D1670"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0EAD97E5" w14:textId="4F0E80BF"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44A4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7B048BE8"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14C76F95" w14:textId="77277FFB"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44A4C" w:rsidRPr="00AB1781">
              <w:t>K</w:t>
            </w:r>
            <w:r w:rsidR="00044A4C">
              <w:t>athisma</w:t>
            </w:r>
            <w:r w:rsidR="00044A4C" w:rsidRPr="00AB1781">
              <w:t xml:space="preserve"> 1</w:t>
            </w:r>
            <w:r w:rsidR="00044A4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1BAF8541"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23EDA40F" w14:textId="5B6FD425"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44A4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44A4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52B29B4C" w:rsidR="000B1D6D" w:rsidRDefault="000B1D6D"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0484B885" w14:textId="39737FD3" w:rsidR="000B1D6D" w:rsidRDefault="000B1D6D" w:rsidP="00336170">
            <w:r>
              <w:fldChar w:fldCharType="begin"/>
            </w:r>
            <w:r>
              <w:instrText xml:space="preserve"> REF _Ref435438658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44A4C" w:rsidRPr="00AB1781">
              <w:t>K</w:t>
            </w:r>
            <w:r w:rsidR="00044A4C">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56A95BFD" w:rsidR="0023608C" w:rsidRDefault="0023608C" w:rsidP="00D016DC">
            <w:pPr>
              <w:jc w:val="left"/>
            </w:pPr>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rsidR="00D016DC">
              <w:fldChar w:fldCharType="begin"/>
            </w:r>
            <w:r w:rsidR="00D016DC">
              <w:instrText xml:space="preserve"> REF _Ref435990049 \h </w:instrText>
            </w:r>
            <w:r w:rsidR="00D016DC">
              <w:fldChar w:fldCharType="separate"/>
            </w:r>
            <w:r w:rsidR="00044A4C">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26A1D1E5" w:rsidR="0023608C" w:rsidRDefault="00D016DC" w:rsidP="00860FCB">
            <w:pPr>
              <w:jc w:val="left"/>
            </w:pPr>
            <w:r>
              <w:fldChar w:fldCharType="begin"/>
            </w:r>
            <w:r>
              <w:instrText xml:space="preserve"> REF _Ref435989991 \h </w:instrText>
            </w:r>
            <w:r>
              <w:fldChar w:fldCharType="separate"/>
            </w:r>
            <w:r w:rsidR="00044A4C">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44A4C" w:rsidRPr="00AB1781">
              <w:t>K</w:t>
            </w:r>
            <w:r w:rsidR="00044A4C">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44A4C" w:rsidRPr="00AB1781">
              <w:t>K</w:t>
            </w:r>
            <w:r w:rsidR="00044A4C">
              <w:t>athisma 6</w:t>
            </w:r>
            <w:r w:rsidR="0023608C">
              <w:fldChar w:fldCharType="end"/>
            </w:r>
          </w:p>
        </w:tc>
        <w:tc>
          <w:tcPr>
            <w:tcW w:w="1210" w:type="dxa"/>
          </w:tcPr>
          <w:p w14:paraId="4AF0757E" w14:textId="50AA3C58" w:rsidR="0023608C" w:rsidRDefault="0023608C" w:rsidP="0044639B"/>
        </w:tc>
        <w:tc>
          <w:tcPr>
            <w:tcW w:w="1357" w:type="dxa"/>
          </w:tcPr>
          <w:p w14:paraId="05D831AD" w14:textId="11C69481" w:rsidR="0023608C" w:rsidRDefault="00D016DC" w:rsidP="0044639B">
            <w:r>
              <w:fldChar w:fldCharType="begin"/>
            </w:r>
            <w:r>
              <w:instrText xml:space="preserve"> REF _Ref435990010 \h </w:instrText>
            </w:r>
            <w:r>
              <w:fldChar w:fldCharType="separate"/>
            </w:r>
            <w:r w:rsidR="00044A4C">
              <w:t>Kathisma 7</w:t>
            </w:r>
            <w:r>
              <w:fldChar w:fldCharType="end"/>
            </w:r>
          </w:p>
        </w:tc>
        <w:tc>
          <w:tcPr>
            <w:tcW w:w="1357" w:type="dxa"/>
          </w:tcPr>
          <w:p w14:paraId="51F67796" w14:textId="045CE46B" w:rsidR="0023608C" w:rsidRDefault="0023608C" w:rsidP="0044639B">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296" w:type="dxa"/>
          </w:tcPr>
          <w:p w14:paraId="7756A91A" w14:textId="4CAE3EF6" w:rsidR="0023608C" w:rsidRDefault="0023608C" w:rsidP="0044639B">
            <w:r>
              <w:fldChar w:fldCharType="begin"/>
            </w:r>
            <w:r>
              <w:instrText xml:space="preserve"> REF _Ref435438574 \h  \* MERGEFORMAT </w:instrText>
            </w:r>
            <w:r>
              <w:fldChar w:fldCharType="separate"/>
            </w:r>
            <w:r w:rsidR="00044A4C" w:rsidRPr="00AB1781">
              <w:t>K</w:t>
            </w:r>
            <w:r w:rsidR="00044A4C">
              <w:t>athisma 9</w:t>
            </w:r>
            <w:r>
              <w:fldChar w:fldCharType="end"/>
            </w:r>
          </w:p>
        </w:tc>
        <w:tc>
          <w:tcPr>
            <w:tcW w:w="1224" w:type="dxa"/>
          </w:tcPr>
          <w:p w14:paraId="2F051557" w14:textId="46E387EC"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15795A5"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44A4C">
              <w:t>Kathisma 12</w:t>
            </w:r>
            <w:r w:rsidR="00D016DC">
              <w:fldChar w:fldCharType="end"/>
            </w:r>
            <w:r>
              <w:t xml:space="preserve"> </w:t>
            </w:r>
          </w:p>
        </w:tc>
        <w:tc>
          <w:tcPr>
            <w:tcW w:w="1210" w:type="dxa"/>
          </w:tcPr>
          <w:p w14:paraId="58733603" w14:textId="49AE5FFC" w:rsidR="0023608C" w:rsidRDefault="0023608C" w:rsidP="0044639B">
            <w:r>
              <w:fldChar w:fldCharType="begin"/>
            </w:r>
            <w:r>
              <w:instrText xml:space="preserve"> REF _Ref435438606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57" w:type="dxa"/>
          </w:tcPr>
          <w:p w14:paraId="56EBED07" w14:textId="2B277002" w:rsidR="0023608C" w:rsidRDefault="0023608C" w:rsidP="0044639B">
            <w:r>
              <w:fldChar w:fldCharType="begin"/>
            </w:r>
            <w:r>
              <w:instrText xml:space="preserve"> REF _Ref435438613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p>
        </w:tc>
        <w:tc>
          <w:tcPr>
            <w:tcW w:w="1357" w:type="dxa"/>
          </w:tcPr>
          <w:p w14:paraId="33F0FA83" w14:textId="398A1407" w:rsidR="0023608C" w:rsidRDefault="0023608C" w:rsidP="0044639B">
            <w:r>
              <w:fldChar w:fldCharType="begin"/>
            </w:r>
            <w:r>
              <w:instrText xml:space="preserve"> REF _Ref435438622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296" w:type="dxa"/>
          </w:tcPr>
          <w:p w14:paraId="3EC74CAE" w14:textId="45E09BA0" w:rsidR="0023608C" w:rsidRDefault="00D016DC" w:rsidP="0044639B">
            <w:r>
              <w:fldChar w:fldCharType="begin"/>
            </w:r>
            <w:r>
              <w:instrText xml:space="preserve"> REF _Ref435990049 \h </w:instrText>
            </w:r>
            <w:r>
              <w:fldChar w:fldCharType="separate"/>
            </w:r>
            <w:r w:rsidR="00044A4C">
              <w:t>Kathisma 17</w:t>
            </w:r>
            <w:r>
              <w:fldChar w:fldCharType="end"/>
            </w:r>
          </w:p>
        </w:tc>
        <w:tc>
          <w:tcPr>
            <w:tcW w:w="1224" w:type="dxa"/>
          </w:tcPr>
          <w:p w14:paraId="2242B4C0" w14:textId="00293776"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14" w:name="_Ref436249450"/>
        <w:tc>
          <w:tcPr>
            <w:tcW w:w="1440" w:type="dxa"/>
          </w:tcPr>
          <w:p w14:paraId="7309AC0B" w14:textId="324009DA" w:rsidR="0023608C" w:rsidRDefault="0023608C" w:rsidP="00336170">
            <w:r>
              <w:fldChar w:fldCharType="begin"/>
            </w:r>
            <w:r>
              <w:instrText xml:space="preserve"> REF _Ref435438658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44A4C" w:rsidRPr="00AB1781">
              <w:t>K</w:t>
            </w:r>
            <w:r w:rsidR="00044A4C">
              <w:t>athisma 20</w:t>
            </w:r>
            <w:r>
              <w:fldChar w:fldCharType="end"/>
            </w:r>
            <w:r>
              <w:t>,</w:t>
            </w:r>
            <w:bookmarkEnd w:id="214"/>
            <w:r>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p>
        </w:tc>
        <w:tc>
          <w:tcPr>
            <w:tcW w:w="1210" w:type="dxa"/>
          </w:tcPr>
          <w:p w14:paraId="1D3E8CCC" w14:textId="19BE086F" w:rsidR="0023608C" w:rsidRDefault="0023608C" w:rsidP="0044639B">
            <w:r>
              <w:fldChar w:fldCharType="begin"/>
            </w:r>
            <w:r>
              <w:instrText xml:space="preserve"> REF _Ref435438475 \h </w:instrText>
            </w:r>
            <w:r w:rsidR="00860FCB">
              <w:instrText xml:space="preserve"> \* MERGEFORMAT </w:instrText>
            </w:r>
            <w:r>
              <w:fldChar w:fldCharType="separate"/>
            </w:r>
            <w:r w:rsidR="00044A4C" w:rsidRPr="00AB1781">
              <w:t>K</w:t>
            </w:r>
            <w:r w:rsidR="00044A4C">
              <w:t>athisma 2</w:t>
            </w:r>
            <w:r>
              <w:fldChar w:fldCharType="end"/>
            </w:r>
          </w:p>
        </w:tc>
        <w:tc>
          <w:tcPr>
            <w:tcW w:w="1357" w:type="dxa"/>
          </w:tcPr>
          <w:p w14:paraId="03AC3DB0" w14:textId="52B9AC12" w:rsidR="0023608C" w:rsidRDefault="0023608C" w:rsidP="0044639B">
            <w:r>
              <w:fldChar w:fldCharType="begin"/>
            </w:r>
            <w:r>
              <w:instrText xml:space="preserve"> REF _Ref435438484 \h </w:instrText>
            </w:r>
            <w:r w:rsidR="00860FCB">
              <w:instrText xml:space="preserve"> \* MERGEFORMAT </w:instrText>
            </w:r>
            <w:r>
              <w:fldChar w:fldCharType="separate"/>
            </w:r>
            <w:r w:rsidR="00044A4C" w:rsidRPr="00AB1781">
              <w:t>K</w:t>
            </w:r>
            <w:r w:rsidR="00044A4C">
              <w:t>athisma 3</w:t>
            </w:r>
            <w:r>
              <w:fldChar w:fldCharType="end"/>
            </w:r>
          </w:p>
        </w:tc>
        <w:tc>
          <w:tcPr>
            <w:tcW w:w="1357" w:type="dxa"/>
          </w:tcPr>
          <w:p w14:paraId="01C738AC" w14:textId="51765AD7" w:rsidR="0023608C" w:rsidRDefault="00D016DC" w:rsidP="0044639B">
            <w:r>
              <w:fldChar w:fldCharType="begin"/>
            </w:r>
            <w:r>
              <w:instrText xml:space="preserve"> REF _Ref435989991 \h </w:instrText>
            </w:r>
            <w:r>
              <w:fldChar w:fldCharType="separate"/>
            </w:r>
            <w:r w:rsidR="00044A4C">
              <w:t>Kathisma 4</w:t>
            </w:r>
            <w:r>
              <w:fldChar w:fldCharType="end"/>
            </w:r>
          </w:p>
        </w:tc>
        <w:tc>
          <w:tcPr>
            <w:tcW w:w="1296" w:type="dxa"/>
          </w:tcPr>
          <w:p w14:paraId="52D5C6A5" w14:textId="1A4BA771" w:rsidR="0023608C" w:rsidRDefault="0023608C" w:rsidP="0044639B">
            <w:r>
              <w:fldChar w:fldCharType="begin"/>
            </w:r>
            <w:r>
              <w:instrText xml:space="preserve"> REF _Ref435438533 \h </w:instrText>
            </w:r>
            <w:r w:rsidR="00860FCB">
              <w:instrText xml:space="preserve"> \* MERGEFORMAT </w:instrText>
            </w:r>
            <w:r>
              <w:fldChar w:fldCharType="separate"/>
            </w:r>
            <w:r w:rsidR="00044A4C" w:rsidRPr="00AB1781">
              <w:t>K</w:t>
            </w:r>
            <w:r w:rsidR="00044A4C">
              <w:t>athisma 5</w:t>
            </w:r>
            <w:r>
              <w:fldChar w:fldCharType="end"/>
            </w:r>
          </w:p>
        </w:tc>
        <w:tc>
          <w:tcPr>
            <w:tcW w:w="1224" w:type="dxa"/>
          </w:tcPr>
          <w:p w14:paraId="168D1BA3" w14:textId="53FDF341"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D415CC5"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44A4C" w:rsidRPr="00AB1781">
              <w:t>K</w:t>
            </w:r>
            <w:r w:rsidR="00044A4C">
              <w:t>athisma 6</w:t>
            </w:r>
            <w:r>
              <w:fldChar w:fldCharType="end"/>
            </w:r>
            <w:r>
              <w:t xml:space="preserve">, </w:t>
            </w:r>
            <w:r w:rsidR="00D016DC">
              <w:fldChar w:fldCharType="begin"/>
            </w:r>
            <w:r w:rsidR="00D016DC">
              <w:instrText xml:space="preserve"> REF _Ref435990010 \h </w:instrText>
            </w:r>
            <w:r w:rsidR="00D016DC">
              <w:fldChar w:fldCharType="separate"/>
            </w:r>
            <w:r w:rsidR="00044A4C">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44A4C" w:rsidRPr="00AB1781">
              <w:t>K</w:t>
            </w:r>
            <w:r w:rsidR="00044A4C">
              <w:t>athisma 8</w:t>
            </w:r>
            <w:r>
              <w:fldChar w:fldCharType="end"/>
            </w:r>
          </w:p>
        </w:tc>
        <w:tc>
          <w:tcPr>
            <w:tcW w:w="1210" w:type="dxa"/>
          </w:tcPr>
          <w:p w14:paraId="2793AF29" w14:textId="44D8F898" w:rsidR="0023608C" w:rsidRDefault="0023608C" w:rsidP="0044639B">
            <w:r>
              <w:fldChar w:fldCharType="begin"/>
            </w:r>
            <w:r>
              <w:instrText xml:space="preserve"> REF _Ref435438574 \h </w:instrText>
            </w:r>
            <w:r w:rsidR="00860FCB">
              <w:instrText xml:space="preserve"> \* MERGEFORMAT </w:instrText>
            </w:r>
            <w:r>
              <w:fldChar w:fldCharType="separate"/>
            </w:r>
            <w:r w:rsidR="00044A4C" w:rsidRPr="00AB1781">
              <w:t>K</w:t>
            </w:r>
            <w:r w:rsidR="00044A4C">
              <w:t>athisma 9</w:t>
            </w:r>
            <w:r>
              <w:fldChar w:fldCharType="end"/>
            </w:r>
          </w:p>
        </w:tc>
        <w:tc>
          <w:tcPr>
            <w:tcW w:w="1357" w:type="dxa"/>
          </w:tcPr>
          <w:p w14:paraId="67B3861E" w14:textId="079FA6C7" w:rsidR="0023608C" w:rsidRDefault="0023608C" w:rsidP="0044639B">
            <w:r>
              <w:fldChar w:fldCharType="begin"/>
            </w:r>
            <w:r>
              <w:instrText xml:space="preserve"> REF _Ref435438582 \h </w:instrText>
            </w:r>
            <w:r w:rsidR="00860FCB">
              <w:instrText xml:space="preserve"> \* MERGEFORMAT </w:instrText>
            </w:r>
            <w:r>
              <w:fldChar w:fldCharType="separate"/>
            </w:r>
            <w:r w:rsidR="00044A4C" w:rsidRPr="00AB1781">
              <w:t>K</w:t>
            </w:r>
            <w:r w:rsidR="00044A4C">
              <w:t>athisma 10</w:t>
            </w:r>
            <w:r>
              <w:fldChar w:fldCharType="end"/>
            </w:r>
          </w:p>
        </w:tc>
        <w:tc>
          <w:tcPr>
            <w:tcW w:w="1357" w:type="dxa"/>
          </w:tcPr>
          <w:p w14:paraId="6D2D1F03" w14:textId="178A938F" w:rsidR="0023608C" w:rsidRDefault="0023608C" w:rsidP="0044639B">
            <w:r>
              <w:fldChar w:fldCharType="begin"/>
            </w:r>
            <w:r>
              <w:instrText xml:space="preserve"> REF _Ref435438587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c>
          <w:tcPr>
            <w:tcW w:w="1296" w:type="dxa"/>
          </w:tcPr>
          <w:p w14:paraId="770BA86D" w14:textId="034F34AA" w:rsidR="0023608C" w:rsidRDefault="00D016DC" w:rsidP="0044639B">
            <w:r>
              <w:fldChar w:fldCharType="begin"/>
            </w:r>
            <w:r>
              <w:instrText xml:space="preserve"> REF _Ref435990025 \h </w:instrText>
            </w:r>
            <w:r>
              <w:fldChar w:fldCharType="separate"/>
            </w:r>
            <w:r w:rsidR="00044A4C">
              <w:t>Kathisma 12</w:t>
            </w:r>
            <w:r>
              <w:fldChar w:fldCharType="end"/>
            </w:r>
          </w:p>
        </w:tc>
        <w:tc>
          <w:tcPr>
            <w:tcW w:w="1224" w:type="dxa"/>
          </w:tcPr>
          <w:p w14:paraId="0145692B" w14:textId="67D86A1B" w:rsidR="0023608C" w:rsidRDefault="00D016DC" w:rsidP="00336170">
            <w:r>
              <w:fldChar w:fldCharType="begin"/>
            </w:r>
            <w:r>
              <w:instrText xml:space="preserve"> REF _Ref435990063 \h </w:instrText>
            </w:r>
            <w:r>
              <w:fldChar w:fldCharType="separate"/>
            </w:r>
            <w:r w:rsidR="00044A4C">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5EB55320"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210" w:type="dxa"/>
          </w:tcPr>
          <w:p w14:paraId="31804D6D" w14:textId="3E542D50" w:rsidR="0023608C" w:rsidRDefault="0023608C" w:rsidP="0044639B"/>
        </w:tc>
        <w:tc>
          <w:tcPr>
            <w:tcW w:w="1357" w:type="dxa"/>
          </w:tcPr>
          <w:p w14:paraId="2227158F" w14:textId="522A8B08" w:rsidR="0023608C" w:rsidRDefault="0023608C" w:rsidP="0044639B">
            <w:r>
              <w:fldChar w:fldCharType="begin"/>
            </w:r>
            <w:r>
              <w:instrText xml:space="preserve"> REF _Ref435438658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p>
        </w:tc>
        <w:tc>
          <w:tcPr>
            <w:tcW w:w="1357" w:type="dxa"/>
          </w:tcPr>
          <w:p w14:paraId="5072C2F3" w14:textId="3FEEB4C8" w:rsidR="0023608C" w:rsidRDefault="0023608C" w:rsidP="0044639B">
            <w:r>
              <w:fldChar w:fldCharType="begin"/>
            </w:r>
            <w:r>
              <w:instrText xml:space="preserve"> REF _Ref435438665 \h </w:instrText>
            </w:r>
            <w:r w:rsidR="00860FCB">
              <w:instrText xml:space="preserve"> \* MERGEFORMAT </w:instrText>
            </w:r>
            <w:r>
              <w:fldChar w:fldCharType="separate"/>
            </w:r>
            <w:r w:rsidR="00044A4C" w:rsidRPr="00AB1781">
              <w:t>K</w:t>
            </w:r>
            <w:r w:rsidR="00044A4C">
              <w:t>athisma 20</w:t>
            </w:r>
            <w:r>
              <w:fldChar w:fldCharType="end"/>
            </w:r>
          </w:p>
        </w:tc>
        <w:tc>
          <w:tcPr>
            <w:tcW w:w="1296" w:type="dxa"/>
          </w:tcPr>
          <w:p w14:paraId="5DADC05D" w14:textId="77777777" w:rsidR="0023608C" w:rsidRDefault="0023608C" w:rsidP="0044639B"/>
        </w:tc>
        <w:tc>
          <w:tcPr>
            <w:tcW w:w="1224" w:type="dxa"/>
          </w:tcPr>
          <w:p w14:paraId="5A9094E5" w14:textId="51D878C3"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004480F6" w:rsidR="0023608C" w:rsidRDefault="00926985" w:rsidP="00860FCB">
            <w:pPr>
              <w:jc w:val="left"/>
            </w:pPr>
            <w:r>
              <w:fldChar w:fldCharType="begin"/>
            </w:r>
            <w:r>
              <w:instrText xml:space="preserve"> REF _Ref435990041 \h </w:instrText>
            </w:r>
            <w:r>
              <w:fldChar w:fldCharType="separate"/>
            </w:r>
            <w:r w:rsidR="00044A4C">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44A4C">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4ED859B" w:rsidR="0023608C" w:rsidRDefault="00D44900" w:rsidP="00336170">
            <w:r>
              <w:fldChar w:fldCharType="begin"/>
            </w:r>
            <w:r>
              <w:instrText xml:space="preserve"> REF _Ref439535283 \h </w:instrText>
            </w:r>
            <w:r>
              <w:fldChar w:fldCharType="separate"/>
            </w:r>
            <w:r w:rsidR="00044A4C">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1E6EF6F3" w:rsidR="00860FCB" w:rsidRDefault="00860FCB" w:rsidP="00926985">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rsidR="00926985">
              <w:fldChar w:fldCharType="begin"/>
            </w:r>
            <w:r w:rsidR="00926985">
              <w:instrText xml:space="preserve"> REF _Ref435990049 \h </w:instrText>
            </w:r>
            <w:r w:rsidR="00926985">
              <w:fldChar w:fldCharType="separate"/>
            </w:r>
            <w:r w:rsidR="00044A4C">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7872DF3" w:rsidR="00860FCB" w:rsidRDefault="00926985" w:rsidP="00860FCB">
            <w:pPr>
              <w:jc w:val="left"/>
            </w:pPr>
            <w:r>
              <w:fldChar w:fldCharType="begin"/>
            </w:r>
            <w:r>
              <w:instrText xml:space="preserve"> REF _Ref435989991 \h </w:instrText>
            </w:r>
            <w:r>
              <w:fldChar w:fldCharType="separate"/>
            </w:r>
            <w:r w:rsidR="00044A4C">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44A4C" w:rsidRPr="00AB1781">
              <w:t>K</w:t>
            </w:r>
            <w:r w:rsidR="00044A4C">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44A4C" w:rsidRPr="00AB1781">
              <w:t>K</w:t>
            </w:r>
            <w:r w:rsidR="00044A4C">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71FE4CD" w:rsidR="00860FCB" w:rsidRDefault="00926985" w:rsidP="00CB700D">
            <w:r>
              <w:fldChar w:fldCharType="begin"/>
            </w:r>
            <w:r>
              <w:instrText xml:space="preserve"> REF _Ref435990010 \h </w:instrText>
            </w:r>
            <w:r>
              <w:fldChar w:fldCharType="separate"/>
            </w:r>
            <w:r w:rsidR="00044A4C">
              <w:t>Kathisma 7</w:t>
            </w:r>
            <w:r>
              <w:fldChar w:fldCharType="end"/>
            </w:r>
            <w:r>
              <w:t>,</w:t>
            </w:r>
          </w:p>
        </w:tc>
        <w:tc>
          <w:tcPr>
            <w:tcW w:w="1349" w:type="dxa"/>
          </w:tcPr>
          <w:p w14:paraId="42B6E93B" w14:textId="78220D30" w:rsidR="00860FCB" w:rsidRDefault="00860FCB" w:rsidP="00CB700D">
            <w:r>
              <w:fldChar w:fldCharType="begin"/>
            </w:r>
            <w:r>
              <w:instrText xml:space="preserve"> REF _Ref435438564 \h </w:instrText>
            </w:r>
            <w:r>
              <w:fldChar w:fldCharType="separate"/>
            </w:r>
            <w:r w:rsidR="00044A4C" w:rsidRPr="00AB1781">
              <w:t>K</w:t>
            </w:r>
            <w:r w:rsidR="00044A4C">
              <w:t>athisma 8</w:t>
            </w:r>
            <w:r>
              <w:fldChar w:fldCharType="end"/>
            </w:r>
          </w:p>
        </w:tc>
        <w:tc>
          <w:tcPr>
            <w:tcW w:w="1397" w:type="dxa"/>
          </w:tcPr>
          <w:p w14:paraId="7E1E5811" w14:textId="6F17E937" w:rsidR="00860FCB" w:rsidRDefault="00860FCB" w:rsidP="00CB700D">
            <w:r>
              <w:fldChar w:fldCharType="begin"/>
            </w:r>
            <w:r>
              <w:instrText xml:space="preserve"> REF _Ref435438574 \h </w:instrText>
            </w:r>
            <w:r>
              <w:fldChar w:fldCharType="separate"/>
            </w:r>
            <w:r w:rsidR="00044A4C" w:rsidRPr="00AB1781">
              <w:t>K</w:t>
            </w:r>
            <w:r w:rsidR="00044A4C">
              <w:t>athisma 9</w:t>
            </w:r>
            <w:r>
              <w:fldChar w:fldCharType="end"/>
            </w:r>
          </w:p>
        </w:tc>
        <w:tc>
          <w:tcPr>
            <w:tcW w:w="1053" w:type="dxa"/>
          </w:tcPr>
          <w:p w14:paraId="72F99562" w14:textId="216FF7C7" w:rsidR="00860FCB" w:rsidRDefault="00860FCB" w:rsidP="00CB700D">
            <w:r>
              <w:fldChar w:fldCharType="begin"/>
            </w:r>
            <w:r>
              <w:instrText xml:space="preserve"> REF _Ref435438582 \h  \* MERGEFORMAT </w:instrText>
            </w:r>
            <w:r>
              <w:fldChar w:fldCharType="separate"/>
            </w:r>
            <w:r w:rsidR="00044A4C" w:rsidRPr="00AB1781">
              <w:t>K</w:t>
            </w:r>
            <w:r w:rsidR="00044A4C">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3D362DCC" w:rsidR="00860FCB" w:rsidRDefault="00860FCB" w:rsidP="00926985">
            <w:r>
              <w:fldChar w:fldCharType="begin"/>
            </w:r>
            <w:r>
              <w:instrText xml:space="preserve"> REF _Ref435438587 \h  \* MERGEFORMAT </w:instrText>
            </w:r>
            <w:r>
              <w:fldChar w:fldCharType="separate"/>
            </w:r>
            <w:r w:rsidR="00044A4C" w:rsidRPr="00AB1781">
              <w:t>K</w:t>
            </w:r>
            <w:r w:rsidR="00044A4C">
              <w:t>athisma</w:t>
            </w:r>
            <w:r w:rsidR="00044A4C" w:rsidRPr="00AB1781">
              <w:t xml:space="preserve"> 1</w:t>
            </w:r>
            <w:r w:rsidR="00044A4C">
              <w:t>1</w:t>
            </w:r>
            <w:r>
              <w:fldChar w:fldCharType="end"/>
            </w:r>
            <w:r w:rsidR="00926985">
              <w:t xml:space="preserve">, </w:t>
            </w:r>
            <w:r w:rsidR="00926985">
              <w:fldChar w:fldCharType="begin"/>
            </w:r>
            <w:r w:rsidR="00926985">
              <w:instrText xml:space="preserve"> REF _Ref435990025 \h </w:instrText>
            </w:r>
            <w:r w:rsidR="00926985">
              <w:fldChar w:fldCharType="separate"/>
            </w:r>
            <w:r w:rsidR="00044A4C">
              <w:t>Kathisma 12</w:t>
            </w:r>
            <w:r w:rsidR="00926985">
              <w:fldChar w:fldCharType="end"/>
            </w:r>
            <w:r>
              <w:t xml:space="preserve">, </w:t>
            </w:r>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49" w:type="dxa"/>
          </w:tcPr>
          <w:p w14:paraId="33051FE9" w14:textId="2788A6A2" w:rsidR="00860FCB" w:rsidRDefault="00860FCB" w:rsidP="00CB700D">
            <w:r>
              <w:fldChar w:fldCharType="begin"/>
            </w:r>
            <w:r>
              <w:instrText xml:space="preserve"> REF _Ref435438613 \h </w:instrText>
            </w:r>
            <w:r>
              <w:fldChar w:fldCharType="separate"/>
            </w:r>
            <w:r w:rsidR="00044A4C" w:rsidRPr="00AB1781">
              <w:t>K</w:t>
            </w:r>
            <w:r w:rsidR="00044A4C">
              <w:t>athisma</w:t>
            </w:r>
            <w:r w:rsidR="00044A4C" w:rsidRPr="00AB1781">
              <w:t xml:space="preserve"> 1</w:t>
            </w:r>
            <w:r w:rsidR="00044A4C">
              <w:t>4</w:t>
            </w:r>
            <w:r>
              <w:fldChar w:fldCharType="end"/>
            </w:r>
          </w:p>
        </w:tc>
        <w:tc>
          <w:tcPr>
            <w:tcW w:w="1349" w:type="dxa"/>
          </w:tcPr>
          <w:p w14:paraId="66A5F892" w14:textId="368F4F0C" w:rsidR="00860FCB" w:rsidRDefault="00860FCB" w:rsidP="00CB700D">
            <w:r>
              <w:fldChar w:fldCharType="begin"/>
            </w:r>
            <w:r>
              <w:instrText xml:space="preserve"> REF _Ref435438622 \h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083DEB75" w14:textId="1C983194" w:rsidR="00860FCB" w:rsidRDefault="00926985" w:rsidP="00CB700D">
            <w:r>
              <w:fldChar w:fldCharType="begin"/>
            </w:r>
            <w:r>
              <w:instrText xml:space="preserve"> REF _Ref435990041 \h </w:instrText>
            </w:r>
            <w:r>
              <w:fldChar w:fldCharType="separate"/>
            </w:r>
            <w:r w:rsidR="00044A4C">
              <w:t>Kathisma 16</w:t>
            </w:r>
            <w:r>
              <w:fldChar w:fldCharType="end"/>
            </w:r>
          </w:p>
        </w:tc>
        <w:tc>
          <w:tcPr>
            <w:tcW w:w="1397" w:type="dxa"/>
          </w:tcPr>
          <w:p w14:paraId="4A7EA8FE" w14:textId="73F8BA9B" w:rsidR="00860FCB" w:rsidRDefault="00926985" w:rsidP="00CB700D">
            <w:r>
              <w:fldChar w:fldCharType="begin"/>
            </w:r>
            <w:r>
              <w:instrText xml:space="preserve"> REF _Ref435990063 \h </w:instrText>
            </w:r>
            <w:r>
              <w:fldChar w:fldCharType="separate"/>
            </w:r>
            <w:r w:rsidR="00044A4C">
              <w:t>Kathisma 18</w:t>
            </w:r>
            <w:r>
              <w:fldChar w:fldCharType="end"/>
            </w:r>
          </w:p>
        </w:tc>
        <w:tc>
          <w:tcPr>
            <w:tcW w:w="1053" w:type="dxa"/>
          </w:tcPr>
          <w:p w14:paraId="44703D7B" w14:textId="47E11632" w:rsidR="00860FCB" w:rsidRDefault="00860FCB" w:rsidP="00926985">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1A573D5" w:rsidR="00860FCB" w:rsidRDefault="00860FCB" w:rsidP="00926985">
            <w:r>
              <w:fldChar w:fldCharType="begin"/>
            </w:r>
            <w:r>
              <w:instrText xml:space="preserve"> REF _Ref435438665 \h  \* MERGEFORMAT </w:instrText>
            </w:r>
            <w:r>
              <w:fldChar w:fldCharType="separate"/>
            </w:r>
            <w:r w:rsidR="00044A4C" w:rsidRPr="00AB1781">
              <w:t>K</w:t>
            </w:r>
            <w:r w:rsidR="00044A4C">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r>
              <w:t xml:space="preserve">, </w:t>
            </w:r>
            <w:r>
              <w:fldChar w:fldCharType="begin"/>
            </w:r>
            <w:r>
              <w:instrText xml:space="preserve"> REF _Ref435438475 \h  \* MERGEFORMAT </w:instrText>
            </w:r>
            <w:r>
              <w:fldChar w:fldCharType="separate"/>
            </w:r>
            <w:r w:rsidR="00044A4C" w:rsidRPr="00AB1781">
              <w:t>K</w:t>
            </w:r>
            <w:r w:rsidR="00044A4C">
              <w:t>athisma 2</w:t>
            </w:r>
            <w:r>
              <w:fldChar w:fldCharType="end"/>
            </w:r>
          </w:p>
        </w:tc>
        <w:tc>
          <w:tcPr>
            <w:tcW w:w="1349" w:type="dxa"/>
          </w:tcPr>
          <w:p w14:paraId="1D59F06C" w14:textId="11204314" w:rsidR="00860FCB" w:rsidRDefault="00860FCB" w:rsidP="00CB700D">
            <w:r>
              <w:fldChar w:fldCharType="begin"/>
            </w:r>
            <w:r>
              <w:instrText xml:space="preserve"> REF _Ref435438484 \h </w:instrText>
            </w:r>
            <w:r>
              <w:fldChar w:fldCharType="separate"/>
            </w:r>
            <w:r w:rsidR="00044A4C" w:rsidRPr="00AB1781">
              <w:t>K</w:t>
            </w:r>
            <w:r w:rsidR="00044A4C">
              <w:t>athisma 3</w:t>
            </w:r>
            <w:r>
              <w:fldChar w:fldCharType="end"/>
            </w:r>
          </w:p>
        </w:tc>
        <w:tc>
          <w:tcPr>
            <w:tcW w:w="1349" w:type="dxa"/>
          </w:tcPr>
          <w:p w14:paraId="1E69249F" w14:textId="4C685DEF" w:rsidR="00860FCB" w:rsidRDefault="00926985" w:rsidP="00CB700D">
            <w:r>
              <w:fldChar w:fldCharType="begin"/>
            </w:r>
            <w:r>
              <w:instrText xml:space="preserve"> REF _Ref435989991 \h </w:instrText>
            </w:r>
            <w:r>
              <w:fldChar w:fldCharType="separate"/>
            </w:r>
            <w:r w:rsidR="00044A4C">
              <w:t>Kathisma 4</w:t>
            </w:r>
            <w:r>
              <w:fldChar w:fldCharType="end"/>
            </w:r>
          </w:p>
        </w:tc>
        <w:tc>
          <w:tcPr>
            <w:tcW w:w="1349" w:type="dxa"/>
          </w:tcPr>
          <w:p w14:paraId="42AEA2E1" w14:textId="58B20360" w:rsidR="00860FCB" w:rsidRDefault="00860FCB" w:rsidP="00CB700D">
            <w:r>
              <w:fldChar w:fldCharType="begin"/>
            </w:r>
            <w:r>
              <w:instrText xml:space="preserve"> REF _Ref435438533 \h </w:instrText>
            </w:r>
            <w:r>
              <w:fldChar w:fldCharType="separate"/>
            </w:r>
            <w:r w:rsidR="00044A4C" w:rsidRPr="00AB1781">
              <w:t>K</w:t>
            </w:r>
            <w:r w:rsidR="00044A4C">
              <w:t>athisma 5</w:t>
            </w:r>
            <w:r>
              <w:fldChar w:fldCharType="end"/>
            </w:r>
          </w:p>
        </w:tc>
        <w:tc>
          <w:tcPr>
            <w:tcW w:w="1397" w:type="dxa"/>
          </w:tcPr>
          <w:p w14:paraId="40AB77A4" w14:textId="5A840059" w:rsidR="00860FCB" w:rsidRDefault="00860FCB" w:rsidP="00CB700D">
            <w:r>
              <w:fldChar w:fldCharType="begin"/>
            </w:r>
            <w:r>
              <w:instrText xml:space="preserve"> REF _Ref435438548 \h </w:instrText>
            </w:r>
            <w:r>
              <w:fldChar w:fldCharType="separate"/>
            </w:r>
            <w:r w:rsidR="00044A4C" w:rsidRPr="00AB1781">
              <w:t>K</w:t>
            </w:r>
            <w:r w:rsidR="00044A4C">
              <w:t>athisma 6</w:t>
            </w:r>
            <w:r>
              <w:fldChar w:fldCharType="end"/>
            </w:r>
          </w:p>
        </w:tc>
        <w:tc>
          <w:tcPr>
            <w:tcW w:w="1053" w:type="dxa"/>
          </w:tcPr>
          <w:p w14:paraId="34010E41" w14:textId="27A1046D" w:rsidR="00860FCB" w:rsidRDefault="00926985" w:rsidP="00CB700D">
            <w:r>
              <w:fldChar w:fldCharType="begin"/>
            </w:r>
            <w:r>
              <w:instrText xml:space="preserve"> REF _Ref435990010 \h </w:instrText>
            </w:r>
            <w:r>
              <w:fldChar w:fldCharType="separate"/>
            </w:r>
            <w:r w:rsidR="00044A4C">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03DE23CC" w:rsidR="00860FCB" w:rsidRDefault="00860FCB" w:rsidP="00CB700D">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349" w:type="dxa"/>
          </w:tcPr>
          <w:p w14:paraId="338C6623" w14:textId="7F3336BF" w:rsidR="00860FCB" w:rsidRDefault="00860FCB" w:rsidP="00CB700D"/>
        </w:tc>
        <w:tc>
          <w:tcPr>
            <w:tcW w:w="1349" w:type="dxa"/>
          </w:tcPr>
          <w:p w14:paraId="2C3720F0" w14:textId="5A96B904" w:rsidR="00860FCB" w:rsidRDefault="00860FCB" w:rsidP="00CB700D">
            <w:r>
              <w:fldChar w:fldCharType="begin"/>
            </w:r>
            <w:r>
              <w:instrText xml:space="preserve"> REF _Ref435438574 \h </w:instrText>
            </w:r>
            <w:r>
              <w:fldChar w:fldCharType="separate"/>
            </w:r>
            <w:r w:rsidR="00044A4C" w:rsidRPr="00AB1781">
              <w:t>K</w:t>
            </w:r>
            <w:r w:rsidR="00044A4C">
              <w:t>athisma 9</w:t>
            </w:r>
            <w:r>
              <w:fldChar w:fldCharType="end"/>
            </w:r>
          </w:p>
        </w:tc>
        <w:tc>
          <w:tcPr>
            <w:tcW w:w="1349" w:type="dxa"/>
          </w:tcPr>
          <w:p w14:paraId="59F750F5" w14:textId="41F3EE22" w:rsidR="00860FCB" w:rsidRDefault="00860FCB" w:rsidP="00CB700D">
            <w:r>
              <w:fldChar w:fldCharType="begin"/>
            </w:r>
            <w:r>
              <w:instrText xml:space="preserve"> REF _Ref435438582 \h </w:instrText>
            </w:r>
            <w:r>
              <w:fldChar w:fldCharType="separate"/>
            </w:r>
            <w:r w:rsidR="00044A4C" w:rsidRPr="00AB1781">
              <w:t>K</w:t>
            </w:r>
            <w:r w:rsidR="00044A4C">
              <w:t>athisma 10</w:t>
            </w:r>
            <w:r>
              <w:fldChar w:fldCharType="end"/>
            </w:r>
          </w:p>
        </w:tc>
        <w:tc>
          <w:tcPr>
            <w:tcW w:w="1397" w:type="dxa"/>
          </w:tcPr>
          <w:p w14:paraId="7FE9A290" w14:textId="4BD297F3" w:rsidR="00860FCB" w:rsidRDefault="00860FCB" w:rsidP="00CB700D">
            <w:r>
              <w:fldChar w:fldCharType="begin"/>
            </w:r>
            <w:r>
              <w:instrText xml:space="preserve"> REF _Ref435438587 \h </w:instrText>
            </w:r>
            <w:r>
              <w:fldChar w:fldCharType="separate"/>
            </w:r>
            <w:r w:rsidR="00044A4C" w:rsidRPr="00AB1781">
              <w:t>K</w:t>
            </w:r>
            <w:r w:rsidR="00044A4C">
              <w:t>athisma</w:t>
            </w:r>
            <w:r w:rsidR="00044A4C" w:rsidRPr="00AB1781">
              <w:t xml:space="preserve"> 1</w:t>
            </w:r>
            <w:r w:rsidR="00044A4C">
              <w:t>1</w:t>
            </w:r>
            <w:r>
              <w:fldChar w:fldCharType="end"/>
            </w:r>
          </w:p>
        </w:tc>
        <w:tc>
          <w:tcPr>
            <w:tcW w:w="1053" w:type="dxa"/>
          </w:tcPr>
          <w:p w14:paraId="570FF90A" w14:textId="55F9660B" w:rsidR="00860FCB" w:rsidRDefault="00926985" w:rsidP="00CB700D">
            <w:r>
              <w:fldChar w:fldCharType="begin"/>
            </w:r>
            <w:r>
              <w:instrText xml:space="preserve"> REF _Ref435990025 \h </w:instrText>
            </w:r>
            <w:r>
              <w:fldChar w:fldCharType="separate"/>
            </w:r>
            <w:r w:rsidR="00044A4C">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E362E59" w:rsidR="00860FCB" w:rsidRDefault="00860FCB" w:rsidP="00CB700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594C345A" w14:textId="1D93CB2E" w:rsidR="00860FCB" w:rsidRDefault="00860FCB" w:rsidP="00CB700D"/>
        </w:tc>
        <w:tc>
          <w:tcPr>
            <w:tcW w:w="1349" w:type="dxa"/>
          </w:tcPr>
          <w:p w14:paraId="5B814A6B" w14:textId="5975022A" w:rsidR="00860FCB" w:rsidRDefault="00860FCB" w:rsidP="00CB700D">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c>
          <w:tcPr>
            <w:tcW w:w="1349" w:type="dxa"/>
          </w:tcPr>
          <w:p w14:paraId="0A10D007" w14:textId="25C3C1B5" w:rsidR="00860FCB" w:rsidRDefault="00860FCB" w:rsidP="00CB700D">
            <w:r>
              <w:fldChar w:fldCharType="begin"/>
            </w:r>
            <w:r>
              <w:instrText xml:space="preserve"> REF _Ref435438665 \h </w:instrText>
            </w:r>
            <w:r>
              <w:fldChar w:fldCharType="separate"/>
            </w:r>
            <w:r w:rsidR="00044A4C" w:rsidRPr="00AB1781">
              <w:t>K</w:t>
            </w:r>
            <w:r w:rsidR="00044A4C">
              <w:t>athisma 20</w:t>
            </w:r>
            <w:r>
              <w:fldChar w:fldCharType="end"/>
            </w:r>
          </w:p>
        </w:tc>
        <w:tc>
          <w:tcPr>
            <w:tcW w:w="1397" w:type="dxa"/>
          </w:tcPr>
          <w:p w14:paraId="42095843" w14:textId="77777777" w:rsidR="00860FCB" w:rsidRDefault="00860FCB" w:rsidP="00CB700D"/>
        </w:tc>
        <w:tc>
          <w:tcPr>
            <w:tcW w:w="1053" w:type="dxa"/>
          </w:tcPr>
          <w:p w14:paraId="02181986" w14:textId="360FE60B" w:rsidR="00860FCB" w:rsidRDefault="00926985" w:rsidP="00CB700D">
            <w:r>
              <w:fldChar w:fldCharType="begin"/>
            </w:r>
            <w:r>
              <w:instrText xml:space="preserve"> REF _Ref435990063 \h </w:instrText>
            </w:r>
            <w:r>
              <w:fldChar w:fldCharType="separate"/>
            </w:r>
            <w:r w:rsidR="00044A4C">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40F7050A" w:rsidR="00860FCB" w:rsidRDefault="00926985" w:rsidP="00926985">
            <w:r>
              <w:fldChar w:fldCharType="begin"/>
            </w:r>
            <w:r>
              <w:instrText xml:space="preserve"> REF _Ref435990041 \h </w:instrText>
            </w:r>
            <w:r>
              <w:fldChar w:fldCharType="separate"/>
            </w:r>
            <w:r w:rsidR="00044A4C">
              <w:t>Kathisma 16</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C52E755" w:rsidR="00860FCB" w:rsidRDefault="00D44900" w:rsidP="00336170">
            <w:r>
              <w:fldChar w:fldCharType="begin"/>
            </w:r>
            <w:r>
              <w:instrText xml:space="preserve"> REF _Ref439535283 \h </w:instrText>
            </w:r>
            <w:r>
              <w:fldChar w:fldCharType="separate"/>
            </w:r>
            <w:r w:rsidR="00044A4C">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F09816" w:rsidR="000B1D6D" w:rsidRDefault="000B1D6D" w:rsidP="000B1D6D">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187DA1A6" w:rsidR="000B1D6D" w:rsidRDefault="000B1D6D" w:rsidP="000B1D6D">
            <w:pPr>
              <w:jc w:val="left"/>
            </w:pPr>
            <w:r>
              <w:fldChar w:fldCharType="begin"/>
            </w:r>
            <w:r>
              <w:instrText xml:space="preserve"> REF _Ref435989991 \h </w:instrText>
            </w:r>
            <w:r>
              <w:fldChar w:fldCharType="separate"/>
            </w:r>
            <w:r w:rsidR="00044A4C">
              <w:t>Kathisma 4</w:t>
            </w:r>
            <w:r>
              <w:fldChar w:fldCharType="end"/>
            </w:r>
            <w:r>
              <w:t xml:space="preserve">, </w:t>
            </w:r>
            <w:r>
              <w:fldChar w:fldCharType="begin"/>
            </w:r>
            <w:r>
              <w:instrText xml:space="preserve"> REF _Ref435438533 \h  \* MERGEFORMAT </w:instrText>
            </w:r>
            <w:r>
              <w:fldChar w:fldCharType="separate"/>
            </w:r>
            <w:r w:rsidR="00044A4C" w:rsidRPr="00AB1781">
              <w:t>K</w:t>
            </w:r>
            <w:r w:rsidR="00044A4C">
              <w:t>athisma 5</w:t>
            </w:r>
            <w:r>
              <w:fldChar w:fldCharType="end"/>
            </w:r>
            <w:r>
              <w:t xml:space="preserve">, </w:t>
            </w:r>
            <w:r>
              <w:fldChar w:fldCharType="begin"/>
            </w:r>
            <w:r>
              <w:instrText xml:space="preserve"> REF _Ref435438548 \h  \* MERGEFORMAT </w:instrText>
            </w:r>
            <w:r>
              <w:fldChar w:fldCharType="separate"/>
            </w:r>
            <w:r w:rsidR="00044A4C" w:rsidRPr="00AB1781">
              <w:t>K</w:t>
            </w:r>
            <w:r w:rsidR="00044A4C">
              <w:t>athisma 6</w:t>
            </w:r>
            <w:r>
              <w:fldChar w:fldCharType="end"/>
            </w:r>
          </w:p>
          <w:p w14:paraId="26164726" w14:textId="77777777" w:rsidR="000B1D6D" w:rsidRDefault="000B1D6D" w:rsidP="000B1D6D"/>
        </w:tc>
        <w:tc>
          <w:tcPr>
            <w:tcW w:w="1349" w:type="dxa"/>
          </w:tcPr>
          <w:p w14:paraId="3FB43F31" w14:textId="234AD057" w:rsidR="000B1D6D" w:rsidRDefault="000B1D6D" w:rsidP="000B1D6D">
            <w:r>
              <w:fldChar w:fldCharType="begin"/>
            </w:r>
            <w:r>
              <w:instrText xml:space="preserve"> REF _Ref435990010 \h </w:instrText>
            </w:r>
            <w:r>
              <w:fldChar w:fldCharType="separate"/>
            </w:r>
            <w:r w:rsidR="00044A4C">
              <w:t>Kathisma 7</w:t>
            </w:r>
            <w:r>
              <w:fldChar w:fldCharType="end"/>
            </w:r>
          </w:p>
        </w:tc>
        <w:tc>
          <w:tcPr>
            <w:tcW w:w="1349" w:type="dxa"/>
          </w:tcPr>
          <w:p w14:paraId="00E91219" w14:textId="4E8F566E" w:rsidR="000B1D6D" w:rsidRDefault="000B1D6D" w:rsidP="000B1D6D">
            <w:r>
              <w:fldChar w:fldCharType="begin"/>
            </w:r>
            <w:r>
              <w:instrText xml:space="preserve"> REF _Ref435438564 \h </w:instrText>
            </w:r>
            <w:r>
              <w:fldChar w:fldCharType="separate"/>
            </w:r>
            <w:r w:rsidR="00044A4C" w:rsidRPr="00AB1781">
              <w:t>K</w:t>
            </w:r>
            <w:r w:rsidR="00044A4C">
              <w:t>athisma 8</w:t>
            </w:r>
            <w:r>
              <w:fldChar w:fldCharType="end"/>
            </w:r>
          </w:p>
        </w:tc>
        <w:tc>
          <w:tcPr>
            <w:tcW w:w="1349" w:type="dxa"/>
          </w:tcPr>
          <w:p w14:paraId="0867EDA7" w14:textId="1AE3958A" w:rsidR="000B1D6D" w:rsidRDefault="000B1D6D" w:rsidP="000B1D6D">
            <w:r>
              <w:fldChar w:fldCharType="begin"/>
            </w:r>
            <w:r>
              <w:instrText xml:space="preserve"> REF _Ref435438574 \h </w:instrText>
            </w:r>
            <w:r>
              <w:fldChar w:fldCharType="separate"/>
            </w:r>
            <w:r w:rsidR="00044A4C" w:rsidRPr="00AB1781">
              <w:t>K</w:t>
            </w:r>
            <w:r w:rsidR="00044A4C">
              <w:t>athisma 9</w:t>
            </w:r>
            <w:r>
              <w:fldChar w:fldCharType="end"/>
            </w:r>
          </w:p>
        </w:tc>
        <w:tc>
          <w:tcPr>
            <w:tcW w:w="1397" w:type="dxa"/>
          </w:tcPr>
          <w:p w14:paraId="1614C55C" w14:textId="72C049E1" w:rsidR="000B1D6D" w:rsidRDefault="000B1D6D" w:rsidP="000B1D6D">
            <w:r>
              <w:fldChar w:fldCharType="begin"/>
            </w:r>
            <w:r>
              <w:instrText xml:space="preserve"> REF _Ref435438582 \h  \* MERGEFORMAT </w:instrText>
            </w:r>
            <w:r>
              <w:fldChar w:fldCharType="separate"/>
            </w:r>
            <w:r w:rsidR="00044A4C" w:rsidRPr="00AB1781">
              <w:t>K</w:t>
            </w:r>
            <w:r w:rsidR="00044A4C">
              <w:t>athisma 10</w:t>
            </w:r>
            <w:r>
              <w:fldChar w:fldCharType="end"/>
            </w:r>
          </w:p>
        </w:tc>
        <w:tc>
          <w:tcPr>
            <w:tcW w:w="1053" w:type="dxa"/>
          </w:tcPr>
          <w:p w14:paraId="35E42769" w14:textId="52D972D1" w:rsidR="000B1D6D" w:rsidRDefault="000B1D6D" w:rsidP="000B1D6D">
            <w:r>
              <w:fldChar w:fldCharType="begin"/>
            </w:r>
            <w:r>
              <w:instrText xml:space="preserve"> REF _Ref435438587 \h  \* MERGEFORMAT </w:instrText>
            </w:r>
            <w:r>
              <w:fldChar w:fldCharType="separate"/>
            </w:r>
            <w:r w:rsidR="00044A4C" w:rsidRPr="00AB1781">
              <w:t>K</w:t>
            </w:r>
            <w:r w:rsidR="00044A4C">
              <w:t>athisma</w:t>
            </w:r>
            <w:r w:rsidR="00044A4C" w:rsidRPr="00AB1781">
              <w:t xml:space="preserve"> 1</w:t>
            </w:r>
            <w:r w:rsidR="00044A4C">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657F5679" w:rsidR="000B1D6D" w:rsidRDefault="000B1D6D" w:rsidP="000B1D6D">
            <w:r>
              <w:fldChar w:fldCharType="begin"/>
            </w:r>
            <w:r>
              <w:instrText xml:space="preserve"> REF _Ref435990025 \h </w:instrText>
            </w:r>
            <w:r>
              <w:fldChar w:fldCharType="separate"/>
            </w:r>
            <w:r w:rsidR="00044A4C">
              <w:t>Kathisma 12</w:t>
            </w:r>
            <w:r>
              <w:fldChar w:fldCharType="end"/>
            </w:r>
          </w:p>
        </w:tc>
        <w:tc>
          <w:tcPr>
            <w:tcW w:w="1349" w:type="dxa"/>
          </w:tcPr>
          <w:p w14:paraId="28ECDB90" w14:textId="3F0AB39C" w:rsidR="000B1D6D" w:rsidRDefault="000B1D6D" w:rsidP="000B1D6D"/>
        </w:tc>
        <w:tc>
          <w:tcPr>
            <w:tcW w:w="1349" w:type="dxa"/>
          </w:tcPr>
          <w:p w14:paraId="21AFE0AE" w14:textId="55DB2128" w:rsidR="000B1D6D" w:rsidRDefault="000B1D6D" w:rsidP="000B1D6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49" w:type="dxa"/>
          </w:tcPr>
          <w:p w14:paraId="734B43FB" w14:textId="2E7A4CAB" w:rsidR="000B1D6D" w:rsidRDefault="000B1D6D" w:rsidP="000B1D6D">
            <w:r>
              <w:fldChar w:fldCharType="begin"/>
            </w:r>
            <w:r>
              <w:instrText xml:space="preserve"> REF _Ref435438613 \h </w:instrText>
            </w:r>
            <w:r>
              <w:fldChar w:fldCharType="separate"/>
            </w:r>
            <w:r w:rsidR="00044A4C" w:rsidRPr="00AB1781">
              <w:t>K</w:t>
            </w:r>
            <w:r w:rsidR="00044A4C">
              <w:t>athisma</w:t>
            </w:r>
            <w:r w:rsidR="00044A4C" w:rsidRPr="00AB1781">
              <w:t xml:space="preserve"> 1</w:t>
            </w:r>
            <w:r w:rsidR="00044A4C">
              <w:t>4</w:t>
            </w:r>
            <w:r>
              <w:fldChar w:fldCharType="end"/>
            </w:r>
          </w:p>
        </w:tc>
        <w:tc>
          <w:tcPr>
            <w:tcW w:w="1397" w:type="dxa"/>
          </w:tcPr>
          <w:p w14:paraId="297BED0B" w14:textId="5588A4BD" w:rsidR="000B1D6D" w:rsidRDefault="000B1D6D" w:rsidP="000B1D6D">
            <w:r>
              <w:fldChar w:fldCharType="begin"/>
            </w:r>
            <w:r>
              <w:instrText xml:space="preserve"> REF _Ref435438622 \h </w:instrText>
            </w:r>
            <w:r>
              <w:fldChar w:fldCharType="separate"/>
            </w:r>
            <w:r w:rsidR="00044A4C" w:rsidRPr="00AB1781">
              <w:t>K</w:t>
            </w:r>
            <w:r w:rsidR="00044A4C">
              <w:t>athisma</w:t>
            </w:r>
            <w:r w:rsidR="00044A4C" w:rsidRPr="00AB1781">
              <w:t xml:space="preserve"> 1</w:t>
            </w:r>
            <w:r w:rsidR="00044A4C">
              <w:t>5</w:t>
            </w:r>
            <w:r>
              <w:fldChar w:fldCharType="end"/>
            </w:r>
          </w:p>
        </w:tc>
        <w:tc>
          <w:tcPr>
            <w:tcW w:w="1053" w:type="dxa"/>
          </w:tcPr>
          <w:p w14:paraId="12419863" w14:textId="6D5F3B4C" w:rsidR="000B1D6D" w:rsidRDefault="000B1D6D" w:rsidP="000B1D6D">
            <w:r>
              <w:fldChar w:fldCharType="begin"/>
            </w:r>
            <w:r>
              <w:instrText xml:space="preserve"> REF _Ref435990041 \h </w:instrText>
            </w:r>
            <w:r>
              <w:fldChar w:fldCharType="separate"/>
            </w:r>
            <w:r w:rsidR="00044A4C">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194C87DA" w:rsidR="000B1D6D" w:rsidRDefault="000B1D6D" w:rsidP="00336170">
            <w:r>
              <w:fldChar w:fldCharType="begin"/>
            </w:r>
            <w:r>
              <w:instrText xml:space="preserve"> REF _Ref435438658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w:t>
            </w:r>
          </w:p>
          <w:p w14:paraId="761F72EF" w14:textId="4F85BC35" w:rsidR="00D44900" w:rsidRDefault="000B1D6D" w:rsidP="00D44900">
            <w:r>
              <w:fldChar w:fldCharType="begin"/>
            </w:r>
            <w:r>
              <w:instrText xml:space="preserve"> REF _Ref435438665 \h  \* MERGEFORMAT </w:instrText>
            </w:r>
            <w:r>
              <w:fldChar w:fldCharType="separate"/>
            </w:r>
            <w:r w:rsidR="00044A4C" w:rsidRPr="00AB1781">
              <w:t>K</w:t>
            </w:r>
            <w:r w:rsidR="00044A4C">
              <w:t>athisma 20</w:t>
            </w:r>
            <w:r>
              <w:fldChar w:fldCharType="end"/>
            </w:r>
            <w:r>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p>
          <w:p w14:paraId="5D7486A3" w14:textId="6375D308" w:rsidR="000B1D6D" w:rsidRDefault="000B1D6D" w:rsidP="00336170"/>
        </w:tc>
        <w:tc>
          <w:tcPr>
            <w:tcW w:w="1349" w:type="dxa"/>
          </w:tcPr>
          <w:p w14:paraId="5A5E0310" w14:textId="7A2978E0" w:rsidR="000B1D6D" w:rsidRDefault="000B1D6D" w:rsidP="000B1D6D">
            <w:r>
              <w:fldChar w:fldCharType="begin"/>
            </w:r>
            <w:r>
              <w:instrText xml:space="preserve"> REF _Ref435438475 \h </w:instrText>
            </w:r>
            <w:r>
              <w:fldChar w:fldCharType="separate"/>
            </w:r>
            <w:r w:rsidR="00044A4C" w:rsidRPr="00AB1781">
              <w:t>K</w:t>
            </w:r>
            <w:r w:rsidR="00044A4C">
              <w:t>athisma 2</w:t>
            </w:r>
            <w:r>
              <w:fldChar w:fldCharType="end"/>
            </w:r>
          </w:p>
        </w:tc>
        <w:tc>
          <w:tcPr>
            <w:tcW w:w="1349" w:type="dxa"/>
          </w:tcPr>
          <w:p w14:paraId="63A87392" w14:textId="309DBE34" w:rsidR="000B1D6D" w:rsidRDefault="000B1D6D" w:rsidP="000B1D6D">
            <w:r>
              <w:fldChar w:fldCharType="begin"/>
            </w:r>
            <w:r>
              <w:instrText xml:space="preserve"> REF _Ref435438484 \h </w:instrText>
            </w:r>
            <w:r>
              <w:fldChar w:fldCharType="separate"/>
            </w:r>
            <w:r w:rsidR="00044A4C" w:rsidRPr="00AB1781">
              <w:t>K</w:t>
            </w:r>
            <w:r w:rsidR="00044A4C">
              <w:t>athisma 3</w:t>
            </w:r>
            <w:r>
              <w:fldChar w:fldCharType="end"/>
            </w:r>
          </w:p>
        </w:tc>
        <w:tc>
          <w:tcPr>
            <w:tcW w:w="1349" w:type="dxa"/>
          </w:tcPr>
          <w:p w14:paraId="5066A46B" w14:textId="30B74596" w:rsidR="000B1D6D" w:rsidRDefault="000B1D6D" w:rsidP="000B1D6D">
            <w:r>
              <w:fldChar w:fldCharType="begin"/>
            </w:r>
            <w:r>
              <w:instrText xml:space="preserve"> REF _Ref435989991 \h </w:instrText>
            </w:r>
            <w:r>
              <w:fldChar w:fldCharType="separate"/>
            </w:r>
            <w:r w:rsidR="00044A4C">
              <w:t>Kathisma 4</w:t>
            </w:r>
            <w:r>
              <w:fldChar w:fldCharType="end"/>
            </w:r>
          </w:p>
        </w:tc>
        <w:tc>
          <w:tcPr>
            <w:tcW w:w="1397" w:type="dxa"/>
          </w:tcPr>
          <w:p w14:paraId="0CBE8ACB" w14:textId="0A8B7536" w:rsidR="000B1D6D" w:rsidRDefault="000B1D6D" w:rsidP="000B1D6D">
            <w:r>
              <w:fldChar w:fldCharType="begin"/>
            </w:r>
            <w:r>
              <w:instrText xml:space="preserve"> REF _Ref435438533 \h </w:instrText>
            </w:r>
            <w:r>
              <w:fldChar w:fldCharType="separate"/>
            </w:r>
            <w:r w:rsidR="00044A4C" w:rsidRPr="00AB1781">
              <w:t>K</w:t>
            </w:r>
            <w:r w:rsidR="00044A4C">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5E7E2" w:rsidR="000B1D6D" w:rsidRDefault="000B1D6D" w:rsidP="000B1D6D">
            <w:r>
              <w:fldChar w:fldCharType="begin"/>
            </w:r>
            <w:r>
              <w:instrText xml:space="preserve"> REF _Ref435438548 \h </w:instrText>
            </w:r>
            <w:r>
              <w:fldChar w:fldCharType="separate"/>
            </w:r>
            <w:r w:rsidR="00044A4C" w:rsidRPr="00AB1781">
              <w:t>K</w:t>
            </w:r>
            <w:r w:rsidR="00044A4C">
              <w:t>athisma 6</w:t>
            </w:r>
            <w:r>
              <w:fldChar w:fldCharType="end"/>
            </w:r>
            <w:r>
              <w:t>,</w:t>
            </w:r>
          </w:p>
          <w:p w14:paraId="4FDC4FF4" w14:textId="27CAF8C4" w:rsidR="000B1D6D" w:rsidRDefault="000B1D6D" w:rsidP="000B1D6D">
            <w:r>
              <w:fldChar w:fldCharType="begin"/>
            </w:r>
            <w:r>
              <w:instrText xml:space="preserve"> REF _Ref435990010 \h </w:instrText>
            </w:r>
            <w:r>
              <w:fldChar w:fldCharType="separate"/>
            </w:r>
            <w:r w:rsidR="00044A4C">
              <w:t>Kathisma 7</w:t>
            </w:r>
            <w:r>
              <w:fldChar w:fldCharType="end"/>
            </w:r>
            <w:r>
              <w:t>,</w:t>
            </w:r>
          </w:p>
          <w:p w14:paraId="5BB7EA2C" w14:textId="78CC1076" w:rsidR="000B1D6D" w:rsidRDefault="000B1D6D" w:rsidP="000B1D6D">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349" w:type="dxa"/>
          </w:tcPr>
          <w:p w14:paraId="399F8E6C" w14:textId="0B37CCC4" w:rsidR="000B1D6D" w:rsidRDefault="000B1D6D" w:rsidP="000B1D6D">
            <w:r>
              <w:fldChar w:fldCharType="begin"/>
            </w:r>
            <w:r>
              <w:instrText xml:space="preserve"> REF _Ref435438574 \h </w:instrText>
            </w:r>
            <w:r>
              <w:fldChar w:fldCharType="separate"/>
            </w:r>
            <w:r w:rsidR="00044A4C" w:rsidRPr="00AB1781">
              <w:t>K</w:t>
            </w:r>
            <w:r w:rsidR="00044A4C">
              <w:t>athisma 9</w:t>
            </w:r>
            <w:r>
              <w:fldChar w:fldCharType="end"/>
            </w:r>
          </w:p>
        </w:tc>
        <w:tc>
          <w:tcPr>
            <w:tcW w:w="1349" w:type="dxa"/>
          </w:tcPr>
          <w:p w14:paraId="3927A96A" w14:textId="4576436A" w:rsidR="000B1D6D" w:rsidRDefault="000B1D6D" w:rsidP="000B1D6D">
            <w:r>
              <w:fldChar w:fldCharType="begin"/>
            </w:r>
            <w:r>
              <w:instrText xml:space="preserve"> REF _Ref435438582 \h </w:instrText>
            </w:r>
            <w:r>
              <w:fldChar w:fldCharType="separate"/>
            </w:r>
            <w:r w:rsidR="00044A4C" w:rsidRPr="00AB1781">
              <w:t>K</w:t>
            </w:r>
            <w:r w:rsidR="00044A4C">
              <w:t>athisma 10</w:t>
            </w:r>
            <w:r>
              <w:fldChar w:fldCharType="end"/>
            </w:r>
          </w:p>
        </w:tc>
        <w:tc>
          <w:tcPr>
            <w:tcW w:w="1349" w:type="dxa"/>
          </w:tcPr>
          <w:p w14:paraId="419B1BBA" w14:textId="3AAA8246" w:rsidR="000B1D6D" w:rsidRDefault="000B1D6D" w:rsidP="000B1D6D">
            <w:r>
              <w:fldChar w:fldCharType="begin"/>
            </w:r>
            <w:r>
              <w:instrText xml:space="preserve"> REF _Ref435438587 \h </w:instrText>
            </w:r>
            <w:r>
              <w:fldChar w:fldCharType="separate"/>
            </w:r>
            <w:r w:rsidR="00044A4C" w:rsidRPr="00AB1781">
              <w:t>K</w:t>
            </w:r>
            <w:r w:rsidR="00044A4C">
              <w:t>athisma</w:t>
            </w:r>
            <w:r w:rsidR="00044A4C" w:rsidRPr="00AB1781">
              <w:t xml:space="preserve"> 1</w:t>
            </w:r>
            <w:r w:rsidR="00044A4C">
              <w:t>1</w:t>
            </w:r>
            <w:r>
              <w:fldChar w:fldCharType="end"/>
            </w:r>
          </w:p>
        </w:tc>
        <w:tc>
          <w:tcPr>
            <w:tcW w:w="1397" w:type="dxa"/>
          </w:tcPr>
          <w:p w14:paraId="76838EB3" w14:textId="5F89BFA0" w:rsidR="000B1D6D" w:rsidRDefault="000B1D6D" w:rsidP="000B1D6D">
            <w:r>
              <w:fldChar w:fldCharType="begin"/>
            </w:r>
            <w:r>
              <w:instrText xml:space="preserve"> REF _Ref435990025 \h </w:instrText>
            </w:r>
            <w:r>
              <w:fldChar w:fldCharType="separate"/>
            </w:r>
            <w:r w:rsidR="00044A4C">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0DCFBA2A" w:rsidR="000B1D6D" w:rsidRDefault="000B1D6D" w:rsidP="000B1D6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4F3A59D1" w14:textId="77777777" w:rsidR="000B1D6D" w:rsidRDefault="000B1D6D" w:rsidP="000B1D6D"/>
        </w:tc>
        <w:tc>
          <w:tcPr>
            <w:tcW w:w="1349" w:type="dxa"/>
          </w:tcPr>
          <w:p w14:paraId="0C9483B1" w14:textId="1B9DC6D5" w:rsidR="000B1D6D" w:rsidRDefault="000B1D6D" w:rsidP="000B1D6D">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c>
          <w:tcPr>
            <w:tcW w:w="1349" w:type="dxa"/>
          </w:tcPr>
          <w:p w14:paraId="388CCBD5" w14:textId="5E7625C2" w:rsidR="000B1D6D" w:rsidRDefault="000B1D6D" w:rsidP="000B1D6D">
            <w:r>
              <w:fldChar w:fldCharType="begin"/>
            </w:r>
            <w:r>
              <w:instrText xml:space="preserve"> REF _Ref435438665 \h </w:instrText>
            </w:r>
            <w:r>
              <w:fldChar w:fldCharType="separate"/>
            </w:r>
            <w:r w:rsidR="00044A4C" w:rsidRPr="00AB1781">
              <w:t>K</w:t>
            </w:r>
            <w:r w:rsidR="00044A4C">
              <w:t>athisma 20</w:t>
            </w:r>
            <w:r>
              <w:fldChar w:fldCharType="end"/>
            </w:r>
          </w:p>
        </w:tc>
        <w:tc>
          <w:tcPr>
            <w:tcW w:w="1397" w:type="dxa"/>
          </w:tcPr>
          <w:p w14:paraId="0C747C81" w14:textId="77777777" w:rsidR="000B1D6D" w:rsidRDefault="000B1D6D" w:rsidP="000B1D6D"/>
        </w:tc>
        <w:tc>
          <w:tcPr>
            <w:tcW w:w="1053" w:type="dxa"/>
          </w:tcPr>
          <w:p w14:paraId="6BD91755" w14:textId="47174A59" w:rsidR="000B1D6D" w:rsidRDefault="000B1D6D" w:rsidP="000B1D6D">
            <w:r>
              <w:fldChar w:fldCharType="begin"/>
            </w:r>
            <w:r>
              <w:instrText xml:space="preserve"> REF _Ref435990063 \h </w:instrText>
            </w:r>
            <w:r>
              <w:fldChar w:fldCharType="separate"/>
            </w:r>
            <w:r w:rsidR="00044A4C">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27CED626" w:rsidR="000B1D6D" w:rsidRDefault="000B1D6D" w:rsidP="000B1D6D">
            <w:r>
              <w:fldChar w:fldCharType="begin"/>
            </w:r>
            <w:r>
              <w:instrText xml:space="preserve"> REF _Ref435990041 \h </w:instrText>
            </w:r>
            <w:r>
              <w:fldChar w:fldCharType="separate"/>
            </w:r>
            <w:r w:rsidR="00044A4C">
              <w:t>Kathisma 16</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0210B1C8" w:rsidR="000B1D6D" w:rsidRDefault="00D44900" w:rsidP="00336170">
            <w:r>
              <w:fldChar w:fldCharType="begin"/>
            </w:r>
            <w:r>
              <w:instrText xml:space="preserve"> REF _Ref439535283 \h </w:instrText>
            </w:r>
            <w:r>
              <w:fldChar w:fldCharType="separate"/>
            </w:r>
            <w:r w:rsidR="00044A4C">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62D91E3D" w:rsidR="00860FCB" w:rsidRDefault="00860FCB" w:rsidP="000B1D6D">
            <w:pPr>
              <w:jc w:val="left"/>
            </w:pPr>
            <w:r>
              <w:fldChar w:fldCharType="begin"/>
            </w:r>
            <w:r>
              <w:instrText xml:space="preserve"> REF _Ref435438475 \h  \* MERGEFORMAT </w:instrText>
            </w:r>
            <w:r>
              <w:fldChar w:fldCharType="separate"/>
            </w:r>
            <w:r w:rsidR="00044A4C" w:rsidRPr="00AB1781">
              <w:t>K</w:t>
            </w:r>
            <w:r w:rsidR="00044A4C">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44A4C" w:rsidRPr="00AB1781">
              <w:t>K</w:t>
            </w:r>
            <w:r w:rsidR="00044A4C">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AEEE4A6"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44A4C">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44A4C" w:rsidRPr="00AB1781">
              <w:t>K</w:t>
            </w:r>
            <w:r w:rsidR="00044A4C">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44A4C" w:rsidRPr="00AB1781">
              <w:t>K</w:t>
            </w:r>
            <w:r w:rsidR="00044A4C">
              <w:t>athisma 6</w:t>
            </w:r>
            <w:r w:rsidR="00860FCB">
              <w:fldChar w:fldCharType="end"/>
            </w:r>
          </w:p>
        </w:tc>
        <w:tc>
          <w:tcPr>
            <w:tcW w:w="1897" w:type="dxa"/>
          </w:tcPr>
          <w:p w14:paraId="7DB9D2A0" w14:textId="744F7B37" w:rsidR="00860FCB" w:rsidRDefault="00926985" w:rsidP="0044639B">
            <w:r>
              <w:fldChar w:fldCharType="begin"/>
            </w:r>
            <w:r>
              <w:instrText xml:space="preserve"> REF _Ref435990010 \h </w:instrText>
            </w:r>
            <w:r w:rsidR="000B1D6D">
              <w:instrText xml:space="preserve"> \* MERGEFORMAT </w:instrText>
            </w:r>
            <w:r>
              <w:fldChar w:fldCharType="separate"/>
            </w:r>
            <w:r w:rsidR="00044A4C">
              <w:t>Kathisma 7</w:t>
            </w:r>
            <w:r>
              <w:fldChar w:fldCharType="end"/>
            </w:r>
          </w:p>
        </w:tc>
        <w:tc>
          <w:tcPr>
            <w:tcW w:w="1897" w:type="dxa"/>
          </w:tcPr>
          <w:p w14:paraId="5CD23E42" w14:textId="4AC72688" w:rsidR="00860FCB" w:rsidRDefault="00860FCB" w:rsidP="0044639B">
            <w:r>
              <w:fldChar w:fldCharType="begin"/>
            </w:r>
            <w:r>
              <w:instrText xml:space="preserve"> REF _Ref435438564 \h </w:instrText>
            </w:r>
            <w:r w:rsidR="000B1D6D">
              <w:instrText xml:space="preserve"> \* MERGEFORMAT </w:instrText>
            </w:r>
            <w:r>
              <w:fldChar w:fldCharType="separate"/>
            </w:r>
            <w:r w:rsidR="00044A4C" w:rsidRPr="00AB1781">
              <w:t>K</w:t>
            </w:r>
            <w:r w:rsidR="00044A4C">
              <w:t>athisma 8</w:t>
            </w:r>
            <w:r>
              <w:fldChar w:fldCharType="end"/>
            </w:r>
          </w:p>
        </w:tc>
        <w:tc>
          <w:tcPr>
            <w:tcW w:w="1626" w:type="dxa"/>
          </w:tcPr>
          <w:p w14:paraId="19B7455E" w14:textId="32BDD428"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40377939"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44A4C" w:rsidRPr="00AB1781">
              <w:t>K</w:t>
            </w:r>
            <w:r w:rsidR="00044A4C">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c>
          <w:tcPr>
            <w:tcW w:w="1897" w:type="dxa"/>
          </w:tcPr>
          <w:p w14:paraId="21C0D0D2" w14:textId="4DED098C"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44A4C">
              <w:t>Kathisma 12</w:t>
            </w:r>
            <w:r w:rsidRPr="00926985">
              <w:fldChar w:fldCharType="end"/>
            </w:r>
          </w:p>
        </w:tc>
        <w:tc>
          <w:tcPr>
            <w:tcW w:w="1897" w:type="dxa"/>
          </w:tcPr>
          <w:p w14:paraId="7D17BE62" w14:textId="50D35F6F" w:rsidR="00860FCB" w:rsidRDefault="00860FCB" w:rsidP="0044639B">
            <w:r>
              <w:fldChar w:fldCharType="begin"/>
            </w:r>
            <w:r>
              <w:instrText xml:space="preserve"> REF _Ref435438606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626" w:type="dxa"/>
          </w:tcPr>
          <w:p w14:paraId="699A0621" w14:textId="6D1BFCDB"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F8803E" w:rsidR="00860FCB" w:rsidRDefault="00860FCB" w:rsidP="000B1D6D">
            <w:pPr>
              <w:jc w:val="left"/>
            </w:pP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44A4C">
              <w:t>Kathisma 16</w:t>
            </w:r>
            <w:r w:rsidR="00926985">
              <w:fldChar w:fldCharType="end"/>
            </w:r>
          </w:p>
        </w:tc>
        <w:tc>
          <w:tcPr>
            <w:tcW w:w="1897" w:type="dxa"/>
          </w:tcPr>
          <w:p w14:paraId="3852DD66" w14:textId="30DAD89B" w:rsidR="00860FCB" w:rsidRDefault="00860FCB" w:rsidP="0044639B">
            <w:r>
              <w:fldChar w:fldCharType="begin"/>
            </w:r>
            <w:r>
              <w:instrText xml:space="preserve"> REF _Ref435438658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p>
        </w:tc>
        <w:tc>
          <w:tcPr>
            <w:tcW w:w="1897" w:type="dxa"/>
          </w:tcPr>
          <w:p w14:paraId="5E045184" w14:textId="6083A857" w:rsidR="00860FCB" w:rsidRDefault="00860FCB" w:rsidP="0044639B">
            <w:r>
              <w:fldChar w:fldCharType="begin"/>
            </w:r>
            <w:r>
              <w:instrText xml:space="preserve"> REF _Ref435438665 \h </w:instrText>
            </w:r>
            <w:r w:rsidR="000B1D6D">
              <w:instrText xml:space="preserve"> \* MERGEFORMAT </w:instrText>
            </w:r>
            <w:r>
              <w:fldChar w:fldCharType="separate"/>
            </w:r>
            <w:r w:rsidR="00044A4C" w:rsidRPr="00AB1781">
              <w:t>K</w:t>
            </w:r>
            <w:r w:rsidR="00044A4C">
              <w:t>athisma 20</w:t>
            </w:r>
            <w:r>
              <w:fldChar w:fldCharType="end"/>
            </w:r>
          </w:p>
        </w:tc>
        <w:tc>
          <w:tcPr>
            <w:tcW w:w="1626" w:type="dxa"/>
          </w:tcPr>
          <w:p w14:paraId="3107D5D5" w14:textId="56FF6686"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BA386D8"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44A4C">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5" w:name="_Ref436249665"/>
      <w:bookmarkStart w:id="216" w:name="_Ref435989970"/>
      <w:r w:rsidR="002F2287">
        <w:br w:type="page"/>
      </w:r>
      <w:bookmarkEnd w:id="215"/>
    </w:p>
    <w:p w14:paraId="2F3CFB28" w14:textId="23DA9205" w:rsidR="00D44900" w:rsidRDefault="00D44900" w:rsidP="00D44900">
      <w:pPr>
        <w:pStyle w:val="Heading2"/>
      </w:pPr>
      <w:bookmarkStart w:id="217" w:name="_Toc448696627"/>
      <w:r>
        <w:lastRenderedPageBreak/>
        <w:t>The Psalms</w:t>
      </w:r>
      <w:bookmarkEnd w:id="217"/>
    </w:p>
    <w:p w14:paraId="5D1E6FC7" w14:textId="06BF4D7B" w:rsidR="003A7286" w:rsidRDefault="003A7286" w:rsidP="003A7286">
      <w:pPr>
        <w:pStyle w:val="Heading3"/>
      </w:pPr>
      <w:bookmarkStart w:id="218" w:name="_Ref439535283"/>
      <w:r>
        <w:t>Kathisma 1</w:t>
      </w:r>
      <w:bookmarkEnd w:id="216"/>
      <w:bookmarkEnd w:id="218"/>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19" w:name="_Ref412098127"/>
      <w:r>
        <w:t xml:space="preserve">Psalm 1: </w:t>
      </w:r>
      <w:r w:rsidR="005A728E">
        <w:t>“</w:t>
      </w:r>
      <w:r>
        <w:t>Blessed is the ma</w:t>
      </w:r>
      <w:r w:rsidR="00F017CA">
        <w:t>n”</w:t>
      </w:r>
      <w:bookmarkEnd w:id="219"/>
    </w:p>
    <w:p w14:paraId="15BC72C9" w14:textId="77777777" w:rsidR="00980D99" w:rsidRDefault="00980D99" w:rsidP="00E54261">
      <w:pPr>
        <w:jc w:val="center"/>
        <w:rPr>
          <w:b/>
        </w:rPr>
      </w:pPr>
      <w:r w:rsidRPr="00E54261">
        <w:rPr>
          <w:b/>
        </w:rPr>
        <w:t>The Two Ways: Tree or Dust</w:t>
      </w:r>
    </w:p>
    <w:p w14:paraId="798C55E5" w14:textId="0FC6F5FE" w:rsidR="00091E79" w:rsidRPr="00E54261" w:rsidRDefault="00F14AA6" w:rsidP="00091E79">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19"/>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3EBF12DA"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_Ref412098168 \h </w:instrText>
      </w:r>
      <w:r>
        <w:fldChar w:fldCharType="separate"/>
      </w:r>
      <w:r w:rsidR="00044A4C">
        <w:t>Psalm</w:t>
      </w:r>
      <w:r w:rsidR="00044A4C" w:rsidRPr="00AB1781">
        <w:t xml:space="preserve"> 2</w:t>
      </w:r>
      <w:r w:rsidR="00044A4C">
        <w:t>: “Why do the nations rage”</w:t>
      </w:r>
      <w:r>
        <w:fldChar w:fldCharType="end"/>
      </w:r>
      <w:r>
        <w:t xml:space="preserve">, on page </w:t>
      </w:r>
      <w:r>
        <w:fldChar w:fldCharType="begin"/>
      </w:r>
      <w:r>
        <w:instrText xml:space="preserve"> PAGEREF _Ref412098168 \h </w:instrText>
      </w:r>
      <w:r>
        <w:fldChar w:fldCharType="separate"/>
      </w:r>
      <w:r w:rsidR="00044A4C">
        <w:rPr>
          <w:noProof/>
        </w:rPr>
        <w:t>83</w:t>
      </w:r>
      <w:r>
        <w:fldChar w:fldCharType="end"/>
      </w:r>
      <w:r>
        <w:t>.</w:t>
      </w:r>
    </w:p>
    <w:p w14:paraId="5D0E6F55" w14:textId="63E886AD" w:rsidR="00E54261" w:rsidRPr="009C1C97" w:rsidRDefault="009C1C97" w:rsidP="00BF0205">
      <w:pPr>
        <w:pStyle w:val="Heading4"/>
      </w:pPr>
      <w:bookmarkStart w:id="220" w:name="_Ref412098168"/>
      <w:r>
        <w:t>Psalm</w:t>
      </w:r>
      <w:r w:rsidR="00E54261" w:rsidRPr="00AB1781">
        <w:t xml:space="preserve"> 2</w:t>
      </w:r>
      <w:r>
        <w:t xml:space="preserve">: </w:t>
      </w:r>
      <w:r w:rsidR="005A728E">
        <w:t>“</w:t>
      </w:r>
      <w:r>
        <w:t>Why do the nations rag</w:t>
      </w:r>
      <w:r w:rsidR="00F017CA">
        <w:t>e”</w:t>
      </w:r>
      <w:bookmarkEnd w:id="220"/>
    </w:p>
    <w:p w14:paraId="0DD205F8" w14:textId="77777777" w:rsidR="00E54261" w:rsidRDefault="00E54261" w:rsidP="007A1A59">
      <w:pPr>
        <w:jc w:val="center"/>
        <w:rPr>
          <w:b/>
        </w:rPr>
      </w:pPr>
      <w:r w:rsidRPr="007A1A59">
        <w:rPr>
          <w:b/>
        </w:rPr>
        <w:t>The Messianic Drama: Warnings to Rulers and Nations</w:t>
      </w:r>
    </w:p>
    <w:p w14:paraId="4D3BB8C2" w14:textId="273E88FD"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0"/>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1"/>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2"/>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3"/>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4"/>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185E03B6" w:rsidR="00F35AEA"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_Ref448061339 \h </w:instrText>
      </w:r>
      <w:r>
        <w:fldChar w:fldCharType="separate"/>
      </w:r>
      <w:r w:rsidR="00044A4C">
        <w:t>Psalm</w:t>
      </w:r>
      <w:r w:rsidR="00044A4C" w:rsidRPr="00AB1781">
        <w:t xml:space="preserve"> 3</w:t>
      </w:r>
      <w:r w:rsidR="00044A4C">
        <w:t>: “Lord, why have those that afflict me increased”</w:t>
      </w:r>
      <w:r>
        <w:fldChar w:fldCharType="end"/>
      </w:r>
      <w:r>
        <w:t xml:space="preserve">, on page </w:t>
      </w:r>
      <w:r>
        <w:fldChar w:fldCharType="begin"/>
      </w:r>
      <w:r>
        <w:instrText xml:space="preserve"> PAGEREF _Ref448061339 \h </w:instrText>
      </w:r>
      <w:r>
        <w:fldChar w:fldCharType="separate"/>
      </w:r>
      <w:r w:rsidR="00044A4C">
        <w:rPr>
          <w:noProof/>
        </w:rPr>
        <w:t>85</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1" w:name="_Ref412026989"/>
      <w:bookmarkStart w:id="222"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1"/>
      <w:bookmarkEnd w:id="222"/>
    </w:p>
    <w:p w14:paraId="0B7C065B" w14:textId="77777777" w:rsidR="00E54261" w:rsidRPr="007A1A59" w:rsidRDefault="00E54261" w:rsidP="007A1A59">
      <w:pPr>
        <w:jc w:val="center"/>
        <w:rPr>
          <w:b/>
        </w:rPr>
      </w:pPr>
      <w:r w:rsidRPr="007A1A59">
        <w:rPr>
          <w:b/>
        </w:rPr>
        <w:t>A Morning Prayer for Protection and Salvation</w:t>
      </w:r>
    </w:p>
    <w:p w14:paraId="300C7A0C" w14:textId="227D78EF"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25"/>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326397A8"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_Ref412025808 \h </w:instrText>
      </w:r>
      <w:r>
        <w:fldChar w:fldCharType="separate"/>
      </w:r>
      <w:r w:rsidR="00044A4C">
        <w:t>Psalm</w:t>
      </w:r>
      <w:r w:rsidR="00044A4C" w:rsidRPr="00AB1781">
        <w:t xml:space="preserve"> 4</w:t>
      </w:r>
      <w:r w:rsidR="00044A4C">
        <w:t>: “You heard me when I called”</w:t>
      </w:r>
      <w:r>
        <w:fldChar w:fldCharType="end"/>
      </w:r>
      <w:r>
        <w:t xml:space="preserve">, page </w:t>
      </w:r>
      <w:r>
        <w:fldChar w:fldCharType="begin"/>
      </w:r>
      <w:r>
        <w:instrText xml:space="preserve"> PAGEREF _Ref412025808 \h </w:instrText>
      </w:r>
      <w:r>
        <w:fldChar w:fldCharType="separate"/>
      </w:r>
      <w:r w:rsidR="00044A4C">
        <w:rPr>
          <w:noProof/>
        </w:rPr>
        <w:t>86</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44A4C">
        <w:t>Psalm</w:t>
      </w:r>
      <w:r w:rsidR="00044A4C" w:rsidRPr="00AB1781">
        <w:t xml:space="preserve"> 6</w:t>
      </w:r>
      <w:r w:rsidR="00044A4C">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44A4C">
        <w:rPr>
          <w:noProof/>
        </w:rPr>
        <w:t>88</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3"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3"/>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541AE77"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26"/>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27"/>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28"/>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29"/>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0"/>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1"/>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2"/>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3"/>
      </w:r>
    </w:p>
    <w:p w14:paraId="30E2736C" w14:textId="3DEB2BF8"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_Ref412098238 \h </w:instrText>
      </w:r>
      <w:r>
        <w:fldChar w:fldCharType="separate"/>
      </w:r>
      <w:r w:rsidR="00044A4C">
        <w:t>Psalm</w:t>
      </w:r>
      <w:r w:rsidR="00044A4C" w:rsidRPr="00AB1781">
        <w:t xml:space="preserve"> 5</w:t>
      </w:r>
      <w:r w:rsidR="00044A4C">
        <w:t>: “Give ear to my words, O Lord”</w:t>
      </w:r>
      <w:r>
        <w:fldChar w:fldCharType="end"/>
      </w:r>
      <w:r>
        <w:t xml:space="preserve">, page </w:t>
      </w:r>
      <w:r>
        <w:fldChar w:fldCharType="begin"/>
      </w:r>
      <w:r>
        <w:instrText xml:space="preserve"> PAGEREF _Ref412098238 \h </w:instrText>
      </w:r>
      <w:r>
        <w:fldChar w:fldCharType="separate"/>
      </w:r>
      <w:r w:rsidR="00044A4C">
        <w:rPr>
          <w:noProof/>
        </w:rPr>
        <w:t>87</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44A4C">
        <w:t>Psalm</w:t>
      </w:r>
      <w:r w:rsidR="00044A4C" w:rsidRPr="00AB1781">
        <w:t xml:space="preserve"> 6</w:t>
      </w:r>
      <w:r w:rsidR="00044A4C">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44A4C">
        <w:rPr>
          <w:noProof/>
        </w:rPr>
        <w:t>88</w:t>
      </w:r>
      <w:r w:rsidR="00B35B25">
        <w:fldChar w:fldCharType="end"/>
      </w:r>
      <w:r w:rsidR="00B35B25">
        <w:t>.</w:t>
      </w:r>
    </w:p>
    <w:p w14:paraId="20A6142B" w14:textId="54175D5B" w:rsidR="00E54261" w:rsidRPr="009C1C97" w:rsidRDefault="009C1C97" w:rsidP="00BF0205">
      <w:pPr>
        <w:pStyle w:val="Heading4"/>
      </w:pPr>
      <w:bookmarkStart w:id="224" w:name="_Ref412098238"/>
      <w:r>
        <w:t>Psalm</w:t>
      </w:r>
      <w:r w:rsidR="00E54261" w:rsidRPr="00AB1781">
        <w:t xml:space="preserve"> 5</w:t>
      </w:r>
      <w:r>
        <w:t xml:space="preserve">: </w:t>
      </w:r>
      <w:r w:rsidR="005A728E">
        <w:t>“</w:t>
      </w:r>
      <w:r w:rsidR="00F017CA">
        <w:t>Give ear to my words, O Lord”</w:t>
      </w:r>
      <w:bookmarkEnd w:id="224"/>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4A3312CE"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4"/>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35"/>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36"/>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lastRenderedPageBreak/>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37"/>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61FB10C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_Ref412025822 \h </w:instrText>
      </w:r>
      <w:r>
        <w:fldChar w:fldCharType="separate"/>
      </w:r>
      <w:r w:rsidR="00044A4C">
        <w:t>Psalm</w:t>
      </w:r>
      <w:r w:rsidR="00044A4C" w:rsidRPr="00AB1781">
        <w:t xml:space="preserve"> 6</w:t>
      </w:r>
      <w:r w:rsidR="00044A4C">
        <w:t>: “O Lord, rebuke me, but not in Your anger”</w:t>
      </w:r>
      <w:r>
        <w:fldChar w:fldCharType="end"/>
      </w:r>
      <w:r>
        <w:t xml:space="preserve">, page </w:t>
      </w:r>
      <w:r>
        <w:fldChar w:fldCharType="begin"/>
      </w:r>
      <w:r>
        <w:instrText xml:space="preserve"> PAGEREF _Ref412025822 \h </w:instrText>
      </w:r>
      <w:r>
        <w:fldChar w:fldCharType="separate"/>
      </w:r>
      <w:r w:rsidR="00044A4C">
        <w:rPr>
          <w:noProof/>
        </w:rPr>
        <w:t>88</w:t>
      </w:r>
      <w:r>
        <w:fldChar w:fldCharType="end"/>
      </w:r>
      <w:r>
        <w:t>.</w:t>
      </w:r>
    </w:p>
    <w:p w14:paraId="3514BA70" w14:textId="3F9FE953" w:rsidR="00E54261" w:rsidRPr="009C1C97" w:rsidRDefault="009C1C97" w:rsidP="00BF0205">
      <w:pPr>
        <w:pStyle w:val="Heading4"/>
      </w:pPr>
      <w:bookmarkStart w:id="225"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2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5947769"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38"/>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39"/>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0"/>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1"/>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6DC50CE6"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_Ref412098295 \h </w:instrText>
      </w:r>
      <w:r>
        <w:fldChar w:fldCharType="separate"/>
      </w:r>
      <w:r w:rsidR="00044A4C">
        <w:t>Psalm</w:t>
      </w:r>
      <w:r w:rsidR="00044A4C" w:rsidRPr="00AB1781">
        <w:t xml:space="preserve"> 8</w:t>
      </w:r>
      <w:r w:rsidR="00044A4C">
        <w:t>: “O Lord, our Lord, how wonderful is Your Name”</w:t>
      </w:r>
      <w:r>
        <w:fldChar w:fldCharType="end"/>
      </w:r>
      <w:r>
        <w:t xml:space="preserve">, page </w:t>
      </w:r>
      <w:r>
        <w:fldChar w:fldCharType="begin"/>
      </w:r>
      <w:r>
        <w:instrText xml:space="preserve"> PAGEREF _Ref412098295 \h </w:instrText>
      </w:r>
      <w:r>
        <w:fldChar w:fldCharType="separate"/>
      </w:r>
      <w:r w:rsidR="00044A4C">
        <w:rPr>
          <w:noProof/>
        </w:rPr>
        <w:t>91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44A4C">
        <w:t>Psalm</w:t>
      </w:r>
      <w:r w:rsidR="00044A4C" w:rsidRPr="00AB1781">
        <w:t xml:space="preserve"> 12</w:t>
      </w:r>
      <w:r w:rsidR="00044A4C">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44A4C">
        <w:rPr>
          <w:noProof/>
        </w:rPr>
        <w:t>96</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3"/>
      </w:r>
      <w:r w:rsidRPr="00AB1781">
        <w:t xml:space="preserve"> seize my soul like a lion,</w:t>
      </w:r>
      <w:r w:rsidRPr="00AB1781">
        <w:rPr>
          <w:rStyle w:val="FootnoteReference"/>
        </w:rPr>
        <w:footnoteReference w:id="44"/>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45"/>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4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47"/>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lastRenderedPageBreak/>
        <w:tab/>
        <w:t>and I will sing to the N</w:t>
      </w:r>
      <w:r w:rsidR="00E54261" w:rsidRPr="00AB1781">
        <w:t>ame of the Lord Most High.</w:t>
      </w:r>
    </w:p>
    <w:p w14:paraId="6E7D1CB8" w14:textId="56F39814" w:rsidR="00E54261" w:rsidRPr="009C1C97" w:rsidRDefault="009C1C97" w:rsidP="00BF0205">
      <w:pPr>
        <w:pStyle w:val="Heading4"/>
      </w:pPr>
      <w:bookmarkStart w:id="226"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2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53D1A98B"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48"/>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49"/>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0"/>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1"/>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4C65160D" w:rsidR="00F35AEA" w:rsidRDefault="00F35AEA" w:rsidP="00F35AEA">
      <w:pPr>
        <w:pStyle w:val="Rubric"/>
      </w:pPr>
      <w:r>
        <w:lastRenderedPageBreak/>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_Ref412098310 \h </w:instrText>
      </w:r>
      <w:r>
        <w:fldChar w:fldCharType="separate"/>
      </w:r>
      <w:r w:rsidR="00044A4C">
        <w:t>Psalm</w:t>
      </w:r>
      <w:r w:rsidR="00044A4C" w:rsidRPr="00AB1781">
        <w:t xml:space="preserve"> 11</w:t>
      </w:r>
      <w:r w:rsidR="00044A4C">
        <w:t>: “Save me, O Lord, for there is no saint left”</w:t>
      </w:r>
      <w:r>
        <w:fldChar w:fldCharType="end"/>
      </w:r>
      <w:r>
        <w:t xml:space="preserve">, page </w:t>
      </w:r>
      <w:r>
        <w:fldChar w:fldCharType="begin"/>
      </w:r>
      <w:r>
        <w:instrText xml:space="preserve"> PAGEREF _Ref412098310 \h </w:instrText>
      </w:r>
      <w:r>
        <w:fldChar w:fldCharType="separate"/>
      </w:r>
      <w:r w:rsidR="00044A4C">
        <w:rPr>
          <w:noProof/>
        </w:rPr>
        <w:t>96</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27" w:name="_Ref435438475"/>
      <w:r w:rsidRPr="00AB1781">
        <w:t>K</w:t>
      </w:r>
      <w:r>
        <w:t>athisma 2</w:t>
      </w:r>
      <w:bookmarkEnd w:id="227"/>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2"/>
      </w:r>
      <w:r w:rsidRPr="00AB1781">
        <w:t xml:space="preserve"> </w:t>
      </w:r>
      <w:r w:rsidR="001040C8">
        <w:t>You</w:t>
      </w:r>
      <w:r w:rsidR="0019202B">
        <w:rPr>
          <w:rStyle w:val="FootnoteReference"/>
        </w:rPr>
        <w:footnoteReference w:id="53"/>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4"/>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55"/>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lastRenderedPageBreak/>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56"/>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57"/>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lastRenderedPageBreak/>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58"/>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59"/>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lastRenderedPageBreak/>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0"/>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73F19213" w14:textId="77777777" w:rsidR="00435BD3" w:rsidRPr="00AB1781" w:rsidRDefault="00435BD3" w:rsidP="00435BD3">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28" w:name="_Ref412098310"/>
      <w:r>
        <w:lastRenderedPageBreak/>
        <w:t>Psalm</w:t>
      </w:r>
      <w:r w:rsidRPr="00AB1781">
        <w:t xml:space="preserve"> 11</w:t>
      </w:r>
      <w:r>
        <w:t xml:space="preserve">: </w:t>
      </w:r>
      <w:r w:rsidR="005A728E">
        <w:t>“</w:t>
      </w:r>
      <w:r>
        <w:t>Save me, O Lord, for there is no saint lef</w:t>
      </w:r>
      <w:r w:rsidR="005453DF">
        <w:t>t”</w:t>
      </w:r>
      <w:bookmarkEnd w:id="22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63E9D353"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1"/>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7D758174"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_Ref412025965 \h </w:instrText>
      </w:r>
      <w:r>
        <w:fldChar w:fldCharType="separate"/>
      </w:r>
      <w:r w:rsidR="00044A4C">
        <w:t>Psalm</w:t>
      </w:r>
      <w:r w:rsidR="00044A4C" w:rsidRPr="00AB1781">
        <w:t xml:space="preserve"> 12</w:t>
      </w:r>
      <w:r w:rsidR="00044A4C">
        <w:t>: “How long, O Lord, will You forget me”</w:t>
      </w:r>
      <w:r>
        <w:fldChar w:fldCharType="end"/>
      </w:r>
      <w:r>
        <w:t xml:space="preserve">, page </w:t>
      </w:r>
      <w:r>
        <w:fldChar w:fldCharType="begin"/>
      </w:r>
      <w:r>
        <w:instrText xml:space="preserve"> PAGEREF _Ref412025965 \h </w:instrText>
      </w:r>
      <w:r>
        <w:fldChar w:fldCharType="separate"/>
      </w:r>
      <w:r w:rsidR="00044A4C">
        <w:rPr>
          <w:noProof/>
        </w:rPr>
        <w:t>96</w:t>
      </w:r>
      <w:r>
        <w:fldChar w:fldCharType="end"/>
      </w:r>
      <w:r>
        <w:t>.</w:t>
      </w:r>
    </w:p>
    <w:p w14:paraId="14C73BB1" w14:textId="7218C759" w:rsidR="00435BD3" w:rsidRPr="00435BD3" w:rsidRDefault="00435BD3" w:rsidP="00BF0205">
      <w:pPr>
        <w:pStyle w:val="Heading4"/>
      </w:pPr>
      <w:bookmarkStart w:id="229"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2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06DFE9F5" w:rsidR="00F14AA6" w:rsidRDefault="00F14AA6" w:rsidP="00435BD3">
      <w:pPr>
        <w:pStyle w:val="Rubric"/>
      </w:pPr>
      <w:r>
        <w:lastRenderedPageBreak/>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BFF3C7E"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_Ref412098343 \h </w:instrText>
      </w:r>
      <w:r>
        <w:fldChar w:fldCharType="separate"/>
      </w:r>
      <w:r w:rsidR="00044A4C">
        <w:t>Psalm</w:t>
      </w:r>
      <w:r w:rsidR="00044A4C" w:rsidRPr="00AB1781">
        <w:t xml:space="preserve"> 14</w:t>
      </w:r>
      <w:r w:rsidR="00044A4C">
        <w:t>: “Lord, who can dwell in Your tabernacle”</w:t>
      </w:r>
      <w:r>
        <w:fldChar w:fldCharType="end"/>
      </w:r>
      <w:r>
        <w:t xml:space="preserve">, page </w:t>
      </w:r>
      <w:r>
        <w:fldChar w:fldCharType="begin"/>
      </w:r>
      <w:r>
        <w:instrText xml:space="preserve"> PAGEREF _Ref412098343 \h </w:instrText>
      </w:r>
      <w:r>
        <w:fldChar w:fldCharType="separate"/>
      </w:r>
      <w:r w:rsidR="00044A4C">
        <w:rPr>
          <w:noProof/>
        </w:rPr>
        <w:t>98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44A4C">
        <w:t>Psalm</w:t>
      </w:r>
      <w:r w:rsidR="00044A4C" w:rsidRPr="00AB1781">
        <w:t xml:space="preserve"> 15</w:t>
      </w:r>
      <w:r w:rsidR="00044A4C">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44A4C">
        <w:rPr>
          <w:noProof/>
        </w:rPr>
        <w:t>99</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44A4C">
        <w:t>Psalm</w:t>
      </w:r>
      <w:r w:rsidR="00044A4C" w:rsidRPr="00AB1781">
        <w:t xml:space="preserve"> 69</w:t>
      </w:r>
      <w:r w:rsidR="00044A4C">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44A4C">
        <w:rPr>
          <w:noProof/>
        </w:rPr>
        <w:t>184</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2"/>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48314559" w:rsidR="00435BD3" w:rsidRPr="00AB1781" w:rsidRDefault="00435BD3" w:rsidP="00435BD3">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lastRenderedPageBreak/>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3"/>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0" w:name="_Ref412098343"/>
      <w:r>
        <w:t>Psalm</w:t>
      </w:r>
      <w:r w:rsidRPr="00AB1781">
        <w:t xml:space="preserve"> 14</w:t>
      </w:r>
      <w:r>
        <w:t xml:space="preserve">: </w:t>
      </w:r>
      <w:r w:rsidR="005A728E">
        <w:t>“</w:t>
      </w:r>
      <w:r>
        <w:t xml:space="preserve">Lord, who can dwell in </w:t>
      </w:r>
      <w:r w:rsidR="00E570CB">
        <w:t>You</w:t>
      </w:r>
      <w:r w:rsidR="005453DF">
        <w:t>r tabernacle”</w:t>
      </w:r>
      <w:bookmarkEnd w:id="23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BC4D56D"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lastRenderedPageBreak/>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48FB0206"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_Ref412025981 \h </w:instrText>
      </w:r>
      <w:r>
        <w:fldChar w:fldCharType="separate"/>
      </w:r>
      <w:r w:rsidR="00044A4C">
        <w:t>Psalm</w:t>
      </w:r>
      <w:r w:rsidR="00044A4C" w:rsidRPr="00AB1781">
        <w:t xml:space="preserve"> 15</w:t>
      </w:r>
      <w:r w:rsidR="00044A4C">
        <w:t>: “Keep me, O Lord, I hope in You”</w:t>
      </w:r>
      <w:r>
        <w:fldChar w:fldCharType="end"/>
      </w:r>
      <w:r>
        <w:t xml:space="preserve">, page </w:t>
      </w:r>
      <w:r>
        <w:fldChar w:fldCharType="begin"/>
      </w:r>
      <w:r>
        <w:instrText xml:space="preserve"> PAGEREF _Ref412025981 \h </w:instrText>
      </w:r>
      <w:r>
        <w:fldChar w:fldCharType="separate"/>
      </w:r>
      <w:r w:rsidR="00044A4C">
        <w:rPr>
          <w:noProof/>
        </w:rPr>
        <w:t>99</w:t>
      </w:r>
      <w:r>
        <w:fldChar w:fldCharType="end"/>
      </w:r>
      <w:r>
        <w:t>.</w:t>
      </w:r>
    </w:p>
    <w:p w14:paraId="7999CE77" w14:textId="36DDA5D9" w:rsidR="00435BD3" w:rsidRPr="00435BD3" w:rsidRDefault="00520302" w:rsidP="00BF0205">
      <w:pPr>
        <w:pStyle w:val="Heading4"/>
      </w:pPr>
      <w:bookmarkStart w:id="231" w:name="_Ref412025981"/>
      <w:r>
        <w:t>Psalm</w:t>
      </w:r>
      <w:r w:rsidR="00435BD3" w:rsidRPr="00AB1781">
        <w:t xml:space="preserve"> 15</w:t>
      </w:r>
      <w:r>
        <w:t xml:space="preserve">: </w:t>
      </w:r>
      <w:r w:rsidR="005A728E">
        <w:t>“</w:t>
      </w:r>
      <w:r>
        <w:t>Keep me, O Lord</w:t>
      </w:r>
      <w:r w:rsidR="00F017CA">
        <w:t>, I hope in You”</w:t>
      </w:r>
      <w:bookmarkEnd w:id="23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195F80CF"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4"/>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5"/>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6"/>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lastRenderedPageBreak/>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67"/>
      </w:r>
    </w:p>
    <w:p w14:paraId="501763F1" w14:textId="5AC21FE1" w:rsidR="00435BD3" w:rsidRDefault="00435BD3" w:rsidP="00435BD3">
      <w:pPr>
        <w:pStyle w:val="EnglishHangEndNoCoptic"/>
      </w:pPr>
      <w:r w:rsidRPr="00AB1781">
        <w:tab/>
        <w:t>At</w:t>
      </w:r>
      <w:r w:rsidRPr="00AB1781">
        <w:rPr>
          <w:rStyle w:val="FootnoteReference"/>
        </w:rPr>
        <w:footnoteReference w:id="68"/>
      </w:r>
      <w:r w:rsidRPr="00AB1781">
        <w:t xml:space="preserve"> </w:t>
      </w:r>
      <w:r w:rsidR="00E570CB">
        <w:t>Your</w:t>
      </w:r>
      <w:r w:rsidRPr="00AB1781">
        <w:t xml:space="preserve"> right hand are delights</w:t>
      </w:r>
      <w:r w:rsidR="003F1DDB">
        <w:t xml:space="preserve"> forevermore</w:t>
      </w:r>
      <w:r w:rsidRPr="00AB1781">
        <w:t>.</w:t>
      </w:r>
    </w:p>
    <w:p w14:paraId="0A2D3621" w14:textId="72854AB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_Ref412098373 \h </w:instrText>
      </w:r>
      <w:r>
        <w:fldChar w:fldCharType="separate"/>
      </w:r>
      <w:r w:rsidR="00044A4C">
        <w:t>Psalm</w:t>
      </w:r>
      <w:r w:rsidR="00044A4C" w:rsidRPr="00AB1781">
        <w:t xml:space="preserve"> 18</w:t>
      </w:r>
      <w:r w:rsidR="00044A4C">
        <w:t>: “The heavens declare the glory of God”</w:t>
      </w:r>
      <w:r>
        <w:fldChar w:fldCharType="end"/>
      </w:r>
      <w:r>
        <w:t xml:space="preserve">, page </w:t>
      </w:r>
      <w:r>
        <w:fldChar w:fldCharType="begin"/>
      </w:r>
      <w:r>
        <w:instrText xml:space="preserve"> PAGEREF _Ref412098373 \h </w:instrText>
      </w:r>
      <w:r>
        <w:fldChar w:fldCharType="separate"/>
      </w:r>
      <w:r w:rsidR="00044A4C">
        <w:rPr>
          <w:noProof/>
        </w:rPr>
        <w:t>105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44A4C">
        <w:t>Psalm</w:t>
      </w:r>
      <w:r w:rsidR="00044A4C" w:rsidRPr="00AB1781">
        <w:t xml:space="preserve"> 24</w:t>
      </w:r>
      <w:r w:rsidR="00044A4C">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44A4C">
        <w:rPr>
          <w:noProof/>
        </w:rPr>
        <w:t>114</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69"/>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0"/>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lastRenderedPageBreak/>
        <w:t>8 Keep me as the apple</w:t>
      </w:r>
      <w:r w:rsidRPr="00AB1781">
        <w:rPr>
          <w:rStyle w:val="FootnoteReference"/>
        </w:rPr>
        <w:footnoteReference w:id="71"/>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2"/>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2" w:name="_Ref435438484"/>
      <w:r w:rsidRPr="00AB1781">
        <w:t>K</w:t>
      </w:r>
      <w:r>
        <w:t>athisma 3</w:t>
      </w:r>
      <w:bookmarkEnd w:id="232"/>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3"/>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4"/>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75"/>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6"/>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lastRenderedPageBreak/>
        <w:tab/>
        <w:t xml:space="preserve">and the Most High </w:t>
      </w:r>
      <w:r w:rsidR="00D47452">
        <w:t>gave forth</w:t>
      </w:r>
      <w:r w:rsidRPr="00AB1781">
        <w:t xml:space="preserve"> His voice.</w:t>
      </w:r>
      <w:r w:rsidRPr="00AB1781">
        <w:rPr>
          <w:rStyle w:val="FootnoteReference"/>
        </w:rPr>
        <w:footnoteReference w:id="77"/>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78"/>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9"/>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lastRenderedPageBreak/>
        <w:tab/>
      </w:r>
      <w:commentRangeStart w:id="23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3"/>
      <w:r w:rsidR="007F516C">
        <w:rPr>
          <w:rStyle w:val="CommentReference"/>
          <w:rFonts w:eastAsiaTheme="minorHAnsi" w:cstheme="minorBidi"/>
          <w:color w:val="auto"/>
          <w:lang w:val="en-CA"/>
        </w:rPr>
        <w:commentReference w:id="233"/>
      </w:r>
      <w:r w:rsidRPr="00AB1781">
        <w:t>.</w:t>
      </w:r>
      <w:r w:rsidRPr="00AB1781">
        <w:rPr>
          <w:rStyle w:val="FootnoteReference"/>
        </w:rPr>
        <w:footnoteReference w:id="80"/>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1"/>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2"/>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lastRenderedPageBreak/>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3"/>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84"/>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4" w:name="_Ref412098373"/>
      <w:r>
        <w:t>Psalm</w:t>
      </w:r>
      <w:r w:rsidR="00CF35A1" w:rsidRPr="00AB1781">
        <w:t xml:space="preserve"> 18</w:t>
      </w:r>
      <w:r>
        <w:t xml:space="preserve">: </w:t>
      </w:r>
      <w:r w:rsidR="005A728E">
        <w:t>“</w:t>
      </w:r>
      <w:r>
        <w:t>The heavens declare the glory of Go</w:t>
      </w:r>
      <w:r w:rsidR="005453DF">
        <w:t>d”</w:t>
      </w:r>
      <w:bookmarkEnd w:id="23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lastRenderedPageBreak/>
        <w:t>Sweeter than Honey, More Precious than Gold</w:t>
      </w:r>
    </w:p>
    <w:p w14:paraId="297AAA95" w14:textId="6900B0B7" w:rsidR="00F14AA6" w:rsidRDefault="00F14AA6" w:rsidP="00CF35A1">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lastRenderedPageBreak/>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14ACCECF"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44A4C">
        <w:t>Psalm</w:t>
      </w:r>
      <w:r w:rsidR="00044A4C" w:rsidRPr="00AB1781">
        <w:t xml:space="preserve"> 24</w:t>
      </w:r>
      <w:r w:rsidR="00044A4C">
        <w:t>: “To You, O Lord, I lift up my soul”</w:t>
      </w:r>
      <w:r>
        <w:fldChar w:fldCharType="end"/>
      </w:r>
      <w:r>
        <w:t xml:space="preserve">, page </w:t>
      </w:r>
      <w:r>
        <w:fldChar w:fldCharType="begin"/>
      </w:r>
      <w:r>
        <w:instrText xml:space="preserve"> PAGEREF _Ref412026003 \h </w:instrText>
      </w:r>
      <w:r>
        <w:fldChar w:fldCharType="separate"/>
      </w:r>
      <w:r w:rsidR="00044A4C">
        <w:rPr>
          <w:noProof/>
        </w:rPr>
        <w:t>114</w:t>
      </w:r>
      <w:r>
        <w:fldChar w:fldCharType="end"/>
      </w:r>
      <w:r>
        <w:t>.</w:t>
      </w:r>
    </w:p>
    <w:p w14:paraId="2E6C9A8C" w14:textId="5A97DDA6" w:rsidR="00CF35A1" w:rsidRPr="00CF35A1" w:rsidRDefault="002D71F0" w:rsidP="00BF0205">
      <w:pPr>
        <w:pStyle w:val="Heading4"/>
      </w:pPr>
      <w:bookmarkStart w:id="235" w:name="_Ref412110716"/>
      <w:r>
        <w:t>Psalm</w:t>
      </w:r>
      <w:r w:rsidR="00CF35A1" w:rsidRPr="00AB1781">
        <w:t xml:space="preserve"> 19</w:t>
      </w:r>
      <w:r>
        <w:t xml:space="preserve">: </w:t>
      </w:r>
      <w:r w:rsidR="005A728E">
        <w:t>“</w:t>
      </w:r>
      <w:r>
        <w:t>May the Lord hear you in the day o</w:t>
      </w:r>
      <w:r w:rsidR="005453DF">
        <w:t>f affliction”</w:t>
      </w:r>
      <w:bookmarkEnd w:id="23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200BD407"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13C8E159"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_Ref412026111 \h </w:instrText>
      </w:r>
      <w:r>
        <w:fldChar w:fldCharType="separate"/>
      </w:r>
      <w:r w:rsidR="00044A4C">
        <w:t>Psalm</w:t>
      </w:r>
      <w:r w:rsidR="00044A4C" w:rsidRPr="00AB1781">
        <w:t xml:space="preserve"> 22</w:t>
      </w:r>
      <w:r w:rsidR="00044A4C">
        <w:t>: “The Lord is my Shepherd, and I will lack nothing”</w:t>
      </w:r>
      <w:r>
        <w:fldChar w:fldCharType="end"/>
      </w:r>
      <w:r>
        <w:t xml:space="preserve">, page </w:t>
      </w:r>
      <w:r>
        <w:fldChar w:fldCharType="begin"/>
      </w:r>
      <w:r>
        <w:instrText xml:space="preserve"> PAGEREF _Ref412026111 \h </w:instrText>
      </w:r>
      <w:r>
        <w:fldChar w:fldCharType="separate"/>
      </w:r>
      <w:r w:rsidR="00044A4C">
        <w:rPr>
          <w:noProof/>
        </w:rPr>
        <w:t>112</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lastRenderedPageBreak/>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05"/>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1501C2D7" w:rsidR="00CF35A1" w:rsidRPr="00AB1781" w:rsidRDefault="00CF35A1" w:rsidP="00CF35A1">
      <w:pPr>
        <w:pStyle w:val="EnglishHangNoCoptic"/>
      </w:pPr>
      <w:r w:rsidRPr="00AB1781">
        <w:lastRenderedPageBreak/>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4"/>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lastRenderedPageBreak/>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17"/>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8"/>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19"/>
      </w:r>
    </w:p>
    <w:p w14:paraId="3B6A8177" w14:textId="3FDB7992" w:rsidR="00CF35A1" w:rsidRPr="00CF35A1" w:rsidRDefault="002D71F0" w:rsidP="00BF0205">
      <w:pPr>
        <w:pStyle w:val="Heading4"/>
      </w:pPr>
      <w:bookmarkStart w:id="236" w:name="_Ref412026111"/>
      <w:r>
        <w:t>Psalm</w:t>
      </w:r>
      <w:r w:rsidR="00CF35A1" w:rsidRPr="00AB1781">
        <w:t xml:space="preserve"> 22</w:t>
      </w:r>
      <w:r>
        <w:t xml:space="preserve">: </w:t>
      </w:r>
      <w:r w:rsidR="009216DA">
        <w:t>“</w:t>
      </w:r>
      <w:r>
        <w:t>The Lord is my Shepherd, an</w:t>
      </w:r>
      <w:r w:rsidR="00F017CA">
        <w:t>d I will lack nothing”</w:t>
      </w:r>
      <w:bookmarkEnd w:id="23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640937AC"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0"/>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1"/>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2"/>
      </w:r>
    </w:p>
    <w:p w14:paraId="26A7A53B" w14:textId="4D911428"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_Ref412110755 \h </w:instrText>
      </w:r>
      <w:r>
        <w:fldChar w:fldCharType="separate"/>
      </w:r>
      <w:r w:rsidR="00044A4C">
        <w:t>Psalm</w:t>
      </w:r>
      <w:r w:rsidR="00044A4C" w:rsidRPr="00AB1781">
        <w:t xml:space="preserve"> 23</w:t>
      </w:r>
      <w:r w:rsidR="00044A4C">
        <w:t>: “The earth is the Lord's and all that is in it”</w:t>
      </w:r>
      <w:r>
        <w:fldChar w:fldCharType="end"/>
      </w:r>
      <w:r>
        <w:t xml:space="preserve">, page </w:t>
      </w:r>
      <w:r>
        <w:fldChar w:fldCharType="begin"/>
      </w:r>
      <w:r>
        <w:instrText xml:space="preserve"> PAGEREF _Ref412110755 \h </w:instrText>
      </w:r>
      <w:r>
        <w:fldChar w:fldCharType="separate"/>
      </w:r>
      <w:r w:rsidR="00044A4C">
        <w:rPr>
          <w:noProof/>
        </w:rPr>
        <w:t>113</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_Ref412026124 \h </w:instrText>
      </w:r>
      <w:r>
        <w:fldChar w:fldCharType="separate"/>
      </w:r>
      <w:r w:rsidR="00044A4C">
        <w:t>Psalm</w:t>
      </w:r>
      <w:r w:rsidR="00044A4C" w:rsidRPr="00AB1781">
        <w:t xml:space="preserve"> 29</w:t>
      </w:r>
      <w:r w:rsidR="00044A4C">
        <w:t>: “I will exalt You, O Lord”</w:t>
      </w:r>
      <w:r>
        <w:fldChar w:fldCharType="end"/>
      </w:r>
      <w:r>
        <w:t xml:space="preserve">, page </w:t>
      </w:r>
      <w:r>
        <w:fldChar w:fldCharType="begin"/>
      </w:r>
      <w:r>
        <w:instrText xml:space="preserve"> PAGEREF _Ref412026124 \h </w:instrText>
      </w:r>
      <w:r>
        <w:fldChar w:fldCharType="separate"/>
      </w:r>
      <w:r w:rsidR="00044A4C">
        <w:rPr>
          <w:noProof/>
        </w:rPr>
        <w:t>121</w:t>
      </w:r>
      <w:r>
        <w:fldChar w:fldCharType="end"/>
      </w:r>
      <w:r>
        <w:t>.</w:t>
      </w:r>
    </w:p>
    <w:p w14:paraId="3DFD110A" w14:textId="645B1EB9" w:rsidR="00CF35A1" w:rsidRPr="00CF35A1" w:rsidRDefault="002D71F0" w:rsidP="00BF0205">
      <w:pPr>
        <w:pStyle w:val="Heading4"/>
      </w:pPr>
      <w:bookmarkStart w:id="237" w:name="_Ref412110755"/>
      <w:r>
        <w:t>Psalm</w:t>
      </w:r>
      <w:r w:rsidR="00CF35A1" w:rsidRPr="00AB1781">
        <w:t xml:space="preserve"> 23</w:t>
      </w:r>
      <w:r>
        <w:t xml:space="preserve">: </w:t>
      </w:r>
      <w:r w:rsidR="009216DA">
        <w:t>“</w:t>
      </w:r>
      <w:r>
        <w:t>The earth is the Lord's and all that is in i</w:t>
      </w:r>
      <w:r w:rsidR="005453DF">
        <w:t>t”</w:t>
      </w:r>
      <w:bookmarkEnd w:id="23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219B7F74"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4"/>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5"/>
      </w:r>
    </w:p>
    <w:p w14:paraId="1B7F9048" w14:textId="77777777" w:rsidR="00CF35A1" w:rsidRPr="00AB1781" w:rsidRDefault="00CF35A1" w:rsidP="00CF35A1">
      <w:pPr>
        <w:pStyle w:val="EnglishHangNoCoptic"/>
      </w:pPr>
      <w:r w:rsidRPr="00AB1781">
        <w:lastRenderedPageBreak/>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52D14CDB" w:rsidR="00B35B25"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_Ref412110770 \h </w:instrText>
      </w:r>
      <w:r>
        <w:fldChar w:fldCharType="separate"/>
      </w:r>
      <w:r w:rsidR="00044A4C">
        <w:t>Psalm</w:t>
      </w:r>
      <w:r w:rsidR="00044A4C" w:rsidRPr="00AB1781">
        <w:t xml:space="preserve"> 25</w:t>
      </w:r>
      <w:r w:rsidR="00044A4C">
        <w:t>: “Judge me, O Lord, for I have walked in my innocence”</w:t>
      </w:r>
      <w:r>
        <w:fldChar w:fldCharType="end"/>
      </w:r>
      <w:r>
        <w:t xml:space="preserve">, page </w:t>
      </w:r>
      <w:r>
        <w:fldChar w:fldCharType="begin"/>
      </w:r>
      <w:r>
        <w:instrText xml:space="preserve"> PAGEREF _Ref412110770 \h </w:instrText>
      </w:r>
      <w:r>
        <w:fldChar w:fldCharType="separate"/>
      </w:r>
      <w:r w:rsidR="00044A4C">
        <w:rPr>
          <w:noProof/>
        </w:rPr>
        <w:t>116</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38" w:name="_Ref435989991"/>
      <w:r>
        <w:t>Kathisma 4</w:t>
      </w:r>
      <w:bookmarkEnd w:id="238"/>
    </w:p>
    <w:p w14:paraId="125C09B3" w14:textId="71EB341A" w:rsidR="002D71F0" w:rsidRPr="00AB1781" w:rsidRDefault="002D71F0" w:rsidP="00BF0205">
      <w:pPr>
        <w:pStyle w:val="Heading4"/>
      </w:pPr>
      <w:bookmarkStart w:id="239" w:name="_Ref412026003"/>
      <w:r>
        <w:t>Psalm</w:t>
      </w:r>
      <w:r w:rsidRPr="00AB1781">
        <w:t xml:space="preserve"> 24</w:t>
      </w:r>
      <w:r>
        <w:t xml:space="preserve">: </w:t>
      </w:r>
      <w:r w:rsidR="009216DA">
        <w:t>“</w:t>
      </w:r>
      <w:r>
        <w:t xml:space="preserve">To </w:t>
      </w:r>
      <w:r w:rsidR="001040C8">
        <w:t>You</w:t>
      </w:r>
      <w:r>
        <w:t>, O Lord, I lift up my sou</w:t>
      </w:r>
      <w:r w:rsidR="005453DF">
        <w:t>l”</w:t>
      </w:r>
      <w:bookmarkEnd w:id="23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5D717FF1" w:rsidR="002D71F0" w:rsidRP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lastRenderedPageBreak/>
        <w:tab/>
        <w:t>for they are from all eternity.</w:t>
      </w:r>
      <w:r w:rsidR="005A5E13">
        <w:rPr>
          <w:rStyle w:val="FootnoteReference"/>
        </w:rPr>
        <w:footnoteReference w:id="126"/>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27"/>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8"/>
      </w:r>
      <w:r w:rsidRPr="00AB1781">
        <w:t xml:space="preserve"> His covenant and His </w:t>
      </w:r>
      <w:r w:rsidR="00055722">
        <w:t>testimonies</w:t>
      </w:r>
      <w:r w:rsidRPr="00AB1781">
        <w:t>.</w:t>
      </w:r>
      <w:r w:rsidRPr="00AB1781">
        <w:rPr>
          <w:rStyle w:val="FootnoteReference"/>
        </w:rPr>
        <w:footnoteReference w:id="129"/>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0"/>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1"/>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2"/>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3"/>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4"/>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5"/>
      </w:r>
    </w:p>
    <w:p w14:paraId="6BABEFBD" w14:textId="3738904A" w:rsidR="002D71F0" w:rsidRPr="00AB1781" w:rsidRDefault="002D71F0" w:rsidP="00906079">
      <w:pPr>
        <w:pStyle w:val="EnglishHangNoCoptic"/>
      </w:pPr>
      <w:r w:rsidRPr="00AB1781">
        <w:lastRenderedPageBreak/>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5CAB7AB9"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44A4C">
        <w:t>Psalm</w:t>
      </w:r>
      <w:r w:rsidR="00044A4C" w:rsidRPr="00AB1781">
        <w:t xml:space="preserve"> 26</w:t>
      </w:r>
      <w:r w:rsidR="00044A4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44A4C">
        <w:rPr>
          <w:noProof/>
        </w:rPr>
        <w:t>117</w:t>
      </w:r>
      <w:r>
        <w:fldChar w:fldCharType="end"/>
      </w:r>
      <w:r>
        <w:t>.</w:t>
      </w:r>
    </w:p>
    <w:p w14:paraId="4F2251F9" w14:textId="2E14AC17" w:rsidR="002D71F0" w:rsidRPr="00906079" w:rsidRDefault="00906079" w:rsidP="00BF0205">
      <w:pPr>
        <w:pStyle w:val="Heading4"/>
      </w:pPr>
      <w:bookmarkStart w:id="240" w:name="_Ref412110770"/>
      <w:r>
        <w:t>Psalm</w:t>
      </w:r>
      <w:r w:rsidR="002D71F0" w:rsidRPr="00AB1781">
        <w:t xml:space="preserve"> 25</w:t>
      </w:r>
      <w:r>
        <w:t xml:space="preserve">: </w:t>
      </w:r>
      <w:r w:rsidR="009216DA">
        <w:t>“</w:t>
      </w:r>
      <w:r>
        <w:t>Judge me, O Lord, for I have walked in my innocenc</w:t>
      </w:r>
      <w:r w:rsidR="005453DF">
        <w:t>e”</w:t>
      </w:r>
      <w:bookmarkEnd w:id="24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60BE6B54"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lastRenderedPageBreak/>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6"/>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7"/>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38"/>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9"/>
      </w:r>
    </w:p>
    <w:p w14:paraId="7BB9F7DC" w14:textId="55335A2D"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_Ref412110790 \h </w:instrText>
      </w:r>
      <w:r>
        <w:fldChar w:fldCharType="separate"/>
      </w:r>
      <w:r w:rsidR="00044A4C">
        <w:t>Psalm</w:t>
      </w:r>
      <w:r w:rsidR="00044A4C" w:rsidRPr="00AB1781">
        <w:t xml:space="preserve"> 28</w:t>
      </w:r>
      <w:r w:rsidR="00044A4C">
        <w:t>: “Bring to the Lord, O sons of God”</w:t>
      </w:r>
      <w:r>
        <w:fldChar w:fldCharType="end"/>
      </w:r>
      <w:r>
        <w:t xml:space="preserve">, page </w:t>
      </w:r>
      <w:r>
        <w:fldChar w:fldCharType="begin"/>
      </w:r>
      <w:r>
        <w:instrText xml:space="preserve"> PAGEREF _Ref412110790 \h </w:instrText>
      </w:r>
      <w:r>
        <w:fldChar w:fldCharType="separate"/>
      </w:r>
      <w:r w:rsidR="00044A4C">
        <w:rPr>
          <w:noProof/>
        </w:rPr>
        <w:t>120</w:t>
      </w:r>
      <w:r>
        <w:fldChar w:fldCharType="end"/>
      </w:r>
      <w:r>
        <w:t>.</w:t>
      </w:r>
    </w:p>
    <w:p w14:paraId="4B35662F" w14:textId="12BA05FF" w:rsidR="002D71F0" w:rsidRPr="00906079" w:rsidRDefault="00906079" w:rsidP="00BF0205">
      <w:pPr>
        <w:pStyle w:val="Heading4"/>
      </w:pPr>
      <w:bookmarkStart w:id="241" w:name="_Ref412026021"/>
      <w:r>
        <w:t>Psalm</w:t>
      </w:r>
      <w:r w:rsidR="002D71F0" w:rsidRPr="00AB1781">
        <w:t xml:space="preserve"> 26</w:t>
      </w:r>
      <w:r>
        <w:t xml:space="preserve"> </w:t>
      </w:r>
      <w:r w:rsidR="009216DA">
        <w:t>“</w:t>
      </w:r>
      <w:r>
        <w:t>The Lord is my light and my Saviour; whom shall I fea</w:t>
      </w:r>
      <w:r w:rsidR="005453DF">
        <w:t>r”</w:t>
      </w:r>
      <w:bookmarkEnd w:id="24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1A3F7DA8" w:rsidR="00F14AA6" w:rsidRDefault="00F14AA6" w:rsidP="00906079">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lastRenderedPageBreak/>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0"/>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1"/>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2"/>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lastRenderedPageBreak/>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C294DED"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_Ref412098429 \h </w:instrText>
      </w:r>
      <w:r>
        <w:fldChar w:fldCharType="separate"/>
      </w:r>
      <w:r w:rsidR="00044A4C">
        <w:t>Psalm</w:t>
      </w:r>
      <w:r w:rsidR="00044A4C" w:rsidRPr="00AB1781">
        <w:t xml:space="preserve"> 62</w:t>
      </w:r>
      <w:r w:rsidR="00044A4C">
        <w:t>: “O God, my God, I rise early to be with You”</w:t>
      </w:r>
      <w:r>
        <w:fldChar w:fldCharType="end"/>
      </w:r>
      <w:r>
        <w:t xml:space="preserve">, page </w:t>
      </w:r>
      <w:r>
        <w:fldChar w:fldCharType="begin"/>
      </w:r>
      <w:r>
        <w:instrText xml:space="preserve"> PAGEREF _Ref412098429 \h </w:instrText>
      </w:r>
      <w:r>
        <w:fldChar w:fldCharType="separate"/>
      </w:r>
      <w:r w:rsidR="00044A4C">
        <w:rPr>
          <w:noProof/>
        </w:rPr>
        <w:t>171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44A4C">
        <w:t>Psalm</w:t>
      </w:r>
      <w:r w:rsidR="00044A4C" w:rsidRPr="00AB1781">
        <w:t xml:space="preserve"> 66</w:t>
      </w:r>
      <w:r w:rsidR="00044A4C">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44A4C">
        <w:rPr>
          <w:noProof/>
        </w:rPr>
        <w:t>176</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lastRenderedPageBreak/>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3"/>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4"/>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45"/>
      </w:r>
    </w:p>
    <w:p w14:paraId="74EB604D" w14:textId="1BE439E9" w:rsidR="002D71F0" w:rsidRPr="00906079" w:rsidRDefault="00906079" w:rsidP="00BF0205">
      <w:pPr>
        <w:pStyle w:val="Heading4"/>
      </w:pPr>
      <w:bookmarkStart w:id="242" w:name="_Ref412110790"/>
      <w:r>
        <w:t>Psalm</w:t>
      </w:r>
      <w:r w:rsidR="002D71F0" w:rsidRPr="00AB1781">
        <w:t xml:space="preserve"> 28</w:t>
      </w:r>
      <w:r>
        <w:t xml:space="preserve">: </w:t>
      </w:r>
      <w:r w:rsidR="009216DA">
        <w:t>“</w:t>
      </w:r>
      <w:r>
        <w:t>Bring to the Lord, O sons of Go</w:t>
      </w:r>
      <w:r w:rsidR="005453DF">
        <w:t>d”</w:t>
      </w:r>
      <w:bookmarkEnd w:id="242"/>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6EC3EDD2"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46"/>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lastRenderedPageBreak/>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7"/>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48"/>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55381F7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_Ref412026124 \h </w:instrText>
      </w:r>
      <w:r>
        <w:fldChar w:fldCharType="separate"/>
      </w:r>
      <w:r w:rsidR="00044A4C">
        <w:t>Psalm</w:t>
      </w:r>
      <w:r w:rsidR="00044A4C" w:rsidRPr="00AB1781">
        <w:t xml:space="preserve"> 29</w:t>
      </w:r>
      <w:r w:rsidR="00044A4C">
        <w:t>: “I will exalt You, O Lord”</w:t>
      </w:r>
      <w:r>
        <w:fldChar w:fldCharType="end"/>
      </w:r>
      <w:r>
        <w:t xml:space="preserve">, page </w:t>
      </w:r>
      <w:r>
        <w:fldChar w:fldCharType="begin"/>
      </w:r>
      <w:r>
        <w:instrText xml:space="preserve"> PAGEREF _Ref412026124 \h </w:instrText>
      </w:r>
      <w:r>
        <w:fldChar w:fldCharType="separate"/>
      </w:r>
      <w:r w:rsidR="00044A4C">
        <w:rPr>
          <w:noProof/>
        </w:rPr>
        <w:t>121</w:t>
      </w:r>
      <w:r>
        <w:fldChar w:fldCharType="end"/>
      </w:r>
      <w:r>
        <w:t>.</w:t>
      </w:r>
    </w:p>
    <w:p w14:paraId="511CF4D8" w14:textId="0112890B" w:rsidR="002D71F0" w:rsidRPr="00906079" w:rsidRDefault="00906079" w:rsidP="00BF0205">
      <w:pPr>
        <w:pStyle w:val="Heading4"/>
      </w:pPr>
      <w:bookmarkStart w:id="243"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5462864E"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lastRenderedPageBreak/>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9"/>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0"/>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51"/>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2"/>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3"/>
      </w:r>
      <w:r w:rsidRPr="00AB1781">
        <w:t xml:space="preserve"> </w:t>
      </w:r>
      <w:r w:rsidR="001040C8">
        <w:t>You</w:t>
      </w:r>
      <w:r w:rsidRPr="00AB1781">
        <w:t xml:space="preserve"> </w:t>
      </w:r>
      <w:r w:rsidR="00A8396B">
        <w:t>forever</w:t>
      </w:r>
      <w:r w:rsidRPr="00AB1781">
        <w:t>.</w:t>
      </w:r>
    </w:p>
    <w:p w14:paraId="554C34EF" w14:textId="1D8D57AC"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_Ref412110815 \h </w:instrText>
      </w:r>
      <w:r>
        <w:fldChar w:fldCharType="separate"/>
      </w:r>
      <w:r w:rsidR="00044A4C">
        <w:t>Psalm</w:t>
      </w:r>
      <w:r w:rsidR="00044A4C" w:rsidRPr="00AB1781">
        <w:t xml:space="preserve"> 33</w:t>
      </w:r>
      <w:r w:rsidR="00044A4C">
        <w:t>: “I will bless the Lord at all times”</w:t>
      </w:r>
      <w:r>
        <w:fldChar w:fldCharType="end"/>
      </w:r>
      <w:r>
        <w:t xml:space="preserve">, page </w:t>
      </w:r>
      <w:r>
        <w:fldChar w:fldCharType="begin"/>
      </w:r>
      <w:r>
        <w:instrText xml:space="preserve"> PAGEREF _Ref412110815 \h </w:instrText>
      </w:r>
      <w:r>
        <w:fldChar w:fldCharType="separate"/>
      </w:r>
      <w:r w:rsidR="00044A4C">
        <w:rPr>
          <w:noProof/>
        </w:rPr>
        <w:t>128</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_Ref412026139 \h </w:instrText>
      </w:r>
      <w:r>
        <w:fldChar w:fldCharType="separate"/>
      </w:r>
      <w:r w:rsidR="00044A4C">
        <w:t>Psalm</w:t>
      </w:r>
      <w:r w:rsidR="00044A4C" w:rsidRPr="00AB1781">
        <w:t xml:space="preserve"> 42</w:t>
      </w:r>
      <w:r w:rsidR="00044A4C">
        <w:t>: “Judge me, O God, and defend my cause”</w:t>
      </w:r>
      <w:r>
        <w:fldChar w:fldCharType="end"/>
      </w:r>
      <w:r>
        <w:t xml:space="preserve">, page </w:t>
      </w:r>
      <w:r>
        <w:fldChar w:fldCharType="begin"/>
      </w:r>
      <w:r>
        <w:instrText xml:space="preserve"> PAGEREF _Ref412026139 \h </w:instrText>
      </w:r>
      <w:r>
        <w:fldChar w:fldCharType="separate"/>
      </w:r>
      <w:r w:rsidR="00044A4C">
        <w:rPr>
          <w:noProof/>
        </w:rPr>
        <w:t>144</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4"/>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55"/>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6"/>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lastRenderedPageBreak/>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7"/>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lastRenderedPageBreak/>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8"/>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9"/>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0"/>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1"/>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2"/>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lastRenderedPageBreak/>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4"/>
      </w:r>
      <w:r w:rsidR="00E87C17">
        <w:t>,</w:t>
      </w:r>
      <w:r w:rsidRPr="00AB1781">
        <w:t xml:space="preserve"> all you </w:t>
      </w:r>
      <w:r w:rsidR="00121720">
        <w:t>upright in</w:t>
      </w:r>
      <w:r w:rsidRPr="00AB1781">
        <w:t xml:space="preserve"> heart.</w:t>
      </w:r>
      <w:r w:rsidRPr="00AB1781">
        <w:rPr>
          <w:rStyle w:val="FootnoteReference"/>
        </w:rPr>
        <w:footnoteReference w:id="165"/>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4" w:name="_Ref435438533"/>
      <w:r w:rsidRPr="00AB1781">
        <w:t>K</w:t>
      </w:r>
      <w:r>
        <w:t>athisma 5</w:t>
      </w:r>
      <w:bookmarkEnd w:id="244"/>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66"/>
      </w:r>
      <w:r w:rsidRPr="00AB1781">
        <w:t xml:space="preserve"> the Lord with the </w:t>
      </w:r>
      <w:r w:rsidR="00643986">
        <w:t>lyre</w:t>
      </w:r>
      <w:r w:rsidR="00643986">
        <w:rPr>
          <w:rStyle w:val="FootnoteReference"/>
        </w:rPr>
        <w:footnoteReference w:id="167"/>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lastRenderedPageBreak/>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8"/>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9"/>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70"/>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1"/>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2"/>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lastRenderedPageBreak/>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45" w:name="_Ref412110815"/>
      <w:r>
        <w:t>Psalm</w:t>
      </w:r>
      <w:r w:rsidRPr="00AB1781">
        <w:t xml:space="preserve"> 33</w:t>
      </w:r>
      <w:r>
        <w:t xml:space="preserve">: </w:t>
      </w:r>
      <w:r w:rsidR="009216DA">
        <w:t>“</w:t>
      </w:r>
      <w:r>
        <w:t>I will bless the Lord at all time</w:t>
      </w:r>
      <w:r w:rsidR="005453DF">
        <w:t>s”</w:t>
      </w:r>
      <w:bookmarkEnd w:id="24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84F387B" w:rsidR="00F14AA6" w:rsidRDefault="00F14AA6" w:rsidP="00950468">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3"/>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lastRenderedPageBreak/>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4"/>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75"/>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76"/>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lastRenderedPageBreak/>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77"/>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8"/>
      </w:r>
      <w:r w:rsidRPr="00AB1781">
        <w:t>.</w:t>
      </w:r>
    </w:p>
    <w:p w14:paraId="77115137" w14:textId="02F7A76D"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_Ref412110829 \h </w:instrText>
      </w:r>
      <w:r>
        <w:fldChar w:fldCharType="separate"/>
      </w:r>
      <w:r w:rsidR="00044A4C">
        <w:t>Psalm</w:t>
      </w:r>
      <w:r w:rsidR="00044A4C" w:rsidRPr="00AB1781">
        <w:t xml:space="preserve"> 40</w:t>
      </w:r>
      <w:r w:rsidR="00044A4C">
        <w:t>: “Blessed is he who considers the poor and needy”</w:t>
      </w:r>
      <w:r>
        <w:fldChar w:fldCharType="end"/>
      </w:r>
      <w:r>
        <w:t xml:space="preserve">, page </w:t>
      </w:r>
      <w:r>
        <w:fldChar w:fldCharType="begin"/>
      </w:r>
      <w:r>
        <w:instrText xml:space="preserve"> PAGEREF _Ref412110829 \h </w:instrText>
      </w:r>
      <w:r>
        <w:fldChar w:fldCharType="separate"/>
      </w:r>
      <w:r w:rsidR="00044A4C">
        <w:rPr>
          <w:noProof/>
        </w:rPr>
        <w:t>142</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9"/>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lastRenderedPageBreak/>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0"/>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1"/>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2"/>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3"/>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4"/>
      </w:r>
    </w:p>
    <w:p w14:paraId="1C4466CC" w14:textId="4F735C29" w:rsidR="00950468" w:rsidRPr="00AB1781" w:rsidRDefault="00810FF2" w:rsidP="00950468">
      <w:pPr>
        <w:pStyle w:val="EnglishHangNoCoptic"/>
      </w:pPr>
      <w:r>
        <w:lastRenderedPageBreak/>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85"/>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8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lastRenderedPageBreak/>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87"/>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88"/>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89"/>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0"/>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1"/>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lastRenderedPageBreak/>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2"/>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3"/>
      </w:r>
      <w:r w:rsidRPr="00AB1781">
        <w:t xml:space="preserve"> and be fed </w:t>
      </w:r>
      <w:r w:rsidR="00402CB0">
        <w:t>by</w:t>
      </w:r>
      <w:r w:rsidRPr="00AB1781">
        <w:t xml:space="preserve"> its wealth.</w:t>
      </w:r>
      <w:r w:rsidRPr="00AB1781">
        <w:rPr>
          <w:rStyle w:val="FootnoteReference"/>
        </w:rPr>
        <w:footnoteReference w:id="194"/>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95"/>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96"/>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97"/>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98"/>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99"/>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0"/>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lastRenderedPageBreak/>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1"/>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lastRenderedPageBreak/>
        <w:tab/>
      </w:r>
      <w:r w:rsidR="00915F9F">
        <w:t>n</w:t>
      </w:r>
      <w:r w:rsidRPr="00AB1781">
        <w:t>or his children</w:t>
      </w:r>
      <w:r w:rsidR="00090695">
        <w:rPr>
          <w:rStyle w:val="FootnoteReference"/>
        </w:rPr>
        <w:footnoteReference w:id="202"/>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3"/>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4"/>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lastRenderedPageBreak/>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46" w:name="_Ref435438548"/>
      <w:r w:rsidRPr="00AB1781">
        <w:t>K</w:t>
      </w:r>
      <w:r>
        <w:t>athisma 6</w:t>
      </w:r>
      <w:bookmarkEnd w:id="246"/>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05"/>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06"/>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07"/>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lastRenderedPageBreak/>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lastRenderedPageBreak/>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08"/>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09"/>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0"/>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lastRenderedPageBreak/>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1"/>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12"/>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lastRenderedPageBreak/>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3"/>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4"/>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15"/>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lastRenderedPageBreak/>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47" w:name="_Ref412110829"/>
      <w:r>
        <w:t>Psalm</w:t>
      </w:r>
      <w:r w:rsidR="00950468" w:rsidRPr="00AB1781">
        <w:t xml:space="preserve"> 40</w:t>
      </w:r>
      <w:r>
        <w:t xml:space="preserve">: </w:t>
      </w:r>
      <w:r w:rsidR="009216DA">
        <w:t>“</w:t>
      </w:r>
      <w:r>
        <w:t>Blessed is he who considers the poor and need</w:t>
      </w:r>
      <w:r w:rsidR="005453DF">
        <w:t>y”</w:t>
      </w:r>
      <w:bookmarkEnd w:id="24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03C53A77" w:rsidR="00F14AA6" w:rsidRDefault="00F14AA6" w:rsidP="004E0D33">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16"/>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17"/>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lastRenderedPageBreak/>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18"/>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19"/>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0"/>
      </w:r>
    </w:p>
    <w:p w14:paraId="3B07415D" w14:textId="17112BA6" w:rsidR="00B35B25"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_Ref412026139 \h </w:instrText>
      </w:r>
      <w:r>
        <w:fldChar w:fldCharType="separate"/>
      </w:r>
      <w:r w:rsidR="00044A4C">
        <w:t>Psalm</w:t>
      </w:r>
      <w:r w:rsidR="00044A4C" w:rsidRPr="00AB1781">
        <w:t xml:space="preserve"> 42</w:t>
      </w:r>
      <w:r w:rsidR="00044A4C">
        <w:t>: “Judge me, O God, and defend my cause”</w:t>
      </w:r>
      <w:r>
        <w:fldChar w:fldCharType="end"/>
      </w:r>
      <w:r>
        <w:t xml:space="preserve">, page </w:t>
      </w:r>
      <w:r>
        <w:fldChar w:fldCharType="begin"/>
      </w:r>
      <w:r>
        <w:instrText xml:space="preserve"> PAGEREF _Ref412026139 \h </w:instrText>
      </w:r>
      <w:r>
        <w:fldChar w:fldCharType="separate"/>
      </w:r>
      <w:r w:rsidR="00044A4C">
        <w:rPr>
          <w:noProof/>
        </w:rPr>
        <w:t>144</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1"/>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lastRenderedPageBreak/>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2"/>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3"/>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48" w:name="_Ref412026139"/>
      <w:r>
        <w:t>Psalm</w:t>
      </w:r>
      <w:r w:rsidR="00950468" w:rsidRPr="00AB1781">
        <w:t xml:space="preserve"> 42</w:t>
      </w:r>
      <w:r>
        <w:t xml:space="preserve">: </w:t>
      </w:r>
      <w:r w:rsidR="009216DA">
        <w:t>“</w:t>
      </w:r>
      <w:r>
        <w:t>Judge me, O God, and defend my caus</w:t>
      </w:r>
      <w:r w:rsidR="00F017CA">
        <w:t>e”</w:t>
      </w:r>
      <w:bookmarkEnd w:id="24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61F7B36D" w:rsidR="00F14AA6" w:rsidRDefault="00F14AA6" w:rsidP="004E0D33">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lastRenderedPageBreak/>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4"/>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25"/>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26"/>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27"/>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03E6C955"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_Ref412110857 \h </w:instrText>
      </w:r>
      <w:r>
        <w:fldChar w:fldCharType="separate"/>
      </w:r>
      <w:r w:rsidR="00044A4C">
        <w:t>Psalm</w:t>
      </w:r>
      <w:r w:rsidR="00044A4C" w:rsidRPr="00AB1781">
        <w:t xml:space="preserve"> 44</w:t>
      </w:r>
      <w:r w:rsidR="00044A4C">
        <w:t>: “My heart erupted with a good word”</w:t>
      </w:r>
      <w:r>
        <w:fldChar w:fldCharType="end"/>
      </w:r>
      <w:r>
        <w:t xml:space="preserve">, page </w:t>
      </w:r>
      <w:r>
        <w:fldChar w:fldCharType="begin"/>
      </w:r>
      <w:r>
        <w:instrText xml:space="preserve"> PAGEREF _Ref412110857 \h </w:instrText>
      </w:r>
      <w:r>
        <w:fldChar w:fldCharType="separate"/>
      </w:r>
      <w:r w:rsidR="00044A4C">
        <w:rPr>
          <w:noProof/>
        </w:rPr>
        <w:t>147</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_Ref412026190 \h </w:instrText>
      </w:r>
      <w:r>
        <w:fldChar w:fldCharType="separate"/>
      </w:r>
      <w:r w:rsidR="00044A4C">
        <w:t>Psalm</w:t>
      </w:r>
      <w:r w:rsidR="00044A4C" w:rsidRPr="00AB1781">
        <w:t xml:space="preserve"> 56</w:t>
      </w:r>
      <w:r w:rsidR="00044A4C">
        <w:t>: “Have mercy on me, O God, have mercy on me”</w:t>
      </w:r>
      <w:r>
        <w:fldChar w:fldCharType="end"/>
      </w:r>
      <w:r>
        <w:t xml:space="preserve">, page </w:t>
      </w:r>
      <w:r>
        <w:fldChar w:fldCharType="begin"/>
      </w:r>
      <w:r>
        <w:instrText xml:space="preserve"> PAGEREF _Ref412026190 \h </w:instrText>
      </w:r>
      <w:r>
        <w:fldChar w:fldCharType="separate"/>
      </w:r>
      <w:r w:rsidR="00044A4C">
        <w:rPr>
          <w:noProof/>
        </w:rPr>
        <w:t>164</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lastRenderedPageBreak/>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28"/>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29"/>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0"/>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1"/>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lastRenderedPageBreak/>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49"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4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6CAB4DFC" w:rsidR="00F14AA6" w:rsidRDefault="00F14AA6" w:rsidP="004E0D33">
      <w:pPr>
        <w:pStyle w:val="Rubric"/>
      </w:pPr>
      <w:r>
        <w:lastRenderedPageBreak/>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3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3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3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3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lastRenderedPageBreak/>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39"/>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0"/>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4581E1F"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_Ref412110915 \h </w:instrText>
      </w:r>
      <w:r>
        <w:fldChar w:fldCharType="separate"/>
      </w:r>
      <w:r w:rsidR="00044A4C">
        <w:t>Psalm</w:t>
      </w:r>
      <w:r w:rsidR="00044A4C" w:rsidRPr="00AB1781">
        <w:t xml:space="preserve"> 45</w:t>
      </w:r>
      <w:r w:rsidR="00044A4C">
        <w:t>: “God is our refuge and strength”</w:t>
      </w:r>
      <w:r>
        <w:fldChar w:fldCharType="end"/>
      </w:r>
      <w:r>
        <w:t xml:space="preserve">, page </w:t>
      </w:r>
      <w:r>
        <w:fldChar w:fldCharType="begin"/>
      </w:r>
      <w:r>
        <w:instrText xml:space="preserve"> PAGEREF _Ref412110915 \h </w:instrText>
      </w:r>
      <w:r>
        <w:fldChar w:fldCharType="separate"/>
      </w:r>
      <w:r w:rsidR="00044A4C">
        <w:rPr>
          <w:noProof/>
        </w:rPr>
        <w:t>149</w:t>
      </w:r>
      <w:r>
        <w:fldChar w:fldCharType="end"/>
      </w:r>
      <w:r>
        <w:t>.</w:t>
      </w:r>
    </w:p>
    <w:p w14:paraId="5C84228E" w14:textId="1E068D83" w:rsidR="00950468" w:rsidRPr="008242AB" w:rsidRDefault="008242AB" w:rsidP="00BF0205">
      <w:pPr>
        <w:pStyle w:val="Heading4"/>
      </w:pPr>
      <w:bookmarkStart w:id="250" w:name="_Ref412110915"/>
      <w:r>
        <w:t>Psalm</w:t>
      </w:r>
      <w:r w:rsidR="00950468" w:rsidRPr="00AB1781">
        <w:t xml:space="preserve"> 45</w:t>
      </w:r>
      <w:r>
        <w:t xml:space="preserve">: </w:t>
      </w:r>
      <w:r w:rsidR="009216DA">
        <w:t>“</w:t>
      </w:r>
      <w:r>
        <w:t>God is our refuge and strengt</w:t>
      </w:r>
      <w:r w:rsidR="005453DF">
        <w:t>h”</w:t>
      </w:r>
      <w:bookmarkEnd w:id="25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18D3B702" w:rsidR="00F14AA6" w:rsidRDefault="00F14AA6" w:rsidP="008242AB">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1"/>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2"/>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43"/>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4"/>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45"/>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46"/>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5D601A86" w:rsidR="00B35B25"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_Ref412110929 \h </w:instrText>
      </w:r>
      <w:r>
        <w:fldChar w:fldCharType="separate"/>
      </w:r>
      <w:r w:rsidR="00044A4C">
        <w:t>Psalm</w:t>
      </w:r>
      <w:r w:rsidR="00044A4C" w:rsidRPr="00AB1781">
        <w:t xml:space="preserve"> 46</w:t>
      </w:r>
      <w:r w:rsidR="00044A4C">
        <w:t>: “Clap your hands, all you nations”</w:t>
      </w:r>
      <w:r>
        <w:fldChar w:fldCharType="end"/>
      </w:r>
      <w:r>
        <w:t xml:space="preserve">, page </w:t>
      </w:r>
      <w:r>
        <w:fldChar w:fldCharType="begin"/>
      </w:r>
      <w:r>
        <w:instrText xml:space="preserve"> PAGEREF _Ref412110929 \h </w:instrText>
      </w:r>
      <w:r>
        <w:fldChar w:fldCharType="separate"/>
      </w:r>
      <w:r w:rsidR="00044A4C">
        <w:rPr>
          <w:noProof/>
        </w:rPr>
        <w:t>150</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1" w:name="_Ref435990010"/>
      <w:r>
        <w:t>Kathisma 7</w:t>
      </w:r>
      <w:bookmarkEnd w:id="251"/>
    </w:p>
    <w:p w14:paraId="3F629085" w14:textId="3F034B79" w:rsidR="00A6346F" w:rsidRPr="00A6346F" w:rsidRDefault="00A6346F" w:rsidP="00BF0205">
      <w:pPr>
        <w:pStyle w:val="Heading4"/>
      </w:pPr>
      <w:bookmarkStart w:id="252" w:name="_Ref412110929"/>
      <w:r>
        <w:t>Psalm</w:t>
      </w:r>
      <w:r w:rsidRPr="00AB1781">
        <w:t xml:space="preserve"> 46</w:t>
      </w:r>
      <w:r>
        <w:t xml:space="preserve">: </w:t>
      </w:r>
      <w:r w:rsidR="009216DA">
        <w:t>“C</w:t>
      </w:r>
      <w:r>
        <w:t>lap your hand</w:t>
      </w:r>
      <w:r w:rsidR="005453DF">
        <w:t>s, all you nations”</w:t>
      </w:r>
      <w:bookmarkEnd w:id="25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2A5DE708" w:rsidR="00F14AA6" w:rsidRDefault="00F14AA6" w:rsidP="00A6346F">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47"/>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lastRenderedPageBreak/>
        <w:t xml:space="preserve">3 For the Lord Most High is </w:t>
      </w:r>
      <w:r w:rsidR="007C3F83">
        <w:t>awesome,</w:t>
      </w:r>
      <w:r w:rsidRPr="00AB1781">
        <w:rPr>
          <w:rStyle w:val="FootnoteReference"/>
        </w:rPr>
        <w:footnoteReference w:id="248"/>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49"/>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0"/>
      </w:r>
    </w:p>
    <w:p w14:paraId="262D1E8F" w14:textId="4839968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1"/>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lastRenderedPageBreak/>
        <w:tab/>
        <w:t>the city of the great King—</w:t>
      </w:r>
      <w:r w:rsidR="00A6346F" w:rsidRPr="00AB1781">
        <w:rPr>
          <w:rStyle w:val="FootnoteReference"/>
        </w:rPr>
        <w:footnoteReference w:id="252"/>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3"/>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4"/>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55"/>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56"/>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57"/>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lastRenderedPageBreak/>
        <w:tab/>
        <w:t>He will shepherd us unto the ages</w:t>
      </w:r>
      <w:r>
        <w:rPr>
          <w:rStyle w:val="FootnoteReference"/>
        </w:rPr>
        <w:footnoteReference w:id="258"/>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59"/>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0"/>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1"/>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2"/>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lastRenderedPageBreak/>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3"/>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4"/>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lastRenderedPageBreak/>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65"/>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lastRenderedPageBreak/>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66"/>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3"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4EA16E04" w:rsidR="00C06875" w:rsidRDefault="00C06875" w:rsidP="00336170">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44A4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44A4C">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44A4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44A4C">
        <w:rPr>
          <w:noProof/>
        </w:rPr>
        <w:t>46</w:t>
      </w:r>
      <w:r>
        <w:fldChar w:fldCharType="end"/>
      </w:r>
      <w:r>
        <w:t xml:space="preserve">; </w:t>
      </w:r>
      <w:r>
        <w:fldChar w:fldCharType="begin"/>
      </w:r>
      <w:r>
        <w:instrText xml:space="preserve"> REF _Ref435434353 \h </w:instrText>
      </w:r>
      <w:r>
        <w:fldChar w:fldCharType="separate"/>
      </w:r>
      <w:r w:rsidR="00044A4C">
        <w:t>The Psalms of the Third Hour</w:t>
      </w:r>
      <w:r>
        <w:fldChar w:fldCharType="end"/>
      </w:r>
      <w:r>
        <w:t xml:space="preserve">, page </w:t>
      </w:r>
      <w:r>
        <w:fldChar w:fldCharType="begin"/>
      </w:r>
      <w:r>
        <w:instrText xml:space="preserve"> PAGEREF _Ref435434358 \h </w:instrText>
      </w:r>
      <w:r>
        <w:fldChar w:fldCharType="separate"/>
      </w:r>
      <w:r w:rsidR="00044A4C">
        <w:rPr>
          <w:noProof/>
        </w:rPr>
        <w:t>66</w:t>
      </w:r>
      <w:r>
        <w:fldChar w:fldCharType="end"/>
      </w:r>
      <w:r>
        <w:t xml:space="preserve">; </w:t>
      </w:r>
      <w:r>
        <w:fldChar w:fldCharType="begin"/>
      </w:r>
      <w:r>
        <w:instrText xml:space="preserve"> REF _Ref435434365 \h </w:instrText>
      </w:r>
      <w:r>
        <w:fldChar w:fldCharType="separate"/>
      </w:r>
      <w:r w:rsidR="00044A4C">
        <w:t>The Psalms of the Sixth Hour</w:t>
      </w:r>
      <w:r>
        <w:fldChar w:fldCharType="end"/>
      </w:r>
      <w:r>
        <w:t xml:space="preserve">, page </w:t>
      </w:r>
      <w:r>
        <w:fldChar w:fldCharType="begin"/>
      </w:r>
      <w:r>
        <w:instrText xml:space="preserve"> PAGEREF _Ref435434371 \p \h </w:instrText>
      </w:r>
      <w:r>
        <w:fldChar w:fldCharType="separate"/>
      </w:r>
      <w:r w:rsidR="00044A4C">
        <w:rPr>
          <w:noProof/>
        </w:rPr>
        <w:t>on page 69</w:t>
      </w:r>
      <w:r>
        <w:fldChar w:fldCharType="end"/>
      </w:r>
      <w:r>
        <w:t xml:space="preserve">; </w:t>
      </w:r>
      <w:r>
        <w:fldChar w:fldCharType="begin"/>
      </w:r>
      <w:r>
        <w:instrText xml:space="preserve"> REF _Ref435434381 \h </w:instrText>
      </w:r>
      <w:r>
        <w:fldChar w:fldCharType="separate"/>
      </w:r>
      <w:r w:rsidR="00044A4C">
        <w:t>The Psalms of the Ninth Hour</w:t>
      </w:r>
      <w:r>
        <w:fldChar w:fldCharType="end"/>
      </w:r>
      <w:r>
        <w:t xml:space="preserve">, page </w:t>
      </w:r>
      <w:r>
        <w:fldChar w:fldCharType="begin"/>
      </w:r>
      <w:r>
        <w:instrText xml:space="preserve"> PAGEREF _Ref435434387 \h </w:instrText>
      </w:r>
      <w:r>
        <w:fldChar w:fldCharType="separate"/>
      </w:r>
      <w:r w:rsidR="00044A4C">
        <w:rPr>
          <w:noProof/>
        </w:rPr>
        <w:t>73</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lastRenderedPageBreak/>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67"/>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68"/>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69"/>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0"/>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1"/>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lastRenderedPageBreak/>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2"/>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lastRenderedPageBreak/>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3"/>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lastRenderedPageBreak/>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4"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61685D1" w:rsidR="00F14AA6" w:rsidRDefault="00F14AA6" w:rsidP="00FD3FDA">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7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76"/>
      </w:r>
      <w:r w:rsidRPr="00AB1781">
        <w:t xml:space="preserve"> </w:t>
      </w:r>
      <w:r w:rsidR="00E570CB">
        <w:t>Your</w:t>
      </w:r>
      <w:r w:rsidRPr="00AB1781">
        <w:t xml:space="preserve"> Name, O Lord, for it is good.</w:t>
      </w:r>
      <w:r w:rsidRPr="00AB1781">
        <w:rPr>
          <w:rStyle w:val="FootnoteReference"/>
        </w:rPr>
        <w:footnoteReference w:id="277"/>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lastRenderedPageBreak/>
        <w:tab/>
        <w:t xml:space="preserve">and my eye </w:t>
      </w:r>
      <w:r w:rsidR="00CB04AB">
        <w:t>looked upon</w:t>
      </w:r>
      <w:r w:rsidRPr="00AB1781">
        <w:t xml:space="preserve"> my enemies.</w:t>
      </w:r>
      <w:r w:rsidRPr="00AB1781">
        <w:rPr>
          <w:rStyle w:val="FootnoteReference"/>
        </w:rPr>
        <w:footnoteReference w:id="278"/>
      </w:r>
    </w:p>
    <w:p w14:paraId="01F8EC09" w14:textId="1B9B89F8"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44A4C">
        <w:t>Psalm</w:t>
      </w:r>
      <w:r w:rsidR="00044A4C" w:rsidRPr="00AB1781">
        <w:t xml:space="preserve"> 56</w:t>
      </w:r>
      <w:r w:rsidR="00044A4C">
        <w:t>: “Have mercy on me, O God, have mercy on me”</w:t>
      </w:r>
      <w:r>
        <w:fldChar w:fldCharType="end"/>
      </w:r>
      <w:r>
        <w:t xml:space="preserve">, page </w:t>
      </w:r>
      <w:r>
        <w:fldChar w:fldCharType="begin"/>
      </w:r>
      <w:r>
        <w:instrText xml:space="preserve"> PAGEREF _Ref412026190 \h </w:instrText>
      </w:r>
      <w:r>
        <w:fldChar w:fldCharType="separate"/>
      </w:r>
      <w:r w:rsidR="00044A4C">
        <w:rPr>
          <w:noProof/>
        </w:rPr>
        <w:t>164</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79"/>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0"/>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lastRenderedPageBreak/>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1"/>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lastRenderedPageBreak/>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55" w:name="_Ref435438564"/>
      <w:r w:rsidRPr="00AB1781">
        <w:t>K</w:t>
      </w:r>
      <w:r>
        <w:t>athisma</w:t>
      </w:r>
      <w:r w:rsidR="0044639B">
        <w:t xml:space="preserve"> 8</w:t>
      </w:r>
      <w:bookmarkEnd w:id="255"/>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2"/>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3"/>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lastRenderedPageBreak/>
        <w:t xml:space="preserve">8 </w:t>
      </w:r>
      <w:r w:rsidR="00EF0D59">
        <w:t>By no means will you save them</w:t>
      </w:r>
      <w:r w:rsidRPr="00AB1781">
        <w:t>;</w:t>
      </w:r>
      <w:r w:rsidRPr="00AB1781">
        <w:rPr>
          <w:rStyle w:val="FootnoteReference"/>
        </w:rPr>
        <w:footnoteReference w:id="284"/>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56" w:name="_Ref412026190"/>
      <w:r>
        <w:t>Psalm</w:t>
      </w:r>
      <w:r w:rsidRPr="00AB1781">
        <w:t xml:space="preserve"> 56</w:t>
      </w:r>
      <w:r>
        <w:t xml:space="preserve">: </w:t>
      </w:r>
      <w:r w:rsidR="009216DA">
        <w:t>“</w:t>
      </w:r>
      <w:r>
        <w:t>Have mercy on me, O God, have mercy on m</w:t>
      </w:r>
      <w:r w:rsidR="00F017CA">
        <w:t>e”</w:t>
      </w:r>
      <w:bookmarkEnd w:id="25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4C667AD4" w:rsidR="00F14AA6" w:rsidRDefault="00F14AA6" w:rsidP="009E7111">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85"/>
      </w:r>
      <w:r w:rsidRPr="00AB1781">
        <w:t xml:space="preserve"> </w:t>
      </w:r>
      <w:r w:rsidRPr="00AB1781">
        <w:rPr>
          <w:i/>
        </w:rPr>
        <w:t>(Pause)</w:t>
      </w:r>
    </w:p>
    <w:p w14:paraId="5EEABDEC" w14:textId="4A988E5D" w:rsidR="009E7111" w:rsidRPr="009E7111" w:rsidRDefault="009E7111" w:rsidP="009E7111">
      <w:pPr>
        <w:pStyle w:val="EnglishHangEndNoCoptic"/>
      </w:pPr>
      <w:r w:rsidRPr="00AB1781">
        <w:lastRenderedPageBreak/>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86"/>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87"/>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88"/>
      </w:r>
    </w:p>
    <w:p w14:paraId="46679648" w14:textId="6E1FA106"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44A4C">
        <w:t>Psalm</w:t>
      </w:r>
      <w:r w:rsidR="00044A4C" w:rsidRPr="00AB1781">
        <w:t xml:space="preserve"> 60</w:t>
      </w:r>
      <w:r w:rsidR="00044A4C">
        <w:t>: “Hear my supplication, O God”</w:t>
      </w:r>
      <w:r>
        <w:fldChar w:fldCharType="end"/>
      </w:r>
      <w:r>
        <w:t xml:space="preserve">, page </w:t>
      </w:r>
      <w:r>
        <w:fldChar w:fldCharType="begin"/>
      </w:r>
      <w:r>
        <w:instrText xml:space="preserve"> PAGEREF _Ref412111219 \h </w:instrText>
      </w:r>
      <w:r>
        <w:fldChar w:fldCharType="separate"/>
      </w:r>
      <w:r w:rsidR="00044A4C">
        <w:rPr>
          <w:noProof/>
        </w:rPr>
        <w:t>169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44A4C">
        <w:t>Psalm</w:t>
      </w:r>
      <w:r w:rsidR="00044A4C" w:rsidRPr="00AB1781">
        <w:t xml:space="preserve"> 85</w:t>
      </w:r>
      <w:r w:rsidR="00044A4C">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44A4C">
        <w:rPr>
          <w:noProof/>
        </w:rPr>
        <w:t>211</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lastRenderedPageBreak/>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lastRenderedPageBreak/>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89"/>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lastRenderedPageBreak/>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0"/>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1"/>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lastRenderedPageBreak/>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2"/>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3"/>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4"/>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57" w:name="_Ref412111219"/>
      <w:r>
        <w:t>Psalm</w:t>
      </w:r>
      <w:r w:rsidR="009E7111" w:rsidRPr="00AB1781">
        <w:t xml:space="preserve"> 60</w:t>
      </w:r>
      <w:r>
        <w:t xml:space="preserve">: </w:t>
      </w:r>
      <w:r w:rsidR="009216DA">
        <w:t>“Hear</w:t>
      </w:r>
      <w:r>
        <w:t xml:space="preserve"> my supplicatio</w:t>
      </w:r>
      <w:r w:rsidR="005453DF">
        <w:t>n, O God”</w:t>
      </w:r>
      <w:bookmarkEnd w:id="25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E473D6B" w:rsidR="00F14AA6" w:rsidRDefault="00F14AA6" w:rsidP="00035647">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lastRenderedPageBreak/>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6C195AD5"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44A4C">
        <w:t>Psalm</w:t>
      </w:r>
      <w:r w:rsidR="00044A4C" w:rsidRPr="00AB1781">
        <w:t xml:space="preserve"> 62</w:t>
      </w:r>
      <w:r w:rsidR="00044A4C">
        <w:t>: “O God, my God, I rise early to be with You”</w:t>
      </w:r>
      <w:r>
        <w:fldChar w:fldCharType="end"/>
      </w:r>
      <w:r>
        <w:t xml:space="preserve">, page </w:t>
      </w:r>
      <w:r>
        <w:fldChar w:fldCharType="begin"/>
      </w:r>
      <w:r>
        <w:instrText xml:space="preserve"> PAGEREF _Ref412098429 \h </w:instrText>
      </w:r>
      <w:r>
        <w:fldChar w:fldCharType="separate"/>
      </w:r>
      <w:r w:rsidR="00044A4C">
        <w:rPr>
          <w:noProof/>
        </w:rPr>
        <w:t>171</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lastRenderedPageBreak/>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95"/>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96"/>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97"/>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98"/>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58"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5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1D555F11" w:rsidR="00F14AA6" w:rsidRDefault="00F14AA6" w:rsidP="00035647">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lastRenderedPageBreak/>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299"/>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0"/>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B5A0684"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44A4C">
        <w:t>Psalm</w:t>
      </w:r>
      <w:r w:rsidR="00044A4C" w:rsidRPr="00AB1781">
        <w:t xml:space="preserve"> 66</w:t>
      </w:r>
      <w:r w:rsidR="00044A4C">
        <w:t>: “May God have compassion on us and bless us”</w:t>
      </w:r>
      <w:r>
        <w:fldChar w:fldCharType="end"/>
      </w:r>
      <w:r>
        <w:t xml:space="preserve">, page </w:t>
      </w:r>
      <w:r>
        <w:fldChar w:fldCharType="begin"/>
      </w:r>
      <w:r>
        <w:instrText xml:space="preserve"> PAGEREF _Ref412026041 \h </w:instrText>
      </w:r>
      <w:r>
        <w:fldChar w:fldCharType="separate"/>
      </w:r>
      <w:r w:rsidR="00044A4C">
        <w:rPr>
          <w:noProof/>
        </w:rPr>
        <w:t>176</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lastRenderedPageBreak/>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59" w:name="_Ref435438574"/>
      <w:r w:rsidRPr="00AB1781">
        <w:t>K</w:t>
      </w:r>
      <w:r>
        <w:t>athisma 9</w:t>
      </w:r>
      <w:bookmarkEnd w:id="259"/>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lastRenderedPageBreak/>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3"/>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lastRenderedPageBreak/>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04"/>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0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0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07"/>
      </w:r>
      <w:r w:rsidRPr="00AB1781">
        <w:t xml:space="preserve"> worship</w:t>
      </w:r>
      <w:r w:rsidR="000E01D1">
        <w:rPr>
          <w:rStyle w:val="FootnoteReference"/>
        </w:rPr>
        <w:footnoteReference w:id="30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0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lastRenderedPageBreak/>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0" w:name="_Ref412026041"/>
      <w:r>
        <w:t>Psalm</w:t>
      </w:r>
      <w:r w:rsidRPr="00AB1781">
        <w:t xml:space="preserve"> 66</w:t>
      </w:r>
      <w:r>
        <w:t xml:space="preserve">: </w:t>
      </w:r>
      <w:r w:rsidR="007D2678">
        <w:t>“</w:t>
      </w:r>
      <w:r>
        <w:t>M</w:t>
      </w:r>
      <w:r w:rsidR="007D2678">
        <w:t>a</w:t>
      </w:r>
      <w:r>
        <w:t>y God have compassion on us and bless u</w:t>
      </w:r>
      <w:r w:rsidR="005453DF">
        <w:t>s”</w:t>
      </w:r>
      <w:bookmarkEnd w:id="26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Prayer for the Expansion of God’s Kingdom</w:t>
      </w:r>
    </w:p>
    <w:p w14:paraId="0AA1DD60" w14:textId="27C3A29F" w:rsidR="00F14AA6" w:rsidRDefault="00F14AA6" w:rsidP="00C879D4">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15"/>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1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1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1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5BFFE87A"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44A4C">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44A4C">
        <w:t>Psalm</w:t>
      </w:r>
      <w:r w:rsidR="00044A4C" w:rsidRPr="00AB1781">
        <w:t xml:space="preserve"> 69</w:t>
      </w:r>
      <w:r w:rsidR="00044A4C">
        <w:t>: “O Lord, make haste to help me”</w:t>
      </w:r>
      <w:r>
        <w:fldChar w:fldCharType="end"/>
      </w:r>
      <w:r>
        <w:t xml:space="preserve">, page </w:t>
      </w:r>
      <w:r>
        <w:fldChar w:fldCharType="begin"/>
      </w:r>
      <w:r>
        <w:instrText xml:space="preserve"> PAGEREF _Ref412026055 \h </w:instrText>
      </w:r>
      <w:r>
        <w:fldChar w:fldCharType="separate"/>
      </w:r>
      <w:r w:rsidR="00044A4C">
        <w:rPr>
          <w:noProof/>
        </w:rPr>
        <w:t>184</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lastRenderedPageBreak/>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1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2"/>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3"/>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lastRenderedPageBreak/>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2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25"/>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26"/>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lastRenderedPageBreak/>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27"/>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28"/>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29"/>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lastRenderedPageBreak/>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0"/>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1"/>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2"/>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lastRenderedPageBreak/>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33"/>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4"/>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35"/>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36"/>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lastRenderedPageBreak/>
        <w:tab/>
        <w:t>and bend their back</w:t>
      </w:r>
      <w:r w:rsidR="00F213BA">
        <w:t>s</w:t>
      </w:r>
      <w:r w:rsidRPr="00AB1781">
        <w:t xml:space="preserve"> continually.</w:t>
      </w:r>
      <w:r w:rsidRPr="00AB1781">
        <w:rPr>
          <w:rStyle w:val="FootnoteReference"/>
        </w:rPr>
        <w:footnoteReference w:id="337"/>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38"/>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1" w:name="_Ref412026055"/>
      <w:r>
        <w:lastRenderedPageBreak/>
        <w:t>Psalm</w:t>
      </w:r>
      <w:r w:rsidR="00C879D4" w:rsidRPr="00AB1781">
        <w:t xml:space="preserve"> 69</w:t>
      </w:r>
      <w:r>
        <w:t xml:space="preserve">: </w:t>
      </w:r>
      <w:r w:rsidR="007D2678">
        <w:t>“O Lord</w:t>
      </w:r>
      <w:r>
        <w:t xml:space="preserve">, </w:t>
      </w:r>
      <w:r w:rsidR="007D2678">
        <w:t>make haste to help m</w:t>
      </w:r>
      <w:r w:rsidR="00F017CA">
        <w:t>e”</w:t>
      </w:r>
      <w:bookmarkEnd w:id="26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07F69B30" w:rsidR="00F14AA6" w:rsidRDefault="00F14AA6" w:rsidP="00B139A8">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39"/>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0"/>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59049146" w:rsidR="00F35AEA" w:rsidRDefault="00F35AEA" w:rsidP="00E611C7">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_Ref412098484 \h </w:instrText>
      </w:r>
      <w:r>
        <w:fldChar w:fldCharType="separate"/>
      </w:r>
      <w:r w:rsidR="00044A4C">
        <w:t>Psalm</w:t>
      </w:r>
      <w:r w:rsidR="00044A4C" w:rsidRPr="00AB1781">
        <w:t xml:space="preserve"> 112</w:t>
      </w:r>
      <w:r w:rsidR="00044A4C">
        <w:t>: “Praise the Lord, you children”</w:t>
      </w:r>
      <w:r>
        <w:fldChar w:fldCharType="end"/>
      </w:r>
      <w:r>
        <w:t xml:space="preserve">, page </w:t>
      </w:r>
      <w:r>
        <w:fldChar w:fldCharType="begin"/>
      </w:r>
      <w:r>
        <w:instrText xml:space="preserve"> PAGEREF _Ref412098484 \h </w:instrText>
      </w:r>
      <w:r>
        <w:fldChar w:fldCharType="separate"/>
      </w:r>
      <w:r w:rsidR="00044A4C">
        <w:rPr>
          <w:noProof/>
        </w:rPr>
        <w:t>258</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44A4C">
        <w:t>Psalm</w:t>
      </w:r>
      <w:r w:rsidR="00044A4C" w:rsidRPr="00AB1781">
        <w:t xml:space="preserve"> 83</w:t>
      </w:r>
      <w:r w:rsidR="00044A4C">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044A4C">
        <w:rPr>
          <w:noProof/>
        </w:rPr>
        <w:t>208</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44A4C">
        <w:t>Psalm</w:t>
      </w:r>
      <w:r w:rsidR="00044A4C" w:rsidRPr="00AB1781">
        <w:t xml:space="preserve"> 22</w:t>
      </w:r>
      <w:r w:rsidR="00044A4C">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44A4C">
        <w:rPr>
          <w:noProof/>
        </w:rPr>
        <w:t>112</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44A4C">
        <w:t>Psalm</w:t>
      </w:r>
      <w:r w:rsidR="00044A4C" w:rsidRPr="00AB1781">
        <w:t xml:space="preserve"> 85</w:t>
      </w:r>
      <w:r w:rsidR="00044A4C">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44A4C">
        <w:rPr>
          <w:noProof/>
        </w:rPr>
        <w:t>211</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2" w:name="_Ref435438582"/>
      <w:r w:rsidRPr="00AB1781">
        <w:t>K</w:t>
      </w:r>
      <w:r>
        <w:t>athisma 10</w:t>
      </w:r>
      <w:bookmarkEnd w:id="26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1"/>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2"/>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lastRenderedPageBreak/>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3"/>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4"/>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45"/>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46"/>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47"/>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48"/>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49"/>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1"/>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2"/>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lastRenderedPageBreak/>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3"/>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4"/>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55"/>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lastRenderedPageBreak/>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56"/>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57"/>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lastRenderedPageBreak/>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58"/>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59"/>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0"/>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1"/>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lastRenderedPageBreak/>
        <w:tab/>
        <w:t>in the gates of the daughter of Zion.</w:t>
      </w:r>
      <w:r w:rsidRPr="00AB1781">
        <w:rPr>
          <w:rStyle w:val="FootnoteReference"/>
        </w:rPr>
        <w:footnoteReference w:id="362"/>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3"/>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65"/>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66"/>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67"/>
      </w:r>
      <w:r w:rsidRPr="00AB1781">
        <w:t xml:space="preserve"> there is no longer a prophet,</w:t>
      </w:r>
    </w:p>
    <w:p w14:paraId="60D32349" w14:textId="5337036B" w:rsidR="00CA0029" w:rsidRPr="00AB1781" w:rsidRDefault="00CA0029" w:rsidP="00CA0029">
      <w:pPr>
        <w:pStyle w:val="EnglishHangEndNoCoptic"/>
      </w:pPr>
      <w:r w:rsidRPr="00AB1781">
        <w:lastRenderedPageBreak/>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68"/>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69"/>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7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7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7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7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lastRenderedPageBreak/>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7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3" w:name="_Ref435438587"/>
      <w:r w:rsidRPr="00AB1781">
        <w:t>K</w:t>
      </w:r>
      <w:r>
        <w:t>athisma</w:t>
      </w:r>
      <w:r w:rsidRPr="00AB1781">
        <w:t xml:space="preserve"> 1</w:t>
      </w:r>
      <w:r>
        <w:t>1</w:t>
      </w:r>
      <w:bookmarkEnd w:id="26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8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8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8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8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88"/>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389"/>
      </w:r>
    </w:p>
    <w:p w14:paraId="2A516247" w14:textId="4B62B2A8" w:rsidR="004A51E7" w:rsidRPr="00AB1781" w:rsidRDefault="004A51E7" w:rsidP="004A51E7">
      <w:pPr>
        <w:pStyle w:val="EnglishHangEndNoCoptic"/>
      </w:pPr>
      <w:r w:rsidRPr="00AB1781">
        <w:lastRenderedPageBreak/>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0"/>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2"/>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3"/>
      </w:r>
      <w:r>
        <w:t xml:space="preserve">, </w:t>
      </w:r>
      <w:r w:rsidR="006B0A9B">
        <w:t>manifest Yourself</w:t>
      </w:r>
      <w:r w:rsidR="006B0A9B">
        <w:rPr>
          <w:rStyle w:val="FootnoteReference"/>
        </w:rPr>
        <w:footnoteReference w:id="394"/>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95"/>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96"/>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lastRenderedPageBreak/>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97"/>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98"/>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lastRenderedPageBreak/>
        <w:t>12 But My people did not hear My voice,</w:t>
      </w:r>
      <w:r w:rsidRPr="00AB1781">
        <w:rPr>
          <w:rStyle w:val="FootnoteReference"/>
        </w:rPr>
        <w:footnoteReference w:id="399"/>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0"/>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1"/>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2"/>
      </w:r>
    </w:p>
    <w:p w14:paraId="65A343DC" w14:textId="31254CAF" w:rsidR="004A51E7" w:rsidRPr="00AB1781" w:rsidRDefault="003D6ABB" w:rsidP="00A93CE8">
      <w:pPr>
        <w:pStyle w:val="EnglishHangNoCoptic"/>
      </w:pPr>
      <w:r>
        <w:lastRenderedPageBreak/>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3"/>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4"/>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lastRenderedPageBreak/>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6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BC111AF" w:rsidR="00F14AA6" w:rsidRDefault="00F14AA6" w:rsidP="00A93CE8">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05"/>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lastRenderedPageBreak/>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06"/>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07"/>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08"/>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38374308"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44A4C">
        <w:t>Psalm</w:t>
      </w:r>
      <w:r w:rsidR="00044A4C" w:rsidRPr="00AB1781">
        <w:t xml:space="preserve"> 84</w:t>
      </w:r>
      <w:r w:rsidR="00044A4C">
        <w:t>:” O Lord, You were pleased with Your land”</w:t>
      </w:r>
      <w:r>
        <w:fldChar w:fldCharType="end"/>
      </w:r>
      <w:r>
        <w:t xml:space="preserve">, page </w:t>
      </w:r>
      <w:r>
        <w:fldChar w:fldCharType="begin"/>
      </w:r>
      <w:r>
        <w:instrText xml:space="preserve"> PAGEREF _Ref412111302 \h </w:instrText>
      </w:r>
      <w:r>
        <w:fldChar w:fldCharType="separate"/>
      </w:r>
      <w:r w:rsidR="00044A4C">
        <w:rPr>
          <w:noProof/>
        </w:rPr>
        <w:t>209</w:t>
      </w:r>
      <w:r>
        <w:fldChar w:fldCharType="end"/>
      </w:r>
      <w:r>
        <w:t>.</w:t>
      </w:r>
    </w:p>
    <w:p w14:paraId="2EFF1703" w14:textId="35323D47" w:rsidR="004A51E7" w:rsidRPr="00AB1781" w:rsidRDefault="00A93CE8" w:rsidP="00BF0205">
      <w:pPr>
        <w:pStyle w:val="Heading4"/>
      </w:pPr>
      <w:bookmarkStart w:id="265"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6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04A7FAB9" w:rsidR="00F14AA6" w:rsidRDefault="00F14AA6" w:rsidP="00A93CE8">
      <w:pPr>
        <w:pStyle w:val="Rubric"/>
      </w:pPr>
      <w:r>
        <w:lastRenderedPageBreak/>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09"/>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0"/>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1"/>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2"/>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05BEB31" w:rsidR="00B35B25" w:rsidRDefault="00B35B25" w:rsidP="00B35B25">
      <w:pPr>
        <w:pStyle w:val="Rubric"/>
      </w:pPr>
      <w:r>
        <w:lastRenderedPageBreak/>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44A4C">
        <w:t>Psalm</w:t>
      </w:r>
      <w:r w:rsidR="00044A4C" w:rsidRPr="00AB1781">
        <w:t xml:space="preserve"> 85</w:t>
      </w:r>
      <w:r w:rsidR="00044A4C">
        <w:t>: “Incline Your ear, O Lord, and hear me”</w:t>
      </w:r>
      <w:r>
        <w:fldChar w:fldCharType="end"/>
      </w:r>
      <w:r>
        <w:t xml:space="preserve">, page </w:t>
      </w:r>
      <w:r>
        <w:fldChar w:fldCharType="begin"/>
      </w:r>
      <w:r>
        <w:instrText xml:space="preserve"> PAGEREF _Ref412026212 \h </w:instrText>
      </w:r>
      <w:r>
        <w:fldChar w:fldCharType="separate"/>
      </w:r>
      <w:r w:rsidR="00044A4C">
        <w:rPr>
          <w:noProof/>
        </w:rPr>
        <w:t>211</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66" w:name="_Ref435990025"/>
      <w:r>
        <w:t>Kathisma 12</w:t>
      </w:r>
      <w:bookmarkEnd w:id="266"/>
    </w:p>
    <w:p w14:paraId="3C923651" w14:textId="0BCFC39C" w:rsidR="00935D4B" w:rsidRPr="00AB1781" w:rsidRDefault="00935D4B" w:rsidP="00BF0205">
      <w:pPr>
        <w:pStyle w:val="Heading4"/>
      </w:pPr>
      <w:bookmarkStart w:id="26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6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372384B2" w:rsidR="00F14AA6" w:rsidRDefault="00F14AA6" w:rsidP="00935D4B">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3"/>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4"/>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15"/>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lastRenderedPageBreak/>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16"/>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17"/>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18"/>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19"/>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0"/>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1"/>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293846B7" w:rsidR="00B35B25" w:rsidRPr="00935D4B" w:rsidRDefault="00B35B25" w:rsidP="00E611C7">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w:t>
      </w:r>
      <w:r>
        <w:fldChar w:fldCharType="begin"/>
      </w:r>
      <w:r>
        <w:instrText xml:space="preserve"> REF _Ref412111328 \h </w:instrText>
      </w:r>
      <w:r>
        <w:fldChar w:fldCharType="separate"/>
      </w:r>
      <w:r w:rsidR="00044A4C">
        <w:t>Psalm</w:t>
      </w:r>
      <w:r w:rsidR="00044A4C" w:rsidRPr="00AB1781">
        <w:t xml:space="preserve"> 86</w:t>
      </w:r>
      <w:r w:rsidR="00044A4C">
        <w:t>: “His foundations are on the holy mountains”</w:t>
      </w:r>
      <w:r>
        <w:fldChar w:fldCharType="end"/>
      </w:r>
      <w:r>
        <w:t xml:space="preserve">, page </w:t>
      </w:r>
      <w:r>
        <w:fldChar w:fldCharType="begin"/>
      </w:r>
      <w:r>
        <w:instrText xml:space="preserve"> PAGEREF _Ref412111328 \h </w:instrText>
      </w:r>
      <w:r>
        <w:fldChar w:fldCharType="separate"/>
      </w:r>
      <w:r w:rsidR="00044A4C">
        <w:rPr>
          <w:noProof/>
        </w:rPr>
        <w:t>212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44A4C">
        <w:t>Psalm</w:t>
      </w:r>
      <w:r w:rsidR="00044A4C" w:rsidRPr="00AB1781">
        <w:t xml:space="preserve"> 90</w:t>
      </w:r>
      <w:r w:rsidR="00044A4C">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44A4C">
        <w:rPr>
          <w:noProof/>
        </w:rPr>
        <w:t>220</w:t>
      </w:r>
      <w:r w:rsidR="00E611C7">
        <w:fldChar w:fldCharType="end"/>
      </w:r>
      <w:r w:rsidR="00E611C7">
        <w:t>.</w:t>
      </w:r>
    </w:p>
    <w:p w14:paraId="45920DE7" w14:textId="6372A487" w:rsidR="00935D4B" w:rsidRPr="00AB1781" w:rsidRDefault="00935D4B" w:rsidP="00BF0205">
      <w:pPr>
        <w:pStyle w:val="Heading4"/>
      </w:pPr>
      <w:bookmarkStart w:id="268" w:name="_Ref412111328"/>
      <w:r>
        <w:t>Psalm</w:t>
      </w:r>
      <w:r w:rsidRPr="00AB1781">
        <w:t xml:space="preserve"> 86</w:t>
      </w:r>
      <w:r>
        <w:t xml:space="preserve">: </w:t>
      </w:r>
      <w:r w:rsidR="007D2678">
        <w:t>“</w:t>
      </w:r>
      <w:r>
        <w:t>His foundations are on the holy mountain</w:t>
      </w:r>
      <w:r w:rsidR="005453DF">
        <w:t>s”</w:t>
      </w:r>
      <w:bookmarkEnd w:id="26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4B8CB733" w:rsidR="00F14AA6" w:rsidRDefault="00F14AA6" w:rsidP="00935D4B">
      <w:pPr>
        <w:pStyle w:val="Rubric"/>
      </w:pPr>
      <w:r>
        <w:lastRenderedPageBreak/>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2"/>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3"/>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4"/>
      </w:r>
    </w:p>
    <w:p w14:paraId="41ECC6AA" w14:textId="04147FD6" w:rsidR="00935D4B" w:rsidRPr="00AB1781" w:rsidRDefault="00ED7AD3" w:rsidP="00935D4B">
      <w:pPr>
        <w:pStyle w:val="EnglishHangNoCoptic"/>
      </w:pPr>
      <w:r>
        <w:tab/>
        <w:t>and, “a man was born in her,”</w:t>
      </w:r>
      <w:r>
        <w:rPr>
          <w:rStyle w:val="FootnoteReference"/>
        </w:rPr>
        <w:footnoteReference w:id="425"/>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26"/>
      </w:r>
    </w:p>
    <w:p w14:paraId="238BF1CD" w14:textId="719784AD"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044A4C">
        <w:t>Psalm</w:t>
      </w:r>
      <w:r w:rsidR="00044A4C" w:rsidRPr="00AB1781">
        <w:t xml:space="preserve"> 90</w:t>
      </w:r>
      <w:r w:rsidR="00044A4C">
        <w:t>: “He who dwells in the help of the Most High”</w:t>
      </w:r>
      <w:r>
        <w:fldChar w:fldCharType="end"/>
      </w:r>
      <w:r>
        <w:t xml:space="preserve">, page </w:t>
      </w:r>
      <w:r>
        <w:fldChar w:fldCharType="begin"/>
      </w:r>
      <w:r>
        <w:instrText xml:space="preserve"> PAGEREF _Ref412026283 \h </w:instrText>
      </w:r>
      <w:r>
        <w:fldChar w:fldCharType="separate"/>
      </w:r>
      <w:r w:rsidR="00044A4C">
        <w:rPr>
          <w:noProof/>
        </w:rPr>
        <w:t>220</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lastRenderedPageBreak/>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27"/>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28"/>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29"/>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0"/>
      </w:r>
      <w:r>
        <w:t xml:space="preserve"> confess</w:t>
      </w:r>
      <w:r w:rsidR="00F06A9C">
        <w:rPr>
          <w:rStyle w:val="FootnoteReference"/>
        </w:rPr>
        <w:footnoteReference w:id="431"/>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2"/>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lastRenderedPageBreak/>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3"/>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4"/>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35"/>
      </w:r>
      <w:r w:rsidRPr="00AB1781">
        <w:t xml:space="preserve"> </w:t>
      </w:r>
      <w:r w:rsidR="006D6CF8">
        <w:t>forever</w:t>
      </w:r>
      <w:r w:rsidR="006D6CF8">
        <w:rPr>
          <w:rStyle w:val="FootnoteReference"/>
        </w:rPr>
        <w:footnoteReference w:id="436"/>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37"/>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38"/>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39"/>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lastRenderedPageBreak/>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0"/>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1"/>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2"/>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3"/>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4"/>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lastRenderedPageBreak/>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45"/>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46"/>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47"/>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48"/>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49"/>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0"/>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51"/>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2"/>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3"/>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lastRenderedPageBreak/>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4"/>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55"/>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56"/>
      </w:r>
      <w:r w:rsidRPr="00AB1781">
        <w:t xml:space="preserve"> in </w:t>
      </w:r>
      <w:r w:rsidR="00E570CB">
        <w:t>Your</w:t>
      </w:r>
      <w:r w:rsidRPr="00AB1781">
        <w:t xml:space="preserve"> wrath,</w:t>
      </w:r>
      <w:r w:rsidRPr="00AB1781">
        <w:rPr>
          <w:rStyle w:val="FootnoteReference"/>
        </w:rPr>
        <w:footnoteReference w:id="457"/>
      </w:r>
    </w:p>
    <w:p w14:paraId="71577F53" w14:textId="58ECBFB8" w:rsidR="00935D4B" w:rsidRPr="00AB1781" w:rsidRDefault="00935D4B" w:rsidP="00935D4B">
      <w:pPr>
        <w:pStyle w:val="EnglishHangEndNoCoptic"/>
      </w:pPr>
      <w:r w:rsidRPr="00AB1781">
        <w:lastRenderedPageBreak/>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5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5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69" w:name="_Ref412026283"/>
      <w:r>
        <w:t>Psalm</w:t>
      </w:r>
      <w:r w:rsidRPr="00AB1781">
        <w:t xml:space="preserve"> 90</w:t>
      </w:r>
      <w:r>
        <w:t xml:space="preserve">: </w:t>
      </w:r>
      <w:r w:rsidR="007D2678">
        <w:t>“</w:t>
      </w:r>
      <w:r>
        <w:t>He who dwells in the help of the Most Hig</w:t>
      </w:r>
      <w:r w:rsidR="00F017CA">
        <w:t>h”</w:t>
      </w:r>
      <w:bookmarkEnd w:id="26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0A0270AB" w:rsidR="00F14AA6" w:rsidRDefault="00F14AA6" w:rsidP="00935D4B">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4CEF572D" w14:textId="77777777" w:rsidR="00935D4B" w:rsidRPr="00AB1781" w:rsidRDefault="00935D4B" w:rsidP="00935D4B">
      <w:pPr>
        <w:pStyle w:val="Rubric"/>
      </w:pPr>
      <w:r w:rsidRPr="00AB1781">
        <w:lastRenderedPageBreak/>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2"/>
      </w:r>
      <w:r w:rsidRPr="00AB1781">
        <w:t xml:space="preserve"> underfoot.</w:t>
      </w:r>
    </w:p>
    <w:p w14:paraId="7626264B" w14:textId="57FBCB85" w:rsidR="00935D4B" w:rsidRPr="00AB1781" w:rsidRDefault="00935D4B" w:rsidP="00935D4B">
      <w:pPr>
        <w:pStyle w:val="EnglishHangNoCoptic"/>
      </w:pPr>
      <w:r w:rsidRPr="00AB1781">
        <w:lastRenderedPageBreak/>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7AEDFE17" w:rsidR="00B35B25"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44A4C">
        <w:t>Psalm</w:t>
      </w:r>
      <w:r w:rsidR="00044A4C" w:rsidRPr="00AB1781">
        <w:t xml:space="preserve"> 92</w:t>
      </w:r>
      <w:r w:rsidR="00044A4C">
        <w:t>: “The Lord is reigns, He is robed in majesty”</w:t>
      </w:r>
      <w:r>
        <w:fldChar w:fldCharType="end"/>
      </w:r>
      <w:r>
        <w:t xml:space="preserve">, page </w:t>
      </w:r>
      <w:r>
        <w:fldChar w:fldCharType="begin"/>
      </w:r>
      <w:r>
        <w:instrText xml:space="preserve"> PAGEREF _Ref412111374 \h </w:instrText>
      </w:r>
      <w:r>
        <w:fldChar w:fldCharType="separate"/>
      </w:r>
      <w:r w:rsidR="00044A4C">
        <w:rPr>
          <w:noProof/>
        </w:rPr>
        <w:t>223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44A4C">
        <w:t>Psalm</w:t>
      </w:r>
      <w:r w:rsidR="00044A4C" w:rsidRPr="00AB1781">
        <w:t xml:space="preserve"> 96</w:t>
      </w:r>
      <w:r w:rsidR="00044A4C">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44A4C">
        <w:rPr>
          <w:noProof/>
        </w:rPr>
        <w:t>228</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44A4C">
        <w:t>Psalm</w:t>
      </w:r>
      <w:r w:rsidR="00044A4C" w:rsidRPr="00AB1781">
        <w:t xml:space="preserve"> 116</w:t>
      </w:r>
      <w:r w:rsidR="00044A4C">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44A4C">
        <w:rPr>
          <w:noProof/>
        </w:rPr>
        <w:t>263</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0" w:name="_Ref435438606"/>
      <w:r w:rsidRPr="00AB1781">
        <w:t>K</w:t>
      </w:r>
      <w:r>
        <w:t>athisma</w:t>
      </w:r>
      <w:r w:rsidRPr="00AB1781">
        <w:t xml:space="preserve"> 1</w:t>
      </w:r>
      <w:r>
        <w:t>3</w:t>
      </w:r>
      <w:bookmarkEnd w:id="27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3"/>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4"/>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lastRenderedPageBreak/>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65"/>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66"/>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67"/>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68"/>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69"/>
      </w:r>
      <w:r w:rsidRPr="00AB1781">
        <w:t xml:space="preserve"> in a ripe</w:t>
      </w:r>
      <w:r w:rsidR="00325B16">
        <w:rPr>
          <w:rStyle w:val="FootnoteReference"/>
        </w:rPr>
        <w:footnoteReference w:id="470"/>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1" w:name="_Ref412111374"/>
      <w:r>
        <w:t>Psalm</w:t>
      </w:r>
      <w:r w:rsidRPr="00AB1781">
        <w:t xml:space="preserve"> 92</w:t>
      </w:r>
      <w:r>
        <w:t xml:space="preserve">: </w:t>
      </w:r>
      <w:r w:rsidR="007D2678">
        <w:t>“The Lord is reigns</w:t>
      </w:r>
      <w:r>
        <w:t xml:space="preserve">, He is robed in </w:t>
      </w:r>
      <w:r w:rsidR="007D2678">
        <w:t>majesty”</w:t>
      </w:r>
      <w:bookmarkEnd w:id="27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CCBFB77" w:rsidR="00F14AA6" w:rsidRDefault="00F14AA6" w:rsidP="008016CF">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lastRenderedPageBreak/>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2"/>
      </w:r>
      <w:r w:rsidRPr="00AB1781">
        <w:t>.</w:t>
      </w:r>
    </w:p>
    <w:p w14:paraId="4C593705" w14:textId="1D1CE84E"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lastRenderedPageBreak/>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7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7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lastRenderedPageBreak/>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77"/>
      </w:r>
      <w:r w:rsidRPr="00AB1781">
        <w:t xml:space="preserve"> with thanksgiving</w:t>
      </w:r>
      <w:r w:rsidR="000470D3">
        <w:rPr>
          <w:rStyle w:val="FootnoteReference"/>
        </w:rPr>
        <w:footnoteReference w:id="47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7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80"/>
      </w:r>
      <w:r w:rsidRPr="00AB1781">
        <w:t xml:space="preserve"> and fall down</w:t>
      </w:r>
      <w:r w:rsidR="002A2713">
        <w:rPr>
          <w:rStyle w:val="FootnoteReference"/>
        </w:rPr>
        <w:footnoteReference w:id="48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2"/>
      </w:r>
    </w:p>
    <w:p w14:paraId="2B2A416A" w14:textId="1FFC0B99" w:rsidR="008016CF" w:rsidRPr="00AB1781" w:rsidRDefault="008016CF" w:rsidP="008016CF">
      <w:pPr>
        <w:pStyle w:val="EnglishHangEndNoCoptic"/>
      </w:pPr>
      <w:r w:rsidRPr="00AB1781">
        <w:lastRenderedPageBreak/>
        <w:tab/>
      </w:r>
      <w:r w:rsidR="002A2713">
        <w:t>as in</w:t>
      </w:r>
      <w:r w:rsidRPr="00AB1781">
        <w:t xml:space="preserve"> the day of trial in the wilderness,</w:t>
      </w:r>
      <w:r w:rsidRPr="00AB1781">
        <w:rPr>
          <w:rStyle w:val="FootnoteReference"/>
        </w:rPr>
        <w:footnoteReference w:id="48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8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86"/>
      </w:r>
    </w:p>
    <w:p w14:paraId="0D54EE54" w14:textId="754B1C97" w:rsidR="008016CF" w:rsidRPr="00AB1781" w:rsidRDefault="008016CF" w:rsidP="00BF0205">
      <w:pPr>
        <w:pStyle w:val="Heading4"/>
      </w:pPr>
      <w:bookmarkStart w:id="27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4B6AE241" w:rsidR="00F14AA6" w:rsidRDefault="00F14AA6" w:rsidP="008016C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8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8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89"/>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1"/>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9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9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04EDA23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44A4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44A4C">
        <w:t>Psalm</w:t>
      </w:r>
      <w:r w:rsidR="00044A4C" w:rsidRPr="00AB1781">
        <w:t xml:space="preserve"> 96</w:t>
      </w:r>
      <w:r w:rsidR="00044A4C">
        <w:t>: “The Lord reigns, let the earth rejoice”</w:t>
      </w:r>
      <w:r>
        <w:fldChar w:fldCharType="end"/>
      </w:r>
      <w:r>
        <w:t xml:space="preserve">, page </w:t>
      </w:r>
      <w:r>
        <w:fldChar w:fldCharType="begin"/>
      </w:r>
      <w:r>
        <w:instrText xml:space="preserve"> PAGEREF _Ref412026313 \h </w:instrText>
      </w:r>
      <w:r>
        <w:fldChar w:fldCharType="separate"/>
      </w:r>
      <w:r w:rsidR="00044A4C">
        <w:rPr>
          <w:noProof/>
        </w:rPr>
        <w:t>228</w:t>
      </w:r>
      <w:r>
        <w:fldChar w:fldCharType="end"/>
      </w:r>
      <w:r>
        <w:t>.</w:t>
      </w:r>
    </w:p>
    <w:p w14:paraId="27826D3E" w14:textId="51F45D77" w:rsidR="008016CF" w:rsidRPr="00AB1781" w:rsidRDefault="00A0015F" w:rsidP="00BF0205">
      <w:pPr>
        <w:pStyle w:val="Heading4"/>
      </w:pPr>
      <w:bookmarkStart w:id="273"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7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45B76034"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lastRenderedPageBreak/>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9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9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9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2"/>
      </w:r>
      <w:r w:rsidRPr="00AB1781">
        <w:t xml:space="preserve"> at the remembrance of His holiness.</w:t>
      </w:r>
    </w:p>
    <w:p w14:paraId="087C431E" w14:textId="25040689" w:rsidR="00B35B25"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44A4C">
        <w:t>Psalm</w:t>
      </w:r>
      <w:r w:rsidR="00044A4C" w:rsidRPr="00AB1781">
        <w:t xml:space="preserve"> 97</w:t>
      </w:r>
      <w:r w:rsidR="00044A4C">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44A4C">
        <w:rPr>
          <w:noProof/>
        </w:rPr>
        <w:t>230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44A4C">
        <w:t>Psalm</w:t>
      </w:r>
      <w:r w:rsidR="00044A4C" w:rsidRPr="00AB1781">
        <w:t xml:space="preserve"> 109</w:t>
      </w:r>
      <w:r w:rsidR="00044A4C">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44A4C">
        <w:rPr>
          <w:noProof/>
        </w:rPr>
        <w:t>254</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7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9D0267B"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26D91A25" w:rsidR="00B35B25" w:rsidRPr="00A0015F" w:rsidRDefault="00B35B25" w:rsidP="00B35B25">
      <w:pPr>
        <w:pStyle w:val="Rubric"/>
      </w:pPr>
      <w:r>
        <w:lastRenderedPageBreak/>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44A4C">
        <w:t>Psalm</w:t>
      </w:r>
      <w:r w:rsidR="00044A4C" w:rsidRPr="00AB1781">
        <w:t xml:space="preserve"> 98</w:t>
      </w:r>
      <w:r w:rsidR="00044A4C">
        <w:t>: “The Lord reigns, let the peoples rage”</w:t>
      </w:r>
      <w:r>
        <w:fldChar w:fldCharType="end"/>
      </w:r>
      <w:r>
        <w:t xml:space="preserve">, page </w:t>
      </w:r>
      <w:r>
        <w:fldChar w:fldCharType="begin"/>
      </w:r>
      <w:r>
        <w:instrText xml:space="preserve"> PAGEREF _Ref412111731 \h </w:instrText>
      </w:r>
      <w:r>
        <w:fldChar w:fldCharType="separate"/>
      </w:r>
      <w:r w:rsidR="00044A4C">
        <w:rPr>
          <w:noProof/>
        </w:rPr>
        <w:t>231</w:t>
      </w:r>
      <w:r>
        <w:fldChar w:fldCharType="end"/>
      </w:r>
      <w:r>
        <w:t>.</w:t>
      </w:r>
    </w:p>
    <w:p w14:paraId="45190D05" w14:textId="5690E2E2" w:rsidR="008016CF" w:rsidRPr="00A0015F" w:rsidRDefault="00A0015F" w:rsidP="00BF0205">
      <w:pPr>
        <w:pStyle w:val="Heading4"/>
      </w:pPr>
      <w:bookmarkStart w:id="275" w:name="_Ref412111731"/>
      <w:r>
        <w:t>Psalm</w:t>
      </w:r>
      <w:r w:rsidR="008016CF" w:rsidRPr="00AB1781">
        <w:t xml:space="preserve"> 98</w:t>
      </w:r>
      <w:r>
        <w:t xml:space="preserve">: </w:t>
      </w:r>
      <w:r w:rsidR="007D2678">
        <w:t>“The Lord reigns</w:t>
      </w:r>
      <w:r>
        <w:t>, let the peoples rag</w:t>
      </w:r>
      <w:r w:rsidR="007D2678">
        <w:t>e”</w:t>
      </w:r>
      <w:bookmarkEnd w:id="27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6A65C78E"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0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0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0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08"/>
      </w:r>
      <w:r w:rsidRPr="00AB1781">
        <w:t xml:space="preserve"> all their practices.</w:t>
      </w:r>
    </w:p>
    <w:p w14:paraId="4330AE7C" w14:textId="77777777" w:rsidR="008016CF" w:rsidRPr="00AB1781" w:rsidRDefault="008016CF" w:rsidP="00A0015F">
      <w:pPr>
        <w:pStyle w:val="EnglishHangNoCoptic"/>
      </w:pPr>
      <w:r w:rsidRPr="00AB1781">
        <w:lastRenderedPageBreak/>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0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E7E96C8"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44A4C">
        <w:t>Psalm</w:t>
      </w:r>
      <w:r w:rsidR="00044A4C" w:rsidRPr="00AB1781">
        <w:t xml:space="preserve"> 99</w:t>
      </w:r>
      <w:r w:rsidR="00044A4C">
        <w:t>: “Shout for joy to the Lord, all the earth”</w:t>
      </w:r>
      <w:r>
        <w:fldChar w:fldCharType="end"/>
      </w:r>
      <w:r>
        <w:t xml:space="preserve">, page </w:t>
      </w:r>
      <w:r>
        <w:fldChar w:fldCharType="begin"/>
      </w:r>
      <w:r>
        <w:instrText xml:space="preserve"> PAGEREF _Ref412111741 \h </w:instrText>
      </w:r>
      <w:r>
        <w:fldChar w:fldCharType="separate"/>
      </w:r>
      <w:r w:rsidR="00044A4C">
        <w:rPr>
          <w:noProof/>
        </w:rPr>
        <w:t>232</w:t>
      </w:r>
      <w:r>
        <w:fldChar w:fldCharType="end"/>
      </w:r>
      <w:r>
        <w:t>.</w:t>
      </w:r>
    </w:p>
    <w:p w14:paraId="03F16376" w14:textId="0C4C7F9B" w:rsidR="008016CF" w:rsidRPr="00A0015F" w:rsidRDefault="00A0015F" w:rsidP="00BF0205">
      <w:pPr>
        <w:pStyle w:val="Heading4"/>
      </w:pPr>
      <w:bookmarkStart w:id="276" w:name="_Ref412111741"/>
      <w:r>
        <w:t>Psalm</w:t>
      </w:r>
      <w:r w:rsidR="008016CF" w:rsidRPr="00AB1781">
        <w:t xml:space="preserve"> 99</w:t>
      </w:r>
      <w:r>
        <w:t xml:space="preserve">: </w:t>
      </w:r>
      <w:r w:rsidR="007D2678">
        <w:t>“</w:t>
      </w:r>
      <w:r>
        <w:t>Shout for joy to the Lord, all the eart</w:t>
      </w:r>
      <w:r w:rsidR="007D2678">
        <w:t>h”</w:t>
      </w:r>
      <w:bookmarkEnd w:id="27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D51A069"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1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0990B0F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44A4C">
        <w:t>Psalm</w:t>
      </w:r>
      <w:r w:rsidR="00044A4C" w:rsidRPr="00AB1781">
        <w:t xml:space="preserve"> 100</w:t>
      </w:r>
      <w:r w:rsidR="00044A4C">
        <w:t>: “I will sing to You of mercy and judgment, O Lord”</w:t>
      </w:r>
      <w:r>
        <w:fldChar w:fldCharType="end"/>
      </w:r>
      <w:r>
        <w:t xml:space="preserve">, page </w:t>
      </w:r>
      <w:r>
        <w:fldChar w:fldCharType="begin"/>
      </w:r>
      <w:r>
        <w:instrText xml:space="preserve"> PAGEREF _Ref412111752 \h </w:instrText>
      </w:r>
      <w:r>
        <w:fldChar w:fldCharType="separate"/>
      </w:r>
      <w:r w:rsidR="00044A4C">
        <w:rPr>
          <w:noProof/>
        </w:rPr>
        <w:t>232</w:t>
      </w:r>
      <w:r>
        <w:fldChar w:fldCharType="end"/>
      </w:r>
      <w:r>
        <w:t>.</w:t>
      </w:r>
    </w:p>
    <w:p w14:paraId="1FF767BE" w14:textId="1FAD1E5E" w:rsidR="008016CF" w:rsidRPr="00A0015F" w:rsidRDefault="00A0015F" w:rsidP="00BF0205">
      <w:pPr>
        <w:pStyle w:val="Heading4"/>
      </w:pPr>
      <w:bookmarkStart w:id="277"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7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5C779854"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1123A54E" w14:textId="77777777" w:rsidR="008016CF" w:rsidRPr="00AB1781" w:rsidRDefault="008016CF" w:rsidP="00A0015F">
      <w:pPr>
        <w:pStyle w:val="Rubric"/>
      </w:pPr>
      <w:r w:rsidRPr="00AB1781">
        <w:lastRenderedPageBreak/>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1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104A9E0" w:rsidR="00B35B25"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44A4C">
        <w:t>Psalm</w:t>
      </w:r>
      <w:r w:rsidR="00044A4C" w:rsidRPr="00AB1781">
        <w:t xml:space="preserve"> 109</w:t>
      </w:r>
      <w:r w:rsidR="00044A4C">
        <w:t>: “The Lord said to my Lord, “Sit at My right hand’”</w:t>
      </w:r>
      <w:r>
        <w:fldChar w:fldCharType="end"/>
      </w:r>
      <w:r>
        <w:t xml:space="preserve">, page </w:t>
      </w:r>
      <w:r>
        <w:fldChar w:fldCharType="begin"/>
      </w:r>
      <w:r>
        <w:instrText xml:space="preserve"> PAGEREF _Ref412026343 \h </w:instrText>
      </w:r>
      <w:r>
        <w:fldChar w:fldCharType="separate"/>
      </w:r>
      <w:r w:rsidR="00044A4C">
        <w:rPr>
          <w:noProof/>
        </w:rPr>
        <w:t>254</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78" w:name="_Ref435438613"/>
      <w:r w:rsidRPr="00AB1781">
        <w:t>K</w:t>
      </w:r>
      <w:r>
        <w:t>athisma</w:t>
      </w:r>
      <w:r w:rsidRPr="00AB1781">
        <w:t xml:space="preserve"> 1</w:t>
      </w:r>
      <w:r>
        <w:t>4</w:t>
      </w:r>
      <w:bookmarkEnd w:id="27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16"/>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1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lastRenderedPageBreak/>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1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lastRenderedPageBreak/>
        <w:tab/>
        <w:t>and their descendants</w:t>
      </w:r>
      <w:r w:rsidRPr="00AB1781">
        <w:rPr>
          <w:rStyle w:val="FootnoteReference"/>
        </w:rPr>
        <w:footnoteReference w:id="51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2"/>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3"/>
      </w:r>
      <w:r w:rsidRPr="00AB1781">
        <w:t xml:space="preserve"> from us.</w:t>
      </w:r>
      <w:r w:rsidRPr="00AB1781">
        <w:rPr>
          <w:rStyle w:val="FootnoteReference"/>
        </w:rPr>
        <w:footnoteReference w:id="524"/>
      </w:r>
    </w:p>
    <w:p w14:paraId="1779A7D0" w14:textId="77777777" w:rsidR="00EC728E" w:rsidRPr="00AB1781" w:rsidRDefault="00EC728E" w:rsidP="00EC728E">
      <w:pPr>
        <w:pStyle w:val="EnglishHangNoCoptic"/>
      </w:pPr>
      <w:r w:rsidRPr="00AB1781">
        <w:lastRenderedPageBreak/>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2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26"/>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lastRenderedPageBreak/>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2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2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2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3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2"/>
      </w:r>
      <w:r w:rsidR="00342E73">
        <w:t xml:space="preserve"> flames of fire.</w:t>
      </w:r>
      <w:r w:rsidRPr="00AB1781">
        <w:rPr>
          <w:rStyle w:val="FootnoteReference"/>
        </w:rPr>
        <w:footnoteReference w:id="53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3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36"/>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lastRenderedPageBreak/>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3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38"/>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lastRenderedPageBreak/>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39"/>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0"/>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41"/>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2"/>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3"/>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4"/>
      </w:r>
      <w:r w:rsidRPr="00AB1781">
        <w:t xml:space="preserve"> Him;</w:t>
      </w:r>
    </w:p>
    <w:p w14:paraId="4BE32A34" w14:textId="15686435" w:rsidR="00EC728E" w:rsidRPr="00AB1781" w:rsidRDefault="00EC728E" w:rsidP="00DA6717">
      <w:pPr>
        <w:pStyle w:val="EnglishHangEndNoCoptic"/>
      </w:pPr>
      <w:r w:rsidRPr="00AB1781">
        <w:lastRenderedPageBreak/>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45"/>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46"/>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47"/>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48"/>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49"/>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0"/>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lastRenderedPageBreak/>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lastRenderedPageBreak/>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1"/>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2"/>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3"/>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4"/>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55"/>
      </w:r>
    </w:p>
    <w:p w14:paraId="54FAFE34" w14:textId="3BF6EB7B" w:rsidR="00924D0C" w:rsidRDefault="00924D0C" w:rsidP="00924D0C">
      <w:pPr>
        <w:pStyle w:val="Rubric"/>
      </w:pPr>
      <w:r>
        <w:lastRenderedPageBreak/>
        <w:t>Glory…</w:t>
      </w:r>
    </w:p>
    <w:p w14:paraId="6F0C17E5" w14:textId="3DFDAA72" w:rsidR="0044639B" w:rsidRPr="00AB1781" w:rsidRDefault="0044639B" w:rsidP="00BF0205">
      <w:pPr>
        <w:pStyle w:val="Heading3"/>
      </w:pPr>
      <w:bookmarkStart w:id="279" w:name="_Ref435438622"/>
      <w:r w:rsidRPr="00AB1781">
        <w:t>K</w:t>
      </w:r>
      <w:r>
        <w:t>athisma</w:t>
      </w:r>
      <w:r w:rsidRPr="00AB1781">
        <w:t xml:space="preserve"> 1</w:t>
      </w:r>
      <w:r>
        <w:t>5</w:t>
      </w:r>
      <w:bookmarkEnd w:id="27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56"/>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57"/>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58"/>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59"/>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0"/>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1"/>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lastRenderedPageBreak/>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2"/>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3"/>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4"/>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65"/>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66"/>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lastRenderedPageBreak/>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67"/>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68"/>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69"/>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0"/>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1"/>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lastRenderedPageBreak/>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2"/>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3"/>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4"/>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75"/>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76"/>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77"/>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lastRenderedPageBreak/>
        <w:t xml:space="preserve">15 Let them </w:t>
      </w:r>
      <w:r w:rsidR="008B5FD0">
        <w:t>confess</w:t>
      </w:r>
      <w:r w:rsidR="008B5FD0">
        <w:rPr>
          <w:rStyle w:val="FootnoteReference"/>
        </w:rPr>
        <w:footnoteReference w:id="578"/>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79"/>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0"/>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1"/>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2"/>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lastRenderedPageBreak/>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83"/>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4"/>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lastRenderedPageBreak/>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85"/>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86"/>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87"/>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88"/>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89"/>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lastRenderedPageBreak/>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0"/>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lastRenderedPageBreak/>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1"/>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2"/>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lastRenderedPageBreak/>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3"/>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4"/>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0" w:name="_Ref435990041"/>
      <w:r>
        <w:t>Kathisma 16</w:t>
      </w:r>
      <w:bookmarkEnd w:id="280"/>
    </w:p>
    <w:p w14:paraId="10F0C415" w14:textId="0AB078EF" w:rsidR="00510795" w:rsidRPr="00267F42" w:rsidRDefault="00267F42" w:rsidP="00BF0205">
      <w:pPr>
        <w:pStyle w:val="Heading4"/>
      </w:pPr>
      <w:bookmarkStart w:id="281" w:name="_Ref412026343"/>
      <w:r>
        <w:t>Psalm</w:t>
      </w:r>
      <w:r w:rsidR="00510795" w:rsidRPr="00AB1781">
        <w:t xml:space="preserve"> 109</w:t>
      </w:r>
      <w:r>
        <w:t xml:space="preserve">: </w:t>
      </w:r>
      <w:r w:rsidR="00E67F94">
        <w:t>“The Lord said to my Lord, “</w:t>
      </w:r>
      <w:r>
        <w:t>Sit at My right han</w:t>
      </w:r>
      <w:r w:rsidR="00E67F94">
        <w:t>d’”</w:t>
      </w:r>
      <w:bookmarkEnd w:id="28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69BF4DEF"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95"/>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96"/>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lastRenderedPageBreak/>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97"/>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98"/>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99"/>
      </w:r>
      <w:r w:rsidRPr="00AB1781">
        <w:t>.</w:t>
      </w:r>
      <w:r w:rsidRPr="00AB1781">
        <w:rPr>
          <w:rStyle w:val="FootnoteReference"/>
        </w:rPr>
        <w:footnoteReference w:id="600"/>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01"/>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2"/>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3"/>
      </w:r>
    </w:p>
    <w:p w14:paraId="3ABB1A49" w14:textId="7F39F332" w:rsidR="00B35B25" w:rsidRDefault="00B35B25" w:rsidP="00E611C7">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44A4C">
        <w:t>Psalm</w:t>
      </w:r>
      <w:r w:rsidR="00044A4C" w:rsidRPr="00AB1781">
        <w:t xml:space="preserve"> 110</w:t>
      </w:r>
      <w:r w:rsidR="00044A4C">
        <w:t>: “I will confess You, O Lord, with my whole heart”</w:t>
      </w:r>
      <w:r>
        <w:fldChar w:fldCharType="end"/>
      </w:r>
      <w:r>
        <w:t xml:space="preserve">, page </w:t>
      </w:r>
      <w:r>
        <w:fldChar w:fldCharType="begin"/>
      </w:r>
      <w:r>
        <w:instrText xml:space="preserve"> PAGEREF _Ref412111792 \h </w:instrText>
      </w:r>
      <w:r>
        <w:fldChar w:fldCharType="separate"/>
      </w:r>
      <w:r w:rsidR="00044A4C">
        <w:rPr>
          <w:noProof/>
        </w:rPr>
        <w:t>255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44A4C">
        <w:t>Psalm</w:t>
      </w:r>
      <w:r w:rsidR="00044A4C" w:rsidRPr="00AB1781">
        <w:t xml:space="preserve"> 114</w:t>
      </w:r>
      <w:r w:rsidR="00044A4C">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44A4C">
        <w:rPr>
          <w:noProof/>
        </w:rPr>
        <w:t>261</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2B66366"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4"/>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05"/>
      </w:r>
      <w:r w:rsidRPr="00AB1781">
        <w:t>.</w:t>
      </w:r>
    </w:p>
    <w:p w14:paraId="6E7BB281" w14:textId="624B2B2E" w:rsidR="00510795" w:rsidRPr="00AB1781" w:rsidRDefault="00510795" w:rsidP="00267F42">
      <w:pPr>
        <w:pStyle w:val="EnglishHangNoCoptic"/>
      </w:pPr>
      <w:r w:rsidRPr="00AB1781">
        <w:lastRenderedPageBreak/>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06"/>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07"/>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0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0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2"/>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7ADCF3"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44A4C">
        <w:t>Psalm</w:t>
      </w:r>
      <w:r w:rsidR="00044A4C" w:rsidRPr="00AB1781">
        <w:t xml:space="preserve"> 111</w:t>
      </w:r>
      <w:r w:rsidR="00044A4C">
        <w:t>: “Blessed is the man who fears the Lord”</w:t>
      </w:r>
      <w:r>
        <w:fldChar w:fldCharType="end"/>
      </w:r>
      <w:r>
        <w:t xml:space="preserve">, page </w:t>
      </w:r>
      <w:r>
        <w:fldChar w:fldCharType="begin"/>
      </w:r>
      <w:r>
        <w:instrText xml:space="preserve"> PAGEREF _Ref412111806 \h </w:instrText>
      </w:r>
      <w:r>
        <w:fldChar w:fldCharType="separate"/>
      </w:r>
      <w:r w:rsidR="00044A4C">
        <w:rPr>
          <w:noProof/>
        </w:rPr>
        <w:t>256</w:t>
      </w:r>
      <w:r>
        <w:fldChar w:fldCharType="end"/>
      </w:r>
      <w:r>
        <w:t>.</w:t>
      </w:r>
    </w:p>
    <w:p w14:paraId="15C2806A" w14:textId="7A8D6D1E" w:rsidR="00510795" w:rsidRPr="00267F42" w:rsidRDefault="00267F42" w:rsidP="00BF0205">
      <w:pPr>
        <w:pStyle w:val="Heading4"/>
      </w:pPr>
      <w:bookmarkStart w:id="283" w:name="_Ref412111806"/>
      <w:r>
        <w:t>Psalm</w:t>
      </w:r>
      <w:r w:rsidR="00510795" w:rsidRPr="00AB1781">
        <w:t xml:space="preserve"> 111</w:t>
      </w:r>
      <w:r>
        <w:t xml:space="preserve">: </w:t>
      </w:r>
      <w:r w:rsidR="00E67F94">
        <w:t>“</w:t>
      </w:r>
      <w:r>
        <w:t>Blessed is the man who fears the Lor</w:t>
      </w:r>
      <w:r w:rsidR="00E67F94">
        <w:t>d”</w:t>
      </w:r>
      <w:bookmarkEnd w:id="28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60BDE8AC"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5D18353E" w14:textId="77777777" w:rsidR="00510795" w:rsidRPr="00AB1781" w:rsidRDefault="00510795" w:rsidP="00267F42">
      <w:pPr>
        <w:pStyle w:val="Rubric"/>
      </w:pPr>
      <w:r w:rsidRPr="00AB1781">
        <w:lastRenderedPageBreak/>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1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1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1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18"/>
      </w:r>
    </w:p>
    <w:p w14:paraId="6BACCBFA" w14:textId="544835D2" w:rsidR="00B35B25"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44A4C">
        <w:t>Psalm</w:t>
      </w:r>
      <w:r w:rsidR="00044A4C" w:rsidRPr="00AB1781">
        <w:t xml:space="preserve"> 112</w:t>
      </w:r>
      <w:r w:rsidR="00044A4C">
        <w:t>: “Praise the Lord, you children”</w:t>
      </w:r>
      <w:r>
        <w:fldChar w:fldCharType="end"/>
      </w:r>
      <w:r>
        <w:t xml:space="preserve">, page </w:t>
      </w:r>
      <w:r>
        <w:fldChar w:fldCharType="begin"/>
      </w:r>
      <w:r>
        <w:instrText xml:space="preserve"> PAGEREF _Ref412098484 \h </w:instrText>
      </w:r>
      <w:r>
        <w:fldChar w:fldCharType="separate"/>
      </w:r>
      <w:r w:rsidR="00044A4C">
        <w:rPr>
          <w:noProof/>
        </w:rPr>
        <w:t>258</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4"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619"/>
      </w:r>
      <w:r w:rsidR="00267F42">
        <w:t xml:space="preserve">: </w:t>
      </w:r>
      <w:r w:rsidR="00E67F94">
        <w:t>“</w:t>
      </w:r>
      <w:r w:rsidR="00267F42">
        <w:t>Praise the Lord, you childre</w:t>
      </w:r>
      <w:r w:rsidR="00E67F94">
        <w:t>n”</w:t>
      </w:r>
      <w:bookmarkEnd w:id="28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04C9322D" w:rsidR="00F14AA6" w:rsidRDefault="00F14AA6" w:rsidP="00267F42">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7E997CC7"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_Ref412098508 \h </w:instrText>
      </w:r>
      <w:r>
        <w:fldChar w:fldCharType="separate"/>
      </w:r>
      <w:r w:rsidR="00044A4C">
        <w:t>Psalm</w:t>
      </w:r>
      <w:r w:rsidR="00044A4C" w:rsidRPr="00AB1781">
        <w:t xml:space="preserve"> 142</w:t>
      </w:r>
      <w:r w:rsidR="00044A4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44A4C">
        <w:rPr>
          <w:noProof/>
        </w:rPr>
        <w:t>306</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44A4C">
        <w:t>Psalm</w:t>
      </w:r>
      <w:r w:rsidR="00044A4C" w:rsidRPr="00AB1781">
        <w:t xml:space="preserve"> 114</w:t>
      </w:r>
      <w:r w:rsidR="00044A4C">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44A4C">
        <w:rPr>
          <w:noProof/>
        </w:rPr>
        <w:t>261</w:t>
      </w:r>
      <w:r w:rsidR="00B35B25">
        <w:fldChar w:fldCharType="end"/>
      </w:r>
      <w:r w:rsidR="00B35B25">
        <w:t>.</w:t>
      </w:r>
    </w:p>
    <w:p w14:paraId="4E58FCA1" w14:textId="262D88AC" w:rsidR="00510795" w:rsidRPr="00267F42" w:rsidRDefault="00267F42" w:rsidP="00BF0205">
      <w:pPr>
        <w:pStyle w:val="Heading4"/>
      </w:pPr>
      <w:r>
        <w:lastRenderedPageBreak/>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lastRenderedPageBreak/>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2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2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27"/>
      </w:r>
      <w:r w:rsidR="00510795" w:rsidRPr="00AB1781">
        <w:t>.</w:t>
      </w:r>
    </w:p>
    <w:p w14:paraId="397629CE" w14:textId="75AE80C9" w:rsidR="00510795" w:rsidRPr="00267F42" w:rsidRDefault="00267F42" w:rsidP="00BF0205">
      <w:pPr>
        <w:pStyle w:val="Heading4"/>
      </w:pPr>
      <w:bookmarkStart w:id="285"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8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20DFA679"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2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2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1"/>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2"/>
      </w:r>
    </w:p>
    <w:p w14:paraId="30D31F28" w14:textId="11F59766" w:rsidR="00510795" w:rsidRDefault="00510795" w:rsidP="00267F42">
      <w:pPr>
        <w:pStyle w:val="EnglishHangEndNoCoptic"/>
      </w:pPr>
      <w:r w:rsidRPr="00AB1781">
        <w:lastRenderedPageBreak/>
        <w:tab/>
        <w:t>in the land of the living.</w:t>
      </w:r>
    </w:p>
    <w:p w14:paraId="15BDDE6D" w14:textId="6BC13BE2" w:rsidR="00B35B25"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44A4C">
        <w:t>Psalm</w:t>
      </w:r>
      <w:r w:rsidR="00044A4C" w:rsidRPr="00AB1781">
        <w:t xml:space="preserve"> 115</w:t>
      </w:r>
      <w:r w:rsidR="00044A4C">
        <w:t>: “I believed; therefore I spoke; but I was greatly humbled”</w:t>
      </w:r>
      <w:r>
        <w:fldChar w:fldCharType="end"/>
      </w:r>
      <w:r>
        <w:t xml:space="preserve">, page </w:t>
      </w:r>
      <w:r>
        <w:fldChar w:fldCharType="begin"/>
      </w:r>
      <w:r>
        <w:instrText xml:space="preserve"> PAGEREF _Ref412026376 \h </w:instrText>
      </w:r>
      <w:r>
        <w:fldChar w:fldCharType="separate"/>
      </w:r>
      <w:r w:rsidR="00044A4C">
        <w:rPr>
          <w:noProof/>
        </w:rPr>
        <w:t>262</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8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8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5EC5061C"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3"/>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35"/>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36"/>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37"/>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38"/>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3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lastRenderedPageBreak/>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7E98F4E7"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44A4C">
        <w:t>Psalm</w:t>
      </w:r>
      <w:r w:rsidR="00044A4C" w:rsidRPr="00AB1781">
        <w:t xml:space="preserve"> 120</w:t>
      </w:r>
      <w:r w:rsidR="00044A4C">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44A4C">
        <w:rPr>
          <w:noProof/>
        </w:rPr>
        <w:t>282</w:t>
      </w:r>
      <w:r w:rsidR="00E611C7">
        <w:fldChar w:fldCharType="end"/>
      </w:r>
      <w:r w:rsidR="00E611C7">
        <w:t>.</w:t>
      </w:r>
    </w:p>
    <w:p w14:paraId="2E64A8D8" w14:textId="4F0384A6" w:rsidR="00510795" w:rsidRPr="00267F42" w:rsidRDefault="00267F42" w:rsidP="00BF0205">
      <w:pPr>
        <w:pStyle w:val="Heading4"/>
      </w:pPr>
      <w:bookmarkStart w:id="287" w:name="_Ref411967180"/>
      <w:r>
        <w:t>Psalm</w:t>
      </w:r>
      <w:r w:rsidR="00510795" w:rsidRPr="00AB1781">
        <w:t xml:space="preserve"> 116</w:t>
      </w:r>
      <w:r>
        <w:t xml:space="preserve">: </w:t>
      </w:r>
      <w:r w:rsidR="00E67F94">
        <w:t xml:space="preserve">“Praise the Lord, all </w:t>
      </w:r>
      <w:r>
        <w:t>you nations</w:t>
      </w:r>
      <w:r w:rsidR="00E67F94">
        <w:t>”</w:t>
      </w:r>
      <w:bookmarkEnd w:id="28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BEF7267" w:rsidR="00F14AA6" w:rsidRDefault="00F14AA6" w:rsidP="00267F42">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1"/>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097D79EE"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44A4C">
        <w:t>Psalm</w:t>
      </w:r>
      <w:r w:rsidR="00044A4C" w:rsidRPr="00AB1781">
        <w:t xml:space="preserve"> 117</w:t>
      </w:r>
      <w:r w:rsidR="00044A4C">
        <w:t>: “Confess the Lord, He is good”</w:t>
      </w:r>
      <w:r>
        <w:fldChar w:fldCharType="end"/>
      </w:r>
      <w:r>
        <w:t xml:space="preserve">, page </w:t>
      </w:r>
      <w:r>
        <w:fldChar w:fldCharType="begin"/>
      </w:r>
      <w:r>
        <w:instrText xml:space="preserve"> PAGEREF _Ref411967211 \h </w:instrText>
      </w:r>
      <w:r>
        <w:fldChar w:fldCharType="separate"/>
      </w:r>
      <w:r w:rsidR="00044A4C">
        <w:rPr>
          <w:noProof/>
        </w:rPr>
        <w:t>263</w:t>
      </w:r>
      <w:r>
        <w:fldChar w:fldCharType="end"/>
      </w:r>
      <w:r>
        <w:t>.</w:t>
      </w:r>
    </w:p>
    <w:p w14:paraId="0CBD83A7" w14:textId="74CB9E6B" w:rsidR="00510795" w:rsidRPr="00267F42" w:rsidRDefault="00267F42" w:rsidP="00BF0205">
      <w:pPr>
        <w:pStyle w:val="Heading4"/>
      </w:pPr>
      <w:bookmarkStart w:id="288" w:name="_Ref411967211"/>
      <w:r>
        <w:t>Psalm</w:t>
      </w:r>
      <w:r w:rsidR="00510795" w:rsidRPr="00AB1781">
        <w:t xml:space="preserve"> 117</w:t>
      </w:r>
      <w:r>
        <w:t xml:space="preserve">: </w:t>
      </w:r>
      <w:r w:rsidR="00E67F94">
        <w:t>“Confess</w:t>
      </w:r>
      <w:r>
        <w:t xml:space="preserve"> the Lord, He is goo</w:t>
      </w:r>
      <w:r w:rsidR="00E67F94">
        <w:t>d”</w:t>
      </w:r>
      <w:bookmarkEnd w:id="28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5A09E10" w:rsidR="00F14AA6" w:rsidRDefault="00F14AA6" w:rsidP="00267F42">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lastRenderedPageBreak/>
        <w:t>1 (Alleluia)</w:t>
      </w:r>
    </w:p>
    <w:p w14:paraId="127353E7" w14:textId="6BFCAAC8" w:rsidR="00510795" w:rsidRPr="00AB1781" w:rsidRDefault="001E3A06" w:rsidP="00267F42">
      <w:pPr>
        <w:pStyle w:val="EnglishHangNoCoptic"/>
      </w:pPr>
      <w:r>
        <w:t>Confess</w:t>
      </w:r>
      <w:r w:rsidR="00407DA2">
        <w:rPr>
          <w:rStyle w:val="FootnoteReference"/>
        </w:rPr>
        <w:footnoteReference w:id="64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4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4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4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lastRenderedPageBreak/>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4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4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4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3"/>
      </w:r>
      <w:r w:rsidRPr="00AB1781">
        <w:t xml:space="preserve"> with ropes</w:t>
      </w:r>
    </w:p>
    <w:p w14:paraId="4B02C02A" w14:textId="0C83628C" w:rsidR="00510795" w:rsidRPr="00AB1781" w:rsidRDefault="00510795" w:rsidP="00267F42">
      <w:pPr>
        <w:pStyle w:val="EnglishHangEndNoCoptic"/>
      </w:pPr>
      <w:r w:rsidRPr="00AB1781">
        <w:lastRenderedPageBreak/>
        <w:tab/>
        <w:t>to the horns of the altar</w:t>
      </w:r>
      <w:r w:rsidR="00407DA2">
        <w:rPr>
          <w:rStyle w:val="FootnoteReference"/>
        </w:rPr>
        <w:footnoteReference w:id="65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5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5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67C0A759" w:rsidR="00550889"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t xml:space="preserve"> continue with </w:t>
      </w:r>
      <w:r>
        <w:fldChar w:fldCharType="begin"/>
      </w:r>
      <w:r>
        <w:instrText xml:space="preserve"> REF _Ref411967235 \h </w:instrText>
      </w:r>
      <w:r>
        <w:fldChar w:fldCharType="separate"/>
      </w:r>
      <w:r w:rsidR="00044A4C">
        <w:t>Psalm</w:t>
      </w:r>
      <w:r w:rsidR="00044A4C" w:rsidRPr="00AB1781">
        <w:t xml:space="preserve"> 119</w:t>
      </w:r>
      <w:r w:rsidR="00044A4C">
        <w:t>: “When I was afflicted, I cried out to the Lord”</w:t>
      </w:r>
      <w:r>
        <w:fldChar w:fldCharType="end"/>
      </w:r>
      <w:r>
        <w:t xml:space="preserve">, page </w:t>
      </w:r>
      <w:r>
        <w:fldChar w:fldCharType="begin"/>
      </w:r>
      <w:r>
        <w:instrText xml:space="preserve"> PAGEREF _Ref411967235 \h </w:instrText>
      </w:r>
      <w:r>
        <w:fldChar w:fldCharType="separate"/>
      </w:r>
      <w:r w:rsidR="00044A4C">
        <w:rPr>
          <w:noProof/>
        </w:rPr>
        <w:t>282</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44A4C">
        <w:t>Psalm</w:t>
      </w:r>
      <w:r w:rsidR="00044A4C" w:rsidRPr="00AB1781">
        <w:t xml:space="preserve"> 118</w:t>
      </w:r>
      <w:r w:rsidR="00044A4C">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44A4C">
        <w:rPr>
          <w:noProof/>
        </w:rPr>
        <w:t>266</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89" w:name="_Ref435990049"/>
      <w:r>
        <w:t>Kathisma 17</w:t>
      </w:r>
      <w:bookmarkEnd w:id="289"/>
    </w:p>
    <w:p w14:paraId="5D7D7323" w14:textId="4F44AF1E" w:rsidR="00385CB8" w:rsidRPr="00385CB8" w:rsidRDefault="00385CB8" w:rsidP="00BF0205">
      <w:pPr>
        <w:pStyle w:val="Heading4"/>
      </w:pPr>
      <w:bookmarkStart w:id="29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4879435" w:rsidR="00EE2E1D" w:rsidRDefault="00EE2E1D" w:rsidP="00385CB8">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3F3627C" w:rsidR="006D2FE5" w:rsidRPr="006D2FE5" w:rsidRDefault="00EE2E1D" w:rsidP="006D2FE5">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5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5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59"/>
      </w:r>
    </w:p>
    <w:p w14:paraId="1C203906" w14:textId="473B9974" w:rsidR="00385CB8" w:rsidRPr="00AB1781" w:rsidRDefault="00385CB8" w:rsidP="00385CB8">
      <w:pPr>
        <w:pStyle w:val="EnglishHangEndNoCoptic"/>
      </w:pPr>
      <w:r w:rsidRPr="00AB1781">
        <w:lastRenderedPageBreak/>
        <w:tab/>
      </w:r>
      <w:r w:rsidR="006D46AA">
        <w:t>They will</w:t>
      </w:r>
      <w:r w:rsidRPr="00AB1781">
        <w:t xml:space="preserve"> seek Him with their whole heart.</w:t>
      </w:r>
      <w:r w:rsidRPr="00AB1781">
        <w:rPr>
          <w:rStyle w:val="FootnoteReference"/>
        </w:rPr>
        <w:footnoteReference w:id="66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1"/>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5AB0377"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lastRenderedPageBreak/>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3678926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4"/>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65"/>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66"/>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67"/>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661AB70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D925DBF" w14:textId="55109CE8" w:rsidR="00385CB8" w:rsidRPr="00AB1781" w:rsidRDefault="00385CB8" w:rsidP="00385CB8">
      <w:pPr>
        <w:pStyle w:val="EnglishHangNoCoptic"/>
      </w:pPr>
      <w:r w:rsidRPr="00AB1781">
        <w:lastRenderedPageBreak/>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68"/>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69"/>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5A8BC3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0"/>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1"/>
      </w:r>
    </w:p>
    <w:p w14:paraId="080F9FF6" w14:textId="77777777" w:rsidR="00385CB8" w:rsidRPr="00AB1781" w:rsidRDefault="00385CB8" w:rsidP="00385CB8">
      <w:pPr>
        <w:pStyle w:val="EnglishHangEndNoCoptic"/>
      </w:pPr>
      <w:r w:rsidRPr="00AB1781">
        <w:lastRenderedPageBreak/>
        <w:tab/>
        <w:t xml:space="preserve">revive me in </w:t>
      </w:r>
      <w:r w:rsidR="00E570CB">
        <w:t>Your</w:t>
      </w:r>
      <w:r w:rsidRPr="00AB1781">
        <w:t xml:space="preserve"> way.</w:t>
      </w:r>
      <w:r w:rsidRPr="00AB1781">
        <w:rPr>
          <w:rStyle w:val="FootnoteReference"/>
        </w:rPr>
        <w:footnoteReference w:id="672"/>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3"/>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4"/>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D00252B"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7B24CDA4"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AA2BF6C" w14:textId="49F8A5E5" w:rsidR="00385CB8" w:rsidRPr="00AB1781" w:rsidRDefault="00385CB8" w:rsidP="00385CB8">
      <w:pPr>
        <w:pStyle w:val="EnglishHangNoCoptic"/>
      </w:pPr>
      <w:r w:rsidRPr="00AB1781">
        <w:lastRenderedPageBreak/>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2E41733C"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75"/>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lastRenderedPageBreak/>
        <w:t xml:space="preserve">62 At midnight I </w:t>
      </w:r>
      <w:r w:rsidR="00D305E3">
        <w:t>would rise</w:t>
      </w:r>
      <w:r w:rsidRPr="00AB1781">
        <w:t xml:space="preserve"> to </w:t>
      </w:r>
      <w:r w:rsidR="00D305E3">
        <w:t>confess</w:t>
      </w:r>
      <w:r w:rsidR="00D305E3">
        <w:rPr>
          <w:rStyle w:val="FootnoteReference"/>
        </w:rPr>
        <w:footnoteReference w:id="676"/>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77"/>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16249E18"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78"/>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79"/>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lastRenderedPageBreak/>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E742482"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68EE6F0E"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0"/>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1"/>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2"/>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3"/>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lastRenderedPageBreak/>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4"/>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2BE665E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85"/>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86"/>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lastRenderedPageBreak/>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E0B9BF7"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87"/>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3124028D"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88"/>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lastRenderedPageBreak/>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89"/>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34E540E2"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0"/>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1"/>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4FF5574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2"/>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3"/>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4"/>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95"/>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309CA721"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96"/>
      </w:r>
    </w:p>
    <w:p w14:paraId="203A2663" w14:textId="4123D165" w:rsidR="00385CB8" w:rsidRPr="00AB1781" w:rsidRDefault="00385CB8" w:rsidP="00385CB8">
      <w:pPr>
        <w:pStyle w:val="EnglishHangNoCoptic"/>
      </w:pPr>
      <w:r w:rsidRPr="00AB1781">
        <w:lastRenderedPageBreak/>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97"/>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98"/>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0E7BE2A9"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69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lastRenderedPageBreak/>
        <w:tab/>
      </w:r>
      <w:r w:rsidR="00A7568A">
        <w:t xml:space="preserve">but </w:t>
      </w:r>
      <w:r w:rsidR="00E570CB">
        <w:t>Your</w:t>
      </w:r>
      <w:r w:rsidRPr="00AB1781">
        <w:t xml:space="preserve"> commandments are my meditation.</w:t>
      </w:r>
      <w:r w:rsidRPr="00AB1781">
        <w:rPr>
          <w:rStyle w:val="FootnoteReference"/>
        </w:rPr>
        <w:footnoteReference w:id="700"/>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5F332C9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1"/>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2"/>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3"/>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1"/>
    </w:p>
    <w:p w14:paraId="1B546F80" w14:textId="51060568"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lastRenderedPageBreak/>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4"/>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1010D16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_Ref434579051 \h </w:instrText>
      </w:r>
      <w:r>
        <w:fldChar w:fldCharType="separate"/>
      </w:r>
      <w:r w:rsidR="00044A4C">
        <w:t>Psalm 118 Part 21 (</w:t>
      </w:r>
      <w:r w:rsidR="00044A4C" w:rsidRPr="0082523C">
        <w:rPr>
          <w:rFonts w:ascii="Tahoma" w:eastAsia="Tahoma" w:hAnsi="Tahoma" w:cs="Tahoma"/>
        </w:rPr>
        <w:t>ש</w:t>
      </w:r>
      <w:r w:rsidR="00044A4C">
        <w:t>): “Rulers persecute me without cause”</w:t>
      </w:r>
      <w:r>
        <w:fldChar w:fldCharType="end"/>
      </w:r>
      <w:r>
        <w:t>.</w:t>
      </w:r>
    </w:p>
    <w:p w14:paraId="4DDA1B57" w14:textId="1B122AC3" w:rsidR="00494693" w:rsidRPr="00494693" w:rsidRDefault="00494693" w:rsidP="00BF0205">
      <w:pPr>
        <w:pStyle w:val="Heading5"/>
      </w:pPr>
      <w:bookmarkStart w:id="29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2"/>
    </w:p>
    <w:p w14:paraId="4357BBBC" w14:textId="36077146"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05"/>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06"/>
      </w:r>
      <w:r w:rsidR="00922B79">
        <w:t xml:space="preserve"> have g</w:t>
      </w:r>
      <w:r w:rsidRPr="00AB1781">
        <w:t>reat peace,</w:t>
      </w:r>
    </w:p>
    <w:p w14:paraId="288CCE82" w14:textId="3802A327" w:rsidR="00385CB8" w:rsidRPr="00AB1781" w:rsidRDefault="00385CB8" w:rsidP="00385CB8">
      <w:pPr>
        <w:pStyle w:val="EnglishHangEndNoCoptic"/>
      </w:pPr>
      <w:r w:rsidRPr="00AB1781">
        <w:lastRenderedPageBreak/>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AF00D23"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_Ref434579065 \h </w:instrText>
      </w:r>
      <w:r>
        <w:fldChar w:fldCharType="separate"/>
      </w:r>
      <w:r w:rsidR="00044A4C">
        <w:t>Psalm 118 Part 22 (</w:t>
      </w:r>
      <w:r w:rsidR="00044A4C" w:rsidRPr="0082523C">
        <w:rPr>
          <w:rFonts w:ascii="Tahoma" w:eastAsia="Tahoma" w:hAnsi="Tahoma" w:cs="Tahoma"/>
        </w:rPr>
        <w:t>ת</w:t>
      </w:r>
      <w:r w:rsidR="00044A4C">
        <w:t>): “Let my supplication come before You, O Lord”</w:t>
      </w:r>
      <w:r>
        <w:fldChar w:fldCharType="end"/>
      </w:r>
      <w:r>
        <w:t>.</w:t>
      </w:r>
    </w:p>
    <w:p w14:paraId="473F235B" w14:textId="730800CE" w:rsidR="00494693" w:rsidRPr="00AB1781" w:rsidRDefault="00494693" w:rsidP="00BF0205">
      <w:pPr>
        <w:pStyle w:val="Heading5"/>
      </w:pPr>
      <w:bookmarkStart w:id="29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293"/>
    </w:p>
    <w:p w14:paraId="5C3C407C" w14:textId="79DD80B0"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07"/>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CA60423" w:rsidR="00E611C7" w:rsidRDefault="00E611C7" w:rsidP="00E611C7">
      <w:pPr>
        <w:pStyle w:val="Rubric"/>
      </w:pPr>
      <w:r>
        <w:t xml:space="preserve">Alleluia. </w:t>
      </w:r>
      <w:r>
        <w:fldChar w:fldCharType="begin"/>
      </w:r>
      <w:r>
        <w:instrText xml:space="preserve"> REF _Ref434578449 \h </w:instrText>
      </w:r>
      <w:r>
        <w:fldChar w:fldCharType="separate"/>
      </w:r>
      <w:r w:rsidR="00044A4C">
        <w:rPr>
          <w:lang w:val="en-GB"/>
        </w:rPr>
        <w:t>The Psalms of the Veil</w:t>
      </w:r>
      <w:r>
        <w:fldChar w:fldCharType="end"/>
      </w:r>
      <w:r>
        <w:t xml:space="preserve"> and </w:t>
      </w:r>
      <w:r>
        <w:fldChar w:fldCharType="begin"/>
      </w:r>
      <w:r>
        <w:instrText xml:space="preserve"> REF _Ref448127130 \h </w:instrText>
      </w:r>
      <w:r>
        <w:fldChar w:fldCharType="separate"/>
      </w:r>
      <w:r w:rsidR="00044A4C">
        <w:t>The Psalms of Midnight (The Beginning of Watches)</w:t>
      </w:r>
      <w:r>
        <w:fldChar w:fldCharType="end"/>
      </w:r>
      <w:r>
        <w:t xml:space="preserve"> are completed. </w:t>
      </w:r>
    </w:p>
    <w:p w14:paraId="66E90143" w14:textId="13E2527E" w:rsidR="00924D0C" w:rsidRDefault="00924D0C" w:rsidP="00924D0C">
      <w:pPr>
        <w:pStyle w:val="Rubric"/>
      </w:pPr>
      <w:r>
        <w:lastRenderedPageBreak/>
        <w:t>Glory…</w:t>
      </w:r>
    </w:p>
    <w:p w14:paraId="13363AFE" w14:textId="2281CD5C" w:rsidR="003A7286" w:rsidRDefault="003A7286" w:rsidP="003A7286">
      <w:pPr>
        <w:pStyle w:val="Heading3"/>
      </w:pPr>
      <w:bookmarkStart w:id="294" w:name="_Ref435990063"/>
      <w:r>
        <w:t>Kathisma 18</w:t>
      </w:r>
      <w:bookmarkEnd w:id="29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295" w:name="_Ref411967235"/>
      <w:r>
        <w:t>Psalm</w:t>
      </w:r>
      <w:r w:rsidRPr="00AB1781">
        <w:t xml:space="preserve"> 119</w:t>
      </w:r>
      <w:r>
        <w:t xml:space="preserve">: </w:t>
      </w:r>
      <w:r w:rsidR="00E67F94">
        <w:t>“When I was afflicted, I cried out to the Lord”</w:t>
      </w:r>
      <w:bookmarkEnd w:id="29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5557E449"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08"/>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09"/>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78ECEB3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44A4C">
        <w:t>Psalm</w:t>
      </w:r>
      <w:r w:rsidR="00044A4C" w:rsidRPr="00AB1781">
        <w:t xml:space="preserve"> 120</w:t>
      </w:r>
      <w:r w:rsidR="00044A4C">
        <w:t>: “I lifted up my eyes to the mountains”</w:t>
      </w:r>
      <w:r>
        <w:fldChar w:fldCharType="end"/>
      </w:r>
      <w:r>
        <w:t xml:space="preserve">, page </w:t>
      </w:r>
      <w:r>
        <w:fldChar w:fldCharType="begin"/>
      </w:r>
      <w:r>
        <w:instrText xml:space="preserve"> PAGEREF _Ref411967252 \h </w:instrText>
      </w:r>
      <w:r>
        <w:fldChar w:fldCharType="separate"/>
      </w:r>
      <w:r w:rsidR="00044A4C">
        <w:rPr>
          <w:noProof/>
        </w:rPr>
        <w:t>282</w:t>
      </w:r>
      <w:r>
        <w:fldChar w:fldCharType="end"/>
      </w:r>
      <w:r>
        <w:t>.</w:t>
      </w:r>
      <w:r w:rsidR="00C61C1A">
        <w:t xml:space="preserve"> </w:t>
      </w:r>
    </w:p>
    <w:p w14:paraId="75788234" w14:textId="63941554" w:rsidR="00FD25B7" w:rsidRPr="00FD25B7" w:rsidRDefault="00FD25B7" w:rsidP="00BF0205">
      <w:pPr>
        <w:pStyle w:val="Heading4"/>
      </w:pPr>
      <w:bookmarkStart w:id="29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29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Tunneling Mountains</w:t>
      </w:r>
    </w:p>
    <w:p w14:paraId="1AAA9A92" w14:textId="3331CEDD" w:rsidR="00F14AA6" w:rsidRDefault="00F14AA6" w:rsidP="00FD25B7">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0"/>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1"/>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071B87F6"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44A4C">
        <w:t>Psalm</w:t>
      </w:r>
      <w:r w:rsidR="00044A4C" w:rsidRPr="00AB1781">
        <w:t xml:space="preserve"> 121</w:t>
      </w:r>
      <w:r w:rsidR="00044A4C">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44A4C">
        <w:rPr>
          <w:noProof/>
        </w:rPr>
        <w:t>283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44A4C">
        <w:t>Psalm</w:t>
      </w:r>
      <w:r w:rsidR="00044A4C" w:rsidRPr="00AB1781">
        <w:t xml:space="preserve"> 128</w:t>
      </w:r>
      <w:r w:rsidR="00044A4C">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44A4C">
        <w:rPr>
          <w:noProof/>
        </w:rPr>
        <w:t>289</w:t>
      </w:r>
      <w:r w:rsidR="00E611C7">
        <w:fldChar w:fldCharType="end"/>
      </w:r>
      <w:r w:rsidR="00E611C7">
        <w:t>.</w:t>
      </w:r>
    </w:p>
    <w:p w14:paraId="7438C3A4" w14:textId="55B00F2C" w:rsidR="00FD25B7" w:rsidRPr="00FD25B7" w:rsidRDefault="00FD25B7" w:rsidP="00BF0205">
      <w:pPr>
        <w:pStyle w:val="Heading4"/>
      </w:pPr>
      <w:bookmarkStart w:id="297" w:name="_Ref411967283"/>
      <w:r>
        <w:t>Psalm</w:t>
      </w:r>
      <w:r w:rsidRPr="00AB1781">
        <w:t xml:space="preserve"> 121</w:t>
      </w:r>
      <w:r>
        <w:t xml:space="preserve">: </w:t>
      </w:r>
      <w:r w:rsidR="00E67F94">
        <w:t>“I was glad when they said to me, ‘we will</w:t>
      </w:r>
      <w:r>
        <w:t xml:space="preserve"> go to the house of the Lord</w:t>
      </w:r>
      <w:r w:rsidR="00E67F94">
        <w:t>’”</w:t>
      </w:r>
      <w:bookmarkEnd w:id="29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702DEFE1" w:rsidR="00F14AA6" w:rsidRDefault="00F14AA6" w:rsidP="00FD25B7">
      <w:pPr>
        <w:pStyle w:val="Rubric"/>
      </w:pPr>
      <w:r>
        <w:lastRenderedPageBreak/>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2"/>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3"/>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4"/>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15"/>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16"/>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3FF0B32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44A4C">
        <w:t>Psalm</w:t>
      </w:r>
      <w:r w:rsidR="00044A4C" w:rsidRPr="00AB1781">
        <w:t xml:space="preserve"> 122</w:t>
      </w:r>
      <w:r w:rsidR="00044A4C">
        <w:t>: “I lift up my eyes to You, Who dwells in heaven”</w:t>
      </w:r>
      <w:r>
        <w:fldChar w:fldCharType="end"/>
      </w:r>
      <w:r>
        <w:t xml:space="preserve">, page </w:t>
      </w:r>
      <w:r>
        <w:fldChar w:fldCharType="begin"/>
      </w:r>
      <w:r>
        <w:instrText xml:space="preserve"> PAGEREF _Ref411967299 \h </w:instrText>
      </w:r>
      <w:r>
        <w:fldChar w:fldCharType="separate"/>
      </w:r>
      <w:r w:rsidR="00044A4C">
        <w:rPr>
          <w:noProof/>
        </w:rPr>
        <w:t>284</w:t>
      </w:r>
      <w:r>
        <w:fldChar w:fldCharType="end"/>
      </w:r>
      <w:r>
        <w:t>.</w:t>
      </w:r>
    </w:p>
    <w:p w14:paraId="3D506578" w14:textId="0E4C1AE7" w:rsidR="00FD25B7" w:rsidRPr="00FD25B7" w:rsidRDefault="00FD25B7" w:rsidP="00BF0205">
      <w:pPr>
        <w:pStyle w:val="Heading4"/>
      </w:pPr>
      <w:bookmarkStart w:id="298"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29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1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5ACED29F" w:rsidR="00F14AA6" w:rsidRDefault="00F14AA6" w:rsidP="00550889">
      <w:pPr>
        <w:pStyle w:val="Rubric"/>
      </w:pPr>
      <w:r>
        <w:lastRenderedPageBreak/>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18"/>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6B3481D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44A4C">
        <w:t>Psalm</w:t>
      </w:r>
      <w:r w:rsidR="00044A4C" w:rsidRPr="00AB1781">
        <w:t xml:space="preserve"> 123</w:t>
      </w:r>
      <w:r w:rsidR="00044A4C">
        <w:t>: “‘if the Lord had not been among us,”—let Israel now say”</w:t>
      </w:r>
      <w:r>
        <w:fldChar w:fldCharType="end"/>
      </w:r>
      <w:r>
        <w:t xml:space="preserve">, page </w:t>
      </w:r>
      <w:r>
        <w:fldChar w:fldCharType="begin"/>
      </w:r>
      <w:r>
        <w:instrText xml:space="preserve"> PAGEREF _Ref411967321 \h </w:instrText>
      </w:r>
      <w:r>
        <w:fldChar w:fldCharType="separate"/>
      </w:r>
      <w:r w:rsidR="00044A4C">
        <w:rPr>
          <w:noProof/>
        </w:rPr>
        <w:t>285</w:t>
      </w:r>
      <w:r>
        <w:fldChar w:fldCharType="end"/>
      </w:r>
      <w:r>
        <w:t>.</w:t>
      </w:r>
    </w:p>
    <w:p w14:paraId="0C3917C8" w14:textId="7B98D177" w:rsidR="00FD25B7" w:rsidRPr="00FD25B7" w:rsidRDefault="00FD25B7" w:rsidP="00BF0205">
      <w:pPr>
        <w:pStyle w:val="Heading4"/>
      </w:pPr>
      <w:bookmarkStart w:id="29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29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5CBF519D" w:rsidR="00FD25B7" w:rsidRP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lastRenderedPageBreak/>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19"/>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86DF1C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44A4C">
        <w:t>Psalm</w:t>
      </w:r>
      <w:r w:rsidR="00044A4C" w:rsidRPr="00AB1781">
        <w:t xml:space="preserve"> 124</w:t>
      </w:r>
      <w:r w:rsidR="00044A4C">
        <w:t>: “Those who trust in the Lord are like Mount Zion”</w:t>
      </w:r>
      <w:r>
        <w:fldChar w:fldCharType="end"/>
      </w:r>
      <w:r>
        <w:t xml:space="preserve">, page </w:t>
      </w:r>
      <w:r>
        <w:fldChar w:fldCharType="begin"/>
      </w:r>
      <w:r>
        <w:instrText xml:space="preserve"> PAGEREF _Ref411967338 \h </w:instrText>
      </w:r>
      <w:r>
        <w:fldChar w:fldCharType="separate"/>
      </w:r>
      <w:r w:rsidR="00044A4C">
        <w:rPr>
          <w:noProof/>
        </w:rPr>
        <w:t>286</w:t>
      </w:r>
      <w:r>
        <w:fldChar w:fldCharType="end"/>
      </w:r>
      <w:r>
        <w:t>.</w:t>
      </w:r>
    </w:p>
    <w:p w14:paraId="5C7DBE57" w14:textId="3EE91A95" w:rsidR="00FD25B7" w:rsidRPr="00FD25B7" w:rsidRDefault="003A7286" w:rsidP="00BF0205">
      <w:pPr>
        <w:pStyle w:val="Heading4"/>
      </w:pPr>
      <w:bookmarkStart w:id="30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6E8D45D6"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0"/>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lastRenderedPageBreak/>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C14C53"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44A4C">
        <w:t>Psalm</w:t>
      </w:r>
      <w:r w:rsidR="00044A4C" w:rsidRPr="00AB1781">
        <w:t xml:space="preserve"> 125</w:t>
      </w:r>
      <w:r w:rsidR="00044A4C">
        <w:t>: “When the Lord brought back the captivy of Zion”</w:t>
      </w:r>
      <w:r>
        <w:fldChar w:fldCharType="end"/>
      </w:r>
      <w:r>
        <w:t xml:space="preserve">, page </w:t>
      </w:r>
      <w:r>
        <w:fldChar w:fldCharType="begin"/>
      </w:r>
      <w:r>
        <w:instrText xml:space="preserve"> PAGEREF _Ref411967353 \h </w:instrText>
      </w:r>
      <w:r>
        <w:fldChar w:fldCharType="separate"/>
      </w:r>
      <w:r w:rsidR="00044A4C">
        <w:rPr>
          <w:noProof/>
        </w:rPr>
        <w:t>287</w:t>
      </w:r>
      <w:r>
        <w:fldChar w:fldCharType="end"/>
      </w:r>
      <w:r>
        <w:t>.</w:t>
      </w:r>
    </w:p>
    <w:p w14:paraId="29D5D02A" w14:textId="734D2AA5" w:rsidR="00FD25B7" w:rsidRPr="00FD25B7" w:rsidRDefault="00FD25B7" w:rsidP="00BF0205">
      <w:pPr>
        <w:pStyle w:val="Heading4"/>
      </w:pPr>
      <w:bookmarkStart w:id="301"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6102D05F"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1"/>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276EADB3"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44A4C">
        <w:t>Psalm</w:t>
      </w:r>
      <w:r w:rsidR="00044A4C" w:rsidRPr="00AB1781">
        <w:t xml:space="preserve"> 126</w:t>
      </w:r>
      <w:r w:rsidR="00044A4C">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44A4C">
        <w:rPr>
          <w:noProof/>
        </w:rPr>
        <w:t>288</w:t>
      </w:r>
      <w:r>
        <w:fldChar w:fldCharType="end"/>
      </w:r>
      <w:r>
        <w:t>.</w:t>
      </w:r>
    </w:p>
    <w:p w14:paraId="7ABE7E2A" w14:textId="57E0B25A" w:rsidR="00FD25B7" w:rsidRPr="00FD25B7" w:rsidRDefault="00FD25B7" w:rsidP="00BF0205">
      <w:pPr>
        <w:pStyle w:val="Heading4"/>
      </w:pPr>
      <w:bookmarkStart w:id="302" w:name="_Ref411967372"/>
      <w:r>
        <w:lastRenderedPageBreak/>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52CD2F50"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3"/>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4"/>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25"/>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26"/>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4917B24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44A4C">
        <w:t>Psalm</w:t>
      </w:r>
      <w:r w:rsidR="00044A4C" w:rsidRPr="00AB1781">
        <w:t xml:space="preserve"> 127</w:t>
      </w:r>
      <w:r w:rsidR="00044A4C">
        <w:t>: “Blessed are all who fear the Lord, who walk in His ways”</w:t>
      </w:r>
      <w:r>
        <w:fldChar w:fldCharType="end"/>
      </w:r>
      <w:r>
        <w:t xml:space="preserve">, page </w:t>
      </w:r>
      <w:r>
        <w:fldChar w:fldCharType="begin"/>
      </w:r>
      <w:r>
        <w:instrText xml:space="preserve"> PAGEREF _Ref411967385 \h </w:instrText>
      </w:r>
      <w:r>
        <w:fldChar w:fldCharType="separate"/>
      </w:r>
      <w:r w:rsidR="00044A4C">
        <w:rPr>
          <w:noProof/>
        </w:rPr>
        <w:t>288</w:t>
      </w:r>
      <w:r>
        <w:fldChar w:fldCharType="end"/>
      </w:r>
      <w:r>
        <w:t>.</w:t>
      </w:r>
    </w:p>
    <w:p w14:paraId="3AAB1DE2" w14:textId="063F50A4" w:rsidR="00FD25B7" w:rsidRPr="00FD25B7" w:rsidRDefault="00FD25B7" w:rsidP="00BF0205">
      <w:pPr>
        <w:pStyle w:val="Heading4"/>
      </w:pPr>
      <w:bookmarkStart w:id="30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FC15DB0"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lastRenderedPageBreak/>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27"/>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28"/>
      </w:r>
    </w:p>
    <w:p w14:paraId="2D925D0C" w14:textId="3CAA3245" w:rsidR="00FD25B7" w:rsidRDefault="00FD25B7" w:rsidP="00FD25B7">
      <w:pPr>
        <w:pStyle w:val="EnglishHangEndNoCoptic"/>
      </w:pPr>
      <w:r w:rsidRPr="00AB1781">
        <w:tab/>
      </w:r>
      <w:r w:rsidR="00087D9B">
        <w:t>Peace be upon Israel!</w:t>
      </w:r>
    </w:p>
    <w:p w14:paraId="0FE658EC" w14:textId="3319299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44A4C">
        <w:t>Psalm</w:t>
      </w:r>
      <w:r w:rsidR="00044A4C" w:rsidRPr="00AB1781">
        <w:t xml:space="preserve"> 128</w:t>
      </w:r>
      <w:r w:rsidR="00044A4C">
        <w:t>: “Many times have they warred against me from my youth”</w:t>
      </w:r>
      <w:r>
        <w:fldChar w:fldCharType="end"/>
      </w:r>
      <w:r>
        <w:t xml:space="preserve">, page </w:t>
      </w:r>
      <w:r>
        <w:fldChar w:fldCharType="begin"/>
      </w:r>
      <w:r>
        <w:instrText xml:space="preserve"> PAGEREF _Ref411967400 \h </w:instrText>
      </w:r>
      <w:r>
        <w:fldChar w:fldCharType="separate"/>
      </w:r>
      <w:r w:rsidR="00044A4C">
        <w:rPr>
          <w:noProof/>
        </w:rPr>
        <w:t>289</w:t>
      </w:r>
      <w:r>
        <w:fldChar w:fldCharType="end"/>
      </w:r>
      <w:r>
        <w:t>.</w:t>
      </w:r>
    </w:p>
    <w:p w14:paraId="63084F0D" w14:textId="6A0EE63A" w:rsidR="00FD25B7" w:rsidRPr="00AB1781" w:rsidRDefault="00FD25B7" w:rsidP="00BF0205">
      <w:pPr>
        <w:pStyle w:val="Heading4"/>
      </w:pPr>
      <w:bookmarkStart w:id="304" w:name="_Ref411967400"/>
      <w:r>
        <w:t>Psalm</w:t>
      </w:r>
      <w:r w:rsidRPr="00AB1781">
        <w:t xml:space="preserve"> 128</w:t>
      </w:r>
      <w:r>
        <w:t xml:space="preserve">: </w:t>
      </w:r>
      <w:r w:rsidR="00BB3B58">
        <w:t xml:space="preserve">“Many times have </w:t>
      </w:r>
      <w:r>
        <w:t>they warred against me from my yout</w:t>
      </w:r>
      <w:r w:rsidR="00BB3B58">
        <w:t>h”</w:t>
      </w:r>
      <w:bookmarkEnd w:id="30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6DCAFD84"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29"/>
      </w:r>
      <w:r w:rsidRPr="00AB1781">
        <w:t>;</w:t>
      </w:r>
    </w:p>
    <w:p w14:paraId="4543387A" w14:textId="41159B99" w:rsidR="00FD25B7" w:rsidRPr="00AB1781" w:rsidRDefault="00FD25B7" w:rsidP="00FD25B7">
      <w:pPr>
        <w:pStyle w:val="EnglishHangEndNoCoptic"/>
      </w:pPr>
      <w:r w:rsidRPr="00AB1781">
        <w:lastRenderedPageBreak/>
        <w:tab/>
        <w:t>they prolonged their iniquity</w:t>
      </w:r>
      <w:r w:rsidR="00087D9B">
        <w:rPr>
          <w:rStyle w:val="FootnoteReference"/>
        </w:rPr>
        <w:footnoteReference w:id="730"/>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3577605B" w:rsidR="00550889"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44A4C">
        <w:t>Psalm</w:t>
      </w:r>
      <w:r w:rsidR="00044A4C" w:rsidRPr="00AB1781">
        <w:t xml:space="preserve"> 129</w:t>
      </w:r>
      <w:r w:rsidR="00044A4C">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44A4C">
        <w:rPr>
          <w:noProof/>
        </w:rPr>
        <w:t>290</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05" w:name="_Ref411968046"/>
      <w:r>
        <w:t>Psalm</w:t>
      </w:r>
      <w:r w:rsidRPr="00AB1781">
        <w:t xml:space="preserve"> 129</w:t>
      </w:r>
      <w:r>
        <w:t xml:space="preserve">: </w:t>
      </w:r>
      <w:r w:rsidR="00BB3B58">
        <w:t>“I cried to You, O Lord, out of the depths”</w:t>
      </w:r>
      <w:bookmarkEnd w:id="30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259C3FCD"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1"/>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2"/>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lastRenderedPageBreak/>
        <w:t xml:space="preserve">4 </w:t>
      </w:r>
      <w:r w:rsidR="00714F88">
        <w:t>For</w:t>
      </w:r>
      <w:r w:rsidRPr="00AB1781">
        <w:t xml:space="preserve"> </w:t>
      </w:r>
      <w:r w:rsidR="00714F88">
        <w:t>there is atonement</w:t>
      </w:r>
      <w:r w:rsidR="00714F88">
        <w:rPr>
          <w:rStyle w:val="FootnoteReference"/>
        </w:rPr>
        <w:footnoteReference w:id="733"/>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4"/>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35"/>
      </w:r>
    </w:p>
    <w:p w14:paraId="5BFD100E" w14:textId="3A7F8A6D"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44A4C">
        <w:t>Psalm</w:t>
      </w:r>
      <w:r w:rsidR="00044A4C" w:rsidRPr="00AB1781">
        <w:t xml:space="preserve"> 130</w:t>
      </w:r>
      <w:r w:rsidR="00044A4C">
        <w:t>: “O Lord, my heart is not exalted, nor my eyes raised up”</w:t>
      </w:r>
      <w:r>
        <w:fldChar w:fldCharType="end"/>
      </w:r>
      <w:r>
        <w:t xml:space="preserve">, page </w:t>
      </w:r>
      <w:r>
        <w:fldChar w:fldCharType="begin"/>
      </w:r>
      <w:r>
        <w:instrText xml:space="preserve"> PAGEREF _Ref411968066 \h </w:instrText>
      </w:r>
      <w:r>
        <w:fldChar w:fldCharType="separate"/>
      </w:r>
      <w:r w:rsidR="00044A4C">
        <w:rPr>
          <w:noProof/>
        </w:rPr>
        <w:t>291</w:t>
      </w:r>
      <w:r>
        <w:fldChar w:fldCharType="end"/>
      </w:r>
      <w:r>
        <w:t>.</w:t>
      </w:r>
      <w:r w:rsidR="00E611C7">
        <w:t xml:space="preserve"> </w:t>
      </w:r>
    </w:p>
    <w:p w14:paraId="0B5F9423" w14:textId="010EE6E6" w:rsidR="00FD25B7" w:rsidRPr="00FD25B7" w:rsidRDefault="00FD25B7" w:rsidP="00BF0205">
      <w:pPr>
        <w:pStyle w:val="Heading4"/>
      </w:pPr>
      <w:bookmarkStart w:id="30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0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2D1AEBF8"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36"/>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lastRenderedPageBreak/>
        <w:tab/>
        <w:t xml:space="preserve">from now and </w:t>
      </w:r>
      <w:r w:rsidR="00C0758B">
        <w:t>to the ages</w:t>
      </w:r>
      <w:r w:rsidRPr="00AB1781">
        <w:t>.</w:t>
      </w:r>
    </w:p>
    <w:p w14:paraId="609D4CC0" w14:textId="6A162946"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44A4C">
        <w:t>Psalm</w:t>
      </w:r>
      <w:r w:rsidR="00044A4C" w:rsidRPr="00AB1781">
        <w:t xml:space="preserve"> 131</w:t>
      </w:r>
      <w:r w:rsidR="00044A4C">
        <w:t>: “O Lord, remember David and all his meekness”</w:t>
      </w:r>
      <w:r>
        <w:fldChar w:fldCharType="end"/>
      </w:r>
      <w:r>
        <w:t xml:space="preserve">, page </w:t>
      </w:r>
      <w:r>
        <w:fldChar w:fldCharType="begin"/>
      </w:r>
      <w:r>
        <w:instrText xml:space="preserve"> PAGEREF _Ref411968081 \h </w:instrText>
      </w:r>
      <w:r>
        <w:fldChar w:fldCharType="separate"/>
      </w:r>
      <w:r w:rsidR="00044A4C">
        <w:rPr>
          <w:noProof/>
        </w:rPr>
        <w:t>292</w:t>
      </w:r>
      <w:r>
        <w:fldChar w:fldCharType="end"/>
      </w:r>
      <w:r>
        <w:t>.</w:t>
      </w:r>
    </w:p>
    <w:p w14:paraId="43A0FD26" w14:textId="359FA4AA" w:rsidR="00FD25B7" w:rsidRPr="00F431B1" w:rsidRDefault="00F431B1" w:rsidP="00BF0205">
      <w:pPr>
        <w:pStyle w:val="Heading4"/>
      </w:pPr>
      <w:bookmarkStart w:id="307" w:name="_Ref411968081"/>
      <w:r>
        <w:t>Psalm</w:t>
      </w:r>
      <w:r w:rsidR="00FD25B7" w:rsidRPr="00AB1781">
        <w:t xml:space="preserve"> 131</w:t>
      </w:r>
      <w:r>
        <w:t xml:space="preserve">: </w:t>
      </w:r>
      <w:r w:rsidR="00BB3B58">
        <w:t>“</w:t>
      </w:r>
      <w:r>
        <w:t>O Lord, remember David and all his meeknes</w:t>
      </w:r>
      <w:r w:rsidR="00BB3B58">
        <w:t>s”</w:t>
      </w:r>
      <w:bookmarkEnd w:id="30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6C2B3657" w:rsidR="00F14AA6" w:rsidRDefault="00F14AA6" w:rsidP="00F431B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37"/>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38"/>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39"/>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0"/>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1"/>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2"/>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lastRenderedPageBreak/>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3"/>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4"/>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45"/>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46"/>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47"/>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48"/>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D29AE53"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44A4C">
        <w:rPr>
          <w:noProof/>
        </w:rPr>
        <w:t>293</w:t>
      </w:r>
      <w:r>
        <w:fldChar w:fldCharType="end"/>
      </w:r>
      <w:r>
        <w:t>.</w:t>
      </w:r>
    </w:p>
    <w:p w14:paraId="359E6A39" w14:textId="3D6C3CDC" w:rsidR="00FD25B7" w:rsidRPr="00F431B1" w:rsidRDefault="00F431B1" w:rsidP="00BF0205">
      <w:pPr>
        <w:pStyle w:val="Heading4"/>
      </w:pPr>
      <w:bookmarkStart w:id="30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0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14:paraId="0FDA0B21" w14:textId="5F2ECA97" w:rsidR="00F14AA6" w:rsidRDefault="00F14AA6" w:rsidP="00F431B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49"/>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0"/>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1D3CB48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44A4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44A4C">
        <w:t>Psalm</w:t>
      </w:r>
      <w:r w:rsidR="00044A4C" w:rsidRPr="00AB1781">
        <w:t xml:space="preserve"> 133</w:t>
      </w:r>
      <w:r w:rsidR="00044A4C">
        <w:t>: “Behold now, bless the Lord, all you servants of the Lord”</w:t>
      </w:r>
      <w:r>
        <w:fldChar w:fldCharType="end"/>
      </w:r>
      <w:r>
        <w:t xml:space="preserve">, page </w:t>
      </w:r>
      <w:r>
        <w:fldChar w:fldCharType="begin"/>
      </w:r>
      <w:r>
        <w:instrText xml:space="preserve"> PAGEREF _Ref411968119 \h </w:instrText>
      </w:r>
      <w:r>
        <w:fldChar w:fldCharType="separate"/>
      </w:r>
      <w:r w:rsidR="00044A4C">
        <w:rPr>
          <w:noProof/>
        </w:rPr>
        <w:t>294</w:t>
      </w:r>
      <w:r>
        <w:fldChar w:fldCharType="end"/>
      </w:r>
      <w:r>
        <w:t>.</w:t>
      </w:r>
    </w:p>
    <w:p w14:paraId="2852ED99" w14:textId="4294FF84" w:rsidR="00FD25B7" w:rsidRPr="00AB1781" w:rsidRDefault="00FD25B7" w:rsidP="00BF0205">
      <w:pPr>
        <w:pStyle w:val="Heading4"/>
      </w:pPr>
      <w:bookmarkStart w:id="30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0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2755AC4"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1"/>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lastRenderedPageBreak/>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3F9ACBD6" w:rsidR="003E6DC3" w:rsidRDefault="003E6DC3" w:rsidP="003E6DC3">
      <w:pPr>
        <w:pStyle w:val="Rubric"/>
      </w:pPr>
      <w:r>
        <w:t xml:space="preserve">Alleluia. </w:t>
      </w:r>
      <w:r>
        <w:fldChar w:fldCharType="begin"/>
      </w:r>
      <w:r>
        <w:instrText xml:space="preserve"> REF _Ref434576945 \h  \* MERGEFORMAT </w:instrText>
      </w:r>
      <w:r>
        <w:fldChar w:fldCharType="separate"/>
      </w:r>
      <w:r w:rsidR="00044A4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44A4C">
        <w:t>Psalm</w:t>
      </w:r>
      <w:r w:rsidR="00044A4C" w:rsidRPr="00AB1781">
        <w:t xml:space="preserve"> 136</w:t>
      </w:r>
      <w:r w:rsidR="00044A4C">
        <w:t>: “By the rivers of Babylon—we sat down, and wept”</w:t>
      </w:r>
      <w:r>
        <w:fldChar w:fldCharType="end"/>
      </w:r>
      <w:r>
        <w:t xml:space="preserve">, page </w:t>
      </w:r>
      <w:r>
        <w:fldChar w:fldCharType="begin"/>
      </w:r>
      <w:r>
        <w:instrText xml:space="preserve"> PAGEREF _Ref411968136 \h </w:instrText>
      </w:r>
      <w:r>
        <w:fldChar w:fldCharType="separate"/>
      </w:r>
      <w:r w:rsidR="00044A4C">
        <w:rPr>
          <w:noProof/>
        </w:rPr>
        <w:t>299</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0" w:name="_Ref435438658"/>
      <w:r w:rsidRPr="00AB1781">
        <w:t>K</w:t>
      </w:r>
      <w:r>
        <w:t>athisma</w:t>
      </w:r>
      <w:r w:rsidRPr="00AB1781">
        <w:t xml:space="preserve"> 1</w:t>
      </w:r>
      <w:r>
        <w:t>9</w:t>
      </w:r>
      <w:bookmarkEnd w:id="31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2"/>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lastRenderedPageBreak/>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3"/>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55"/>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lastRenderedPageBreak/>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5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89C0D96" w:rsidR="00086B05" w:rsidRDefault="00086B05" w:rsidP="00E276C1">
      <w:pPr>
        <w:pStyle w:val="Rubric"/>
      </w:pPr>
      <w:r>
        <w:fldChar w:fldCharType="begin"/>
      </w:r>
      <w:r>
        <w:instrText xml:space="preserve"> REF _Ref434580757 \h </w:instrText>
      </w:r>
      <w:r>
        <w:fldChar w:fldCharType="separate"/>
      </w:r>
      <w:r w:rsidR="00044A4C">
        <w:t>The Second Canticle: Psalm 135</w:t>
      </w:r>
      <w:r>
        <w:fldChar w:fldCharType="end"/>
      </w:r>
      <w:r>
        <w:t xml:space="preserve">, page </w:t>
      </w:r>
      <w:r>
        <w:fldChar w:fldCharType="begin"/>
      </w:r>
      <w:r>
        <w:instrText xml:space="preserve"> PAGEREF _Ref434580763 \h </w:instrText>
      </w:r>
      <w:r>
        <w:fldChar w:fldCharType="separate"/>
      </w:r>
      <w:r w:rsidR="00044A4C">
        <w:rPr>
          <w:noProof/>
        </w:rPr>
        <w:t>330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57"/>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58"/>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59"/>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lastRenderedPageBreak/>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0"/>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1"/>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lastRenderedPageBreak/>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2"/>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64819810" w:rsidR="00F14AA6" w:rsidRDefault="00F14AA6" w:rsidP="00F14AA6">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3"/>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4"/>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lastRenderedPageBreak/>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65"/>
      </w:r>
    </w:p>
    <w:p w14:paraId="0078B0CE" w14:textId="631AE2E8" w:rsidR="003E6DC3"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44A4C">
        <w:t>Psalm</w:t>
      </w:r>
      <w:r w:rsidR="00044A4C" w:rsidRPr="00AB1781">
        <w:t xml:space="preserve"> 137</w:t>
      </w:r>
      <w:r w:rsidR="00044A4C">
        <w:t>: “I will confess You, O Lord, with all my heart”</w:t>
      </w:r>
      <w:r>
        <w:fldChar w:fldCharType="end"/>
      </w:r>
      <w:r>
        <w:t xml:space="preserve">, page </w:t>
      </w:r>
      <w:r>
        <w:fldChar w:fldCharType="begin"/>
      </w:r>
      <w:r>
        <w:instrText xml:space="preserve"> PAGEREF _Ref411968152 \h </w:instrText>
      </w:r>
      <w:r>
        <w:fldChar w:fldCharType="separate"/>
      </w:r>
      <w:r w:rsidR="00044A4C">
        <w:rPr>
          <w:noProof/>
        </w:rPr>
        <w:t>300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44A4C">
        <w:t>Psalm</w:t>
      </w:r>
      <w:r w:rsidR="00044A4C" w:rsidRPr="00AB1781">
        <w:t xml:space="preserve"> 140</w:t>
      </w:r>
      <w:r w:rsidR="00044A4C">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44A4C">
        <w:rPr>
          <w:noProof/>
        </w:rPr>
        <w:t>304</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42CEFB36"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66"/>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67"/>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68"/>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69"/>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0"/>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lastRenderedPageBreak/>
        <w:t xml:space="preserve">4 </w:t>
      </w:r>
      <w:r w:rsidR="00AC3281">
        <w:t>Let</w:t>
      </w:r>
      <w:r w:rsidRPr="00AB1781">
        <w:t xml:space="preserve"> all the kings of the earth </w:t>
      </w:r>
      <w:r w:rsidR="00AC3281">
        <w:t>confess</w:t>
      </w:r>
      <w:r w:rsidR="00C1761F">
        <w:rPr>
          <w:rStyle w:val="FootnoteReference"/>
        </w:rPr>
        <w:footnoteReference w:id="771"/>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2"/>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3"/>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7BA76E5"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44A4C">
        <w:t>Psalm</w:t>
      </w:r>
      <w:r w:rsidR="00044A4C" w:rsidRPr="00AB1781">
        <w:t xml:space="preserve"> 140</w:t>
      </w:r>
      <w:r w:rsidR="00044A4C">
        <w:t>: “O Lord, I have cried to You, hear me”</w:t>
      </w:r>
      <w:r>
        <w:fldChar w:fldCharType="end"/>
      </w:r>
      <w:r>
        <w:t xml:space="preserve">, page </w:t>
      </w:r>
      <w:r>
        <w:fldChar w:fldCharType="begin"/>
      </w:r>
      <w:r>
        <w:instrText xml:space="preserve"> PAGEREF _Ref411968172 \h </w:instrText>
      </w:r>
      <w:r>
        <w:fldChar w:fldCharType="separate"/>
      </w:r>
      <w:r w:rsidR="00044A4C">
        <w:rPr>
          <w:noProof/>
        </w:rPr>
        <w:t>304</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lastRenderedPageBreak/>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4"/>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75"/>
      </w:r>
      <w:r w:rsidRPr="00AB1781">
        <w:t xml:space="preserve"> my heart,</w:t>
      </w:r>
      <w:r w:rsidRPr="00AB1781">
        <w:rPr>
          <w:rStyle w:val="FootnoteReference"/>
        </w:rPr>
        <w:footnoteReference w:id="776"/>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77"/>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lastRenderedPageBreak/>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78"/>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79"/>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0"/>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lastRenderedPageBreak/>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1"/>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2"/>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1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043B1D99"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lastRenderedPageBreak/>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3"/>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4"/>
      </w:r>
    </w:p>
    <w:p w14:paraId="7853C3F1" w14:textId="3EC2738B"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44A4C">
        <w:t>Psalm</w:t>
      </w:r>
      <w:r w:rsidR="00044A4C" w:rsidRPr="00AB1781">
        <w:t xml:space="preserve"> 141</w:t>
      </w:r>
      <w:r w:rsidR="00044A4C">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44A4C">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44A4C">
        <w:t>Psalm</w:t>
      </w:r>
      <w:r w:rsidR="00044A4C" w:rsidRPr="00AB1781">
        <w:t xml:space="preserve"> 145</w:t>
      </w:r>
      <w:r w:rsidR="00044A4C">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44A4C">
        <w:rPr>
          <w:noProof/>
        </w:rPr>
        <w:t>311</w:t>
      </w:r>
      <w:r w:rsidR="00E611C7">
        <w:fldChar w:fldCharType="end"/>
      </w:r>
      <w:r w:rsidR="00E611C7">
        <w:t>.</w:t>
      </w:r>
    </w:p>
    <w:p w14:paraId="51E1BFBF" w14:textId="48E35753" w:rsidR="00E276C1" w:rsidRPr="00E276C1" w:rsidRDefault="00E276C1" w:rsidP="00BF0205">
      <w:pPr>
        <w:pStyle w:val="Heading4"/>
      </w:pPr>
      <w:bookmarkStart w:id="31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4923239"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lastRenderedPageBreak/>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85"/>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86"/>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2A8A3B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44A4C">
        <w:t>Psalm</w:t>
      </w:r>
      <w:r w:rsidR="00044A4C" w:rsidRPr="00AB1781">
        <w:t xml:space="preserve"> 145</w:t>
      </w:r>
      <w:r w:rsidR="00044A4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44A4C">
        <w:rPr>
          <w:noProof/>
        </w:rPr>
        <w:t>311</w:t>
      </w:r>
      <w:r>
        <w:fldChar w:fldCharType="end"/>
      </w:r>
      <w:r>
        <w:t>.</w:t>
      </w:r>
    </w:p>
    <w:p w14:paraId="1BBA4A8E" w14:textId="3A53A20E" w:rsidR="00E276C1" w:rsidRPr="00E276C1" w:rsidRDefault="00E276C1" w:rsidP="00BF0205">
      <w:pPr>
        <w:pStyle w:val="Heading4"/>
      </w:pPr>
      <w:bookmarkStart w:id="31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1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653A62FF" w:rsidR="00F14AA6" w:rsidRDefault="00F14AA6" w:rsidP="00E276C1">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lastRenderedPageBreak/>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87"/>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0D2998C3" w:rsidR="00F35AEA" w:rsidRDefault="00F35AEA" w:rsidP="00F35AEA">
      <w:pPr>
        <w:pStyle w:val="Rubric"/>
      </w:pPr>
      <w:r>
        <w:lastRenderedPageBreak/>
        <w:t xml:space="preserve">Alleluia. </w:t>
      </w:r>
      <w:r>
        <w:fldChar w:fldCharType="begin"/>
      </w:r>
      <w:r>
        <w:instrText xml:space="preserve"> REF _Ref448061221 \h </w:instrText>
      </w:r>
      <w:r>
        <w:fldChar w:fldCharType="separate"/>
      </w:r>
      <w:r w:rsidR="00044A4C">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16" w:name="_Ref435438665"/>
      <w:r w:rsidRPr="00AB1781">
        <w:t>K</w:t>
      </w:r>
      <w:r>
        <w:t>athisma 20</w:t>
      </w:r>
      <w:bookmarkEnd w:id="31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88"/>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lastRenderedPageBreak/>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89"/>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0"/>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1"/>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lastRenderedPageBreak/>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2"/>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3"/>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4"/>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lastRenderedPageBreak/>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795"/>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1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1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08BCAB34"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796"/>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797"/>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798"/>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lastRenderedPageBreak/>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799"/>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0"/>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1"/>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2"/>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03"/>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655AD92F"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44A4C">
        <w:t>Psalm</w:t>
      </w:r>
      <w:r w:rsidR="00044A4C" w:rsidRPr="00AB1781">
        <w:t xml:space="preserve"> 146</w:t>
      </w:r>
      <w:r w:rsidR="00044A4C">
        <w:t>: “Praise the Lord, for psalmody a is good thing”</w:t>
      </w:r>
      <w:r>
        <w:fldChar w:fldCharType="end"/>
      </w:r>
      <w:r>
        <w:t xml:space="preserve">, page </w:t>
      </w:r>
      <w:r>
        <w:fldChar w:fldCharType="begin"/>
      </w:r>
      <w:r>
        <w:instrText xml:space="preserve"> PAGEREF _Ref411968226 \h </w:instrText>
      </w:r>
      <w:r>
        <w:fldChar w:fldCharType="separate"/>
      </w:r>
      <w:r w:rsidR="00044A4C">
        <w:rPr>
          <w:noProof/>
        </w:rPr>
        <w:t>312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44A4C">
        <w:t>Psalm 118 Part 20 (</w:t>
      </w:r>
      <w:r w:rsidR="00044A4C" w:rsidRPr="0082523C">
        <w:rPr>
          <w:rFonts w:ascii="Tahoma" w:eastAsia="Tahoma" w:hAnsi="Tahoma" w:cs="Tahoma"/>
        </w:rPr>
        <w:t>ר</w:t>
      </w:r>
      <w:r w:rsidR="00044A4C">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44A4C">
        <w:rPr>
          <w:noProof/>
        </w:rPr>
        <w:t>279</w:t>
      </w:r>
      <w:r w:rsidR="00E611C7">
        <w:fldChar w:fldCharType="end"/>
      </w:r>
      <w:r w:rsidR="00E611C7">
        <w:t>.</w:t>
      </w:r>
    </w:p>
    <w:p w14:paraId="16732583" w14:textId="68D0A344" w:rsidR="00E276C1" w:rsidRPr="002A0A20" w:rsidRDefault="002A0A20" w:rsidP="00BF0205">
      <w:pPr>
        <w:pStyle w:val="Heading4"/>
      </w:pPr>
      <w:bookmarkStart w:id="31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1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7773610"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4"/>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05"/>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lastRenderedPageBreak/>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06"/>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381623"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44A4C">
        <w:t>Psalm</w:t>
      </w:r>
      <w:r w:rsidR="00044A4C" w:rsidRPr="00AB1781">
        <w:t xml:space="preserve"> 147</w:t>
      </w:r>
      <w:r w:rsidR="00044A4C">
        <w:t>: “Praise the Lord, O Jerusalem! Praise your God, O Zion”</w:t>
      </w:r>
      <w:r>
        <w:fldChar w:fldCharType="end"/>
      </w:r>
      <w:r>
        <w:t xml:space="preserve"> Page </w:t>
      </w:r>
      <w:r>
        <w:fldChar w:fldCharType="begin"/>
      </w:r>
      <w:r>
        <w:instrText xml:space="preserve"> PAGEREF _Ref411968245 \h </w:instrText>
      </w:r>
      <w:r>
        <w:fldChar w:fldCharType="separate"/>
      </w:r>
      <w:r w:rsidR="00044A4C">
        <w:rPr>
          <w:noProof/>
        </w:rPr>
        <w:t>313</w:t>
      </w:r>
      <w:r>
        <w:fldChar w:fldCharType="end"/>
      </w:r>
      <w:r>
        <w:t>.</w:t>
      </w:r>
    </w:p>
    <w:p w14:paraId="1D6C58E5" w14:textId="2704929F" w:rsidR="00E276C1" w:rsidRPr="002A0A20" w:rsidRDefault="002A0A20" w:rsidP="00BF0205">
      <w:pPr>
        <w:pStyle w:val="Heading4"/>
      </w:pPr>
      <w:bookmarkStart w:id="319" w:name="_Ref411968245"/>
      <w:r>
        <w:t>Psalm</w:t>
      </w:r>
      <w:r w:rsidR="00E276C1" w:rsidRPr="00AB1781">
        <w:t xml:space="preserve"> 147</w:t>
      </w:r>
      <w:r>
        <w:t xml:space="preserve">: </w:t>
      </w:r>
      <w:r w:rsidR="00BB3B58">
        <w:t>“</w:t>
      </w:r>
      <w:r>
        <w:t>Praise the Lord, O Jerusalem! Praise your God, O Zion</w:t>
      </w:r>
      <w:r w:rsidR="00BB3B58">
        <w:t>”</w:t>
      </w:r>
      <w:bookmarkEnd w:id="31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440F18BE"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lastRenderedPageBreak/>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07"/>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5E591FD"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4C5F9195" w:rsidR="00086B05" w:rsidRDefault="00086B05" w:rsidP="002A0A20">
      <w:pPr>
        <w:pStyle w:val="Rubric"/>
      </w:pPr>
      <w:r>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lastRenderedPageBreak/>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08"/>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09"/>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0"/>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1"/>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2"/>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506634E1" w14:textId="0084DDB1" w:rsidR="00086B05" w:rsidRPr="00AB1781" w:rsidRDefault="00086B05" w:rsidP="00086B05">
      <w:pPr>
        <w:pStyle w:val="Rubric"/>
      </w:pPr>
      <w:r>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3"/>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4"/>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15"/>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16"/>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A4A6573" w:rsidR="00086B05" w:rsidRDefault="00086B05" w:rsidP="002A0A20">
      <w:pPr>
        <w:pStyle w:val="Rubric"/>
      </w:pPr>
      <w:r>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17"/>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18"/>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19"/>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lastRenderedPageBreak/>
        <w:tab/>
        <w:t>and removed reproach from the sons of Israel.</w:t>
      </w:r>
    </w:p>
    <w:p w14:paraId="629B033F" w14:textId="7E6DF0A8" w:rsidR="007C6673" w:rsidRDefault="007C6673" w:rsidP="00AD3852">
      <w:pPr>
        <w:pStyle w:val="Rubric"/>
      </w:pPr>
      <w:bookmarkStart w:id="320" w:name="_Toc410196196"/>
      <w:bookmarkStart w:id="321" w:name="_Toc410196438"/>
      <w:bookmarkStart w:id="322" w:name="_Toc410196940"/>
    </w:p>
    <w:p w14:paraId="5AB6630A" w14:textId="7A71FD45" w:rsidR="00D31F38" w:rsidRDefault="00D31F38" w:rsidP="00D31F38">
      <w:pPr>
        <w:pStyle w:val="Heading2"/>
      </w:pPr>
      <w:bookmarkStart w:id="323" w:name="_Toc448696628"/>
      <w:r>
        <w:lastRenderedPageBreak/>
        <w:t>The Canticles</w:t>
      </w:r>
      <w:bookmarkEnd w:id="323"/>
    </w:p>
    <w:p w14:paraId="020E29B8" w14:textId="562B7E1E" w:rsidR="00D31F38" w:rsidRDefault="00D31F38" w:rsidP="00D31F38">
      <w:pPr>
        <w:pStyle w:val="Heading3"/>
      </w:pPr>
      <w:bookmarkStart w:id="324" w:name="_Ref448228164"/>
      <w:r>
        <w:t>The First Canticle</w:t>
      </w:r>
      <w:bookmarkEnd w:id="324"/>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25"/>
            <w:r>
              <w:t>Arise</w:t>
            </w:r>
            <w:commentRangeEnd w:id="325"/>
            <w:r>
              <w:rPr>
                <w:rStyle w:val="CommentReference"/>
              </w:rPr>
              <w:commentReference w:id="325"/>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26"/>
            <w:r>
              <w:t>flesh</w:t>
            </w:r>
            <w:commentRangeEnd w:id="326"/>
            <w:r>
              <w:rPr>
                <w:rStyle w:val="CommentReference"/>
              </w:rPr>
              <w:commentReference w:id="326"/>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27"/>
            <w:r w:rsidRPr="004E04E2">
              <w:t xml:space="preserve">send up </w:t>
            </w:r>
            <w:commentRangeEnd w:id="327"/>
            <w:r>
              <w:rPr>
                <w:rStyle w:val="CommentReference"/>
              </w:rPr>
              <w:commentReference w:id="327"/>
            </w:r>
            <w:r>
              <w:t>to</w:t>
            </w:r>
            <w:r w:rsidRPr="004E04E2">
              <w:t xml:space="preserve"> </w:t>
            </w:r>
            <w:r>
              <w:t>You</w:t>
            </w:r>
            <w:r w:rsidRPr="004E04E2">
              <w:t xml:space="preserve"> a befitting </w:t>
            </w:r>
            <w:commentRangeStart w:id="328"/>
            <w:r w:rsidRPr="004E04E2">
              <w:t>doxology</w:t>
            </w:r>
            <w:commentRangeEnd w:id="328"/>
            <w:r>
              <w:rPr>
                <w:rStyle w:val="CommentReference"/>
              </w:rPr>
              <w:commentReference w:id="328"/>
            </w:r>
            <w:r w:rsidRPr="004E04E2">
              <w:t xml:space="preserve">, and win the forgiveness of our many sins: </w:t>
            </w:r>
            <w:commentRangeStart w:id="329"/>
            <w:r w:rsidRPr="004E04E2">
              <w:t xml:space="preserve">Glory to </w:t>
            </w:r>
            <w:r>
              <w:t>You</w:t>
            </w:r>
            <w:r w:rsidRPr="004E04E2">
              <w:t xml:space="preserve"> </w:t>
            </w:r>
            <w:commentRangeEnd w:id="329"/>
            <w:r>
              <w:rPr>
                <w:rStyle w:val="CommentReference"/>
              </w:rPr>
              <w:commentReference w:id="329"/>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0"/>
            <w:r w:rsidRPr="004E04E2">
              <w:t xml:space="preserve">Who </w:t>
            </w:r>
            <w:commentRangeEnd w:id="330"/>
            <w:r>
              <w:rPr>
                <w:rStyle w:val="CommentReference"/>
              </w:rPr>
              <w:commentReference w:id="330"/>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1"/>
            <w:r w:rsidRPr="004E04E2">
              <w:t>to</w:t>
            </w:r>
            <w:r w:rsidR="00985EC5">
              <w:t>wards</w:t>
            </w:r>
            <w:r w:rsidRPr="004E04E2">
              <w:t xml:space="preserve"> the sanctuary</w:t>
            </w:r>
            <w:commentRangeEnd w:id="331"/>
            <w:r>
              <w:rPr>
                <w:rStyle w:val="CommentReference"/>
              </w:rPr>
              <w:commentReference w:id="331"/>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2"/>
            <w:r w:rsidRPr="004E04E2">
              <w:t xml:space="preserve">you out </w:t>
            </w:r>
            <w:commentRangeEnd w:id="332"/>
            <w:r>
              <w:rPr>
                <w:rStyle w:val="CommentReference"/>
              </w:rPr>
              <w:commentReference w:id="332"/>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3"/>
            <w:r w:rsidRPr="004E04E2">
              <w:t xml:space="preserve">supplication </w:t>
            </w:r>
            <w:commentRangeEnd w:id="333"/>
            <w:r>
              <w:rPr>
                <w:rStyle w:val="CommentReference"/>
              </w:rPr>
              <w:commentReference w:id="333"/>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34"/>
            <w:r w:rsidRPr="004E04E2">
              <w:t xml:space="preserve">petition </w:t>
            </w:r>
            <w:commentRangeEnd w:id="334"/>
            <w:r>
              <w:rPr>
                <w:rStyle w:val="CommentReference"/>
              </w:rPr>
              <w:commentReference w:id="334"/>
            </w:r>
            <w:r w:rsidR="00985EC5">
              <w:t>will</w:t>
            </w:r>
            <w:r w:rsidRPr="004E04E2">
              <w:t xml:space="preserve"> come in before </w:t>
            </w:r>
            <w:r>
              <w:t>You</w:t>
            </w:r>
            <w:r w:rsidR="00985EC5">
              <w:t xml:space="preserve">; </w:t>
            </w:r>
            <w:commentRangeStart w:id="335"/>
            <w:r w:rsidRPr="004E04E2">
              <w:t xml:space="preserve">revive </w:t>
            </w:r>
            <w:commentRangeEnd w:id="335"/>
            <w:r>
              <w:rPr>
                <w:rStyle w:val="CommentReference"/>
              </w:rPr>
              <w:commentReference w:id="335"/>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36"/>
            <w:r w:rsidRPr="004E04E2">
              <w:t>pour forth</w:t>
            </w:r>
            <w:commentRangeEnd w:id="336"/>
            <w:r>
              <w:rPr>
                <w:rStyle w:val="CommentReference"/>
              </w:rPr>
              <w:commentReference w:id="336"/>
            </w:r>
            <w:r w:rsidRPr="004E04E2">
              <w:t xml:space="preserve"> </w:t>
            </w:r>
            <w:commentRangeStart w:id="337"/>
            <w:r w:rsidRPr="004E04E2">
              <w:t>blessing</w:t>
            </w:r>
            <w:commentRangeEnd w:id="337"/>
            <w:r>
              <w:rPr>
                <w:rStyle w:val="CommentReference"/>
              </w:rPr>
              <w:commentReference w:id="337"/>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38"/>
            <w:r w:rsidRPr="004E04E2">
              <w:t xml:space="preserve">respond </w:t>
            </w:r>
            <w:commentRangeEnd w:id="338"/>
            <w:r>
              <w:rPr>
                <w:rStyle w:val="CommentReference"/>
              </w:rPr>
              <w:commentReference w:id="338"/>
            </w:r>
            <w:r w:rsidRPr="004E04E2">
              <w:t xml:space="preserve">with </w:t>
            </w:r>
            <w:r>
              <w:t>Your</w:t>
            </w:r>
            <w:r w:rsidR="00985EC5">
              <w:t xml:space="preserve"> words,</w:t>
            </w:r>
            <w:r w:rsidRPr="004E04E2">
              <w:t xml:space="preserve"> for all </w:t>
            </w:r>
            <w:r>
              <w:t>Your</w:t>
            </w:r>
            <w:r w:rsidRPr="004E04E2">
              <w:t xml:space="preserve"> commandments are </w:t>
            </w:r>
            <w:commentRangeStart w:id="339"/>
            <w:r w:rsidRPr="004E04E2">
              <w:t>righteous</w:t>
            </w:r>
            <w:commentRangeEnd w:id="339"/>
            <w:r>
              <w:rPr>
                <w:rStyle w:val="CommentReference"/>
              </w:rPr>
              <w:commentReference w:id="339"/>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0"/>
            <w:r w:rsidRPr="004E04E2">
              <w:t>meditation</w:t>
            </w:r>
            <w:commentRangeEnd w:id="340"/>
            <w:r>
              <w:rPr>
                <w:rStyle w:val="CommentReference"/>
              </w:rPr>
              <w:commentReference w:id="340"/>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1"/>
            <w:r w:rsidRPr="004E04E2">
              <w:t>always</w:t>
            </w:r>
            <w:commentRangeEnd w:id="341"/>
            <w:r>
              <w:rPr>
                <w:rStyle w:val="CommentReference"/>
              </w:rPr>
              <w:commentReference w:id="341"/>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2"/>
            <w:r w:rsidRPr="004E04E2">
              <w:rPr>
                <w:rFonts w:eastAsia="@MingLiU"/>
              </w:rPr>
              <w:t xml:space="preserve">and </w:t>
            </w:r>
            <w:commentRangeEnd w:id="342"/>
            <w:r>
              <w:rPr>
                <w:rStyle w:val="CommentReference"/>
              </w:rPr>
              <w:commentReference w:id="342"/>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3"/>
            <w:r w:rsidRPr="004E04E2">
              <w:rPr>
                <w:rFonts w:eastAsia="@MingLiU"/>
              </w:rPr>
              <w:t xml:space="preserve">to </w:t>
            </w:r>
            <w:commentRangeEnd w:id="343"/>
            <w:r>
              <w:rPr>
                <w:rStyle w:val="CommentReference"/>
              </w:rPr>
              <w:commentReference w:id="343"/>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44"/>
            <w:r w:rsidRPr="004E04E2">
              <w:t xml:space="preserve">to </w:t>
            </w:r>
            <w:commentRangeEnd w:id="344"/>
            <w:r>
              <w:rPr>
                <w:rStyle w:val="CommentReference"/>
              </w:rPr>
              <w:commentReference w:id="344"/>
            </w:r>
            <w:r>
              <w:t>You</w:t>
            </w:r>
            <w:r w:rsidRPr="004E04E2">
              <w:t>, O Only</w:t>
            </w:r>
            <w:r w:rsidRPr="004E04E2">
              <w:noBreakHyphen/>
            </w:r>
            <w:commentRangeStart w:id="345"/>
            <w:r w:rsidRPr="004E04E2">
              <w:t>Begotten</w:t>
            </w:r>
            <w:commentRangeEnd w:id="345"/>
            <w:r>
              <w:rPr>
                <w:rStyle w:val="CommentReference"/>
              </w:rPr>
              <w:commentReference w:id="345"/>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46"/>
            <w:r w:rsidRPr="004E04E2">
              <w:t xml:space="preserve">utter </w:t>
            </w:r>
            <w:commentRangeEnd w:id="346"/>
            <w:r>
              <w:rPr>
                <w:rStyle w:val="CommentReference"/>
              </w:rPr>
              <w:commentReference w:id="346"/>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18838910"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44A4C">
        <w:rPr>
          <w:noProof/>
        </w:rPr>
        <w:t>963</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47" w:name="_Toc297322053"/>
      <w:bookmarkStart w:id="348" w:name="_Toc297407698"/>
      <w:bookmarkStart w:id="349" w:name="_Toc298445750"/>
      <w:bookmarkStart w:id="350" w:name="_Toc298681233"/>
      <w:bookmarkStart w:id="351" w:name="_Toc298447475"/>
      <w:bookmarkStart w:id="352"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3"/>
            <w:r>
              <w:t xml:space="preserve">consider </w:t>
            </w:r>
            <w:commentRangeEnd w:id="353"/>
            <w:r>
              <w:rPr>
                <w:rStyle w:val="CommentReference"/>
                <w:lang w:val="en-CA"/>
              </w:rPr>
              <w:commentReference w:id="353"/>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54"/>
            <w:r>
              <w:t xml:space="preserve">none </w:t>
            </w:r>
            <w:commentRangeEnd w:id="354"/>
            <w:r>
              <w:rPr>
                <w:rStyle w:val="CommentReference"/>
                <w:lang w:val="en-CA"/>
              </w:rPr>
              <w:commentReference w:id="354"/>
            </w:r>
            <w:r>
              <w:t>but You.</w:t>
            </w:r>
          </w:p>
          <w:p w14:paraId="45BFA942" w14:textId="77777777" w:rsidR="00D31F38" w:rsidRDefault="00D31F38" w:rsidP="00E35F1F">
            <w:pPr>
              <w:pStyle w:val="EngHangEnd"/>
            </w:pPr>
            <w:commentRangeStart w:id="355"/>
            <w:r>
              <w:t xml:space="preserve">After </w:t>
            </w:r>
            <w:commentRangeEnd w:id="355"/>
            <w:r>
              <w:rPr>
                <w:rStyle w:val="CommentReference"/>
                <w:lang w:val="en-CA"/>
              </w:rPr>
              <w:commentReference w:id="355"/>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56"/>
            <w:r>
              <w:t xml:space="preserve">to </w:t>
            </w:r>
            <w:commentRangeEnd w:id="356"/>
            <w:r>
              <w:rPr>
                <w:rStyle w:val="CommentReference"/>
                <w:lang w:val="en-CA"/>
              </w:rPr>
              <w:commentReference w:id="356"/>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57"/>
            <w:r>
              <w:t>joyful</w:t>
            </w:r>
            <w:commentRangeEnd w:id="357"/>
            <w:r>
              <w:rPr>
                <w:rStyle w:val="CommentReference"/>
                <w:lang w:val="en-CA"/>
              </w:rPr>
              <w:commentReference w:id="357"/>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58"/>
            <w:r>
              <w:t xml:space="preserve">perfect </w:t>
            </w:r>
            <w:commentRangeEnd w:id="358"/>
            <w:r>
              <w:rPr>
                <w:rStyle w:val="CommentReference"/>
                <w:lang w:val="en-CA"/>
              </w:rPr>
              <w:commentReference w:id="358"/>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59"/>
            <w:r>
              <w:t xml:space="preserve">sealed </w:t>
            </w:r>
            <w:commentRangeEnd w:id="359"/>
            <w:r>
              <w:rPr>
                <w:rStyle w:val="CommentReference"/>
                <w:lang w:val="en-CA"/>
              </w:rPr>
              <w:commentReference w:id="359"/>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0"/>
            <w:r>
              <w:t xml:space="preserve">fragrant </w:t>
            </w:r>
            <w:commentRangeEnd w:id="360"/>
            <w:r>
              <w:rPr>
                <w:rStyle w:val="CommentReference"/>
                <w:lang w:val="en-CA"/>
              </w:rPr>
              <w:commentReference w:id="360"/>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1"/>
            <w:r>
              <w:t>spices</w:t>
            </w:r>
            <w:commentRangeEnd w:id="361"/>
            <w:r>
              <w:rPr>
                <w:rStyle w:val="CommentReference"/>
                <w:lang w:val="en-CA"/>
              </w:rPr>
              <w:commentReference w:id="361"/>
            </w:r>
            <w:r>
              <w:t>,</w:t>
            </w:r>
          </w:p>
          <w:p w14:paraId="2BF4322B" w14:textId="77777777" w:rsidR="00D31F38" w:rsidRDefault="00D31F38" w:rsidP="00E35F1F">
            <w:pPr>
              <w:pStyle w:val="EngHangEnd"/>
            </w:pPr>
            <w:r>
              <w:t xml:space="preserve">"Behold and see that the Saviour </w:t>
            </w:r>
            <w:commentRangeStart w:id="362"/>
            <w:r>
              <w:t xml:space="preserve">is risen </w:t>
            </w:r>
            <w:commentRangeEnd w:id="362"/>
            <w:r>
              <w:rPr>
                <w:rStyle w:val="CommentReference"/>
                <w:lang w:val="en-CA"/>
              </w:rPr>
              <w:commentReference w:id="362"/>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3"/>
            <w:r>
              <w:t>A</w:t>
            </w:r>
            <w:commentRangeEnd w:id="363"/>
            <w:r>
              <w:rPr>
                <w:rStyle w:val="CommentReference"/>
                <w:lang w:val="en-CA"/>
              </w:rPr>
              <w:commentReference w:id="363"/>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64"/>
            <w:r>
              <w:t xml:space="preserve">We </w:t>
            </w:r>
            <w:commentRangeEnd w:id="364"/>
            <w:r>
              <w:rPr>
                <w:rStyle w:val="CommentReference"/>
                <w:lang w:val="en-CA"/>
              </w:rPr>
              <w:commentReference w:id="364"/>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65"/>
            <w:r>
              <w:t>alteration</w:t>
            </w:r>
            <w:commentRangeEnd w:id="365"/>
            <w:r>
              <w:rPr>
                <w:rStyle w:val="CommentReference"/>
                <w:lang w:val="en-CA"/>
              </w:rPr>
              <w:commentReference w:id="365"/>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47"/>
      <w:bookmarkEnd w:id="348"/>
      <w:bookmarkEnd w:id="349"/>
      <w:bookmarkEnd w:id="350"/>
      <w:bookmarkEnd w:id="351"/>
      <w:bookmarkEnd w:id="352"/>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66"/>
            <w:r>
              <w:t>glorify Him</w:t>
            </w:r>
            <w:commentRangeEnd w:id="366"/>
            <w:r>
              <w:rPr>
                <w:rStyle w:val="CommentReference"/>
                <w:lang w:val="en-CA"/>
              </w:rPr>
              <w:commentReference w:id="366"/>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67"/>
            <w:r>
              <w:t xml:space="preserve">when he shatters </w:t>
            </w:r>
            <w:commentRangeEnd w:id="367"/>
            <w:r>
              <w:rPr>
                <w:rStyle w:val="CommentReference"/>
                <w:lang w:val="en-CA"/>
              </w:rPr>
              <w:commentReference w:id="367"/>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68"/>
            <w:r w:rsidR="00D31F38">
              <w:t xml:space="preserve">chosen </w:t>
            </w:r>
            <w:commentRangeEnd w:id="368"/>
            <w:r w:rsidR="00D31F38">
              <w:rPr>
                <w:rStyle w:val="CommentReference"/>
                <w:lang w:val="en-CA"/>
              </w:rPr>
              <w:commentReference w:id="368"/>
            </w:r>
            <w:r w:rsidR="00D31F38">
              <w:t xml:space="preserve">mounted </w:t>
            </w:r>
            <w:commentRangeStart w:id="369"/>
            <w:r w:rsidR="00D31F38">
              <w:t xml:space="preserve">captains </w:t>
            </w:r>
            <w:commentRangeEnd w:id="369"/>
            <w:r w:rsidR="00D31F38">
              <w:rPr>
                <w:rStyle w:val="CommentReference"/>
                <w:lang w:val="en-CA"/>
              </w:rPr>
              <w:commentReference w:id="369"/>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0"/>
            <w:r>
              <w:t xml:space="preserve"> </w:t>
            </w:r>
            <w:commentRangeEnd w:id="370"/>
            <w:r>
              <w:rPr>
                <w:rStyle w:val="CommentReference"/>
                <w:lang w:val="en-CA"/>
              </w:rPr>
              <w:commentReference w:id="370"/>
            </w:r>
            <w:r>
              <w:t xml:space="preserve">glorified in </w:t>
            </w:r>
            <w:r w:rsidR="00865C59">
              <w:t>strength</w:t>
            </w:r>
            <w:r>
              <w:t xml:space="preserve">. Your right hand, O Lord, </w:t>
            </w:r>
            <w:commentRangeStart w:id="371"/>
            <w:r>
              <w:t xml:space="preserve">crushed </w:t>
            </w:r>
            <w:commentRangeEnd w:id="371"/>
            <w:r>
              <w:rPr>
                <w:rStyle w:val="CommentReference"/>
                <w:lang w:val="en-CA"/>
              </w:rPr>
              <w:commentReference w:id="371"/>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2"/>
            <w:r w:rsidR="00D31F38">
              <w:t xml:space="preserve">shattered </w:t>
            </w:r>
            <w:commentRangeEnd w:id="372"/>
            <w:r w:rsidR="00D31F38">
              <w:rPr>
                <w:rStyle w:val="CommentReference"/>
                <w:lang w:val="en-CA"/>
              </w:rPr>
              <w:commentReference w:id="372"/>
            </w:r>
            <w:r>
              <w:t>the</w:t>
            </w:r>
            <w:r w:rsidR="00D31F38">
              <w:t xml:space="preserve"> </w:t>
            </w:r>
            <w:r>
              <w:t>adversaries</w:t>
            </w:r>
            <w:r w:rsidR="00D31F38">
              <w:t xml:space="preserve">; You </w:t>
            </w:r>
            <w:commentRangeStart w:id="373"/>
            <w:r w:rsidR="00D31F38">
              <w:t xml:space="preserve">sent </w:t>
            </w:r>
            <w:commentRangeEnd w:id="373"/>
            <w:r w:rsidR="00D31F38">
              <w:rPr>
                <w:rStyle w:val="CommentReference"/>
                <w:lang w:val="en-CA"/>
              </w:rPr>
              <w:commentReference w:id="373"/>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0"/>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74"/>
            <w:r w:rsidR="00D31F38">
              <w:t>holy</w:t>
            </w:r>
            <w:commentRangeEnd w:id="374"/>
            <w:r w:rsidR="00D31F38">
              <w:rPr>
                <w:rStyle w:val="CommentReference"/>
                <w:lang w:val="en-CA"/>
              </w:rPr>
              <w:commentReference w:id="374"/>
            </w:r>
            <w:r w:rsidR="00D31F38">
              <w:t xml:space="preserve">, awesome in </w:t>
            </w:r>
            <w:commentRangeStart w:id="375"/>
            <w:r w:rsidR="00D31F38">
              <w:t>glorious deeds</w:t>
            </w:r>
            <w:commentRangeEnd w:id="375"/>
            <w:r w:rsidR="00D31F38">
              <w:rPr>
                <w:rStyle w:val="CommentReference"/>
                <w:lang w:val="en-CA"/>
              </w:rPr>
              <w:commentReference w:id="375"/>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76"/>
            <w:r>
              <w:t>redeemed</w:t>
            </w:r>
            <w:commentRangeEnd w:id="376"/>
            <w:r>
              <w:rPr>
                <w:rStyle w:val="CommentReference"/>
                <w:lang w:val="en-CA"/>
              </w:rPr>
              <w:commentReference w:id="376"/>
            </w:r>
            <w:r>
              <w:t xml:space="preserve">; You called them by Your power into Your holy </w:t>
            </w:r>
            <w:commentRangeStart w:id="377"/>
            <w:r>
              <w:t>abode</w:t>
            </w:r>
            <w:commentRangeEnd w:id="377"/>
            <w:r>
              <w:rPr>
                <w:rStyle w:val="CommentReference"/>
                <w:lang w:val="en-CA"/>
              </w:rPr>
              <w:commentReference w:id="377"/>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78"/>
            <w:r>
              <w:t xml:space="preserve">Sorrow </w:t>
            </w:r>
            <w:commentRangeEnd w:id="378"/>
            <w:r>
              <w:rPr>
                <w:rStyle w:val="CommentReference"/>
                <w:lang w:val="en-CA"/>
              </w:rPr>
              <w:commentReference w:id="378"/>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79"/>
            <w:r>
              <w:t>May</w:t>
            </w:r>
            <w:commentRangeEnd w:id="379"/>
            <w:r>
              <w:rPr>
                <w:rStyle w:val="CommentReference"/>
                <w:lang w:val="en-CA"/>
              </w:rPr>
              <w:commentReference w:id="379"/>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0"/>
            <w:r>
              <w:t xml:space="preserve">reigning </w:t>
            </w:r>
            <w:commentRangeEnd w:id="380"/>
            <w:r>
              <w:rPr>
                <w:rStyle w:val="CommentReference"/>
                <w:lang w:val="en-CA"/>
              </w:rPr>
              <w:commentReference w:id="380"/>
            </w:r>
            <w:r>
              <w:t xml:space="preserve">as King forever and ever </w:t>
            </w:r>
            <w:commentRangeStart w:id="381"/>
            <w:r>
              <w:t>and beyond</w:t>
            </w:r>
            <w:commentRangeEnd w:id="381"/>
            <w:r>
              <w:rPr>
                <w:rStyle w:val="CommentReference"/>
                <w:lang w:val="en-CA"/>
              </w:rPr>
              <w:commentReference w:id="381"/>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2"/>
            <w:r w:rsidR="00D31F38">
              <w:t xml:space="preserve"> </w:t>
            </w:r>
            <w:commentRangeEnd w:id="382"/>
            <w:r w:rsidR="00D31F38">
              <w:rPr>
                <w:rStyle w:val="CommentReference"/>
                <w:lang w:val="en-CA"/>
              </w:rPr>
              <w:commentReference w:id="382"/>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83"/>
            <w:r w:rsidR="00D31F38">
              <w:t>praises</w:t>
            </w:r>
            <w:commentRangeEnd w:id="383"/>
            <w:r w:rsidR="00D31F38">
              <w:rPr>
                <w:rStyle w:val="CommentReference"/>
                <w:lang w:val="en-CA"/>
              </w:rPr>
              <w:commentReference w:id="383"/>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84"/>
            <w:r>
              <w:t>glorified</w:t>
            </w:r>
            <w:commentRangeEnd w:id="384"/>
            <w:r>
              <w:rPr>
                <w:rStyle w:val="CommentReference"/>
                <w:rFonts w:eastAsiaTheme="minorHAnsi" w:cstheme="minorBidi"/>
                <w:color w:val="auto"/>
                <w:lang w:val="en-CA"/>
              </w:rPr>
              <w:commentReference w:id="384"/>
            </w:r>
            <w:r>
              <w:t>.</w:t>
            </w:r>
            <w:r w:rsidR="00D31F38">
              <w:rPr>
                <w:rStyle w:val="CommentReference"/>
                <w:lang w:val="en-CA"/>
              </w:rPr>
              <w:commentReference w:id="385"/>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86" w:name="_Toc297322054"/>
      <w:bookmarkStart w:id="387" w:name="_Toc297407699"/>
      <w:bookmarkStart w:id="388" w:name="_Toc298445751"/>
      <w:bookmarkStart w:id="389" w:name="_Toc298681234"/>
      <w:bookmarkStart w:id="390" w:name="_Toc298447476"/>
      <w:r>
        <w:t>Psali Adam</w:t>
      </w:r>
      <w:bookmarkEnd w:id="386"/>
      <w:bookmarkEnd w:id="387"/>
      <w:bookmarkEnd w:id="388"/>
      <w:bookmarkEnd w:id="389"/>
      <w:bookmarkEnd w:id="390"/>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1"/>
            <w:r>
              <w:t xml:space="preserve">The </w:t>
            </w:r>
            <w:commentRangeEnd w:id="391"/>
            <w:r>
              <w:rPr>
                <w:rStyle w:val="CommentReference"/>
                <w:lang w:val="en-CA"/>
              </w:rPr>
              <w:commentReference w:id="391"/>
            </w:r>
            <w:r>
              <w:t xml:space="preserve">water of the sea was parted into parts, And the great deep became a </w:t>
            </w:r>
            <w:commentRangeStart w:id="392"/>
            <w:r>
              <w:t>path</w:t>
            </w:r>
            <w:commentRangeEnd w:id="392"/>
            <w:r>
              <w:rPr>
                <w:rStyle w:val="CommentReference"/>
                <w:lang w:val="en-CA"/>
              </w:rPr>
              <w:commentReference w:id="39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393"/>
            <w:r w:rsidRPr="00D33B3C">
              <w:rPr>
                <w:rFonts w:ascii="Times New Roman" w:hAnsi="Times New Roman" w:cs="Times New Roman"/>
              </w:rPr>
              <w:t>Ϧ</w:t>
            </w:r>
            <w:r w:rsidRPr="00D33B3C">
              <w:t>ⲉⲛ</w:t>
            </w:r>
            <w:commentRangeEnd w:id="393"/>
            <w:r>
              <w:rPr>
                <w:rStyle w:val="CommentReference"/>
                <w:rFonts w:ascii="Garamond" w:hAnsi="Garamond" w:cstheme="minorBidi"/>
                <w:noProof w:val="0"/>
                <w:lang w:val="en-CA"/>
              </w:rPr>
              <w:commentReference w:id="3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394"/>
            <w:r>
              <w:t xml:space="preserve">miraculous </w:t>
            </w:r>
            <w:commentRangeEnd w:id="394"/>
            <w:r>
              <w:rPr>
                <w:rStyle w:val="CommentReference"/>
                <w:lang w:val="en-CA"/>
              </w:rPr>
              <w:commentReference w:id="39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395"/>
            <w:r>
              <w:t xml:space="preserve">passed </w:t>
            </w:r>
            <w:commentRangeEnd w:id="395"/>
            <w:r>
              <w:rPr>
                <w:rStyle w:val="CommentReference"/>
                <w:lang w:val="en-CA"/>
              </w:rPr>
              <w:commentReference w:id="39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396"/>
            <w:r>
              <w:t xml:space="preserve">praising </w:t>
            </w:r>
            <w:commentRangeEnd w:id="396"/>
            <w:r>
              <w:rPr>
                <w:rStyle w:val="CommentReference"/>
                <w:lang w:val="en-CA"/>
              </w:rPr>
              <w:commentReference w:id="39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397"/>
            <w:r>
              <w:t xml:space="preserve"> </w:t>
            </w:r>
            <w:commentRangeEnd w:id="397"/>
            <w:r>
              <w:rPr>
                <w:rStyle w:val="CommentReference"/>
                <w:lang w:val="en-CA"/>
              </w:rPr>
              <w:commentReference w:id="397"/>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438122D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44A4C">
        <w:rPr>
          <w:noProof/>
        </w:rPr>
        <w:t>392</w:t>
      </w:r>
      <w:r>
        <w:fldChar w:fldCharType="end"/>
      </w:r>
      <w:r>
        <w:t>, until Part Nine of the Sunday Theotokia before continuing as usual from the Second Canticle.</w:t>
      </w:r>
    </w:p>
    <w:p w14:paraId="7A906C89" w14:textId="637C4794"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44A4C">
        <w:rPr>
          <w:noProof/>
        </w:rPr>
        <w:t>967</w:t>
      </w:r>
      <w:r>
        <w:fldChar w:fldCharType="end"/>
      </w:r>
      <w:r>
        <w:t>.</w:t>
      </w:r>
    </w:p>
    <w:p w14:paraId="262EA7FD" w14:textId="32EFFF6F" w:rsidR="00F970EE" w:rsidRDefault="00F970EE" w:rsidP="00D31F38">
      <w:pPr>
        <w:pStyle w:val="Rubric"/>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fldChar w:fldCharType="begin"/>
      </w:r>
      <w:r w:rsidR="001604CF">
        <w:instrText xml:space="preserve"> REF _Ref448664867 \h </w:instrText>
      </w:r>
      <w:r w:rsidR="001604CF">
        <w:fldChar w:fldCharType="separate"/>
      </w:r>
      <w:r w:rsidR="001604CF">
        <w:t>The Second Canticle</w:t>
      </w:r>
      <w:r w:rsidR="001604CF">
        <w:fldChar w:fldCharType="end"/>
      </w:r>
      <w:r w:rsidR="001604CF">
        <w:t>.</w:t>
      </w:r>
    </w:p>
    <w:p w14:paraId="22339EA3" w14:textId="77777777" w:rsidR="00344A59" w:rsidRDefault="00344A59" w:rsidP="00344A59">
      <w:pPr>
        <w:pStyle w:val="Heading3"/>
      </w:pPr>
      <w:bookmarkStart w:id="398" w:name="_Ref448228178"/>
      <w:r>
        <w:t>The Second Canticle</w:t>
      </w:r>
    </w:p>
    <w:p w14:paraId="31599D65" w14:textId="77777777"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Pr>
          <w:noProof/>
        </w:rPr>
        <w:t>969</w:t>
      </w:r>
      <w:r>
        <w:fldChar w:fldCharType="end"/>
      </w:r>
      <w:r>
        <w:t>, is said.</w:t>
      </w:r>
    </w:p>
    <w:p w14:paraId="55F7FEC9" w14:textId="77777777" w:rsidR="00344A59" w:rsidRDefault="00344A59" w:rsidP="00344A59">
      <w:pPr>
        <w:pStyle w:val="Heading4"/>
      </w:pPr>
      <w:bookmarkStart w:id="399" w:name="_Toc297322055"/>
      <w:bookmarkStart w:id="400" w:name="_Toc297407700"/>
      <w:bookmarkStart w:id="401" w:name="_Ref297493889"/>
      <w:bookmarkStart w:id="402" w:name="_Toc298445752"/>
      <w:bookmarkStart w:id="403" w:name="_Toc298681235"/>
      <w:bookmarkStart w:id="404" w:name="_Toc298447477"/>
      <w:bookmarkStart w:id="405" w:name="_Toc308441895"/>
      <w:bookmarkStart w:id="406" w:name="_Ref434580757"/>
      <w:bookmarkStart w:id="407" w:name="_Ref434580763"/>
      <w:r>
        <w:t>The Second Canticle: Psalm 135</w:t>
      </w:r>
      <w:bookmarkEnd w:id="399"/>
      <w:bookmarkEnd w:id="400"/>
      <w:bookmarkEnd w:id="401"/>
      <w:bookmarkEnd w:id="402"/>
      <w:bookmarkEnd w:id="403"/>
      <w:bookmarkEnd w:id="404"/>
      <w:bookmarkEnd w:id="405"/>
      <w:bookmarkEnd w:id="406"/>
      <w:bookmarkEnd w:id="407"/>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21"/>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22"/>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23"/>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08"/>
            <w:r w:rsidRPr="00FC3604">
              <w:t>Ⲉⲩⲕ̀ⲗⲏⲣⲟⲛⲟⲙⲓⲁ̀ ⲙ̀ⲡⲉϥⲃⲱⲕ ⲡⲓⲥ̅ⲗ̅</w:t>
            </w:r>
            <w:r w:rsidRPr="00597158">
              <w:t xml:space="preserve"> </w:t>
            </w:r>
            <w:commentRangeEnd w:id="408"/>
            <w:r>
              <w:rPr>
                <w:rStyle w:val="CommentReference"/>
                <w:rFonts w:ascii="Garamond" w:hAnsi="Garamond" w:cstheme="minorBidi"/>
                <w:noProof w:val="0"/>
                <w:lang w:val="en-CA"/>
              </w:rPr>
              <w:commentReference w:id="408"/>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09" w:name="_Toc297322056"/>
      <w:bookmarkStart w:id="410" w:name="_Toc297407701"/>
      <w:bookmarkStart w:id="411" w:name="_Toc298445753"/>
      <w:bookmarkStart w:id="412" w:name="_Toc298681236"/>
      <w:bookmarkStart w:id="413" w:name="_Toc298447478"/>
      <w:r>
        <w:t>Psali Adam</w:t>
      </w:r>
      <w:bookmarkEnd w:id="409"/>
      <w:bookmarkEnd w:id="410"/>
      <w:bookmarkEnd w:id="411"/>
      <w:bookmarkEnd w:id="412"/>
      <w:bookmarkEnd w:id="413"/>
      <w:r>
        <w:t xml:space="preserve"> on the Second Canticle</w:t>
      </w:r>
    </w:p>
    <w:p w14:paraId="20E92FDC" w14:textId="77777777" w:rsidR="00344A59" w:rsidRDefault="00344A59" w:rsidP="00344A59">
      <w:pPr>
        <w:pStyle w:val="Heading5non-TOC"/>
      </w:pPr>
      <w:r w:rsidRPr="00D175BB">
        <w:t>Ⲯⲁⲗⲓ Ⲁ̀ⲇⲁⲙ</w:t>
      </w:r>
    </w:p>
    <w:p w14:paraId="2CDDD4E1" w14:textId="77777777"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Pr>
          <w:noProof/>
        </w:rPr>
        <w:t>971</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14"/>
            <w:r w:rsidRPr="004C0CA2">
              <w:t xml:space="preserve">brought </w:t>
            </w:r>
            <w:commentRangeEnd w:id="414"/>
            <w:r>
              <w:rPr>
                <w:rStyle w:val="CommentReference"/>
                <w:rFonts w:eastAsiaTheme="minorHAnsi" w:cstheme="minorBidi"/>
                <w:color w:val="auto"/>
                <w:lang w:val="en-CA"/>
              </w:rPr>
              <w:commentReference w:id="414"/>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777777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Pr>
          <w:noProof/>
        </w:rPr>
        <w:t>973</w:t>
      </w:r>
      <w:r>
        <w:fldChar w:fldCharType="end"/>
      </w:r>
      <w:r>
        <w:t>.</w:t>
      </w:r>
    </w:p>
    <w:bookmarkEnd w:id="398"/>
    <w:p w14:paraId="2E7A68B9" w14:textId="4BEF5E0D" w:rsidR="00D31F38" w:rsidRDefault="00D31F38" w:rsidP="00D31F38">
      <w:pPr>
        <w:jc w:val="left"/>
      </w:pPr>
    </w:p>
    <w:p w14:paraId="2CF40924" w14:textId="77777777" w:rsidR="00A7333E" w:rsidRDefault="00A7333E" w:rsidP="00A7333E">
      <w:pPr>
        <w:pStyle w:val="Heading3"/>
      </w:pPr>
      <w:bookmarkStart w:id="415" w:name="_Ref448228188"/>
      <w:bookmarkStart w:id="416" w:name="_GoBack"/>
      <w:bookmarkEnd w:id="416"/>
      <w:r>
        <w:t>Additional Canticles for the Vigil of Joyous Saturday from the Old Testament</w:t>
      </w:r>
    </w:p>
    <w:p w14:paraId="290F87D1" w14:textId="77777777" w:rsidR="00A7333E" w:rsidRDefault="00A7333E" w:rsidP="00A7333E">
      <w:pPr>
        <w:pStyle w:val="Heading4"/>
      </w:pPr>
      <w:r>
        <w:t>The Second Song of Moses the Prophet</w:t>
      </w:r>
    </w:p>
    <w:p w14:paraId="53DA1951" w14:textId="77777777" w:rsidR="00A7333E" w:rsidRDefault="00A7333E" w:rsidP="00A7333E">
      <w:pPr>
        <w:pStyle w:val="Rubric"/>
      </w:pPr>
      <w:r>
        <w:t>(Deuteronomy 32:1-43; Coptic rite: Joyous Saturday, Byzantine rite: Second Ode; After the Law had been written; a song of Moses)</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lastRenderedPageBreak/>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lastRenderedPageBreak/>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lastRenderedPageBreak/>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lastRenderedPageBreak/>
        <w:t>and worship</w:t>
      </w:r>
      <w:r>
        <w:rPr>
          <w:rStyle w:val="FootnoteReference"/>
        </w:rPr>
        <w:footnoteReference w:id="824"/>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77777777" w:rsidR="00A7333E" w:rsidRPr="00634364" w:rsidRDefault="00A7333E" w:rsidP="00A7333E">
      <w:pPr>
        <w:pStyle w:val="Rubric"/>
      </w:pPr>
      <w:r>
        <w:t>(1 Kings 2:1-10; Coptic rite: Joyous Saturday, Byzantine rite: Third Ode; The barren one strangely bares a son and praises God: You are holy, O Lord, and my spirit praises You.)</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25"/>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26"/>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lastRenderedPageBreak/>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27"/>
      </w:r>
      <w:r>
        <w:t xml:space="preserve"> of His Christ.”</w:t>
      </w:r>
    </w:p>
    <w:p w14:paraId="500B51D3" w14:textId="77777777" w:rsidR="00A7333E" w:rsidRDefault="00A7333E" w:rsidP="00A7333E">
      <w:pPr>
        <w:pStyle w:val="Heading4"/>
      </w:pPr>
      <w:r>
        <w:t>The Prayer of Habakkuk the Prophet</w:t>
      </w:r>
    </w:p>
    <w:p w14:paraId="5D4EF66C" w14:textId="77777777" w:rsidR="00A7333E" w:rsidRPr="0069088C" w:rsidRDefault="00A7333E" w:rsidP="00A7333E">
      <w:pPr>
        <w:pStyle w:val="Rubric"/>
      </w:pPr>
      <w:r>
        <w:t>(Habakkuk 3:2-19; Coptic rite: Joyous Saturday, Byzantine rite: Fourth Ode; The prayer of the prophet Habakkuk, with an ode.)</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lastRenderedPageBreak/>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28"/>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29"/>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lastRenderedPageBreak/>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777777" w:rsidR="00A7333E" w:rsidRDefault="00A7333E" w:rsidP="00A7333E">
      <w:pPr>
        <w:pStyle w:val="Heading4"/>
      </w:pPr>
      <w:r>
        <w:t>The Prayer of Jonah the Prophet</w:t>
      </w:r>
    </w:p>
    <w:p w14:paraId="46BF0583" w14:textId="77777777" w:rsidR="00A7333E" w:rsidRDefault="00A7333E" w:rsidP="00A7333E">
      <w:pPr>
        <w:pStyle w:val="Rubric"/>
      </w:pPr>
      <w:r>
        <w:t>(Jonah 2:2-10. Coptic rite: Joyous Saturday, Byzantine rite: Sixth Ode; 2And from the belly of the sea creature, Jonah prayed to the Lord his God, 3and said,)</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lastRenderedPageBreak/>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30"/>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77777777" w:rsidR="00A7333E" w:rsidRDefault="00A7333E" w:rsidP="00A7333E">
      <w:pPr>
        <w:pStyle w:val="Rubric"/>
      </w:pPr>
      <w:r>
        <w:t>(Esaias 38:9-20. Coptic rite: Joyous Saturday; 9</w:t>
      </w:r>
      <w:r w:rsidRPr="00170FFC">
        <w:t>The prayer of Hezekiah king of Judah when he was sick and recovered from his sickness:</w:t>
      </w:r>
      <w:r>
        <w:t>)</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lastRenderedPageBreak/>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31"/>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77777777" w:rsidR="00A7333E" w:rsidRDefault="00A7333E" w:rsidP="00A7333E">
      <w:pPr>
        <w:pStyle w:val="Rubric"/>
      </w:pPr>
      <w:r>
        <w:t>(Deuterocanonical. Sometimes called Psalm 152, or 2 Chronicles 37. Coptic rite: Joyous Saturday)</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lastRenderedPageBreak/>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77777777" w:rsidR="00A7333E" w:rsidRPr="0040319E" w:rsidRDefault="00A7333E" w:rsidP="00A7333E">
      <w:pPr>
        <w:pStyle w:val="Rubric"/>
      </w:pPr>
      <w:r>
        <w:t>(Esaias 26:9-20. Coptic rite: Joyous Saturday, Byzantine rite Fifth Ode. Esias’ prophecy, which is also his prayer. O Lord our God, grant us peace.)</w:t>
      </w:r>
    </w:p>
    <w:p w14:paraId="10B910C6" w14:textId="77777777" w:rsidR="00A7333E" w:rsidRDefault="00A7333E" w:rsidP="00A7333E">
      <w:pPr>
        <w:pStyle w:val="EnglishHangNoCoptic"/>
      </w:pPr>
      <w:r>
        <w:lastRenderedPageBreak/>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32"/>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lastRenderedPageBreak/>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17" w:name="_Ref448664867"/>
      <w:r>
        <w:t>The Second Prayer of Esaias the Prophet</w:t>
      </w:r>
    </w:p>
    <w:p w14:paraId="4B8E70C4" w14:textId="77777777" w:rsidR="00A7333E" w:rsidRPr="0040319E" w:rsidRDefault="00A7333E" w:rsidP="00A7333E">
      <w:pPr>
        <w:pStyle w:val="Rubric"/>
      </w:pPr>
      <w:r>
        <w:t>(Esaias 25:1-12. Coptic rite: Joyous Saturday.)</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33"/>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lastRenderedPageBreak/>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77777777" w:rsidR="00A7333E" w:rsidRPr="0040319E" w:rsidRDefault="00A7333E" w:rsidP="00A7333E">
      <w:pPr>
        <w:pStyle w:val="Rubric"/>
      </w:pPr>
      <w:r>
        <w:t>(Esaias 26:1-9. Coptic rite: Joyous Saturday.)</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lastRenderedPageBreak/>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77777777" w:rsidR="00A7333E" w:rsidRPr="0040319E" w:rsidRDefault="00A7333E" w:rsidP="00A7333E">
      <w:pPr>
        <w:pStyle w:val="Rubric"/>
      </w:pPr>
      <w:r>
        <w:t>(Lamentations 5:16-22. Coptic rite: Joyous Saturday.)</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77777777" w:rsidR="00A7333E" w:rsidRDefault="00A7333E" w:rsidP="00A7333E">
      <w:pPr>
        <w:pStyle w:val="EnglishHangEndNoCoptic"/>
        <w:ind w:firstLine="0"/>
      </w:pPr>
      <w:r>
        <w:t>and have become exceedingly angry with us.</w:t>
      </w:r>
    </w:p>
    <w:bookmarkEnd w:id="417"/>
    <w:p w14:paraId="717B2D9D" w14:textId="77777777" w:rsidR="00A7333E" w:rsidRDefault="00A7333E" w:rsidP="00A7333E">
      <w:pPr>
        <w:pStyle w:val="Heading3"/>
      </w:pPr>
      <w:r>
        <w:lastRenderedPageBreak/>
        <w:t>Additional Canticles for the Vigil of Joyous Saturday from the New Testament</w:t>
      </w:r>
    </w:p>
    <w:p w14:paraId="1D91DC6B" w14:textId="77777777" w:rsidR="00A7333E" w:rsidRDefault="00A7333E" w:rsidP="00A7333E">
      <w:pPr>
        <w:pStyle w:val="Heading4"/>
      </w:pPr>
      <w:r>
        <w:t>The Prayer of the Theotokos Mary</w:t>
      </w:r>
    </w:p>
    <w:p w14:paraId="7FC1BC6D" w14:textId="77777777" w:rsidR="00A7333E" w:rsidRDefault="00A7333E" w:rsidP="00A7333E">
      <w:r>
        <w:t>Luke 1:46-55</w:t>
      </w:r>
    </w:p>
    <w:p w14:paraId="46668D58" w14:textId="77777777" w:rsidR="00A7333E" w:rsidRDefault="00A7333E" w:rsidP="00A7333E">
      <w:pPr>
        <w:pStyle w:val="EnglishHangNoCoptic"/>
      </w:pPr>
      <w:r>
        <w:t>Mary said,</w:t>
      </w:r>
    </w:p>
    <w:p w14:paraId="67494A99" w14:textId="77777777" w:rsidR="00A7333E" w:rsidRDefault="00A7333E" w:rsidP="00A7333E">
      <w:pPr>
        <w:pStyle w:val="EnglishHangEndNoCoptic"/>
        <w:ind w:firstLine="0"/>
      </w:pPr>
      <w:r>
        <w:t>My soul magnifies the Lord</w:t>
      </w:r>
    </w:p>
    <w:p w14:paraId="01BFC36D" w14:textId="77777777" w:rsidR="00A7333E" w:rsidRDefault="00A7333E" w:rsidP="00A7333E">
      <w:pPr>
        <w:pStyle w:val="EnglishHangEndNoCoptic"/>
      </w:pPr>
      <w:r>
        <w:t>47 And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77777777" w:rsidR="00A7333E" w:rsidRDefault="00A7333E" w:rsidP="00A7333E">
      <w:pPr>
        <w:pStyle w:val="EnglishHangEndNoCoptic"/>
        <w:ind w:firstLine="0"/>
      </w:pPr>
      <w:r>
        <w:t>Generations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77777777" w:rsidR="00A7333E" w:rsidRDefault="00A7333E" w:rsidP="00A7333E">
      <w:pPr>
        <w:pStyle w:val="EnglishHangNoCoptic"/>
      </w:pPr>
      <w:r>
        <w:t>50 His mercy is for generations of generations</w:t>
      </w:r>
    </w:p>
    <w:p w14:paraId="571311DD" w14:textId="77777777" w:rsidR="00A7333E" w:rsidRDefault="00A7333E" w:rsidP="00A7333E">
      <w:pPr>
        <w:pStyle w:val="EnglishHangEndNoCoptic"/>
        <w:ind w:firstLine="0"/>
      </w:pPr>
      <w:r>
        <w:t>on those who fear Him.</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77777777" w:rsidR="00A7333E" w:rsidRDefault="00A7333E" w:rsidP="00A7333E">
      <w:r>
        <w:t>Luke 1:68-79</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lastRenderedPageBreak/>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77777777" w:rsidR="00A7333E" w:rsidRDefault="00A7333E" w:rsidP="00A7333E">
      <w:pPr>
        <w:pStyle w:val="EnglishHangNoCoptic"/>
      </w:pPr>
      <w:r>
        <w:t>71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3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77777777" w:rsidR="00A7333E" w:rsidRDefault="00A7333E" w:rsidP="00A7333E">
      <w:r>
        <w:t>Luke 2:29-32</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r>
        <w:lastRenderedPageBreak/>
        <w:t>The Third Canticle</w:t>
      </w:r>
      <w:bookmarkStart w:id="418" w:name="_Toc297322057"/>
      <w:bookmarkStart w:id="419" w:name="_Toc297407702"/>
      <w:bookmarkStart w:id="420" w:name="_Toc298445754"/>
      <w:bookmarkStart w:id="421" w:name="_Toc298681237"/>
      <w:bookmarkStart w:id="422" w:name="_Toc298447479"/>
      <w:bookmarkStart w:id="423" w:name="_Toc308441896"/>
      <w:bookmarkEnd w:id="415"/>
    </w:p>
    <w:bookmarkEnd w:id="418"/>
    <w:bookmarkEnd w:id="419"/>
    <w:bookmarkEnd w:id="420"/>
    <w:bookmarkEnd w:id="421"/>
    <w:bookmarkEnd w:id="422"/>
    <w:bookmarkEnd w:id="42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4ACFDDCF"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set up. </w:t>
      </w:r>
      <w:r>
        <w:t>So the governors, the high officials, the leaders, the great rulers—all those in authority who ruled the provinces came to the dedication of the image King Nebuchadnezzar set up, and they stood before the image Nebuchadnezzar made.</w:t>
      </w:r>
    </w:p>
    <w:p w14:paraId="0578F556" w14:textId="1386E3C1" w:rsidR="00344A59" w:rsidRDefault="00344A59" w:rsidP="00823768">
      <w:pPr>
        <w:pStyle w:val="Body"/>
      </w:pPr>
      <w:r>
        <w:t>Then the herald cried out in a loud voice, “To you it is commanded, O peo</w:t>
      </w:r>
      <w:r w:rsidR="00A25E58">
        <w:t xml:space="preserve">ples and tribes and languages, </w:t>
      </w:r>
      <w:r>
        <w:t>that in what hour you hear the sound of the trumpet, the pipe, the harp, the four-stringed instrument, the psaltery, the symphony, and every kind of music, you shall fall down and worship the golden ima</w:t>
      </w:r>
      <w:r w:rsidR="00A25E58">
        <w:t xml:space="preserve">ge King Nebuchadnezzar set up. </w:t>
      </w:r>
      <w:r>
        <w:t>But whoever does not fall down and worship shall be cast in</w:t>
      </w:r>
      <w:r w:rsidR="00A25E58">
        <w:t xml:space="preserve">to the burning fiery furnace.” </w:t>
      </w:r>
      <w:r>
        <w:t>So at that time, when all the peoples heard the sound of the trumpet, the pipe, the harp, the four-stringed instrument, the psaltery, the symphony, and every kind of music, all the peoples, tribes, and languages fell down and worshipped the golden image King Nebuchadnezzar set up.</w:t>
      </w:r>
    </w:p>
    <w:p w14:paraId="711EFDE3" w14:textId="123A54F2"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but does not fall down and worship the golden image shall be cast in</w:t>
      </w:r>
      <w:r w:rsidR="00A25E58">
        <w:t xml:space="preserve">to the burning fiery furnace. </w:t>
      </w:r>
      <w:r>
        <w:t>Now there are certain Jews you set over the affairs of the province of Babylon: Shadrach, Meshach, and Abednego. Those men did not obey your decree, O king; and they do not serve your gods, nor do they worship the golden image you set up.”</w:t>
      </w:r>
    </w:p>
    <w:p w14:paraId="4CFECFFF" w14:textId="0D2584D0"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set up? </w:t>
      </w:r>
      <w:r>
        <w:t>Now then, if you are ready, when you hear the sound of the trumpet, the pipe, the harp, the four-stringed instrument, the psaltery, the symphony, and every kind of music, that you shall fall down and worship the golden image I made. But indeed, if you do not worship it at that time, you shall be cast into the burning fiery furnace. Then what god is there who will deliver you from my hands?”</w:t>
      </w:r>
    </w:p>
    <w:p w14:paraId="667E5502" w14:textId="548FEC5C"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 set up.”</w:t>
      </w:r>
    </w:p>
    <w:p w14:paraId="0D2B6415" w14:textId="5D3948AC" w:rsidR="00344A59" w:rsidRDefault="00344A59" w:rsidP="00823768">
      <w:pPr>
        <w:pStyle w:val="Body"/>
      </w:pPr>
      <w:r>
        <w:lastRenderedPageBreak/>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2CFF8CEE" w:rsidR="00344A59" w:rsidRDefault="00823768" w:rsidP="00823768">
      <w:pPr>
        <w:pStyle w:val="Rubric"/>
      </w:pPr>
      <w:r>
        <w:t>(</w:t>
      </w:r>
      <w:r w:rsidR="00344A59">
        <w:t>The Prayer of Azariah</w:t>
      </w:r>
      <w:r w:rsidR="00BC0BB7">
        <w:t xml:space="preserve"> </w:t>
      </w:r>
      <w:r w:rsidR="00BC0BB7" w:rsidRPr="00BC0BB7">
        <w:t>25</w:t>
      </w:r>
      <w:r w:rsidR="00BC0BB7">
        <w:t xml:space="preserve"> </w:t>
      </w:r>
      <w:r w:rsidR="00BC0BB7" w:rsidRPr="00BC0BB7">
        <w:t>Then Azariah stood and prayed thus and opened his mouth in the midst of the fire and said:</w:t>
      </w:r>
      <w:r w:rsidR="00BC0BB7">
        <w:t>)</w:t>
      </w:r>
    </w:p>
    <w:p w14:paraId="7E332D0E" w14:textId="15D2850C" w:rsidR="00344A59" w:rsidRDefault="00344A59" w:rsidP="00BC0BB7">
      <w:pPr>
        <w:pStyle w:val="EnglishHangNoCoptic"/>
      </w:pPr>
      <w:r>
        <w:t>26</w:t>
      </w:r>
      <w:r w:rsidR="00BC0BB7">
        <w:t xml:space="preserve"> </w:t>
      </w:r>
      <w:r>
        <w:t>“Blessed are You and praiseworthy, O Lord, the God of our fathers,</w:t>
      </w:r>
    </w:p>
    <w:p w14:paraId="0C54634E" w14:textId="77777777" w:rsidR="00344A59" w:rsidRDefault="00344A59" w:rsidP="00BC0BB7">
      <w:pPr>
        <w:pStyle w:val="EnglishHangEndNoCoptic"/>
        <w:ind w:firstLine="0"/>
      </w:pPr>
      <w:r>
        <w:t>And praised and glorified is Your name unto the ages.</w:t>
      </w:r>
    </w:p>
    <w:p w14:paraId="1C726C7F" w14:textId="0CE774DE" w:rsidR="00344A59" w:rsidRDefault="00344A59" w:rsidP="00BC0BB7">
      <w:pPr>
        <w:pStyle w:val="EnglishHangNoCoptic"/>
      </w:pPr>
      <w:r>
        <w:t>27</w:t>
      </w:r>
      <w:r w:rsidR="00BC0BB7">
        <w:t xml:space="preserve"> </w:t>
      </w:r>
      <w:r>
        <w:t>For You are righteous in all You did for us,</w:t>
      </w:r>
    </w:p>
    <w:p w14:paraId="6A6661AB" w14:textId="6CB910B6" w:rsidR="00344A59" w:rsidRDefault="00344A59" w:rsidP="00BC0BB7">
      <w:pPr>
        <w:pStyle w:val="EnglishHangNoCoptic"/>
        <w:ind w:firstLine="0"/>
      </w:pPr>
      <w:r>
        <w:t>And all Your works are true.</w:t>
      </w:r>
    </w:p>
    <w:p w14:paraId="18AC4203" w14:textId="77777777" w:rsidR="00344A59" w:rsidRDefault="00344A59" w:rsidP="00BC0BB7">
      <w:pPr>
        <w:pStyle w:val="EnglishHangNoCoptic"/>
        <w:ind w:firstLine="0"/>
      </w:pPr>
      <w:r>
        <w:t>Your ways are upright,</w:t>
      </w:r>
    </w:p>
    <w:p w14:paraId="236D38C5" w14:textId="77777777" w:rsidR="00344A59" w:rsidRDefault="00344A59" w:rsidP="00BC0BB7">
      <w:pPr>
        <w:pStyle w:val="EnglishHangEndNoCoptic"/>
        <w:ind w:firstLine="0"/>
      </w:pPr>
      <w:r>
        <w:t>And all Your judgments are true.</w:t>
      </w:r>
    </w:p>
    <w:p w14:paraId="3027A294" w14:textId="28FB9A2A" w:rsidR="00344A59" w:rsidRDefault="00344A59" w:rsidP="00BC0BB7">
      <w:pPr>
        <w:pStyle w:val="EnglishHangNoCoptic"/>
      </w:pPr>
      <w:r>
        <w:t>28</w:t>
      </w:r>
      <w:r w:rsidR="00BC0BB7">
        <w:t xml:space="preserve"> </w:t>
      </w:r>
      <w:r>
        <w:t>The judgments You made are true,</w:t>
      </w:r>
    </w:p>
    <w:p w14:paraId="7B94C667" w14:textId="77777777" w:rsidR="00344A59" w:rsidRDefault="00344A59" w:rsidP="00BC0BB7">
      <w:pPr>
        <w:pStyle w:val="EnglishHangNoCoptic"/>
        <w:ind w:firstLine="0"/>
      </w:pPr>
      <w:r>
        <w:t>According to all You brought on us</w:t>
      </w:r>
    </w:p>
    <w:p w14:paraId="158C57EE" w14:textId="77777777" w:rsidR="00344A59" w:rsidRDefault="00344A59" w:rsidP="00BC0BB7">
      <w:pPr>
        <w:pStyle w:val="EnglishHangNoCoptic"/>
        <w:ind w:firstLine="0"/>
      </w:pPr>
      <w:r>
        <w:t>And on the holy city of our fathers,</w:t>
      </w:r>
    </w:p>
    <w:p w14:paraId="4415F856" w14:textId="77777777" w:rsidR="00344A59" w:rsidRDefault="00344A59" w:rsidP="00BC0BB7">
      <w:pPr>
        <w:pStyle w:val="EnglishHangNoCoptic"/>
        <w:ind w:firstLine="0"/>
      </w:pPr>
      <w:r>
        <w:t>Because in truth and judgment</w:t>
      </w:r>
    </w:p>
    <w:p w14:paraId="19E4E1E6" w14:textId="77777777" w:rsidR="00344A59" w:rsidRDefault="00344A59" w:rsidP="00BC0BB7">
      <w:pPr>
        <w:pStyle w:val="EnglishHangEndNoCoptic"/>
        <w:ind w:firstLine="0"/>
      </w:pPr>
      <w:r>
        <w:t>You did all these things on account of our sins.</w:t>
      </w:r>
    </w:p>
    <w:p w14:paraId="7CBAE22F" w14:textId="192C0ED0" w:rsidR="00344A59" w:rsidRDefault="00344A59" w:rsidP="00BC0BB7">
      <w:pPr>
        <w:pStyle w:val="EnglishHangNoCoptic"/>
      </w:pPr>
      <w:r>
        <w:t>29</w:t>
      </w:r>
      <w:r w:rsidR="00BC0BB7">
        <w:t xml:space="preserve"> </w:t>
      </w:r>
      <w:r>
        <w:t>For we sinned and acted lawlessly</w:t>
      </w:r>
    </w:p>
    <w:p w14:paraId="288416AB" w14:textId="77777777" w:rsidR="00344A59" w:rsidRDefault="00344A59" w:rsidP="00BC0BB7">
      <w:pPr>
        <w:pStyle w:val="EnglishHangNoCoptic"/>
        <w:ind w:firstLine="0"/>
      </w:pPr>
      <w:r>
        <w:t>To depart from You.</w:t>
      </w:r>
    </w:p>
    <w:p w14:paraId="6E665FAE" w14:textId="77777777" w:rsidR="00344A59" w:rsidRDefault="00344A59" w:rsidP="00BC0BB7">
      <w:pPr>
        <w:pStyle w:val="EnglishHangNoCoptic"/>
        <w:ind w:firstLine="0"/>
      </w:pPr>
      <w:r>
        <w:t>We sinned in every way,</w:t>
      </w:r>
    </w:p>
    <w:p w14:paraId="687193F0" w14:textId="77777777" w:rsidR="00344A59" w:rsidRDefault="00344A59" w:rsidP="00BC0BB7">
      <w:pPr>
        <w:pStyle w:val="EnglishHangEndNoCoptic"/>
        <w:ind w:firstLine="0"/>
      </w:pPr>
      <w:r>
        <w:t>And did not obey Your commandments.</w:t>
      </w:r>
    </w:p>
    <w:p w14:paraId="68455698" w14:textId="7273FD35" w:rsidR="00344A59" w:rsidRDefault="00344A59" w:rsidP="00BC0BB7">
      <w:pPr>
        <w:pStyle w:val="EnglishHangNoCoptic"/>
      </w:pPr>
      <w:r>
        <w:t>30</w:t>
      </w:r>
      <w:r w:rsidR="00BC0BB7">
        <w:t xml:space="preserve"> </w:t>
      </w:r>
      <w:r>
        <w:t>Neither did we treasure or do as You commanded,</w:t>
      </w:r>
    </w:p>
    <w:p w14:paraId="47180173" w14:textId="77777777" w:rsidR="00344A59" w:rsidRDefault="00344A59" w:rsidP="00BC0BB7">
      <w:pPr>
        <w:pStyle w:val="EnglishHangEndNoCoptic"/>
        <w:ind w:firstLine="0"/>
      </w:pPr>
      <w:r>
        <w:t>That it might go well with us.</w:t>
      </w:r>
    </w:p>
    <w:p w14:paraId="7EFC78C2" w14:textId="6550FDFA" w:rsidR="00344A59" w:rsidRDefault="00344A59" w:rsidP="00BC0BB7">
      <w:pPr>
        <w:pStyle w:val="EnglishHangNoCoptic"/>
      </w:pPr>
      <w:r>
        <w:t>31</w:t>
      </w:r>
      <w:r w:rsidR="00BC0BB7">
        <w:t xml:space="preserve"> </w:t>
      </w:r>
      <w:r>
        <w:t>Everything You brought on us</w:t>
      </w:r>
    </w:p>
    <w:p w14:paraId="36B19E77" w14:textId="77777777" w:rsidR="00344A59" w:rsidRDefault="00344A59" w:rsidP="00BC0BB7">
      <w:pPr>
        <w:pStyle w:val="EnglishHangEndNoCoptic"/>
        <w:ind w:firstLine="0"/>
      </w:pPr>
      <w:r>
        <w:t>And all You did to us, You did in true judgment.</w:t>
      </w:r>
    </w:p>
    <w:p w14:paraId="57191BF6" w14:textId="7AF4CCC1" w:rsidR="00344A59" w:rsidRDefault="00344A59" w:rsidP="00BC0BB7">
      <w:pPr>
        <w:pStyle w:val="EnglishHangNoCoptic"/>
      </w:pPr>
      <w:r>
        <w:t>32</w:t>
      </w:r>
      <w:r w:rsidR="00BC0BB7">
        <w:t xml:space="preserve"> </w:t>
      </w:r>
      <w:r>
        <w:t>You delivered us into the hands of lawless and rebellious enemies</w:t>
      </w:r>
    </w:p>
    <w:p w14:paraId="7952994F" w14:textId="77777777" w:rsidR="00344A59" w:rsidRDefault="00344A59" w:rsidP="00BC0BB7">
      <w:pPr>
        <w:pStyle w:val="EnglishHangEndNoCoptic"/>
        <w:ind w:firstLine="0"/>
      </w:pPr>
      <w:r>
        <w:t>And to an unjust king—the most evil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77777777" w:rsidR="00344A59" w:rsidRDefault="00344A59" w:rsidP="00BC0BB7">
      <w:pPr>
        <w:pStyle w:val="EnglishHangNoCoptic"/>
      </w:pPr>
      <w:r>
        <w:t>For this has become a shame and disgrace to Your servants</w:t>
      </w:r>
    </w:p>
    <w:p w14:paraId="1059064A" w14:textId="77777777" w:rsidR="00344A59" w:rsidRDefault="00344A59" w:rsidP="00BC0BB7">
      <w:pPr>
        <w:pStyle w:val="EnglishHangEndNoCoptic"/>
        <w:ind w:firstLine="0"/>
      </w:pPr>
      <w:r>
        <w:t>And to those who worship You.</w:t>
      </w:r>
    </w:p>
    <w:p w14:paraId="425303D3" w14:textId="2BFB6EE7" w:rsidR="00344A59" w:rsidRDefault="00344A59" w:rsidP="00BC0BB7">
      <w:pPr>
        <w:pStyle w:val="EnglishHangNoCoptic"/>
      </w:pPr>
      <w:r>
        <w:t>34</w:t>
      </w:r>
      <w:r w:rsidR="00BC0BB7">
        <w:t xml:space="preserve"> </w:t>
      </w:r>
      <w:r>
        <w:t>For Your name’s sake, do not hand us over to the end,</w:t>
      </w:r>
    </w:p>
    <w:p w14:paraId="05C67F50" w14:textId="77777777" w:rsidR="00344A59" w:rsidRDefault="00344A59" w:rsidP="00BC0BB7">
      <w:pPr>
        <w:pStyle w:val="EnglishHangEndNoCoptic"/>
        <w:ind w:firstLine="0"/>
      </w:pPr>
      <w:r>
        <w:t>And do not reject Your covenant.</w:t>
      </w:r>
    </w:p>
    <w:p w14:paraId="2B0EC262" w14:textId="68F7EC26" w:rsidR="00344A59" w:rsidRDefault="00344A59" w:rsidP="00BC0BB7">
      <w:pPr>
        <w:pStyle w:val="EnglishHangNoCoptic"/>
      </w:pPr>
      <w:r>
        <w:t>35</w:t>
      </w:r>
      <w:r w:rsidR="00A25E58">
        <w:t xml:space="preserve"> </w:t>
      </w:r>
      <w:r>
        <w:t>Do not withdraw Your mercy from us for the sake of Abraham,</w:t>
      </w:r>
    </w:p>
    <w:p w14:paraId="7043E46B" w14:textId="77777777" w:rsidR="00344A59" w:rsidRDefault="00344A59" w:rsidP="00A25E58">
      <w:pPr>
        <w:pStyle w:val="EnglishHangNoCoptic"/>
        <w:ind w:firstLine="0"/>
      </w:pPr>
      <w:r>
        <w:lastRenderedPageBreak/>
        <w:t>Who is loved by You, and for the sake of Isaac, Your servant,</w:t>
      </w:r>
    </w:p>
    <w:p w14:paraId="779ECD43" w14:textId="77777777" w:rsidR="00344A59" w:rsidRDefault="00344A59" w:rsidP="00BC0BB7">
      <w:pPr>
        <w:pStyle w:val="EnglishHangEndNoCoptic"/>
        <w:ind w:firstLine="0"/>
      </w:pPr>
      <w:r>
        <w:t>And of Israel, Your holy one,</w:t>
      </w:r>
    </w:p>
    <w:p w14:paraId="22356EDD" w14:textId="66E0FC5C" w:rsidR="00344A59" w:rsidRDefault="00344A59" w:rsidP="00BC0BB7">
      <w:pPr>
        <w:pStyle w:val="EnglishHangNoCoptic"/>
      </w:pPr>
      <w:r>
        <w:t>36</w:t>
      </w:r>
      <w:r w:rsidR="00A25E58">
        <w:t xml:space="preserve"> </w:t>
      </w:r>
      <w:r>
        <w:t>As You spoke to them, saying</w:t>
      </w:r>
    </w:p>
    <w:p w14:paraId="76EAE0EF" w14:textId="77777777" w:rsidR="00344A59" w:rsidRDefault="00344A59" w:rsidP="00A25E58">
      <w:pPr>
        <w:pStyle w:val="EnglishHangNoCoptic"/>
        <w:ind w:firstLine="0"/>
      </w:pPr>
      <w:r>
        <w:t>That You would multiply their seed as the stars of heaven,</w:t>
      </w:r>
    </w:p>
    <w:p w14:paraId="2BC42A0F" w14:textId="77777777" w:rsidR="00344A59" w:rsidRDefault="00344A59" w:rsidP="00A25E58">
      <w:pPr>
        <w:pStyle w:val="EnglishHangEndNoCoptic"/>
        <w:ind w:firstLine="0"/>
      </w:pPr>
      <w:r>
        <w:t>And as the sand along the seashore.</w:t>
      </w:r>
    </w:p>
    <w:p w14:paraId="1F8E5765" w14:textId="77777777" w:rsidR="00344A59" w:rsidRDefault="00344A59" w:rsidP="00BC0BB7">
      <w:pPr>
        <w:pStyle w:val="EnglishHangNoCoptic"/>
      </w:pPr>
      <w:r>
        <w:t>37Yet we have been diminished in number, O Master,</w:t>
      </w:r>
    </w:p>
    <w:p w14:paraId="32BB7E48" w14:textId="77777777" w:rsidR="00344A59" w:rsidRDefault="00344A59" w:rsidP="00A25E58">
      <w:pPr>
        <w:pStyle w:val="EnglishHangNoCoptic"/>
        <w:ind w:firstLine="0"/>
      </w:pPr>
      <w:r>
        <w:t>More than all the nations,</w:t>
      </w:r>
    </w:p>
    <w:p w14:paraId="5DE859A9" w14:textId="77777777" w:rsidR="00344A59" w:rsidRDefault="00344A59" w:rsidP="00A25E58">
      <w:pPr>
        <w:pStyle w:val="EnglishHangEndNoCoptic"/>
        <w:ind w:firstLine="0"/>
      </w:pPr>
      <w:r>
        <w:t>And we are humbled in all the earth today because of our sins.</w:t>
      </w:r>
    </w:p>
    <w:p w14:paraId="35C48981" w14:textId="78D90167" w:rsidR="00344A59" w:rsidRDefault="00344A59" w:rsidP="00BC0BB7">
      <w:pPr>
        <w:pStyle w:val="EnglishHangNoCoptic"/>
      </w:pPr>
      <w:r>
        <w:t>38</w:t>
      </w:r>
      <w:r w:rsidR="00A25E58">
        <w:t xml:space="preserve"> </w:t>
      </w:r>
      <w:r>
        <w:t>“At this time, there is no prince, no prophet, and no leader;</w:t>
      </w:r>
    </w:p>
    <w:p w14:paraId="4FDBDCEC" w14:textId="77777777" w:rsidR="00344A59" w:rsidRDefault="00344A59" w:rsidP="00A25E58">
      <w:pPr>
        <w:pStyle w:val="EnglishHangNoCoptic"/>
        <w:ind w:firstLine="0"/>
      </w:pPr>
      <w:r>
        <w:t>There is no whole burnt offering, no sacrifice, no offering, and no incense;</w:t>
      </w:r>
    </w:p>
    <w:p w14:paraId="40B73961" w14:textId="77777777" w:rsidR="00344A59" w:rsidRDefault="00344A59" w:rsidP="00A25E58">
      <w:pPr>
        <w:pStyle w:val="EnglishHangEndNoCoptic"/>
        <w:ind w:firstLine="0"/>
      </w:pPr>
      <w:r>
        <w:t>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77777777" w:rsidR="00344A59" w:rsidRDefault="00344A59" w:rsidP="00A25E58">
      <w:pPr>
        <w:pStyle w:val="EnglishHangNoCoptic"/>
        <w:ind w:firstLine="0"/>
      </w:pPr>
      <w:r>
        <w:t>May we receive mercy, as with whole burnt offerings of rams and bulls,</w:t>
      </w:r>
    </w:p>
    <w:p w14:paraId="2373F07A" w14:textId="77777777" w:rsidR="00344A59" w:rsidRDefault="00344A59" w:rsidP="00A25E58">
      <w:pPr>
        <w:pStyle w:val="EnglishHangEndNoCoptic"/>
        <w:ind w:firstLine="0"/>
      </w:pPr>
      <w:r>
        <w:t>And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122FE5DF" w:rsidR="00344A59" w:rsidRDefault="00344A59" w:rsidP="00A25E58">
      <w:pPr>
        <w:pStyle w:val="EnglishHangNoCoptic"/>
        <w:ind w:firstLine="0"/>
      </w:pPr>
      <w:r>
        <w:t>And may it be accomplished for those who follow You;</w:t>
      </w:r>
    </w:p>
    <w:p w14:paraId="48C8CFB1" w14:textId="77777777" w:rsidR="00344A59" w:rsidRDefault="00344A59" w:rsidP="00A25E58">
      <w:pPr>
        <w:pStyle w:val="EnglishHangEndNoCoptic"/>
        <w:ind w:firstLine="0"/>
      </w:pPr>
      <w:r>
        <w:t>For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77777777" w:rsidR="00344A59" w:rsidRDefault="00344A59" w:rsidP="00A25E58">
      <w:pPr>
        <w:pStyle w:val="EnglishHangEndNoCoptic"/>
        <w:ind w:firstLine="0"/>
      </w:pPr>
      <w:r>
        <w:t>And we fear You and seek Your face.</w:t>
      </w:r>
    </w:p>
    <w:p w14:paraId="153FA950" w14:textId="1502C3D7" w:rsidR="00344A59" w:rsidRDefault="00344A59" w:rsidP="00BC0BB7">
      <w:pPr>
        <w:pStyle w:val="EnglishHangNoCoptic"/>
      </w:pPr>
      <w:r>
        <w:t>42</w:t>
      </w:r>
      <w:r w:rsidR="00A25E58">
        <w:t xml:space="preserve"> </w:t>
      </w:r>
      <w:r>
        <w:t>“Do not put us to shame,</w:t>
      </w:r>
    </w:p>
    <w:p w14:paraId="464F256C" w14:textId="77777777" w:rsidR="00344A59" w:rsidRDefault="00344A59" w:rsidP="00A25E58">
      <w:pPr>
        <w:pStyle w:val="EnglishHangNoCoptic"/>
        <w:ind w:firstLine="0"/>
      </w:pPr>
      <w:r>
        <w:t>But deal with us according to Your kindness</w:t>
      </w:r>
    </w:p>
    <w:p w14:paraId="655B8563" w14:textId="77777777" w:rsidR="00344A59" w:rsidRDefault="00344A59" w:rsidP="00A25E58">
      <w:pPr>
        <w:pStyle w:val="EnglishHangEndNoCoptic"/>
        <w:ind w:firstLine="0"/>
      </w:pPr>
      <w:r>
        <w:t>And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77777777" w:rsidR="00344A59" w:rsidRDefault="00344A59" w:rsidP="00A25E58">
      <w:pPr>
        <w:pStyle w:val="EnglishHangEndNoCoptic"/>
        <w:ind w:firstLine="0"/>
      </w:pPr>
      <w:r>
        <w:t>And give glory to Your name,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77777777" w:rsidR="00344A59" w:rsidRDefault="00344A59" w:rsidP="00A25E58">
      <w:pPr>
        <w:pStyle w:val="EnglishHangNoCoptic"/>
        <w:ind w:firstLine="0"/>
      </w:pPr>
      <w:r>
        <w:t>Be put to shame and humiliated in their power;</w:t>
      </w:r>
    </w:p>
    <w:p w14:paraId="645FDBC3" w14:textId="77777777" w:rsidR="00344A59" w:rsidRDefault="00344A59" w:rsidP="00A25E58">
      <w:pPr>
        <w:pStyle w:val="EnglishHangEndNoCoptic"/>
        <w:ind w:firstLine="0"/>
      </w:pPr>
      <w:r>
        <w:t>And let their strength be crushed.</w:t>
      </w:r>
    </w:p>
    <w:p w14:paraId="4C7EB7DB" w14:textId="41EE4B7C" w:rsidR="00344A59" w:rsidRDefault="00344A59" w:rsidP="00BC0BB7">
      <w:pPr>
        <w:pStyle w:val="EnglishHangNoCoptic"/>
      </w:pPr>
      <w:r>
        <w:t>45</w:t>
      </w:r>
      <w:r w:rsidR="00A25E58">
        <w:t xml:space="preserve"> </w:t>
      </w:r>
      <w:r>
        <w:t>Let them know that You alone are the Lord God</w:t>
      </w:r>
    </w:p>
    <w:p w14:paraId="34603B9A" w14:textId="77777777" w:rsidR="00344A59" w:rsidRDefault="00344A59" w:rsidP="00A25E58">
      <w:pPr>
        <w:pStyle w:val="EnglishHangEndNoCoptic"/>
        <w:ind w:firstLine="0"/>
      </w:pPr>
      <w:r>
        <w:t>And glorious over all the inhabited earth.”</w:t>
      </w:r>
    </w:p>
    <w:p w14:paraId="6ADB6420" w14:textId="6D72AD9F"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off th</w:t>
      </w:r>
      <w:r w:rsidR="00A25E58">
        <w:t xml:space="preserve">e fiery flame of the furnace. </w:t>
      </w:r>
      <w:r>
        <w:t xml:space="preserve">He made the inside of the furnace to be as though a dew-laden </w:t>
      </w:r>
      <w:r>
        <w:lastRenderedPageBreak/>
        <w:t>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C26DFD9" w:rsidR="00344A59" w:rsidRPr="00AA0119" w:rsidRDefault="00344A59" w:rsidP="00344A59">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24"/>
            <w:r w:rsidRPr="00BE273A">
              <w:t xml:space="preserve">Blessed </w:t>
            </w:r>
            <w:commentRangeEnd w:id="424"/>
            <w:r w:rsidRPr="00BE273A">
              <w:rPr>
                <w:rStyle w:val="CommentReference"/>
                <w:rFonts w:eastAsiaTheme="minorHAnsi"/>
                <w:sz w:val="24"/>
              </w:rPr>
              <w:commentReference w:id="42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3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25"/>
            <w:r w:rsidRPr="00BE273A">
              <w:t>heaven</w:t>
            </w:r>
            <w:commentRangeEnd w:id="425"/>
            <w:r w:rsidRPr="00BE273A">
              <w:rPr>
                <w:rStyle w:val="CommentReference"/>
                <w:rFonts w:eastAsiaTheme="minorHAnsi"/>
                <w:sz w:val="24"/>
              </w:rPr>
              <w:commentReference w:id="42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26"/>
            <w:r w:rsidRPr="00BE273A">
              <w:t xml:space="preserve">clouds </w:t>
            </w:r>
            <w:commentRangeEnd w:id="426"/>
            <w:r w:rsidRPr="00BE273A">
              <w:rPr>
                <w:rStyle w:val="CommentReference"/>
                <w:rFonts w:eastAsiaTheme="minorHAnsi"/>
                <w:sz w:val="24"/>
              </w:rPr>
              <w:commentReference w:id="426"/>
            </w:r>
            <w:r w:rsidRPr="00BE273A">
              <w:t>and winds: Praise Him and exalt Him above all forever.</w:t>
            </w:r>
            <w:r w:rsidR="00426715">
              <w:rPr>
                <w:rStyle w:val="FootnoteReference"/>
              </w:rPr>
              <w:footnoteReference w:id="83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lastRenderedPageBreak/>
              <w:t>¿</w:t>
            </w:r>
          </w:p>
        </w:tc>
        <w:tc>
          <w:tcPr>
            <w:tcW w:w="3960" w:type="dxa"/>
          </w:tcPr>
          <w:p w14:paraId="121E2553" w14:textId="206E18DC" w:rsidR="00D31F38" w:rsidRPr="00BE273A" w:rsidRDefault="00D31F38" w:rsidP="00426715">
            <w:pPr>
              <w:pStyle w:val="EngEnd"/>
            </w:pPr>
            <w:commentRangeStart w:id="427"/>
            <w:r w:rsidRPr="00BE273A">
              <w:t xml:space="preserve">Bless </w:t>
            </w:r>
            <w:commentRangeEnd w:id="427"/>
            <w:r w:rsidRPr="00BE273A">
              <w:rPr>
                <w:rStyle w:val="CommentReference"/>
                <w:rFonts w:eastAsiaTheme="minorHAnsi"/>
                <w:sz w:val="24"/>
              </w:rPr>
              <w:commentReference w:id="42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28"/>
            <w:r w:rsidRPr="00BE273A">
              <w:t>falling snow</w:t>
            </w:r>
            <w:commentRangeEnd w:id="428"/>
            <w:r w:rsidRPr="00BE273A">
              <w:rPr>
                <w:rStyle w:val="CommentReference"/>
                <w:rFonts w:eastAsiaTheme="minorHAnsi"/>
                <w:sz w:val="24"/>
              </w:rPr>
              <w:commentReference w:id="42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29"/>
            <w:r w:rsidRPr="00BE273A">
              <w:t xml:space="preserve">Bless </w:t>
            </w:r>
            <w:commentRangeEnd w:id="429"/>
            <w:r w:rsidRPr="00BE273A">
              <w:rPr>
                <w:rStyle w:val="CommentReference"/>
                <w:rFonts w:eastAsiaTheme="minorHAnsi"/>
                <w:sz w:val="24"/>
              </w:rPr>
              <w:commentReference w:id="42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3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30"/>
            <w:r w:rsidRPr="00BE273A">
              <w:t xml:space="preserve">Bless </w:t>
            </w:r>
            <w:commentRangeEnd w:id="430"/>
            <w:r w:rsidRPr="00BE273A">
              <w:rPr>
                <w:rStyle w:val="CommentReference"/>
                <w:rFonts w:eastAsiaTheme="minorHAnsi"/>
                <w:sz w:val="24"/>
              </w:rPr>
              <w:commentReference w:id="43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31"/>
            <w:r w:rsidRPr="00BE273A">
              <w:t xml:space="preserve">ye </w:t>
            </w:r>
            <w:commentRangeEnd w:id="431"/>
            <w:r>
              <w:rPr>
                <w:rStyle w:val="CommentReference"/>
                <w:rFonts w:eastAsiaTheme="minorHAnsi" w:cstheme="minorBidi"/>
                <w:color w:val="auto"/>
                <w:lang w:val="en-CA"/>
              </w:rPr>
              <w:commentReference w:id="43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32"/>
            <w:r w:rsidRPr="00BE273A">
              <w:t>whales</w:t>
            </w:r>
            <w:r w:rsidR="007757C9">
              <w:rPr>
                <w:rStyle w:val="FootnoteReference"/>
              </w:rPr>
              <w:footnoteReference w:id="838"/>
            </w:r>
            <w:r w:rsidRPr="00BE273A">
              <w:t xml:space="preserve"> </w:t>
            </w:r>
            <w:commentRangeEnd w:id="432"/>
            <w:r w:rsidRPr="00BE273A">
              <w:rPr>
                <w:rStyle w:val="CommentReference"/>
                <w:rFonts w:eastAsiaTheme="minorHAnsi"/>
                <w:sz w:val="24"/>
              </w:rPr>
              <w:commentReference w:id="43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33"/>
            <w:r w:rsidRPr="00BE273A">
              <w:t xml:space="preserve"> </w:t>
            </w:r>
            <w:commentRangeEnd w:id="433"/>
            <w:r w:rsidRPr="00BE273A">
              <w:rPr>
                <w:rStyle w:val="CommentReference"/>
                <w:rFonts w:eastAsiaTheme="minorHAnsi"/>
                <w:sz w:val="24"/>
              </w:rPr>
              <w:commentReference w:id="43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34"/>
            <w:r w:rsidRPr="00BE273A">
              <w:t xml:space="preserve"> </w:t>
            </w:r>
            <w:commentRangeEnd w:id="434"/>
            <w:r w:rsidRPr="00BE273A">
              <w:rPr>
                <w:rStyle w:val="CommentReference"/>
                <w:rFonts w:eastAsiaTheme="minorHAnsi"/>
                <w:sz w:val="24"/>
              </w:rPr>
              <w:commentReference w:id="434"/>
            </w:r>
            <w:r w:rsidRPr="00BE273A">
              <w:t xml:space="preserve">of men; </w:t>
            </w:r>
            <w:r w:rsidR="007757C9">
              <w:t>[</w:t>
            </w:r>
            <w:r w:rsidRPr="00BE273A">
              <w:t>worship the Lord</w:t>
            </w:r>
            <w:r w:rsidR="007757C9">
              <w:t>]</w:t>
            </w:r>
            <w:r w:rsidR="007757C9">
              <w:rPr>
                <w:rStyle w:val="FootnoteReference"/>
              </w:rPr>
              <w:footnoteReference w:id="83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35"/>
            <w:r w:rsidR="00D31F38" w:rsidRPr="00BE273A">
              <w:t xml:space="preserve">of </w:t>
            </w:r>
            <w:commentRangeEnd w:id="435"/>
            <w:r w:rsidR="00D31F38" w:rsidRPr="00BE273A">
              <w:rPr>
                <w:rStyle w:val="CommentReference"/>
                <w:rFonts w:eastAsiaTheme="minorHAnsi"/>
                <w:sz w:val="24"/>
              </w:rPr>
              <w:commentReference w:id="43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lastRenderedPageBreak/>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4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36"/>
            <w:r w:rsidRPr="00BE273A">
              <w:t xml:space="preserve">Bless </w:t>
            </w:r>
            <w:commentRangeEnd w:id="436"/>
            <w:r w:rsidRPr="00BE273A">
              <w:rPr>
                <w:rStyle w:val="CommentReference"/>
                <w:rFonts w:eastAsiaTheme="minorHAnsi"/>
                <w:sz w:val="24"/>
              </w:rPr>
              <w:commentReference w:id="43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37" w:name="_Toc297322058"/>
      <w:bookmarkStart w:id="438" w:name="_Toc297407703"/>
      <w:bookmarkStart w:id="439" w:name="_Toc298445755"/>
      <w:bookmarkStart w:id="440" w:name="_Toc298681238"/>
      <w:bookmarkStart w:id="441" w:name="_Toc298447480"/>
      <w:r>
        <w:t>The Third Canticle: The Song of the Three Children—Abridged</w:t>
      </w:r>
      <w:r w:rsidR="003641E3">
        <w:rPr>
          <w:rStyle w:val="FootnoteReference"/>
        </w:rPr>
        <w:footnoteReference w:id="84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42"/>
            <w:r w:rsidRPr="00BE273A">
              <w:t xml:space="preserve">Blessed </w:t>
            </w:r>
            <w:commentRangeEnd w:id="442"/>
            <w:r w:rsidRPr="00BE273A">
              <w:rPr>
                <w:rStyle w:val="CommentReference"/>
                <w:rFonts w:eastAsiaTheme="minorHAnsi"/>
                <w:sz w:val="24"/>
              </w:rPr>
              <w:commentReference w:id="44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4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43"/>
            <w:r w:rsidRPr="00BE273A">
              <w:t>heaven</w:t>
            </w:r>
            <w:commentRangeEnd w:id="443"/>
            <w:r w:rsidRPr="00BE273A">
              <w:rPr>
                <w:rStyle w:val="CommentReference"/>
                <w:rFonts w:eastAsiaTheme="minorHAnsi"/>
                <w:sz w:val="24"/>
              </w:rPr>
              <w:commentReference w:id="44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44"/>
            <w:r w:rsidRPr="00BE273A">
              <w:t>falling snow</w:t>
            </w:r>
            <w:commentRangeEnd w:id="444"/>
            <w:r w:rsidRPr="00BE273A">
              <w:rPr>
                <w:rStyle w:val="CommentReference"/>
                <w:rFonts w:eastAsiaTheme="minorHAnsi"/>
                <w:sz w:val="24"/>
              </w:rPr>
              <w:commentReference w:id="44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45"/>
            <w:r w:rsidRPr="00BE273A">
              <w:t xml:space="preserve">Bless </w:t>
            </w:r>
            <w:commentRangeEnd w:id="445"/>
            <w:r w:rsidRPr="00BE273A">
              <w:rPr>
                <w:rStyle w:val="CommentReference"/>
                <w:rFonts w:eastAsiaTheme="minorHAnsi"/>
                <w:sz w:val="24"/>
              </w:rPr>
              <w:commentReference w:id="44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4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46"/>
            <w:r w:rsidRPr="00BE273A">
              <w:t xml:space="preserve">Bless </w:t>
            </w:r>
            <w:commentRangeEnd w:id="446"/>
            <w:r w:rsidRPr="00BE273A">
              <w:rPr>
                <w:rStyle w:val="CommentReference"/>
                <w:rFonts w:eastAsiaTheme="minorHAnsi"/>
                <w:sz w:val="24"/>
              </w:rPr>
              <w:commentReference w:id="44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47"/>
            <w:r w:rsidRPr="00BE273A">
              <w:t xml:space="preserve"> </w:t>
            </w:r>
            <w:commentRangeEnd w:id="447"/>
            <w:r w:rsidRPr="00BE273A">
              <w:rPr>
                <w:rStyle w:val="CommentReference"/>
                <w:rFonts w:eastAsiaTheme="minorHAnsi"/>
                <w:sz w:val="24"/>
              </w:rPr>
              <w:commentReference w:id="447"/>
            </w:r>
            <w:r w:rsidRPr="00BE273A">
              <w:t xml:space="preserve">of men; </w:t>
            </w:r>
            <w:r>
              <w:t>[</w:t>
            </w:r>
            <w:r w:rsidRPr="00BE273A">
              <w:t>worship the Lord</w:t>
            </w:r>
            <w:r>
              <w:t>]</w:t>
            </w:r>
            <w:r>
              <w:rPr>
                <w:rStyle w:val="FootnoteReference"/>
              </w:rPr>
              <w:footnoteReference w:id="84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48"/>
            <w:r w:rsidR="003758F4" w:rsidRPr="00BE273A">
              <w:t xml:space="preserve">of </w:t>
            </w:r>
            <w:commentRangeEnd w:id="448"/>
            <w:r w:rsidR="003758F4" w:rsidRPr="00BE273A">
              <w:rPr>
                <w:rStyle w:val="CommentReference"/>
                <w:rFonts w:eastAsiaTheme="minorHAnsi"/>
                <w:sz w:val="24"/>
              </w:rPr>
              <w:commentReference w:id="44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4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37"/>
      <w:bookmarkEnd w:id="438"/>
      <w:bookmarkEnd w:id="439"/>
      <w:bookmarkEnd w:id="440"/>
      <w:bookmarkEnd w:id="441"/>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0"/>
            <w:r>
              <w:t>Giver</w:t>
            </w:r>
            <w:r w:rsidRPr="00C05A5B">
              <w:t xml:space="preserve"> </w:t>
            </w:r>
            <w:commentRangeEnd w:id="450"/>
            <w:r>
              <w:rPr>
                <w:rStyle w:val="CommentReference"/>
                <w:rFonts w:eastAsiaTheme="minorHAnsi" w:cstheme="minorBidi"/>
                <w:color w:val="auto"/>
                <w:lang w:val="en-CA"/>
              </w:rPr>
              <w:commentReference w:id="450"/>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51"/>
            <w:r w:rsidRPr="00C05A5B">
              <w:t>nanias</w:t>
            </w:r>
            <w:commentRangeEnd w:id="451"/>
            <w:r>
              <w:rPr>
                <w:rStyle w:val="CommentReference"/>
                <w:rFonts w:eastAsiaTheme="minorHAnsi" w:cstheme="minorBidi"/>
                <w:color w:val="auto"/>
                <w:lang w:val="en-CA"/>
              </w:rPr>
              <w:commentReference w:id="451"/>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52"/>
            <w:r w:rsidRPr="00C05A5B">
              <w:t>Morning</w:t>
            </w:r>
            <w:commentRangeEnd w:id="452"/>
            <w:r>
              <w:rPr>
                <w:rStyle w:val="CommentReference"/>
                <w:rFonts w:eastAsiaTheme="minorHAnsi" w:cstheme="minorBidi"/>
                <w:color w:val="auto"/>
                <w:lang w:val="en-CA"/>
              </w:rPr>
              <w:commentReference w:id="452"/>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53"/>
            <w:r w:rsidRPr="00C05A5B">
              <w:t>Emmanuel</w:t>
            </w:r>
            <w:commentRangeEnd w:id="453"/>
            <w:r>
              <w:rPr>
                <w:rStyle w:val="CommentReference"/>
                <w:rFonts w:eastAsiaTheme="minorHAnsi" w:cstheme="minorBidi"/>
                <w:color w:val="auto"/>
                <w:lang w:val="en-CA"/>
              </w:rPr>
              <w:commentReference w:id="453"/>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54"/>
            <w:r w:rsidRPr="00C05A5B">
              <w:t xml:space="preserve">Proclaim </w:t>
            </w:r>
            <w:commentRangeEnd w:id="454"/>
            <w:r>
              <w:rPr>
                <w:rStyle w:val="CommentReference"/>
                <w:rFonts w:eastAsiaTheme="minorHAnsi" w:cstheme="minorBidi"/>
                <w:color w:val="auto"/>
                <w:lang w:val="en-CA"/>
              </w:rPr>
              <w:commentReference w:id="454"/>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55"/>
            <w:r>
              <w:t>persevere</w:t>
            </w:r>
            <w:commentRangeEnd w:id="455"/>
            <w:r>
              <w:rPr>
                <w:rStyle w:val="CommentReference"/>
                <w:rFonts w:eastAsiaTheme="minorHAnsi" w:cstheme="minorBidi"/>
                <w:color w:val="auto"/>
                <w:lang w:val="en-CA"/>
              </w:rPr>
              <w:commentReference w:id="455"/>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56"/>
            <w:r>
              <w:t>presbyters</w:t>
            </w:r>
            <w:commentRangeEnd w:id="456"/>
            <w:r>
              <w:rPr>
                <w:rStyle w:val="CommentReference"/>
                <w:rFonts w:eastAsiaTheme="minorHAnsi" w:cstheme="minorBidi"/>
                <w:color w:val="auto"/>
                <w:lang w:val="en-CA"/>
              </w:rPr>
              <w:commentReference w:id="456"/>
            </w:r>
            <w:r w:rsidRPr="00C05A5B">
              <w:t>:</w:t>
            </w:r>
          </w:p>
          <w:p w14:paraId="0639E799" w14:textId="42F5BA8C" w:rsidR="00D31F38" w:rsidRDefault="00985EC5" w:rsidP="00E35F1F">
            <w:pPr>
              <w:pStyle w:val="EngHang"/>
            </w:pPr>
            <w:r>
              <w:t>“</w:t>
            </w:r>
            <w:commentRangeStart w:id="457"/>
            <w:r w:rsidR="00D31F38">
              <w:t>Bless</w:t>
            </w:r>
            <w:commentRangeEnd w:id="457"/>
            <w:r w:rsidR="00D31F38">
              <w:rPr>
                <w:rStyle w:val="CommentReference"/>
                <w:rFonts w:eastAsiaTheme="minorHAnsi" w:cstheme="minorBidi"/>
                <w:color w:val="auto"/>
                <w:lang w:val="en-CA"/>
              </w:rPr>
              <w:commentReference w:id="457"/>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58"/>
            <w:r>
              <w:t>day</w:t>
            </w:r>
            <w:commentRangeEnd w:id="458"/>
            <w:r>
              <w:rPr>
                <w:rStyle w:val="CommentReference"/>
                <w:rFonts w:eastAsiaTheme="minorHAnsi" w:cstheme="minorBidi"/>
                <w:color w:val="auto"/>
                <w:lang w:val="en-CA"/>
              </w:rPr>
              <w:commentReference w:id="458"/>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59"/>
            <w:r w:rsidRPr="00C05A5B">
              <w:t xml:space="preserve">souls </w:t>
            </w:r>
            <w:commentRangeEnd w:id="459"/>
            <w:r>
              <w:rPr>
                <w:rStyle w:val="CommentReference"/>
                <w:rFonts w:eastAsiaTheme="minorHAnsi" w:cstheme="minorBidi"/>
                <w:color w:val="auto"/>
                <w:lang w:val="en-CA"/>
              </w:rPr>
              <w:commentReference w:id="459"/>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0"/>
            <w:r w:rsidRPr="00C05A5B">
              <w:t>sea</w:t>
            </w:r>
            <w:commentRangeEnd w:id="460"/>
            <w:r>
              <w:rPr>
                <w:rStyle w:val="CommentReference"/>
                <w:rFonts w:eastAsiaTheme="minorHAnsi" w:cstheme="minorBidi"/>
                <w:color w:val="auto"/>
                <w:lang w:val="en-CA"/>
              </w:rPr>
              <w:commentReference w:id="460"/>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61"/>
            <w:r w:rsidR="00D31F38" w:rsidRPr="00C05A5B">
              <w:t xml:space="preserve">all </w:t>
            </w:r>
            <w:commentRangeEnd w:id="461"/>
            <w:r w:rsidR="00D31F38">
              <w:rPr>
                <w:rStyle w:val="CommentReference"/>
                <w:rFonts w:eastAsiaTheme="minorHAnsi" w:cstheme="minorBidi"/>
                <w:color w:val="auto"/>
                <w:lang w:val="en-CA"/>
              </w:rPr>
              <w:commentReference w:id="461"/>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62"/>
            <w:r w:rsidRPr="00C05A5B">
              <w:t>heretics</w:t>
            </w:r>
            <w:commentRangeEnd w:id="462"/>
            <w:r>
              <w:rPr>
                <w:rStyle w:val="CommentReference"/>
                <w:rFonts w:eastAsiaTheme="minorHAnsi" w:cstheme="minorBidi"/>
                <w:color w:val="auto"/>
                <w:lang w:val="en-CA"/>
              </w:rPr>
              <w:commentReference w:id="462"/>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63"/>
            <w:r w:rsidRPr="00C05A5B">
              <w:t xml:space="preserve">spirits </w:t>
            </w:r>
            <w:commentRangeEnd w:id="463"/>
            <w:r>
              <w:rPr>
                <w:rStyle w:val="CommentReference"/>
                <w:rFonts w:eastAsiaTheme="minorHAnsi" w:cstheme="minorBidi"/>
                <w:color w:val="auto"/>
                <w:lang w:val="en-CA"/>
              </w:rPr>
              <w:commentReference w:id="463"/>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64"/>
            <w:r>
              <w:t>contrite</w:t>
            </w:r>
            <w:r w:rsidRPr="00C05A5B">
              <w:t xml:space="preserve"> </w:t>
            </w:r>
            <w:commentRangeEnd w:id="464"/>
            <w:r>
              <w:rPr>
                <w:rStyle w:val="CommentReference"/>
                <w:rFonts w:eastAsiaTheme="minorHAnsi" w:cstheme="minorBidi"/>
                <w:color w:val="auto"/>
                <w:lang w:val="en-CA"/>
              </w:rPr>
              <w:commentReference w:id="464"/>
            </w:r>
            <w:commentRangeStart w:id="465"/>
            <w:r w:rsidRPr="00C05A5B">
              <w:t>hearts</w:t>
            </w:r>
            <w:commentRangeEnd w:id="465"/>
            <w:r>
              <w:rPr>
                <w:rStyle w:val="CommentReference"/>
                <w:rFonts w:eastAsiaTheme="minorHAnsi" w:cstheme="minorBidi"/>
                <w:color w:val="auto"/>
                <w:lang w:val="en-CA"/>
              </w:rPr>
              <w:commentReference w:id="465"/>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66"/>
            <w:r w:rsidRPr="00C05A5B">
              <w:t>Make haste and be very attentive</w:t>
            </w:r>
            <w:commentRangeEnd w:id="466"/>
            <w:r>
              <w:rPr>
                <w:rStyle w:val="CommentReference"/>
                <w:rFonts w:eastAsiaTheme="minorHAnsi" w:cstheme="minorBidi"/>
                <w:color w:val="auto"/>
                <w:lang w:val="en-CA"/>
              </w:rPr>
              <w:commentReference w:id="466"/>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67"/>
            <w:r w:rsidRPr="00C05A5B">
              <w:t xml:space="preserve">righteous </w:t>
            </w:r>
            <w:commentRangeEnd w:id="467"/>
            <w:r>
              <w:rPr>
                <w:rStyle w:val="CommentReference"/>
                <w:rFonts w:eastAsiaTheme="minorHAnsi" w:cstheme="minorBidi"/>
                <w:color w:val="auto"/>
                <w:lang w:val="en-CA"/>
              </w:rPr>
              <w:commentReference w:id="467"/>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68"/>
            <w:r w:rsidR="00D31F38">
              <w:t>condemned</w:t>
            </w:r>
            <w:commentRangeEnd w:id="468"/>
            <w:r w:rsidR="00D31F38">
              <w:rPr>
                <w:rStyle w:val="CommentReference"/>
                <w:rFonts w:eastAsiaTheme="minorHAnsi" w:cstheme="minorBidi"/>
                <w:color w:val="auto"/>
                <w:lang w:val="en-CA"/>
              </w:rPr>
              <w:commentReference w:id="468"/>
            </w:r>
            <w:r w:rsidR="00D31F38" w:rsidRPr="00C05A5B">
              <w:t xml:space="preserve">, </w:t>
            </w:r>
          </w:p>
          <w:p w14:paraId="25CD9610" w14:textId="77777777" w:rsidR="00D31F38" w:rsidRDefault="00D31F38" w:rsidP="00E35F1F">
            <w:pPr>
              <w:pStyle w:val="EngHang"/>
            </w:pPr>
            <w:r w:rsidRPr="00C05A5B">
              <w:t xml:space="preserve">That he may </w:t>
            </w:r>
            <w:commentRangeStart w:id="469"/>
            <w:r w:rsidRPr="00C05A5B">
              <w:t xml:space="preserve">join </w:t>
            </w:r>
            <w:commentRangeEnd w:id="469"/>
            <w:r>
              <w:rPr>
                <w:rStyle w:val="CommentReference"/>
                <w:rFonts w:eastAsiaTheme="minorHAnsi" w:cstheme="minorBidi"/>
                <w:color w:val="auto"/>
                <w:lang w:val="en-CA"/>
              </w:rPr>
              <w:commentReference w:id="469"/>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31BB4BE5"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Then the king said, “Behold, I see four men untied and walking in the midst of the fire, yet they are not destroyed; and the vision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7298D0C1"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Therefore I make a decree: ‘Any people, tribe, or language that blasphemes the God of Shadrach, Meshech, and Abednego shall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4B4AF5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44A4C">
        <w:rPr>
          <w:noProof/>
        </w:rPr>
        <w:t>974</w:t>
      </w:r>
      <w:r>
        <w:fldChar w:fldCharType="end"/>
      </w:r>
      <w:r>
        <w:t>.</w:t>
      </w:r>
    </w:p>
    <w:p w14:paraId="1CC85704" w14:textId="77777777" w:rsidR="00D31F38" w:rsidRDefault="00D31F38" w:rsidP="00F4219E">
      <w:pPr>
        <w:pStyle w:val="Heading3"/>
      </w:pPr>
      <w:bookmarkStart w:id="470" w:name="_Toc297322059"/>
      <w:bookmarkStart w:id="471" w:name="_Toc297407704"/>
      <w:bookmarkStart w:id="472" w:name="_Toc298445756"/>
      <w:bookmarkStart w:id="473" w:name="_Toc298681239"/>
      <w:bookmarkStart w:id="474" w:name="_Toc298447481"/>
      <w:r>
        <w:lastRenderedPageBreak/>
        <w:t>We Follow You</w:t>
      </w:r>
      <w:bookmarkEnd w:id="470"/>
      <w:bookmarkEnd w:id="471"/>
      <w:bookmarkEnd w:id="472"/>
      <w:bookmarkEnd w:id="473"/>
      <w:bookmarkEnd w:id="474"/>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75" w:name="_Toc297322060"/>
      <w:bookmarkStart w:id="476" w:name="_Toc297407705"/>
      <w:bookmarkStart w:id="477" w:name="_Toc298445757"/>
      <w:bookmarkStart w:id="478" w:name="_Toc298681240"/>
      <w:bookmarkStart w:id="479" w:name="_Toc298447482"/>
      <w:bookmarkStart w:id="480" w:name="_Toc308441897"/>
      <w:bookmarkStart w:id="481" w:name="_Ref448228216"/>
      <w:bookmarkStart w:id="482" w:name="_Ref448228224"/>
      <w:r>
        <w:lastRenderedPageBreak/>
        <w:t>The Communion of the Saints</w:t>
      </w:r>
      <w:bookmarkEnd w:id="475"/>
      <w:bookmarkEnd w:id="476"/>
      <w:bookmarkEnd w:id="477"/>
      <w:bookmarkEnd w:id="478"/>
      <w:bookmarkEnd w:id="479"/>
      <w:bookmarkEnd w:id="480"/>
      <w:bookmarkEnd w:id="481"/>
      <w:bookmarkEnd w:id="482"/>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83"/>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83"/>
            <w:r>
              <w:rPr>
                <w:rStyle w:val="CommentReference"/>
                <w:rFonts w:ascii="Garamond" w:hAnsi="Garamond" w:cstheme="minorBidi"/>
                <w:noProof w:val="0"/>
                <w:lang w:val="en-CA"/>
              </w:rPr>
              <w:commentReference w:id="483"/>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84"/>
            <w:r w:rsidRPr="00006239">
              <w:t>My</w:t>
            </w:r>
            <w:commentRangeEnd w:id="484"/>
            <w:r>
              <w:rPr>
                <w:rStyle w:val="CommentReference"/>
                <w:rFonts w:eastAsiaTheme="minorHAnsi" w:cstheme="minorBidi"/>
                <w:color w:val="auto"/>
                <w:lang w:val="en-CA"/>
              </w:rPr>
              <w:commentReference w:id="484"/>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85"/>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85"/>
            <w:r>
              <w:rPr>
                <w:rStyle w:val="CommentReference"/>
                <w:rFonts w:ascii="Garamond" w:hAnsi="Garamond" w:cstheme="minorBidi"/>
                <w:noProof w:val="0"/>
                <w:lang w:val="en-CA"/>
              </w:rPr>
              <w:commentReference w:id="485"/>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86"/>
            <w:r w:rsidRPr="00FC3604">
              <w:t>ⲡⲓϣⲟⲙⲧ ϣⲉ ⲙⲏⲧ ϣ̀ⲙⲏⲛ</w:t>
            </w:r>
            <w:commentRangeEnd w:id="486"/>
            <w:r>
              <w:rPr>
                <w:rStyle w:val="CommentReference"/>
                <w:rFonts w:ascii="Garamond" w:hAnsi="Garamond" w:cstheme="minorBidi"/>
                <w:noProof w:val="0"/>
                <w:lang w:val="en-CA"/>
              </w:rPr>
              <w:commentReference w:id="486"/>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87"/>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87"/>
            <w:r>
              <w:rPr>
                <w:rStyle w:val="CommentReference"/>
                <w:rFonts w:eastAsiaTheme="minorHAnsi" w:cstheme="minorBidi"/>
                <w:color w:val="auto"/>
                <w:lang w:val="en-CA"/>
              </w:rPr>
              <w:commentReference w:id="487"/>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88"/>
            <w:r w:rsidRPr="00645C3A">
              <w:t xml:space="preserve">Pray </w:t>
            </w:r>
            <w:commentRangeEnd w:id="488"/>
            <w:r>
              <w:rPr>
                <w:rStyle w:val="CommentReference"/>
                <w:rFonts w:eastAsiaTheme="minorHAnsi" w:cstheme="minorBidi"/>
                <w:color w:val="auto"/>
                <w:lang w:val="en-CA"/>
              </w:rPr>
              <w:commentReference w:id="488"/>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89"/>
            </w:r>
          </w:p>
        </w:tc>
      </w:tr>
    </w:tbl>
    <w:p w14:paraId="38417DCC" w14:textId="77777777" w:rsidR="00D31F38" w:rsidRDefault="00D31F38" w:rsidP="00D31F38">
      <w:pPr>
        <w:pStyle w:val="Heading4"/>
      </w:pPr>
      <w:bookmarkStart w:id="490" w:name="_Toc298681241"/>
      <w:bookmarkStart w:id="491" w:name="_Toc308441898"/>
      <w:r>
        <w:t xml:space="preserve">A </w:t>
      </w:r>
      <w:commentRangeStart w:id="492"/>
      <w:r>
        <w:t xml:space="preserve">Short </w:t>
      </w:r>
      <w:commentRangeEnd w:id="492"/>
      <w:r>
        <w:rPr>
          <w:rStyle w:val="CommentReference"/>
          <w:rFonts w:eastAsiaTheme="minorHAnsi" w:cstheme="minorBidi"/>
          <w:b w:val="0"/>
          <w:bCs w:val="0"/>
        </w:rPr>
        <w:commentReference w:id="492"/>
      </w:r>
      <w:commentRangeStart w:id="493"/>
      <w:r>
        <w:t xml:space="preserve">Communion </w:t>
      </w:r>
      <w:commentRangeEnd w:id="493"/>
      <w:r>
        <w:rPr>
          <w:rStyle w:val="CommentReference"/>
          <w:rFonts w:eastAsiaTheme="minorHAnsi" w:cstheme="minorBidi"/>
          <w:b w:val="0"/>
          <w:bCs w:val="0"/>
        </w:rPr>
        <w:commentReference w:id="493"/>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494"/>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494"/>
            <w:r>
              <w:rPr>
                <w:rStyle w:val="CommentReference"/>
                <w:rFonts w:ascii="Garamond" w:hAnsi="Garamond" w:cstheme="minorBidi"/>
                <w:noProof w:val="0"/>
                <w:lang w:val="en-CA"/>
              </w:rPr>
              <w:commentReference w:id="494"/>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495"/>
            <w:r w:rsidRPr="00006239">
              <w:t>My</w:t>
            </w:r>
            <w:commentRangeEnd w:id="495"/>
            <w:r>
              <w:rPr>
                <w:rStyle w:val="CommentReference"/>
                <w:rFonts w:eastAsiaTheme="minorHAnsi" w:cstheme="minorBidi"/>
                <w:color w:val="auto"/>
                <w:lang w:val="en-CA"/>
              </w:rPr>
              <w:commentReference w:id="495"/>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496"/>
            <w:r w:rsidRPr="00FC3604">
              <w:t>ⲡⲓϣⲟⲙⲧ ϣⲉ ⲙⲏⲧ ϣ̀ⲙⲏⲛ</w:t>
            </w:r>
            <w:commentRangeEnd w:id="496"/>
            <w:r>
              <w:rPr>
                <w:rStyle w:val="CommentReference"/>
                <w:rFonts w:ascii="Garamond" w:hAnsi="Garamond" w:cstheme="minorBidi"/>
                <w:noProof w:val="0"/>
                <w:lang w:val="en-CA"/>
              </w:rPr>
              <w:commentReference w:id="496"/>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497"/>
            <w:r w:rsidRPr="000100FF">
              <w:t xml:space="preserve">Pray </w:t>
            </w:r>
            <w:commentRangeEnd w:id="497"/>
            <w:r>
              <w:rPr>
                <w:rStyle w:val="CommentReference"/>
                <w:rFonts w:eastAsiaTheme="minorHAnsi" w:cstheme="minorBidi"/>
                <w:color w:val="auto"/>
                <w:lang w:val="en-CA"/>
              </w:rPr>
              <w:commentReference w:id="497"/>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498"/>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498"/>
            <w:r>
              <w:rPr>
                <w:rStyle w:val="CommentReference"/>
                <w:rFonts w:eastAsiaTheme="minorHAnsi" w:cstheme="minorBidi"/>
                <w:color w:val="auto"/>
                <w:lang w:val="en-CA"/>
              </w:rPr>
              <w:commentReference w:id="498"/>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499" w:name="_Ref448228235"/>
      <w:r>
        <w:rPr>
          <w:lang w:val="en-US"/>
        </w:rPr>
        <w:t>The Doxologies</w:t>
      </w:r>
      <w:bookmarkEnd w:id="490"/>
      <w:bookmarkEnd w:id="491"/>
      <w:bookmarkEnd w:id="499"/>
    </w:p>
    <w:p w14:paraId="04E32178" w14:textId="0D7437A1" w:rsidR="00D31F38" w:rsidRDefault="00D31F38" w:rsidP="00D31F38">
      <w:pPr>
        <w:pStyle w:val="Rubric"/>
        <w:rPr>
          <w:lang w:val="en-US"/>
        </w:rPr>
      </w:pPr>
      <w:bookmarkStart w:id="500"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44A4C">
        <w:rPr>
          <w:noProof/>
          <w:lang w:val="en-US"/>
        </w:rPr>
        <w:t>64</w:t>
      </w:r>
      <w:r>
        <w:rPr>
          <w:lang w:val="en-US"/>
        </w:rPr>
        <w:fldChar w:fldCharType="end"/>
      </w:r>
      <w:r>
        <w:rPr>
          <w:lang w:val="en-US"/>
        </w:rPr>
        <w:t>.</w:t>
      </w:r>
    </w:p>
    <w:p w14:paraId="1887BB95" w14:textId="77777777" w:rsidR="00D31F38" w:rsidRDefault="00D31F38" w:rsidP="00D31F38">
      <w:pPr>
        <w:pStyle w:val="Heading4"/>
        <w:rPr>
          <w:lang w:val="en-US"/>
        </w:rPr>
      </w:pPr>
      <w:bookmarkStart w:id="501" w:name="_Toc308441900"/>
      <w:bookmarkStart w:id="502" w:name="_Ref434487886"/>
      <w:bookmarkStart w:id="503" w:name="_Ref434487891"/>
      <w:r>
        <w:rPr>
          <w:lang w:val="en-US"/>
        </w:rPr>
        <w:lastRenderedPageBreak/>
        <w:t>The Doxology of the Virgin for Midnight Praise</w:t>
      </w:r>
      <w:bookmarkEnd w:id="501"/>
      <w:bookmarkEnd w:id="502"/>
      <w:bookmarkEnd w:id="503"/>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04"/>
            <w:r>
              <w:t>Godhead</w:t>
            </w:r>
            <w:commentRangeEnd w:id="504"/>
            <w:r>
              <w:rPr>
                <w:rStyle w:val="CommentReference"/>
                <w:rFonts w:eastAsiaTheme="minorHAnsi" w:cstheme="minorBidi"/>
                <w:color w:val="auto"/>
                <w:lang w:val="en-CA"/>
              </w:rPr>
              <w:commentReference w:id="504"/>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05"/>
            <w:r>
              <w:t xml:space="preserve">to </w:t>
            </w:r>
            <w:commentRangeEnd w:id="505"/>
            <w:r>
              <w:rPr>
                <w:rStyle w:val="CommentReference"/>
                <w:rFonts w:eastAsiaTheme="minorHAnsi" w:cstheme="minorBidi"/>
                <w:color w:val="auto"/>
                <w:lang w:val="en-CA"/>
              </w:rPr>
              <w:commentReference w:id="505"/>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46"/>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06"/>
            <w:r>
              <w:t xml:space="preserve">faithful </w:t>
            </w:r>
            <w:commentRangeEnd w:id="506"/>
            <w:r>
              <w:rPr>
                <w:rStyle w:val="CommentReference"/>
                <w:rFonts w:eastAsiaTheme="minorHAnsi" w:cstheme="minorBidi"/>
                <w:color w:val="auto"/>
                <w:lang w:val="en-CA"/>
              </w:rPr>
              <w:commentReference w:id="506"/>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581FE479"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44A4C">
        <w:rPr>
          <w:noProof/>
          <w:lang w:val="en-US"/>
        </w:rPr>
        <w:t>981</w:t>
      </w:r>
      <w:r>
        <w:rPr>
          <w:lang w:val="en-US"/>
        </w:rPr>
        <w:fldChar w:fldCharType="end"/>
      </w:r>
      <w:r>
        <w:rPr>
          <w:lang w:val="en-US"/>
        </w:rPr>
        <w:t>.</w:t>
      </w:r>
    </w:p>
    <w:p w14:paraId="367F23ED" w14:textId="77777777" w:rsidR="00D31F38" w:rsidRDefault="00D31F38" w:rsidP="00D31F38">
      <w:pPr>
        <w:pStyle w:val="Heading4"/>
        <w:rPr>
          <w:lang w:val="en-US"/>
        </w:rPr>
      </w:pPr>
      <w:bookmarkStart w:id="507" w:name="_Toc308441901"/>
      <w:r>
        <w:rPr>
          <w:lang w:val="en-US"/>
        </w:rPr>
        <w:t>The Conclusion of the Doxologies</w:t>
      </w:r>
      <w:bookmarkEnd w:id="500"/>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47"/>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08" w:name="_Ref448228501"/>
      <w:bookmarkStart w:id="509" w:name="_Ref448228505"/>
      <w:r>
        <w:lastRenderedPageBreak/>
        <w:t>The Fourth Canticle</w:t>
      </w:r>
      <w:bookmarkEnd w:id="508"/>
      <w:bookmarkEnd w:id="509"/>
    </w:p>
    <w:p w14:paraId="575FD42E" w14:textId="77777777" w:rsidR="00D31F38" w:rsidRDefault="00D31F38" w:rsidP="00D31F38">
      <w:pPr>
        <w:pStyle w:val="Heading4"/>
      </w:pPr>
      <w:bookmarkStart w:id="510" w:name="_Toc410196423"/>
      <w:bookmarkStart w:id="511" w:name="_Toc410196925"/>
      <w:bookmarkStart w:id="512" w:name="_Ref434580708"/>
      <w:bookmarkStart w:id="513" w:name="_Ref434580714"/>
      <w:r>
        <w:t>The Fourth Canticle</w:t>
      </w:r>
      <w:bookmarkEnd w:id="510"/>
      <w:bookmarkEnd w:id="511"/>
      <w:bookmarkEnd w:id="512"/>
      <w:bookmarkEnd w:id="513"/>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14" w:name="_Toc297322062"/>
      <w:bookmarkStart w:id="515" w:name="_Toc297407707"/>
      <w:bookmarkStart w:id="516" w:name="_Toc298445759"/>
      <w:bookmarkStart w:id="517" w:name="_Toc298681245"/>
      <w:bookmarkStart w:id="518" w:name="_Toc298447484"/>
      <w:r>
        <w:rPr>
          <w:lang w:val="en-US"/>
        </w:rPr>
        <w:t>Psalm 148</w:t>
      </w:r>
      <w:bookmarkEnd w:id="514"/>
      <w:bookmarkEnd w:id="515"/>
      <w:bookmarkEnd w:id="516"/>
      <w:bookmarkEnd w:id="517"/>
      <w:bookmarkEnd w:id="518"/>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48"/>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19"/>
            <w:commentRangeStart w:id="520"/>
            <w:r w:rsidRPr="00FC3604">
              <w:t>For</w:t>
            </w:r>
            <w:commentRangeEnd w:id="519"/>
            <w:r w:rsidRPr="00FC3604">
              <w:rPr>
                <w:rStyle w:val="CommentReference"/>
                <w:rFonts w:cstheme="minorBidi"/>
                <w:color w:val="auto"/>
                <w:lang w:val="en-CA"/>
              </w:rPr>
              <w:commentReference w:id="519"/>
            </w:r>
            <w:r w:rsidRPr="00FC3604">
              <w:t xml:space="preserve"> He spoke and </w:t>
            </w:r>
            <w:r w:rsidRPr="00FC3604">
              <w:rPr>
                <w:color w:val="auto"/>
              </w:rPr>
              <w:t>they</w:t>
            </w:r>
            <w:r w:rsidRPr="00FC3604">
              <w:t xml:space="preserve"> came to be!</w:t>
            </w:r>
            <w:commentRangeEnd w:id="520"/>
            <w:r>
              <w:rPr>
                <w:rStyle w:val="CommentReference"/>
                <w:rFonts w:cstheme="minorBidi"/>
                <w:color w:val="auto"/>
                <w:lang w:val="en-CA"/>
              </w:rPr>
              <w:commentReference w:id="520"/>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21"/>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21"/>
            <w:r w:rsidR="00D31F38">
              <w:rPr>
                <w:rStyle w:val="CommentReference"/>
                <w:rFonts w:eastAsiaTheme="minorHAnsi" w:cstheme="minorBidi"/>
                <w:color w:val="auto"/>
                <w:lang w:val="en-CA"/>
              </w:rPr>
              <w:commentReference w:id="521"/>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22"/>
            <w:r w:rsidRPr="00FC3604">
              <w:t>Praise the Lord from the earth!</w:t>
            </w:r>
            <w:commentRangeEnd w:id="522"/>
            <w:r>
              <w:rPr>
                <w:rStyle w:val="CommentReference"/>
                <w:rFonts w:cstheme="minorBidi"/>
                <w:color w:val="auto"/>
                <w:lang w:val="en-CA"/>
              </w:rPr>
              <w:commentReference w:id="522"/>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23"/>
            <w:r w:rsidRPr="007425E1">
              <w:rPr>
                <w:rFonts w:eastAsiaTheme="minorHAnsi"/>
              </w:rPr>
              <w:t xml:space="preserve">His </w:t>
            </w:r>
            <w:commentRangeEnd w:id="523"/>
            <w:r>
              <w:rPr>
                <w:rStyle w:val="CommentReference"/>
                <w:rFonts w:eastAsiaTheme="minorHAnsi" w:cstheme="minorBidi"/>
                <w:color w:val="auto"/>
                <w:lang w:val="en-CA"/>
              </w:rPr>
              <w:commentReference w:id="523"/>
            </w:r>
            <w:r w:rsidRPr="007425E1">
              <w:rPr>
                <w:rFonts w:eastAsiaTheme="minorHAnsi"/>
              </w:rPr>
              <w:t>glory is above the earth and heaven</w:t>
            </w:r>
            <w:r w:rsidR="00A17656">
              <w:rPr>
                <w:rStyle w:val="FootnoteReference"/>
                <w:rFonts w:eastAsiaTheme="minorHAnsi"/>
              </w:rPr>
              <w:footnoteReference w:id="849"/>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50"/>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24" w:name="_Toc297322063"/>
      <w:bookmarkStart w:id="525" w:name="_Toc297407708"/>
      <w:bookmarkStart w:id="526" w:name="_Toc298445760"/>
      <w:bookmarkStart w:id="527" w:name="_Toc298681246"/>
      <w:bookmarkStart w:id="528" w:name="_Toc298447485"/>
      <w:r>
        <w:rPr>
          <w:lang w:val="en-US"/>
        </w:rPr>
        <w:t>Psalm 149</w:t>
      </w:r>
      <w:bookmarkEnd w:id="524"/>
      <w:bookmarkEnd w:id="525"/>
      <w:bookmarkEnd w:id="526"/>
      <w:bookmarkEnd w:id="527"/>
      <w:bookmarkEnd w:id="528"/>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29"/>
            <w:r w:rsidRPr="007425E1">
              <w:rPr>
                <w:rFonts w:eastAsiaTheme="minorHAnsi"/>
              </w:rPr>
              <w:t>chorus</w:t>
            </w:r>
            <w:commentRangeEnd w:id="529"/>
            <w:r>
              <w:rPr>
                <w:rStyle w:val="CommentReference"/>
                <w:rFonts w:eastAsiaTheme="minorHAnsi" w:cstheme="minorBidi"/>
                <w:color w:val="auto"/>
                <w:lang w:val="en-CA"/>
              </w:rPr>
              <w:commentReference w:id="529"/>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0"/>
            <w:r w:rsidRPr="007425E1">
              <w:rPr>
                <w:rFonts w:eastAsiaTheme="minorHAnsi"/>
              </w:rPr>
              <w:t xml:space="preserve"> </w:t>
            </w:r>
            <w:commentRangeEnd w:id="530"/>
            <w:r>
              <w:rPr>
                <w:rStyle w:val="CommentReference"/>
                <w:rFonts w:eastAsiaTheme="minorHAnsi" w:cstheme="minorBidi"/>
                <w:color w:val="auto"/>
                <w:lang w:val="en-CA"/>
              </w:rPr>
              <w:commentReference w:id="530"/>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31"/>
            <w:r w:rsidR="00D31F38">
              <w:t>rejoice</w:t>
            </w:r>
            <w:r w:rsidR="00D31F38" w:rsidRPr="007425E1">
              <w:t xml:space="preserve"> </w:t>
            </w:r>
            <w:commentRangeEnd w:id="531"/>
            <w:r w:rsidR="00D31F38">
              <w:rPr>
                <w:rStyle w:val="CommentReference"/>
                <w:rFonts w:cstheme="minorBidi"/>
                <w:color w:val="auto"/>
                <w:lang w:val="en-CA"/>
              </w:rPr>
              <w:commentReference w:id="531"/>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32"/>
            <w:r w:rsidRPr="007425E1">
              <w:rPr>
                <w:rFonts w:eastAsiaTheme="minorHAnsi"/>
              </w:rPr>
              <w:t>mouth</w:t>
            </w:r>
            <w:commentRangeEnd w:id="532"/>
            <w:r w:rsidR="002275C0">
              <w:rPr>
                <w:rFonts w:eastAsiaTheme="minorHAnsi"/>
              </w:rPr>
              <w:t>s</w:t>
            </w:r>
            <w:r>
              <w:rPr>
                <w:rStyle w:val="CommentReference"/>
                <w:rFonts w:eastAsiaTheme="minorHAnsi" w:cstheme="minorBidi"/>
                <w:color w:val="auto"/>
                <w:lang w:val="en-CA"/>
              </w:rPr>
              <w:commentReference w:id="532"/>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33"/>
            <w:r>
              <w:t>rebukes</w:t>
            </w:r>
            <w:r w:rsidRPr="007425E1">
              <w:t xml:space="preserve"> </w:t>
            </w:r>
            <w:commentRangeEnd w:id="533"/>
            <w:r>
              <w:rPr>
                <w:rStyle w:val="CommentReference"/>
                <w:rFonts w:cstheme="minorBidi"/>
                <w:color w:val="auto"/>
                <w:lang w:val="en-CA"/>
              </w:rPr>
              <w:commentReference w:id="533"/>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34" w:name="_Toc297322064"/>
      <w:bookmarkStart w:id="535" w:name="_Toc297407709"/>
      <w:bookmarkStart w:id="536" w:name="_Toc298445761"/>
      <w:bookmarkStart w:id="537" w:name="_Toc298681247"/>
      <w:bookmarkStart w:id="538" w:name="_Toc298447486"/>
      <w:r>
        <w:rPr>
          <w:lang w:val="en-US"/>
        </w:rPr>
        <w:t>Psalm 150</w:t>
      </w:r>
      <w:bookmarkEnd w:id="534"/>
      <w:bookmarkEnd w:id="535"/>
      <w:bookmarkEnd w:id="536"/>
      <w:bookmarkEnd w:id="537"/>
      <w:bookmarkEnd w:id="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39"/>
            <w:r w:rsidRPr="007425E1">
              <w:t xml:space="preserve">psaltery </w:t>
            </w:r>
            <w:commentRangeEnd w:id="539"/>
            <w:r>
              <w:rPr>
                <w:rStyle w:val="CommentReference"/>
                <w:rFonts w:cstheme="minorBidi"/>
                <w:color w:val="auto"/>
                <w:lang w:val="en-CA"/>
              </w:rPr>
              <w:commentReference w:id="539"/>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0"/>
            <w:r w:rsidRPr="007425E1">
              <w:t>chorus</w:t>
            </w:r>
            <w:commentRangeEnd w:id="540"/>
            <w:r>
              <w:rPr>
                <w:rStyle w:val="CommentReference"/>
                <w:rFonts w:cstheme="minorBidi"/>
                <w:color w:val="auto"/>
                <w:lang w:val="en-CA"/>
              </w:rPr>
              <w:commentReference w:id="540"/>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43459E8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44A4C">
        <w:rPr>
          <w:noProof/>
        </w:rPr>
        <w:t>372</w:t>
      </w:r>
      <w:r>
        <w:fldChar w:fldCharType="end"/>
      </w:r>
      <w:r>
        <w:t xml:space="preserve">, or Seasonal Psali (see </w:t>
      </w:r>
      <w:r>
        <w:fldChar w:fldCharType="begin"/>
      </w:r>
      <w:r>
        <w:instrText xml:space="preserve"> PAGEREF _Ref448471804 \h </w:instrText>
      </w:r>
      <w:r>
        <w:fldChar w:fldCharType="separate"/>
      </w:r>
      <w:r w:rsidR="00044A4C">
        <w:rPr>
          <w:noProof/>
        </w:rPr>
        <w:t>563</w:t>
      </w:r>
      <w:r>
        <w:fldChar w:fldCharType="end"/>
      </w:r>
      <w:r>
        <w:t>).</w:t>
      </w:r>
    </w:p>
    <w:p w14:paraId="38CFB0EB" w14:textId="0919C436" w:rsidR="00823768" w:rsidRDefault="00823768" w:rsidP="00823768">
      <w:pPr>
        <w:pStyle w:val="Heading3"/>
      </w:pPr>
      <w:r>
        <w:t>Prophecies After the Canticles for the Vigil of Joyous Saturday</w:t>
      </w:r>
    </w:p>
    <w:p w14:paraId="0D02FDD6" w14:textId="351319C0" w:rsidR="00823768" w:rsidRDefault="00823768" w:rsidP="00823768">
      <w:pPr>
        <w:pStyle w:val="Heading4"/>
      </w:pPr>
      <w:r>
        <w:t>The Prayer of Baruch the Prophet</w:t>
      </w:r>
    </w:p>
    <w:p w14:paraId="46D0B9AF" w14:textId="77777777" w:rsidR="00823768" w:rsidRPr="0040319E" w:rsidRDefault="00823768" w:rsidP="00823768">
      <w:pPr>
        <w:pStyle w:val="Rubric"/>
      </w:pPr>
      <w:r>
        <w:t>(Baruch 2:11-15. Coptic rite: Joyous Saturday. A Plea for Mercy and Deliverance)</w:t>
      </w:r>
    </w:p>
    <w:p w14:paraId="5070383A" w14:textId="77777777" w:rsidR="00823768" w:rsidRDefault="00823768" w:rsidP="00823768">
      <w:pPr>
        <w:pStyle w:val="EnglishHangNoCoptic"/>
      </w:pPr>
      <w:r w:rsidRPr="00224A73">
        <w:t>11</w:t>
      </w:r>
      <w:r>
        <w:t xml:space="preserve"> And now, O Lord God of Israel,</w:t>
      </w:r>
    </w:p>
    <w:p w14:paraId="7C29F81C" w14:textId="77777777" w:rsidR="00823768" w:rsidRDefault="00823768" w:rsidP="00823768">
      <w:pPr>
        <w:pStyle w:val="EnglishHangNoCoptic"/>
        <w:ind w:firstLine="0"/>
      </w:pPr>
      <w:r>
        <w:t>Who brought</w:t>
      </w:r>
      <w:r w:rsidRPr="00224A73">
        <w:t xml:space="preserve"> Your people </w:t>
      </w:r>
      <w:r>
        <w:t>out of the land of Egypt</w:t>
      </w:r>
    </w:p>
    <w:p w14:paraId="712051B7" w14:textId="77777777" w:rsidR="00823768" w:rsidRDefault="00823768" w:rsidP="00823768">
      <w:pPr>
        <w:pStyle w:val="EnglishHangNoCoptic"/>
        <w:ind w:firstLine="0"/>
      </w:pPr>
      <w:r>
        <w:t>with a mighty hand,</w:t>
      </w:r>
    </w:p>
    <w:p w14:paraId="7FEBC9F2" w14:textId="77777777" w:rsidR="00823768" w:rsidRDefault="00823768" w:rsidP="00823768">
      <w:pPr>
        <w:pStyle w:val="EnglishHangNoCoptic"/>
        <w:ind w:firstLine="0"/>
      </w:pPr>
      <w:r>
        <w:t>with signs and wonders,</w:t>
      </w:r>
    </w:p>
    <w:p w14:paraId="13AF3B7C" w14:textId="77777777" w:rsidR="00823768" w:rsidRDefault="00823768" w:rsidP="00823768">
      <w:pPr>
        <w:pStyle w:val="EnglishHangNoCoptic"/>
        <w:ind w:firstLine="0"/>
      </w:pPr>
      <w:r w:rsidRPr="00224A73">
        <w:t>with great p</w:t>
      </w:r>
      <w:r>
        <w:t>ower and with outstretched arm,</w:t>
      </w:r>
    </w:p>
    <w:p w14:paraId="4489AD2F" w14:textId="77777777" w:rsidR="00823768" w:rsidRDefault="00823768" w:rsidP="00823768">
      <w:pPr>
        <w:pStyle w:val="EnglishHangNoCoptic"/>
        <w:ind w:firstLine="0"/>
      </w:pPr>
      <w:r w:rsidRPr="00224A73">
        <w:t>and</w:t>
      </w:r>
      <w:r>
        <w:t xml:space="preserve"> made a name for Yourself,</w:t>
      </w:r>
    </w:p>
    <w:p w14:paraId="70C5B332" w14:textId="77777777" w:rsidR="00823768" w:rsidRDefault="00823768" w:rsidP="00823768">
      <w:pPr>
        <w:pStyle w:val="EnglishHangEndNoCoptic"/>
        <w:ind w:firstLine="0"/>
      </w:pPr>
      <w:r>
        <w:t>which continues to this day,</w:t>
      </w:r>
    </w:p>
    <w:p w14:paraId="6B787E2C" w14:textId="77777777" w:rsidR="00823768" w:rsidRDefault="00823768" w:rsidP="00823768">
      <w:pPr>
        <w:pStyle w:val="EnglishHangNoCoptic"/>
      </w:pPr>
      <w:r w:rsidRPr="00224A73">
        <w:t>12</w:t>
      </w:r>
      <w:r>
        <w:t xml:space="preserve"> </w:t>
      </w:r>
      <w:r w:rsidRPr="00224A73">
        <w:t>we</w:t>
      </w:r>
      <w:r>
        <w:t xml:space="preserve"> have sinned and been ungodly,</w:t>
      </w:r>
    </w:p>
    <w:p w14:paraId="088D4550" w14:textId="77777777" w:rsidR="00823768" w:rsidRDefault="00823768" w:rsidP="00823768">
      <w:pPr>
        <w:pStyle w:val="EnglishHangNoCoptic"/>
        <w:ind w:firstLine="0"/>
      </w:pPr>
      <w:r>
        <w:t>we have done wrong, O Lord our God,</w:t>
      </w:r>
    </w:p>
    <w:p w14:paraId="2EA8D41F" w14:textId="77777777" w:rsidR="00823768" w:rsidRDefault="00823768" w:rsidP="00823768">
      <w:pPr>
        <w:pStyle w:val="EnglishHangEndNoCoptic"/>
        <w:ind w:firstLine="0"/>
      </w:pPr>
      <w:r w:rsidRPr="00224A73">
        <w:t>against all Your c</w:t>
      </w:r>
      <w:r>
        <w:t>ommandments.</w:t>
      </w:r>
    </w:p>
    <w:p w14:paraId="1DDE7CBC" w14:textId="77777777" w:rsidR="00823768" w:rsidRDefault="00823768" w:rsidP="00823768">
      <w:pPr>
        <w:pStyle w:val="EnglishHangNoCoptic"/>
      </w:pPr>
      <w:r w:rsidRPr="00224A73">
        <w:t>13L</w:t>
      </w:r>
      <w:r>
        <w:t xml:space="preserve"> </w:t>
      </w:r>
      <w:r w:rsidRPr="00224A73">
        <w:t>e</w:t>
      </w:r>
      <w:r>
        <w:t>t Your wrath turn away from us,</w:t>
      </w:r>
    </w:p>
    <w:p w14:paraId="7B63F91B" w14:textId="77777777" w:rsidR="00823768" w:rsidRDefault="00823768" w:rsidP="00823768">
      <w:pPr>
        <w:pStyle w:val="EnglishHangNoCoptic"/>
        <w:ind w:firstLine="0"/>
      </w:pPr>
      <w:r>
        <w:t>for only a few of us remain</w:t>
      </w:r>
    </w:p>
    <w:p w14:paraId="45588595" w14:textId="77777777" w:rsidR="00823768" w:rsidRDefault="00823768" w:rsidP="00823768">
      <w:pPr>
        <w:pStyle w:val="EnglishHangEndNoCoptic"/>
        <w:ind w:firstLine="0"/>
      </w:pPr>
      <w:r w:rsidRPr="00224A73">
        <w:t xml:space="preserve">within the </w:t>
      </w:r>
      <w:r>
        <w:t>nations where You scattered us.</w:t>
      </w:r>
    </w:p>
    <w:p w14:paraId="700979DF" w14:textId="77777777" w:rsidR="00823768" w:rsidRDefault="00823768" w:rsidP="00823768">
      <w:pPr>
        <w:pStyle w:val="EnglishHangNoCoptic"/>
      </w:pPr>
      <w:r w:rsidRPr="00224A73">
        <w:t>14</w:t>
      </w:r>
      <w:r>
        <w:t xml:space="preserve"> </w:t>
      </w:r>
      <w:r w:rsidRPr="00224A73">
        <w:t>O Lord, he</w:t>
      </w:r>
      <w:r>
        <w:t>ar our prayer and our supplication,</w:t>
      </w:r>
    </w:p>
    <w:p w14:paraId="36954A90" w14:textId="77777777" w:rsidR="00823768" w:rsidRDefault="00823768" w:rsidP="00823768">
      <w:pPr>
        <w:pStyle w:val="EnglishHangNoCoptic"/>
        <w:ind w:firstLine="0"/>
      </w:pPr>
      <w:r w:rsidRPr="00224A73">
        <w:t>an</w:t>
      </w:r>
      <w:r>
        <w:t>d</w:t>
      </w:r>
      <w:r w:rsidRPr="00497E1E">
        <w:t xml:space="preserve"> </w:t>
      </w:r>
      <w:r>
        <w:t>deliver us for Your own sake,</w:t>
      </w:r>
    </w:p>
    <w:p w14:paraId="185A352E" w14:textId="77777777" w:rsidR="00823768" w:rsidRDefault="00823768" w:rsidP="00823768">
      <w:pPr>
        <w:pStyle w:val="EnglishHangEndNoCoptic"/>
        <w:ind w:firstLine="0"/>
      </w:pPr>
      <w:r w:rsidRPr="00224A73">
        <w:t>and grant us mercy before those who have carried us into e</w:t>
      </w:r>
      <w:r>
        <w:t>xile,</w:t>
      </w:r>
    </w:p>
    <w:p w14:paraId="57B6E865" w14:textId="77777777" w:rsidR="00823768" w:rsidRDefault="00823768" w:rsidP="00823768">
      <w:pPr>
        <w:pStyle w:val="EnglishHangNoCoptic"/>
      </w:pPr>
      <w:r w:rsidRPr="00224A73">
        <w:t>15</w:t>
      </w:r>
      <w:r>
        <w:t xml:space="preserve"> </w:t>
      </w:r>
      <w:r w:rsidRPr="00224A73">
        <w:t>in order that t</w:t>
      </w:r>
      <w:r>
        <w:t>he whole earth may come to know</w:t>
      </w:r>
    </w:p>
    <w:p w14:paraId="1EFE5DDC" w14:textId="77777777" w:rsidR="00823768" w:rsidRDefault="00823768" w:rsidP="00823768">
      <w:pPr>
        <w:pStyle w:val="EnglishHangNoCoptic"/>
        <w:ind w:firstLine="0"/>
      </w:pPr>
      <w:r>
        <w:t>that You are the Lord our God,</w:t>
      </w:r>
    </w:p>
    <w:p w14:paraId="1F637B5E" w14:textId="77777777" w:rsidR="00823768" w:rsidRDefault="00823768" w:rsidP="00823768">
      <w:pPr>
        <w:pStyle w:val="EnglishHangEndNoCoptic"/>
        <w:ind w:firstLine="0"/>
      </w:pPr>
      <w:r w:rsidRPr="00224A73">
        <w:t xml:space="preserve">for Israel and his </w:t>
      </w:r>
      <w:r>
        <w:t>descendants are called by Your N</w:t>
      </w:r>
      <w:r w:rsidRPr="00224A73">
        <w:t>ame.</w:t>
      </w:r>
    </w:p>
    <w:p w14:paraId="468092B3" w14:textId="77777777" w:rsidR="00823768" w:rsidRDefault="00823768" w:rsidP="00823768">
      <w:pPr>
        <w:pStyle w:val="Heading4"/>
      </w:pPr>
      <w:r>
        <w:t>The Prayer of Elias the Prophet</w:t>
      </w:r>
    </w:p>
    <w:p w14:paraId="4D88B6CA" w14:textId="77777777" w:rsidR="00823768" w:rsidRPr="0040319E" w:rsidRDefault="00823768" w:rsidP="00823768">
      <w:pPr>
        <w:pStyle w:val="Rubric"/>
      </w:pPr>
      <w:r>
        <w:t>(3 Kings 18:36-39. Coptic rite: Joyous Saturday. The Victory over Ba’al)</w:t>
      </w:r>
    </w:p>
    <w:p w14:paraId="10D95474" w14:textId="77777777" w:rsidR="00823768" w:rsidRDefault="00823768" w:rsidP="00823768">
      <w:pPr>
        <w:pStyle w:val="EnglishHangNoCoptic"/>
      </w:pPr>
      <w:r>
        <w:t>36 After this, Elias cried out to heaven and said,</w:t>
      </w:r>
    </w:p>
    <w:p w14:paraId="7C899D49" w14:textId="77777777" w:rsidR="00823768" w:rsidRDefault="00823768" w:rsidP="00823768">
      <w:pPr>
        <w:pStyle w:val="EnglishHangNoCoptic"/>
        <w:ind w:firstLine="0"/>
      </w:pPr>
      <w:r>
        <w:t>“O Lord God of Abraham, Isaac, and Israel,</w:t>
      </w:r>
    </w:p>
    <w:p w14:paraId="4663EDBC" w14:textId="77777777" w:rsidR="00823768" w:rsidRDefault="00823768" w:rsidP="00823768">
      <w:pPr>
        <w:pStyle w:val="EnglishHangNoCoptic"/>
        <w:ind w:firstLine="0"/>
      </w:pPr>
      <w:r>
        <w:t>answer me, O Lord, answer me this day with fire,</w:t>
      </w:r>
    </w:p>
    <w:p w14:paraId="02A414A6" w14:textId="77777777" w:rsidR="00823768" w:rsidRDefault="00823768" w:rsidP="00823768">
      <w:pPr>
        <w:pStyle w:val="EnglishHangNoCoptic"/>
        <w:ind w:firstLine="0"/>
      </w:pPr>
      <w:r>
        <w:t>and let this people know You are Lord, God of Israel,</w:t>
      </w:r>
    </w:p>
    <w:p w14:paraId="6BB8E57D" w14:textId="77777777" w:rsidR="00823768" w:rsidRDefault="00823768" w:rsidP="00823768">
      <w:pPr>
        <w:pStyle w:val="EnglishHangEndNoCoptic"/>
        <w:ind w:firstLine="0"/>
      </w:pPr>
      <w:r>
        <w:t>and I am Your servant; and I have done all these things on Your account.</w:t>
      </w:r>
    </w:p>
    <w:p w14:paraId="2F48EDAA" w14:textId="77777777" w:rsidR="00823768" w:rsidRDefault="00823768" w:rsidP="00823768">
      <w:pPr>
        <w:pStyle w:val="EnglishHangNoCoptic"/>
      </w:pPr>
      <w:r>
        <w:t>37 Answer me, O Lord, answer me with fire,</w:t>
      </w:r>
    </w:p>
    <w:p w14:paraId="1BD269E7" w14:textId="77777777" w:rsidR="00823768" w:rsidRDefault="00823768" w:rsidP="00823768">
      <w:pPr>
        <w:pStyle w:val="EnglishHangNoCoptic"/>
        <w:ind w:firstLine="0"/>
      </w:pPr>
      <w:r>
        <w:t>and let these people know You are the Lord God,</w:t>
      </w:r>
    </w:p>
    <w:p w14:paraId="72357FE8" w14:textId="77777777" w:rsidR="00823768" w:rsidRDefault="00823768" w:rsidP="00823768">
      <w:pPr>
        <w:pStyle w:val="EnglishHangEndNoCoptic"/>
        <w:ind w:firstLine="0"/>
      </w:pPr>
      <w:r>
        <w:t>so as to turn the heart of this people back.”</w:t>
      </w:r>
    </w:p>
    <w:p w14:paraId="0978E1F1" w14:textId="77777777" w:rsidR="00823768" w:rsidRDefault="00823768" w:rsidP="00823768">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7D809B5C" w14:textId="77777777" w:rsidR="00823768" w:rsidRDefault="00823768" w:rsidP="00823768">
      <w:pPr>
        <w:pStyle w:val="Heading4"/>
      </w:pPr>
      <w:r>
        <w:t>The Prayer of David the Prophet</w:t>
      </w:r>
    </w:p>
    <w:p w14:paraId="49D51D32" w14:textId="77777777" w:rsidR="00823768" w:rsidRDefault="00823768" w:rsidP="00823768">
      <w:pPr>
        <w:pStyle w:val="Rubric"/>
      </w:pPr>
      <w:r>
        <w:t xml:space="preserve">(1 Chronicles 29:10-13. Coptic rite: Joyous Saturday. </w:t>
      </w:r>
      <w:r w:rsidRPr="00EA4CF1">
        <w:t>With this, King David blessed the Lord before all the assembly, saying,</w:t>
      </w:r>
      <w:r>
        <w:t>)</w:t>
      </w:r>
    </w:p>
    <w:p w14:paraId="0FCDDBE9" w14:textId="77777777" w:rsidR="00823768" w:rsidRDefault="00823768" w:rsidP="00823768">
      <w:pPr>
        <w:pStyle w:val="EnglishHangNoCoptic"/>
      </w:pPr>
      <w:r w:rsidRPr="00EA4CF1">
        <w:t>“Blessed</w:t>
      </w:r>
      <w:r>
        <w:t xml:space="preserve"> are You, O Lord God of Israel,</w:t>
      </w:r>
    </w:p>
    <w:p w14:paraId="677A3DD4" w14:textId="77777777" w:rsidR="00823768" w:rsidRDefault="00823768" w:rsidP="00823768">
      <w:pPr>
        <w:pStyle w:val="EnglishHangEndNoCoptic"/>
        <w:ind w:firstLine="0"/>
      </w:pPr>
      <w:r w:rsidRPr="00EA4CF1">
        <w:t>our</w:t>
      </w:r>
      <w:r>
        <w:t xml:space="preserve"> Father, unto the ages of ages.</w:t>
      </w:r>
    </w:p>
    <w:p w14:paraId="57A2D318" w14:textId="77777777" w:rsidR="00823768" w:rsidRDefault="00823768" w:rsidP="00823768">
      <w:pPr>
        <w:pStyle w:val="EnglishHangNoCoptic"/>
      </w:pPr>
      <w:r w:rsidRPr="00EA4CF1">
        <w:t>11</w:t>
      </w:r>
      <w:r>
        <w:t xml:space="preserve"> Yours, O Lord, is the greatness</w:t>
      </w:r>
    </w:p>
    <w:p w14:paraId="1C891AD6" w14:textId="77777777" w:rsidR="00823768" w:rsidRDefault="00823768" w:rsidP="00823768">
      <w:pPr>
        <w:pStyle w:val="EnglishHangNoCoptic"/>
        <w:ind w:firstLine="0"/>
      </w:pPr>
      <w:r>
        <w:t>and the power and the glory</w:t>
      </w:r>
    </w:p>
    <w:p w14:paraId="52D7326C" w14:textId="77777777" w:rsidR="00823768" w:rsidRDefault="00823768" w:rsidP="00823768">
      <w:pPr>
        <w:pStyle w:val="EnglishHangNoCoptic"/>
        <w:ind w:firstLine="0"/>
      </w:pPr>
      <w:r>
        <w:t>and the victory and the might.</w:t>
      </w:r>
    </w:p>
    <w:p w14:paraId="24B6394B" w14:textId="77777777" w:rsidR="00823768" w:rsidRDefault="00823768" w:rsidP="00823768">
      <w:pPr>
        <w:pStyle w:val="EnglishHangNoCoptic"/>
        <w:ind w:firstLine="0"/>
      </w:pPr>
      <w:r>
        <w:t>You have dominion over all that is</w:t>
      </w:r>
    </w:p>
    <w:p w14:paraId="7DC0C6D6" w14:textId="77777777" w:rsidR="00823768" w:rsidRDefault="00823768" w:rsidP="00823768">
      <w:pPr>
        <w:pStyle w:val="EnglishHangNoCoptic"/>
        <w:ind w:firstLine="0"/>
      </w:pPr>
      <w:r>
        <w:t>in heaven and on the earth.</w:t>
      </w:r>
    </w:p>
    <w:p w14:paraId="679902B7" w14:textId="77777777" w:rsidR="00823768" w:rsidRDefault="00823768" w:rsidP="00823768">
      <w:pPr>
        <w:pStyle w:val="EnglishHangNoCoptic"/>
        <w:ind w:firstLine="0"/>
      </w:pPr>
      <w:r w:rsidRPr="00EA4CF1">
        <w:t xml:space="preserve">Every king and </w:t>
      </w:r>
      <w:r>
        <w:t>nation</w:t>
      </w:r>
    </w:p>
    <w:p w14:paraId="740A13CC" w14:textId="77777777" w:rsidR="00823768" w:rsidRDefault="00823768" w:rsidP="00823768">
      <w:pPr>
        <w:pStyle w:val="EnglishHangEndNoCoptic"/>
        <w:ind w:firstLine="0"/>
      </w:pPr>
      <w:r w:rsidRPr="00EA4CF1">
        <w:t>is th</w:t>
      </w:r>
      <w:r>
        <w:t>rown into confusion before You.</w:t>
      </w:r>
    </w:p>
    <w:p w14:paraId="41A679D6" w14:textId="77777777" w:rsidR="00823768" w:rsidRDefault="00823768" w:rsidP="00823768">
      <w:pPr>
        <w:pStyle w:val="EnglishHangNoCoptic"/>
      </w:pPr>
      <w:r w:rsidRPr="00EA4CF1">
        <w:t>12</w:t>
      </w:r>
      <w:r>
        <w:t xml:space="preserve"> </w:t>
      </w:r>
      <w:r w:rsidRPr="00EA4CF1">
        <w:t>Fro</w:t>
      </w:r>
      <w:r>
        <w:t xml:space="preserve">m You are the wealth </w:t>
      </w:r>
      <w:r w:rsidRPr="00EA4CF1">
        <w:t>and</w:t>
      </w:r>
      <w:r>
        <w:t xml:space="preserve"> glory.</w:t>
      </w:r>
    </w:p>
    <w:p w14:paraId="2A9CE2FB" w14:textId="77777777" w:rsidR="00823768" w:rsidRDefault="00823768" w:rsidP="00823768">
      <w:pPr>
        <w:pStyle w:val="EnglishHangNoCoptic"/>
        <w:ind w:firstLine="0"/>
      </w:pPr>
      <w:r>
        <w:t>You reigns over all, Lord, and ruler of all rule.</w:t>
      </w:r>
    </w:p>
    <w:p w14:paraId="5FBC81A9" w14:textId="77777777" w:rsidR="00823768" w:rsidRDefault="00823768" w:rsidP="00823768">
      <w:pPr>
        <w:pStyle w:val="EnglishHangNoCoptic"/>
        <w:ind w:firstLine="0"/>
      </w:pPr>
      <w:r w:rsidRPr="00EA4CF1">
        <w:t>In Yo</w:t>
      </w:r>
      <w:r>
        <w:t>ur hand is power and authority,</w:t>
      </w:r>
    </w:p>
    <w:p w14:paraId="5DC71F5D" w14:textId="77777777" w:rsidR="00823768" w:rsidRDefault="00823768" w:rsidP="00823768">
      <w:pPr>
        <w:pStyle w:val="EnglishHangNoCoptic"/>
        <w:ind w:firstLine="0"/>
      </w:pPr>
      <w:r w:rsidRPr="00EA4CF1">
        <w:t xml:space="preserve">and </w:t>
      </w:r>
      <w:r>
        <w:t>it is in Your hand, almighty one,</w:t>
      </w:r>
    </w:p>
    <w:p w14:paraId="3B0B0D00" w14:textId="77777777" w:rsidR="00823768" w:rsidRDefault="00823768" w:rsidP="00823768">
      <w:pPr>
        <w:pStyle w:val="EnglishHangEndNoCoptic"/>
        <w:ind w:firstLine="0"/>
      </w:pPr>
      <w:r w:rsidRPr="00EA4CF1">
        <w:t>to inc</w:t>
      </w:r>
      <w:r>
        <w:t>rease and establish all things.</w:t>
      </w:r>
    </w:p>
    <w:p w14:paraId="31FE8727" w14:textId="77777777" w:rsidR="00823768" w:rsidRDefault="00823768" w:rsidP="00823768">
      <w:pPr>
        <w:pStyle w:val="EnglishHangNoCoptic"/>
      </w:pPr>
      <w:r w:rsidRPr="00EA4CF1">
        <w:t>13</w:t>
      </w:r>
      <w:r>
        <w:t xml:space="preserve"> </w:t>
      </w:r>
      <w:r w:rsidRPr="00EA4CF1">
        <w:t>And no</w:t>
      </w:r>
      <w:r>
        <w:t>w, Lord, we confess</w:t>
      </w:r>
      <w:r>
        <w:rPr>
          <w:rStyle w:val="FootnoteReference"/>
        </w:rPr>
        <w:footnoteReference w:id="851"/>
      </w:r>
      <w:r>
        <w:t xml:space="preserve"> You,</w:t>
      </w:r>
    </w:p>
    <w:p w14:paraId="0C93A7F5" w14:textId="77777777" w:rsidR="00823768" w:rsidRDefault="00823768" w:rsidP="00823768">
      <w:pPr>
        <w:pStyle w:val="EnglishHangEndNoCoptic"/>
        <w:ind w:firstLine="0"/>
      </w:pPr>
      <w:r>
        <w:t>and we praise Your glorious N</w:t>
      </w:r>
      <w:r w:rsidRPr="00EA4CF1">
        <w:t>ame.</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 xml:space="preserve">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w:t>
      </w:r>
      <w:r>
        <w:lastRenderedPageBreak/>
        <w:t>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3CF15779" w:rsidR="00823768" w:rsidRDefault="00823768" w:rsidP="00823768">
      <w:pPr>
        <w:pStyle w:val="Body"/>
      </w:pPr>
      <w:r w:rsidRPr="00344A59">
        <w:t>So I prayed to the Lord my God and made confession. I said, “O Lord God, great and marvelous, who keep</w:t>
      </w:r>
      <w:r>
        <w:t>s</w:t>
      </w:r>
      <w:r w:rsidRPr="00344A59">
        <w:t xml:space="preserve"> Your covenant and mercy with those who love Y</w:t>
      </w:r>
      <w:r>
        <w:t>ou and keep Your commandments—</w:t>
      </w:r>
      <w:r w:rsidRPr="00344A59">
        <w:t xml:space="preserve">we </w:t>
      </w:r>
      <w:r>
        <w:t>have sinned and done</w:t>
      </w:r>
      <w:r w:rsidRPr="00344A59">
        <w:t xml:space="preserve"> wrong. We </w:t>
      </w:r>
      <w:r>
        <w:t>worked iniquity</w:t>
      </w:r>
      <w:r w:rsidRPr="00344A59">
        <w:t>, fell away, and turned away from Yo</w:t>
      </w:r>
      <w:r>
        <w:t xml:space="preserve">ur commandments and judgments. </w:t>
      </w:r>
      <w:r w:rsidRPr="00344A59">
        <w:t xml:space="preserve">Neither did we obey Your servants </w:t>
      </w:r>
      <w:r>
        <w:t>the prophets who spoke in Your N</w:t>
      </w:r>
      <w:r w:rsidRPr="00344A59">
        <w:t xml:space="preserve">ame to our kings, our rulers, our fathers, and </w:t>
      </w:r>
      <w:r>
        <w:t xml:space="preserve">to all the people in the land. </w:t>
      </w:r>
      <w:r w:rsidRPr="00344A59">
        <w:t>O Lord, righteousness belongs to You, but shame of face belongs to us, as it is today, to the men of Judah, to those who dwell in Jerusalem, and to all Israel, those near and far in all the earth, wherever You scattered them in their faithlessne</w:t>
      </w:r>
      <w:r>
        <w:t xml:space="preserve">ss by which they rejected You. </w:t>
      </w:r>
      <w:r w:rsidRPr="00344A59">
        <w:t>O Lord, shame of face belongs to us, our kings, our rulers, and to our f</w:t>
      </w:r>
      <w:r>
        <w:t xml:space="preserve">athers who sinned against You. </w:t>
      </w:r>
      <w:r w:rsidRPr="00344A59">
        <w:t>To the Lord our God belong mercy and forgi</w:t>
      </w:r>
      <w:r>
        <w:t xml:space="preserve">veness, whereas we fell away. </w:t>
      </w:r>
      <w:r w:rsidRPr="00344A59">
        <w:t>We have not obeyed the voice of the Lord our God, to walk in His laws, which He set before us by the hands of His servants the prop</w:t>
      </w:r>
      <w:r>
        <w:t xml:space="preserve">hets. </w:t>
      </w:r>
      <w:r w:rsidRPr="00344A59">
        <w:t>Yes, all Israel transgressed Your law and turned aside, so as not to obey Your voice. Therefore the curse and the oath written in the Law of Moses the servant of God has come upon us, b</w:t>
      </w:r>
      <w:r>
        <w:t xml:space="preserve">ecause we sinned against You. </w:t>
      </w:r>
      <w:r w:rsidRPr="00344A59">
        <w:t>So He confirmed His words which He spoke against us and against our judges who judged us, by bringing upon us great calamities; for under the whole heaven such has not taken place, as the thing</w:t>
      </w:r>
      <w:r>
        <w:t xml:space="preserve">s that happened in Jerusalem. </w:t>
      </w:r>
      <w:r w:rsidRPr="00344A59">
        <w:t>As it is written in the Law of Moses, all these calamities came upon us, yet we have not entreated the Lord our God so as to turn from our wrongdoings, and to gain</w:t>
      </w:r>
      <w:r>
        <w:t xml:space="preserve"> insight into all Your truth. </w:t>
      </w:r>
      <w:r w:rsidRPr="00344A59">
        <w:t xml:space="preserve">Therefore the Lord watched and brought all these things upon us, for the Lord our God is righteous in every work He does, though </w:t>
      </w:r>
      <w:r>
        <w:t xml:space="preserve">we have not obeyed His voice. </w:t>
      </w:r>
      <w:r w:rsidRPr="00344A59">
        <w:t>So now, O Lord our God, who brought Your people from the land of Egypt with a strong hand, and who made Yourself a name as it is this day, we have sinned and acted lawlessly.</w:t>
      </w:r>
    </w:p>
    <w:p w14:paraId="043FD55D" w14:textId="10AF07C7" w:rsidR="00823768" w:rsidRDefault="00823768" w:rsidP="00823768">
      <w:pPr>
        <w:pStyle w:val="Body"/>
      </w:pPr>
      <w:r w:rsidRPr="00344A59">
        <w:t>“O Lord, in all Your mercy, let Your anger and Your wrath be turned away from Your city of Jerusalem, Your holy mountain, though we have sinned; for in our wrongdoings and those of our fathers, Jerusalem and Your people have become a disgra</w:t>
      </w:r>
      <w:r>
        <w:t xml:space="preserve">ce among all those around us. </w:t>
      </w:r>
      <w:r w:rsidRPr="00344A59">
        <w:t>So now, O Lord our God, listen to the prayers of Your servant and his supplications, and cause Your face to shine on Your sanctuary, which is des</w:t>
      </w:r>
      <w:r>
        <w:t xml:space="preserve">erted because of You, O Lord. </w:t>
      </w:r>
      <w:r w:rsidRPr="00344A59">
        <w:t xml:space="preserve">O my God, incline Your ear and hear; open Your eyes and see our destruction and that of Your city, </w:t>
      </w:r>
      <w:r w:rsidRPr="00344A59">
        <w:lastRenderedPageBreak/>
        <w:t xml:space="preserve">in which Your name is called upon; for not on the basis of our righteous deeds do we bring our prayer for mercy before You, but on the </w:t>
      </w:r>
      <w:r>
        <w:t xml:space="preserve">basis of Your abundant mercy. </w:t>
      </w:r>
      <w:r w:rsidRPr="00344A59">
        <w:t xml:space="preserve">O Lord, hear! O Lord, forgive! O Lord, give heed and act! Do not delay for Your sake, O my God, for Your city and </w:t>
      </w:r>
      <w:r>
        <w:t>Your people are called by Your N</w:t>
      </w:r>
      <w:r w:rsidRPr="00344A59">
        <w:t>ame.”</w:t>
      </w:r>
    </w:p>
    <w:p w14:paraId="18EFFBF0" w14:textId="6FED4AAD" w:rsidR="00823768" w:rsidRDefault="00823768" w:rsidP="00823768">
      <w:pPr>
        <w:pStyle w:val="Heading4"/>
      </w:pPr>
      <w:r>
        <w:t>Susana</w:t>
      </w:r>
    </w:p>
    <w:p w14:paraId="7D56BA97" w14:textId="2E8EF569" w:rsidR="00823768" w:rsidRPr="00823768" w:rsidRDefault="00823768" w:rsidP="00823768">
      <w:r>
        <w:t>TODO: add</w:t>
      </w:r>
    </w:p>
    <w:p w14:paraId="5A663977" w14:textId="77777777" w:rsidR="00E35F1F" w:rsidRDefault="00E35F1F">
      <w:pPr>
        <w:jc w:val="left"/>
        <w:rPr>
          <w:rFonts w:ascii="Castellar" w:eastAsiaTheme="majorEastAsia" w:hAnsi="Castellar" w:cstheme="majorBidi"/>
          <w:b/>
          <w:bCs/>
          <w:color w:val="000000" w:themeColor="text1"/>
          <w:sz w:val="56"/>
          <w:szCs w:val="56"/>
        </w:rPr>
      </w:pPr>
      <w:r>
        <w:br w:type="page"/>
      </w:r>
    </w:p>
    <w:p w14:paraId="779A06CF" w14:textId="4AE3D0BC" w:rsidR="00E35F1F" w:rsidRDefault="00D31F38" w:rsidP="00D31F38">
      <w:pPr>
        <w:pStyle w:val="Heading1"/>
      </w:pPr>
      <w:bookmarkStart w:id="541" w:name="_Ref448228521"/>
      <w:bookmarkStart w:id="542" w:name="_Ref448228524"/>
      <w:bookmarkStart w:id="543" w:name="_Ref448471720"/>
      <w:bookmarkStart w:id="544" w:name="_Toc448696629"/>
      <w:r>
        <w:lastRenderedPageBreak/>
        <w:t>The Annual Psalis and Theotokia</w:t>
      </w:r>
      <w:bookmarkEnd w:id="541"/>
      <w:bookmarkEnd w:id="542"/>
      <w:bookmarkEnd w:id="543"/>
      <w:bookmarkEnd w:id="544"/>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45" w:name="_Toc448696630"/>
      <w:r>
        <w:lastRenderedPageBreak/>
        <w:t>Sunday</w:t>
      </w:r>
      <w:bookmarkEnd w:id="545"/>
    </w:p>
    <w:p w14:paraId="45726092" w14:textId="77777777" w:rsidR="00E35F1F" w:rsidRDefault="00E35F1F" w:rsidP="00E35F1F">
      <w:pPr>
        <w:pStyle w:val="Heading3"/>
        <w:rPr>
          <w:lang w:val="en-US"/>
        </w:rPr>
      </w:pPr>
      <w:bookmarkStart w:id="546" w:name="_Toc297322066"/>
      <w:bookmarkStart w:id="547" w:name="_Toc297407711"/>
      <w:bookmarkStart w:id="548" w:name="_Toc298445763"/>
      <w:bookmarkStart w:id="549" w:name="_Toc298447488"/>
      <w:bookmarkStart w:id="550" w:name="_Toc308441905"/>
      <w:r>
        <w:rPr>
          <w:lang w:val="en-US"/>
        </w:rPr>
        <w:t>The Sunday Psali for the Lord</w:t>
      </w:r>
      <w:bookmarkEnd w:id="546"/>
      <w:bookmarkEnd w:id="547"/>
      <w:bookmarkEnd w:id="548"/>
      <w:bookmarkEnd w:id="549"/>
      <w:bookmarkEnd w:id="550"/>
    </w:p>
    <w:p w14:paraId="136558CF" w14:textId="2DAE99D4" w:rsidR="006F0694" w:rsidRPr="00CE3852" w:rsidRDefault="00E35F1F" w:rsidP="006F0694">
      <w:pPr>
        <w:pStyle w:val="Heading5non-TOC"/>
        <w:rPr>
          <w:lang w:val="en-US"/>
        </w:rPr>
      </w:pPr>
      <w:commentRangeStart w:id="5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51"/>
      <w:r>
        <w:rPr>
          <w:rStyle w:val="CommentReference"/>
          <w:rFonts w:ascii="Garamond" w:eastAsiaTheme="minorHAnsi" w:hAnsi="Garamond" w:cstheme="minorBidi"/>
        </w:rPr>
        <w:commentReference w:id="5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52"/>
            <w:r w:rsidRPr="00FC3604">
              <w:t>ⲛⲏⲓ</w:t>
            </w:r>
            <w:commentRangeEnd w:id="552"/>
            <w:r>
              <w:rPr>
                <w:rStyle w:val="CommentReference"/>
                <w:rFonts w:ascii="Garamond" w:hAnsi="Garamond" w:cstheme="minorBidi"/>
                <w:noProof w:val="0"/>
                <w:lang w:val="en-CA"/>
              </w:rPr>
              <w:commentReference w:id="55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53"/>
            <w:r w:rsidRPr="005832A1">
              <w:t xml:space="preserve">praise </w:t>
            </w:r>
            <w:commentRangeEnd w:id="553"/>
            <w:r w:rsidRPr="005832A1">
              <w:rPr>
                <w:rStyle w:val="CommentReference"/>
                <w:rFonts w:eastAsiaTheme="minorHAnsi"/>
                <w:sz w:val="24"/>
              </w:rPr>
              <w:commentReference w:id="55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54"/>
            <w:r w:rsidRPr="005832A1">
              <w:t>Earth</w:t>
            </w:r>
            <w:commentRangeEnd w:id="554"/>
            <w:r w:rsidRPr="005832A1">
              <w:rPr>
                <w:rStyle w:val="CommentReference"/>
                <w:rFonts w:eastAsiaTheme="minorHAnsi"/>
                <w:sz w:val="24"/>
              </w:rPr>
              <w:commentReference w:id="55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5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55"/>
            <w:r>
              <w:rPr>
                <w:rStyle w:val="CommentReference"/>
                <w:rFonts w:ascii="Garamond" w:hAnsi="Garamond" w:cstheme="minorBidi"/>
                <w:noProof w:val="0"/>
                <w:lang w:val="en-CA"/>
              </w:rPr>
              <w:commentReference w:id="55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56"/>
            <w:r w:rsidRPr="005832A1">
              <w:t xml:space="preserve">Make haste </w:t>
            </w:r>
            <w:commentRangeEnd w:id="556"/>
            <w:r w:rsidRPr="005832A1">
              <w:rPr>
                <w:rStyle w:val="CommentReference"/>
                <w:rFonts w:eastAsiaTheme="minorHAnsi"/>
                <w:sz w:val="24"/>
              </w:rPr>
              <w:commentReference w:id="55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57"/>
            <w:r w:rsidRPr="005832A1">
              <w:rPr>
                <w:rFonts w:eastAsiaTheme="minorHAnsi"/>
              </w:rPr>
              <w:t xml:space="preserve">different </w:t>
            </w:r>
            <w:commentRangeEnd w:id="557"/>
            <w:r w:rsidRPr="005832A1">
              <w:rPr>
                <w:rStyle w:val="CommentReference"/>
                <w:rFonts w:eastAsiaTheme="minorHAnsi"/>
                <w:sz w:val="24"/>
              </w:rPr>
              <w:commentReference w:id="55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58"/>
            <w:r w:rsidRPr="005832A1">
              <w:t>truth</w:t>
            </w:r>
            <w:commentRangeEnd w:id="558"/>
            <w:r w:rsidRPr="005832A1">
              <w:rPr>
                <w:rStyle w:val="CommentReference"/>
                <w:rFonts w:eastAsiaTheme="minorHAnsi"/>
                <w:sz w:val="24"/>
              </w:rPr>
              <w:commentReference w:id="55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59"/>
            <w:r w:rsidRPr="005832A1">
              <w:t xml:space="preserve">longsuffering </w:t>
            </w:r>
            <w:commentRangeEnd w:id="559"/>
            <w:r w:rsidRPr="005832A1">
              <w:rPr>
                <w:rStyle w:val="CommentReference"/>
                <w:rFonts w:eastAsiaTheme="minorHAnsi"/>
                <w:sz w:val="24"/>
              </w:rPr>
              <w:commentReference w:id="55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0"/>
            <w:r w:rsidRPr="005832A1">
              <w:t xml:space="preserve">I rise </w:t>
            </w:r>
            <w:commentRangeEnd w:id="560"/>
            <w:r w:rsidRPr="005832A1">
              <w:rPr>
                <w:rStyle w:val="CommentReference"/>
                <w:rFonts w:eastAsiaTheme="minorHAnsi"/>
                <w:sz w:val="24"/>
              </w:rPr>
              <w:commentReference w:id="56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61"/>
            <w:r w:rsidRPr="005832A1">
              <w:t>sweet</w:t>
            </w:r>
            <w:commentRangeEnd w:id="561"/>
            <w:r w:rsidRPr="005832A1">
              <w:rPr>
                <w:rStyle w:val="CommentReference"/>
                <w:rFonts w:eastAsiaTheme="minorHAnsi"/>
                <w:sz w:val="24"/>
              </w:rPr>
              <w:commentReference w:id="56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62"/>
            <w:r w:rsidRPr="005832A1">
              <w:rPr>
                <w:rFonts w:eastAsiaTheme="minorHAnsi"/>
              </w:rPr>
              <w:t>Oh, how I love</w:t>
            </w:r>
            <w:commentRangeEnd w:id="562"/>
            <w:r w:rsidRPr="005832A1">
              <w:rPr>
                <w:rStyle w:val="CommentReference"/>
                <w:rFonts w:eastAsiaTheme="minorHAnsi"/>
                <w:sz w:val="24"/>
              </w:rPr>
              <w:commentReference w:id="56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63"/>
            <w:r w:rsidRPr="005832A1">
              <w:rPr>
                <w:rFonts w:eastAsiaTheme="minorHAnsi"/>
              </w:rPr>
              <w:t xml:space="preserve">of </w:t>
            </w:r>
            <w:commentRangeEnd w:id="563"/>
            <w:r w:rsidRPr="005832A1">
              <w:rPr>
                <w:rStyle w:val="CommentReference"/>
                <w:rFonts w:eastAsiaTheme="minorHAnsi"/>
                <w:sz w:val="24"/>
              </w:rPr>
              <w:commentReference w:id="56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64"/>
            <w:r w:rsidRPr="005832A1">
              <w:t>truth</w:t>
            </w:r>
            <w:commentRangeEnd w:id="564"/>
            <w:r w:rsidRPr="005832A1">
              <w:rPr>
                <w:rStyle w:val="CommentReference"/>
                <w:rFonts w:eastAsiaTheme="minorHAnsi"/>
                <w:sz w:val="24"/>
              </w:rPr>
              <w:commentReference w:id="564"/>
            </w:r>
            <w:r w:rsidR="008A107E">
              <w:rPr>
                <w:rStyle w:val="FootnoteReference"/>
              </w:rPr>
              <w:footnoteReference w:id="852"/>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65"/>
            <w:r w:rsidRPr="005832A1">
              <w:t xml:space="preserve">true </w:t>
            </w:r>
            <w:commentRangeEnd w:id="565"/>
            <w:r w:rsidRPr="005832A1">
              <w:rPr>
                <w:rStyle w:val="CommentReference"/>
                <w:rFonts w:eastAsiaTheme="minorHAnsi"/>
                <w:sz w:val="24"/>
              </w:rPr>
              <w:commentReference w:id="56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66"/>
            <w:r>
              <w:t xml:space="preserve">Whenever </w:t>
            </w:r>
            <w:commentRangeEnd w:id="566"/>
            <w:r>
              <w:rPr>
                <w:rStyle w:val="CommentReference"/>
                <w:rFonts w:eastAsiaTheme="minorHAnsi" w:cstheme="minorBidi"/>
                <w:color w:val="auto"/>
                <w:lang w:val="en-CA"/>
              </w:rPr>
              <w:commentReference w:id="566"/>
            </w:r>
            <w:r>
              <w:t>we</w:t>
            </w:r>
          </w:p>
          <w:p w14:paraId="1820B153" w14:textId="77777777" w:rsidR="00E35F1F" w:rsidRDefault="00E35F1F" w:rsidP="00E35F1F">
            <w:pPr>
              <w:pStyle w:val="EngHang"/>
            </w:pPr>
            <w:commentRangeStart w:id="567"/>
            <w:r>
              <w:t xml:space="preserve">Gather </w:t>
            </w:r>
            <w:commentRangeEnd w:id="567"/>
            <w:r>
              <w:rPr>
                <w:rStyle w:val="CommentReference"/>
                <w:rFonts w:eastAsiaTheme="minorHAnsi" w:cstheme="minorBidi"/>
                <w:color w:val="auto"/>
                <w:lang w:val="en-CA"/>
              </w:rPr>
              <w:commentReference w:id="56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68"/>
            <w:r>
              <w:t xml:space="preserve">will </w:t>
            </w:r>
            <w:commentRangeEnd w:id="568"/>
            <w:r>
              <w:rPr>
                <w:rStyle w:val="CommentReference"/>
                <w:rFonts w:eastAsiaTheme="minorHAnsi" w:cstheme="minorBidi"/>
                <w:color w:val="auto"/>
                <w:lang w:val="en-CA"/>
              </w:rPr>
              <w:commentReference w:id="56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69"/>
            <w:r>
              <w:t xml:space="preserve">Deliver </w:t>
            </w:r>
            <w:commentRangeEnd w:id="569"/>
            <w:r>
              <w:rPr>
                <w:rStyle w:val="CommentReference"/>
                <w:rFonts w:eastAsiaTheme="minorHAnsi" w:cstheme="minorBidi"/>
                <w:color w:val="auto"/>
                <w:lang w:val="en-CA"/>
              </w:rPr>
              <w:commentReference w:id="569"/>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0"/>
            <w:r w:rsidRPr="00A16DFE">
              <w:rPr>
                <w:rFonts w:eastAsiaTheme="minorHAnsi"/>
              </w:rPr>
              <w:t xml:space="preserve">come </w:t>
            </w:r>
            <w:commentRangeEnd w:id="570"/>
            <w:r>
              <w:rPr>
                <w:rStyle w:val="CommentReference"/>
                <w:rFonts w:eastAsiaTheme="minorHAnsi" w:cstheme="minorBidi"/>
                <w:color w:val="auto"/>
                <w:lang w:val="en-CA"/>
              </w:rPr>
              <w:commentReference w:id="57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71"/>
            <w:r>
              <w:rPr>
                <w:rFonts w:eastAsiaTheme="minorHAnsi"/>
              </w:rPr>
              <w:t>be</w:t>
            </w:r>
            <w:r w:rsidRPr="00A16DFE">
              <w:rPr>
                <w:rFonts w:eastAsiaTheme="minorHAnsi"/>
              </w:rPr>
              <w:t xml:space="preserve"> </w:t>
            </w:r>
            <w:commentRangeEnd w:id="571"/>
            <w:r>
              <w:rPr>
                <w:rStyle w:val="CommentReference"/>
                <w:rFonts w:eastAsiaTheme="minorHAnsi" w:cstheme="minorBidi"/>
                <w:color w:val="auto"/>
                <w:lang w:val="en-CA"/>
              </w:rPr>
              <w:commentReference w:id="57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72" w:name="_Toc297322067"/>
      <w:bookmarkStart w:id="573" w:name="_Toc297407712"/>
      <w:bookmarkStart w:id="574" w:name="_Toc298445764"/>
      <w:bookmarkStart w:id="575" w:name="_Toc298681249"/>
      <w:bookmarkStart w:id="576" w:name="_Toc298447489"/>
      <w:bookmarkStart w:id="577" w:name="_Toc308441906"/>
      <w:r>
        <w:rPr>
          <w:lang w:val="en-US"/>
        </w:rPr>
        <w:lastRenderedPageBreak/>
        <w:t>The Sunday Theotokia</w:t>
      </w:r>
      <w:bookmarkEnd w:id="572"/>
      <w:bookmarkEnd w:id="573"/>
      <w:bookmarkEnd w:id="574"/>
      <w:bookmarkEnd w:id="575"/>
      <w:bookmarkEnd w:id="576"/>
      <w:bookmarkEnd w:id="577"/>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78" w:name="_Toc298445765"/>
      <w:bookmarkStart w:id="579" w:name="_Toc298681250"/>
      <w:bookmarkStart w:id="580" w:name="_Toc298447490"/>
      <w:r>
        <w:rPr>
          <w:lang w:val="en-US"/>
        </w:rPr>
        <w:t>Part One</w:t>
      </w:r>
      <w:bookmarkEnd w:id="578"/>
      <w:bookmarkEnd w:id="579"/>
      <w:bookmarkEnd w:id="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81"/>
            <w:r w:rsidRPr="007425E1">
              <w:rPr>
                <w:rFonts w:eastAsiaTheme="minorHAnsi"/>
              </w:rPr>
              <w:t>Of the Covenant</w:t>
            </w:r>
            <w:commentRangeEnd w:id="581"/>
            <w:r>
              <w:rPr>
                <w:rStyle w:val="CommentReference"/>
                <w:rFonts w:eastAsiaTheme="minorHAnsi" w:cstheme="minorBidi"/>
                <w:color w:val="auto"/>
                <w:lang w:val="en-CA"/>
              </w:rPr>
              <w:commentReference w:id="581"/>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82"/>
            <w:r>
              <w:rPr>
                <w:rFonts w:eastAsiaTheme="minorHAnsi"/>
              </w:rPr>
              <w:t>sprinkling</w:t>
            </w:r>
            <w:commentRangeEnd w:id="582"/>
            <w:r>
              <w:rPr>
                <w:rStyle w:val="CommentReference"/>
                <w:rFonts w:eastAsiaTheme="minorHAnsi" w:cstheme="minorBidi"/>
                <w:color w:val="auto"/>
                <w:lang w:val="en-CA"/>
              </w:rPr>
              <w:commentReference w:id="582"/>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83"/>
            <w:r>
              <w:rPr>
                <w:rFonts w:eastAsiaTheme="minorHAnsi"/>
              </w:rPr>
              <w:t>dwelt</w:t>
            </w:r>
            <w:commentRangeEnd w:id="583"/>
            <w:r>
              <w:rPr>
                <w:rStyle w:val="CommentReference"/>
                <w:rFonts w:eastAsiaTheme="minorHAnsi" w:cstheme="minorBidi"/>
                <w:color w:val="auto"/>
                <w:lang w:val="en-CA"/>
              </w:rPr>
              <w:commentReference w:id="583"/>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84"/>
            <w:r>
              <w:t xml:space="preserve">Magnify </w:t>
            </w:r>
            <w:commentRangeEnd w:id="584"/>
            <w:r>
              <w:rPr>
                <w:rStyle w:val="CommentReference"/>
                <w:rFonts w:eastAsiaTheme="minorHAnsi" w:cstheme="minorBidi"/>
                <w:color w:val="auto"/>
                <w:lang w:val="en-CA"/>
              </w:rPr>
              <w:commentReference w:id="584"/>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85"/>
            <w:r>
              <w:t xml:space="preserve">obtain </w:t>
            </w:r>
            <w:commentRangeEnd w:id="585"/>
            <w:r>
              <w:rPr>
                <w:rStyle w:val="CommentReference"/>
                <w:rFonts w:eastAsiaTheme="minorHAnsi" w:cstheme="minorBidi"/>
                <w:color w:val="auto"/>
                <w:lang w:val="en-CA"/>
              </w:rPr>
              <w:commentReference w:id="585"/>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DC7CDAB" w14:textId="77777777" w:rsidR="00E35F1F" w:rsidRDefault="00E35F1F" w:rsidP="00E35F1F">
      <w:pPr>
        <w:pStyle w:val="Heading6"/>
      </w:pPr>
      <w:bookmarkStart w:id="586" w:name="_Toc298445766"/>
      <w:bookmarkStart w:id="587" w:name="_Toc298681251"/>
      <w:bookmarkStart w:id="588" w:name="_Toc298447491"/>
      <w:r>
        <w:t>Part Two</w:t>
      </w:r>
      <w:bookmarkEnd w:id="586"/>
      <w:bookmarkEnd w:id="587"/>
      <w:bookmarkEnd w:id="588"/>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89"/>
            <w:r>
              <w:rPr>
                <w:rFonts w:eastAsiaTheme="minorHAnsi"/>
              </w:rPr>
              <w:t xml:space="preserve">type </w:t>
            </w:r>
            <w:commentRangeEnd w:id="589"/>
            <w:r>
              <w:rPr>
                <w:rStyle w:val="CommentReference"/>
                <w:rFonts w:eastAsiaTheme="minorHAnsi" w:cstheme="minorBidi"/>
                <w:color w:val="auto"/>
                <w:lang w:val="en-CA"/>
              </w:rPr>
              <w:commentReference w:id="589"/>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0"/>
            <w:r>
              <w:t xml:space="preserve">one </w:t>
            </w:r>
            <w:commentRangeEnd w:id="590"/>
            <w:r>
              <w:rPr>
                <w:rStyle w:val="CommentReference"/>
                <w:rFonts w:eastAsiaTheme="minorHAnsi" w:cstheme="minorBidi"/>
                <w:color w:val="auto"/>
                <w:lang w:val="en-CA"/>
              </w:rPr>
              <w:commentReference w:id="590"/>
            </w:r>
            <w:r>
              <w:t>from two,</w:t>
            </w:r>
          </w:p>
          <w:p w14:paraId="12509199" w14:textId="77777777" w:rsidR="00E35F1F" w:rsidRDefault="00E35F1F" w:rsidP="00E35F1F">
            <w:pPr>
              <w:pStyle w:val="EngHang"/>
            </w:pPr>
            <w:r>
              <w:t xml:space="preserve">A </w:t>
            </w:r>
            <w:commentRangeStart w:id="591"/>
            <w:r>
              <w:t xml:space="preserve">Holy </w:t>
            </w:r>
            <w:commentRangeEnd w:id="591"/>
            <w:r>
              <w:rPr>
                <w:rStyle w:val="CommentReference"/>
                <w:rFonts w:eastAsiaTheme="minorHAnsi" w:cstheme="minorBidi"/>
                <w:color w:val="auto"/>
                <w:lang w:val="en-CA"/>
              </w:rPr>
              <w:commentReference w:id="591"/>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592"/>
            <w:r>
              <w:rPr>
                <w:rFonts w:eastAsiaTheme="minorHAnsi"/>
              </w:rPr>
              <w:t xml:space="preserve">Begotten </w:t>
            </w:r>
            <w:commentRangeEnd w:id="592"/>
            <w:r>
              <w:rPr>
                <w:rStyle w:val="CommentReference"/>
                <w:rFonts w:eastAsiaTheme="minorHAnsi" w:cstheme="minorBidi"/>
                <w:color w:val="auto"/>
                <w:lang w:val="en-CA"/>
              </w:rPr>
              <w:commentReference w:id="592"/>
            </w:r>
            <w:r>
              <w:rPr>
                <w:rFonts w:eastAsiaTheme="minorHAnsi"/>
              </w:rPr>
              <w:t>without seed,</w:t>
            </w:r>
          </w:p>
          <w:p w14:paraId="47914132" w14:textId="77777777" w:rsidR="00E35F1F" w:rsidRDefault="00E35F1F" w:rsidP="00E35F1F">
            <w:pPr>
              <w:pStyle w:val="EngHang"/>
              <w:rPr>
                <w:rFonts w:eastAsiaTheme="minorHAnsi"/>
              </w:rPr>
            </w:pPr>
            <w:commentRangeStart w:id="593"/>
            <w:r>
              <w:rPr>
                <w:rFonts w:eastAsiaTheme="minorHAnsi"/>
              </w:rPr>
              <w:t xml:space="preserve">Consubstantial </w:t>
            </w:r>
            <w:commentRangeEnd w:id="593"/>
            <w:r>
              <w:rPr>
                <w:rStyle w:val="CommentReference"/>
                <w:rFonts w:eastAsiaTheme="minorHAnsi" w:cstheme="minorBidi"/>
                <w:color w:val="auto"/>
                <w:lang w:val="en-CA"/>
              </w:rPr>
              <w:commentReference w:id="593"/>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594"/>
            <w:r>
              <w:rPr>
                <w:rFonts w:eastAsiaTheme="minorHAnsi"/>
              </w:rPr>
              <w:t xml:space="preserve">made one </w:t>
            </w:r>
            <w:commentRangeEnd w:id="594"/>
            <w:r>
              <w:rPr>
                <w:rStyle w:val="CommentReference"/>
                <w:rFonts w:eastAsiaTheme="minorHAnsi" w:cstheme="minorBidi"/>
                <w:color w:val="auto"/>
                <w:lang w:val="en-CA"/>
              </w:rPr>
              <w:commentReference w:id="594"/>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595"/>
            <w:r>
              <w:t xml:space="preserve">The </w:t>
            </w:r>
            <w:commentRangeEnd w:id="595"/>
            <w:r>
              <w:rPr>
                <w:rStyle w:val="CommentReference"/>
                <w:rFonts w:eastAsiaTheme="minorHAnsi" w:cstheme="minorBidi"/>
                <w:color w:val="auto"/>
                <w:lang w:val="en-CA"/>
              </w:rPr>
              <w:commentReference w:id="595"/>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596"/>
            <w:r>
              <w:rPr>
                <w:rFonts w:eastAsiaTheme="minorHAnsi"/>
              </w:rPr>
              <w:t xml:space="preserve">Purple </w:t>
            </w:r>
            <w:commentRangeEnd w:id="596"/>
            <w:r>
              <w:rPr>
                <w:rStyle w:val="CommentReference"/>
                <w:rFonts w:eastAsiaTheme="minorHAnsi" w:cstheme="minorBidi"/>
                <w:color w:val="auto"/>
                <w:lang w:val="en-CA"/>
              </w:rPr>
              <w:commentReference w:id="596"/>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597"/>
            <w:r>
              <w:rPr>
                <w:rFonts w:eastAsiaTheme="minorHAnsi"/>
              </w:rPr>
              <w:t xml:space="preserve">fine </w:t>
            </w:r>
            <w:commentRangeEnd w:id="597"/>
            <w:r>
              <w:rPr>
                <w:rStyle w:val="CommentReference"/>
                <w:rFonts w:eastAsiaTheme="minorHAnsi" w:cstheme="minorBidi"/>
                <w:color w:val="auto"/>
                <w:lang w:val="en-CA"/>
              </w:rPr>
              <w:commentReference w:id="597"/>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598"/>
            <w:r>
              <w:rPr>
                <w:rFonts w:eastAsiaTheme="minorHAnsi"/>
              </w:rPr>
              <w:t xml:space="preserve">wood </w:t>
            </w:r>
            <w:commentRangeEnd w:id="598"/>
            <w:r>
              <w:rPr>
                <w:rStyle w:val="CommentReference"/>
                <w:rFonts w:eastAsiaTheme="minorHAnsi" w:cstheme="minorBidi"/>
                <w:color w:val="auto"/>
                <w:lang w:val="en-CA"/>
              </w:rPr>
              <w:commentReference w:id="598"/>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599"/>
            <w:r>
              <w:t xml:space="preserve">Magnify </w:t>
            </w:r>
            <w:commentRangeEnd w:id="599"/>
            <w:r>
              <w:rPr>
                <w:rStyle w:val="CommentReference"/>
                <w:rFonts w:eastAsiaTheme="minorHAnsi" w:cstheme="minorBidi"/>
                <w:color w:val="auto"/>
                <w:lang w:val="en-CA"/>
              </w:rPr>
              <w:commentReference w:id="599"/>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0"/>
            <w:r>
              <w:t xml:space="preserve">obtain </w:t>
            </w:r>
            <w:commentRangeEnd w:id="600"/>
            <w:r>
              <w:rPr>
                <w:rStyle w:val="CommentReference"/>
                <w:rFonts w:eastAsiaTheme="minorHAnsi" w:cstheme="minorBidi"/>
                <w:color w:val="auto"/>
                <w:lang w:val="en-CA"/>
              </w:rPr>
              <w:commentReference w:id="600"/>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BEA0D47" w14:textId="77777777" w:rsidR="00E35F1F" w:rsidRDefault="00E35F1F" w:rsidP="00E35F1F">
      <w:pPr>
        <w:pStyle w:val="Heading6"/>
      </w:pPr>
      <w:bookmarkStart w:id="601" w:name="_Toc298445767"/>
      <w:bookmarkStart w:id="602" w:name="_Toc298681252"/>
      <w:bookmarkStart w:id="603" w:name="_Toc298447492"/>
      <w:r>
        <w:t>Part Three</w:t>
      </w:r>
      <w:bookmarkEnd w:id="601"/>
      <w:bookmarkEnd w:id="602"/>
      <w:bookmarkEnd w:id="603"/>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04"/>
            <w:r>
              <w:rPr>
                <w:rFonts w:eastAsiaTheme="minorHAnsi"/>
              </w:rPr>
              <w:t>Cherubs</w:t>
            </w:r>
            <w:commentRangeEnd w:id="604"/>
            <w:r>
              <w:rPr>
                <w:rStyle w:val="CommentReference"/>
                <w:rFonts w:eastAsiaTheme="minorHAnsi" w:cstheme="minorBidi"/>
                <w:color w:val="auto"/>
                <w:lang w:val="en-CA"/>
              </w:rPr>
              <w:commentReference w:id="604"/>
            </w:r>
          </w:p>
          <w:p w14:paraId="338C43D3" w14:textId="65EF4612" w:rsidR="00E35F1F" w:rsidRPr="001A0083" w:rsidRDefault="00E35F1F" w:rsidP="00E35F1F">
            <w:pPr>
              <w:pStyle w:val="EngHangEnd"/>
            </w:pPr>
            <w:commentRangeStart w:id="605"/>
            <w:r>
              <w:rPr>
                <w:rFonts w:eastAsiaTheme="minorHAnsi"/>
              </w:rPr>
              <w:t xml:space="preserve">Forged </w:t>
            </w:r>
            <w:commentRangeEnd w:id="605"/>
            <w:r>
              <w:rPr>
                <w:rStyle w:val="CommentReference"/>
                <w:rFonts w:eastAsiaTheme="minorHAnsi" w:cstheme="minorBidi"/>
                <w:color w:val="auto"/>
                <w:lang w:val="en-CA"/>
              </w:rPr>
              <w:commentReference w:id="605"/>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06"/>
            <w:r>
              <w:t xml:space="preserve">Always </w:t>
            </w:r>
            <w:commentRangeEnd w:id="606"/>
            <w:r>
              <w:rPr>
                <w:rStyle w:val="CommentReference"/>
                <w:rFonts w:eastAsiaTheme="minorHAnsi" w:cstheme="minorBidi"/>
                <w:color w:val="auto"/>
                <w:lang w:val="en-CA"/>
              </w:rPr>
              <w:commentReference w:id="606"/>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07"/>
            <w:r>
              <w:rPr>
                <w:rFonts w:eastAsiaTheme="minorHAnsi"/>
              </w:rPr>
              <w:t xml:space="preserve">Overshadowed </w:t>
            </w:r>
            <w:commentRangeEnd w:id="607"/>
            <w:r>
              <w:rPr>
                <w:rStyle w:val="CommentReference"/>
                <w:rFonts w:eastAsiaTheme="minorHAnsi" w:cstheme="minorBidi"/>
                <w:color w:val="auto"/>
                <w:lang w:val="en-CA"/>
              </w:rPr>
              <w:commentReference w:id="607"/>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08"/>
            <w:r>
              <w:rPr>
                <w:rFonts w:eastAsiaTheme="minorHAnsi"/>
              </w:rPr>
              <w:t xml:space="preserve">sin </w:t>
            </w:r>
            <w:commentRangeEnd w:id="608"/>
            <w:r>
              <w:rPr>
                <w:rStyle w:val="CommentReference"/>
                <w:rFonts w:eastAsiaTheme="minorHAnsi" w:cstheme="minorBidi"/>
                <w:color w:val="auto"/>
                <w:lang w:val="en-CA"/>
              </w:rPr>
              <w:commentReference w:id="608"/>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09"/>
            <w:r>
              <w:t xml:space="preserve">Magnify </w:t>
            </w:r>
            <w:commentRangeEnd w:id="609"/>
            <w:r>
              <w:rPr>
                <w:rStyle w:val="CommentReference"/>
                <w:rFonts w:eastAsiaTheme="minorHAnsi" w:cstheme="minorBidi"/>
                <w:color w:val="auto"/>
                <w:lang w:val="en-CA"/>
              </w:rPr>
              <w:commentReference w:id="609"/>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0"/>
            <w:r>
              <w:t xml:space="preserve">obtain </w:t>
            </w:r>
            <w:commentRangeEnd w:id="610"/>
            <w:r>
              <w:rPr>
                <w:rStyle w:val="CommentReference"/>
                <w:rFonts w:eastAsiaTheme="minorHAnsi" w:cstheme="minorBidi"/>
                <w:color w:val="auto"/>
                <w:lang w:val="en-CA"/>
              </w:rPr>
              <w:commentReference w:id="610"/>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D164714" w14:textId="77777777" w:rsidR="00E35F1F" w:rsidRDefault="00E35F1F" w:rsidP="00E35F1F">
      <w:pPr>
        <w:pStyle w:val="Heading6"/>
      </w:pPr>
      <w:bookmarkStart w:id="611" w:name="_Toc298445768"/>
      <w:bookmarkStart w:id="612" w:name="_Toc298681253"/>
      <w:bookmarkStart w:id="613" w:name="_Toc298447493"/>
      <w:r>
        <w:t>Part Four</w:t>
      </w:r>
      <w:bookmarkEnd w:id="611"/>
      <w:bookmarkEnd w:id="612"/>
      <w:bookmarkEnd w:id="613"/>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14"/>
            <w:r>
              <w:t xml:space="preserve">you </w:t>
            </w:r>
            <w:commentRangeEnd w:id="614"/>
            <w:r>
              <w:rPr>
                <w:rStyle w:val="CommentReference"/>
                <w:rFonts w:eastAsiaTheme="minorHAnsi" w:cstheme="minorBidi"/>
                <w:color w:val="auto"/>
                <w:lang w:val="en-CA"/>
              </w:rPr>
              <w:commentReference w:id="614"/>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15"/>
            <w:r>
              <w:rPr>
                <w:rFonts w:eastAsiaTheme="minorHAnsi"/>
              </w:rPr>
              <w:t xml:space="preserve">for </w:t>
            </w:r>
            <w:commentRangeEnd w:id="615"/>
            <w:r>
              <w:rPr>
                <w:rStyle w:val="CommentReference"/>
                <w:rFonts w:eastAsiaTheme="minorHAnsi" w:cstheme="minorBidi"/>
                <w:color w:val="auto"/>
                <w:lang w:val="en-CA"/>
              </w:rPr>
              <w:commentReference w:id="615"/>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16"/>
            <w:r>
              <w:t xml:space="preserve">Magnify </w:t>
            </w:r>
            <w:commentRangeEnd w:id="616"/>
            <w:r>
              <w:rPr>
                <w:rStyle w:val="CommentReference"/>
                <w:rFonts w:eastAsiaTheme="minorHAnsi" w:cstheme="minorBidi"/>
                <w:color w:val="auto"/>
                <w:lang w:val="en-CA"/>
              </w:rPr>
              <w:commentReference w:id="616"/>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17"/>
            <w:r>
              <w:t xml:space="preserve">obtain </w:t>
            </w:r>
            <w:commentRangeEnd w:id="617"/>
            <w:r>
              <w:rPr>
                <w:rStyle w:val="CommentReference"/>
                <w:rFonts w:eastAsiaTheme="minorHAnsi" w:cstheme="minorBidi"/>
                <w:color w:val="auto"/>
                <w:lang w:val="en-CA"/>
              </w:rPr>
              <w:commentReference w:id="617"/>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582586D" w14:textId="77777777" w:rsidR="00E35F1F" w:rsidRDefault="00E35F1F" w:rsidP="00E35F1F">
      <w:pPr>
        <w:pStyle w:val="Heading6"/>
      </w:pPr>
      <w:bookmarkStart w:id="618" w:name="_Toc298445769"/>
      <w:bookmarkStart w:id="619" w:name="_Toc298681254"/>
      <w:bookmarkStart w:id="620" w:name="_Toc298447494"/>
      <w:r>
        <w:t>Part Five</w:t>
      </w:r>
      <w:bookmarkEnd w:id="618"/>
      <w:bookmarkEnd w:id="619"/>
      <w:bookmarkEnd w:id="620"/>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21"/>
            <w:r w:rsidR="00E35F1F">
              <w:rPr>
                <w:rFonts w:eastAsiaTheme="minorHAnsi"/>
              </w:rPr>
              <w:t xml:space="preserve">burning </w:t>
            </w:r>
            <w:commentRangeEnd w:id="621"/>
            <w:r w:rsidR="00E35F1F">
              <w:rPr>
                <w:rStyle w:val="CommentReference"/>
                <w:rFonts w:eastAsiaTheme="minorHAnsi" w:cstheme="minorBidi"/>
                <w:color w:val="auto"/>
                <w:lang w:val="en-CA"/>
              </w:rPr>
              <w:commentReference w:id="621"/>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22"/>
            <w:r>
              <w:rPr>
                <w:rFonts w:eastAsiaTheme="minorHAnsi"/>
              </w:rPr>
              <w:t>manifestation</w:t>
            </w:r>
            <w:commentRangeEnd w:id="622"/>
            <w:r>
              <w:rPr>
                <w:rStyle w:val="CommentReference"/>
                <w:rFonts w:eastAsiaTheme="minorHAnsi" w:cstheme="minorBidi"/>
                <w:color w:val="auto"/>
                <w:lang w:val="en-CA"/>
              </w:rPr>
              <w:commentReference w:id="622"/>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23"/>
            <w:r>
              <w:rPr>
                <w:rFonts w:eastAsiaTheme="minorHAnsi"/>
              </w:rPr>
              <w:t xml:space="preserve">carried </w:t>
            </w:r>
            <w:commentRangeEnd w:id="623"/>
            <w:r>
              <w:rPr>
                <w:rStyle w:val="CommentReference"/>
                <w:rFonts w:eastAsiaTheme="minorHAnsi" w:cstheme="minorBidi"/>
                <w:color w:val="auto"/>
                <w:lang w:val="en-CA"/>
              </w:rPr>
              <w:commentReference w:id="623"/>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24"/>
            <w:r>
              <w:rPr>
                <w:rFonts w:eastAsiaTheme="minorHAnsi"/>
              </w:rPr>
              <w:t xml:space="preserve">Gives light to </w:t>
            </w:r>
            <w:commentRangeEnd w:id="624"/>
            <w:r>
              <w:rPr>
                <w:rStyle w:val="CommentReference"/>
                <w:rFonts w:eastAsiaTheme="minorHAnsi" w:cstheme="minorBidi"/>
                <w:color w:val="auto"/>
                <w:lang w:val="en-CA"/>
              </w:rPr>
              <w:commentReference w:id="624"/>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25"/>
            <w:r>
              <w:t xml:space="preserve">Magnify </w:t>
            </w:r>
            <w:commentRangeEnd w:id="625"/>
            <w:r>
              <w:rPr>
                <w:rStyle w:val="CommentReference"/>
                <w:rFonts w:eastAsiaTheme="minorHAnsi" w:cstheme="minorBidi"/>
                <w:color w:val="auto"/>
                <w:lang w:val="en-CA"/>
              </w:rPr>
              <w:commentReference w:id="625"/>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26"/>
            <w:r>
              <w:t xml:space="preserve">obtain </w:t>
            </w:r>
            <w:commentRangeEnd w:id="626"/>
            <w:r>
              <w:rPr>
                <w:rStyle w:val="CommentReference"/>
                <w:rFonts w:eastAsiaTheme="minorHAnsi" w:cstheme="minorBidi"/>
                <w:color w:val="auto"/>
                <w:lang w:val="en-CA"/>
              </w:rPr>
              <w:commentReference w:id="626"/>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7DD474D9" w14:textId="77777777" w:rsidR="00E35F1F" w:rsidRDefault="00E35F1F" w:rsidP="00E35F1F">
      <w:pPr>
        <w:pStyle w:val="Heading6"/>
      </w:pPr>
      <w:bookmarkStart w:id="627" w:name="_Toc298445770"/>
      <w:bookmarkStart w:id="628" w:name="_Toc298681255"/>
      <w:bookmarkStart w:id="629" w:name="_Toc298447495"/>
      <w:r>
        <w:t>Part Six</w:t>
      </w:r>
      <w:bookmarkEnd w:id="627"/>
      <w:bookmarkEnd w:id="628"/>
      <w:bookmarkEnd w:id="629"/>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0"/>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0"/>
            <w:r>
              <w:rPr>
                <w:rStyle w:val="CommentReference"/>
                <w:rFonts w:eastAsiaTheme="minorHAnsi" w:cstheme="minorBidi"/>
                <w:color w:val="auto"/>
                <w:lang w:val="en-CA"/>
              </w:rPr>
              <w:commentReference w:id="630"/>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31"/>
            <w:r>
              <w:rPr>
                <w:rFonts w:eastAsiaTheme="minorHAnsi"/>
              </w:rPr>
              <w:t xml:space="preserve">Upon </w:t>
            </w:r>
            <w:commentRangeEnd w:id="631"/>
            <w:r>
              <w:rPr>
                <w:rStyle w:val="CommentReference"/>
                <w:rFonts w:eastAsiaTheme="minorHAnsi" w:cstheme="minorBidi"/>
                <w:color w:val="auto"/>
                <w:lang w:val="en-CA"/>
              </w:rPr>
              <w:commentReference w:id="631"/>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32"/>
            <w:r>
              <w:t xml:space="preserve">Magnify </w:t>
            </w:r>
            <w:commentRangeEnd w:id="632"/>
            <w:r>
              <w:rPr>
                <w:rStyle w:val="CommentReference"/>
                <w:rFonts w:eastAsiaTheme="minorHAnsi" w:cstheme="minorBidi"/>
                <w:color w:val="auto"/>
                <w:lang w:val="en-CA"/>
              </w:rPr>
              <w:commentReference w:id="632"/>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33"/>
            <w:r>
              <w:t xml:space="preserve">obtain </w:t>
            </w:r>
            <w:commentRangeEnd w:id="633"/>
            <w:r>
              <w:rPr>
                <w:rStyle w:val="CommentReference"/>
                <w:rFonts w:eastAsiaTheme="minorHAnsi" w:cstheme="minorBidi"/>
                <w:color w:val="auto"/>
                <w:lang w:val="en-CA"/>
              </w:rPr>
              <w:commentReference w:id="633"/>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77777777" w:rsidR="00E35F1F" w:rsidRDefault="00E35F1F" w:rsidP="00E35F1F">
      <w:pPr>
        <w:pStyle w:val="Heading6"/>
      </w:pPr>
      <w:bookmarkStart w:id="634" w:name="_Toc298445771"/>
      <w:bookmarkStart w:id="635" w:name="_Toc298681256"/>
      <w:bookmarkStart w:id="636" w:name="_Toc298447496"/>
      <w:bookmarkStart w:id="637" w:name="_Ref299211949"/>
      <w:r>
        <w:t>The Gospel According the St. Luke</w:t>
      </w:r>
      <w:bookmarkEnd w:id="634"/>
      <w:bookmarkEnd w:id="635"/>
      <w:bookmarkEnd w:id="636"/>
      <w:bookmarkEnd w:id="6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35F1F" w14:paraId="752622EB" w14:textId="77777777" w:rsidTr="00E35F1F">
        <w:tc>
          <w:tcPr>
            <w:tcW w:w="4536" w:type="dxa"/>
          </w:tcPr>
          <w:p w14:paraId="3A9AA2B6" w14:textId="4A2455C9" w:rsidR="00E35F1F" w:rsidRDefault="00E35F1F" w:rsidP="00412DAA">
            <w:pPr>
              <w:pStyle w:val="EngIndEnd"/>
              <w:jc w:val="both"/>
            </w:pPr>
            <w:r>
              <w:t xml:space="preserve">Now, O my Master, You </w:t>
            </w:r>
            <w:r w:rsidR="00412DAA">
              <w:t>are letting</w:t>
            </w:r>
            <w:r>
              <w:t xml:space="preserve"> Your servant depart i</w:t>
            </w:r>
            <w:r w:rsidR="00412DAA">
              <w:t>n peace, according to Your word,</w:t>
            </w:r>
            <w:r>
              <w:t xml:space="preserve">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5960E460" w14:textId="77777777" w:rsidR="00E35F1F" w:rsidRDefault="00E35F1F" w:rsidP="00E35F1F"/>
        </w:tc>
      </w:tr>
    </w:tbl>
    <w:p w14:paraId="53168EBA" w14:textId="77777777" w:rsidR="00E35F1F" w:rsidRDefault="00E35F1F" w:rsidP="00E35F1F">
      <w:pPr>
        <w:pStyle w:val="Heading6"/>
      </w:pPr>
      <w:bookmarkStart w:id="638" w:name="_Toc298445772"/>
      <w:bookmarkStart w:id="639" w:name="_Toc298681257"/>
      <w:bookmarkStart w:id="640" w:name="_Toc298447497"/>
      <w:r>
        <w:t xml:space="preserve">Part </w:t>
      </w:r>
      <w:bookmarkEnd w:id="638"/>
      <w:bookmarkEnd w:id="639"/>
      <w:bookmarkEnd w:id="640"/>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41"/>
            <w:r>
              <w:rPr>
                <w:rFonts w:eastAsiaTheme="minorHAnsi"/>
              </w:rPr>
              <w:t>truth</w:t>
            </w:r>
            <w:commentRangeEnd w:id="641"/>
            <w:r>
              <w:rPr>
                <w:rStyle w:val="CommentReference"/>
                <w:rFonts w:eastAsiaTheme="minorHAnsi" w:cstheme="minorBidi"/>
                <w:color w:val="auto"/>
                <w:lang w:val="en-CA"/>
              </w:rPr>
              <w:commentReference w:id="641"/>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42"/>
            <w:r>
              <w:rPr>
                <w:rFonts w:eastAsiaTheme="minorHAnsi"/>
              </w:rPr>
              <w:t xml:space="preserve">a </w:t>
            </w:r>
            <w:commentRangeEnd w:id="642"/>
            <w:r>
              <w:rPr>
                <w:rStyle w:val="CommentReference"/>
                <w:rFonts w:eastAsiaTheme="minorHAnsi" w:cstheme="minorBidi"/>
                <w:color w:val="auto"/>
                <w:lang w:val="en-CA"/>
              </w:rPr>
              <w:commentReference w:id="642"/>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43"/>
            <w:r>
              <w:rPr>
                <w:rFonts w:eastAsiaTheme="minorHAnsi"/>
              </w:rPr>
              <w:t xml:space="preserve">holy </w:t>
            </w:r>
            <w:commentRangeEnd w:id="643"/>
            <w:r>
              <w:rPr>
                <w:rStyle w:val="CommentReference"/>
                <w:rFonts w:eastAsiaTheme="minorHAnsi" w:cstheme="minorBidi"/>
                <w:color w:val="auto"/>
                <w:lang w:val="en-CA"/>
              </w:rPr>
              <w:commentReference w:id="643"/>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44"/>
            <w:r>
              <w:rPr>
                <w:rFonts w:eastAsiaTheme="minorHAnsi"/>
              </w:rPr>
              <w:t xml:space="preserve">abode </w:t>
            </w:r>
            <w:commentRangeEnd w:id="644"/>
            <w:r>
              <w:rPr>
                <w:rStyle w:val="CommentReference"/>
                <w:rFonts w:eastAsiaTheme="minorHAnsi" w:cstheme="minorBidi"/>
                <w:color w:val="auto"/>
                <w:lang w:val="en-CA"/>
              </w:rPr>
              <w:commentReference w:id="644"/>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47" w:name="_Toc298445773"/>
      <w:bookmarkStart w:id="648" w:name="_Toc298681258"/>
      <w:bookmarkStart w:id="649" w:name="_Toc298447498"/>
      <w:r>
        <w:t>Part Seven (Modern Part Eight)</w:t>
      </w:r>
      <w:bookmarkEnd w:id="647"/>
      <w:bookmarkEnd w:id="648"/>
      <w:bookmarkEnd w:id="649"/>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0"/>
            <w:r>
              <w:rPr>
                <w:rFonts w:eastAsiaTheme="minorHAnsi"/>
              </w:rPr>
              <w:t>O Lord of all.</w:t>
            </w:r>
            <w:commentRangeEnd w:id="650"/>
            <w:r>
              <w:rPr>
                <w:rStyle w:val="CommentReference"/>
                <w:rFonts w:eastAsiaTheme="minorHAnsi" w:cstheme="minorBidi"/>
                <w:color w:val="auto"/>
                <w:lang w:val="en-CA"/>
              </w:rPr>
              <w:commentReference w:id="650"/>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51"/>
            <w:r>
              <w:rPr>
                <w:rFonts w:eastAsiaTheme="minorHAnsi"/>
              </w:rPr>
              <w:t>The True One who came</w:t>
            </w:r>
            <w:commentRangeEnd w:id="651"/>
            <w:r>
              <w:rPr>
                <w:rStyle w:val="CommentReference"/>
                <w:rFonts w:eastAsiaTheme="minorHAnsi" w:cstheme="minorBidi"/>
                <w:color w:val="auto"/>
                <w:lang w:val="en-CA"/>
              </w:rPr>
              <w:commentReference w:id="651"/>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52"/>
            <w:r>
              <w:rPr>
                <w:rFonts w:eastAsiaTheme="minorHAnsi"/>
              </w:rPr>
              <w:t>And perfect rejoicing.</w:t>
            </w:r>
            <w:commentRangeEnd w:id="652"/>
            <w:r>
              <w:rPr>
                <w:rStyle w:val="CommentReference"/>
                <w:rFonts w:eastAsiaTheme="minorHAnsi" w:cstheme="minorBidi"/>
                <w:color w:val="auto"/>
                <w:lang w:val="en-CA"/>
              </w:rPr>
              <w:commentReference w:id="652"/>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53"/>
            <w:r>
              <w:rPr>
                <w:rFonts w:eastAsiaTheme="minorHAnsi"/>
              </w:rPr>
              <w:t>about</w:t>
            </w:r>
            <w:commentRangeEnd w:id="653"/>
            <w:r>
              <w:rPr>
                <w:rStyle w:val="CommentReference"/>
                <w:rFonts w:eastAsiaTheme="minorHAnsi" w:cstheme="minorBidi"/>
                <w:color w:val="auto"/>
                <w:lang w:val="en-CA"/>
              </w:rPr>
              <w:commentReference w:id="653"/>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54"/>
            <w:r>
              <w:rPr>
                <w:rFonts w:eastAsiaTheme="minorHAnsi"/>
              </w:rPr>
              <w:t>proclaim</w:t>
            </w:r>
            <w:commentRangeEnd w:id="654"/>
            <w:r>
              <w:rPr>
                <w:rStyle w:val="CommentReference"/>
                <w:rFonts w:eastAsiaTheme="minorHAnsi" w:cstheme="minorBidi"/>
                <w:color w:val="auto"/>
                <w:lang w:val="en-CA"/>
              </w:rPr>
              <w:commentReference w:id="654"/>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55"/>
            <w:r w:rsidR="00E35F1F">
              <w:t>generations</w:t>
            </w:r>
            <w:commentRangeEnd w:id="655"/>
            <w:r w:rsidR="00E35F1F">
              <w:rPr>
                <w:rStyle w:val="CommentReference"/>
                <w:rFonts w:eastAsiaTheme="minorHAnsi" w:cstheme="minorBidi"/>
                <w:color w:val="auto"/>
                <w:lang w:val="en-CA"/>
              </w:rPr>
              <w:commentReference w:id="655"/>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56"/>
            <w:r w:rsidR="00E35F1F">
              <w:t xml:space="preserve">just </w:t>
            </w:r>
            <w:commentRangeEnd w:id="656"/>
            <w:r w:rsidR="00E35F1F">
              <w:rPr>
                <w:rStyle w:val="CommentReference"/>
                <w:rFonts w:eastAsiaTheme="minorHAnsi" w:cstheme="minorBidi"/>
                <w:color w:val="auto"/>
                <w:lang w:val="en-CA"/>
              </w:rPr>
              <w:commentReference w:id="656"/>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57"/>
            <w:r w:rsidR="00E35F1F">
              <w:t xml:space="preserve">chaste </w:t>
            </w:r>
            <w:commentRangeEnd w:id="657"/>
            <w:r w:rsidR="00E35F1F">
              <w:rPr>
                <w:rStyle w:val="CommentReference"/>
                <w:rFonts w:eastAsiaTheme="minorHAnsi" w:cstheme="minorBidi"/>
                <w:color w:val="auto"/>
                <w:lang w:val="en-CA"/>
              </w:rPr>
              <w:commentReference w:id="657"/>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58"/>
            <w:r w:rsidR="00E35F1F">
              <w:t>Isaac</w:t>
            </w:r>
            <w:commentRangeEnd w:id="658"/>
            <w:r w:rsidR="00E35F1F">
              <w:rPr>
                <w:rStyle w:val="CommentReference"/>
                <w:rFonts w:eastAsiaTheme="minorHAnsi" w:cstheme="minorBidi"/>
                <w:color w:val="auto"/>
                <w:lang w:val="en-CA"/>
              </w:rPr>
              <w:commentReference w:id="658"/>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59"/>
            <w:r w:rsidR="00E35F1F">
              <w:t>myriads of myriads.</w:t>
            </w:r>
            <w:commentRangeEnd w:id="659"/>
            <w:r w:rsidR="00E35F1F">
              <w:rPr>
                <w:rStyle w:val="CommentReference"/>
                <w:rFonts w:eastAsiaTheme="minorHAnsi" w:cstheme="minorBidi"/>
                <w:color w:val="auto"/>
                <w:lang w:val="en-CA"/>
              </w:rPr>
              <w:commentReference w:id="659"/>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0"/>
            <w:r w:rsidR="00E35F1F">
              <w:t>Master</w:t>
            </w:r>
            <w:commentRangeEnd w:id="660"/>
            <w:r w:rsidR="00E35F1F">
              <w:rPr>
                <w:rStyle w:val="CommentReference"/>
                <w:rFonts w:eastAsiaTheme="minorHAnsi" w:cstheme="minorBidi"/>
                <w:color w:val="auto"/>
                <w:lang w:val="en-CA"/>
              </w:rPr>
              <w:commentReference w:id="660"/>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1"/>
            <w:r w:rsidR="00E35F1F">
              <w:t xml:space="preserve">honour </w:t>
            </w:r>
            <w:commentRangeEnd w:id="661"/>
            <w:r w:rsidR="00E35F1F">
              <w:rPr>
                <w:rStyle w:val="CommentReference"/>
                <w:rFonts w:eastAsiaTheme="minorHAnsi" w:cstheme="minorBidi"/>
                <w:color w:val="auto"/>
                <w:lang w:val="en-CA"/>
              </w:rPr>
              <w:commentReference w:id="661"/>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2"/>
            <w:r w:rsidR="00E35F1F">
              <w:t xml:space="preserve">spouse </w:t>
            </w:r>
            <w:commentRangeEnd w:id="662"/>
            <w:r w:rsidR="00E35F1F">
              <w:rPr>
                <w:rStyle w:val="CommentReference"/>
                <w:rFonts w:eastAsiaTheme="minorHAnsi" w:cstheme="minorBidi"/>
                <w:color w:val="auto"/>
                <w:lang w:val="en-CA"/>
              </w:rPr>
              <w:commentReference w:id="662"/>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3"/>
            <w:r w:rsidR="00E35F1F">
              <w:t xml:space="preserve">health </w:t>
            </w:r>
            <w:commentRangeEnd w:id="663"/>
            <w:r w:rsidR="00E35F1F">
              <w:rPr>
                <w:rStyle w:val="CommentReference"/>
                <w:rFonts w:eastAsiaTheme="minorHAnsi" w:cstheme="minorBidi"/>
                <w:color w:val="auto"/>
                <w:lang w:val="en-CA"/>
              </w:rPr>
              <w:commentReference w:id="663"/>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64"/>
            <w:r>
              <w:t>indescribable</w:t>
            </w:r>
            <w:commentRangeEnd w:id="664"/>
            <w:r>
              <w:rPr>
                <w:rStyle w:val="CommentReference"/>
                <w:rFonts w:eastAsiaTheme="minorHAnsi" w:cstheme="minorBidi"/>
                <w:color w:val="auto"/>
                <w:lang w:val="en-CA"/>
              </w:rPr>
              <w:commentReference w:id="664"/>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65"/>
            <w:r>
              <w:t>Without mingling of substance</w:t>
            </w:r>
            <w:commentRangeEnd w:id="665"/>
            <w:r>
              <w:rPr>
                <w:rStyle w:val="CommentReference"/>
                <w:rFonts w:eastAsiaTheme="minorHAnsi" w:cstheme="minorBidi"/>
                <w:color w:val="auto"/>
                <w:lang w:val="en-CA"/>
              </w:rPr>
              <w:commentReference w:id="665"/>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66"/>
            <w:r>
              <w:t xml:space="preserve">intercede </w:t>
            </w:r>
            <w:commentRangeEnd w:id="666"/>
            <w:r>
              <w:rPr>
                <w:rStyle w:val="CommentReference"/>
                <w:rFonts w:eastAsiaTheme="minorHAnsi" w:cstheme="minorBidi"/>
                <w:color w:val="auto"/>
                <w:lang w:val="en-CA"/>
              </w:rPr>
              <w:commentReference w:id="666"/>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67" w:name="_Toc298445774"/>
      <w:bookmarkStart w:id="668" w:name="_Toc298681259"/>
      <w:bookmarkStart w:id="669" w:name="_Toc298447499"/>
      <w:r>
        <w:t>Part Nine</w:t>
      </w:r>
      <w:bookmarkEnd w:id="667"/>
      <w:bookmarkEnd w:id="668"/>
      <w:bookmarkEnd w:id="669"/>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0CBB285" w:rsidR="00E35F1F" w:rsidRDefault="00E35F1F" w:rsidP="00E35F1F">
      <w:pPr>
        <w:pStyle w:val="Rubric"/>
      </w:pPr>
      <w:r>
        <w:t xml:space="preserve">On non-Sundays, return to the Second Canticle on Page </w:t>
      </w:r>
      <w:r w:rsidR="007356BF">
        <w:fldChar w:fldCharType="begin"/>
      </w:r>
      <w:r w:rsidR="007356BF">
        <w:instrText xml:space="preserve"> PAGEREF _Ref297493889 </w:instrText>
      </w:r>
      <w:r w:rsidR="007356BF">
        <w:fldChar w:fldCharType="separate"/>
      </w:r>
      <w:r w:rsidR="00044A4C">
        <w:rPr>
          <w:noProof/>
        </w:rPr>
        <w:t>330</w:t>
      </w:r>
      <w:r w:rsidR="007356BF">
        <w:rPr>
          <w:noProof/>
        </w:rPr>
        <w:fldChar w:fldCharType="end"/>
      </w:r>
      <w:r>
        <w:t>.</w:t>
      </w:r>
    </w:p>
    <w:p w14:paraId="7308305D" w14:textId="77777777" w:rsidR="00E35F1F" w:rsidRDefault="00E35F1F" w:rsidP="00E35F1F">
      <w:pPr>
        <w:pStyle w:val="Heading6"/>
      </w:pPr>
      <w:bookmarkStart w:id="670" w:name="_Toc298445775"/>
      <w:bookmarkStart w:id="671" w:name="_Toc298681260"/>
      <w:bookmarkStart w:id="672" w:name="_Toc298447500"/>
      <w:r>
        <w:t>Part Ten</w:t>
      </w:r>
      <w:bookmarkEnd w:id="670"/>
      <w:bookmarkEnd w:id="671"/>
      <w:bookmarkEnd w:id="672"/>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73"/>
            <w:r>
              <w:t>honoured</w:t>
            </w:r>
            <w:r w:rsidRPr="007425E1">
              <w:t xml:space="preserve"> </w:t>
            </w:r>
            <w:commentRangeEnd w:id="673"/>
            <w:r>
              <w:rPr>
                <w:rStyle w:val="CommentReference"/>
                <w:rFonts w:eastAsiaTheme="minorHAnsi" w:cstheme="minorBidi"/>
                <w:color w:val="auto"/>
                <w:lang w:val="en-CA"/>
              </w:rPr>
              <w:commentReference w:id="673"/>
            </w:r>
            <w:commentRangeStart w:id="674"/>
            <w:r w:rsidRPr="007425E1">
              <w:t xml:space="preserve">more </w:t>
            </w:r>
            <w:commentRangeEnd w:id="674"/>
            <w:r>
              <w:rPr>
                <w:rStyle w:val="CommentReference"/>
                <w:rFonts w:eastAsiaTheme="minorHAnsi" w:cstheme="minorBidi"/>
                <w:color w:val="auto"/>
                <w:lang w:val="en-CA"/>
              </w:rPr>
              <w:commentReference w:id="674"/>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75"/>
            <w:r w:rsidRPr="007425E1">
              <w:t>means</w:t>
            </w:r>
            <w:commentRangeEnd w:id="675"/>
            <w:r>
              <w:rPr>
                <w:rStyle w:val="CommentReference"/>
                <w:rFonts w:eastAsiaTheme="minorHAnsi" w:cstheme="minorBidi"/>
                <w:color w:val="auto"/>
                <w:lang w:val="en-CA"/>
              </w:rPr>
              <w:commentReference w:id="675"/>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76" w:name="_Toc298445776"/>
      <w:bookmarkStart w:id="677" w:name="_Toc298681261"/>
      <w:bookmarkStart w:id="678" w:name="_Toc298447501"/>
      <w:r w:rsidRPr="00D24FE1">
        <w:t>Part</w:t>
      </w:r>
      <w:r>
        <w:t xml:space="preserve"> Eleven</w:t>
      </w:r>
      <w:bookmarkEnd w:id="676"/>
      <w:bookmarkEnd w:id="677"/>
      <w:bookmarkEnd w:id="678"/>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79" w:name="_Toc298445777"/>
      <w:bookmarkStart w:id="680" w:name="_Toc298681262"/>
      <w:bookmarkStart w:id="681" w:name="_Toc298447502"/>
      <w:r>
        <w:t>Part Twelve</w:t>
      </w:r>
      <w:bookmarkEnd w:id="679"/>
      <w:bookmarkEnd w:id="680"/>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82"/>
            <w:r w:rsidRPr="007425E1">
              <w:t>heaven</w:t>
            </w:r>
            <w:commentRangeEnd w:id="682"/>
            <w:r>
              <w:rPr>
                <w:rStyle w:val="CommentReference"/>
                <w:rFonts w:eastAsiaTheme="minorHAnsi" w:cstheme="minorBidi"/>
                <w:color w:val="auto"/>
                <w:lang w:val="en-CA"/>
              </w:rPr>
              <w:commentReference w:id="682"/>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83"/>
            <w:r w:rsidRPr="007425E1">
              <w:t xml:space="preserve">true </w:t>
            </w:r>
            <w:commentRangeEnd w:id="683"/>
            <w:r>
              <w:rPr>
                <w:rStyle w:val="CommentReference"/>
                <w:rFonts w:eastAsiaTheme="minorHAnsi" w:cstheme="minorBidi"/>
                <w:color w:val="auto"/>
                <w:lang w:val="en-CA"/>
              </w:rPr>
              <w:commentReference w:id="683"/>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84" w:name="_Toc298445778"/>
      <w:bookmarkStart w:id="685" w:name="_Toc298681263"/>
      <w:bookmarkStart w:id="686" w:name="_Toc298447503"/>
      <w:r>
        <w:t>Part Thirteen</w:t>
      </w:r>
      <w:bookmarkEnd w:id="684"/>
      <w:bookmarkEnd w:id="685"/>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87"/>
            <w:r>
              <w:rPr>
                <w:rFonts w:eastAsiaTheme="minorHAnsi"/>
              </w:rPr>
              <w:t xml:space="preserve">Virgin Mary </w:t>
            </w:r>
            <w:commentRangeEnd w:id="687"/>
            <w:r>
              <w:rPr>
                <w:rStyle w:val="CommentReference"/>
                <w:rFonts w:eastAsiaTheme="minorHAnsi" w:cstheme="minorBidi"/>
                <w:color w:val="auto"/>
                <w:lang w:val="en-CA"/>
              </w:rPr>
              <w:commentReference w:id="687"/>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88"/>
            <w:r w:rsidRPr="007425E1">
              <w:t>And the Cherubic,</w:t>
            </w:r>
          </w:p>
          <w:p w14:paraId="317A08CE" w14:textId="77777777" w:rsidR="00E35F1F" w:rsidRPr="001A0083" w:rsidRDefault="00E35F1F" w:rsidP="00E35F1F">
            <w:pPr>
              <w:pStyle w:val="EngHangEnd"/>
            </w:pPr>
            <w:r>
              <w:t>Mercy Seat</w:t>
            </w:r>
            <w:commentRangeEnd w:id="688"/>
            <w:r>
              <w:t>.</w:t>
            </w:r>
            <w:r>
              <w:rPr>
                <w:rStyle w:val="CommentReference"/>
                <w:rFonts w:eastAsiaTheme="minorHAnsi" w:cstheme="minorBidi"/>
                <w:color w:val="auto"/>
                <w:lang w:val="en-CA"/>
              </w:rPr>
              <w:commentReference w:id="688"/>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89"/>
            <w:r w:rsidRPr="007425E1">
              <w:t>pot</w:t>
            </w:r>
            <w:commentRangeEnd w:id="689"/>
            <w:r>
              <w:rPr>
                <w:rStyle w:val="CommentReference"/>
                <w:rFonts w:eastAsiaTheme="minorHAnsi" w:cstheme="minorBidi"/>
                <w:color w:val="auto"/>
                <w:lang w:val="en-CA"/>
              </w:rPr>
              <w:commentReference w:id="689"/>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0"/>
            <w:r w:rsidRPr="007425E1">
              <w:t>l</w:t>
            </w:r>
            <w:r>
              <w:t>ampstand</w:t>
            </w:r>
            <w:commentRangeEnd w:id="690"/>
            <w:r>
              <w:rPr>
                <w:rStyle w:val="CommentReference"/>
                <w:rFonts w:eastAsiaTheme="minorHAnsi" w:cstheme="minorBidi"/>
                <w:color w:val="auto"/>
                <w:lang w:val="en-CA"/>
              </w:rPr>
              <w:commentReference w:id="690"/>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91" w:name="_Toc298445779"/>
      <w:bookmarkStart w:id="692" w:name="_Toc298681264"/>
      <w:bookmarkStart w:id="693" w:name="_Toc298447504"/>
      <w:r>
        <w:t>Part Fourteen</w:t>
      </w:r>
      <w:bookmarkEnd w:id="691"/>
      <w:bookmarkEnd w:id="692"/>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694"/>
            <w:r w:rsidRPr="007425E1">
              <w:t>t</w:t>
            </w:r>
            <w:commentRangeEnd w:id="694"/>
            <w:r>
              <w:rPr>
                <w:rStyle w:val="CommentReference"/>
                <w:rFonts w:eastAsiaTheme="minorHAnsi" w:cstheme="minorBidi"/>
                <w:color w:val="auto"/>
                <w:lang w:val="en-CA"/>
              </w:rPr>
              <w:commentReference w:id="694"/>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695"/>
            <w:r>
              <w:t xml:space="preserve">The </w:t>
            </w:r>
            <w:commentRangeEnd w:id="695"/>
            <w:r>
              <w:rPr>
                <w:rStyle w:val="CommentReference"/>
                <w:rFonts w:eastAsiaTheme="minorHAnsi" w:cstheme="minorBidi"/>
                <w:color w:val="auto"/>
                <w:lang w:val="en-CA"/>
              </w:rPr>
              <w:commentReference w:id="695"/>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696"/>
            <w:r w:rsidRPr="007425E1">
              <w:t xml:space="preserve">And </w:t>
            </w:r>
            <w:commentRangeEnd w:id="696"/>
            <w:r>
              <w:rPr>
                <w:rStyle w:val="CommentReference"/>
                <w:rFonts w:eastAsiaTheme="minorHAnsi" w:cstheme="minorBidi"/>
                <w:color w:val="auto"/>
                <w:lang w:val="en-CA"/>
              </w:rPr>
              <w:commentReference w:id="696"/>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697" w:name="_Toc298445780"/>
      <w:bookmarkStart w:id="698" w:name="_Toc298681265"/>
      <w:bookmarkStart w:id="699" w:name="_Toc298447505"/>
      <w:r>
        <w:t>Part Fifteen</w:t>
      </w:r>
      <w:bookmarkEnd w:id="697"/>
      <w:bookmarkEnd w:id="698"/>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0"/>
            <w:r>
              <w:t>Which</w:t>
            </w:r>
            <w:r w:rsidRPr="007425E1">
              <w:t xml:space="preserve"> </w:t>
            </w:r>
            <w:commentRangeEnd w:id="700"/>
            <w:r>
              <w:rPr>
                <w:rStyle w:val="CommentReference"/>
                <w:rFonts w:eastAsiaTheme="minorHAnsi" w:cstheme="minorBidi"/>
                <w:color w:val="auto"/>
                <w:lang w:val="en-CA"/>
              </w:rPr>
              <w:commentReference w:id="700"/>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01"/>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01"/>
            <w:r>
              <w:rPr>
                <w:rStyle w:val="CommentReference"/>
                <w:rFonts w:ascii="Garamond" w:hAnsi="Garamond" w:cstheme="minorBidi"/>
                <w:noProof w:val="0"/>
                <w:lang w:val="en-CA"/>
              </w:rPr>
              <w:commentReference w:id="701"/>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02"/>
            <w:r w:rsidRPr="007425E1">
              <w:t>savour</w:t>
            </w:r>
            <w:commentRangeEnd w:id="702"/>
            <w:r>
              <w:rPr>
                <w:rStyle w:val="CommentReference"/>
                <w:rFonts w:eastAsiaTheme="minorHAnsi" w:cstheme="minorBidi"/>
                <w:color w:val="auto"/>
                <w:lang w:val="en-CA"/>
              </w:rPr>
              <w:commentReference w:id="702"/>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03"/>
            <w:r w:rsidRPr="007425E1">
              <w:t>estate</w:t>
            </w:r>
            <w:commentRangeEnd w:id="703"/>
            <w:r>
              <w:rPr>
                <w:rStyle w:val="CommentReference"/>
                <w:rFonts w:eastAsiaTheme="minorHAnsi" w:cstheme="minorBidi"/>
                <w:color w:val="auto"/>
                <w:lang w:val="en-CA"/>
              </w:rPr>
              <w:commentReference w:id="703"/>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04" w:name="_Toc298445781"/>
      <w:bookmarkStart w:id="705" w:name="_Toc298681266"/>
      <w:bookmarkStart w:id="706" w:name="_Toc298447506"/>
      <w:r>
        <w:rPr>
          <w:lang w:val="en-GB"/>
        </w:rPr>
        <w:t>Part Sixteen</w:t>
      </w:r>
      <w:bookmarkEnd w:id="704"/>
      <w:bookmarkEnd w:id="705"/>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07" w:name="_Toc298445782"/>
      <w:bookmarkStart w:id="708" w:name="_Toc298681267"/>
      <w:bookmarkStart w:id="709" w:name="_Toc298447507"/>
      <w:r w:rsidRPr="00D24FE1">
        <w:t>Part</w:t>
      </w:r>
      <w:r>
        <w:t xml:space="preserve"> Seventeen</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0" w:name="_Toc298445783"/>
      <w:bookmarkStart w:id="711" w:name="_Toc298681268"/>
      <w:bookmarkStart w:id="712" w:name="_Toc298447508"/>
      <w:r>
        <w:t>Part Eighteen</w:t>
      </w:r>
      <w:bookmarkEnd w:id="710"/>
      <w:bookmarkEnd w:id="711"/>
      <w:bookmarkEnd w:id="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13"/>
            <w:r>
              <w:t>care</w:t>
            </w:r>
            <w:commentRangeEnd w:id="713"/>
            <w:r>
              <w:rPr>
                <w:rStyle w:val="CommentReference"/>
                <w:rFonts w:eastAsiaTheme="minorHAnsi" w:cstheme="minorBidi"/>
                <w:color w:val="auto"/>
                <w:lang w:val="en-CA"/>
              </w:rPr>
              <w:commentReference w:id="713"/>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14"/>
            <w:r w:rsidRPr="007425E1">
              <w:t xml:space="preserve">Sabbath </w:t>
            </w:r>
            <w:commentRangeEnd w:id="714"/>
            <w:r>
              <w:rPr>
                <w:rStyle w:val="CommentReference"/>
                <w:rFonts w:eastAsiaTheme="minorHAnsi" w:cstheme="minorBidi"/>
                <w:color w:val="auto"/>
                <w:lang w:val="en-CA"/>
              </w:rPr>
              <w:commentReference w:id="714"/>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15" w:name="_Toc298445784"/>
      <w:bookmarkStart w:id="716" w:name="_Toc298681269"/>
      <w:bookmarkStart w:id="717" w:name="_Toc298447509"/>
      <w:bookmarkStart w:id="718" w:name="_Ref299212037"/>
      <w:bookmarkStart w:id="719" w:name="_Ref299212071"/>
      <w:bookmarkStart w:id="720" w:name="_Toc308441907"/>
      <w:r>
        <w:t>The Antiphonarium is read.</w:t>
      </w:r>
    </w:p>
    <w:p w14:paraId="220BAA57" w14:textId="77777777" w:rsidR="00E35F1F" w:rsidRDefault="00E35F1F" w:rsidP="00E35F1F">
      <w:pPr>
        <w:pStyle w:val="Heading2"/>
      </w:pPr>
      <w:bookmarkStart w:id="721" w:name="_Ref434564976"/>
      <w:bookmarkStart w:id="722" w:name="_Toc448696631"/>
      <w:r>
        <w:t>The Conclusion of the Adam Theotokias</w:t>
      </w:r>
      <w:bookmarkEnd w:id="715"/>
      <w:bookmarkEnd w:id="716"/>
      <w:bookmarkEnd w:id="717"/>
      <w:bookmarkEnd w:id="718"/>
      <w:bookmarkEnd w:id="719"/>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23"/>
            <w:r w:rsidRPr="007425E1">
              <w:rPr>
                <w:rFonts w:eastAsiaTheme="minorHAnsi"/>
              </w:rPr>
              <w:t xml:space="preserve">too </w:t>
            </w:r>
            <w:commentRangeEnd w:id="723"/>
            <w:r>
              <w:rPr>
                <w:rStyle w:val="CommentReference"/>
                <w:rFonts w:eastAsiaTheme="minorHAnsi" w:cstheme="minorBidi"/>
                <w:color w:val="auto"/>
                <w:lang w:val="en-CA"/>
              </w:rPr>
              <w:commentReference w:id="723"/>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24"/>
            <w:r w:rsidRPr="007425E1">
              <w:rPr>
                <w:rFonts w:eastAsiaTheme="minorHAnsi"/>
              </w:rPr>
              <w:t xml:space="preserve">count </w:t>
            </w:r>
            <w:commentRangeEnd w:id="724"/>
            <w:r>
              <w:rPr>
                <w:rStyle w:val="CommentReference"/>
                <w:rFonts w:eastAsiaTheme="minorHAnsi" w:cstheme="minorBidi"/>
                <w:color w:val="auto"/>
                <w:lang w:val="en-CA"/>
              </w:rPr>
              <w:commentReference w:id="724"/>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25"/>
            <w:r>
              <w:rPr>
                <w:rFonts w:eastAsiaTheme="minorHAnsi"/>
              </w:rPr>
              <w:t>I</w:t>
            </w:r>
            <w:r w:rsidRPr="007425E1">
              <w:rPr>
                <w:rFonts w:eastAsiaTheme="minorHAnsi"/>
              </w:rPr>
              <w:t xml:space="preserve"> </w:t>
            </w:r>
            <w:commentRangeEnd w:id="725"/>
            <w:r>
              <w:rPr>
                <w:rStyle w:val="CommentReference"/>
                <w:rFonts w:eastAsiaTheme="minorHAnsi" w:cstheme="minorBidi"/>
                <w:color w:val="auto"/>
                <w:lang w:val="en-CA"/>
              </w:rPr>
              <w:commentReference w:id="725"/>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26"/>
            <w:r w:rsidRPr="007425E1">
              <w:rPr>
                <w:rFonts w:eastAsiaTheme="minorHAnsi"/>
              </w:rPr>
              <w:t>To offer repentance</w:t>
            </w:r>
            <w:commentRangeEnd w:id="726"/>
            <w:r>
              <w:rPr>
                <w:rStyle w:val="CommentReference"/>
                <w:rFonts w:eastAsiaTheme="minorHAnsi" w:cstheme="minorBidi"/>
                <w:color w:val="auto"/>
                <w:lang w:val="en-CA"/>
              </w:rPr>
              <w:commentReference w:id="726"/>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27"/>
            <w:r w:rsidRPr="007425E1">
              <w:rPr>
                <w:rFonts w:eastAsiaTheme="minorHAnsi"/>
              </w:rPr>
              <w:t>The death of a sinner</w:t>
            </w:r>
            <w:commentRangeEnd w:id="727"/>
            <w:r>
              <w:rPr>
                <w:rStyle w:val="CommentReference"/>
                <w:rFonts w:eastAsiaTheme="minorHAnsi" w:cstheme="minorBidi"/>
                <w:color w:val="auto"/>
                <w:lang w:val="en-CA"/>
              </w:rPr>
              <w:commentReference w:id="727"/>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28"/>
            <w:r>
              <w:t>kind-hearted</w:t>
            </w:r>
            <w:commentRangeEnd w:id="728"/>
            <w:r>
              <w:rPr>
                <w:rStyle w:val="CommentReference"/>
                <w:rFonts w:eastAsiaTheme="minorHAnsi" w:cstheme="minorBidi"/>
                <w:color w:val="auto"/>
                <w:lang w:val="en-CA"/>
              </w:rPr>
              <w:commentReference w:id="728"/>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29"/>
            <w:r>
              <w:t>compassions</w:t>
            </w:r>
            <w:commentRangeEnd w:id="729"/>
            <w:r>
              <w:rPr>
                <w:rStyle w:val="CommentReference"/>
                <w:rFonts w:eastAsiaTheme="minorHAnsi" w:cstheme="minorBidi"/>
                <w:color w:val="auto"/>
                <w:lang w:val="en-CA"/>
              </w:rPr>
              <w:commentReference w:id="729"/>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0"/>
            <w:r w:rsidRPr="007425E1">
              <w:t xml:space="preserve">May </w:t>
            </w:r>
            <w:commentRangeEnd w:id="730"/>
            <w:r>
              <w:rPr>
                <w:rStyle w:val="CommentReference"/>
                <w:rFonts w:eastAsiaTheme="minorHAnsi" w:cstheme="minorBidi"/>
                <w:color w:val="auto"/>
                <w:lang w:val="en-CA"/>
              </w:rPr>
              <w:commentReference w:id="730"/>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31" w:name="_Toc298445791"/>
      <w:bookmarkStart w:id="732" w:name="_Toc298681276"/>
      <w:bookmarkStart w:id="733" w:name="_Toc298447516"/>
      <w:bookmarkStart w:id="734" w:name="_Toc308441914"/>
      <w:bookmarkStart w:id="735" w:name="_Toc448696632"/>
      <w:r>
        <w:t>Monday</w:t>
      </w:r>
      <w:bookmarkEnd w:id="731"/>
      <w:bookmarkEnd w:id="732"/>
      <w:bookmarkEnd w:id="733"/>
      <w:bookmarkEnd w:id="734"/>
      <w:bookmarkEnd w:id="735"/>
    </w:p>
    <w:p w14:paraId="47BF983A" w14:textId="77777777" w:rsidR="00E35F1F" w:rsidRDefault="00E35F1F" w:rsidP="00E35F1F">
      <w:pPr>
        <w:pStyle w:val="Heading3"/>
      </w:pPr>
      <w:bookmarkStart w:id="736" w:name="_Toc298445792"/>
      <w:bookmarkStart w:id="737" w:name="_Toc298681277"/>
      <w:bookmarkStart w:id="738" w:name="_Toc298447517"/>
      <w:bookmarkStart w:id="739" w:name="_Toc308441915"/>
      <w:r>
        <w:t>The Monday Psali Adam</w:t>
      </w:r>
      <w:bookmarkEnd w:id="736"/>
      <w:bookmarkEnd w:id="737"/>
      <w:bookmarkEnd w:id="738"/>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0"/>
            <w:r>
              <w:t>G</w:t>
            </w:r>
            <w:r w:rsidRPr="007425E1">
              <w:t xml:space="preserve">reatly </w:t>
            </w:r>
            <w:commentRangeEnd w:id="740"/>
            <w:r>
              <w:rPr>
                <w:rStyle w:val="CommentReference"/>
                <w:rFonts w:ascii="Times New Roman" w:eastAsiaTheme="minorHAnsi" w:hAnsi="Times New Roman" w:cstheme="minorBidi"/>
                <w:color w:val="auto"/>
              </w:rPr>
              <w:commentReference w:id="740"/>
            </w:r>
            <w:r w:rsidRPr="007425E1">
              <w:t>exalted</w:t>
            </w:r>
            <w:r>
              <w:t>,</w:t>
            </w:r>
          </w:p>
          <w:p w14:paraId="5F0EBDF2" w14:textId="77777777" w:rsidR="00E35F1F" w:rsidRDefault="00E35F1F" w:rsidP="00E35F1F">
            <w:pPr>
              <w:pStyle w:val="EngHang"/>
              <w:spacing w:before="2"/>
            </w:pPr>
            <w:commentRangeStart w:id="741"/>
            <w:r>
              <w:t>B</w:t>
            </w:r>
            <w:r w:rsidRPr="007425E1">
              <w:t xml:space="preserve">eyond </w:t>
            </w:r>
            <w:commentRangeEnd w:id="741"/>
            <w:r>
              <w:rPr>
                <w:rStyle w:val="CommentReference"/>
                <w:rFonts w:ascii="Times New Roman" w:eastAsiaTheme="minorHAnsi" w:hAnsi="Times New Roman" w:cstheme="minorBidi"/>
                <w:color w:val="auto"/>
              </w:rPr>
              <w:commentReference w:id="741"/>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42"/>
            <w:r>
              <w:t>righteous</w:t>
            </w:r>
            <w:commentRangeEnd w:id="742"/>
            <w:r>
              <w:rPr>
                <w:rStyle w:val="CommentReference"/>
                <w:rFonts w:ascii="Times New Roman" w:eastAsiaTheme="minorHAnsi" w:hAnsi="Times New Roman" w:cstheme="minorBidi"/>
                <w:color w:val="auto"/>
              </w:rPr>
              <w:commentReference w:id="742"/>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43"/>
            <w:r>
              <w:t>M</w:t>
            </w:r>
            <w:r w:rsidRPr="007425E1">
              <w:t xml:space="preserve">editate </w:t>
            </w:r>
            <w:commentRangeEnd w:id="743"/>
            <w:r>
              <w:rPr>
                <w:rStyle w:val="CommentReference"/>
                <w:rFonts w:ascii="Times New Roman" w:eastAsiaTheme="minorHAnsi" w:hAnsi="Times New Roman" w:cstheme="minorBidi"/>
                <w:color w:val="auto"/>
              </w:rPr>
              <w:commentReference w:id="743"/>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44"/>
            <w:r>
              <w:t>lips</w:t>
            </w:r>
            <w:commentRangeEnd w:id="744"/>
            <w:r>
              <w:rPr>
                <w:rStyle w:val="CommentReference"/>
              </w:rPr>
              <w:commentReference w:id="744"/>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45"/>
            <w:r>
              <w:t>O</w:t>
            </w:r>
            <w:r w:rsidRPr="007425E1">
              <w:t>f</w:t>
            </w:r>
            <w:commentRangeEnd w:id="745"/>
            <w:r>
              <w:rPr>
                <w:rStyle w:val="CommentReference"/>
              </w:rPr>
              <w:commentReference w:id="745"/>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46"/>
            <w:r w:rsidRPr="007425E1">
              <w:t>praise</w:t>
            </w:r>
            <w:r>
              <w:t xml:space="preserve"> </w:t>
            </w:r>
            <w:commentRangeEnd w:id="746"/>
            <w:r>
              <w:rPr>
                <w:rStyle w:val="CommentReference"/>
                <w:rFonts w:ascii="Times New Roman" w:eastAsiaTheme="minorHAnsi" w:hAnsi="Times New Roman" w:cstheme="minorBidi"/>
                <w:color w:val="auto"/>
              </w:rPr>
              <w:commentReference w:id="746"/>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47"/>
            <w:r>
              <w:t>set</w:t>
            </w:r>
            <w:r w:rsidRPr="007425E1">
              <w:t xml:space="preserve"> </w:t>
            </w:r>
            <w:commentRangeEnd w:id="747"/>
            <w:r>
              <w:rPr>
                <w:rStyle w:val="CommentReference"/>
                <w:rFonts w:ascii="Times New Roman" w:eastAsiaTheme="minorHAnsi" w:hAnsi="Times New Roman" w:cstheme="minorBidi"/>
                <w:color w:val="auto"/>
              </w:rPr>
              <w:commentReference w:id="747"/>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48"/>
            <w:r w:rsidRPr="007425E1">
              <w:t xml:space="preserve"> </w:t>
            </w:r>
            <w:commentRangeEnd w:id="748"/>
            <w:r>
              <w:rPr>
                <w:rStyle w:val="CommentReference"/>
                <w:rFonts w:ascii="Times New Roman" w:eastAsiaTheme="minorHAnsi" w:hAnsi="Times New Roman" w:cstheme="minorBidi"/>
                <w:color w:val="auto"/>
              </w:rPr>
              <w:commentReference w:id="748"/>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49"/>
            <w:r>
              <w:t xml:space="preserve">similitudes </w:t>
            </w:r>
            <w:commentRangeEnd w:id="749"/>
            <w:r>
              <w:rPr>
                <w:rStyle w:val="CommentReference"/>
                <w:rFonts w:ascii="Times New Roman" w:eastAsiaTheme="minorHAnsi" w:hAnsi="Times New Roman" w:cstheme="minorBidi"/>
                <w:color w:val="auto"/>
              </w:rPr>
              <w:commentReference w:id="749"/>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0" w:name="_Toc298445793"/>
      <w:bookmarkStart w:id="751" w:name="_Toc298681278"/>
      <w:bookmarkStart w:id="752" w:name="_Toc298447518"/>
      <w:bookmarkStart w:id="753" w:name="_Toc308441916"/>
      <w:r w:rsidRPr="00FD2E69">
        <w:t>The Conclusion of the Adam Psali</w:t>
      </w:r>
      <w:bookmarkEnd w:id="750"/>
      <w:bookmarkEnd w:id="751"/>
      <w:bookmarkEnd w:id="752"/>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54" w:name="_Toc298445794"/>
      <w:bookmarkStart w:id="755" w:name="_Toc298681279"/>
      <w:bookmarkStart w:id="756" w:name="_Toc298447519"/>
      <w:r>
        <w:t>Part One</w:t>
      </w:r>
      <w:bookmarkEnd w:id="754"/>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57"/>
            <w:r>
              <w:t xml:space="preserve">his </w:t>
            </w:r>
            <w:commentRangeEnd w:id="757"/>
            <w:r>
              <w:rPr>
                <w:rStyle w:val="CommentReference"/>
              </w:rPr>
              <w:commentReference w:id="757"/>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58"/>
            <w:r w:rsidRPr="007425E1">
              <w:t xml:space="preserve">risen </w:t>
            </w:r>
            <w:commentRangeEnd w:id="758"/>
            <w:r>
              <w:rPr>
                <w:rStyle w:val="CommentReference"/>
                <w:rFonts w:ascii="Times New Roman" w:eastAsiaTheme="minorHAnsi" w:hAnsi="Times New Roman" w:cstheme="minorBidi"/>
                <w:color w:val="auto"/>
              </w:rPr>
              <w:commentReference w:id="758"/>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59" w:name="_Toc298445795"/>
      <w:bookmarkStart w:id="760" w:name="_Toc298681280"/>
      <w:bookmarkStart w:id="761" w:name="_Toc298447520"/>
      <w:r>
        <w:t>Part Two</w:t>
      </w:r>
      <w:bookmarkEnd w:id="759"/>
      <w:bookmarkEnd w:id="760"/>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62" w:name="_Toc298445796"/>
      <w:bookmarkStart w:id="763" w:name="_Toc298681281"/>
      <w:bookmarkStart w:id="764" w:name="_Toc298447521"/>
      <w:r>
        <w:t>Part Three</w:t>
      </w:r>
      <w:bookmarkEnd w:id="762"/>
      <w:bookmarkEnd w:id="763"/>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65"/>
            <w:r w:rsidRPr="007425E1">
              <w:t xml:space="preserve">only </w:t>
            </w:r>
            <w:commentRangeEnd w:id="765"/>
            <w:r>
              <w:rPr>
                <w:rStyle w:val="CommentReference"/>
                <w:rFonts w:ascii="Times New Roman" w:eastAsiaTheme="minorHAnsi" w:hAnsi="Times New Roman" w:cstheme="minorBidi"/>
                <w:color w:val="auto"/>
              </w:rPr>
              <w:commentReference w:id="765"/>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66"/>
            <w:r w:rsidRPr="007425E1">
              <w:t xml:space="preserve">save </w:t>
            </w:r>
            <w:commentRangeEnd w:id="766"/>
            <w:r>
              <w:rPr>
                <w:rStyle w:val="CommentReference"/>
              </w:rPr>
              <w:commentReference w:id="766"/>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67" w:name="_Toc298445797"/>
      <w:bookmarkStart w:id="768" w:name="_Toc298681282"/>
      <w:bookmarkStart w:id="769" w:name="_Toc298447522"/>
      <w:r>
        <w:t>Part Four</w:t>
      </w:r>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0"/>
            <w:r w:rsidRPr="007425E1">
              <w:t>Esaias</w:t>
            </w:r>
            <w:commentRangeEnd w:id="770"/>
            <w:r>
              <w:rPr>
                <w:rStyle w:val="CommentReference"/>
                <w:rFonts w:ascii="Times New Roman" w:eastAsiaTheme="minorHAnsi" w:hAnsi="Times New Roman" w:cstheme="minorBidi"/>
                <w:color w:val="auto"/>
              </w:rPr>
              <w:commentReference w:id="770"/>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71"/>
            <w:r w:rsidRPr="007425E1">
              <w:t>counsel</w:t>
            </w:r>
            <w:commentRangeEnd w:id="771"/>
            <w:r>
              <w:rPr>
                <w:rStyle w:val="CommentReference"/>
              </w:rPr>
              <w:commentReference w:id="771"/>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72" w:name="_Toc298445798"/>
      <w:bookmarkStart w:id="773" w:name="_Toc298681283"/>
      <w:bookmarkStart w:id="774" w:name="_Toc298447523"/>
      <w:r>
        <w:t>Part Five</w:t>
      </w:r>
      <w:bookmarkEnd w:id="772"/>
      <w:bookmarkEnd w:id="773"/>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75"/>
            <w:r w:rsidRPr="007425E1">
              <w:t>overcome</w:t>
            </w:r>
            <w:commentRangeEnd w:id="775"/>
            <w:r>
              <w:rPr>
                <w:rStyle w:val="CommentReference"/>
                <w:rFonts w:ascii="Times New Roman" w:eastAsiaTheme="minorHAnsi" w:hAnsi="Times New Roman" w:cstheme="minorBidi"/>
                <w:color w:val="auto"/>
              </w:rPr>
              <w:commentReference w:id="775"/>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76" w:name="_Toc298445799"/>
      <w:bookmarkStart w:id="777" w:name="_Toc298681284"/>
      <w:bookmarkStart w:id="778" w:name="_Toc298447524"/>
      <w:r>
        <w:t>Part Six</w:t>
      </w:r>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79"/>
            <w:r>
              <w:t>A</w:t>
            </w:r>
            <w:r w:rsidRPr="007425E1">
              <w:t xml:space="preserve">nd became </w:t>
            </w:r>
            <w:r w:rsidR="00524D23">
              <w:t xml:space="preserve">a perfect </w:t>
            </w:r>
            <w:r w:rsidRPr="007425E1">
              <w:t>man</w:t>
            </w:r>
            <w:commentRangeEnd w:id="779"/>
            <w:r>
              <w:rPr>
                <w:rStyle w:val="CommentReference"/>
              </w:rPr>
              <w:commentReference w:id="779"/>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0"/>
            <w:r w:rsidRPr="007425E1">
              <w:t xml:space="preserve">Without </w:t>
            </w:r>
            <w:commentRangeEnd w:id="780"/>
            <w:r>
              <w:rPr>
                <w:rStyle w:val="CommentReference"/>
                <w:rFonts w:ascii="Times New Roman" w:eastAsiaTheme="minorHAnsi" w:hAnsi="Times New Roman" w:cstheme="minorBidi"/>
                <w:color w:val="auto"/>
              </w:rPr>
              <w:commentReference w:id="780"/>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81" w:name="_Toc298445800"/>
      <w:bookmarkStart w:id="782" w:name="_Toc298681285"/>
      <w:bookmarkStart w:id="783" w:name="_Toc298447525"/>
      <w:r>
        <w:t>Part Seven</w:t>
      </w:r>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84" w:name="_Toc298445801"/>
      <w:bookmarkStart w:id="785" w:name="_Toc298681286"/>
      <w:bookmarkStart w:id="786" w:name="_Toc298447526"/>
      <w:r>
        <w:t>Part Eight</w:t>
      </w:r>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87"/>
            <w:r>
              <w:t>And good</w:t>
            </w:r>
            <w:r w:rsidRPr="007425E1">
              <w:t>will toward men</w:t>
            </w:r>
            <w:commentRangeEnd w:id="787"/>
            <w:r>
              <w:rPr>
                <w:rStyle w:val="CommentReference"/>
              </w:rPr>
              <w:commentReference w:id="787"/>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88"/>
            <w:r w:rsidRPr="007425E1">
              <w:t xml:space="preserve"> </w:t>
            </w:r>
            <w:commentRangeEnd w:id="788"/>
            <w:r>
              <w:rPr>
                <w:rStyle w:val="CommentReference"/>
                <w:rFonts w:ascii="Times New Roman" w:eastAsiaTheme="minorHAnsi" w:hAnsi="Times New Roman" w:cstheme="minorBidi"/>
                <w:color w:val="auto"/>
              </w:rPr>
              <w:commentReference w:id="788"/>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89" w:name="_Toc298445802"/>
      <w:bookmarkStart w:id="790" w:name="_Toc298681287"/>
      <w:bookmarkStart w:id="791" w:name="_Toc298447527"/>
      <w:r>
        <w:t>Part Nine</w:t>
      </w:r>
      <w:bookmarkEnd w:id="789"/>
      <w:bookmarkEnd w:id="790"/>
      <w:bookmarkEnd w:id="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792"/>
            <w:r>
              <w:t>A</w:t>
            </w:r>
            <w:r w:rsidRPr="007425E1">
              <w:t>ngels</w:t>
            </w:r>
            <w:commentRangeEnd w:id="792"/>
            <w:r>
              <w:rPr>
                <w:rStyle w:val="CommentReference"/>
                <w:rFonts w:ascii="Times New Roman" w:eastAsiaTheme="minorHAnsi" w:hAnsi="Times New Roman" w:cstheme="minorBidi"/>
                <w:color w:val="auto"/>
              </w:rPr>
              <w:commentReference w:id="792"/>
            </w:r>
            <w:r w:rsidRPr="007425E1">
              <w:t xml:space="preserve"> of light </w:t>
            </w:r>
          </w:p>
          <w:p w14:paraId="63D00661" w14:textId="77777777" w:rsidR="00E35F1F" w:rsidRDefault="00E35F1F" w:rsidP="00E35F1F">
            <w:pPr>
              <w:pStyle w:val="EngHangEnd"/>
            </w:pPr>
            <w:commentRangeStart w:id="793"/>
            <w:r>
              <w:t>P</w:t>
            </w:r>
            <w:r w:rsidRPr="007425E1">
              <w:t xml:space="preserve">raise </w:t>
            </w:r>
            <w:commentRangeEnd w:id="793"/>
            <w:r>
              <w:rPr>
                <w:rStyle w:val="CommentReference"/>
              </w:rPr>
              <w:commentReference w:id="79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794"/>
            <w:r>
              <w:t>shone</w:t>
            </w:r>
            <w:commentRangeEnd w:id="794"/>
            <w:r>
              <w:rPr>
                <w:rStyle w:val="CommentReference"/>
                <w:rFonts w:ascii="Times New Roman" w:eastAsiaTheme="minorHAnsi" w:hAnsi="Times New Roman" w:cstheme="minorBidi"/>
                <w:color w:val="auto"/>
              </w:rPr>
              <w:commentReference w:id="79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t>¿</w:t>
            </w:r>
          </w:p>
        </w:tc>
        <w:tc>
          <w:tcPr>
            <w:tcW w:w="3960" w:type="dxa"/>
          </w:tcPr>
          <w:p w14:paraId="3387D4BB" w14:textId="1D58904E" w:rsidR="00E35F1F" w:rsidRDefault="00E35F1F" w:rsidP="00E35F1F">
            <w:pPr>
              <w:pStyle w:val="EngHang"/>
            </w:pPr>
            <w:commentRangeStart w:id="795"/>
            <w:r w:rsidRPr="007425E1">
              <w:t xml:space="preserve">In </w:t>
            </w:r>
            <w:commentRangeEnd w:id="795"/>
            <w:r>
              <w:rPr>
                <w:rStyle w:val="CommentReference"/>
                <w:rFonts w:ascii="Times New Roman" w:eastAsiaTheme="minorHAnsi" w:hAnsi="Times New Roman" w:cstheme="minorBidi"/>
                <w:color w:val="auto"/>
              </w:rPr>
              <w:commentReference w:id="79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796"/>
            <w:r>
              <w:t>W</w:t>
            </w:r>
            <w:r w:rsidRPr="007425E1">
              <w:t xml:space="preserve">ho </w:t>
            </w:r>
            <w:commentRangeEnd w:id="796"/>
            <w:r>
              <w:rPr>
                <w:rStyle w:val="CommentReference"/>
                <w:rFonts w:ascii="Times New Roman" w:eastAsiaTheme="minorHAnsi" w:hAnsi="Times New Roman" w:cstheme="minorBidi"/>
                <w:color w:val="auto"/>
              </w:rPr>
              <w:commentReference w:id="79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797"/>
            <w:r w:rsidRPr="007425E1">
              <w:t xml:space="preserve">we bless </w:t>
            </w:r>
            <w:r>
              <w:t>You</w:t>
            </w:r>
            <w:r w:rsidRPr="007425E1">
              <w:t xml:space="preserve"> </w:t>
            </w:r>
            <w:commentRangeEnd w:id="797"/>
            <w:r>
              <w:rPr>
                <w:rStyle w:val="CommentReference"/>
                <w:rFonts w:ascii="Times New Roman" w:eastAsiaTheme="minorHAnsi" w:hAnsi="Times New Roman" w:cstheme="minorBidi"/>
                <w:color w:val="auto"/>
              </w:rPr>
              <w:commentReference w:id="79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798" w:name="_Toc298445803"/>
      <w:bookmarkStart w:id="799" w:name="_Toc298681288"/>
      <w:bookmarkStart w:id="800" w:name="_Toc298447528"/>
      <w:bookmarkStart w:id="801" w:name="_Toc308441917"/>
      <w:r>
        <w:t>The Crown Adam</w:t>
      </w:r>
      <w:bookmarkEnd w:id="798"/>
      <w:bookmarkEnd w:id="799"/>
      <w:bookmarkEnd w:id="800"/>
      <w:bookmarkEnd w:id="801"/>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02"/>
            <w:r w:rsidRPr="007425E1">
              <w:t>estate</w:t>
            </w:r>
            <w:commentRangeEnd w:id="802"/>
            <w:r>
              <w:rPr>
                <w:rStyle w:val="CommentReference"/>
              </w:rPr>
              <w:commentReference w:id="802"/>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03"/>
            <w:r w:rsidRPr="007425E1">
              <w:t xml:space="preserve">holy </w:t>
            </w:r>
            <w:commentRangeEnd w:id="803"/>
            <w:r>
              <w:rPr>
                <w:rStyle w:val="CommentReference"/>
              </w:rPr>
              <w:commentReference w:id="803"/>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04"/>
            <w:r>
              <w:t xml:space="preserve">Womanhood </w:t>
            </w:r>
            <w:commentRangeEnd w:id="804"/>
            <w:r>
              <w:rPr>
                <w:rStyle w:val="CommentReference"/>
                <w:rFonts w:ascii="Times New Roman" w:eastAsiaTheme="minorHAnsi" w:hAnsi="Times New Roman" w:cstheme="minorBidi"/>
                <w:color w:val="auto"/>
              </w:rPr>
              <w:commentReference w:id="804"/>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07207662"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44A4C">
        <w:rPr>
          <w:noProof/>
        </w:rPr>
        <w:t>410</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05" w:name="_Toc298445804"/>
      <w:bookmarkStart w:id="806" w:name="_Toc298681289"/>
      <w:bookmarkStart w:id="807" w:name="_Toc298447529"/>
      <w:bookmarkStart w:id="808" w:name="_Toc308441918"/>
      <w:bookmarkStart w:id="809" w:name="_Toc448696633"/>
      <w:r>
        <w:t>Tuesday</w:t>
      </w:r>
      <w:bookmarkEnd w:id="805"/>
      <w:bookmarkEnd w:id="806"/>
      <w:bookmarkEnd w:id="807"/>
      <w:bookmarkEnd w:id="808"/>
      <w:bookmarkEnd w:id="809"/>
    </w:p>
    <w:p w14:paraId="5EF92007" w14:textId="77777777" w:rsidR="00E35F1F" w:rsidRDefault="00E35F1F" w:rsidP="00E35F1F">
      <w:pPr>
        <w:pStyle w:val="Heading3"/>
      </w:pPr>
      <w:bookmarkStart w:id="810" w:name="_Toc298445805"/>
      <w:bookmarkStart w:id="811" w:name="_Toc298681290"/>
      <w:bookmarkStart w:id="812" w:name="_Toc298447530"/>
      <w:bookmarkStart w:id="813" w:name="_Toc308441919"/>
      <w:r>
        <w:t>The Tuesday Psali Adam</w:t>
      </w:r>
      <w:bookmarkEnd w:id="810"/>
      <w:bookmarkEnd w:id="811"/>
      <w:bookmarkEnd w:id="812"/>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14"/>
            <w:r w:rsidRPr="007425E1">
              <w:t>wandered</w:t>
            </w:r>
            <w:commentRangeEnd w:id="814"/>
            <w:r>
              <w:rPr>
                <w:rStyle w:val="CommentReference"/>
                <w:rFonts w:ascii="Times New Roman" w:eastAsiaTheme="minorHAnsi" w:hAnsi="Times New Roman" w:cstheme="minorBidi"/>
                <w:color w:val="auto"/>
              </w:rPr>
              <w:commentReference w:id="814"/>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15"/>
            <w:r w:rsidRPr="007425E1">
              <w:t>cold and frost</w:t>
            </w:r>
            <w:commentRangeEnd w:id="815"/>
            <w:r>
              <w:rPr>
                <w:rStyle w:val="CommentReference"/>
              </w:rPr>
              <w:commentReference w:id="815"/>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16"/>
            <w:r>
              <w:t>From</w:t>
            </w:r>
            <w:r w:rsidRPr="007425E1">
              <w:t xml:space="preserve"> </w:t>
            </w:r>
            <w:commentRangeEnd w:id="816"/>
            <w:r>
              <w:rPr>
                <w:rStyle w:val="CommentReference"/>
              </w:rPr>
              <w:commentReference w:id="816"/>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17" w:name="_Toc298445806"/>
      <w:bookmarkStart w:id="818" w:name="_Toc298681291"/>
      <w:bookmarkStart w:id="819" w:name="_Toc298447531"/>
      <w:bookmarkStart w:id="820" w:name="_Toc308441920"/>
      <w:r w:rsidRPr="00FD2E69">
        <w:t>The Conclusion of the Adam Psali</w:t>
      </w:r>
      <w:bookmarkEnd w:id="817"/>
      <w:bookmarkEnd w:id="818"/>
      <w:bookmarkEnd w:id="819"/>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21" w:name="_Toc298445807"/>
      <w:bookmarkStart w:id="822" w:name="_Toc298681292"/>
      <w:bookmarkStart w:id="823" w:name="_Toc298447532"/>
      <w:bookmarkStart w:id="824" w:name="_Toc308441921"/>
      <w:r>
        <w:t>The Tuesday Theotokia</w:t>
      </w:r>
      <w:bookmarkEnd w:id="821"/>
      <w:bookmarkEnd w:id="822"/>
      <w:bookmarkEnd w:id="823"/>
      <w:bookmarkEnd w:id="824"/>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25" w:name="_Toc298445808"/>
      <w:bookmarkStart w:id="826" w:name="_Toc298681293"/>
      <w:bookmarkStart w:id="827" w:name="_Toc298447533"/>
      <w:r>
        <w:t>Part One</w:t>
      </w:r>
      <w:bookmarkEnd w:id="825"/>
      <w:bookmarkEnd w:id="826"/>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28" w:name="_Toc298445809"/>
      <w:bookmarkStart w:id="829" w:name="_Toc298681294"/>
      <w:bookmarkStart w:id="830" w:name="_Toc298447534"/>
      <w:r>
        <w:t>Part Tw</w:t>
      </w:r>
      <w:bookmarkEnd w:id="828"/>
      <w:r>
        <w:t>o</w:t>
      </w:r>
      <w:bookmarkEnd w:id="829"/>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31"/>
            <w:r>
              <w:t>received</w:t>
            </w:r>
            <w:commentRangeEnd w:id="831"/>
            <w:r>
              <w:rPr>
                <w:rStyle w:val="CommentReference"/>
                <w:rFonts w:ascii="Times New Roman" w:eastAsiaTheme="minorHAnsi" w:hAnsi="Times New Roman" w:cstheme="minorBidi"/>
                <w:color w:val="auto"/>
              </w:rPr>
              <w:commentReference w:id="831"/>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32" w:name="_Toc298681295"/>
      <w:bookmarkStart w:id="833" w:name="_Toc298447535"/>
      <w:r>
        <w:t>Part Three</w:t>
      </w:r>
      <w:bookmarkEnd w:id="832"/>
      <w:bookmarkEnd w:id="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34" w:name="_Toc298681296"/>
      <w:bookmarkStart w:id="835" w:name="_Toc298447536"/>
      <w:r>
        <w:t>Part Four</w:t>
      </w:r>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36"/>
            <w:r w:rsidRPr="007425E1">
              <w:t xml:space="preserve">perfect </w:t>
            </w:r>
            <w:commentRangeEnd w:id="836"/>
            <w:r>
              <w:rPr>
                <w:rStyle w:val="CommentReference"/>
              </w:rPr>
              <w:commentReference w:id="836"/>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37" w:name="_Toc298681297"/>
      <w:bookmarkStart w:id="838" w:name="_Toc298447537"/>
      <w:r>
        <w:t>Part Five</w:t>
      </w:r>
      <w:bookmarkEnd w:id="837"/>
      <w:bookmarkEnd w:id="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39"/>
            <w:r>
              <w:t>unlimited</w:t>
            </w:r>
            <w:commentRangeEnd w:id="839"/>
            <w:r>
              <w:rPr>
                <w:rStyle w:val="CommentReference"/>
                <w:rFonts w:ascii="Times New Roman" w:eastAsiaTheme="minorHAnsi" w:hAnsi="Times New Roman" w:cstheme="minorBidi"/>
                <w:color w:val="auto"/>
              </w:rPr>
              <w:commentReference w:id="839"/>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0" w:name="_Toc298681298"/>
      <w:bookmarkStart w:id="841" w:name="_Toc298447538"/>
      <w:r>
        <w:t>Part Six</w:t>
      </w:r>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42"/>
            <w:r>
              <w:t xml:space="preserve"> </w:t>
            </w:r>
            <w:commentRangeEnd w:id="842"/>
            <w:r>
              <w:rPr>
                <w:rStyle w:val="CommentReference"/>
              </w:rPr>
              <w:commentReference w:id="842"/>
            </w:r>
            <w:r>
              <w:t>f</w:t>
            </w:r>
            <w:commentRangeStart w:id="843"/>
            <w:r>
              <w:t>aith</w:t>
            </w:r>
            <w:commentRangeEnd w:id="843"/>
            <w:r>
              <w:rPr>
                <w:rStyle w:val="CommentReference"/>
              </w:rPr>
              <w:commentReference w:id="843"/>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44" w:name="_Toc298681299"/>
      <w:bookmarkStart w:id="845" w:name="_Toc298447539"/>
      <w:r>
        <w:t>Part Seven</w:t>
      </w:r>
      <w:bookmarkEnd w:id="844"/>
      <w:bookmarkEnd w:id="8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46"/>
            <w:r>
              <w:t xml:space="preserve">a </w:t>
            </w:r>
            <w:commentRangeEnd w:id="846"/>
            <w:r>
              <w:rPr>
                <w:rStyle w:val="CommentReference"/>
                <w:rFonts w:ascii="Times New Roman" w:eastAsiaTheme="minorHAnsi" w:hAnsi="Times New Roman" w:cstheme="minorBidi"/>
                <w:color w:val="auto"/>
              </w:rPr>
              <w:commentReference w:id="846"/>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47" w:name="_Toc298681300"/>
      <w:bookmarkStart w:id="848" w:name="_Toc298447540"/>
      <w:bookmarkStart w:id="849" w:name="_Toc308441922"/>
      <w:r>
        <w:t>The Crown Adam</w:t>
      </w:r>
      <w:bookmarkEnd w:id="847"/>
      <w:bookmarkEnd w:id="848"/>
      <w:bookmarkEnd w:id="849"/>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0"/>
            <w:r>
              <w:t>He</w:t>
            </w:r>
            <w:r w:rsidRPr="007425E1">
              <w:t xml:space="preserve"> </w:t>
            </w:r>
            <w:commentRangeEnd w:id="850"/>
            <w:r>
              <w:rPr>
                <w:rStyle w:val="CommentReference"/>
                <w:rFonts w:ascii="Times New Roman" w:eastAsiaTheme="minorHAnsi" w:hAnsi="Times New Roman" w:cstheme="minorBidi"/>
                <w:color w:val="auto"/>
              </w:rPr>
              <w:commentReference w:id="850"/>
            </w:r>
            <w:r w:rsidRPr="007425E1">
              <w:t xml:space="preserve">who is carried </w:t>
            </w:r>
          </w:p>
          <w:p w14:paraId="05DA09F2" w14:textId="04037ECB" w:rsidR="00E35F1F" w:rsidRDefault="00557D05" w:rsidP="00E35F1F">
            <w:pPr>
              <w:pStyle w:val="EngHangEnd"/>
            </w:pPr>
            <w:r>
              <w:t>Upon</w:t>
            </w:r>
            <w:commentRangeStart w:id="851"/>
            <w:r w:rsidR="00E35F1F" w:rsidRPr="007425E1">
              <w:t xml:space="preserve"> </w:t>
            </w:r>
            <w:commentRangeEnd w:id="851"/>
            <w:r w:rsidR="00E35F1F">
              <w:rPr>
                <w:rStyle w:val="CommentReference"/>
              </w:rPr>
              <w:commentReference w:id="851"/>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52"/>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52"/>
            <w:r>
              <w:rPr>
                <w:rStyle w:val="CommentReference"/>
                <w:rFonts w:ascii="Garamond" w:hAnsi="Garamond" w:cstheme="minorBidi"/>
                <w:noProof w:val="0"/>
                <w:lang w:val="en-CA"/>
              </w:rPr>
              <w:commentReference w:id="852"/>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1FA58A0D"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44A4C">
        <w:rPr>
          <w:noProof/>
        </w:rPr>
        <w:t>410</w:t>
      </w:r>
      <w:r>
        <w:fldChar w:fldCharType="end"/>
      </w:r>
      <w:r>
        <w:t>.</w:t>
      </w:r>
    </w:p>
    <w:p w14:paraId="55A2AE2E" w14:textId="77777777" w:rsidR="00E35F1F" w:rsidRDefault="00E35F1F" w:rsidP="00E35F1F">
      <w:pPr>
        <w:pStyle w:val="Heading2"/>
      </w:pPr>
      <w:bookmarkStart w:id="853" w:name="_Toc298681301"/>
      <w:bookmarkStart w:id="854" w:name="_Toc308441923"/>
      <w:bookmarkStart w:id="855" w:name="_Toc448696634"/>
      <w:r>
        <w:t>Wednesday</w:t>
      </w:r>
      <w:bookmarkEnd w:id="853"/>
      <w:bookmarkEnd w:id="854"/>
      <w:bookmarkEnd w:id="855"/>
    </w:p>
    <w:p w14:paraId="5D01081B" w14:textId="77777777" w:rsidR="00E35F1F" w:rsidRDefault="00E35F1F" w:rsidP="00E35F1F">
      <w:pPr>
        <w:pStyle w:val="Heading3"/>
      </w:pPr>
      <w:bookmarkStart w:id="856" w:name="_Toc298681302"/>
      <w:bookmarkStart w:id="857" w:name="_Toc308441924"/>
      <w:r>
        <w:t>The Wednesday Psali Batos</w:t>
      </w:r>
      <w:bookmarkEnd w:id="856"/>
      <w:bookmarkEnd w:id="857"/>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58"/>
            <w:r>
              <w:t xml:space="preserve">breaths </w:t>
            </w:r>
            <w:commentRangeEnd w:id="858"/>
            <w:r>
              <w:rPr>
                <w:rStyle w:val="CommentReference"/>
                <w:rFonts w:ascii="Times New Roman" w:eastAsiaTheme="minorHAnsi" w:hAnsi="Times New Roman" w:cstheme="minorBidi"/>
                <w:color w:val="auto"/>
              </w:rPr>
              <w:commentReference w:id="858"/>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t>¿</w:t>
            </w:r>
          </w:p>
        </w:tc>
        <w:tc>
          <w:tcPr>
            <w:tcW w:w="3960" w:type="dxa"/>
          </w:tcPr>
          <w:p w14:paraId="0F57714B" w14:textId="77777777" w:rsidR="00E35F1F" w:rsidRDefault="00E35F1F" w:rsidP="00E35F1F">
            <w:pPr>
              <w:pStyle w:val="EngHang"/>
            </w:pPr>
            <w:commentRangeStart w:id="859"/>
            <w:r>
              <w:t xml:space="preserve">When </w:t>
            </w:r>
            <w:commentRangeEnd w:id="859"/>
            <w:r>
              <w:rPr>
                <w:rStyle w:val="CommentReference"/>
                <w:rFonts w:ascii="Times New Roman" w:eastAsiaTheme="minorHAnsi" w:hAnsi="Times New Roman" w:cstheme="minorBidi"/>
                <w:color w:val="auto"/>
              </w:rPr>
              <w:commentReference w:id="859"/>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0"/>
            <w:r>
              <w:t>tribulations</w:t>
            </w:r>
            <w:commentRangeEnd w:id="860"/>
            <w:r>
              <w:rPr>
                <w:rStyle w:val="CommentReference"/>
                <w:rFonts w:ascii="Times New Roman" w:eastAsiaTheme="minorHAnsi" w:hAnsi="Times New Roman" w:cstheme="minorBidi"/>
                <w:color w:val="auto"/>
              </w:rPr>
              <w:commentReference w:id="860"/>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61" w:name="_Toc298681303"/>
      <w:bookmarkStart w:id="862" w:name="_Toc308441925"/>
      <w:r w:rsidRPr="00FD2E69">
        <w:t xml:space="preserve">The Conclusion of the </w:t>
      </w:r>
      <w:r>
        <w:t>Batos</w:t>
      </w:r>
      <w:r w:rsidRPr="00FD2E69">
        <w:t xml:space="preserve"> Psali</w:t>
      </w:r>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63" w:name="_Toc298681304"/>
      <w:bookmarkStart w:id="864" w:name="_Toc308441926"/>
      <w:r>
        <w:t>The Wednesday Theotokia</w:t>
      </w:r>
      <w:bookmarkEnd w:id="863"/>
      <w:bookmarkEnd w:id="86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65" w:name="_Toc298681305"/>
      <w:r>
        <w:t>Part One</w:t>
      </w:r>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66" w:name="_Toc298681306"/>
      <w:r>
        <w:t>Part Two</w:t>
      </w:r>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67"/>
            <w:r w:rsidRPr="00FA5B8C">
              <w:t>ⲥⲉⲙⲟϣⲓ ϧⲉⲛ ⲛ̀ⲧⲉ ⲡ̀ⲕⲁϩⲓ ⲥⲉⲙⲟϣⲓ ϧⲉⲛ ⲡⲉⲟⲩⲱⲓⲛⲓ</w:t>
            </w:r>
            <w:r w:rsidRPr="00F6464C">
              <w:t xml:space="preserve"> </w:t>
            </w:r>
            <w:commentRangeEnd w:id="867"/>
            <w:r>
              <w:rPr>
                <w:rStyle w:val="CommentReference"/>
                <w:rFonts w:ascii="Garamond" w:hAnsi="Garamond" w:cstheme="minorBidi"/>
                <w:noProof w:val="0"/>
                <w:lang w:val="en-CA"/>
              </w:rPr>
              <w:commentReference w:id="86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68" w:name="_Toc298681307"/>
      <w:r>
        <w:t>Part Three</w:t>
      </w:r>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69"/>
            <w:r w:rsidRPr="007425E1">
              <w:t>For you brought forth</w:t>
            </w:r>
            <w:commentRangeEnd w:id="869"/>
            <w:r>
              <w:rPr>
                <w:rStyle w:val="CommentReference"/>
                <w:rFonts w:ascii="Times New Roman" w:eastAsiaTheme="minorHAnsi" w:hAnsi="Times New Roman" w:cstheme="minorBidi"/>
                <w:color w:val="auto"/>
              </w:rPr>
              <w:commentReference w:id="86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0" w:name="_Toc298681308"/>
      <w:r>
        <w:t>Part Four</w:t>
      </w:r>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71" w:name="_Toc298681309"/>
      <w:r>
        <w:t>Part Five</w:t>
      </w:r>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72"/>
            <w:r>
              <w:t>He</w:t>
            </w:r>
            <w:r w:rsidRPr="007425E1">
              <w:t xml:space="preserve"> </w:t>
            </w:r>
            <w:commentRangeEnd w:id="872"/>
            <w:r>
              <w:rPr>
                <w:rStyle w:val="CommentReference"/>
              </w:rPr>
              <w:commentReference w:id="872"/>
            </w:r>
            <w:r w:rsidRPr="007425E1">
              <w:t xml:space="preserve">Who </w:t>
            </w:r>
            <w:commentRangeStart w:id="873"/>
            <w:r w:rsidRPr="007425E1">
              <w:t xml:space="preserve">is </w:t>
            </w:r>
            <w:commentRangeEnd w:id="873"/>
            <w:r>
              <w:rPr>
                <w:rStyle w:val="CommentReference"/>
              </w:rPr>
              <w:commentReference w:id="87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74"/>
            <w:r w:rsidRPr="007425E1">
              <w:t>He to Whom is due the glory forever</w:t>
            </w:r>
            <w:commentRangeEnd w:id="874"/>
            <w:r>
              <w:rPr>
                <w:rStyle w:val="CommentReference"/>
                <w:rFonts w:ascii="Times New Roman" w:eastAsiaTheme="minorHAnsi" w:hAnsi="Times New Roman" w:cstheme="minorBidi"/>
                <w:color w:val="auto"/>
              </w:rPr>
              <w:commentReference w:id="87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75" w:name="_Toc298681310"/>
      <w:r>
        <w:t>Part Six</w:t>
      </w:r>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7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76"/>
            <w:r>
              <w:rPr>
                <w:rStyle w:val="CommentReference"/>
              </w:rPr>
              <w:commentReference w:id="87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77"/>
            <w:r w:rsidRPr="00FA5B8C">
              <w:t>ⲙⲁⲣⲓⲁ</w:t>
            </w:r>
            <w:r w:rsidRPr="002147AA">
              <w:t xml:space="preserve"> </w:t>
            </w:r>
            <w:commentRangeEnd w:id="877"/>
            <w:r>
              <w:rPr>
                <w:rStyle w:val="CommentReference"/>
                <w:rFonts w:ascii="Garamond" w:hAnsi="Garamond" w:cstheme="minorBidi"/>
                <w:noProof w:val="0"/>
                <w:lang w:val="en-CA"/>
              </w:rPr>
              <w:commentReference w:id="87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78"/>
            <w:r w:rsidRPr="00FA5B8C">
              <w:t>ⲥⲧⲁⲓⲏⲟⲩⲧ ̀</w:t>
            </w:r>
            <w:commentRangeEnd w:id="878"/>
            <w:r>
              <w:rPr>
                <w:rStyle w:val="CommentReference"/>
                <w:rFonts w:ascii="Garamond" w:hAnsi="Garamond" w:cstheme="minorBidi"/>
                <w:noProof w:val="0"/>
                <w:lang w:val="en-CA"/>
              </w:rPr>
              <w:commentReference w:id="87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79"/>
            <w:r w:rsidRPr="00FA5B8C">
              <w:t>ⲙⲡⲓⲟⲩⲁⲓ ̀</w:t>
            </w:r>
            <w:commentRangeEnd w:id="879"/>
            <w:r>
              <w:rPr>
                <w:rStyle w:val="CommentReference"/>
                <w:rFonts w:ascii="Garamond" w:hAnsi="Garamond" w:cstheme="minorBidi"/>
                <w:noProof w:val="0"/>
                <w:lang w:val="en-CA"/>
              </w:rPr>
              <w:commentReference w:id="87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0"/>
            <w:r w:rsidRPr="00FA5B8C">
              <w:t>ⲉⲣⲉ ̀</w:t>
            </w:r>
            <w:commentRangeEnd w:id="880"/>
            <w:r>
              <w:rPr>
                <w:rStyle w:val="CommentReference"/>
                <w:rFonts w:ascii="Garamond" w:hAnsi="Garamond" w:cstheme="minorBidi"/>
                <w:noProof w:val="0"/>
                <w:lang w:val="en-CA"/>
              </w:rPr>
              <w:commentReference w:id="88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81" w:name="_Toc298681311"/>
      <w:r>
        <w:t>Part Seven</w:t>
      </w:r>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82"/>
            <w:r>
              <w:t xml:space="preserve">sits </w:t>
            </w:r>
            <w:commentRangeEnd w:id="882"/>
            <w:r>
              <w:rPr>
                <w:rStyle w:val="CommentReference"/>
                <w:rFonts w:ascii="Times New Roman" w:eastAsiaTheme="minorHAnsi" w:hAnsi="Times New Roman" w:cstheme="minorBidi"/>
                <w:color w:val="auto"/>
              </w:rPr>
              <w:commentReference w:id="88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83"/>
            <w:r w:rsidRPr="00FA5B8C">
              <w:t>ⲉⲧⲁϥⲟⲩⲱⲛϩ</w:t>
            </w:r>
            <w:r w:rsidRPr="002147AA">
              <w:t xml:space="preserve"> </w:t>
            </w:r>
            <w:commentRangeEnd w:id="883"/>
            <w:r>
              <w:rPr>
                <w:rStyle w:val="CommentReference"/>
                <w:rFonts w:ascii="Garamond" w:hAnsi="Garamond" w:cstheme="minorBidi"/>
                <w:noProof w:val="0"/>
                <w:lang w:val="en-CA"/>
              </w:rPr>
              <w:commentReference w:id="88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84"/>
            <w:r w:rsidRPr="00FA5B8C">
              <w:t>Ϫⲉ ⲡⲓⲁⲧⲥⲁⲣⲝ</w:t>
            </w:r>
            <w:commentRangeEnd w:id="884"/>
            <w:r>
              <w:rPr>
                <w:rStyle w:val="CommentReference"/>
                <w:rFonts w:ascii="Garamond" w:hAnsi="Garamond" w:cstheme="minorBidi"/>
                <w:noProof w:val="0"/>
                <w:lang w:val="en-CA"/>
              </w:rPr>
              <w:commentReference w:id="88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85" w:name="_Toc298681312"/>
      <w:bookmarkStart w:id="886" w:name="_Toc308441927"/>
      <w:r>
        <w:t>The Crown Batos</w:t>
      </w:r>
      <w:bookmarkEnd w:id="885"/>
      <w:bookmarkEnd w:id="88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87"/>
            <w:r w:rsidRPr="007425E1">
              <w:t>has entered and come forth</w:t>
            </w:r>
            <w:commentRangeEnd w:id="887"/>
            <w:r>
              <w:rPr>
                <w:rStyle w:val="CommentReference"/>
                <w:rFonts w:ascii="Times New Roman" w:eastAsiaTheme="minorHAnsi" w:hAnsi="Times New Roman" w:cstheme="minorBidi"/>
                <w:color w:val="auto"/>
              </w:rPr>
              <w:commentReference w:id="88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88"/>
            <w:r w:rsidRPr="007425E1">
              <w:t>manifestation</w:t>
            </w:r>
            <w:commentRangeEnd w:id="888"/>
            <w:r>
              <w:rPr>
                <w:rStyle w:val="CommentReference"/>
              </w:rPr>
              <w:commentReference w:id="88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89"/>
            <w:r>
              <w:t>and</w:t>
            </w:r>
            <w:r w:rsidRPr="007425E1">
              <w:t xml:space="preserve"> </w:t>
            </w:r>
            <w:commentRangeEnd w:id="889"/>
            <w:r>
              <w:rPr>
                <w:rStyle w:val="CommentReference"/>
              </w:rPr>
              <w:commentReference w:id="88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53"/>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545E757"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44A4C">
        <w:rPr>
          <w:noProof/>
        </w:rPr>
        <w:t>493</w:t>
      </w:r>
      <w:r>
        <w:fldChar w:fldCharType="end"/>
      </w:r>
      <w:r>
        <w:t>.</w:t>
      </w:r>
    </w:p>
    <w:p w14:paraId="6C2803B6" w14:textId="77777777" w:rsidR="00E35F1F" w:rsidRDefault="00E35F1F" w:rsidP="00E35F1F">
      <w:pPr>
        <w:pStyle w:val="Heading2"/>
      </w:pPr>
      <w:bookmarkStart w:id="890" w:name="_Toc298681313"/>
      <w:bookmarkStart w:id="891" w:name="_Toc308441928"/>
      <w:bookmarkStart w:id="892" w:name="_Toc448696635"/>
      <w:r>
        <w:t>Thursday</w:t>
      </w:r>
      <w:bookmarkEnd w:id="890"/>
      <w:bookmarkEnd w:id="891"/>
      <w:bookmarkEnd w:id="892"/>
    </w:p>
    <w:p w14:paraId="562349E9" w14:textId="453ED52C" w:rsidR="00E35F1F" w:rsidRDefault="00E35F1F" w:rsidP="00E35F1F">
      <w:pPr>
        <w:pStyle w:val="Heading3"/>
      </w:pPr>
      <w:bookmarkStart w:id="893" w:name="_Toc298681314"/>
      <w:bookmarkStart w:id="894" w:name="_Toc308441929"/>
      <w:r>
        <w:t xml:space="preserve">The Psali Batos for </w:t>
      </w:r>
      <w:bookmarkEnd w:id="893"/>
      <w:bookmarkEnd w:id="894"/>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895"/>
            <w:r w:rsidRPr="007425E1">
              <w:t xml:space="preserve">on </w:t>
            </w:r>
            <w:commentRangeEnd w:id="895"/>
            <w:r>
              <w:rPr>
                <w:rStyle w:val="CommentReference"/>
              </w:rPr>
              <w:commentReference w:id="89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896"/>
            <w:r w:rsidRPr="007425E1">
              <w:t xml:space="preserve">Forty </w:t>
            </w:r>
            <w:commentRangeEnd w:id="896"/>
            <w:r>
              <w:rPr>
                <w:rStyle w:val="CommentReference"/>
                <w:rFonts w:ascii="Times New Roman" w:eastAsiaTheme="minorHAnsi" w:hAnsi="Times New Roman" w:cstheme="minorBidi"/>
                <w:color w:val="auto"/>
              </w:rPr>
              <w:commentReference w:id="896"/>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897"/>
            <w:r w:rsidRPr="007425E1">
              <w:t xml:space="preserve">Crush </w:t>
            </w:r>
            <w:r w:rsidR="00CF15BA" w:rsidRPr="00CF15BA">
              <w:t xml:space="preserve">beneath </w:t>
            </w:r>
            <w:r w:rsidRPr="007425E1">
              <w:t>us</w:t>
            </w:r>
            <w:commentRangeEnd w:id="897"/>
            <w:r>
              <w:rPr>
                <w:rStyle w:val="CommentReference"/>
                <w:rFonts w:ascii="Times New Roman" w:eastAsiaTheme="minorHAnsi" w:hAnsi="Times New Roman" w:cstheme="minorBidi"/>
                <w:color w:val="auto"/>
              </w:rPr>
              <w:commentReference w:id="89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898" w:name="_Toc298681315"/>
      <w:bookmarkStart w:id="899" w:name="_Toc308441930"/>
      <w:r w:rsidRPr="00FD2E69">
        <w:t xml:space="preserve">The Conclusion of the </w:t>
      </w:r>
      <w:r>
        <w:t>Batos</w:t>
      </w:r>
      <w:r w:rsidRPr="00FD2E69">
        <w:t xml:space="preserve"> Psali</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0" w:name="_Toc298681316"/>
      <w:bookmarkStart w:id="901" w:name="_Toc308441931"/>
      <w:r>
        <w:t>The Thursday Theotokia</w:t>
      </w:r>
      <w:bookmarkEnd w:id="900"/>
      <w:bookmarkEnd w:id="901"/>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02" w:name="_Toc298681317"/>
      <w:r>
        <w:t>Part One</w:t>
      </w:r>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03"/>
            <w:r w:rsidRPr="007425E1">
              <w:t>virgin</w:t>
            </w:r>
            <w:commentRangeEnd w:id="903"/>
            <w:r>
              <w:rPr>
                <w:rStyle w:val="CommentReference"/>
                <w:rFonts w:ascii="Times New Roman" w:eastAsiaTheme="minorHAnsi" w:hAnsi="Times New Roman" w:cstheme="minorBidi"/>
                <w:color w:val="auto"/>
              </w:rPr>
              <w:commentReference w:id="903"/>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04" w:name="_Toc298681318"/>
      <w:r>
        <w:t>Part Two</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05"/>
            <w:r>
              <w:t>abolished</w:t>
            </w:r>
            <w:commentRangeEnd w:id="905"/>
            <w:r>
              <w:rPr>
                <w:rStyle w:val="CommentReference"/>
                <w:rFonts w:ascii="Times New Roman" w:eastAsiaTheme="minorHAnsi" w:hAnsi="Times New Roman" w:cstheme="minorBidi"/>
                <w:color w:val="auto"/>
              </w:rPr>
              <w:commentReference w:id="905"/>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06" w:name="_Toc298681319"/>
      <w:r>
        <w:t>Part Three</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77777777" w:rsidR="00E35F1F" w:rsidRPr="007425E1" w:rsidRDefault="00E35F1F" w:rsidP="00E35F1F">
            <w:pPr>
              <w:pStyle w:val="EngHang"/>
            </w:pPr>
            <w:r w:rsidRPr="007425E1">
              <w:t>For the womb under judgment,</w:t>
            </w:r>
          </w:p>
          <w:p w14:paraId="45BCE82A" w14:textId="77777777" w:rsidR="00E35F1F" w:rsidRDefault="00E35F1F" w:rsidP="00E35F1F">
            <w:pPr>
              <w:pStyle w:val="EngHangEnd"/>
            </w:pPr>
            <w:r w:rsidRPr="007425E1">
              <w:t>To bring forth children in anguish.</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77777777" w:rsidR="00E35F1F" w:rsidRPr="007425E1" w:rsidRDefault="00E35F1F" w:rsidP="00E35F1F">
            <w:pPr>
              <w:pStyle w:val="EngHang"/>
            </w:pPr>
            <w:r>
              <w:t xml:space="preserve">Bringing forth </w:t>
            </w:r>
            <w:r w:rsidRPr="007425E1">
              <w:t>Emmanuel</w:t>
            </w:r>
            <w:r>
              <w:t xml:space="preserve"> to us,</w:t>
            </w:r>
          </w:p>
          <w:p w14:paraId="47614880" w14:textId="77777777" w:rsidR="00E35F1F" w:rsidRPr="007425E1" w:rsidRDefault="00E35F1F" w:rsidP="00E35F1F">
            <w:pPr>
              <w:pStyle w:val="EngHang"/>
            </w:pPr>
            <w:r>
              <w:t>Without 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07" w:name="_Toc298681320"/>
      <w:r>
        <w:t>Part Four</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08"/>
            <w:r>
              <w:t>.</w:t>
            </w:r>
            <w:commentRangeEnd w:id="908"/>
            <w:r>
              <w:rPr>
                <w:rStyle w:val="CommentReference"/>
              </w:rPr>
              <w:commentReference w:id="908"/>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09"/>
            <w:r>
              <w:t xml:space="preserve">appeared </w:t>
            </w:r>
            <w:commentRangeEnd w:id="909"/>
            <w:r>
              <w:rPr>
                <w:rStyle w:val="CommentReference"/>
                <w:rFonts w:ascii="Times New Roman" w:eastAsiaTheme="minorHAnsi" w:hAnsi="Times New Roman" w:cstheme="minorBidi"/>
                <w:color w:val="auto"/>
              </w:rPr>
              <w:commentReference w:id="909"/>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0"/>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11"/>
            <w:r w:rsidRPr="007425E1">
              <w:t>strength</w:t>
            </w:r>
            <w:commentRangeEnd w:id="911"/>
            <w:r>
              <w:rPr>
                <w:rStyle w:val="CommentReference"/>
                <w:rFonts w:ascii="Times New Roman" w:eastAsiaTheme="minorHAnsi" w:hAnsi="Times New Roman" w:cstheme="minorBidi"/>
                <w:color w:val="auto"/>
              </w:rPr>
              <w:commentReference w:id="911"/>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12"/>
            <w:r>
              <w:t>N</w:t>
            </w:r>
            <w:r w:rsidRPr="007425E1">
              <w:t xml:space="preserve">ow </w:t>
            </w:r>
            <w:commentRangeEnd w:id="912"/>
            <w:r>
              <w:rPr>
                <w:rStyle w:val="CommentReference"/>
                <w:rFonts w:ascii="Times New Roman" w:eastAsiaTheme="minorHAnsi" w:hAnsi="Times New Roman" w:cstheme="minorBidi"/>
                <w:color w:val="auto"/>
              </w:rPr>
              <w:commentReference w:id="912"/>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13" w:name="_Toc298681321"/>
      <w:r>
        <w:t>Part Five</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14"/>
            <w:r>
              <w:t>Theotokos</w:t>
            </w:r>
            <w:commentRangeEnd w:id="914"/>
            <w:r>
              <w:rPr>
                <w:rStyle w:val="CommentReference"/>
                <w:rFonts w:ascii="Times New Roman" w:eastAsiaTheme="minorHAnsi" w:hAnsi="Times New Roman" w:cstheme="minorBidi"/>
                <w:color w:val="auto"/>
              </w:rPr>
              <w:commentReference w:id="914"/>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15"/>
            <w:r>
              <w:t xml:space="preserve">of </w:t>
            </w:r>
            <w:commentRangeEnd w:id="915"/>
            <w:r>
              <w:rPr>
                <w:rStyle w:val="CommentReference"/>
                <w:rFonts w:ascii="Times New Roman" w:eastAsiaTheme="minorHAnsi" w:hAnsi="Times New Roman" w:cstheme="minorBidi"/>
                <w:color w:val="auto"/>
              </w:rPr>
              <w:commentReference w:id="915"/>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16" w:name="_Toc298681322"/>
      <w:r>
        <w:t>Part Six</w:t>
      </w:r>
      <w:bookmarkEnd w:id="9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17"/>
            <w:r>
              <w:t xml:space="preserve">The </w:t>
            </w:r>
            <w:commentRangeEnd w:id="917"/>
            <w:r>
              <w:rPr>
                <w:rStyle w:val="CommentReference"/>
                <w:rFonts w:ascii="Times New Roman" w:eastAsiaTheme="minorHAnsi" w:hAnsi="Times New Roman" w:cstheme="minorBidi"/>
                <w:color w:val="auto"/>
              </w:rPr>
              <w:commentReference w:id="917"/>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77777777" w:rsidR="00E35F1F" w:rsidRPr="007425E1" w:rsidRDefault="00E35F1F" w:rsidP="00E35F1F">
            <w:pPr>
              <w:pStyle w:val="EngHang"/>
            </w:pPr>
            <w:r w:rsidRPr="007425E1">
              <w:t xml:space="preserve"> 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18"/>
            <w:r>
              <w:t>would</w:t>
            </w:r>
            <w:r w:rsidRPr="007425E1">
              <w:t xml:space="preserve"> </w:t>
            </w:r>
            <w:commentRangeEnd w:id="918"/>
            <w:r>
              <w:rPr>
                <w:rStyle w:val="CommentReference"/>
              </w:rPr>
              <w:commentReference w:id="918"/>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19" w:name="_Toc298681323"/>
      <w:r>
        <w:t>Part Seven</w:t>
      </w:r>
      <w:bookmarkEnd w:id="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0"/>
            <w:r>
              <w:t>David</w:t>
            </w:r>
            <w:commentRangeEnd w:id="920"/>
            <w:r>
              <w:rPr>
                <w:rStyle w:val="CommentReference"/>
                <w:rFonts w:ascii="Times New Roman" w:eastAsiaTheme="minorHAnsi" w:hAnsi="Times New Roman" w:cstheme="minorBidi"/>
                <w:color w:val="auto"/>
              </w:rPr>
              <w:commentReference w:id="920"/>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21"/>
            <w:r w:rsidRPr="00E03CD4">
              <w:t xml:space="preserve">deemed </w:t>
            </w:r>
            <w:commentRangeEnd w:id="921"/>
            <w:r>
              <w:rPr>
                <w:rStyle w:val="CommentReference"/>
                <w:rFonts w:ascii="Times New Roman" w:eastAsiaTheme="minorHAnsi" w:hAnsi="Times New Roman" w:cstheme="minorBidi"/>
                <w:color w:val="auto"/>
              </w:rPr>
              <w:commentReference w:id="921"/>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22" w:name="_Toc298681324"/>
      <w:r>
        <w:t>Part Eight</w:t>
      </w:r>
      <w:bookmarkEnd w:id="9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23"/>
            <w:r>
              <w:t>heaven</w:t>
            </w:r>
            <w:r w:rsidRPr="007425E1">
              <w:t xml:space="preserve"> </w:t>
            </w:r>
            <w:commentRangeEnd w:id="923"/>
            <w:r>
              <w:rPr>
                <w:rStyle w:val="CommentReference"/>
                <w:rFonts w:ascii="Times New Roman" w:eastAsiaTheme="minorHAnsi" w:hAnsi="Times New Roman" w:cstheme="minorBidi"/>
                <w:color w:val="auto"/>
              </w:rPr>
              <w:commentReference w:id="923"/>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24" w:name="_Toc298681325"/>
      <w:r>
        <w:t>Part Nine</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25"/>
            <w:r w:rsidRPr="007425E1">
              <w:t>Rises</w:t>
            </w:r>
            <w:commentRangeEnd w:id="925"/>
            <w:r>
              <w:rPr>
                <w:rStyle w:val="CommentReference"/>
              </w:rPr>
              <w:commentReference w:id="925"/>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26" w:name="_Toc298681326"/>
      <w:bookmarkStart w:id="927" w:name="_Toc308441932"/>
      <w:r>
        <w:t xml:space="preserve">The </w:t>
      </w:r>
      <w:r w:rsidRPr="007C4181">
        <w:t>Crown</w:t>
      </w:r>
      <w:bookmarkEnd w:id="926"/>
      <w:bookmarkEnd w:id="927"/>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28"/>
            <w:r w:rsidRPr="007425E1">
              <w:t>destroyed</w:t>
            </w:r>
            <w:commentRangeEnd w:id="928"/>
            <w:r>
              <w:rPr>
                <w:rStyle w:val="CommentReference"/>
                <w:rFonts w:ascii="Times New Roman" w:eastAsiaTheme="minorHAnsi" w:hAnsi="Times New Roman" w:cstheme="minorBidi"/>
                <w:color w:val="auto"/>
              </w:rPr>
              <w:commentReference w:id="928"/>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54"/>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7F172186"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44A4C">
        <w:rPr>
          <w:noProof/>
        </w:rPr>
        <w:t>493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29" w:name="_Toc298681327"/>
      <w:bookmarkStart w:id="930" w:name="_Toc308441933"/>
      <w:bookmarkStart w:id="931" w:name="_Toc448696636"/>
      <w:r>
        <w:t>Friday</w:t>
      </w:r>
      <w:bookmarkEnd w:id="929"/>
      <w:bookmarkEnd w:id="930"/>
      <w:bookmarkEnd w:id="931"/>
    </w:p>
    <w:p w14:paraId="05EA9798" w14:textId="77777777" w:rsidR="00E35F1F" w:rsidRDefault="00E35F1F" w:rsidP="00E35F1F">
      <w:pPr>
        <w:pStyle w:val="Heading3"/>
      </w:pPr>
      <w:bookmarkStart w:id="932" w:name="_Toc298681328"/>
      <w:bookmarkStart w:id="933" w:name="_Toc308441934"/>
      <w:r>
        <w:t>The Psali Batos for Friday</w:t>
      </w:r>
      <w:bookmarkEnd w:id="932"/>
      <w:bookmarkEnd w:id="933"/>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34"/>
            <w:r w:rsidRPr="007425E1">
              <w:t>servants</w:t>
            </w:r>
            <w:commentRangeEnd w:id="934"/>
            <w:r>
              <w:rPr>
                <w:rStyle w:val="CommentReference"/>
                <w:rFonts w:ascii="Times New Roman" w:eastAsiaTheme="minorHAnsi" w:hAnsi="Times New Roman" w:cstheme="minorBidi"/>
                <w:color w:val="auto"/>
              </w:rPr>
              <w:commentReference w:id="934"/>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35"/>
            <w:r w:rsidRPr="007425E1">
              <w:t>To escape the face of the bows.</w:t>
            </w:r>
            <w:commentRangeEnd w:id="935"/>
            <w:r>
              <w:rPr>
                <w:rStyle w:val="CommentReference"/>
              </w:rPr>
              <w:commentReference w:id="935"/>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36"/>
            <w:r w:rsidRPr="00FA5B8C">
              <w:t>ⲉⲑⲣⲟⲩⲱ̀ϣⲉⲙ ⲛ̀ⲧ̀ϫⲟⲙ ⲛ̀ⲧⲉ ⲡⲓⲭ̀ⲣⲱⲙ</w:t>
            </w:r>
            <w:commentRangeEnd w:id="936"/>
            <w:r>
              <w:rPr>
                <w:rStyle w:val="CommentReference"/>
                <w:rFonts w:ascii="Garamond" w:hAnsi="Garamond" w:cstheme="minorBidi"/>
                <w:noProof w:val="0"/>
                <w:lang w:val="en-CA"/>
              </w:rPr>
              <w:commentReference w:id="936"/>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37" w:name="_Toc298681329"/>
      <w:bookmarkStart w:id="938" w:name="_Toc308441935"/>
      <w:r w:rsidRPr="00FD2E69">
        <w:t xml:space="preserve">The Conclusion of the </w:t>
      </w:r>
      <w:r>
        <w:t>Batos</w:t>
      </w:r>
      <w:r w:rsidRPr="00FD2E69">
        <w:t xml:space="preserve"> Psali</w:t>
      </w:r>
      <w:bookmarkEnd w:id="937"/>
      <w:bookmarkEnd w:id="9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39" w:name="_Toc298681330"/>
      <w:bookmarkStart w:id="940" w:name="_Toc308441936"/>
      <w:r>
        <w:t>The Friday Theotokia</w:t>
      </w:r>
      <w:bookmarkEnd w:id="939"/>
      <w:bookmarkEnd w:id="940"/>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41" w:name="_Toc298681331"/>
      <w:r>
        <w:t>Part One</w:t>
      </w:r>
      <w:bookmarkEnd w:id="9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42"/>
            <w:r>
              <w:t>the fruit of your womb</w:t>
            </w:r>
            <w:commentRangeEnd w:id="942"/>
            <w:r>
              <w:rPr>
                <w:rStyle w:val="CommentReference"/>
                <w:rFonts w:ascii="Times New Roman" w:eastAsiaTheme="minorHAnsi" w:hAnsi="Times New Roman" w:cstheme="minorBidi"/>
                <w:color w:val="auto"/>
              </w:rPr>
              <w:commentReference w:id="942"/>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43" w:name="_Toc298681332"/>
      <w:r>
        <w:t>Part Two</w:t>
      </w:r>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44"/>
            <w:r>
              <w:t xml:space="preserve">incarnate </w:t>
            </w:r>
            <w:commentRangeEnd w:id="944"/>
            <w:r>
              <w:rPr>
                <w:rStyle w:val="CommentReference"/>
                <w:rFonts w:ascii="Times New Roman" w:eastAsiaTheme="minorHAnsi" w:hAnsi="Times New Roman" w:cstheme="minorBidi"/>
                <w:color w:val="auto"/>
              </w:rPr>
              <w:commentReference w:id="944"/>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45" w:name="_Toc298681333"/>
      <w:r>
        <w:t>Part Three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46"/>
            <w:r>
              <w:t>O</w:t>
            </w:r>
            <w:commentRangeEnd w:id="946"/>
            <w:r>
              <w:rPr>
                <w:rStyle w:val="CommentReference"/>
                <w:rFonts w:ascii="Times New Roman" w:eastAsiaTheme="minorHAnsi" w:hAnsi="Times New Roman" w:cstheme="minorBidi"/>
                <w:color w:val="auto"/>
              </w:rPr>
              <w:commentReference w:id="946"/>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47" w:name="_Toc298681334"/>
      <w:r>
        <w:t>Part Four</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48" w:name="_Toc298681335"/>
      <w:r>
        <w:t>Part Five</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49" w:name="_Toc298681336"/>
      <w:r>
        <w:t>Part Six</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0" w:name="_Toc298681337"/>
      <w:r>
        <w:t>Part Seven</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51"/>
            <w:r>
              <w:t>temple</w:t>
            </w:r>
            <w:commentRangeEnd w:id="951"/>
            <w:r>
              <w:rPr>
                <w:rStyle w:val="CommentReference"/>
                <w:rFonts w:ascii="Times New Roman" w:eastAsiaTheme="minorHAnsi" w:hAnsi="Times New Roman" w:cstheme="minorBidi"/>
                <w:color w:val="auto"/>
              </w:rPr>
              <w:commentReference w:id="951"/>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52" w:name="_Toc298681338"/>
      <w:bookmarkStart w:id="953" w:name="_Toc308441937"/>
      <w:r>
        <w:t>The Crown</w:t>
      </w:r>
      <w:bookmarkEnd w:id="952"/>
      <w:bookmarkEnd w:id="953"/>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54"/>
            <w:r w:rsidRPr="00F0646D">
              <w:t xml:space="preserve">Infinite </w:t>
            </w:r>
            <w:commentRangeEnd w:id="954"/>
            <w:r>
              <w:rPr>
                <w:rStyle w:val="CommentReference"/>
                <w:rFonts w:ascii="Times New Roman" w:eastAsiaTheme="minorHAnsi" w:hAnsi="Times New Roman" w:cstheme="minorBidi"/>
                <w:color w:val="auto"/>
              </w:rPr>
              <w:commentReference w:id="954"/>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55"/>
            <w:r w:rsidRPr="007425E1">
              <w:t>hook</w:t>
            </w:r>
            <w:commentRangeEnd w:id="955"/>
            <w:r>
              <w:rPr>
                <w:rStyle w:val="CommentReference"/>
                <w:rFonts w:ascii="Times New Roman" w:eastAsiaTheme="minorHAnsi" w:hAnsi="Times New Roman" w:cstheme="minorBidi"/>
                <w:color w:val="auto"/>
              </w:rPr>
              <w:commentReference w:id="955"/>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56"/>
            <w:r w:rsidRPr="007425E1">
              <w:t xml:space="preserve">Teaching </w:t>
            </w:r>
            <w:commentRangeEnd w:id="956"/>
            <w:r>
              <w:rPr>
                <w:rStyle w:val="CommentReference"/>
                <w:rFonts w:ascii="Times New Roman" w:eastAsiaTheme="minorHAnsi" w:hAnsi="Times New Roman" w:cstheme="minorBidi"/>
                <w:color w:val="auto"/>
              </w:rPr>
              <w:commentReference w:id="956"/>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57"/>
            <w:r w:rsidRPr="007425E1">
              <w:t>a cause</w:t>
            </w:r>
            <w:r>
              <w:t xml:space="preserve"> for us</w:t>
            </w:r>
            <w:r w:rsidRPr="007425E1">
              <w:t>,</w:t>
            </w:r>
            <w:commentRangeEnd w:id="957"/>
            <w:r>
              <w:rPr>
                <w:rStyle w:val="CommentReference"/>
                <w:rFonts w:ascii="Times New Roman" w:eastAsiaTheme="minorHAnsi" w:hAnsi="Times New Roman" w:cstheme="minorBidi"/>
                <w:color w:val="auto"/>
              </w:rPr>
              <w:commentReference w:id="957"/>
            </w:r>
          </w:p>
          <w:p w14:paraId="18A8A756" w14:textId="77777777" w:rsidR="00E35F1F" w:rsidRDefault="00E35F1F" w:rsidP="00E35F1F">
            <w:pPr>
              <w:pStyle w:val="EngHangEnd"/>
            </w:pPr>
            <w:r w:rsidRPr="007425E1">
              <w:t xml:space="preserve">To ascend the </w:t>
            </w:r>
            <w:commentRangeStart w:id="958"/>
            <w:r w:rsidRPr="007425E1">
              <w:t xml:space="preserve">path </w:t>
            </w:r>
            <w:commentRangeEnd w:id="958"/>
            <w:r>
              <w:rPr>
                <w:rStyle w:val="CommentReference"/>
                <w:rFonts w:ascii="Times New Roman" w:eastAsiaTheme="minorHAnsi" w:hAnsi="Times New Roman" w:cstheme="minorBidi"/>
                <w:color w:val="auto"/>
              </w:rPr>
              <w:commentReference w:id="958"/>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59"/>
            </w:r>
            <w:r>
              <w:t>,</w:t>
            </w:r>
          </w:p>
          <w:p w14:paraId="51E3C73A" w14:textId="77777777" w:rsidR="00E35F1F" w:rsidRDefault="00E35F1F" w:rsidP="00E35F1F">
            <w:pPr>
              <w:pStyle w:val="EngHangEnd"/>
            </w:pPr>
            <w:r>
              <w:t>With</w:t>
            </w:r>
            <w:r w:rsidRPr="007425E1">
              <w:t xml:space="preserve"> joy and </w:t>
            </w:r>
            <w:commentRangeStart w:id="960"/>
            <w:r w:rsidRPr="007425E1">
              <w:t>rejoicing</w:t>
            </w:r>
            <w:commentRangeEnd w:id="960"/>
            <w:r>
              <w:rPr>
                <w:rStyle w:val="CommentReference"/>
                <w:rFonts w:ascii="Times New Roman" w:eastAsiaTheme="minorHAnsi" w:hAnsi="Times New Roman" w:cstheme="minorBidi"/>
                <w:color w:val="auto"/>
              </w:rPr>
              <w:commentReference w:id="960"/>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5AF749A4"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44A4C">
        <w:rPr>
          <w:noProof/>
        </w:rPr>
        <w:t>493</w:t>
      </w:r>
      <w:r>
        <w:fldChar w:fldCharType="end"/>
      </w:r>
      <w:r>
        <w:t>.</w:t>
      </w:r>
    </w:p>
    <w:p w14:paraId="38557AE9" w14:textId="77777777" w:rsidR="00E35F1F" w:rsidRDefault="00E35F1F" w:rsidP="00E35F1F">
      <w:pPr>
        <w:pStyle w:val="Heading2"/>
      </w:pPr>
      <w:bookmarkStart w:id="961" w:name="_Toc298681339"/>
      <w:bookmarkStart w:id="962" w:name="_Toc308441938"/>
      <w:bookmarkStart w:id="963" w:name="_Toc448696637"/>
      <w:r>
        <w:t>Saturday</w:t>
      </w:r>
      <w:bookmarkEnd w:id="961"/>
      <w:bookmarkEnd w:id="962"/>
      <w:bookmarkEnd w:id="963"/>
    </w:p>
    <w:p w14:paraId="425920E6" w14:textId="77777777" w:rsidR="00E35F1F" w:rsidRDefault="00E35F1F" w:rsidP="00E35F1F">
      <w:pPr>
        <w:pStyle w:val="Heading3"/>
      </w:pPr>
      <w:bookmarkStart w:id="964" w:name="_Toc298681340"/>
      <w:bookmarkStart w:id="965" w:name="_Toc308441939"/>
      <w:r>
        <w:t>The Saturday Psali Batos</w:t>
      </w:r>
      <w:bookmarkEnd w:id="964"/>
      <w:bookmarkEnd w:id="965"/>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66"/>
            <w:r w:rsidRPr="007425E1">
              <w:rPr>
                <w:rFonts w:eastAsiaTheme="minorHAnsi"/>
              </w:rPr>
              <w:t xml:space="preserve">All </w:t>
            </w:r>
            <w:commentRangeEnd w:id="966"/>
            <w:r>
              <w:rPr>
                <w:rStyle w:val="CommentReference"/>
                <w:rFonts w:ascii="Times New Roman" w:eastAsiaTheme="minorHAnsi" w:hAnsi="Times New Roman" w:cstheme="minorBidi"/>
                <w:color w:val="auto"/>
              </w:rPr>
              <w:commentReference w:id="966"/>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67"/>
            <w:r w:rsidRPr="007425E1">
              <w:rPr>
                <w:rFonts w:eastAsiaTheme="minorHAnsi"/>
              </w:rPr>
              <w:t>every</w:t>
            </w:r>
            <w:r>
              <w:rPr>
                <w:rFonts w:eastAsiaTheme="minorHAnsi"/>
              </w:rPr>
              <w:t xml:space="preserve"> </w:t>
            </w:r>
            <w:r w:rsidRPr="007425E1">
              <w:rPr>
                <w:rFonts w:eastAsiaTheme="minorHAnsi"/>
              </w:rPr>
              <w:t>day</w:t>
            </w:r>
            <w:commentRangeEnd w:id="967"/>
            <w:r>
              <w:rPr>
                <w:rStyle w:val="CommentReference"/>
                <w:rFonts w:ascii="Times New Roman" w:eastAsiaTheme="minorHAnsi" w:hAnsi="Times New Roman" w:cstheme="minorBidi"/>
                <w:color w:val="auto"/>
              </w:rPr>
              <w:commentReference w:id="967"/>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68"/>
            <w:r>
              <w:rPr>
                <w:rFonts w:eastAsiaTheme="minorHAnsi"/>
              </w:rPr>
              <w:t>ecstasy</w:t>
            </w:r>
            <w:commentRangeEnd w:id="968"/>
            <w:r>
              <w:rPr>
                <w:rStyle w:val="CommentReference"/>
                <w:rFonts w:ascii="Times New Roman" w:eastAsiaTheme="minorHAnsi" w:hAnsi="Times New Roman" w:cstheme="minorBidi"/>
                <w:color w:val="auto"/>
              </w:rPr>
              <w:commentReference w:id="968"/>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69"/>
            <w:r w:rsidRPr="007425E1">
              <w:rPr>
                <w:color w:val="000000"/>
              </w:rPr>
              <w:t xml:space="preserve">glory </w:t>
            </w:r>
            <w:commentRangeEnd w:id="969"/>
            <w:r>
              <w:rPr>
                <w:rStyle w:val="CommentReference"/>
              </w:rPr>
              <w:commentReference w:id="969"/>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0"/>
            <w:r>
              <w:rPr>
                <w:rFonts w:eastAsiaTheme="minorHAnsi"/>
              </w:rPr>
              <w:t xml:space="preserve">From </w:t>
            </w:r>
            <w:commentRangeEnd w:id="970"/>
            <w:r>
              <w:rPr>
                <w:rStyle w:val="CommentReference"/>
                <w:rFonts w:ascii="Times New Roman" w:eastAsiaTheme="minorHAnsi" w:hAnsi="Times New Roman" w:cstheme="minorBidi"/>
                <w:color w:val="auto"/>
              </w:rPr>
              <w:commentReference w:id="970"/>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71"/>
            <w:r>
              <w:rPr>
                <w:rFonts w:eastAsiaTheme="minorHAnsi"/>
              </w:rPr>
              <w:t>prophet</w:t>
            </w:r>
            <w:commentRangeEnd w:id="971"/>
            <w:r>
              <w:rPr>
                <w:rStyle w:val="CommentReference"/>
                <w:rFonts w:ascii="Times New Roman" w:eastAsiaTheme="minorHAnsi" w:hAnsi="Times New Roman" w:cstheme="minorBidi"/>
                <w:color w:val="auto"/>
              </w:rPr>
              <w:commentReference w:id="971"/>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72"/>
            <w:r w:rsidRPr="007425E1">
              <w:rPr>
                <w:rFonts w:eastAsiaTheme="minorHAnsi"/>
              </w:rPr>
              <w:t>everyone</w:t>
            </w:r>
            <w:commentRangeEnd w:id="972"/>
            <w:r>
              <w:rPr>
                <w:rStyle w:val="CommentReference"/>
                <w:rFonts w:ascii="Times New Roman" w:eastAsiaTheme="minorHAnsi" w:hAnsi="Times New Roman" w:cstheme="minorBidi"/>
                <w:color w:val="auto"/>
              </w:rPr>
              <w:commentReference w:id="972"/>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73"/>
            <w:r>
              <w:rPr>
                <w:rFonts w:eastAsiaTheme="minorHAnsi"/>
              </w:rPr>
              <w:t xml:space="preserve">never </w:t>
            </w:r>
            <w:commentRangeEnd w:id="973"/>
            <w:r>
              <w:rPr>
                <w:rStyle w:val="CommentReference"/>
                <w:rFonts w:ascii="Times New Roman" w:eastAsiaTheme="minorHAnsi" w:hAnsi="Times New Roman" w:cstheme="minorBidi"/>
                <w:color w:val="auto"/>
              </w:rPr>
              <w:commentReference w:id="973"/>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74"/>
            <w:r w:rsidRPr="007425E1">
              <w:rPr>
                <w:rFonts w:eastAsiaTheme="minorHAnsi"/>
              </w:rPr>
              <w:t xml:space="preserve">and </w:t>
            </w:r>
            <w:commentRangeEnd w:id="974"/>
            <w:r>
              <w:rPr>
                <w:rStyle w:val="CommentReference"/>
                <w:rFonts w:ascii="Times New Roman" w:eastAsiaTheme="minorHAnsi" w:hAnsi="Times New Roman" w:cstheme="minorBidi"/>
                <w:color w:val="auto"/>
              </w:rPr>
              <w:commentReference w:id="974"/>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75"/>
            <w:r w:rsidRPr="007425E1">
              <w:rPr>
                <w:rFonts w:eastAsiaTheme="minorHAnsi"/>
              </w:rPr>
              <w:t xml:space="preserve">praises </w:t>
            </w:r>
            <w:commentRangeEnd w:id="975"/>
            <w:r>
              <w:rPr>
                <w:rStyle w:val="CommentReference"/>
                <w:rFonts w:ascii="Times New Roman" w:eastAsiaTheme="minorHAnsi" w:hAnsi="Times New Roman" w:cstheme="minorBidi"/>
                <w:color w:val="auto"/>
              </w:rPr>
              <w:commentReference w:id="975"/>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76"/>
            <w:r w:rsidRPr="007425E1">
              <w:rPr>
                <w:rFonts w:eastAsiaTheme="minorHAnsi"/>
              </w:rPr>
              <w:t>blessing</w:t>
            </w:r>
            <w:commentRangeEnd w:id="976"/>
            <w:r>
              <w:rPr>
                <w:rStyle w:val="CommentReference"/>
                <w:rFonts w:ascii="Times New Roman" w:eastAsiaTheme="minorHAnsi" w:hAnsi="Times New Roman" w:cstheme="minorBidi"/>
                <w:color w:val="auto"/>
              </w:rPr>
              <w:commentReference w:id="976"/>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77"/>
            <w:r w:rsidRPr="007425E1">
              <w:rPr>
                <w:rFonts w:eastAsiaTheme="minorHAnsi"/>
              </w:rPr>
              <w:t xml:space="preserve">we'll </w:t>
            </w:r>
            <w:commentRangeEnd w:id="977"/>
            <w:r>
              <w:rPr>
                <w:rStyle w:val="CommentReference"/>
                <w:rFonts w:ascii="Times New Roman" w:eastAsiaTheme="minorHAnsi" w:hAnsi="Times New Roman" w:cstheme="minorBidi"/>
                <w:color w:val="auto"/>
              </w:rPr>
              <w:commentReference w:id="977"/>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78"/>
            <w:r w:rsidRPr="007425E1">
              <w:rPr>
                <w:rFonts w:eastAsiaTheme="minorHAnsi"/>
              </w:rPr>
              <w:t xml:space="preserve">perfect </w:t>
            </w:r>
            <w:commentRangeEnd w:id="978"/>
            <w:r>
              <w:rPr>
                <w:rStyle w:val="CommentReference"/>
                <w:rFonts w:ascii="Times New Roman" w:eastAsiaTheme="minorHAnsi" w:hAnsi="Times New Roman" w:cstheme="minorBidi"/>
                <w:color w:val="auto"/>
              </w:rPr>
              <w:commentReference w:id="978"/>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79" w:name="_Toc298681341"/>
      <w:bookmarkStart w:id="980" w:name="_Toc308441940"/>
      <w:r w:rsidRPr="00FD2E69">
        <w:t xml:space="preserve">The Conclusion of the </w:t>
      </w:r>
      <w:r>
        <w:t>Batos</w:t>
      </w:r>
      <w:r w:rsidRPr="00FD2E69">
        <w:t xml:space="preserve"> Psali</w:t>
      </w:r>
      <w:bookmarkEnd w:id="979"/>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8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81"/>
            <w:r>
              <w:rPr>
                <w:rStyle w:val="CommentReference"/>
                <w:rFonts w:ascii="Garamond" w:hAnsi="Garamond" w:cstheme="minorBidi"/>
                <w:noProof w:val="0"/>
                <w:lang w:val="en-CA"/>
              </w:rPr>
              <w:commentReference w:id="981"/>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82" w:name="_Toc298681342"/>
      <w:bookmarkStart w:id="983" w:name="_Toc308441941"/>
      <w:r>
        <w:t>The Saturday Theotokia</w:t>
      </w:r>
      <w:bookmarkEnd w:id="982"/>
      <w:bookmarkEnd w:id="983"/>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84" w:name="_Toc298681343"/>
      <w:r>
        <w:t>Part One</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85" w:name="_Toc298681344"/>
      <w:r w:rsidRPr="00D24FE1">
        <w:t>Part</w:t>
      </w:r>
      <w:r>
        <w:t xml:space="preserve"> Two</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86"/>
            <w:r w:rsidRPr="007425E1">
              <w:rPr>
                <w:rFonts w:eastAsiaTheme="minorHAnsi"/>
              </w:rPr>
              <w:t xml:space="preserve">honour </w:t>
            </w:r>
            <w:commentRangeEnd w:id="986"/>
            <w:r>
              <w:rPr>
                <w:rStyle w:val="CommentReference"/>
                <w:rFonts w:ascii="Times New Roman" w:eastAsiaTheme="minorHAnsi" w:hAnsi="Times New Roman" w:cstheme="minorBidi"/>
                <w:color w:val="auto"/>
              </w:rPr>
              <w:commentReference w:id="986"/>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87"/>
            <w:r w:rsidRPr="007425E1">
              <w:rPr>
                <w:rFonts w:eastAsiaTheme="minorHAnsi"/>
              </w:rPr>
              <w:t xml:space="preserve">prudent </w:t>
            </w:r>
            <w:commentRangeEnd w:id="987"/>
            <w:r>
              <w:rPr>
                <w:rStyle w:val="CommentReference"/>
                <w:rFonts w:ascii="Times New Roman" w:eastAsiaTheme="minorHAnsi" w:hAnsi="Times New Roman" w:cstheme="minorBidi"/>
                <w:color w:val="auto"/>
              </w:rPr>
              <w:commentReference w:id="987"/>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88" w:name="_Toc298681345"/>
      <w:r>
        <w:t>Part Three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89"/>
            <w:r w:rsidRPr="007425E1">
              <w:rPr>
                <w:rFonts w:eastAsiaTheme="minorHAnsi"/>
              </w:rPr>
              <w:t>bride</w:t>
            </w:r>
            <w:commentRangeEnd w:id="989"/>
            <w:r>
              <w:rPr>
                <w:rStyle w:val="CommentReference"/>
                <w:rFonts w:ascii="Times New Roman" w:eastAsiaTheme="minorHAnsi" w:hAnsi="Times New Roman" w:cstheme="minorBidi"/>
                <w:color w:val="auto"/>
              </w:rPr>
              <w:commentReference w:id="989"/>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0"/>
            <w:r w:rsidRPr="007425E1">
              <w:rPr>
                <w:rFonts w:eastAsiaTheme="minorHAnsi"/>
              </w:rPr>
              <w:t xml:space="preserve">rue </w:t>
            </w:r>
            <w:commentRangeEnd w:id="990"/>
            <w:r>
              <w:rPr>
                <w:rStyle w:val="CommentReference"/>
                <w:rFonts w:ascii="Times New Roman" w:eastAsiaTheme="minorHAnsi" w:hAnsi="Times New Roman" w:cstheme="minorBidi"/>
                <w:color w:val="auto"/>
              </w:rPr>
              <w:commentReference w:id="990"/>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91"/>
            <w:r w:rsidRPr="007425E1">
              <w:rPr>
                <w:rFonts w:eastAsiaTheme="minorHAnsi"/>
              </w:rPr>
              <w:t xml:space="preserve">ed </w:t>
            </w:r>
            <w:commentRangeEnd w:id="991"/>
            <w:r>
              <w:rPr>
                <w:rStyle w:val="CommentReference"/>
                <w:rFonts w:ascii="Times New Roman" w:eastAsiaTheme="minorHAnsi" w:hAnsi="Times New Roman" w:cstheme="minorBidi"/>
                <w:color w:val="auto"/>
              </w:rPr>
              <w:commentReference w:id="991"/>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992" w:name="_Toc298681346"/>
      <w:r w:rsidRPr="00D24FE1">
        <w:t>Part</w:t>
      </w:r>
      <w:r>
        <w:t xml:space="preserve"> Four</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993"/>
            <w:r>
              <w:rPr>
                <w:rFonts w:eastAsiaTheme="minorHAnsi"/>
              </w:rPr>
              <w:t xml:space="preserve">unto </w:t>
            </w:r>
            <w:commentRangeEnd w:id="993"/>
            <w:r>
              <w:rPr>
                <w:rStyle w:val="CommentReference"/>
                <w:rFonts w:ascii="Times New Roman" w:eastAsiaTheme="minorHAnsi" w:hAnsi="Times New Roman" w:cstheme="minorBidi"/>
                <w:color w:val="auto"/>
              </w:rPr>
              <w:commentReference w:id="993"/>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994" w:name="_Toc298681347"/>
      <w:r w:rsidRPr="00D24FE1">
        <w:t>Part</w:t>
      </w:r>
      <w:r>
        <w:t xml:space="preserve"> Five</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995" w:name="_Toc298681348"/>
      <w:r>
        <w:t>Part Six</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996"/>
            <w:r w:rsidRPr="007425E1">
              <w:t>rejoice</w:t>
            </w:r>
            <w:r>
              <w:t>d</w:t>
            </w:r>
            <w:commentRangeEnd w:id="996"/>
            <w:r>
              <w:rPr>
                <w:rStyle w:val="CommentReference"/>
                <w:rFonts w:ascii="Times New Roman" w:eastAsiaTheme="minorHAnsi" w:hAnsi="Times New Roman" w:cstheme="minorBidi"/>
                <w:color w:val="auto"/>
              </w:rPr>
              <w:commentReference w:id="996"/>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997"/>
            <w:r>
              <w:t>save</w:t>
            </w:r>
            <w:r w:rsidRPr="007425E1">
              <w:t xml:space="preserve"> </w:t>
            </w:r>
            <w:commentRangeEnd w:id="997"/>
            <w:r>
              <w:rPr>
                <w:rStyle w:val="CommentReference"/>
              </w:rPr>
              <w:commentReference w:id="997"/>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998" w:name="_Toc298681349"/>
      <w:r>
        <w:t>Part Seven</w:t>
      </w:r>
      <w:bookmarkEnd w:id="9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999"/>
            <w:r>
              <w:t>Paradoxically</w:t>
            </w:r>
            <w:commentRangeEnd w:id="999"/>
            <w:r>
              <w:rPr>
                <w:rStyle w:val="CommentReference"/>
                <w:rFonts w:ascii="Times New Roman" w:eastAsiaTheme="minorHAnsi" w:hAnsi="Times New Roman" w:cstheme="minorBidi"/>
                <w:color w:val="auto"/>
              </w:rPr>
              <w:commentReference w:id="999"/>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0"/>
            <w:r>
              <w:t xml:space="preserve">is </w:t>
            </w:r>
            <w:commentRangeEnd w:id="1000"/>
            <w:r>
              <w:rPr>
                <w:rStyle w:val="CommentReference"/>
                <w:rFonts w:ascii="Times New Roman" w:eastAsiaTheme="minorHAnsi" w:hAnsi="Times New Roman" w:cstheme="minorBidi"/>
                <w:color w:val="auto"/>
              </w:rPr>
              <w:commentReference w:id="1000"/>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01" w:name="_Toc298681350"/>
      <w:r>
        <w:t>Part Eight</w:t>
      </w:r>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02"/>
            <w:r w:rsidRPr="007425E1">
              <w:t>from all sides</w:t>
            </w:r>
            <w:commentRangeEnd w:id="1002"/>
            <w:r>
              <w:rPr>
                <w:rStyle w:val="CommentReference"/>
                <w:rFonts w:ascii="Times New Roman" w:eastAsiaTheme="minorHAnsi" w:hAnsi="Times New Roman" w:cstheme="minorBidi"/>
                <w:color w:val="auto"/>
              </w:rPr>
              <w:commentReference w:id="1002"/>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03"/>
            <w:r>
              <w:t>Saviour</w:t>
            </w:r>
            <w:commentRangeEnd w:id="1003"/>
            <w:r>
              <w:rPr>
                <w:rStyle w:val="CommentReference"/>
                <w:rFonts w:ascii="Times New Roman" w:eastAsiaTheme="minorHAnsi" w:hAnsi="Times New Roman" w:cstheme="minorBidi"/>
                <w:color w:val="auto"/>
              </w:rPr>
              <w:commentReference w:id="1003"/>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04" w:name="_Toc298681351"/>
      <w:r>
        <w:t>Part Nine</w:t>
      </w:r>
      <w:bookmarkEnd w:id="10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05"/>
            <w:r>
              <w:t>compassion</w:t>
            </w:r>
            <w:commentRangeEnd w:id="1005"/>
            <w:r>
              <w:rPr>
                <w:rStyle w:val="CommentReference"/>
                <w:rFonts w:ascii="Times New Roman" w:eastAsiaTheme="minorHAnsi" w:hAnsi="Times New Roman" w:cstheme="minorBidi"/>
                <w:color w:val="auto"/>
              </w:rPr>
              <w:commentReference w:id="1005"/>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06" w:name="_Toc298681352"/>
      <w:bookmarkStart w:id="1007" w:name="_Toc308441942"/>
      <w:r>
        <w:t>The Crown Batos</w:t>
      </w:r>
      <w:bookmarkEnd w:id="1006"/>
      <w:bookmarkEnd w:id="1007"/>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08"/>
            <w:r>
              <w:t>Sanctuary</w:t>
            </w:r>
            <w:commentRangeEnd w:id="1008"/>
            <w:r>
              <w:rPr>
                <w:rStyle w:val="CommentReference"/>
                <w:rFonts w:ascii="Times New Roman" w:eastAsiaTheme="minorHAnsi" w:hAnsi="Times New Roman" w:cstheme="minorBidi"/>
                <w:color w:val="auto"/>
              </w:rPr>
              <w:commentReference w:id="1008"/>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09"/>
            <w:r>
              <w:t>lampstand</w:t>
            </w:r>
            <w:commentRangeEnd w:id="1009"/>
            <w:r>
              <w:rPr>
                <w:rStyle w:val="CommentReference"/>
                <w:rFonts w:ascii="Times New Roman" w:eastAsiaTheme="minorHAnsi" w:hAnsi="Times New Roman" w:cstheme="minorBidi"/>
                <w:color w:val="auto"/>
              </w:rPr>
              <w:commentReference w:id="1009"/>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0"/>
            <w:r>
              <w:t>Greeted</w:t>
            </w:r>
            <w:commentRangeEnd w:id="1010"/>
            <w:r>
              <w:rPr>
                <w:rStyle w:val="CommentReference"/>
                <w:rFonts w:ascii="Times New Roman" w:eastAsiaTheme="minorHAnsi" w:hAnsi="Times New Roman" w:cstheme="minorBidi"/>
                <w:color w:val="auto"/>
              </w:rPr>
              <w:commentReference w:id="1010"/>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11"/>
            <w:r w:rsidRPr="007425E1">
              <w:t xml:space="preserve">For </w:t>
            </w:r>
            <w:commentRangeEnd w:id="1011"/>
            <w:r>
              <w:rPr>
                <w:rStyle w:val="CommentReference"/>
                <w:rFonts w:ascii="Times New Roman" w:eastAsiaTheme="minorHAnsi" w:hAnsi="Times New Roman" w:cstheme="minorBidi"/>
                <w:color w:val="auto"/>
              </w:rPr>
              <w:commentReference w:id="1011"/>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12"/>
            <w:r>
              <w:t>coming</w:t>
            </w:r>
            <w:r w:rsidRPr="007425E1">
              <w:t xml:space="preserve"> </w:t>
            </w:r>
            <w:commentRangeEnd w:id="1012"/>
            <w:r>
              <w:rPr>
                <w:rStyle w:val="CommentReference"/>
                <w:rFonts w:ascii="Times New Roman" w:eastAsiaTheme="minorHAnsi" w:hAnsi="Times New Roman" w:cstheme="minorBidi"/>
                <w:color w:val="auto"/>
              </w:rPr>
              <w:commentReference w:id="1012"/>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13"/>
            <w:r w:rsidRPr="00582AD7">
              <w:t>ⲧⲉⲥⲱⲙⲁ</w:t>
            </w:r>
            <w:commentRangeEnd w:id="1013"/>
            <w:r>
              <w:rPr>
                <w:rStyle w:val="CommentReference"/>
                <w:rFonts w:ascii="Garamond" w:hAnsi="Garamond" w:cstheme="minorBidi"/>
                <w:noProof w:val="0"/>
                <w:lang w:val="en-CA"/>
              </w:rPr>
              <w:commentReference w:id="1013"/>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14"/>
            <w:r w:rsidRPr="007425E1">
              <w:t>you</w:t>
            </w:r>
            <w:commentRangeEnd w:id="1014"/>
            <w:r>
              <w:rPr>
                <w:rStyle w:val="CommentReference"/>
                <w:rFonts w:ascii="Times New Roman" w:eastAsiaTheme="minorHAnsi" w:hAnsi="Times New Roman" w:cstheme="minorBidi"/>
                <w:color w:val="auto"/>
              </w:rPr>
              <w:commentReference w:id="1014"/>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15" w:name="_Toc298681353"/>
      <w:bookmarkStart w:id="1016" w:name="_Toc308441943"/>
      <w:r>
        <w:t>The Second Crown Batos</w:t>
      </w:r>
      <w:bookmarkEnd w:id="1015"/>
      <w:bookmarkEnd w:id="1016"/>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17"/>
            <w:r>
              <w:t>evangelized</w:t>
            </w:r>
            <w:r w:rsidRPr="007425E1">
              <w:t xml:space="preserve"> </w:t>
            </w:r>
            <w:commentRangeEnd w:id="1017"/>
            <w:r>
              <w:rPr>
                <w:rStyle w:val="CommentReference"/>
                <w:rFonts w:ascii="Times New Roman" w:eastAsiaTheme="minorHAnsi" w:hAnsi="Times New Roman" w:cstheme="minorBidi"/>
                <w:color w:val="auto"/>
              </w:rPr>
              <w:commentReference w:id="1017"/>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18"/>
            <w:r w:rsidRPr="007425E1">
              <w:t>thereof</w:t>
            </w:r>
            <w:commentRangeEnd w:id="1018"/>
            <w:r>
              <w:rPr>
                <w:rStyle w:val="CommentReference"/>
                <w:rFonts w:ascii="Times New Roman" w:eastAsiaTheme="minorHAnsi" w:hAnsi="Times New Roman" w:cstheme="minorBidi"/>
                <w:color w:val="auto"/>
              </w:rPr>
              <w:commentReference w:id="1018"/>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19"/>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19"/>
            <w:r>
              <w:rPr>
                <w:rStyle w:val="CommentReference"/>
                <w:rFonts w:ascii="Garamond" w:hAnsi="Garamond" w:cstheme="minorBidi"/>
                <w:noProof w:val="0"/>
                <w:lang w:val="en-CA"/>
              </w:rPr>
              <w:commentReference w:id="1019"/>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55"/>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0" w:name="_Toc298681354"/>
      <w:bookmarkStart w:id="1021" w:name="_Ref299212102"/>
      <w:bookmarkStart w:id="1022" w:name="_Ref299212144"/>
      <w:bookmarkStart w:id="1023" w:name="_Ref299212161"/>
      <w:bookmarkStart w:id="1024" w:name="_Toc308441944"/>
      <w:bookmarkStart w:id="1025" w:name="_Toc448696638"/>
      <w:r>
        <w:t>The Ending of the Batos Theotokias</w:t>
      </w:r>
      <w:bookmarkEnd w:id="1020"/>
      <w:bookmarkEnd w:id="1021"/>
      <w:bookmarkEnd w:id="1022"/>
      <w:bookmarkEnd w:id="1023"/>
      <w:bookmarkEnd w:id="1024"/>
      <w:bookmarkEnd w:id="10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26"/>
            <w:r w:rsidRPr="007425E1">
              <w:rPr>
                <w:rFonts w:eastAsiaTheme="minorHAnsi"/>
              </w:rPr>
              <w:t>Awesome and full of glory</w:t>
            </w:r>
            <w:commentRangeEnd w:id="1026"/>
            <w:r>
              <w:rPr>
                <w:rStyle w:val="CommentReference"/>
                <w:rFonts w:ascii="Times New Roman" w:eastAsiaTheme="minorHAnsi" w:hAnsi="Times New Roman" w:cstheme="minorBidi"/>
                <w:color w:val="auto"/>
              </w:rPr>
              <w:commentReference w:id="1026"/>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27"/>
            <w:r w:rsidRPr="007425E1">
              <w:rPr>
                <w:rFonts w:eastAsiaTheme="minorHAnsi"/>
              </w:rPr>
              <w:t>works</w:t>
            </w:r>
            <w:commentRangeEnd w:id="1027"/>
            <w:r>
              <w:rPr>
                <w:rStyle w:val="CommentReference"/>
                <w:rFonts w:ascii="Times New Roman" w:eastAsiaTheme="minorHAnsi" w:hAnsi="Times New Roman" w:cstheme="minorBidi"/>
                <w:color w:val="auto"/>
              </w:rPr>
              <w:commentReference w:id="1027"/>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28"/>
            <w:r w:rsidRPr="00582AD7">
              <w:t>ϥ̀ⲛⲁϯ ⲙ̀ⲡⲓⲟⲩⲁⲓ</w:t>
            </w:r>
            <w:commentRangeEnd w:id="1028"/>
            <w:r>
              <w:rPr>
                <w:rStyle w:val="CommentReference"/>
                <w:rFonts w:ascii="Garamond" w:hAnsi="Garamond" w:cstheme="minorBidi"/>
                <w:noProof w:val="0"/>
                <w:lang w:val="en-CA"/>
              </w:rPr>
              <w:commentReference w:id="1028"/>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29"/>
            <w:r w:rsidRPr="007425E1">
              <w:rPr>
                <w:rFonts w:eastAsiaTheme="minorHAnsi"/>
              </w:rPr>
              <w:t xml:space="preserve">with </w:t>
            </w:r>
            <w:commentRangeEnd w:id="1029"/>
            <w:r>
              <w:rPr>
                <w:rStyle w:val="CommentReference"/>
                <w:rFonts w:ascii="Times New Roman" w:eastAsiaTheme="minorHAnsi" w:hAnsi="Times New Roman" w:cstheme="minorBidi"/>
                <w:color w:val="auto"/>
              </w:rPr>
              <w:commentReference w:id="1029"/>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0"/>
            <w:r w:rsidRPr="00582AD7">
              <w:t>ⲡⲁⲓ ⲉ̀ϩⲟⲟⲩ</w:t>
            </w:r>
            <w:commentRangeEnd w:id="1030"/>
            <w:r>
              <w:rPr>
                <w:rStyle w:val="CommentReference"/>
                <w:rFonts w:ascii="Garamond" w:hAnsi="Garamond" w:cstheme="minorBidi"/>
                <w:noProof w:val="0"/>
                <w:lang w:val="en-CA"/>
              </w:rPr>
              <w:commentReference w:id="1030"/>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31"/>
            <w:r w:rsidRPr="007425E1">
              <w:rPr>
                <w:rFonts w:eastAsiaTheme="minorHAnsi"/>
              </w:rPr>
              <w:t xml:space="preserve">bless </w:t>
            </w:r>
            <w:commentRangeEnd w:id="1031"/>
            <w:r>
              <w:rPr>
                <w:rStyle w:val="CommentReference"/>
                <w:rFonts w:ascii="Times New Roman" w:eastAsiaTheme="minorHAnsi" w:hAnsi="Times New Roman" w:cstheme="minorBidi"/>
                <w:color w:val="auto"/>
              </w:rPr>
              <w:commentReference w:id="1031"/>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7C8306ED" w:rsidR="006869EE" w:rsidRPr="00D65F5D" w:rsidRDefault="00E35F1F" w:rsidP="00D65F5D">
      <w:r>
        <w:t xml:space="preserve">Continue to the Creed on page </w:t>
      </w:r>
      <w:r>
        <w:fldChar w:fldCharType="begin"/>
      </w:r>
      <w:r>
        <w:instrText xml:space="preserve"> PAGEREF _Ref299212181 \h </w:instrText>
      </w:r>
      <w:r>
        <w:fldChar w:fldCharType="separate"/>
      </w:r>
      <w:r w:rsidR="00044A4C">
        <w:rPr>
          <w:noProof/>
        </w:rPr>
        <w:t>5</w:t>
      </w:r>
      <w:r>
        <w:fldChar w:fldCharType="end"/>
      </w:r>
      <w:r>
        <w:t>.</w:t>
      </w:r>
    </w:p>
    <w:p w14:paraId="0F571DA3" w14:textId="41F2142E" w:rsidR="006869EE" w:rsidRDefault="006869EE" w:rsidP="006869EE">
      <w:pPr>
        <w:pStyle w:val="Heading1"/>
      </w:pPr>
      <w:bookmarkStart w:id="1032" w:name="_Ref448227875"/>
      <w:bookmarkStart w:id="1033" w:name="_Ref448227880"/>
      <w:bookmarkStart w:id="1034" w:name="_Toc448696639"/>
      <w:r>
        <w:t>The Raising of Incense</w:t>
      </w:r>
      <w:bookmarkEnd w:id="1032"/>
      <w:bookmarkEnd w:id="1033"/>
      <w:bookmarkEnd w:id="103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35" w:name="_Toc448227457"/>
      <w:r>
        <w:t xml:space="preserve">The Raising of Evening (or </w:t>
      </w:r>
      <w:commentRangeStart w:id="1036"/>
      <w:r>
        <w:t>Morning</w:t>
      </w:r>
      <w:commentRangeEnd w:id="1036"/>
      <w:r>
        <w:rPr>
          <w:rStyle w:val="CommentReference"/>
          <w:rFonts w:eastAsiaTheme="minorHAnsi" w:cstheme="minorBidi"/>
          <w:b w:val="0"/>
          <w:bCs w:val="0"/>
        </w:rPr>
        <w:commentReference w:id="1036"/>
      </w:r>
      <w:r>
        <w:t>) Incense</w:t>
      </w:r>
      <w:bookmarkEnd w:id="1035"/>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37" w:name="ThanksgivingIncense"/>
      <w:r>
        <w:t>The Prayer of Thanksgiving</w:t>
      </w:r>
    </w:p>
    <w:bookmarkEnd w:id="1037"/>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5F93A36B" w14:textId="77777777" w:rsidR="00044A4C"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044A4C">
        <w:br w:type="page"/>
      </w:r>
    </w:p>
    <w:p w14:paraId="61E412E8" w14:textId="2AB4A41A" w:rsidR="006869EE" w:rsidRDefault="00044A4C" w:rsidP="006869EE">
      <w:pPr>
        <w:pStyle w:val="Rubric"/>
      </w:pPr>
      <w:r>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53</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38" w:name="_Ref435789344"/>
      <w:bookmarkStart w:id="1039" w:name="VersesCymbals"/>
      <w:r>
        <w:t>The Verses of the Cymbals</w:t>
      </w:r>
      <w:bookmarkEnd w:id="1038"/>
    </w:p>
    <w:bookmarkEnd w:id="1039"/>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56"/>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57"/>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777777" w:rsidR="006869EE" w:rsidRDefault="006869EE" w:rsidP="006869EE">
            <w:pPr>
              <w:pStyle w:val="EngHang"/>
            </w:pPr>
            <w:r>
              <w:t>W</w:t>
            </w:r>
            <w:r>
              <w:rPr>
                <w:rFonts w:hint="eastAsia"/>
              </w:rPr>
              <w:t>ith Thy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0"/>
            <w:r w:rsidRPr="007425E1">
              <w:t xml:space="preserve">May </w:t>
            </w:r>
            <w:commentRangeEnd w:id="1040"/>
            <w:r>
              <w:rPr>
                <w:rStyle w:val="CommentReference"/>
                <w:rFonts w:eastAsiaTheme="minorHAnsi" w:cstheme="minorBidi"/>
                <w:color w:val="auto"/>
                <w:lang w:val="en-CA"/>
              </w:rPr>
              <w:commentReference w:id="1040"/>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041" w:name="PrayerDeparted"/>
      <w:r>
        <w:t>The Prayer for the Departed</w:t>
      </w:r>
    </w:p>
    <w:bookmarkEnd w:id="1041"/>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58"/>
      </w:r>
      <w:commentRangeStart w:id="1042"/>
      <w:r>
        <w:t xml:space="preserve"> </w:t>
      </w:r>
      <w:commentRangeEnd w:id="1042"/>
      <w:r>
        <w:rPr>
          <w:rStyle w:val="CommentReference"/>
          <w:lang w:val="en-CA"/>
        </w:rPr>
        <w:commentReference w:id="1042"/>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43"/>
      <w:r>
        <w:t xml:space="preserve"> </w:t>
      </w:r>
      <w:commentRangeEnd w:id="1043"/>
      <w:r>
        <w:rPr>
          <w:rStyle w:val="CommentReference"/>
          <w:lang w:val="en-CA"/>
        </w:rPr>
        <w:commentReference w:id="1043"/>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77777777" w:rsidR="006869EE" w:rsidRDefault="006869EE" w:rsidP="006869EE">
      <w:pPr>
        <w:pStyle w:val="Body"/>
      </w:pPr>
      <w:r>
        <w:t>Those who have long lain in sickness raise up and comfort. All them that are afflicted by unclean spirits, set them all free.</w:t>
      </w:r>
    </w:p>
    <w:p w14:paraId="46C35DDD" w14:textId="77777777" w:rsidR="006869EE" w:rsidRDefault="006869EE" w:rsidP="006869EE">
      <w:pPr>
        <w:pStyle w:val="Body"/>
      </w:pPr>
      <w:r>
        <w:t>Those who are in prisons or dungeons, and those who are in exile or captivity, or those who are held in bitter bondage, O Lord, set them all free and have mercy upon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77777777" w:rsidR="006869EE" w:rsidRDefault="006869EE" w:rsidP="006869EE">
      <w:pPr>
        <w:pStyle w:val="Body"/>
      </w:pPr>
      <w:r>
        <w:t>As for us also, O Lord, the maladies of our souls heal, and those of our bodies too, do cure.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44"/>
      <w:r>
        <w:t>You</w:t>
      </w:r>
      <w:commentRangeEnd w:id="1044"/>
      <w:r>
        <w:rPr>
          <w:rStyle w:val="CommentReference"/>
          <w:lang w:val="en-CA"/>
        </w:rPr>
        <w:commentReference w:id="1044"/>
      </w:r>
      <w:r>
        <w:t>, with Him, and the Holy Spirit, the Giver of Life, Who is of One Essence with You, now, and at all times, and unto the age of all ages. Amen.</w:t>
      </w:r>
    </w:p>
    <w:p w14:paraId="651763CC" w14:textId="2AD7E711"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44A4C">
        <w:rPr>
          <w:noProof/>
        </w:rPr>
        <w:t>53</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77777777" w:rsidR="006869EE" w:rsidRDefault="006869EE" w:rsidP="006869EE">
      <w:pPr>
        <w:pStyle w:val="Body"/>
      </w:pPr>
      <w:r>
        <w:t>We ask and entreat Thy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45" w:name="_Ref435789903"/>
      <w:r>
        <w:rPr>
          <w:lang w:val="en-GB"/>
        </w:rPr>
        <w:t>Graciously Accord</w:t>
      </w:r>
      <w:bookmarkEnd w:id="1045"/>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46" w:name="_Ref435789927"/>
      <w:bookmarkStart w:id="1047"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48"/>
      <w:r>
        <w:rPr>
          <w:lang w:val="en-GB"/>
        </w:rPr>
        <w:t xml:space="preserve">to </w:t>
      </w:r>
      <w:commentRangeEnd w:id="1048"/>
      <w:r>
        <w:rPr>
          <w:rStyle w:val="CommentReference"/>
          <w:lang w:val="en-CA"/>
        </w:rPr>
        <w:commentReference w:id="1048"/>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49" w:name="_Ref442856274"/>
      <w:r>
        <w:t>The Gloria</w:t>
      </w:r>
      <w:bookmarkEnd w:id="1046"/>
      <w:bookmarkEnd w:id="1049"/>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0" w:name="_Ref435789969"/>
      <w:bookmarkEnd w:id="104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51" w:name="_Ref442856358"/>
      <w:r>
        <w:t>The Trisagion</w:t>
      </w:r>
      <w:bookmarkEnd w:id="1050"/>
      <w:bookmarkEnd w:id="1051"/>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52" w:name="_Ref442856453"/>
      <w:r>
        <w:t>Hail to You</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53" w:name="_Ref434477171"/>
      <w:r>
        <w:t>The Introduction to the Doxologies</w:t>
      </w:r>
      <w:bookmarkEnd w:id="1053"/>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59"/>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54" w:name="_Ref435799700"/>
      <w:r>
        <w:t>The Doxologies</w:t>
      </w:r>
      <w:bookmarkEnd w:id="1054"/>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55" w:name="_Ref434487836"/>
      <w:r>
        <w:t>The Evening Doxology of the Virgin</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60"/>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56" w:name="_Ref434487846"/>
      <w:r>
        <w:t>The Morning Doxology of the Virgin</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57"/>
            <w:r>
              <w:t xml:space="preserve">declared </w:t>
            </w:r>
            <w:commentRangeEnd w:id="1057"/>
            <w:r>
              <w:rPr>
                <w:rStyle w:val="CommentReference"/>
                <w:rFonts w:ascii="Times New Roman" w:eastAsiaTheme="minorHAnsi" w:hAnsi="Times New Roman" w:cstheme="minorBidi"/>
                <w:color w:val="auto"/>
              </w:rPr>
              <w:commentReference w:id="1057"/>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58"/>
            <w:r>
              <w:t xml:space="preserve">Good New </w:t>
            </w:r>
            <w:commentRangeEnd w:id="1058"/>
            <w:r>
              <w:rPr>
                <w:rStyle w:val="CommentReference"/>
                <w:rFonts w:ascii="Times New Roman" w:eastAsiaTheme="minorHAnsi" w:hAnsi="Times New Roman" w:cstheme="minorBidi"/>
                <w:color w:val="auto"/>
              </w:rPr>
              <w:commentReference w:id="1058"/>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61"/>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59"/>
            <w:r>
              <w:t>Be our advocate</w:t>
            </w:r>
            <w:commentRangeEnd w:id="1059"/>
            <w:r>
              <w:rPr>
                <w:rStyle w:val="CommentReference"/>
                <w:rFonts w:ascii="Times New Roman" w:eastAsiaTheme="minorHAnsi" w:hAnsi="Times New Roman" w:cstheme="minorBidi"/>
                <w:color w:val="auto"/>
              </w:rPr>
              <w:commentReference w:id="1059"/>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0"/>
            <w:r>
              <w:t>Mary</w:t>
            </w:r>
            <w:commentRangeEnd w:id="1060"/>
            <w:r>
              <w:rPr>
                <w:rStyle w:val="CommentReference"/>
                <w:rFonts w:ascii="Times New Roman" w:eastAsiaTheme="minorHAnsi" w:hAnsi="Times New Roman" w:cstheme="minorBidi"/>
                <w:color w:val="auto"/>
              </w:rPr>
              <w:commentReference w:id="1060"/>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62"/>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61" w:name="_Ref435799710"/>
      <w:r>
        <w:t>The Orthodox Creed</w:t>
      </w:r>
      <w:bookmarkEnd w:id="1061"/>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62" w:name="_Ref442856751"/>
      <w:r>
        <w:t>God Have mercy upon us</w:t>
      </w:r>
      <w:bookmarkEnd w:id="1062"/>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63"/>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63"/>
      <w:r>
        <w:t>God</w:t>
      </w:r>
      <w:commentRangeEnd w:id="1063"/>
      <w:r>
        <w:rPr>
          <w:rStyle w:val="CommentReference"/>
          <w:lang w:val="en-CA"/>
        </w:rPr>
        <w:commentReference w:id="1063"/>
      </w:r>
      <w:r>
        <w:t>, have mercy upon us,</w:t>
      </w:r>
    </w:p>
    <w:p w14:paraId="08FF9B30" w14:textId="77777777" w:rsidR="006869EE" w:rsidRDefault="006869EE" w:rsidP="006869EE">
      <w:pPr>
        <w:pStyle w:val="Body"/>
      </w:pPr>
      <w:r>
        <w:t>Settle Thy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7777777" w:rsidR="006869EE" w:rsidRDefault="006869EE" w:rsidP="006869EE">
      <w:pPr>
        <w:pStyle w:val="Body"/>
      </w:pPr>
      <w:r>
        <w:t>Take away Your anger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64"/>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64" w:name="_Ref442856856"/>
      <w:r>
        <w:t>The Prayer for the Gospel</w:t>
      </w:r>
      <w:bookmarkEnd w:id="1064"/>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65" w:name="_Ref442870575"/>
      <w:r>
        <w:t>The Gospel Response</w:t>
      </w:r>
      <w:bookmarkEnd w:id="1065"/>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66" w:name="_Ref442870289"/>
      <w:r>
        <w:t>The Absolutions</w:t>
      </w:r>
      <w:bookmarkEnd w:id="1066"/>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77777777" w:rsidR="006869EE" w:rsidRDefault="006869EE" w:rsidP="006869EE">
      <w:pPr>
        <w:pStyle w:val="Body"/>
      </w:pPr>
      <w:r>
        <w:t>Yes, Lord, the Lord,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7777777" w:rsidR="006869EE" w:rsidRDefault="006869EE" w:rsidP="006869EE">
      <w:pPr>
        <w:pStyle w:val="Body"/>
      </w:pPr>
      <w:r>
        <w:t>O Christ our God, King of Peace, grant us Thy peace, establish for us Thy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67" w:name="_Toc448696640"/>
      <w:r>
        <w:t>Non-Traditional</w:t>
      </w:r>
      <w:bookmarkEnd w:id="1067"/>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68" w:name="_Toc448696641"/>
      <w:r>
        <w:rPr>
          <w:lang w:val="en-GB"/>
        </w:rPr>
        <w:t>Reader’s Service</w:t>
      </w:r>
      <w:bookmarkEnd w:id="1068"/>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22A6ED48" w14:textId="77777777" w:rsidR="00044A4C"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44A4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44A4C">
        <w:rPr>
          <w:noProof/>
          <w:lang w:val="en-US"/>
        </w:rPr>
        <w:t>45</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333367548"/>
        <w:docPartObj>
          <w:docPartGallery w:val="Table of Contents"/>
          <w:docPartUnique/>
        </w:docPartObj>
      </w:sdtPr>
      <w:sdtEndPr>
        <w:rPr>
          <w:b/>
          <w:bCs/>
        </w:rPr>
      </w:sdtEndPr>
      <w:sdtContent>
        <w:p w14:paraId="42E10E5B" w14:textId="21BE754E"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Vespers Praise</w:t>
          </w:r>
          <w:r>
            <w:rPr>
              <w:noProof/>
              <w:webHidden/>
            </w:rPr>
            <w:tab/>
            <w:t>5</w:t>
          </w:r>
        </w:p>
        <w:p w14:paraId="4EF09EE3"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Psalms of the Eleventh Hour (Little Vespers)</w:t>
          </w:r>
          <w:r>
            <w:rPr>
              <w:noProof/>
              <w:webHidden/>
            </w:rPr>
            <w:tab/>
            <w:t>10</w:t>
          </w:r>
        </w:p>
        <w:p w14:paraId="000C3E8A"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Raising of Evening (or Morning) Incense</w:t>
          </w:r>
          <w:r>
            <w:rPr>
              <w:noProof/>
              <w:webHidden/>
            </w:rPr>
            <w:tab/>
            <w:t>496</w:t>
          </w:r>
        </w:p>
        <w:p w14:paraId="70C7DFF7" w14:textId="77777777" w:rsidR="00044A4C" w:rsidRPr="00044A4C" w:rsidRDefault="007356BF" w:rsidP="009800DB"/>
      </w:sdtContent>
    </w:sdt>
    <w:p w14:paraId="3EE7EA89" w14:textId="77777777" w:rsidR="00044A4C" w:rsidRDefault="00044A4C" w:rsidP="00044A4C">
      <w:r w:rsidRPr="00044A4C">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21D6F4C" w14:textId="77777777" w:rsidR="00044A4C" w:rsidRPr="00044A4C" w:rsidRDefault="00044A4C" w:rsidP="00044A4C">
      <w:pPr>
        <w:pStyle w:val="Rubric"/>
        <w:rPr>
          <w:rStyle w:val="Hyperlink"/>
        </w:rPr>
      </w:pPr>
      <w:r w:rsidRPr="00044A4C">
        <w:rPr>
          <w:rStyle w:val="Hyperlink"/>
        </w:rPr>
        <w:br w:type="page"/>
      </w:r>
    </w:p>
    <w:p w14:paraId="5F28BB60" w14:textId="32519ABA" w:rsidR="00CA3D47" w:rsidRDefault="00044A4C" w:rsidP="00CA3D47">
      <w:pPr>
        <w:pStyle w:val="Rubric"/>
        <w:rPr>
          <w:lang w:val="en-US"/>
        </w:rPr>
      </w:pPr>
      <w:r w:rsidRPr="00044A4C">
        <w:rPr>
          <w:rStyle w:val="Hyperlink"/>
        </w:rPr>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3FE2A079"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44A4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44A4C">
        <w:rPr>
          <w:noProof/>
          <w:lang w:val="en-US"/>
        </w:rPr>
        <w:t>10</w:t>
      </w:r>
      <w:r>
        <w:rPr>
          <w:lang w:val="en-US"/>
        </w:rPr>
        <w:fldChar w:fldCharType="end"/>
      </w:r>
      <w:r>
        <w:rPr>
          <w:lang w:val="en-US"/>
        </w:rPr>
        <w:t>.</w:t>
      </w:r>
    </w:p>
    <w:p w14:paraId="10695CEB" w14:textId="15D612C6"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44A4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44A4C">
        <w:rPr>
          <w:noProof/>
          <w:lang w:val="en-US"/>
        </w:rPr>
        <w:t>10</w:t>
      </w:r>
      <w:r>
        <w:rPr>
          <w:lang w:val="en-US"/>
        </w:rPr>
        <w:fldChar w:fldCharType="end"/>
      </w:r>
      <w:r>
        <w:rPr>
          <w:lang w:val="en-US"/>
        </w:rPr>
        <w:t>.</w:t>
      </w:r>
    </w:p>
    <w:p w14:paraId="6A623E77" w14:textId="77777777" w:rsidR="00044A4C" w:rsidRDefault="00CA3D47" w:rsidP="00837F89">
      <w:pPr>
        <w:pStyle w:val="Body"/>
      </w:pPr>
      <w:r>
        <w:t xml:space="preserve">In the morning, recite </w:t>
      </w:r>
      <w:r>
        <w:fldChar w:fldCharType="begin"/>
      </w:r>
      <w:r>
        <w:instrText xml:space="preserve"> REF _Ref412098903 \h </w:instrText>
      </w:r>
      <w:r>
        <w:fldChar w:fldCharType="separate"/>
      </w:r>
      <w:r w:rsidR="00044A4C">
        <w:br w:type="page"/>
      </w:r>
    </w:p>
    <w:p w14:paraId="66E860A9" w14:textId="08FFE38E" w:rsidR="00CA3D47" w:rsidRDefault="00044A4C" w:rsidP="00CA3D47">
      <w:pPr>
        <w:pStyle w:val="Rubric"/>
      </w:pPr>
      <w:r>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53</w:t>
      </w:r>
      <w:r w:rsidR="00CA3D47">
        <w:fldChar w:fldCharType="end"/>
      </w:r>
      <w:r w:rsidR="00CA3D47">
        <w:t>, stopping before “O true light”.</w:t>
      </w:r>
    </w:p>
    <w:p w14:paraId="7BD11087" w14:textId="424970C5" w:rsidR="00CA3D47" w:rsidRDefault="00CA3D47" w:rsidP="00CA3D47">
      <w:pPr>
        <w:pStyle w:val="Rubric"/>
      </w:pPr>
      <w:r>
        <w:t xml:space="preserve">Recite </w:t>
      </w:r>
      <w:r>
        <w:fldChar w:fldCharType="begin"/>
      </w:r>
      <w:r>
        <w:instrText xml:space="preserve"> REF _Ref435789344 \h </w:instrText>
      </w:r>
      <w:r>
        <w:fldChar w:fldCharType="separate"/>
      </w:r>
      <w:r w:rsidR="00044A4C">
        <w:t>The Verses of the Cymbals</w:t>
      </w:r>
      <w:r>
        <w:fldChar w:fldCharType="end"/>
      </w:r>
      <w:r>
        <w:t xml:space="preserve">, page </w:t>
      </w:r>
      <w:r>
        <w:fldChar w:fldCharType="begin"/>
      </w:r>
      <w:r>
        <w:instrText xml:space="preserve"> PAGEREF _Ref435789344 \h </w:instrText>
      </w:r>
      <w:r>
        <w:fldChar w:fldCharType="separate"/>
      </w:r>
      <w:r w:rsidR="00044A4C">
        <w:rPr>
          <w:noProof/>
        </w:rPr>
        <w:t>499</w:t>
      </w:r>
      <w:r>
        <w:fldChar w:fldCharType="end"/>
      </w:r>
      <w:r>
        <w:t>.</w:t>
      </w:r>
    </w:p>
    <w:p w14:paraId="1E7402C8" w14:textId="24860FA0"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44A4C">
        <w:rPr>
          <w:noProof/>
          <w:lang w:val="en-US"/>
        </w:rPr>
        <w:t>156</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6EB769D" w14:textId="77777777" w:rsidR="00044A4C"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67719527"/>
        <w:docPartObj>
          <w:docPartGallery w:val="Table of Contents"/>
          <w:docPartUnique/>
        </w:docPartObj>
      </w:sdtPr>
      <w:sdtEndPr>
        <w:rPr>
          <w:b/>
          <w:bCs/>
          <w:noProof/>
        </w:rPr>
      </w:sdtEndPr>
      <w:sdtContent>
        <w:p w14:paraId="15EAAFAE" w14:textId="5524FC2F"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Psalms of Prime</w:t>
          </w:r>
          <w:r>
            <w:rPr>
              <w:noProof/>
              <w:webHidden/>
            </w:rPr>
            <w:tab/>
            <w:t>47</w:t>
          </w:r>
        </w:p>
        <w:p w14:paraId="67626F1D"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Doxology of Prime</w:t>
          </w:r>
          <w:r>
            <w:rPr>
              <w:noProof/>
              <w:webHidden/>
            </w:rPr>
            <w:tab/>
            <w:t>53</w:t>
          </w:r>
        </w:p>
        <w:p w14:paraId="464DA19F"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Raising of Morning Incense</w:t>
          </w:r>
          <w:r>
            <w:rPr>
              <w:noProof/>
              <w:webHidden/>
            </w:rPr>
            <w:tab/>
            <w:t>64</w:t>
          </w:r>
        </w:p>
        <w:p w14:paraId="2B3E34CB" w14:textId="77777777" w:rsidR="00044A4C" w:rsidRDefault="007356BF" w:rsidP="009800DB"/>
      </w:sdtContent>
    </w:sdt>
    <w:p w14:paraId="0C7C1608" w14:textId="77777777" w:rsidR="00044A4C" w:rsidRDefault="00044A4C" w:rsidP="00AB3348">
      <w:r>
        <w:br w:type="page"/>
      </w:r>
    </w:p>
    <w:p w14:paraId="0149F0B3" w14:textId="2CDB42A3" w:rsidR="00CA3D47" w:rsidRPr="007E0213" w:rsidRDefault="00044A4C" w:rsidP="00CA3D47">
      <w:pPr>
        <w:pStyle w:val="Rubric"/>
        <w:rPr>
          <w:lang w:val="en-GB"/>
        </w:rPr>
      </w:pPr>
      <w:r>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46</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835DD3D" w14:textId="77777777" w:rsidR="00044A4C"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44A4C">
        <w:rPr>
          <w:noProof/>
          <w:lang w:val="en-GB"/>
        </w:rPr>
        <w:t>48</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44A4C">
        <w:br w:type="page"/>
      </w:r>
    </w:p>
    <w:p w14:paraId="6B80621C" w14:textId="06298898" w:rsidR="00CA3D47" w:rsidRDefault="00044A4C" w:rsidP="00CA3D47">
      <w:pPr>
        <w:pStyle w:val="Rubric"/>
        <w:rPr>
          <w:lang w:val="en-GB"/>
        </w:rPr>
      </w:pPr>
      <w:r>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53</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5ADFF8ED" w14:textId="77777777" w:rsidR="00044A4C" w:rsidRDefault="00CA3D47" w:rsidP="006869EE">
      <w:pPr>
        <w:pStyle w:val="Body"/>
        <w:rPr>
          <w:lang w:val="en-GB"/>
        </w:rPr>
      </w:pPr>
      <w:r>
        <w:t xml:space="preserve">Recite </w:t>
      </w:r>
      <w:r>
        <w:fldChar w:fldCharType="begin"/>
      </w:r>
      <w:r>
        <w:instrText xml:space="preserve"> REF _Ref435789927 \h </w:instrText>
      </w:r>
      <w:r>
        <w:fldChar w:fldCharType="separate"/>
      </w:r>
      <w:r w:rsidR="00044A4C">
        <w:rPr>
          <w:lang w:val="en-GB"/>
        </w:rPr>
        <w:t>Graciously accord, O Lord, to keep us this night without sin. You are blessed, O Lord, God of our fathers, and Your Holy Name is greatly blessed and full of glory forever. Amen.</w:t>
      </w:r>
    </w:p>
    <w:p w14:paraId="5D5D7962" w14:textId="77777777" w:rsidR="00044A4C" w:rsidRDefault="00044A4C" w:rsidP="006869EE">
      <w:pPr>
        <w:pStyle w:val="Body"/>
        <w:rPr>
          <w:lang w:val="en-GB"/>
        </w:rPr>
      </w:pPr>
      <w:r>
        <w:rPr>
          <w:lang w:val="en-GB"/>
        </w:rPr>
        <w:t>Let Your mercy be upon us, O Lord, even as we have set our hope in You. For the eyes of everyone wait upon You, for You give them their food in due season.</w:t>
      </w:r>
    </w:p>
    <w:p w14:paraId="660683E9" w14:textId="77777777" w:rsidR="00044A4C" w:rsidRDefault="00044A4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22FF5D49" w14:textId="77777777" w:rsidR="00044A4C" w:rsidRDefault="00044A4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39AA729E" w14:textId="77777777" w:rsidR="00044A4C" w:rsidRDefault="00044A4C" w:rsidP="006869EE">
      <w:pPr>
        <w:pStyle w:val="Body"/>
        <w:rPr>
          <w:lang w:val="en-GB"/>
        </w:rPr>
      </w:pPr>
      <w:r>
        <w:rPr>
          <w:lang w:val="en-GB"/>
        </w:rPr>
        <w:t>Your mercy, O Lord, endures forever. O despise not the works of Your hands.</w:t>
      </w:r>
    </w:p>
    <w:p w14:paraId="5AFBDA9C" w14:textId="77777777" w:rsidR="00044A4C" w:rsidRDefault="00044A4C" w:rsidP="006869EE">
      <w:pPr>
        <w:pStyle w:val="Body"/>
        <w:rPr>
          <w:lang w:val="en-GB"/>
        </w:rPr>
      </w:pPr>
      <w:r>
        <w:rPr>
          <w:lang w:val="en-GB"/>
        </w:rPr>
        <w:t>Lord, You have been our refuge in all generations. I said, “Be merciful to me, heal my soul; for I have sinned against You.”</w:t>
      </w:r>
    </w:p>
    <w:p w14:paraId="0AFE69E4" w14:textId="77777777" w:rsidR="00044A4C" w:rsidRDefault="00044A4C"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D3113C9" w14:textId="77777777" w:rsidR="00044A4C" w:rsidRDefault="00044A4C" w:rsidP="006869EE">
      <w:pPr>
        <w:pStyle w:val="Body"/>
        <w:rPr>
          <w:lang w:val="en-GB"/>
        </w:rPr>
      </w:pPr>
      <w:r>
        <w:rPr>
          <w:lang w:val="en-GB"/>
        </w:rPr>
        <w:t>Blessing belongs to You, praise belongs to You praise, glory belongs to You, O Father, Son and Holy Spirit, now, and forever and ever. Amen.</w:t>
      </w:r>
    </w:p>
    <w:p w14:paraId="3ED0FC8E" w14:textId="77777777" w:rsidR="00044A4C" w:rsidRPr="008D61EA" w:rsidRDefault="00044A4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7ED6439F" w14:textId="77777777" w:rsidR="00044A4C" w:rsidRDefault="00044A4C"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CED1C46" w14:textId="77777777" w:rsidR="00044A4C" w:rsidRDefault="00044A4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2F62B0D4" w14:textId="77777777" w:rsidR="00044A4C" w:rsidRDefault="00044A4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6B676C09" w:rsidR="00CA3D47" w:rsidRDefault="00044A4C"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509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65"/>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09DEE18F" w:rsidR="00CA3D47" w:rsidRDefault="00CA3D47" w:rsidP="00CA3D47">
      <w:pPr>
        <w:pStyle w:val="Rubric"/>
      </w:pPr>
      <w:r>
        <w:t xml:space="preserve">Read </w:t>
      </w:r>
      <w:r>
        <w:fldChar w:fldCharType="begin"/>
      </w:r>
      <w:r>
        <w:instrText xml:space="preserve"> REF _Ref435800051 \h </w:instrText>
      </w:r>
      <w:r>
        <w:fldChar w:fldCharType="separate"/>
      </w:r>
      <w:r w:rsidR="00044A4C">
        <w:t>The Psalms of the Third Hour</w:t>
      </w:r>
      <w:r>
        <w:fldChar w:fldCharType="end"/>
      </w:r>
      <w:r>
        <w:t xml:space="preserve">, page </w:t>
      </w:r>
      <w:r>
        <w:fldChar w:fldCharType="begin"/>
      </w:r>
      <w:r>
        <w:instrText xml:space="preserve"> PAGEREF _Ref435800057 \h </w:instrText>
      </w:r>
      <w:r>
        <w:fldChar w:fldCharType="separate"/>
      </w:r>
      <w:r w:rsidR="00044A4C">
        <w:rPr>
          <w:noProof/>
        </w:rPr>
        <w:t>66</w:t>
      </w:r>
      <w:r>
        <w:fldChar w:fldCharType="end"/>
      </w:r>
      <w:r>
        <w:t xml:space="preserve">, and continue with </w:t>
      </w:r>
      <w:r>
        <w:fldChar w:fldCharType="begin"/>
      </w:r>
      <w:r>
        <w:instrText xml:space="preserve"> REF _Ref435800080 \h </w:instrText>
      </w:r>
      <w:r>
        <w:fldChar w:fldCharType="separate"/>
      </w:r>
      <w:r w:rsidR="00044A4C">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77777777" w:rsidR="00CA3D47" w:rsidRPr="004A6996" w:rsidRDefault="00CA3D47" w:rsidP="00CA3D47">
            <w:pPr>
              <w:pStyle w:val="BodyNoIndent"/>
            </w:pPr>
            <w:r w:rsidRPr="004A6996">
              <w:t xml:space="preserve">We worship </w:t>
            </w:r>
            <w:r>
              <w:t>You</w:t>
            </w:r>
            <w:r w:rsidRPr="004A6996">
              <w:t>, O Christ, with Thy Good Father and the Holy Spirit, for Thou hast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77777777" w:rsidR="00CA3D47" w:rsidRDefault="00CA3D47" w:rsidP="00CA3D47">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69" w:name="_Toc448696642"/>
      <w:r>
        <w:t>Prayers for Needs</w:t>
      </w:r>
      <w:bookmarkEnd w:id="1069"/>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1D5FDC7"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44A4C">
        <w:rPr>
          <w:noProof/>
          <w:lang w:val="en-US"/>
        </w:rPr>
        <w:t>10</w:t>
      </w:r>
      <w:r>
        <w:rPr>
          <w:lang w:val="en-US"/>
        </w:rPr>
        <w:fldChar w:fldCharType="end"/>
      </w:r>
    </w:p>
    <w:p w14:paraId="3C5C610B" w14:textId="0B627A49"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44A4C">
        <w:rPr>
          <w:noProof/>
          <w:lang w:val="en-US"/>
        </w:rPr>
        <w:t>10</w:t>
      </w:r>
      <w:r>
        <w:rPr>
          <w:lang w:val="en-US"/>
        </w:rPr>
        <w:fldChar w:fldCharType="end"/>
      </w:r>
    </w:p>
    <w:p w14:paraId="3F03AED4" w14:textId="481EE3B0"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44A4C">
        <w:t>The Verses of the Cymbals</w:t>
      </w:r>
      <w:r>
        <w:fldChar w:fldCharType="end"/>
      </w:r>
      <w:r>
        <w:t xml:space="preserve">, page </w:t>
      </w:r>
      <w:r>
        <w:fldChar w:fldCharType="begin"/>
      </w:r>
      <w:r>
        <w:instrText xml:space="preserve"> PAGEREF _Ref435789344 \h </w:instrText>
      </w:r>
      <w:r>
        <w:fldChar w:fldCharType="separate"/>
      </w:r>
      <w:r w:rsidR="00044A4C">
        <w:rPr>
          <w:noProof/>
        </w:rPr>
        <w:t>499</w:t>
      </w:r>
      <w:r>
        <w:fldChar w:fldCharType="end"/>
      </w:r>
      <w:r>
        <w:t xml:space="preserve">. If integrating this service with Prime, the first part of </w:t>
      </w:r>
      <w:r>
        <w:fldChar w:fldCharType="begin"/>
      </w:r>
      <w:r>
        <w:instrText xml:space="preserve"> REF _Ref442855270 \h </w:instrText>
      </w:r>
      <w:r>
        <w:fldChar w:fldCharType="separate"/>
      </w:r>
      <w:r w:rsidR="00044A4C">
        <w:t>The Doxology of Prime</w:t>
      </w:r>
      <w:r>
        <w:fldChar w:fldCharType="end"/>
      </w:r>
      <w:r>
        <w:t xml:space="preserve">, </w:t>
      </w:r>
      <w:r>
        <w:fldChar w:fldCharType="begin"/>
      </w:r>
      <w:r>
        <w:instrText xml:space="preserve"> PAGEREF _Ref442855276 \h </w:instrText>
      </w:r>
      <w:r>
        <w:fldChar w:fldCharType="separate"/>
      </w:r>
      <w:r w:rsidR="00044A4C">
        <w:rPr>
          <w:noProof/>
        </w:rPr>
        <w:t>53</w:t>
      </w:r>
      <w:r>
        <w:fldChar w:fldCharType="end"/>
      </w:r>
      <w:r>
        <w:t>, may precede the Verses of Cymbals. Following the Verses of the Cymbals, the people recite with one voice,</w:t>
      </w:r>
    </w:p>
    <w:p w14:paraId="0B56BE9B" w14:textId="01CF5E4E"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44A4C">
        <w:rPr>
          <w:noProof/>
          <w:lang w:val="en-US"/>
        </w:rPr>
        <w:t>156</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7AE19EF2"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44A4C">
        <w:t>Ephesians 4:1 5</w:t>
      </w:r>
      <w:r>
        <w:fldChar w:fldCharType="end"/>
      </w:r>
      <w:r>
        <w:t xml:space="preserve">, page </w:t>
      </w:r>
      <w:r>
        <w:fldChar w:fldCharType="begin"/>
      </w:r>
      <w:r>
        <w:instrText xml:space="preserve"> PAGEREF _Ref442855527 \h </w:instrText>
      </w:r>
      <w:r>
        <w:fldChar w:fldCharType="separate"/>
      </w:r>
      <w:r w:rsidR="00044A4C">
        <w:rPr>
          <w:noProof/>
        </w:rPr>
        <w:t>47</w:t>
      </w:r>
      <w:r>
        <w:fldChar w:fldCharType="end"/>
      </w:r>
      <w:r>
        <w:t>, may be read.</w:t>
      </w:r>
    </w:p>
    <w:p w14:paraId="22EC8EF4" w14:textId="77777777" w:rsidR="00CA3D47" w:rsidRDefault="00CA3D47" w:rsidP="00CA3D47">
      <w:pPr>
        <w:pStyle w:val="Heading4"/>
      </w:pPr>
      <w:r>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t>Prayers for the Church</w:t>
      </w:r>
    </w:p>
    <w:p w14:paraId="777A7C0A" w14:textId="77777777" w:rsidR="00CA3D47" w:rsidRDefault="00CA3D47" w:rsidP="00CA3D47">
      <w:pPr>
        <w:pStyle w:val="Priest"/>
      </w:pPr>
      <w:r>
        <w:t>Presbyter (and only the Presbyter or Bishop):</w:t>
      </w:r>
    </w:p>
    <w:p w14:paraId="30F57FFF" w14:textId="77777777" w:rsidR="00CA3D47" w:rsidRDefault="00CA3D47" w:rsidP="00CA3D47">
      <w:pPr>
        <w:pStyle w:val="Body"/>
      </w:pPr>
      <w:r>
        <w:t>Again, let us ask God the Pantocrator, the Father of our Lord, God and Saviour, Jesus Christ. We ask and entreat Thy Goodness, O Lover of mankind: remember, O Lord, the peace of Thine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77777777" w:rsidR="00CA3D47" w:rsidRDefault="00CA3D47" w:rsidP="00CA3D47">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3B14B2B3" w14:textId="77777777" w:rsidR="00CA3D47" w:rsidRDefault="00CA3D47" w:rsidP="00CA3D47">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77777777" w:rsidR="00CA3D47" w:rsidRDefault="00CA3D47" w:rsidP="00CA3D47">
      <w:pPr>
        <w:pStyle w:val="Body"/>
      </w:pPr>
      <w:r>
        <w:t>And the readers, the chanters, the exorcists, the monks, the virgins and the widows; the orphans, the ascetics and the laity; and all the fullness of Thine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30CCE661"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44A4C">
        <w:t>The Doxology of Prime</w:t>
      </w:r>
      <w:r>
        <w:fldChar w:fldCharType="end"/>
      </w:r>
      <w:r>
        <w:t xml:space="preserve">, </w:t>
      </w:r>
      <w:r>
        <w:fldChar w:fldCharType="begin"/>
      </w:r>
      <w:r>
        <w:instrText xml:space="preserve"> PAGEREF _Ref442855276 \h </w:instrText>
      </w:r>
      <w:r>
        <w:fldChar w:fldCharType="separate"/>
      </w:r>
      <w:r w:rsidR="00044A4C">
        <w:rPr>
          <w:noProof/>
        </w:rPr>
        <w:t>53</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77777777" w:rsidR="00CA3D47" w:rsidRDefault="00CA3D47" w:rsidP="00CA3D47">
      <w:pPr>
        <w:pStyle w:val="Body"/>
      </w:pPr>
      <w:r>
        <w:t>Again, let us ask God the Pantocrator, the Father of our Lord, God and Saviour, Jesus Christ. We ask and entreat Thy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77777777" w:rsidR="00CA3D47" w:rsidRDefault="00CA3D47" w:rsidP="00CA3D47">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1CD0F11F" w14:textId="77777777" w:rsidR="00CA3D47" w:rsidRDefault="00CA3D47" w:rsidP="00CA3D47">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77777777" w:rsidR="00CA3D47" w:rsidRDefault="00CA3D47" w:rsidP="00CA3D47">
      <w:pPr>
        <w:pStyle w:val="Body"/>
      </w:pPr>
      <w:r>
        <w:t>Arise, O Lord God. Let all Thine enemies be scattered, and let all that hate Thine Holy Name flee before Thy face.</w:t>
      </w:r>
    </w:p>
    <w:p w14:paraId="584F5B4F" w14:textId="77777777" w:rsidR="00CA3D47" w:rsidRDefault="00CA3D47" w:rsidP="00CA3D47">
      <w:pPr>
        <w:pStyle w:val="Body"/>
      </w:pPr>
      <w:r>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7FBF3CDC"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44A4C">
        <w:rPr>
          <w:lang w:val="en-GB"/>
        </w:rPr>
        <w:t>Graciously Accord</w:t>
      </w:r>
      <w:r>
        <w:fldChar w:fldCharType="end"/>
      </w:r>
      <w:r>
        <w:t xml:space="preserve">, page </w:t>
      </w:r>
      <w:r>
        <w:fldChar w:fldCharType="begin"/>
      </w:r>
      <w:r>
        <w:instrText xml:space="preserve"> PAGEREF _Ref435789903 \h </w:instrText>
      </w:r>
      <w:r>
        <w:fldChar w:fldCharType="separate"/>
      </w:r>
      <w:r w:rsidR="00044A4C">
        <w:rPr>
          <w:noProof/>
        </w:rPr>
        <w:t>509</w:t>
      </w:r>
      <w:r>
        <w:fldChar w:fldCharType="end"/>
      </w:r>
      <w:r>
        <w:t xml:space="preserve">. If integrating with the Morning hour, </w:t>
      </w:r>
      <w:r>
        <w:fldChar w:fldCharType="begin"/>
      </w:r>
      <w:r>
        <w:instrText xml:space="preserve"> REF _Ref442856274 \h </w:instrText>
      </w:r>
      <w:r>
        <w:fldChar w:fldCharType="separate"/>
      </w:r>
      <w:r w:rsidR="00044A4C">
        <w:t>The Gloria</w:t>
      </w:r>
      <w:r>
        <w:fldChar w:fldCharType="end"/>
      </w:r>
      <w:r>
        <w:t xml:space="preserve">, page </w:t>
      </w:r>
      <w:r>
        <w:fldChar w:fldCharType="begin"/>
      </w:r>
      <w:r>
        <w:instrText xml:space="preserve"> PAGEREF _Ref442856274 \h </w:instrText>
      </w:r>
      <w:r>
        <w:fldChar w:fldCharType="separate"/>
      </w:r>
      <w:r w:rsidR="00044A4C">
        <w:rPr>
          <w:noProof/>
        </w:rPr>
        <w:t>510</w:t>
      </w:r>
      <w:r>
        <w:fldChar w:fldCharType="end"/>
      </w:r>
      <w:r>
        <w:t>.</w:t>
      </w:r>
    </w:p>
    <w:p w14:paraId="67B66390" w14:textId="6FC5062A"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44A4C">
        <w:t>The Trisagion</w:t>
      </w:r>
      <w:r>
        <w:fldChar w:fldCharType="end"/>
      </w:r>
      <w:r>
        <w:t xml:space="preserve">, </w:t>
      </w:r>
      <w:r>
        <w:fldChar w:fldCharType="begin"/>
      </w:r>
      <w:r>
        <w:instrText xml:space="preserve"> PAGEREF _Ref442856358 \h </w:instrText>
      </w:r>
      <w:r>
        <w:fldChar w:fldCharType="separate"/>
      </w:r>
      <w:r w:rsidR="00044A4C">
        <w:rPr>
          <w:noProof/>
        </w:rPr>
        <w:t>510</w:t>
      </w:r>
      <w:r>
        <w:fldChar w:fldCharType="end"/>
      </w:r>
      <w:r>
        <w:t xml:space="preserve">, followed by </w:t>
      </w:r>
      <w:r>
        <w:fldChar w:fldCharType="begin"/>
      </w:r>
      <w:r>
        <w:instrText xml:space="preserve"> REF _Ref442856453 \h </w:instrText>
      </w:r>
      <w:r>
        <w:fldChar w:fldCharType="separate"/>
      </w:r>
      <w:r w:rsidR="00044A4C">
        <w:t>Hail to You</w:t>
      </w:r>
      <w:r>
        <w:fldChar w:fldCharType="end"/>
      </w:r>
      <w:r>
        <w:t xml:space="preserve">, page </w:t>
      </w:r>
      <w:r>
        <w:fldChar w:fldCharType="begin"/>
      </w:r>
      <w:r>
        <w:instrText xml:space="preserve"> PAGEREF _Ref442856453 \p \h </w:instrText>
      </w:r>
      <w:r>
        <w:fldChar w:fldCharType="separate"/>
      </w:r>
      <w:r w:rsidR="00044A4C">
        <w:rPr>
          <w:noProof/>
        </w:rPr>
        <w:t>on page 511</w:t>
      </w:r>
      <w:r>
        <w:fldChar w:fldCharType="end"/>
      </w:r>
      <w:r>
        <w:t xml:space="preserve">, </w:t>
      </w:r>
      <w:r>
        <w:fldChar w:fldCharType="begin"/>
      </w:r>
      <w:r>
        <w:instrText xml:space="preserve"> REF _Ref435799700 \h </w:instrText>
      </w:r>
      <w:r>
        <w:fldChar w:fldCharType="separate"/>
      </w:r>
      <w:r w:rsidR="00044A4C">
        <w:t>The Doxologies</w:t>
      </w:r>
      <w:r>
        <w:fldChar w:fldCharType="end"/>
      </w:r>
      <w:r>
        <w:t xml:space="preserve">, </w:t>
      </w:r>
      <w:r>
        <w:fldChar w:fldCharType="begin"/>
      </w:r>
      <w:r>
        <w:instrText xml:space="preserve"> PAGEREF _Ref435799700 \h </w:instrText>
      </w:r>
      <w:r>
        <w:fldChar w:fldCharType="separate"/>
      </w:r>
      <w:r w:rsidR="00044A4C">
        <w:rPr>
          <w:noProof/>
        </w:rPr>
        <w:t>512</w:t>
      </w:r>
      <w:r>
        <w:fldChar w:fldCharType="end"/>
      </w:r>
      <w:r>
        <w:t xml:space="preserve">, </w:t>
      </w:r>
      <w:r>
        <w:fldChar w:fldCharType="begin"/>
      </w:r>
      <w:r>
        <w:instrText xml:space="preserve"> REF _Ref435799710 \h </w:instrText>
      </w:r>
      <w:r>
        <w:fldChar w:fldCharType="separate"/>
      </w:r>
      <w:r w:rsidR="00044A4C">
        <w:t>The Orthodox Creed</w:t>
      </w:r>
      <w:r>
        <w:fldChar w:fldCharType="end"/>
      </w:r>
      <w:r>
        <w:t xml:space="preserve">, </w:t>
      </w:r>
      <w:r>
        <w:fldChar w:fldCharType="begin"/>
      </w:r>
      <w:r>
        <w:instrText xml:space="preserve"> PAGEREF _Ref435799710 \h </w:instrText>
      </w:r>
      <w:r>
        <w:fldChar w:fldCharType="separate"/>
      </w:r>
      <w:r w:rsidR="00044A4C">
        <w:rPr>
          <w:noProof/>
        </w:rPr>
        <w:t>517</w:t>
      </w:r>
      <w:r>
        <w:fldChar w:fldCharType="end"/>
      </w:r>
      <w:r>
        <w:t>.</w:t>
      </w:r>
    </w:p>
    <w:p w14:paraId="5B167A95" w14:textId="35EB6F06"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44A4C">
        <w:t>God Have mercy upon us</w:t>
      </w:r>
      <w:r>
        <w:fldChar w:fldCharType="end"/>
      </w:r>
      <w:r>
        <w:t xml:space="preserve">, page </w:t>
      </w:r>
      <w:r>
        <w:fldChar w:fldCharType="begin"/>
      </w:r>
      <w:r>
        <w:instrText xml:space="preserve"> PAGEREF _Ref442856751 \h </w:instrText>
      </w:r>
      <w:r>
        <w:fldChar w:fldCharType="separate"/>
      </w:r>
      <w:r w:rsidR="00044A4C">
        <w:rPr>
          <w:noProof/>
        </w:rPr>
        <w:t>518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44A4C">
        <w:t>The Prayer for the Gospel</w:t>
      </w:r>
      <w:r>
        <w:fldChar w:fldCharType="end"/>
      </w:r>
      <w:r>
        <w:t xml:space="preserve">, page </w:t>
      </w:r>
      <w:r>
        <w:fldChar w:fldCharType="begin"/>
      </w:r>
      <w:r>
        <w:instrText xml:space="preserve"> PAGEREF _Ref442856856 \h </w:instrText>
      </w:r>
      <w:r>
        <w:fldChar w:fldCharType="separate"/>
      </w:r>
      <w:r w:rsidR="00044A4C">
        <w:rPr>
          <w:noProof/>
        </w:rPr>
        <w:t>519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DCD215A"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44A4C">
        <w:rPr>
          <w:noProof/>
        </w:rPr>
        <w:t>521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284082B3"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44A4C">
        <w:rPr>
          <w:noProof/>
        </w:rPr>
        <w:t>526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66"/>
            </w:r>
          </w:p>
          <w:p w14:paraId="7B5835D5" w14:textId="77777777" w:rsidR="00CA3D47" w:rsidRPr="00B609A7" w:rsidRDefault="00CA3D47" w:rsidP="00CA3D47">
            <w:pPr>
              <w:pStyle w:val="EngHang"/>
            </w:pPr>
            <w:r w:rsidRPr="00B609A7">
              <w:t>and may Thy mercy and Thy peace</w:t>
            </w:r>
          </w:p>
          <w:p w14:paraId="021616DB" w14:textId="77777777" w:rsidR="00CA3D47" w:rsidRDefault="00CA3D47" w:rsidP="00CA3D47">
            <w:pPr>
              <w:pStyle w:val="EngHangEnd"/>
            </w:pPr>
            <w:r w:rsidRPr="00B609A7">
              <w:t>be a fortress unto Thy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77777777" w:rsidR="00CA3D47" w:rsidRPr="00B609A7" w:rsidRDefault="00CA3D47" w:rsidP="00CA3D47">
            <w:pPr>
              <w:pStyle w:val="EngHang"/>
            </w:pPr>
            <w:r w:rsidRPr="00B609A7">
              <w:t>of Thine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0"/>
            <w:r w:rsidRPr="007425E1">
              <w:t xml:space="preserve">May </w:t>
            </w:r>
            <w:commentRangeEnd w:id="1070"/>
            <w:r>
              <w:rPr>
                <w:rStyle w:val="CommentReference"/>
                <w:rFonts w:eastAsiaTheme="minorHAnsi" w:cstheme="minorBidi"/>
                <w:color w:val="auto"/>
                <w:lang w:val="en-CA"/>
              </w:rPr>
              <w:commentReference w:id="1070"/>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6EE732F2" w:rsidR="00CA3D47" w:rsidRDefault="00CA3D47" w:rsidP="00CA3D47">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044A4C">
        <w:t>The Prayer of the Hours</w:t>
      </w:r>
      <w:r>
        <w:fldChar w:fldCharType="end"/>
      </w:r>
      <w:r>
        <w:t xml:space="preserve">, page </w:t>
      </w:r>
      <w:r>
        <w:fldChar w:fldCharType="begin"/>
      </w:r>
      <w:r>
        <w:instrText xml:space="preserve"> PAGEREF _Ref411969145 \h </w:instrText>
      </w:r>
      <w:r>
        <w:fldChar w:fldCharType="separate"/>
      </w:r>
      <w:r w:rsidR="00044A4C">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71" w:name="_Ref448228543"/>
      <w:bookmarkStart w:id="1072" w:name="_Ref448228546"/>
      <w:bookmarkStart w:id="1073" w:name="_Ref448471804"/>
      <w:bookmarkStart w:id="1074" w:name="_Toc448696643"/>
      <w:r>
        <w:t>The Book of Psalis and Doxologies</w:t>
      </w:r>
      <w:bookmarkEnd w:id="320"/>
      <w:bookmarkEnd w:id="321"/>
      <w:bookmarkEnd w:id="322"/>
      <w:bookmarkEnd w:id="1071"/>
      <w:bookmarkEnd w:id="1072"/>
      <w:bookmarkEnd w:id="1073"/>
      <w:bookmarkEnd w:id="1074"/>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75" w:name="_Toc448696644"/>
      <w:bookmarkStart w:id="1076" w:name="_Toc410196197"/>
      <w:bookmarkStart w:id="1077" w:name="_Toc410196439"/>
      <w:bookmarkStart w:id="1078" w:name="_Toc410196941"/>
      <w:r>
        <w:t>General and Common Doxologies</w:t>
      </w:r>
      <w:bookmarkEnd w:id="1075"/>
    </w:p>
    <w:p w14:paraId="1B082926" w14:textId="77777777" w:rsidR="009C13E9" w:rsidRDefault="009C13E9" w:rsidP="009C13E9">
      <w:pPr>
        <w:pStyle w:val="Heading3"/>
      </w:pPr>
      <w:bookmarkStart w:id="1079" w:name="_Ref434488390"/>
      <w:r>
        <w:t>The Doxology of the Heavenly</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0"/>
            <w:r>
              <w:t>The great and holy luminaries,</w:t>
            </w:r>
            <w:commentRangeEnd w:id="1080"/>
            <w:r>
              <w:rPr>
                <w:rStyle w:val="CommentReference"/>
                <w:rFonts w:ascii="Times New Roman" w:hAnsi="Times New Roman"/>
              </w:rPr>
              <w:commentReference w:id="1080"/>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81"/>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81"/>
            <w:r>
              <w:rPr>
                <w:rStyle w:val="CommentReference"/>
                <w:rFonts w:ascii="Times New Roman" w:hAnsi="Times New Roman"/>
              </w:rPr>
              <w:commentReference w:id="1081"/>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82"/>
            <w:r w:rsidRPr="00602B0F">
              <w:t xml:space="preserve">O Lord, </w:t>
            </w:r>
            <w:commentRangeEnd w:id="1082"/>
            <w:r>
              <w:rPr>
                <w:rStyle w:val="CommentReference"/>
                <w:rFonts w:ascii="Times New Roman" w:hAnsi="Times New Roman"/>
              </w:rPr>
              <w:commentReference w:id="1082"/>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83" w:name="_Ref434488524"/>
      <w:r>
        <w:t>The Doxology of St. John the Baptist</w:t>
      </w:r>
      <w:bookmarkEnd w:id="10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84" w:name="_Ref434488546"/>
      <w:r>
        <w:t>Another Doxology of St. John the Baptist</w:t>
      </w:r>
      <w:bookmarkEnd w:id="10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85" w:name="_Ref434488644"/>
      <w:r>
        <w:t>A Doxology for the Apostles</w:t>
      </w:r>
      <w:bookmarkEnd w:id="10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86"/>
            <w:r>
              <w:t xml:space="preserve">called </w:t>
            </w:r>
            <w:commentRangeEnd w:id="1086"/>
            <w:r>
              <w:rPr>
                <w:rStyle w:val="CommentReference"/>
                <w:rFonts w:ascii="Times New Roman" w:eastAsiaTheme="minorHAnsi" w:hAnsi="Times New Roman" w:cstheme="minorBidi"/>
                <w:color w:val="auto"/>
              </w:rPr>
              <w:commentReference w:id="1086"/>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87"/>
            <w:r>
              <w:t>Who loved him greatly.</w:t>
            </w:r>
            <w:commentRangeEnd w:id="1087"/>
            <w:r>
              <w:rPr>
                <w:rStyle w:val="CommentReference"/>
                <w:rFonts w:ascii="Times New Roman" w:eastAsiaTheme="minorHAnsi" w:hAnsi="Times New Roman" w:cstheme="minorBidi"/>
                <w:color w:val="auto"/>
              </w:rPr>
              <w:commentReference w:id="1087"/>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88" w:name="_Ref434488657"/>
      <w:r>
        <w:t>Another Doxology for the Apostles</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89"/>
            <w:r>
              <w:t xml:space="preserve">Our </w:t>
            </w:r>
            <w:commentRangeEnd w:id="1089"/>
            <w:r>
              <w:rPr>
                <w:rStyle w:val="CommentReference"/>
                <w:rFonts w:ascii="Times New Roman" w:eastAsiaTheme="minorHAnsi" w:hAnsi="Times New Roman" w:cstheme="minorBidi"/>
                <w:color w:val="auto"/>
              </w:rPr>
              <w:commentReference w:id="1089"/>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090"/>
            <w:r>
              <w:t xml:space="preserve">And </w:t>
            </w:r>
            <w:commentRangeEnd w:id="1090"/>
            <w:r>
              <w:rPr>
                <w:rStyle w:val="CommentReference"/>
                <w:rFonts w:ascii="Times New Roman" w:eastAsiaTheme="minorHAnsi" w:hAnsi="Times New Roman" w:cstheme="minorBidi"/>
                <w:color w:val="auto"/>
              </w:rPr>
              <w:commentReference w:id="1090"/>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91"/>
            <w:r>
              <w:t>And was numbered with</w:t>
            </w:r>
          </w:p>
          <w:p w14:paraId="5527B3A6" w14:textId="77777777" w:rsidR="004C7F73" w:rsidRDefault="004C7F73" w:rsidP="004C7F73">
            <w:pPr>
              <w:pStyle w:val="EngHangEnd"/>
            </w:pPr>
            <w:r>
              <w:t>The rest of the Apostles.</w:t>
            </w:r>
            <w:commentRangeEnd w:id="1091"/>
            <w:r>
              <w:rPr>
                <w:rStyle w:val="CommentReference"/>
                <w:rFonts w:ascii="Times New Roman" w:eastAsiaTheme="minorHAnsi" w:hAnsi="Times New Roman" w:cstheme="minorBidi"/>
                <w:color w:val="auto"/>
              </w:rPr>
              <w:commentReference w:id="1091"/>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92"/>
            <w:r>
              <w:t xml:space="preserve">sound </w:t>
            </w:r>
            <w:commentRangeEnd w:id="1092"/>
            <w:r>
              <w:rPr>
                <w:rStyle w:val="CommentReference"/>
                <w:rFonts w:ascii="Times New Roman" w:eastAsiaTheme="minorHAnsi" w:hAnsi="Times New Roman" w:cstheme="minorBidi"/>
                <w:color w:val="auto"/>
              </w:rPr>
              <w:commentReference w:id="1092"/>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93" w:name="_Ref434488814"/>
      <w:r>
        <w:t>The Doxology of St. Mark</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94"/>
            <w:r>
              <w:t>Beholder of God</w:t>
            </w:r>
            <w:commentRangeEnd w:id="1094"/>
            <w:r>
              <w:rPr>
                <w:rStyle w:val="CommentReference"/>
                <w:rFonts w:ascii="Times New Roman" w:eastAsiaTheme="minorHAnsi" w:hAnsi="Times New Roman" w:cstheme="minorBidi"/>
                <w:color w:val="auto"/>
              </w:rPr>
              <w:commentReference w:id="1094"/>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95" w:name="_Ref434488992"/>
      <w:r>
        <w:t>The Doxology of Any Apostle</w:t>
      </w:r>
      <w:bookmarkEnd w:id="10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096"/>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96"/>
            <w:r>
              <w:rPr>
                <w:rStyle w:val="CommentReference"/>
                <w:rFonts w:ascii="Times New Roman" w:eastAsiaTheme="minorHAnsi" w:hAnsi="Times New Roman" w:cstheme="minorBidi"/>
                <w:color w:val="auto"/>
              </w:rPr>
              <w:commentReference w:id="1096"/>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97"/>
            <w:r>
              <w:t>compatriots</w:t>
            </w:r>
            <w:commentRangeEnd w:id="1097"/>
            <w:r>
              <w:rPr>
                <w:rStyle w:val="CommentReference"/>
                <w:rFonts w:ascii="Times New Roman" w:eastAsiaTheme="minorHAnsi" w:hAnsi="Times New Roman" w:cstheme="minorBidi"/>
                <w:color w:val="auto"/>
              </w:rPr>
              <w:commentReference w:id="1097"/>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98" w:name="_Ref434489014"/>
      <w:r>
        <w:t>The Doxology of St. Stephen</w:t>
      </w:r>
      <w:bookmarkEnd w:id="10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6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99" w:name="_Ref434489170"/>
      <w:r>
        <w:t>The Doxology of St. George</w:t>
      </w:r>
      <w:bookmarkEnd w:id="1099"/>
    </w:p>
    <w:p w14:paraId="066A4290" w14:textId="48BACEAF"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44A4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44A4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44A4C">
        <w:rPr>
          <w:noProof/>
        </w:rPr>
        <w:t>796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0" w:name="_Ref434490082"/>
      <w:r>
        <w:t>The Doxology of St. Demiana</w:t>
      </w:r>
      <w:bookmarkEnd w:id="1100"/>
    </w:p>
    <w:p w14:paraId="10DFBB59" w14:textId="01ABF4A1"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44A4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44A4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44A4C">
        <w:rPr>
          <w:noProof/>
        </w:rPr>
        <w:t>764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6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01" w:name="_Ref434489950"/>
      <w:r>
        <w:t>The Doxology of the Martyrs</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02"/>
            <w:r>
              <w:t>Akrash</w:t>
            </w:r>
            <w:commentRangeEnd w:id="1102"/>
            <w:r>
              <w:rPr>
                <w:rStyle w:val="CommentReference"/>
              </w:rPr>
              <w:commentReference w:id="1102"/>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03" w:name="_Ref434490311"/>
      <w:r>
        <w:t>The Doxology of St. Anthony and St. Paul</w:t>
      </w:r>
      <w:bookmarkEnd w:id="1103"/>
    </w:p>
    <w:p w14:paraId="716265E5" w14:textId="752E5E17"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44A4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44A4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44A4C">
        <w:rPr>
          <w:noProof/>
        </w:rPr>
        <w:t>767</w:t>
      </w:r>
      <w:r w:rsidR="00191A26">
        <w:fldChar w:fldCharType="end"/>
      </w:r>
      <w:r>
        <w:t xml:space="preserve">, and </w:t>
      </w:r>
      <w:r w:rsidR="00191A26">
        <w:fldChar w:fldCharType="begin"/>
      </w:r>
      <w:r w:rsidR="00191A26">
        <w:instrText xml:space="preserve"> REF _Ref434490368 \h </w:instrText>
      </w:r>
      <w:r w:rsidR="00191A26">
        <w:fldChar w:fldCharType="separate"/>
      </w:r>
      <w:r w:rsidR="00044A4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44A4C">
        <w:rPr>
          <w:noProof/>
        </w:rPr>
        <w:t>770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04"/>
            <w:r w:rsidRPr="004764BD">
              <w:t>give light to</w:t>
            </w:r>
            <w:commentRangeEnd w:id="1104"/>
            <w:r>
              <w:rPr>
                <w:rStyle w:val="CommentReference"/>
                <w:rFonts w:ascii="Times New Roman" w:eastAsiaTheme="minorHAnsi" w:hAnsi="Times New Roman" w:cstheme="minorBidi"/>
                <w:color w:val="auto"/>
              </w:rPr>
              <w:commentReference w:id="1104"/>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05" w:name="_Ref434490826"/>
      <w:r>
        <w:t>The Doxology of St. Pishoy and St. Paul of Tammah</w:t>
      </w:r>
      <w:bookmarkEnd w:id="1105"/>
    </w:p>
    <w:p w14:paraId="204E33B1" w14:textId="0C539F7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44A4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44A4C">
        <w:rPr>
          <w:lang w:val="en-US"/>
        </w:rPr>
        <w:t>July 2 / Epip 8: St. Pishoy</w:t>
      </w:r>
      <w:r>
        <w:fldChar w:fldCharType="end"/>
      </w:r>
      <w:r>
        <w:t xml:space="preserve">, page </w:t>
      </w:r>
      <w:r>
        <w:fldChar w:fldCharType="begin"/>
      </w:r>
      <w:r>
        <w:instrText xml:space="preserve"> PAGEREF _Ref434490783 \h </w:instrText>
      </w:r>
      <w:r>
        <w:fldChar w:fldCharType="separate"/>
      </w:r>
      <w:r w:rsidR="00044A4C">
        <w:rPr>
          <w:noProof/>
        </w:rPr>
        <w:t>853</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06" w:name="_Ref434492161"/>
      <w:r>
        <w:t>The Doxology of St. Athanasius the Apostolic</w:t>
      </w:r>
      <w:bookmarkEnd w:id="1106"/>
      <w:r w:rsidR="00B52F78">
        <w:rPr>
          <w:rStyle w:val="FootnoteReference"/>
        </w:rPr>
        <w:footnoteReference w:id="869"/>
      </w:r>
    </w:p>
    <w:p w14:paraId="1BC7DA79" w14:textId="73C18AB2"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44A4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44A4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44A4C">
        <w:rPr>
          <w:noProof/>
        </w:rPr>
        <w:t>801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44A4C">
        <w:rPr>
          <w:noProof/>
        </w:rPr>
        <w:t>803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07" w:name="_Ref434492536"/>
      <w:r>
        <w:t xml:space="preserve">The Doxology of </w:t>
      </w:r>
      <w:r w:rsidR="00231798">
        <w:t>the</w:t>
      </w:r>
      <w:r>
        <w:t xml:space="preserve"> Cross Bearers</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08" w:name="_Ref434492645"/>
      <w:r>
        <w:t>The Doxology for a Hierarch Who is Present</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7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7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7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18"/>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18"/>
            <w:r>
              <w:rPr>
                <w:rStyle w:val="CommentReference"/>
                <w:rFonts w:ascii="Times New Roman" w:eastAsiaTheme="minorHAnsi" w:hAnsi="Times New Roman" w:cstheme="minorBidi"/>
                <w:color w:val="auto"/>
              </w:rPr>
              <w:commentReference w:id="1118"/>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7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22" w:name="_Toc448696645"/>
      <w:bookmarkStart w:id="1123" w:name="September"/>
      <w:r>
        <w:t>September</w:t>
      </w:r>
      <w:bookmarkEnd w:id="1076"/>
      <w:bookmarkEnd w:id="1077"/>
      <w:bookmarkEnd w:id="1078"/>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22"/>
    </w:p>
    <w:sdt>
      <w:sdtPr>
        <w:id w:val="861411790"/>
        <w:docPartObj>
          <w:docPartGallery w:val="Table of Contents"/>
          <w:docPartUnique/>
        </w:docPartObj>
      </w:sdtPr>
      <w:sdtEndPr>
        <w:rPr>
          <w:b/>
          <w:bCs/>
          <w:noProof/>
        </w:rPr>
      </w:sdtEndPr>
      <w:sdtContent>
        <w:p w14:paraId="74DB5BF2" w14:textId="152E0C79"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44A4C">
              <w:rPr>
                <w:noProof/>
                <w:webHidden/>
              </w:rPr>
              <w:t>586</w:t>
            </w:r>
            <w:r w:rsidR="00E35F1F">
              <w:rPr>
                <w:noProof/>
                <w:webHidden/>
              </w:rPr>
              <w:fldChar w:fldCharType="end"/>
            </w:r>
          </w:hyperlink>
        </w:p>
        <w:p w14:paraId="1E634E2C" w14:textId="1BDB6D8B" w:rsidR="00E35F1F" w:rsidRDefault="007356BF">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62BAC02E" w14:textId="2484871A" w:rsidR="00E35F1F" w:rsidRDefault="007356BF">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316B8884" w14:textId="2696E2D8" w:rsidR="00E35F1F" w:rsidRDefault="007356BF">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056107B3" w14:textId="7CF9F6F8" w:rsidR="00E35F1F" w:rsidRDefault="007356BF">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76710609" w14:textId="1FE9E5EA" w:rsidR="00E35F1F" w:rsidRDefault="007356BF">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69018752" w14:textId="2A220967" w:rsidR="00E35F1F" w:rsidRDefault="007356BF">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7AB13EF6" w14:textId="100AB443" w:rsidR="00E35F1F" w:rsidRDefault="007356BF">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7CC94BF7" w14:textId="1C2A3339" w:rsidR="00E35F1F" w:rsidRDefault="007356BF">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51743273" w14:textId="6D690F7B" w:rsidR="00E35F1F" w:rsidRDefault="007356BF">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71C03905" w14:textId="47A31D0A" w:rsidR="00E35F1F" w:rsidRDefault="007356BF">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76586D73" w14:textId="60F47762" w:rsidR="00E35F1F" w:rsidRDefault="007356BF">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396BBFB3" w14:textId="723212D6" w:rsidR="00E35F1F" w:rsidRDefault="007356BF">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75A617A8" w14:textId="38CA6F02" w:rsidR="00E35F1F" w:rsidRDefault="007356BF">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44A4C">
              <w:rPr>
                <w:noProof/>
                <w:webHidden/>
              </w:rPr>
              <w:t>614</w:t>
            </w:r>
            <w:r w:rsidR="00E35F1F">
              <w:rPr>
                <w:noProof/>
                <w:webHidden/>
              </w:rPr>
              <w:fldChar w:fldCharType="end"/>
            </w:r>
          </w:hyperlink>
        </w:p>
        <w:p w14:paraId="7FE67BDE" w14:textId="3D15B0FF" w:rsidR="00E35F1F" w:rsidRDefault="007356BF">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44A4C">
              <w:rPr>
                <w:noProof/>
                <w:webHidden/>
              </w:rPr>
              <w:t>614</w:t>
            </w:r>
            <w:r w:rsidR="00E35F1F">
              <w:rPr>
                <w:noProof/>
                <w:webHidden/>
              </w:rPr>
              <w:fldChar w:fldCharType="end"/>
            </w:r>
          </w:hyperlink>
        </w:p>
        <w:p w14:paraId="482AECF5" w14:textId="59EEFAE5" w:rsidR="00E35F1F" w:rsidRDefault="007356BF">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44A4C">
              <w:rPr>
                <w:noProof/>
                <w:webHidden/>
              </w:rPr>
              <w:t>623</w:t>
            </w:r>
            <w:r w:rsidR="00E35F1F">
              <w:rPr>
                <w:noProof/>
                <w:webHidden/>
              </w:rPr>
              <w:fldChar w:fldCharType="end"/>
            </w:r>
          </w:hyperlink>
        </w:p>
        <w:p w14:paraId="31D14FD7" w14:textId="11085C91" w:rsidR="00E35F1F" w:rsidRDefault="007356BF">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44A4C">
              <w:rPr>
                <w:noProof/>
                <w:webHidden/>
              </w:rPr>
              <w:t>623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24" w:name="_Toc410196198"/>
      <w:bookmarkStart w:id="1125" w:name="_Toc410196440"/>
      <w:bookmarkStart w:id="1126" w:name="_Toc410196942"/>
      <w:r>
        <w:br w:type="page"/>
      </w:r>
    </w:p>
    <w:p w14:paraId="3B77A2B2" w14:textId="6F99453D" w:rsidR="00495F1A" w:rsidRDefault="0092592B" w:rsidP="00495F1A">
      <w:pPr>
        <w:pStyle w:val="Heading3"/>
      </w:pPr>
      <w:bookmarkStart w:id="1127" w:name="_Toc448227468"/>
      <w:r>
        <w:t xml:space="preserve">August 29 (30) / Tho-out 1: </w:t>
      </w:r>
      <w:r w:rsidR="00495F1A">
        <w:t>Ecclesiastical New Year: Nairouz</w:t>
      </w:r>
      <w:bookmarkEnd w:id="1124"/>
      <w:bookmarkEnd w:id="1125"/>
      <w:bookmarkEnd w:id="1126"/>
      <w:bookmarkEnd w:id="1127"/>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28" w:name="_Ref434477358"/>
      <w:r>
        <w:t>The Doxolog</w:t>
      </w:r>
      <w:r w:rsidR="00E21EA3">
        <w:t>y for Ecclesiastical New Year</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29"/>
            <w:r>
              <w:t xml:space="preserve">wiles </w:t>
            </w:r>
            <w:commentRangeEnd w:id="1129"/>
            <w:r>
              <w:rPr>
                <w:rStyle w:val="CommentReference"/>
                <w:rFonts w:ascii="Times New Roman" w:eastAsiaTheme="minorHAnsi" w:hAnsi="Times New Roman" w:cstheme="minorBidi"/>
                <w:color w:val="auto"/>
              </w:rPr>
              <w:commentReference w:id="1129"/>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0" w:name="_Ref434473482"/>
      <w:r>
        <w:t>The Psali Adam</w:t>
      </w:r>
      <w:r w:rsidR="00B411C9">
        <w:t xml:space="preserve"> for the Ecclesiastical New Year</w:t>
      </w:r>
      <w:bookmarkEnd w:id="1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31"/>
            <w:r>
              <w:t xml:space="preserve">Ϯⲛⲁⲟⲩⲱϣⲧ </w:t>
            </w:r>
            <w:commentRangeEnd w:id="1131"/>
            <w:r>
              <w:rPr>
                <w:rStyle w:val="CommentReference"/>
                <w:rFonts w:ascii="Times New Roman" w:hAnsi="Times New Roman"/>
              </w:rPr>
              <w:commentReference w:id="1131"/>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32"/>
            <w:r>
              <w:t>reign</w:t>
            </w:r>
            <w:commentRangeEnd w:id="1132"/>
            <w:r>
              <w:rPr>
                <w:rStyle w:val="CommentReference"/>
              </w:rPr>
              <w:commentReference w:id="1132"/>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33" w:name="_Ref434473530"/>
      <w:r>
        <w:t xml:space="preserve">The Psali </w:t>
      </w:r>
      <w:r w:rsidR="004E71A7">
        <w:t>Batos for the Ecclesiastical New Year</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34"/>
            <w:r>
              <w:t xml:space="preserve">be </w:t>
            </w:r>
            <w:commentRangeEnd w:id="1134"/>
            <w:r>
              <w:rPr>
                <w:rStyle w:val="CommentReference"/>
              </w:rPr>
              <w:commentReference w:id="1134"/>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35"/>
            <w:r>
              <w:t xml:space="preserve">Ⲁⲙⲱⲛⲓ </w:t>
            </w:r>
            <w:commentRangeEnd w:id="1135"/>
            <w:r>
              <w:rPr>
                <w:rStyle w:val="CommentReference"/>
                <w:rFonts w:ascii="Times New Roman" w:hAnsi="Times New Roman"/>
              </w:rPr>
              <w:commentReference w:id="1135"/>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36"/>
            <w:r>
              <w:t xml:space="preserve">the </w:t>
            </w:r>
            <w:commentRangeEnd w:id="1136"/>
            <w:r>
              <w:rPr>
                <w:rStyle w:val="CommentReference"/>
              </w:rPr>
              <w:commentReference w:id="1136"/>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37"/>
            <w:r>
              <w:t xml:space="preserve">entreat </w:t>
            </w:r>
            <w:commentRangeEnd w:id="1137"/>
            <w:r>
              <w:rPr>
                <w:rStyle w:val="CommentReference"/>
              </w:rPr>
              <w:commentReference w:id="1137"/>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38" w:name="_Toc448227469"/>
      <w:r>
        <w:t xml:space="preserve">August 29 (30) / Tho-out 1: </w:t>
      </w:r>
      <w:r w:rsidRPr="00646349">
        <w:t xml:space="preserve">Also </w:t>
      </w:r>
      <w:r>
        <w:t>the Martyrdom of St. Bartholomew the Apostle</w:t>
      </w:r>
      <w:bookmarkEnd w:id="1138"/>
    </w:p>
    <w:p w14:paraId="18F26E46" w14:textId="021ABB08"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77D452E" w14:textId="77777777" w:rsidR="0092592B" w:rsidRDefault="0092592B" w:rsidP="0092592B">
      <w:pPr>
        <w:pStyle w:val="Heading3"/>
      </w:pPr>
      <w:bookmarkStart w:id="1139" w:name="_Toc448227470"/>
      <w:r>
        <w:t xml:space="preserve">August 30 (31) / Tho-out 2: </w:t>
      </w:r>
      <w:r w:rsidR="005242D1">
        <w:t xml:space="preserve">Martyrdom of </w:t>
      </w:r>
      <w:r>
        <w:t>St. John the Baptist</w:t>
      </w:r>
      <w:bookmarkEnd w:id="1139"/>
    </w:p>
    <w:p w14:paraId="0BD3AFB5" w14:textId="324192CD"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44A4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44A4C">
        <w:rPr>
          <w:noProof/>
        </w:rPr>
        <w:t>565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44A4C">
        <w:rPr>
          <w:noProof/>
        </w:rPr>
        <w:t>566</w:t>
      </w:r>
      <w:r w:rsidR="00191A26">
        <w:fldChar w:fldCharType="end"/>
      </w:r>
      <w:r>
        <w:t>.</w:t>
      </w:r>
    </w:p>
    <w:p w14:paraId="53087CDB" w14:textId="77777777" w:rsidR="00C46B09" w:rsidRDefault="00C46B09" w:rsidP="0039635A">
      <w:pPr>
        <w:pStyle w:val="Heading3"/>
      </w:pPr>
      <w:bookmarkStart w:id="1140" w:name="_Toc448227471"/>
      <w:r>
        <w:t>September 1 (2) / Tho-out 4: St. Verena</w:t>
      </w:r>
      <w:bookmarkEnd w:id="1140"/>
    </w:p>
    <w:p w14:paraId="07AAD00E" w14:textId="77777777" w:rsidR="00C46B09" w:rsidRDefault="00C46B09" w:rsidP="00C46B09">
      <w:pPr>
        <w:pStyle w:val="Heading4"/>
      </w:pPr>
      <w:bookmarkStart w:id="1141" w:name="_Ref434490285"/>
      <w:r>
        <w:t>The Doxology</w:t>
      </w:r>
      <w:r w:rsidR="00B46E6E">
        <w:t xml:space="preserve"> for St. Verena</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42" w:name="_Toc448227472"/>
      <w:r>
        <w:t>September 3 (4) / Tho-out 6: St. Phoebe the Protodeaconess</w:t>
      </w:r>
      <w:r w:rsidR="008C4D26">
        <w:rPr>
          <w:rStyle w:val="FootnoteReference"/>
        </w:rPr>
        <w:footnoteReference w:id="874"/>
      </w:r>
      <w:bookmarkEnd w:id="1142"/>
    </w:p>
    <w:p w14:paraId="47E3028B" w14:textId="77777777" w:rsidR="0039635A" w:rsidRDefault="0039635A" w:rsidP="0039635A">
      <w:pPr>
        <w:pStyle w:val="Heading3"/>
      </w:pPr>
      <w:bookmarkStart w:id="1143" w:name="_Toc448227473"/>
      <w:r>
        <w:t>September 4 (5) / Tho-out 7: St. Dioscorus</w:t>
      </w:r>
      <w:bookmarkEnd w:id="1143"/>
    </w:p>
    <w:p w14:paraId="6AE56346" w14:textId="4348EAE3" w:rsidR="0039635A" w:rsidRDefault="00191A26" w:rsidP="0039635A">
      <w:pPr>
        <w:pStyle w:val="Rubric"/>
      </w:pPr>
      <w:r>
        <w:fldChar w:fldCharType="begin"/>
      </w:r>
      <w:r>
        <w:instrText xml:space="preserve"> REF _Ref434492249 \h </w:instrText>
      </w:r>
      <w:r>
        <w:fldChar w:fldCharType="separate"/>
      </w:r>
      <w:r w:rsidR="00044A4C">
        <w:t>The Doxology for St. Severus</w:t>
      </w:r>
      <w:r>
        <w:fldChar w:fldCharType="end"/>
      </w:r>
      <w:r>
        <w:t xml:space="preserve">, </w:t>
      </w:r>
      <w:r>
        <w:fldChar w:fldCharType="begin"/>
      </w:r>
      <w:r>
        <w:instrText xml:space="preserve"> REF _Ref434561058 \h </w:instrText>
      </w:r>
      <w:r>
        <w:fldChar w:fldCharType="separate"/>
      </w:r>
      <w:r w:rsidR="00044A4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44A4C">
        <w:rPr>
          <w:noProof/>
        </w:rPr>
        <w:t>623</w:t>
      </w:r>
      <w:r>
        <w:fldChar w:fldCharType="end"/>
      </w:r>
      <w:r w:rsidR="0039635A">
        <w:t xml:space="preserve"> can be adapted.</w:t>
      </w:r>
    </w:p>
    <w:p w14:paraId="7D1E759A" w14:textId="77777777" w:rsidR="0046481B" w:rsidRDefault="0046481B" w:rsidP="0046481B">
      <w:pPr>
        <w:pStyle w:val="Heading3"/>
      </w:pPr>
      <w:bookmarkStart w:id="1144" w:name="_Toc448227474"/>
      <w:r>
        <w:t>September 4 (5) / Tho-out 7: Also St. Rebecca and her Children</w:t>
      </w:r>
      <w:bookmarkEnd w:id="1144"/>
    </w:p>
    <w:p w14:paraId="14929AD8" w14:textId="77777777" w:rsidR="0046481B" w:rsidRDefault="0046481B" w:rsidP="0046481B">
      <w:pPr>
        <w:pStyle w:val="Heading4"/>
      </w:pPr>
      <w:bookmarkStart w:id="1145" w:name="_Ref434490258"/>
      <w:r>
        <w:t>The Doxology</w:t>
      </w:r>
      <w:r w:rsidR="00B46E6E">
        <w:t xml:space="preserve"> for St. Rebecca and her Children</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46" w:name="_Toc448227475"/>
      <w:r>
        <w:t>September 9 (10) / Tho-out 12: Commemoration of Archangel Michael</w:t>
      </w:r>
      <w:bookmarkEnd w:id="1146"/>
    </w:p>
    <w:p w14:paraId="3D3E8225" w14:textId="19EEF7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044A4C">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044A4C">
        <w:rPr>
          <w:noProof/>
        </w:rPr>
        <w:t>635</w:t>
      </w:r>
      <w:r w:rsidR="00191A26">
        <w:fldChar w:fldCharType="end"/>
      </w:r>
      <w:r w:rsidR="00191A26">
        <w:t>.</w:t>
      </w:r>
    </w:p>
    <w:p w14:paraId="221393BE" w14:textId="77777777" w:rsidR="0092592B" w:rsidRDefault="006E370D" w:rsidP="006E370D">
      <w:pPr>
        <w:pStyle w:val="Heading3"/>
      </w:pPr>
      <w:bookmarkStart w:id="1147" w:name="_Toc448227476"/>
      <w:r>
        <w:t xml:space="preserve">September 12 (13) / Tho-out 15: </w:t>
      </w:r>
      <w:r w:rsidR="00191A26">
        <w:t xml:space="preserve">Translocation of the Relics of </w:t>
      </w:r>
      <w:r>
        <w:t>St. Stephen</w:t>
      </w:r>
      <w:bookmarkEnd w:id="1147"/>
    </w:p>
    <w:p w14:paraId="6417B2BE" w14:textId="4B2CC3F0"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44A4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44A4C">
        <w:rPr>
          <w:noProof/>
        </w:rPr>
        <w:t>708</w:t>
      </w:r>
      <w:r w:rsidR="00191A26">
        <w:fldChar w:fldCharType="end"/>
      </w:r>
      <w:r>
        <w:t>.</w:t>
      </w:r>
    </w:p>
    <w:p w14:paraId="7C31113D" w14:textId="77777777" w:rsidR="00495F1A" w:rsidRDefault="0092592B" w:rsidP="00495F1A">
      <w:pPr>
        <w:pStyle w:val="Heading3"/>
      </w:pPr>
      <w:bookmarkStart w:id="1148" w:name="_Toc410196199"/>
      <w:bookmarkStart w:id="1149" w:name="_Toc410196441"/>
      <w:bookmarkStart w:id="1150" w:name="_Toc410196943"/>
      <w:bookmarkStart w:id="1151" w:name="_Ref434563524"/>
      <w:bookmarkStart w:id="1152" w:name="_Ref434563530"/>
      <w:bookmarkStart w:id="1153" w:name="_Toc448227477"/>
      <w:r>
        <w:t xml:space="preserve">September 14 (15) / Tho-out 17: </w:t>
      </w:r>
      <w:r w:rsidR="00495F1A">
        <w:t>The Dedication of the Church of the Holy Cross</w:t>
      </w:r>
      <w:bookmarkEnd w:id="1148"/>
      <w:bookmarkEnd w:id="1149"/>
      <w:bookmarkEnd w:id="1150"/>
      <w:bookmarkEnd w:id="1151"/>
      <w:bookmarkEnd w:id="1152"/>
      <w:bookmarkEnd w:id="1153"/>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54" w:name="_Ref434477443"/>
      <w:r>
        <w:t>The Doxology</w:t>
      </w:r>
      <w:r w:rsidR="00E21EA3">
        <w:t xml:space="preserve"> for the Feast of the Cross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55" w:name="_Ref434474964"/>
      <w:r>
        <w:t>The Psali Ada</w:t>
      </w:r>
      <w:r w:rsidR="006C1B94">
        <w:t>m for the Feast of the Cross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5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56"/>
            <w:r>
              <w:rPr>
                <w:rStyle w:val="CommentReference"/>
              </w:rPr>
              <w:commentReference w:id="115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57" w:name="_Ref434474992"/>
      <w:r>
        <w:t>The Psali Bato</w:t>
      </w:r>
      <w:r w:rsidR="006C1B94">
        <w:t>s for the Feast of the Cross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58" w:name="_Toc448227478"/>
      <w:r>
        <w:t>September 18 (19) / Tho-out 21: Commemoration of the Theotokos</w:t>
      </w:r>
      <w:bookmarkEnd w:id="1158"/>
    </w:p>
    <w:p w14:paraId="5E6BB9BD" w14:textId="027745D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65C17FB1" w14:textId="77777777" w:rsidR="00160DE3" w:rsidRDefault="00160DE3" w:rsidP="00160DE3">
      <w:pPr>
        <w:pStyle w:val="Heading3"/>
      </w:pPr>
      <w:bookmarkStart w:id="1159" w:name="_Toc448227479"/>
      <w:r>
        <w:t>September 21 (22) / Tho-out 24: Martyrdom of St. Quandratus, One of the Seventy Two</w:t>
      </w:r>
      <w:bookmarkEnd w:id="1159"/>
    </w:p>
    <w:p w14:paraId="4B4CA90E" w14:textId="656B63BC"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44A4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44A4C">
        <w:rPr>
          <w:noProof/>
        </w:rPr>
        <w:t>567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44A4C">
        <w:rPr>
          <w:noProof/>
        </w:rPr>
        <w:t>567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44A4C">
        <w:rPr>
          <w:noProof/>
        </w:rPr>
        <w:t>569</w:t>
      </w:r>
      <w:r w:rsidR="00191A26">
        <w:fldChar w:fldCharType="end"/>
      </w:r>
      <w:r>
        <w:t>.</w:t>
      </w:r>
    </w:p>
    <w:p w14:paraId="56FE4C4F" w14:textId="77777777" w:rsidR="00D54A29" w:rsidRDefault="00D54A29" w:rsidP="00D54A29">
      <w:pPr>
        <w:pStyle w:val="Heading3"/>
      </w:pPr>
      <w:bookmarkStart w:id="1160" w:name="_Toc448227480"/>
      <w:r>
        <w:t xml:space="preserve">September 22 (23) / </w:t>
      </w:r>
      <w:commentRangeStart w:id="1161"/>
      <w:r>
        <w:t>Tho-out 24</w:t>
      </w:r>
      <w:commentRangeEnd w:id="1161"/>
      <w:r w:rsidR="00C46B09">
        <w:rPr>
          <w:rStyle w:val="CommentReference"/>
          <w:rFonts w:eastAsiaTheme="minorHAnsi" w:cstheme="minorBidi"/>
          <w:b w:val="0"/>
          <w:bCs w:val="0"/>
        </w:rPr>
        <w:commentReference w:id="1161"/>
      </w:r>
      <w:r>
        <w:t>: St. Maurice and the Theban Legion</w:t>
      </w:r>
      <w:bookmarkEnd w:id="1160"/>
    </w:p>
    <w:p w14:paraId="74C264D0" w14:textId="77777777" w:rsidR="00D54A29" w:rsidRDefault="00B46E6E" w:rsidP="00D54A29">
      <w:pPr>
        <w:pStyle w:val="Heading4"/>
      </w:pPr>
      <w:bookmarkStart w:id="1162" w:name="_Ref434489859"/>
      <w:r>
        <w:t>The Doxology for</w:t>
      </w:r>
      <w:r w:rsidR="00D54A29">
        <w:t xml:space="preserve"> St. Maurice and the Theban Legion</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63" w:name="_Ref434489873"/>
      <w:r>
        <w:t>Another Doxology of St. Maurice</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64" w:name="_Toc448227481"/>
      <w:r>
        <w:t>September 23 (24) / Tho-out 26: Annunciation of St. John the Baptist to Zacharias</w:t>
      </w:r>
      <w:bookmarkEnd w:id="1164"/>
    </w:p>
    <w:p w14:paraId="2D6418E3" w14:textId="0C5BE5AC"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44A4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44A4C">
        <w:rPr>
          <w:noProof/>
        </w:rPr>
        <w:t>565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44A4C">
        <w:rPr>
          <w:noProof/>
        </w:rPr>
        <w:t>566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65" w:name="_Ref435003974"/>
      <w:bookmarkStart w:id="1166" w:name="_Toc448227482"/>
      <w:r>
        <w:t>September 26 (27) / Tho-out 29: Commemoration of the Annunciation, Nativity, and Resurrection on the 29</w:t>
      </w:r>
      <w:r w:rsidRPr="00C0205C">
        <w:rPr>
          <w:vertAlign w:val="superscript"/>
        </w:rPr>
        <w:t>th</w:t>
      </w:r>
      <w:r>
        <w:t xml:space="preserve"> of Every Month</w:t>
      </w:r>
      <w:bookmarkEnd w:id="1165"/>
      <w:bookmarkEnd w:id="1166"/>
    </w:p>
    <w:p w14:paraId="0A0A7EC3" w14:textId="77777777" w:rsidR="00C0205C" w:rsidRDefault="00C0205C" w:rsidP="00C0205C">
      <w:pPr>
        <w:pStyle w:val="Heading4"/>
      </w:pPr>
      <w:bookmarkStart w:id="1167" w:name="_Ref435003845"/>
      <w:r>
        <w:t>The Psali Adam for the 29</w:t>
      </w:r>
      <w:r w:rsidRPr="00C0205C">
        <w:rPr>
          <w:vertAlign w:val="superscript"/>
        </w:rPr>
        <w:t>th</w:t>
      </w:r>
      <w:r>
        <w:t xml:space="preserve"> of Every Month</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68"/>
            <w:r>
              <w:t>At the end of times.</w:t>
            </w:r>
            <w:commentRangeEnd w:id="1168"/>
            <w:r>
              <w:rPr>
                <w:rStyle w:val="CommentReference"/>
                <w:rFonts w:ascii="Times New Roman" w:eastAsiaTheme="minorHAnsi" w:hAnsi="Times New Roman" w:cstheme="minorBidi"/>
                <w:color w:val="auto"/>
              </w:rPr>
              <w:commentReference w:id="116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75"/>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69" w:name="_Ref435003860"/>
      <w:r>
        <w:t>The Psali Batos for the 29</w:t>
      </w:r>
      <w:r w:rsidRPr="00C0205C">
        <w:rPr>
          <w:vertAlign w:val="superscript"/>
        </w:rPr>
        <w:t>th</w:t>
      </w:r>
      <w:r>
        <w:t xml:space="preserve"> of Every Month</w:t>
      </w:r>
      <w:bookmarkEnd w:id="11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0"/>
            <w:r>
              <w:rPr>
                <w:rStyle w:val="CommentReference"/>
                <w:rFonts w:ascii="Times New Roman" w:eastAsiaTheme="minorHAnsi" w:hAnsi="Times New Roman" w:cstheme="minorBidi"/>
                <w:color w:val="auto"/>
              </w:rPr>
              <w:commentReference w:id="117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71"/>
            <w:r>
              <w:t xml:space="preserve"> Lord God</w:t>
            </w:r>
            <w:commentRangeEnd w:id="1171"/>
            <w:r>
              <w:rPr>
                <w:rStyle w:val="CommentReference"/>
                <w:rFonts w:ascii="Times New Roman" w:eastAsiaTheme="minorHAnsi" w:hAnsi="Times New Roman" w:cstheme="minorBidi"/>
                <w:color w:val="auto"/>
              </w:rPr>
              <w:commentReference w:id="117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76"/>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72" w:name="_Toc448227483"/>
      <w:r>
        <w:t>September 27 (28) / Tho-out 30: Miracle performed by St. Athanasius the Apostolic</w:t>
      </w:r>
      <w:bookmarkEnd w:id="117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73" w:name="_Ref434561058"/>
      <w:bookmarkStart w:id="1174" w:name="_Toc448227484"/>
      <w:r>
        <w:t xml:space="preserve">September 29 (30) / Paopi 2: </w:t>
      </w:r>
      <w:r w:rsidR="000274A5">
        <w:t xml:space="preserve">The Coming of </w:t>
      </w:r>
      <w:r>
        <w:t>St. Severus</w:t>
      </w:r>
      <w:r w:rsidR="000274A5">
        <w:t xml:space="preserve"> to Egypt</w:t>
      </w:r>
      <w:bookmarkEnd w:id="1173"/>
      <w:bookmarkEnd w:id="1174"/>
    </w:p>
    <w:p w14:paraId="1B16436A" w14:textId="77777777" w:rsidR="0039635A" w:rsidRDefault="0039635A" w:rsidP="0039635A">
      <w:pPr>
        <w:pStyle w:val="Heading4"/>
      </w:pPr>
      <w:bookmarkStart w:id="1175" w:name="_Ref434492249"/>
      <w:r>
        <w:t>The Doxology</w:t>
      </w:r>
      <w:r w:rsidR="00B82753">
        <w:t xml:space="preserve"> for St. Severus</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76"/>
            <w:r w:rsidRPr="004764BD">
              <w:t xml:space="preserve">confirmed </w:t>
            </w:r>
            <w:commentRangeEnd w:id="1176"/>
            <w:r>
              <w:rPr>
                <w:rStyle w:val="CommentReference"/>
                <w:rFonts w:ascii="Times New Roman" w:eastAsiaTheme="minorHAnsi" w:hAnsi="Times New Roman" w:cstheme="minorBidi"/>
                <w:color w:val="auto"/>
              </w:rPr>
              <w:commentReference w:id="117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877"/>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77" w:name="_Toc410196200"/>
      <w:bookmarkStart w:id="1178" w:name="_Toc410196442"/>
      <w:bookmarkStart w:id="1179" w:name="_Toc410196944"/>
      <w:bookmarkStart w:id="1180" w:name="_Toc448696646"/>
      <w:bookmarkStart w:id="1181" w:name="October"/>
      <w:bookmarkEnd w:id="1123"/>
      <w:r>
        <w:t>October</w:t>
      </w:r>
      <w:bookmarkEnd w:id="1177"/>
      <w:bookmarkEnd w:id="1178"/>
      <w:bookmarkEnd w:id="1179"/>
      <w:r w:rsidR="006E370D">
        <w:t xml:space="preserve"> or </w:t>
      </w:r>
      <w:r w:rsidR="006E370D">
        <w:rPr>
          <w:rFonts w:ascii="FreeSerifAvvaShenouda" w:hAnsi="FreeSerifAvvaShenouda" w:cs="FreeSerifAvvaShenouda"/>
        </w:rPr>
        <w:t>Ⲡⲁⲱⲡⲉ</w:t>
      </w:r>
      <w:bookmarkEnd w:id="1180"/>
    </w:p>
    <w:bookmarkStart w:id="1182" w:name="_Ref434561633" w:displacedByCustomXml="next"/>
    <w:sdt>
      <w:sdtPr>
        <w:id w:val="960613025"/>
        <w:docPartObj>
          <w:docPartGallery w:val="Table of Contents"/>
          <w:docPartUnique/>
        </w:docPartObj>
      </w:sdtPr>
      <w:sdtEndPr>
        <w:rPr>
          <w:b/>
          <w:bCs/>
          <w:noProof/>
        </w:rPr>
      </w:sdtEndPr>
      <w:sdtContent>
        <w:p w14:paraId="510D75EB" w14:textId="18504EE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44A4C">
              <w:rPr>
                <w:noProof/>
                <w:webHidden/>
              </w:rPr>
              <w:t>626</w:t>
            </w:r>
            <w:r w:rsidR="00E35F1F">
              <w:rPr>
                <w:noProof/>
                <w:webHidden/>
              </w:rPr>
              <w:fldChar w:fldCharType="end"/>
            </w:r>
          </w:hyperlink>
        </w:p>
        <w:p w14:paraId="0C71949C" w14:textId="11D377F0" w:rsidR="00E35F1F" w:rsidRDefault="007356BF">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7C5EEF26" w14:textId="1E3DE20D" w:rsidR="00E35F1F" w:rsidRDefault="007356BF">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610973C6" w14:textId="28EE3107" w:rsidR="00E35F1F" w:rsidRDefault="007356BF">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42AB4D38" w14:textId="09B75CB6" w:rsidR="00E35F1F" w:rsidRDefault="007356BF">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40BE3276" w14:textId="0B48CC7B" w:rsidR="00E35F1F" w:rsidRDefault="007356BF">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44A4C">
              <w:rPr>
                <w:noProof/>
                <w:webHidden/>
              </w:rPr>
              <w:t>628</w:t>
            </w:r>
            <w:r w:rsidR="00E35F1F">
              <w:rPr>
                <w:noProof/>
                <w:webHidden/>
              </w:rPr>
              <w:fldChar w:fldCharType="end"/>
            </w:r>
          </w:hyperlink>
        </w:p>
        <w:p w14:paraId="5BA2BFE4" w14:textId="63FBB383" w:rsidR="00E35F1F" w:rsidRDefault="007356BF">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44A4C">
              <w:rPr>
                <w:noProof/>
                <w:webHidden/>
              </w:rPr>
              <w:t>629</w:t>
            </w:r>
            <w:r w:rsidR="00E35F1F">
              <w:rPr>
                <w:noProof/>
                <w:webHidden/>
              </w:rPr>
              <w:fldChar w:fldCharType="end"/>
            </w:r>
          </w:hyperlink>
        </w:p>
        <w:p w14:paraId="0DA884AB" w14:textId="2BA47F99" w:rsidR="00E35F1F" w:rsidRDefault="007356BF">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44A4C">
              <w:rPr>
                <w:noProof/>
                <w:webHidden/>
              </w:rPr>
              <w:t>630</w:t>
            </w:r>
            <w:r w:rsidR="00E35F1F">
              <w:rPr>
                <w:noProof/>
                <w:webHidden/>
              </w:rPr>
              <w:fldChar w:fldCharType="end"/>
            </w:r>
          </w:hyperlink>
        </w:p>
        <w:p w14:paraId="14F64ABF" w14:textId="3D65E4D9" w:rsidR="00E35F1F" w:rsidRDefault="007356BF">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44A4C">
              <w:rPr>
                <w:noProof/>
                <w:webHidden/>
              </w:rPr>
              <w:t>631</w:t>
            </w:r>
            <w:r w:rsidR="00E35F1F">
              <w:rPr>
                <w:noProof/>
                <w:webHidden/>
              </w:rPr>
              <w:fldChar w:fldCharType="end"/>
            </w:r>
          </w:hyperlink>
        </w:p>
        <w:p w14:paraId="479E44D2" w14:textId="3E9C7CAB" w:rsidR="00E35F1F" w:rsidRDefault="007356BF">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44A4C">
              <w:rPr>
                <w:noProof/>
                <w:webHidden/>
              </w:rPr>
              <w:t>631</w:t>
            </w:r>
            <w:r w:rsidR="00E35F1F">
              <w:rPr>
                <w:noProof/>
                <w:webHidden/>
              </w:rPr>
              <w:fldChar w:fldCharType="end"/>
            </w:r>
          </w:hyperlink>
        </w:p>
        <w:p w14:paraId="1DC3186A" w14:textId="62995F64" w:rsidR="00E35F1F" w:rsidRDefault="007356BF">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608C521A" w14:textId="1F1A9A6C" w:rsidR="00E35F1F" w:rsidRDefault="007356BF">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0236A71C" w14:textId="34C6F048" w:rsidR="00E35F1F" w:rsidRDefault="007356BF">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83" w:name="_Ref436250096"/>
      <w:bookmarkStart w:id="1184" w:name="_Ref436250168"/>
      <w:bookmarkStart w:id="1185" w:name="_Toc448227485"/>
      <w:r>
        <w:t>October 1 (2) / Paopi 4: St. Bacchus</w:t>
      </w:r>
      <w:bookmarkEnd w:id="1182"/>
      <w:bookmarkEnd w:id="1183"/>
      <w:bookmarkEnd w:id="1184"/>
      <w:bookmarkEnd w:id="1185"/>
    </w:p>
    <w:p w14:paraId="7EAFB97D" w14:textId="77777777" w:rsidR="0081710C" w:rsidRDefault="0081710C" w:rsidP="0081710C">
      <w:pPr>
        <w:pStyle w:val="Heading4"/>
      </w:pPr>
      <w:bookmarkStart w:id="1186" w:name="_Ref434489638"/>
      <w:r>
        <w:t>The Doxology</w:t>
      </w:r>
      <w:r w:rsidR="00B46E6E">
        <w:t xml:space="preserve"> for Sts. Sergius and Bacchus</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87"/>
            <w:r>
              <w:t>heroes</w:t>
            </w:r>
            <w:commentRangeEnd w:id="1187"/>
            <w:r>
              <w:rPr>
                <w:rStyle w:val="CommentReference"/>
                <w:rFonts w:ascii="Times New Roman" w:eastAsiaTheme="minorHAnsi" w:hAnsi="Times New Roman" w:cstheme="minorBidi"/>
                <w:color w:val="auto"/>
              </w:rPr>
              <w:commentReference w:id="118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88" w:name="_Toc448227486"/>
      <w:r>
        <w:t>October 4 (5) / Paopi 7: St. Paul of Tammoh</w:t>
      </w:r>
      <w:bookmarkEnd w:id="1188"/>
    </w:p>
    <w:p w14:paraId="307B5F3B" w14:textId="77777777" w:rsidR="0039635A" w:rsidRDefault="0039635A" w:rsidP="0039635A">
      <w:pPr>
        <w:pStyle w:val="Heading4"/>
      </w:pPr>
      <w:r>
        <w:t>The Doxology</w:t>
      </w:r>
    </w:p>
    <w:p w14:paraId="08012657" w14:textId="2265C85D" w:rsidR="00FB36D8" w:rsidRPr="00FB36D8" w:rsidRDefault="00191A26" w:rsidP="00FB36D8">
      <w:pPr>
        <w:pStyle w:val="Rubric"/>
      </w:pPr>
      <w:r>
        <w:t xml:space="preserve">See </w:t>
      </w:r>
      <w:r>
        <w:fldChar w:fldCharType="begin"/>
      </w:r>
      <w:r>
        <w:instrText xml:space="preserve"> REF _Ref434490826 \h </w:instrText>
      </w:r>
      <w:r>
        <w:fldChar w:fldCharType="separate"/>
      </w:r>
      <w:r w:rsidR="00044A4C">
        <w:t>The Doxology of St. Pishoy and St. Paul of Tammah</w:t>
      </w:r>
      <w:r>
        <w:fldChar w:fldCharType="end"/>
      </w:r>
      <w:r>
        <w:t xml:space="preserve">, page </w:t>
      </w:r>
      <w:r>
        <w:fldChar w:fldCharType="begin"/>
      </w:r>
      <w:r>
        <w:instrText xml:space="preserve"> PAGEREF _Ref434490826 \h </w:instrText>
      </w:r>
      <w:r>
        <w:fldChar w:fldCharType="separate"/>
      </w:r>
      <w:r w:rsidR="00044A4C">
        <w:rPr>
          <w:noProof/>
        </w:rPr>
        <w:t>581</w:t>
      </w:r>
      <w:r>
        <w:fldChar w:fldCharType="end"/>
      </w:r>
      <w:r w:rsidR="00FB36D8">
        <w:t>.</w:t>
      </w:r>
    </w:p>
    <w:p w14:paraId="2F2896A9" w14:textId="77777777" w:rsidR="0081710C" w:rsidRDefault="0081710C" w:rsidP="0081710C">
      <w:pPr>
        <w:pStyle w:val="Heading3"/>
      </w:pPr>
      <w:bookmarkStart w:id="1189" w:name="_Toc448227487"/>
      <w:r>
        <w:t>October 7 (8) / Paopi 10: St. Sergius</w:t>
      </w:r>
      <w:bookmarkEnd w:id="1189"/>
    </w:p>
    <w:p w14:paraId="43289252" w14:textId="6347CF3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44A4C">
        <w:t>October 1 (2) / Paopi 4: St. Bacchus</w:t>
      </w:r>
      <w:r w:rsidR="00336170">
        <w:fldChar w:fldCharType="end"/>
      </w:r>
      <w:r>
        <w:t xml:space="preserve">, page </w:t>
      </w:r>
      <w:r>
        <w:fldChar w:fldCharType="begin"/>
      </w:r>
      <w:r>
        <w:instrText xml:space="preserve"> PAGEREF _Ref434561633 \h </w:instrText>
      </w:r>
      <w:r>
        <w:fldChar w:fldCharType="separate"/>
      </w:r>
      <w:r w:rsidR="00044A4C">
        <w:rPr>
          <w:noProof/>
        </w:rPr>
        <w:t>625</w:t>
      </w:r>
      <w:r>
        <w:fldChar w:fldCharType="end"/>
      </w:r>
      <w:r w:rsidR="0081710C">
        <w:t>.</w:t>
      </w:r>
    </w:p>
    <w:p w14:paraId="06822979" w14:textId="77777777" w:rsidR="00B637D8" w:rsidRDefault="00B637D8" w:rsidP="00B637D8">
      <w:pPr>
        <w:pStyle w:val="Heading3"/>
      </w:pPr>
      <w:bookmarkStart w:id="1190" w:name="_Toc448227488"/>
      <w:r>
        <w:t>October 9 (10) / Paopi 12: Commemoration of Archangel Michael</w:t>
      </w:r>
      <w:bookmarkEnd w:id="1190"/>
    </w:p>
    <w:p w14:paraId="4A7DC24D" w14:textId="0067E432"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5593D86A" w14:textId="77777777" w:rsidR="0039635A" w:rsidRDefault="0039635A" w:rsidP="0039635A">
      <w:pPr>
        <w:pStyle w:val="Heading3"/>
      </w:pPr>
      <w:bookmarkStart w:id="1191" w:name="_Ref434564830"/>
      <w:bookmarkStart w:id="1192" w:name="_Toc448227489"/>
      <w:r>
        <w:t>October 17 (18) Paopi 20: St. John the Short</w:t>
      </w:r>
      <w:bookmarkEnd w:id="1191"/>
      <w:bookmarkEnd w:id="1192"/>
    </w:p>
    <w:p w14:paraId="23E24F8C" w14:textId="77777777" w:rsidR="0039635A" w:rsidRDefault="0039635A" w:rsidP="0039635A">
      <w:pPr>
        <w:pStyle w:val="Heading4"/>
      </w:pPr>
      <w:bookmarkStart w:id="1193" w:name="_Ref434490715"/>
      <w:r>
        <w:t>The Doxology</w:t>
      </w:r>
      <w:r w:rsidR="00B46E6E">
        <w:t xml:space="preserve"> for St. John the Short</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7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7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8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94" w:name="_Toc448227490"/>
      <w:r>
        <w:t>October 18 (19) / Paopi</w:t>
      </w:r>
      <w:r w:rsidR="00FE0AE4">
        <w:t xml:space="preserve"> </w:t>
      </w:r>
      <w:r>
        <w:t>21: Commemoration of the Theotokos</w:t>
      </w:r>
      <w:bookmarkEnd w:id="1194"/>
    </w:p>
    <w:p w14:paraId="60A7D882" w14:textId="1D885BAB"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2229EA11" w14:textId="77777777" w:rsidR="00BF2674" w:rsidRDefault="00BF2674" w:rsidP="00BF2674">
      <w:pPr>
        <w:pStyle w:val="Heading3"/>
      </w:pPr>
      <w:bookmarkStart w:id="1195" w:name="_Toc448227491"/>
      <w:r>
        <w:t>October 18 (19) / Paopi</w:t>
      </w:r>
      <w:r w:rsidR="00FE0AE4">
        <w:t xml:space="preserve"> </w:t>
      </w:r>
      <w:r>
        <w:t>21: Also St. Teji (Reweiss)</w:t>
      </w:r>
      <w:bookmarkEnd w:id="1195"/>
    </w:p>
    <w:p w14:paraId="3D0544CD" w14:textId="77777777" w:rsidR="00BF2674" w:rsidRPr="00137929" w:rsidRDefault="00BF2674" w:rsidP="00BF2674">
      <w:pPr>
        <w:pStyle w:val="Heading4"/>
      </w:pPr>
      <w:bookmarkStart w:id="1196" w:name="_Ref434491337"/>
      <w:r>
        <w:t>The Doxology</w:t>
      </w:r>
      <w:r w:rsidR="00810F04">
        <w:t xml:space="preserve"> for St. Teji (Reweiss)</w:t>
      </w:r>
      <w:bookmarkEnd w:id="11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97" w:name="_Ref434563347"/>
      <w:bookmarkStart w:id="1198" w:name="_Toc448227492"/>
      <w:r>
        <w:t>October 23 (24) / Paopi</w:t>
      </w:r>
      <w:r w:rsidR="00FE0AE4">
        <w:t xml:space="preserve"> </w:t>
      </w:r>
      <w:r>
        <w:t>26: St. Apip the Friend of St. Apollo</w:t>
      </w:r>
      <w:bookmarkEnd w:id="1197"/>
      <w:bookmarkEnd w:id="1198"/>
    </w:p>
    <w:p w14:paraId="69CDA95A" w14:textId="77777777" w:rsidR="00E30E2D" w:rsidRPr="00137929" w:rsidRDefault="00E30E2D" w:rsidP="00E30E2D">
      <w:pPr>
        <w:pStyle w:val="Heading4"/>
      </w:pPr>
      <w:bookmarkStart w:id="1199" w:name="_Ref434492837"/>
      <w:r>
        <w:t>The Doxology</w:t>
      </w:r>
      <w:r w:rsidR="00B82753">
        <w:t xml:space="preserve"> for Sts. Apollo and Apip</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0" w:name="_Toc448227493"/>
      <w:r>
        <w:t>October 23 (24) / Paopi</w:t>
      </w:r>
      <w:r w:rsidR="00FE0AE4">
        <w:t xml:space="preserve"> </w:t>
      </w:r>
      <w:r>
        <w:t>26: The Martyrdom of St. Timothy the Apostle</w:t>
      </w:r>
      <w:bookmarkEnd w:id="1200"/>
    </w:p>
    <w:p w14:paraId="4D4E33D6" w14:textId="2F03AC7A" w:rsidR="00013EB0"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C276672" w14:textId="77777777" w:rsidR="00137929" w:rsidRDefault="00137929" w:rsidP="00137929">
      <w:pPr>
        <w:pStyle w:val="Heading3"/>
      </w:pPr>
      <w:bookmarkStart w:id="1201" w:name="_Toc448227494"/>
      <w:r>
        <w:t>October 24 (25) / Paopi</w:t>
      </w:r>
      <w:r w:rsidR="00FE0AE4">
        <w:t xml:space="preserve"> </w:t>
      </w:r>
      <w:r>
        <w:t>27: St. Macarius the Bishop of Edkow</w:t>
      </w:r>
      <w:bookmarkEnd w:id="1201"/>
    </w:p>
    <w:p w14:paraId="1E91FBC2" w14:textId="77777777" w:rsidR="00137929" w:rsidRPr="00137929" w:rsidRDefault="00137929" w:rsidP="00137929">
      <w:pPr>
        <w:pStyle w:val="Heading4"/>
      </w:pPr>
      <w:bookmarkStart w:id="1202" w:name="_Ref434490474"/>
      <w:r>
        <w:t>The Doxology</w:t>
      </w:r>
      <w:r w:rsidR="00B46E6E">
        <w:t xml:space="preserve"> for St. Macarius the Bishop of Edkow</w:t>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03" w:name="_Toc448227495"/>
      <w:r>
        <w:t>October 26 (27) / Paopi 29: Commemoration of the Annunciation, Nativity, and Resurrection on the 29</w:t>
      </w:r>
      <w:r w:rsidRPr="00C0205C">
        <w:rPr>
          <w:vertAlign w:val="superscript"/>
        </w:rPr>
        <w:t>th</w:t>
      </w:r>
      <w:r>
        <w:t xml:space="preserve"> of Every Month</w:t>
      </w:r>
      <w:bookmarkEnd w:id="1203"/>
    </w:p>
    <w:p w14:paraId="7511E0D5" w14:textId="2D1F604F"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49EB3135" w14:textId="77777777" w:rsidR="00205EA4" w:rsidRDefault="00205EA4" w:rsidP="00205EA4">
      <w:pPr>
        <w:pStyle w:val="Heading3"/>
      </w:pPr>
      <w:bookmarkStart w:id="1204" w:name="_Toc448227496"/>
      <w:r>
        <w:t>October 27 (28) / Paopi 30: St. Mark</w:t>
      </w:r>
      <w:r w:rsidR="00F20BBD">
        <w:t xml:space="preserve"> (Consecration and Appearance of Head)</w:t>
      </w:r>
      <w:bookmarkEnd w:id="1204"/>
    </w:p>
    <w:p w14:paraId="5ECB9266" w14:textId="6D95945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44A4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44A4C">
        <w:rPr>
          <w:noProof/>
        </w:rPr>
        <w:t>798</w:t>
      </w:r>
      <w:r w:rsidR="00191A26">
        <w:fldChar w:fldCharType="end"/>
      </w:r>
      <w:r>
        <w:t>.</w:t>
      </w:r>
    </w:p>
    <w:p w14:paraId="42BC2C38" w14:textId="77777777" w:rsidR="006E370D" w:rsidRPr="007F571C" w:rsidRDefault="007F571C" w:rsidP="007F571C">
      <w:pPr>
        <w:pStyle w:val="Heading3"/>
      </w:pPr>
      <w:bookmarkStart w:id="1205" w:name="_Toc448227497"/>
      <w:r>
        <w:t>October 28 (29) / Athor 1: St. Cleopas and His Companion, Two of the Seventy Two Apostles</w:t>
      </w:r>
      <w:bookmarkEnd w:id="1205"/>
    </w:p>
    <w:p w14:paraId="47F94007" w14:textId="5F4BEB6E" w:rsidR="006E370D" w:rsidRPr="006E370D"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06" w:name="_Toc410196201"/>
      <w:bookmarkStart w:id="1207" w:name="_Toc410196443"/>
      <w:bookmarkStart w:id="1208" w:name="_Toc410196945"/>
      <w:bookmarkStart w:id="1209" w:name="_Toc448696647"/>
      <w:bookmarkStart w:id="1210" w:name="November"/>
      <w:bookmarkEnd w:id="1181"/>
      <w:r>
        <w:t>November</w:t>
      </w:r>
      <w:r w:rsidR="00495F1A">
        <w:t xml:space="preserve"> or </w:t>
      </w:r>
      <w:bookmarkEnd w:id="1206"/>
      <w:bookmarkEnd w:id="1207"/>
      <w:bookmarkEnd w:id="1208"/>
      <w:r w:rsidRPr="00FB5E62">
        <w:rPr>
          <w:rFonts w:ascii="FreeSerifAvvaShenouda" w:eastAsia="Arial Unicode MS" w:hAnsi="FreeSerifAvvaShenouda" w:cs="FreeSerifAvvaShenouda"/>
        </w:rPr>
        <w:t>Ⲁⲑⲟⲣ</w:t>
      </w:r>
      <w:bookmarkEnd w:id="1209"/>
    </w:p>
    <w:sdt>
      <w:sdtPr>
        <w:id w:val="254490828"/>
        <w:docPartObj>
          <w:docPartGallery w:val="Table of Contents"/>
          <w:docPartUnique/>
        </w:docPartObj>
      </w:sdtPr>
      <w:sdtEndPr>
        <w:rPr>
          <w:b/>
          <w:bCs/>
          <w:noProof/>
        </w:rPr>
      </w:sdtEndPr>
      <w:sdtContent>
        <w:p w14:paraId="4CABC828" w14:textId="06632D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44A4C">
              <w:rPr>
                <w:noProof/>
                <w:webHidden/>
              </w:rPr>
              <w:t>634</w:t>
            </w:r>
            <w:r w:rsidR="00E35F1F">
              <w:rPr>
                <w:noProof/>
                <w:webHidden/>
              </w:rPr>
              <w:fldChar w:fldCharType="end"/>
            </w:r>
          </w:hyperlink>
        </w:p>
        <w:p w14:paraId="752A8AA2" w14:textId="17B50EC7" w:rsidR="00E35F1F" w:rsidRDefault="007356BF">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44A4C">
              <w:rPr>
                <w:noProof/>
                <w:webHidden/>
              </w:rPr>
              <w:t>634</w:t>
            </w:r>
            <w:r w:rsidR="00E35F1F">
              <w:rPr>
                <w:noProof/>
                <w:webHidden/>
              </w:rPr>
              <w:fldChar w:fldCharType="end"/>
            </w:r>
          </w:hyperlink>
        </w:p>
        <w:p w14:paraId="7C155C76" w14:textId="05935253" w:rsidR="00E35F1F" w:rsidRDefault="007356BF">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44A4C">
              <w:rPr>
                <w:noProof/>
                <w:webHidden/>
              </w:rPr>
              <w:t>635</w:t>
            </w:r>
            <w:r w:rsidR="00E35F1F">
              <w:rPr>
                <w:noProof/>
                <w:webHidden/>
              </w:rPr>
              <w:fldChar w:fldCharType="end"/>
            </w:r>
          </w:hyperlink>
        </w:p>
        <w:p w14:paraId="5A89258F" w14:textId="033D6DAE" w:rsidR="00E35F1F" w:rsidRDefault="007356BF">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44A4C">
              <w:rPr>
                <w:noProof/>
                <w:webHidden/>
              </w:rPr>
              <w:t>637</w:t>
            </w:r>
            <w:r w:rsidR="00E35F1F">
              <w:rPr>
                <w:noProof/>
                <w:webHidden/>
              </w:rPr>
              <w:fldChar w:fldCharType="end"/>
            </w:r>
          </w:hyperlink>
        </w:p>
        <w:p w14:paraId="5A72C12E" w14:textId="6E74D5B7" w:rsidR="00E35F1F" w:rsidRDefault="007356BF">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44A4C">
              <w:rPr>
                <w:noProof/>
                <w:webHidden/>
              </w:rPr>
              <w:t>639</w:t>
            </w:r>
            <w:r w:rsidR="00E35F1F">
              <w:rPr>
                <w:noProof/>
                <w:webHidden/>
              </w:rPr>
              <w:fldChar w:fldCharType="end"/>
            </w:r>
          </w:hyperlink>
        </w:p>
        <w:p w14:paraId="7F69E091" w14:textId="5F5BDE6D" w:rsidR="00E35F1F" w:rsidRDefault="007356BF">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1BD9193B" w14:textId="1E9C1125" w:rsidR="00E35F1F" w:rsidRDefault="007356BF">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72A9BE54" w14:textId="18FDA6CF" w:rsidR="00E35F1F" w:rsidRDefault="007356BF">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74F78ACF" w14:textId="363E734D" w:rsidR="00E35F1F" w:rsidRDefault="007356BF">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57950F6C" w14:textId="10E59C86" w:rsidR="00E35F1F" w:rsidRDefault="007356BF">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0C7D958D" w14:textId="7E9525EB" w:rsidR="00E35F1F" w:rsidRDefault="007356BF">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44A4C">
              <w:rPr>
                <w:noProof/>
                <w:webHidden/>
              </w:rPr>
              <w:t>641</w:t>
            </w:r>
            <w:r w:rsidR="00E35F1F">
              <w:rPr>
                <w:noProof/>
                <w:webHidden/>
              </w:rPr>
              <w:fldChar w:fldCharType="end"/>
            </w:r>
          </w:hyperlink>
        </w:p>
        <w:p w14:paraId="48DF0A9A" w14:textId="3C89D49A" w:rsidR="00E35F1F" w:rsidRDefault="007356BF">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44A4C">
              <w:rPr>
                <w:noProof/>
                <w:webHidden/>
              </w:rPr>
              <w:t>642</w:t>
            </w:r>
            <w:r w:rsidR="00E35F1F">
              <w:rPr>
                <w:noProof/>
                <w:webHidden/>
              </w:rPr>
              <w:fldChar w:fldCharType="end"/>
            </w:r>
          </w:hyperlink>
        </w:p>
        <w:p w14:paraId="2FA6A19E" w14:textId="43550FDB" w:rsidR="00E35F1F" w:rsidRDefault="007356BF">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44A4C">
              <w:rPr>
                <w:noProof/>
                <w:webHidden/>
              </w:rPr>
              <w:t>642</w:t>
            </w:r>
            <w:r w:rsidR="00E35F1F">
              <w:rPr>
                <w:noProof/>
                <w:webHidden/>
              </w:rPr>
              <w:fldChar w:fldCharType="end"/>
            </w:r>
          </w:hyperlink>
        </w:p>
        <w:p w14:paraId="269304EA" w14:textId="1A088239" w:rsidR="00E35F1F" w:rsidRDefault="007356BF">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44A4C">
              <w:rPr>
                <w:noProof/>
                <w:webHidden/>
              </w:rPr>
              <w:t>643</w:t>
            </w:r>
            <w:r w:rsidR="00E35F1F">
              <w:rPr>
                <w:noProof/>
                <w:webHidden/>
              </w:rPr>
              <w:fldChar w:fldCharType="end"/>
            </w:r>
          </w:hyperlink>
        </w:p>
        <w:p w14:paraId="713048AA" w14:textId="54505F13" w:rsidR="00E35F1F" w:rsidRDefault="007356BF">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44A4C">
              <w:rPr>
                <w:noProof/>
                <w:webHidden/>
              </w:rPr>
              <w:t>645</w:t>
            </w:r>
            <w:r w:rsidR="00E35F1F">
              <w:rPr>
                <w:noProof/>
                <w:webHidden/>
              </w:rPr>
              <w:fldChar w:fldCharType="end"/>
            </w:r>
          </w:hyperlink>
        </w:p>
        <w:p w14:paraId="6460A2C8" w14:textId="30DF50AB" w:rsidR="00E35F1F" w:rsidRDefault="007356BF">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6A51CAC4" w14:textId="18DE32B1" w:rsidR="00E35F1F" w:rsidRDefault="007356BF">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5EDCA18F" w14:textId="2CD1F45B" w:rsidR="00E35F1F" w:rsidRDefault="007356BF">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512EDB6A" w14:textId="1B53615B" w:rsidR="00E35F1F" w:rsidRDefault="007356BF">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44A4C">
              <w:rPr>
                <w:noProof/>
                <w:webHidden/>
              </w:rPr>
              <w:t>647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11" w:name="_Toc448227498"/>
      <w:r>
        <w:t>November 3 (4) / Athor 7</w:t>
      </w:r>
      <w:r w:rsidR="00205EA4">
        <w:t>: St. George</w:t>
      </w:r>
      <w:bookmarkEnd w:id="1211"/>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12" w:name="_Toc448227499"/>
      <w:r>
        <w:t>November 4 (5) / Athor 8</w:t>
      </w:r>
      <w:r w:rsidR="00205EA4">
        <w:t>: The Four Incorporeal Beasts</w:t>
      </w:r>
      <w:bookmarkEnd w:id="1212"/>
    </w:p>
    <w:p w14:paraId="0FEBB939" w14:textId="77777777" w:rsidR="00205EA4" w:rsidRDefault="00205EA4" w:rsidP="00205EA4">
      <w:pPr>
        <w:pStyle w:val="Heading4"/>
      </w:pPr>
      <w:bookmarkStart w:id="1213" w:name="_Ref434488301"/>
      <w:r>
        <w:t>The Doxology</w:t>
      </w:r>
      <w:r w:rsidR="00B46E6E">
        <w:t xml:space="preserve"> for the Four Incorporeal Beasts</w:t>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14"/>
            <w:r>
              <w:t>Bea</w:t>
            </w:r>
            <w:r w:rsidR="001D2DF6">
              <w:t>s</w:t>
            </w:r>
            <w:r>
              <w:t>ts</w:t>
            </w:r>
            <w:commentRangeEnd w:id="1214"/>
            <w:r>
              <w:rPr>
                <w:rStyle w:val="CommentReference"/>
                <w:rFonts w:ascii="Times New Roman" w:eastAsiaTheme="minorHAnsi" w:hAnsi="Times New Roman" w:cstheme="minorBidi"/>
                <w:color w:val="auto"/>
              </w:rPr>
              <w:commentReference w:id="1214"/>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8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15"/>
            <w:r>
              <w:t xml:space="preserve">incessant </w:t>
            </w:r>
            <w:commentRangeEnd w:id="1215"/>
            <w:r>
              <w:rPr>
                <w:rStyle w:val="CommentReference"/>
                <w:rFonts w:ascii="Times New Roman" w:eastAsiaTheme="minorHAnsi" w:hAnsi="Times New Roman" w:cstheme="minorBidi"/>
                <w:color w:val="auto"/>
              </w:rPr>
              <w:commentReference w:id="1215"/>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16"/>
            <w:r>
              <w:t>The ministering flames of fire,</w:t>
            </w:r>
            <w:commentRangeEnd w:id="1216"/>
            <w:r>
              <w:rPr>
                <w:rStyle w:val="CommentReference"/>
                <w:rFonts w:ascii="Times New Roman" w:eastAsiaTheme="minorHAnsi" w:hAnsi="Times New Roman" w:cstheme="minorBidi"/>
                <w:color w:val="auto"/>
              </w:rPr>
              <w:commentReference w:id="1216"/>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17" w:name="_Ref434561114"/>
      <w:bookmarkStart w:id="1218" w:name="_Toc448227500"/>
      <w:r>
        <w:t>November 8 (9) / Athor 12: Archangel Michael</w:t>
      </w:r>
      <w:bookmarkEnd w:id="1217"/>
      <w:bookmarkEnd w:id="1218"/>
    </w:p>
    <w:p w14:paraId="7E078728" w14:textId="77777777" w:rsidR="004750F8" w:rsidRDefault="004750F8" w:rsidP="004750F8">
      <w:pPr>
        <w:pStyle w:val="Heading4"/>
      </w:pPr>
      <w:bookmarkStart w:id="1219" w:name="_Ref434487967"/>
      <w:r>
        <w:t>The Doxology</w:t>
      </w:r>
      <w:r w:rsidR="009D0B24">
        <w:t xml:space="preserve"> for Archangel Michael</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0"/>
            <w:r w:rsidRPr="004764BD">
              <w:t xml:space="preserve">before </w:t>
            </w:r>
            <w:commentRangeEnd w:id="1220"/>
            <w:r>
              <w:rPr>
                <w:rStyle w:val="CommentReference"/>
                <w:rFonts w:ascii="Times New Roman" w:eastAsiaTheme="minorHAnsi" w:hAnsi="Times New Roman" w:cstheme="minorBidi"/>
                <w:color w:val="auto"/>
              </w:rPr>
              <w:commentReference w:id="1220"/>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8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8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8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29" w:name="_Ref434487984"/>
      <w:r>
        <w:t>The Doxology for Michael and Gabriel</w:t>
      </w:r>
      <w:bookmarkEnd w:id="12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0" w:name="_Toc448227501"/>
      <w:r>
        <w:t>November 10 (11) / Athor 14: St. Martin of Tours</w:t>
      </w:r>
      <w:bookmarkEnd w:id="1230"/>
    </w:p>
    <w:p w14:paraId="098FEB00" w14:textId="77777777" w:rsidR="00056020" w:rsidRDefault="00056020" w:rsidP="00056020">
      <w:pPr>
        <w:pStyle w:val="Heading4"/>
      </w:pPr>
      <w:bookmarkStart w:id="1231" w:name="_Ref439518461"/>
      <w:r>
        <w:t>The Doxology for St. Martin of Tours</w:t>
      </w:r>
      <w:r>
        <w:rPr>
          <w:rStyle w:val="FootnoteReference"/>
        </w:rPr>
        <w:footnoteReference w:id="885"/>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32" w:name="_Toc448227502"/>
      <w:r>
        <w:t>November 11 (12) / Athor 15: St</w:t>
      </w:r>
      <w:r w:rsidR="004750F8">
        <w:t>. Me</w:t>
      </w:r>
      <w:r>
        <w:t>na the Martyr</w:t>
      </w:r>
      <w:bookmarkEnd w:id="1232"/>
    </w:p>
    <w:p w14:paraId="5E17B349" w14:textId="77777777" w:rsidR="00205EA4" w:rsidRDefault="00205EA4" w:rsidP="00205EA4">
      <w:pPr>
        <w:pStyle w:val="Heading4"/>
      </w:pPr>
      <w:bookmarkStart w:id="1233" w:name="_Ref434489493"/>
      <w:r>
        <w:t>The Doxology</w:t>
      </w:r>
      <w:r w:rsidR="00B46E6E">
        <w:t xml:space="preserve"> for St. Mena</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34"/>
            <w:r w:rsidRPr="004764BD">
              <w:t>Voice Divine</w:t>
            </w:r>
            <w:commentRangeEnd w:id="1234"/>
            <w:r>
              <w:rPr>
                <w:rStyle w:val="CommentReference"/>
                <w:rFonts w:ascii="Times New Roman" w:eastAsiaTheme="minorHAnsi" w:hAnsi="Times New Roman" w:cstheme="minorBidi"/>
                <w:color w:val="auto"/>
              </w:rPr>
              <w:commentReference w:id="1234"/>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35"/>
            <w:r w:rsidRPr="004764BD">
              <w:t xml:space="preserve">received </w:t>
            </w:r>
            <w:commentRangeEnd w:id="1235"/>
            <w:r>
              <w:rPr>
                <w:rStyle w:val="CommentReference"/>
                <w:rFonts w:ascii="Times New Roman" w:eastAsiaTheme="minorHAnsi" w:hAnsi="Times New Roman" w:cstheme="minorBidi"/>
                <w:color w:val="auto"/>
              </w:rPr>
              <w:commentReference w:id="1235"/>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36" w:name="_Toc448227503"/>
      <w:r>
        <w:t>November 14 (15) / Athor 18: St. Philip the Apostle</w:t>
      </w:r>
      <w:bookmarkEnd w:id="1236"/>
    </w:p>
    <w:p w14:paraId="0DF27E19" w14:textId="416C54CA"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ADC4A64" w14:textId="77777777" w:rsidR="007F571C" w:rsidRDefault="007F571C" w:rsidP="007F571C">
      <w:pPr>
        <w:pStyle w:val="Heading3"/>
      </w:pPr>
      <w:bookmarkStart w:id="1237" w:name="_Toc448227504"/>
      <w:r>
        <w:t>November 15 (16) / Athor 19: The Preaching of St. Bartholomew</w:t>
      </w:r>
      <w:bookmarkEnd w:id="1237"/>
    </w:p>
    <w:p w14:paraId="601EB8D7" w14:textId="36E89753"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5A5FA22" w14:textId="77777777" w:rsidR="009F6E07" w:rsidRDefault="009F6E07" w:rsidP="009F6E07">
      <w:pPr>
        <w:pStyle w:val="Heading3"/>
      </w:pPr>
      <w:bookmarkStart w:id="1238" w:name="_Toc448227505"/>
      <w:r>
        <w:t>November 15 (16) / Athor 19: Also the Consecration of the Church of Sts. Sergius and Bacchus.</w:t>
      </w:r>
      <w:bookmarkEnd w:id="1238"/>
    </w:p>
    <w:p w14:paraId="1B799EA7" w14:textId="69213069"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44A4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44A4C">
        <w:rPr>
          <w:noProof/>
        </w:rPr>
        <w:t>625</w:t>
      </w:r>
      <w:r w:rsidR="00191A26">
        <w:fldChar w:fldCharType="end"/>
      </w:r>
      <w:r>
        <w:t>.</w:t>
      </w:r>
    </w:p>
    <w:p w14:paraId="23C83E44" w14:textId="77777777" w:rsidR="002F1988" w:rsidRDefault="002F1988" w:rsidP="002F1988">
      <w:pPr>
        <w:pStyle w:val="Heading3"/>
      </w:pPr>
      <w:bookmarkStart w:id="1239" w:name="_Toc448227506"/>
      <w:r>
        <w:t>November 16 (17) / Athor 20: Consecration of Sts. Theodore and Theodore</w:t>
      </w:r>
      <w:bookmarkEnd w:id="1239"/>
    </w:p>
    <w:p w14:paraId="54098920" w14:textId="67B149E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44A4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44A4C">
        <w:rPr>
          <w:noProof/>
        </w:rPr>
        <w:t>855</w:t>
      </w:r>
      <w:r w:rsidR="00191A26">
        <w:fldChar w:fldCharType="end"/>
      </w:r>
      <w:r>
        <w:t xml:space="preserve">, and </w:t>
      </w:r>
      <w:commentRangeStart w:id="1240"/>
      <w:r w:rsidR="00191A26">
        <w:fldChar w:fldCharType="begin"/>
      </w:r>
      <w:r w:rsidR="00191A26">
        <w:instrText xml:space="preserve"> REF _Ref434562461 \h </w:instrText>
      </w:r>
      <w:r w:rsidR="00191A26">
        <w:fldChar w:fldCharType="separate"/>
      </w:r>
      <w:r w:rsidR="00044A4C">
        <w:t>January 7 (8) / Tobi 12: Also St. Theodore Anatoly</w:t>
      </w:r>
      <w:r w:rsidR="00191A26">
        <w:fldChar w:fldCharType="end"/>
      </w:r>
      <w:r w:rsidR="00191A26">
        <w:t>,</w:t>
      </w:r>
      <w:commentRangeEnd w:id="1240"/>
      <w:r w:rsidR="00191A26">
        <w:rPr>
          <w:rStyle w:val="CommentReference"/>
          <w:i w:val="0"/>
        </w:rPr>
        <w:commentReference w:id="1240"/>
      </w:r>
      <w:r w:rsidR="00191A26">
        <w:t xml:space="preserve"> page </w:t>
      </w:r>
      <w:r w:rsidR="00191A26">
        <w:fldChar w:fldCharType="begin"/>
      </w:r>
      <w:r w:rsidR="00191A26">
        <w:instrText xml:space="preserve"> PAGEREF _Ref434562461 \h </w:instrText>
      </w:r>
      <w:r w:rsidR="00191A26">
        <w:fldChar w:fldCharType="separate"/>
      </w:r>
      <w:r w:rsidR="00044A4C">
        <w:rPr>
          <w:noProof/>
        </w:rPr>
        <w:t>754</w:t>
      </w:r>
      <w:r w:rsidR="00191A26">
        <w:fldChar w:fldCharType="end"/>
      </w:r>
      <w:r>
        <w:t>.</w:t>
      </w:r>
    </w:p>
    <w:p w14:paraId="0CDE62FA" w14:textId="77777777" w:rsidR="005329C1" w:rsidRDefault="005329C1" w:rsidP="005329C1">
      <w:pPr>
        <w:pStyle w:val="Heading3"/>
      </w:pPr>
      <w:bookmarkStart w:id="1241" w:name="_Toc448227507"/>
      <w:r>
        <w:t>November 17 (18) / Athor 21: Commemoration of the Theotokos</w:t>
      </w:r>
      <w:bookmarkEnd w:id="1241"/>
    </w:p>
    <w:p w14:paraId="4A87B5D6" w14:textId="7CDDF61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357A23E" w14:textId="77777777" w:rsidR="0059166B" w:rsidRDefault="0059166B" w:rsidP="0059166B">
      <w:pPr>
        <w:pStyle w:val="Heading3"/>
      </w:pPr>
      <w:bookmarkStart w:id="1242" w:name="_Ref434562715"/>
      <w:bookmarkStart w:id="1243" w:name="_Toc448227508"/>
      <w:r>
        <w:t>November 18 (19) / Athor 22: Martyrdom of Sts. Cosmas, Damian, and their Brothers</w:t>
      </w:r>
      <w:bookmarkEnd w:id="1242"/>
      <w:bookmarkEnd w:id="1243"/>
    </w:p>
    <w:p w14:paraId="63F7F3A5" w14:textId="77777777" w:rsidR="0059166B" w:rsidRDefault="0059166B" w:rsidP="0059166B">
      <w:pPr>
        <w:pStyle w:val="Heading4"/>
      </w:pPr>
      <w:bookmarkStart w:id="1244" w:name="_Ref434489688"/>
      <w:r>
        <w:t>The Doxology</w:t>
      </w:r>
      <w:r w:rsidR="00B46E6E">
        <w:t xml:space="preserve"> for Sts. Cosmas, Damian, their Brothers and their Mother</w:t>
      </w:r>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45"/>
            <w:r>
              <w:t>Prabioc</w:t>
            </w:r>
            <w:commentRangeEnd w:id="1245"/>
            <w:r>
              <w:rPr>
                <w:rStyle w:val="CommentReference"/>
                <w:rFonts w:ascii="Times New Roman" w:eastAsiaTheme="minorHAnsi" w:hAnsi="Times New Roman" w:cstheme="minorBidi"/>
                <w:color w:val="auto"/>
              </w:rPr>
              <w:commentReference w:id="1245"/>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46"/>
            <w:r>
              <w:t xml:space="preserve">confirming </w:t>
            </w:r>
            <w:commentRangeEnd w:id="1246"/>
            <w:r>
              <w:rPr>
                <w:rStyle w:val="CommentReference"/>
                <w:rFonts w:ascii="Times New Roman" w:eastAsiaTheme="minorHAnsi" w:hAnsi="Times New Roman" w:cstheme="minorBidi"/>
                <w:color w:val="auto"/>
              </w:rPr>
              <w:commentReference w:id="1246"/>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47" w:name="_Toc448227509"/>
      <w:r>
        <w:t>November 19 (20) / Athor 23: Consecration of the Church of St. Marina</w:t>
      </w:r>
      <w:bookmarkEnd w:id="1247"/>
    </w:p>
    <w:p w14:paraId="793F580E" w14:textId="7178D61A"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44A4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44A4C">
        <w:rPr>
          <w:noProof/>
        </w:rPr>
        <w:t>857</w:t>
      </w:r>
      <w:r w:rsidR="00191A26">
        <w:fldChar w:fldCharType="end"/>
      </w:r>
      <w:r>
        <w:t>.</w:t>
      </w:r>
    </w:p>
    <w:p w14:paraId="0E22041B" w14:textId="77777777" w:rsidR="00205EA4" w:rsidRDefault="00205EA4" w:rsidP="00205EA4">
      <w:pPr>
        <w:pStyle w:val="Heading3"/>
      </w:pPr>
      <w:bookmarkStart w:id="1248" w:name="_Toc448227510"/>
      <w:r>
        <w:t>November 20 (21) / Athor 24: The Twenty Four Presbyters</w:t>
      </w:r>
      <w:bookmarkEnd w:id="1248"/>
    </w:p>
    <w:p w14:paraId="4A042C64" w14:textId="77777777" w:rsidR="00205EA4" w:rsidRDefault="00205EA4" w:rsidP="00205EA4">
      <w:pPr>
        <w:pStyle w:val="Heading4"/>
      </w:pPr>
      <w:bookmarkStart w:id="1249" w:name="_Ref434488339"/>
      <w:r>
        <w:t>The Doxology</w:t>
      </w:r>
      <w:r w:rsidR="00B46E6E">
        <w:t xml:space="preserve"> for the Twenty Four Presbyters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86"/>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87"/>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0" w:name="_Toc448227511"/>
      <w:r>
        <w:t>November 21 (22) / Athor 25: St. Philopater Mercurius</w:t>
      </w:r>
      <w:bookmarkEnd w:id="1250"/>
    </w:p>
    <w:p w14:paraId="1868DD24" w14:textId="77777777" w:rsidR="00205EA4" w:rsidRDefault="00205EA4" w:rsidP="00205EA4">
      <w:pPr>
        <w:pStyle w:val="Heading4"/>
      </w:pPr>
      <w:bookmarkStart w:id="1251" w:name="_Ref434489457"/>
      <w:r>
        <w:t>The Doxology</w:t>
      </w:r>
      <w:r w:rsidR="00B46E6E">
        <w:t xml:space="preserve"> for St. Philopater Mercurius</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88"/>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56"/>
            <w:r>
              <w:t>Placed</w:t>
            </w:r>
            <w:commentRangeEnd w:id="1256"/>
            <w:r>
              <w:rPr>
                <w:rStyle w:val="CommentReference"/>
                <w:rFonts w:ascii="Times New Roman" w:eastAsiaTheme="minorHAnsi" w:hAnsi="Times New Roman" w:cstheme="minorBidi"/>
                <w:color w:val="auto"/>
              </w:rPr>
              <w:commentReference w:id="125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57"/>
            <w:r>
              <w:t>emperate</w:t>
            </w:r>
            <w:r w:rsidRPr="004764BD">
              <w:t xml:space="preserve"> </w:t>
            </w:r>
            <w:r>
              <w:t>with</w:t>
            </w:r>
            <w:commentRangeEnd w:id="1257"/>
            <w:r>
              <w:rPr>
                <w:rStyle w:val="CommentReference"/>
                <w:rFonts w:ascii="Times New Roman" w:eastAsiaTheme="minorHAnsi" w:hAnsi="Times New Roman" w:cstheme="minorBidi"/>
                <w:color w:val="auto"/>
              </w:rPr>
              <w:commentReference w:id="125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89"/>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61" w:name="_Toc448227512"/>
      <w:r>
        <w:t>November 24 (25) / Athor 28: Martyrdom of St. Serapamon, the bishop of Nikiou</w:t>
      </w:r>
      <w:bookmarkEnd w:id="1261"/>
    </w:p>
    <w:p w14:paraId="764EF4A2" w14:textId="77777777" w:rsidR="00DF43CA" w:rsidRDefault="00DF43CA" w:rsidP="00DF43CA">
      <w:pPr>
        <w:pStyle w:val="Heading4"/>
      </w:pPr>
      <w:bookmarkStart w:id="1262" w:name="_Ref434489794"/>
      <w:r>
        <w:t>The Doxology</w:t>
      </w:r>
      <w:r w:rsidR="00B46E6E">
        <w:t xml:space="preserve"> for St. Serapamon</w:t>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63"/>
            <w:r>
              <w:t>sprang forth</w:t>
            </w:r>
            <w:commentRangeEnd w:id="1263"/>
            <w:r>
              <w:rPr>
                <w:rStyle w:val="CommentReference"/>
                <w:rFonts w:ascii="Times New Roman" w:eastAsiaTheme="minorHAnsi" w:hAnsi="Times New Roman" w:cstheme="minorBidi"/>
                <w:color w:val="auto"/>
              </w:rPr>
              <w:commentReference w:id="1263"/>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64" w:name="_Toc448227513"/>
      <w:r>
        <w:t>November 25 (26) / Athor 29: Commemoration of the Annunciation, Nativity, and Resurrection on the 29</w:t>
      </w:r>
      <w:r w:rsidRPr="00C0205C">
        <w:rPr>
          <w:vertAlign w:val="superscript"/>
        </w:rPr>
        <w:t>th</w:t>
      </w:r>
      <w:r>
        <w:t xml:space="preserve"> of Every Month</w:t>
      </w:r>
      <w:bookmarkEnd w:id="1264"/>
    </w:p>
    <w:p w14:paraId="38FF89F6" w14:textId="3A66CA73"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3E5C7085" w14:textId="77777777" w:rsidR="00027E5B" w:rsidRDefault="00027E5B" w:rsidP="00027E5B">
      <w:pPr>
        <w:pStyle w:val="Heading3"/>
      </w:pPr>
      <w:bookmarkStart w:id="1265" w:name="_Toc448227514"/>
      <w:r>
        <w:t>November 26 (27) / Athor 30: Consecration of a Church of St. Cosmas and Damian, Their Brothers and Their Mother</w:t>
      </w:r>
      <w:bookmarkEnd w:id="1265"/>
    </w:p>
    <w:p w14:paraId="7B556319" w14:textId="27AF9D3B"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44A4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44A4C">
        <w:rPr>
          <w:noProof/>
        </w:rPr>
        <w:t>641</w:t>
      </w:r>
      <w:r w:rsidR="00191A26">
        <w:fldChar w:fldCharType="end"/>
      </w:r>
      <w:r>
        <w:t>.</w:t>
      </w:r>
    </w:p>
    <w:p w14:paraId="15C7AC8C" w14:textId="77777777" w:rsidR="00F67B89" w:rsidRDefault="00F67B89" w:rsidP="00F67B89">
      <w:pPr>
        <w:pStyle w:val="Heading3"/>
      </w:pPr>
      <w:bookmarkStart w:id="1266" w:name="_Toc448227515"/>
      <w:r>
        <w:t>November 27 (28) / Koiak 1: Consecration of the Church of St. Shenoute</w:t>
      </w:r>
      <w:bookmarkEnd w:id="1266"/>
    </w:p>
    <w:p w14:paraId="28333115" w14:textId="1EF1BE7D"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44A4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44A4C">
        <w:rPr>
          <w:noProof/>
        </w:rPr>
        <w:t>850</w:t>
      </w:r>
      <w:r w:rsidR="00191A26">
        <w:fldChar w:fldCharType="end"/>
      </w:r>
      <w:r>
        <w:t>.</w:t>
      </w:r>
    </w:p>
    <w:p w14:paraId="4EEEAB46" w14:textId="77777777" w:rsidR="007F571C" w:rsidRDefault="007F571C" w:rsidP="007F571C">
      <w:pPr>
        <w:pStyle w:val="Heading3"/>
      </w:pPr>
      <w:bookmarkStart w:id="1267" w:name="_Toc448227516"/>
      <w:r>
        <w:t>November 30 (December 1) / Koiak 4: Martyrdom of St. Andrew the Apostle</w:t>
      </w:r>
      <w:bookmarkEnd w:id="1267"/>
    </w:p>
    <w:p w14:paraId="352D828F" w14:textId="4213B43F" w:rsidR="00205EA4" w:rsidRPr="00205EA4"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bookmarkEnd w:id="1210"/>
      <w:r>
        <w:t>.</w:t>
      </w:r>
    </w:p>
    <w:p w14:paraId="2DF67188" w14:textId="77777777" w:rsidR="00495F1A" w:rsidRDefault="00495F1A" w:rsidP="00495F1A">
      <w:pPr>
        <w:pStyle w:val="Heading2"/>
        <w:rPr>
          <w:rFonts w:ascii="FreeSerifAvvaShenouda" w:hAnsi="FreeSerifAvvaShenouda" w:cs="FreeSerifAvvaShenouda"/>
        </w:rPr>
      </w:pPr>
      <w:bookmarkStart w:id="1268" w:name="_Toc410196202"/>
      <w:bookmarkStart w:id="1269" w:name="_Toc410196444"/>
      <w:bookmarkStart w:id="1270" w:name="_Toc410196946"/>
      <w:bookmarkStart w:id="1271" w:name="_Toc448227517"/>
      <w:bookmarkStart w:id="1272" w:name="_Toc448696648"/>
      <w:bookmarkStart w:id="1273" w:name="December"/>
      <w:r>
        <w:t>December</w:t>
      </w:r>
      <w:bookmarkEnd w:id="1268"/>
      <w:bookmarkEnd w:id="1269"/>
      <w:bookmarkEnd w:id="1270"/>
      <w:r w:rsidR="00205EA4">
        <w:t xml:space="preserve"> or </w:t>
      </w:r>
      <w:r w:rsidR="00205EA4">
        <w:rPr>
          <w:rFonts w:ascii="FreeSerifAvvaShenouda" w:hAnsi="FreeSerifAvvaShenouda" w:cs="FreeSerifAvvaShenouda"/>
        </w:rPr>
        <w:t>Ⲕⲟⲓⲁϩⲕ</w:t>
      </w:r>
      <w:bookmarkEnd w:id="1271"/>
      <w:bookmarkEnd w:id="1272"/>
    </w:p>
    <w:sdt>
      <w:sdtPr>
        <w:id w:val="1691259792"/>
        <w:docPartObj>
          <w:docPartGallery w:val="Table of Contents"/>
          <w:docPartUnique/>
        </w:docPartObj>
      </w:sdtPr>
      <w:sdtEndPr>
        <w:rPr>
          <w:b/>
          <w:bCs/>
          <w:noProof/>
        </w:rPr>
      </w:sdtEndPr>
      <w:sdtContent>
        <w:p w14:paraId="52E61CAC" w14:textId="7B437F9C"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44A4C">
              <w:rPr>
                <w:noProof/>
                <w:webHidden/>
              </w:rPr>
              <w:t>648</w:t>
            </w:r>
            <w:r w:rsidR="00E35F1F">
              <w:rPr>
                <w:noProof/>
                <w:webHidden/>
              </w:rPr>
              <w:fldChar w:fldCharType="end"/>
            </w:r>
          </w:hyperlink>
        </w:p>
        <w:p w14:paraId="60E6C7E7" w14:textId="39647132" w:rsidR="00E35F1F" w:rsidRDefault="007356BF">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44A4C">
              <w:rPr>
                <w:noProof/>
                <w:webHidden/>
              </w:rPr>
              <w:t>664</w:t>
            </w:r>
            <w:r w:rsidR="00E35F1F">
              <w:rPr>
                <w:noProof/>
                <w:webHidden/>
              </w:rPr>
              <w:fldChar w:fldCharType="end"/>
            </w:r>
          </w:hyperlink>
        </w:p>
        <w:p w14:paraId="108FC575" w14:textId="7E09BAAD" w:rsidR="00E35F1F" w:rsidRDefault="007356BF">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44A4C">
              <w:rPr>
                <w:noProof/>
                <w:webHidden/>
              </w:rPr>
              <w:t>665</w:t>
            </w:r>
            <w:r w:rsidR="00E35F1F">
              <w:rPr>
                <w:noProof/>
                <w:webHidden/>
              </w:rPr>
              <w:fldChar w:fldCharType="end"/>
            </w:r>
          </w:hyperlink>
        </w:p>
        <w:p w14:paraId="7696D97D" w14:textId="29B4C321" w:rsidR="00E35F1F" w:rsidRDefault="007356BF">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44A4C">
              <w:rPr>
                <w:noProof/>
                <w:webHidden/>
              </w:rPr>
              <w:t>666</w:t>
            </w:r>
            <w:r w:rsidR="00E35F1F">
              <w:rPr>
                <w:noProof/>
                <w:webHidden/>
              </w:rPr>
              <w:fldChar w:fldCharType="end"/>
            </w:r>
          </w:hyperlink>
        </w:p>
        <w:p w14:paraId="14229543" w14:textId="4176358C" w:rsidR="00E35F1F" w:rsidRDefault="007356BF">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44A4C">
              <w:rPr>
                <w:noProof/>
                <w:webHidden/>
              </w:rPr>
              <w:t>667</w:t>
            </w:r>
            <w:r w:rsidR="00E35F1F">
              <w:rPr>
                <w:noProof/>
                <w:webHidden/>
              </w:rPr>
              <w:fldChar w:fldCharType="end"/>
            </w:r>
          </w:hyperlink>
        </w:p>
        <w:p w14:paraId="0DC4E0C4" w14:textId="2F92BFF4" w:rsidR="00E35F1F" w:rsidRDefault="007356BF">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54EF863C" w14:textId="02DEC6CF" w:rsidR="00E35F1F" w:rsidRDefault="007356BF">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03FD8D22" w14:textId="6B5BC1EA" w:rsidR="00E35F1F" w:rsidRDefault="007356BF">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311C02F5" w14:textId="2453CE0E" w:rsidR="00E35F1F" w:rsidRDefault="007356BF">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1AAA2DEC" w14:textId="3B7EBF86" w:rsidR="00E35F1F" w:rsidRDefault="007356BF">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0DB08410" w14:textId="24178B4F" w:rsidR="00E35F1F" w:rsidRDefault="007356BF">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47C71EAC" w14:textId="07FBCDD6" w:rsidR="00E35F1F" w:rsidRDefault="007356BF">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3CF0838D" w14:textId="402A7EEB" w:rsidR="00E35F1F" w:rsidRDefault="007356BF">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71F3949B" w14:textId="5F68B051" w:rsidR="00E35F1F" w:rsidRDefault="007356BF">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44A4C">
              <w:rPr>
                <w:noProof/>
                <w:webHidden/>
              </w:rPr>
              <w:t>670</w:t>
            </w:r>
            <w:r w:rsidR="00E35F1F">
              <w:rPr>
                <w:noProof/>
                <w:webHidden/>
              </w:rPr>
              <w:fldChar w:fldCharType="end"/>
            </w:r>
          </w:hyperlink>
        </w:p>
        <w:p w14:paraId="2898FD17" w14:textId="2BBB7CCD" w:rsidR="00E35F1F" w:rsidRDefault="007356BF">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44A4C">
              <w:rPr>
                <w:noProof/>
                <w:webHidden/>
              </w:rPr>
              <w:t>672</w:t>
            </w:r>
            <w:r w:rsidR="00E35F1F">
              <w:rPr>
                <w:noProof/>
                <w:webHidden/>
              </w:rPr>
              <w:fldChar w:fldCharType="end"/>
            </w:r>
          </w:hyperlink>
        </w:p>
        <w:p w14:paraId="10321BB9" w14:textId="31938BB3" w:rsidR="00E35F1F" w:rsidRDefault="007356BF">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6D5E3CCE" w14:textId="6988ACFC" w:rsidR="00E35F1F" w:rsidRDefault="007356BF">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534F984E" w14:textId="1ACF31D5" w:rsidR="00E35F1F" w:rsidRDefault="007356BF">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2F92D0B6" w14:textId="2F2CC5A7" w:rsidR="00E35F1F" w:rsidRDefault="007356BF">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44A4C">
              <w:rPr>
                <w:noProof/>
                <w:webHidden/>
              </w:rPr>
              <w:t>709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74"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7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75"/>
            <w:r>
              <w:rPr>
                <w:rStyle w:val="CommentReference"/>
                <w:rFonts w:ascii="Times New Roman" w:eastAsiaTheme="minorHAnsi" w:hAnsi="Times New Roman" w:cstheme="minorBidi"/>
                <w:color w:val="auto"/>
              </w:rPr>
              <w:commentReference w:id="127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76"/>
            <w:r>
              <w:t xml:space="preserve">Announced </w:t>
            </w:r>
            <w:commentRangeEnd w:id="1276"/>
            <w:r>
              <w:rPr>
                <w:rStyle w:val="CommentReference"/>
                <w:rFonts w:ascii="Times New Roman" w:eastAsiaTheme="minorHAnsi" w:hAnsi="Times New Roman" w:cstheme="minorBidi"/>
                <w:color w:val="auto"/>
              </w:rPr>
              <w:commentReference w:id="127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90"/>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7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78" w:name="_Ref434478867"/>
      <w:r>
        <w:t xml:space="preserve">The Third Doxology of December or </w:t>
      </w:r>
      <w:r w:rsidRPr="006C0F49">
        <w:rPr>
          <w:rFonts w:ascii="FreeSerifAvvaShenouda" w:hAnsi="FreeSerifAvvaShenouda" w:cs="FreeSerifAvvaShenouda"/>
        </w:rPr>
        <w:t>Ⲕⲟⲓⲁϩⲕ</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91"/>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79" w:name="_Ref434478878"/>
      <w:r>
        <w:t xml:space="preserve">The Fourth Doxology of December or </w:t>
      </w:r>
      <w:r w:rsidRPr="006C0F49">
        <w:rPr>
          <w:rFonts w:ascii="FreeSerifAvvaShenouda" w:hAnsi="FreeSerifAvvaShenouda" w:cs="FreeSerifAvvaShenouda"/>
        </w:rPr>
        <w:t>Ⲕⲟⲓⲁϩⲕ</w:t>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0"/>
            <w:r>
              <w:t>He raised us with a new invitation.</w:t>
            </w:r>
            <w:commentRangeEnd w:id="1280"/>
            <w:r>
              <w:rPr>
                <w:rStyle w:val="CommentReference"/>
                <w:rFonts w:ascii="Times New Roman" w:eastAsiaTheme="minorHAnsi" w:hAnsi="Times New Roman" w:cstheme="minorBidi"/>
                <w:color w:val="auto"/>
              </w:rPr>
              <w:commentReference w:id="128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81"/>
            <w:r>
              <w:t>Bride</w:t>
            </w:r>
            <w:commentRangeEnd w:id="1281"/>
            <w:r>
              <w:rPr>
                <w:rStyle w:val="CommentReference"/>
                <w:rFonts w:ascii="Times New Roman" w:eastAsiaTheme="minorHAnsi" w:hAnsi="Times New Roman" w:cstheme="minorBidi"/>
                <w:color w:val="auto"/>
              </w:rPr>
              <w:commentReference w:id="128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82" w:name="_Ref434478888"/>
      <w:r>
        <w:t xml:space="preserve">The Fifth Doxology of December or </w:t>
      </w:r>
      <w:r w:rsidRPr="006C0F49">
        <w:rPr>
          <w:rFonts w:ascii="FreeSerifAvvaShenouda" w:hAnsi="FreeSerifAvvaShenouda" w:cs="FreeSerifAvvaShenouda"/>
        </w:rPr>
        <w:t>Ⲕⲟⲓⲁϩⲕ</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92"/>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83" w:name="_Ref434478907"/>
      <w:r>
        <w:t xml:space="preserve">The Sixth Doxology of December or </w:t>
      </w:r>
      <w:r w:rsidRPr="006C0F49">
        <w:rPr>
          <w:rFonts w:ascii="FreeSerifAvvaShenouda" w:hAnsi="FreeSerifAvvaShenouda" w:cs="FreeSerifAvvaShenouda"/>
        </w:rPr>
        <w:t>Ⲕⲟⲓⲁϩⲕ</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84"/>
            <w:r>
              <w:t xml:space="preserve">return </w:t>
            </w:r>
            <w:commentRangeEnd w:id="1284"/>
            <w:r>
              <w:rPr>
                <w:rStyle w:val="CommentReference"/>
              </w:rPr>
              <w:commentReference w:id="128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85"/>
            <w:r>
              <w:t xml:space="preserve">confirmation </w:t>
            </w:r>
            <w:commentRangeEnd w:id="1285"/>
            <w:r>
              <w:rPr>
                <w:rStyle w:val="CommentReference"/>
              </w:rPr>
              <w:commentReference w:id="128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86" w:name="_Ref434478922"/>
      <w:r>
        <w:t xml:space="preserve">The Doxology of Archangel Gabriel for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87"/>
            <w:r>
              <w:t>Angel-evangel of Good News</w:t>
            </w:r>
            <w:commentRangeEnd w:id="1287"/>
            <w:r>
              <w:rPr>
                <w:rStyle w:val="CommentReference"/>
                <w:rFonts w:ascii="Times New Roman" w:eastAsiaTheme="minorHAnsi" w:hAnsi="Times New Roman" w:cstheme="minorBidi"/>
                <w:color w:val="auto"/>
              </w:rPr>
              <w:commentReference w:id="128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88"/>
            <w:r>
              <w:t>Hail, O full of grace</w:t>
            </w:r>
            <w:commentRangeEnd w:id="1288"/>
            <w:r>
              <w:rPr>
                <w:rStyle w:val="CommentReference"/>
                <w:rFonts w:ascii="Times New Roman" w:eastAsiaTheme="minorHAnsi" w:hAnsi="Times New Roman" w:cstheme="minorBidi"/>
                <w:color w:val="auto"/>
              </w:rPr>
              <w:commentReference w:id="128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89"/>
            <w:r>
              <w:t>Angel-Evangel</w:t>
            </w:r>
            <w:commentRangeEnd w:id="1289"/>
            <w:r>
              <w:rPr>
                <w:rStyle w:val="CommentReference"/>
                <w:rFonts w:ascii="Times New Roman" w:eastAsiaTheme="minorHAnsi" w:hAnsi="Times New Roman" w:cstheme="minorBidi"/>
                <w:color w:val="auto"/>
              </w:rPr>
              <w:commentReference w:id="128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0" w:name="_Ref434564112"/>
      <w:bookmarkStart w:id="1291" w:name="_Toc448227518"/>
      <w:bookmarkStart w:id="1292" w:name="_Toc410196203"/>
      <w:bookmarkStart w:id="1293" w:name="_Toc410196445"/>
      <w:bookmarkStart w:id="1294" w:name="_Toc410196947"/>
      <w:r>
        <w:t>December 1 (2) / Koiak 5: Martyrdom of St. Victor</w:t>
      </w:r>
      <w:bookmarkEnd w:id="1290"/>
      <w:bookmarkEnd w:id="1291"/>
    </w:p>
    <w:p w14:paraId="5851AA48" w14:textId="77777777" w:rsidR="00253C5F" w:rsidRDefault="00253C5F" w:rsidP="00253C5F">
      <w:pPr>
        <w:pStyle w:val="Heading4"/>
      </w:pPr>
      <w:bookmarkStart w:id="1295" w:name="_Ref434489590"/>
      <w:r>
        <w:t>The Doxology</w:t>
      </w:r>
      <w:r w:rsidR="00B46E6E">
        <w:t xml:space="preserve"> for St. Victor</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96"/>
            <w:r>
              <w:t>saint</w:t>
            </w:r>
            <w:commentRangeEnd w:id="1296"/>
            <w:r>
              <w:rPr>
                <w:rStyle w:val="CommentReference"/>
                <w:rFonts w:ascii="Times New Roman" w:eastAsiaTheme="minorHAnsi" w:hAnsi="Times New Roman" w:cstheme="minorBidi"/>
                <w:color w:val="auto"/>
              </w:rPr>
              <w:commentReference w:id="1296"/>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97" w:name="_Toc448227519"/>
      <w:r>
        <w:t>December 2 (3) / Koiak 6: Pope Abraam the Syrian</w:t>
      </w:r>
      <w:bookmarkEnd w:id="1297"/>
    </w:p>
    <w:p w14:paraId="705AECE8" w14:textId="77777777" w:rsidR="00F416C6" w:rsidRDefault="00F416C6" w:rsidP="00F416C6">
      <w:pPr>
        <w:pStyle w:val="Heading4"/>
      </w:pPr>
      <w:bookmarkStart w:id="1298" w:name="_Ref434492343"/>
      <w:r>
        <w:t>The Doxology of St. Simon the Tanner</w:t>
      </w:r>
      <w:r>
        <w:rPr>
          <w:rStyle w:val="FootnoteReference"/>
        </w:rPr>
        <w:footnoteReference w:id="893"/>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94"/>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99" w:name="_Toc448227520"/>
      <w:r>
        <w:t xml:space="preserve">December 4 (5) / Koiak 8: </w:t>
      </w:r>
      <w:r w:rsidR="00743CE8">
        <w:t xml:space="preserve">The Martyrdom of </w:t>
      </w:r>
      <w:r>
        <w:t>Sts. Barbara and Juliana</w:t>
      </w:r>
      <w:bookmarkEnd w:id="1299"/>
    </w:p>
    <w:p w14:paraId="1D4A5115" w14:textId="77777777" w:rsidR="00FF5FF3" w:rsidRDefault="00FF5FF3" w:rsidP="00FF5FF3">
      <w:pPr>
        <w:pStyle w:val="Heading4"/>
      </w:pPr>
      <w:bookmarkStart w:id="1300" w:name="_Ref434490169"/>
      <w:r>
        <w:t>The Doxology</w:t>
      </w:r>
      <w:r w:rsidR="00B46E6E">
        <w:t xml:space="preserve"> for Sts. Barbara and Juliana</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01" w:name="_Toc448227521"/>
      <w:r>
        <w:t>December 4 (5) / Koiak 8: Also St. Samuel the Confessor</w:t>
      </w:r>
      <w:bookmarkEnd w:id="1301"/>
    </w:p>
    <w:p w14:paraId="2EE78AB4" w14:textId="77777777" w:rsidR="00224925" w:rsidRDefault="00224925" w:rsidP="00224925">
      <w:pPr>
        <w:pStyle w:val="Heading4"/>
      </w:pPr>
      <w:bookmarkStart w:id="1302" w:name="_Ref434491260"/>
      <w:r>
        <w:t>The Doxology</w:t>
      </w:r>
      <w:r w:rsidR="00810F04">
        <w:t xml:space="preserve"> for St. Samuel the Confessor</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95"/>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96"/>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13" w:name="_Toc448227522"/>
      <w:r>
        <w:t>December 6 (7) / Koiak 10: Relocation of St. Severus’ Relics</w:t>
      </w:r>
      <w:bookmarkEnd w:id="1313"/>
    </w:p>
    <w:p w14:paraId="34367220" w14:textId="5D4CE360"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44A4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44A4C">
        <w:rPr>
          <w:noProof/>
        </w:rPr>
        <w:t>623</w:t>
      </w:r>
      <w:r w:rsidR="00191A26">
        <w:fldChar w:fldCharType="end"/>
      </w:r>
      <w:r w:rsidR="00191A26">
        <w:t>.</w:t>
      </w:r>
    </w:p>
    <w:p w14:paraId="27C4F9E3" w14:textId="77777777" w:rsidR="00B637D8" w:rsidRDefault="00B637D8" w:rsidP="00B637D8">
      <w:pPr>
        <w:pStyle w:val="Heading3"/>
      </w:pPr>
      <w:bookmarkStart w:id="1314" w:name="_Toc448227523"/>
      <w:r>
        <w:t>December 8 (9) / Koiak 12: Commemoration of Archangel Michael</w:t>
      </w:r>
      <w:bookmarkEnd w:id="1314"/>
    </w:p>
    <w:p w14:paraId="4AB33F26" w14:textId="6C3215DC" w:rsidR="00191A26"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4602A440" w14:textId="34697C47" w:rsidR="00B52F78" w:rsidRPr="00B637D8" w:rsidRDefault="00B52F78" w:rsidP="00B52F78">
      <w:pPr>
        <w:pStyle w:val="Heading3"/>
      </w:pPr>
      <w:bookmarkStart w:id="1315" w:name="_Toc448227524"/>
      <w:r>
        <w:t>December 12 (13) / Koiak 16: Saint Spyridon</w:t>
      </w:r>
      <w:r>
        <w:rPr>
          <w:rStyle w:val="FootnoteReference"/>
        </w:rPr>
        <w:footnoteReference w:id="897"/>
      </w:r>
      <w:bookmarkEnd w:id="1315"/>
    </w:p>
    <w:p w14:paraId="598A6BCC" w14:textId="77777777" w:rsidR="005329C1" w:rsidRDefault="005329C1" w:rsidP="005329C1">
      <w:pPr>
        <w:pStyle w:val="Heading3"/>
      </w:pPr>
      <w:bookmarkStart w:id="1316" w:name="_Toc448227525"/>
      <w:r>
        <w:t>December 17 (18) / Koiak 21: Commemoration of the Theotokos</w:t>
      </w:r>
      <w:bookmarkEnd w:id="1316"/>
    </w:p>
    <w:p w14:paraId="2E564687" w14:textId="22264999"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3EDC8594" w14:textId="77777777" w:rsidR="007F571C" w:rsidRDefault="007F571C" w:rsidP="007F571C">
      <w:pPr>
        <w:pStyle w:val="Heading3"/>
      </w:pPr>
      <w:bookmarkStart w:id="1317" w:name="_Toc448227526"/>
      <w:r>
        <w:t>December 17 (18) / Koiak 21: Also the Martyrdom of St. Barnabas, on</w:t>
      </w:r>
      <w:r w:rsidR="00743CE8">
        <w:t>e</w:t>
      </w:r>
      <w:r>
        <w:t xml:space="preserve"> of the Seventy Two</w:t>
      </w:r>
      <w:bookmarkEnd w:id="1317"/>
    </w:p>
    <w:p w14:paraId="2CFD651F" w14:textId="72361D55" w:rsidR="007F571C" w:rsidRPr="007F571C"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01D0E63" w14:textId="77777777" w:rsidR="00CA0AB7" w:rsidRDefault="00CA0AB7" w:rsidP="00CA0AB7">
      <w:pPr>
        <w:pStyle w:val="Heading3"/>
      </w:pPr>
      <w:bookmarkStart w:id="1318" w:name="_Toc448227527"/>
      <w:r>
        <w:t>December 18 (19) / Koiak 22: Archangel Gabriel</w:t>
      </w:r>
      <w:r w:rsidR="00481AE5">
        <w:t xml:space="preserve"> (Consecration)</w:t>
      </w:r>
      <w:bookmarkEnd w:id="1318"/>
    </w:p>
    <w:p w14:paraId="45BDA150" w14:textId="5222A07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44A4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44A4C">
        <w:rPr>
          <w:noProof/>
        </w:rPr>
        <w:t>793</w:t>
      </w:r>
      <w:r w:rsidR="002409EF">
        <w:fldChar w:fldCharType="end"/>
      </w:r>
      <w:r>
        <w:t>.</w:t>
      </w:r>
    </w:p>
    <w:p w14:paraId="16E2607E" w14:textId="77777777" w:rsidR="009F60F1" w:rsidRDefault="009F60F1" w:rsidP="009F60F1">
      <w:pPr>
        <w:pStyle w:val="Heading3"/>
      </w:pPr>
      <w:bookmarkStart w:id="1319" w:name="_Toc448227528"/>
      <w:r>
        <w:t>December 20 (21) / Koiak 24: The Birth of St. Takle Haymanot</w:t>
      </w:r>
      <w:bookmarkEnd w:id="1319"/>
    </w:p>
    <w:p w14:paraId="059C80DE" w14:textId="264DCBE0"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44A4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44A4C">
        <w:rPr>
          <w:noProof/>
        </w:rPr>
        <w:t>882</w:t>
      </w:r>
      <w:r w:rsidR="002409EF">
        <w:fldChar w:fldCharType="end"/>
      </w:r>
      <w:r>
        <w:t>.</w:t>
      </w:r>
    </w:p>
    <w:p w14:paraId="600875E0" w14:textId="77777777" w:rsidR="00FF5FF3" w:rsidRDefault="00FF5FF3" w:rsidP="00FF5FF3">
      <w:pPr>
        <w:pStyle w:val="Heading3"/>
      </w:pPr>
      <w:bookmarkStart w:id="1320" w:name="_Toc448227529"/>
      <w:r>
        <w:t>December 21 (22) / Koiak 25: St. John Kami</w:t>
      </w:r>
      <w:bookmarkEnd w:id="1320"/>
    </w:p>
    <w:p w14:paraId="3F9EF92D" w14:textId="77777777" w:rsidR="00810F04" w:rsidRPr="00810F04" w:rsidRDefault="00810F04" w:rsidP="00810F04">
      <w:pPr>
        <w:pStyle w:val="Heading4"/>
      </w:pPr>
      <w:bookmarkStart w:id="1321" w:name="_Ref434491108"/>
      <w:r>
        <w:t>The Doxology for St. John Kami</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22" w:name="_Toc448227530"/>
      <w:r>
        <w:t>December 24 (25) / Koiak 28: Nativity Preparation Day</w:t>
      </w:r>
      <w:bookmarkEnd w:id="1322"/>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23" w:name="_Ref434477504"/>
      <w:r>
        <w:t>The Doxology</w:t>
      </w:r>
      <w:r w:rsidR="00E21EA3">
        <w:t xml:space="preserve"> for the Preparation Day of Nativity</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24" w:name="_Toc448227531"/>
      <w:r>
        <w:t>December 25 (26) / Koiak 29: The Feast of the Nativity</w:t>
      </w:r>
      <w:bookmarkEnd w:id="1324"/>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25" w:name="_Ref434477532"/>
      <w:r>
        <w:t xml:space="preserve">The </w:t>
      </w:r>
      <w:r w:rsidR="00C33BEB">
        <w:t xml:space="preserve">First </w:t>
      </w:r>
      <w:r>
        <w:t>Doxology</w:t>
      </w:r>
      <w:r w:rsidR="00C33BEB">
        <w:t xml:space="preserve"> for Nativity</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26" w:name="_Ref434477542"/>
      <w:r>
        <w:t>The Second Doxology for Nativity</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27"/>
            <w:r>
              <w:t xml:space="preserve">rescued </w:t>
            </w:r>
            <w:commentRangeEnd w:id="1327"/>
            <w:r>
              <w:rPr>
                <w:rStyle w:val="CommentReference"/>
                <w:rFonts w:ascii="Times New Roman" w:eastAsiaTheme="minorHAnsi" w:hAnsi="Times New Roman" w:cstheme="minorBidi"/>
                <w:color w:val="auto"/>
              </w:rPr>
              <w:commentReference w:id="1327"/>
            </w:r>
            <w:r>
              <w:t>and saved us,</w:t>
            </w:r>
          </w:p>
          <w:p w14:paraId="372D1056" w14:textId="77777777" w:rsidR="00C33BEB" w:rsidRDefault="00C33BEB" w:rsidP="00C33BEB">
            <w:pPr>
              <w:pStyle w:val="EngHangEnd"/>
            </w:pPr>
            <w:commentRangeStart w:id="1328"/>
            <w:r>
              <w:t xml:space="preserve">We </w:t>
            </w:r>
            <w:commentRangeEnd w:id="1328"/>
            <w:r>
              <w:rPr>
                <w:rStyle w:val="CommentReference"/>
                <w:rFonts w:ascii="Times New Roman" w:eastAsiaTheme="minorHAnsi" w:hAnsi="Times New Roman" w:cstheme="minorBidi"/>
                <w:color w:val="auto"/>
              </w:rPr>
              <w:commentReference w:id="1328"/>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29" w:name="_Ref434477554"/>
      <w:r>
        <w:t>The Third Doxology for Nativity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0" w:name="_Ref434475057"/>
      <w:r>
        <w:t>The Sunday Psali Adam</w:t>
      </w:r>
      <w:r w:rsidR="006C1B94">
        <w:t xml:space="preserve"> for Nativity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31" w:name="_Ref434475083"/>
      <w:r>
        <w:t>The Monday Psali Adam</w:t>
      </w:r>
      <w:r w:rsidR="006C1B94">
        <w:t xml:space="preserve"> for Nativity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898"/>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32" w:name="_Ref434475102"/>
      <w:r>
        <w:t>The Tuesday Psali Adam</w:t>
      </w:r>
      <w:r w:rsidR="006C1B94">
        <w:t xml:space="preserve"> for Nativity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33"/>
            <w:r>
              <w:t xml:space="preserve">Shone </w:t>
            </w:r>
            <w:commentRangeEnd w:id="1333"/>
            <w:r>
              <w:rPr>
                <w:rStyle w:val="CommentReference"/>
              </w:rPr>
              <w:commentReference w:id="1333"/>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34"/>
            <w:r>
              <w:t>All</w:t>
            </w:r>
            <w:commentRangeEnd w:id="1334"/>
            <w:r>
              <w:rPr>
                <w:rStyle w:val="CommentReference"/>
              </w:rPr>
              <w:commentReference w:id="1334"/>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35"/>
            <w:r>
              <w:t>seals</w:t>
            </w:r>
            <w:commentRangeEnd w:id="1335"/>
            <w:r>
              <w:rPr>
                <w:rStyle w:val="CommentReference"/>
              </w:rPr>
              <w:commentReference w:id="1335"/>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36"/>
            <w:r>
              <w:t>Tetra</w:t>
            </w:r>
            <w:commentRangeEnd w:id="1336"/>
            <w:r>
              <w:rPr>
                <w:rStyle w:val="CommentReference"/>
              </w:rPr>
              <w:commentReference w:id="1336"/>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37"/>
            <w:r>
              <w:t xml:space="preserve">flaming </w:t>
            </w:r>
            <w:commentRangeEnd w:id="1337"/>
            <w:r>
              <w:rPr>
                <w:rStyle w:val="CommentReference"/>
              </w:rPr>
              <w:commentReference w:id="1337"/>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38"/>
            <w:r>
              <w:t>disease</w:t>
            </w:r>
            <w:commentRangeEnd w:id="1338"/>
            <w:r>
              <w:rPr>
                <w:rStyle w:val="CommentReference"/>
              </w:rPr>
              <w:commentReference w:id="1338"/>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39" w:name="_Ref434475128"/>
      <w:r>
        <w:t>The Wednesday Psali Batos</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0" w:name="_Ref434475150"/>
      <w:r>
        <w:t>The Thursday Psali Batos</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41"/>
            <w:r>
              <w:t xml:space="preserve">Isaiah </w:t>
            </w:r>
            <w:commentRangeEnd w:id="1341"/>
            <w:r>
              <w:rPr>
                <w:rStyle w:val="CommentReference"/>
              </w:rPr>
              <w:commentReference w:id="1341"/>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42" w:name="_Ref434475177"/>
      <w:r>
        <w:t>The Friday Psali Batos</w:t>
      </w:r>
      <w:r w:rsidR="006C1B94">
        <w:t xml:space="preserve"> for Nativity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43" w:name="_Ref434475196"/>
      <w:r>
        <w:t>The Saturday Psali Batos</w:t>
      </w:r>
      <w:r w:rsidR="006C1B94">
        <w:t xml:space="preserve"> for Nativity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44"/>
            <w:r>
              <w:t>For I cannot speak.</w:t>
            </w:r>
            <w:commentRangeEnd w:id="1344"/>
            <w:r>
              <w:rPr>
                <w:rStyle w:val="CommentReference"/>
              </w:rPr>
              <w:commentReference w:id="1344"/>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45" w:name="_Toc448227532"/>
      <w:r>
        <w:t>December 26 (27) / Koiak 30: The Second Day of the Feast of the Nativity</w:t>
      </w:r>
      <w:bookmarkEnd w:id="1345"/>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46" w:name="_Ref434561401"/>
      <w:bookmarkStart w:id="1347" w:name="_Toc448227533"/>
      <w:r>
        <w:t>December 27 (28) / Tobi 1: St. Stephen Day</w:t>
      </w:r>
      <w:bookmarkEnd w:id="1346"/>
      <w:bookmarkEnd w:id="1347"/>
    </w:p>
    <w:p w14:paraId="1250AF95" w14:textId="114A3FE4"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44A4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44A4C">
        <w:rPr>
          <w:noProof/>
        </w:rPr>
        <w:t>570</w:t>
      </w:r>
      <w:r w:rsidR="002409EF">
        <w:fldChar w:fldCharType="end"/>
      </w:r>
      <w:r w:rsidR="002409EF">
        <w:t>.</w:t>
      </w:r>
    </w:p>
    <w:p w14:paraId="3C6CAB04" w14:textId="77777777" w:rsidR="00073003" w:rsidRDefault="00073003" w:rsidP="00073003">
      <w:pPr>
        <w:pStyle w:val="Heading3"/>
      </w:pPr>
      <w:bookmarkStart w:id="1348" w:name="_Toc448227534"/>
      <w:r>
        <w:t>December 29 (30) / Tobi 3: The One Hundred and Forty Four Thousand</w:t>
      </w:r>
      <w:bookmarkEnd w:id="1348"/>
    </w:p>
    <w:p w14:paraId="2FE981A9" w14:textId="77777777" w:rsidR="00073003" w:rsidRDefault="00073003" w:rsidP="00073003">
      <w:pPr>
        <w:pStyle w:val="Heading4"/>
      </w:pPr>
      <w:bookmarkStart w:id="1349" w:name="_Ref434488616"/>
      <w:r>
        <w:t>The Doxology</w:t>
      </w:r>
      <w:r w:rsidR="00B46E6E">
        <w:t xml:space="preserve"> for the One Hundred and Forty Four Thousand</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899"/>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00"/>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0" w:name="_Ref434564016"/>
      <w:bookmarkStart w:id="1351" w:name="_Toc448227535"/>
      <w:r>
        <w:t>December 30 (31) / Tobi 4: St. John the Evangelist</w:t>
      </w:r>
      <w:bookmarkEnd w:id="1350"/>
      <w:bookmarkEnd w:id="1351"/>
    </w:p>
    <w:p w14:paraId="3C0BCC81" w14:textId="77777777" w:rsidR="00FF5FF3" w:rsidRDefault="00FF5FF3" w:rsidP="00FF5FF3">
      <w:pPr>
        <w:pStyle w:val="Heading4"/>
      </w:pPr>
      <w:bookmarkStart w:id="1352" w:name="_Ref434488768"/>
      <w:r>
        <w:t>The Doxology</w:t>
      </w:r>
      <w:r w:rsidR="00B46E6E">
        <w:t xml:space="preserve"> for</w:t>
      </w:r>
      <w:r w:rsidR="00BC160E">
        <w:t xml:space="preserve"> St. John the Evangelist</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53"/>
            <w:r>
              <w:t>Zebulun</w:t>
            </w:r>
            <w:commentRangeEnd w:id="1353"/>
            <w:r>
              <w:rPr>
                <w:rStyle w:val="FootnoteReference"/>
              </w:rPr>
              <w:footnoteReference w:id="901"/>
            </w:r>
            <w:r>
              <w:rPr>
                <w:rStyle w:val="CommentReference"/>
                <w:rFonts w:ascii="Times New Roman" w:eastAsiaTheme="minorHAnsi" w:hAnsi="Times New Roman" w:cstheme="minorBidi"/>
                <w:color w:val="auto"/>
              </w:rPr>
              <w:commentReference w:id="1353"/>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02"/>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54" w:name="_Toc410196204"/>
      <w:bookmarkStart w:id="1355" w:name="_Toc410196446"/>
      <w:bookmarkStart w:id="1356" w:name="_Toc410196948"/>
      <w:bookmarkStart w:id="1357" w:name="_Toc448696649"/>
      <w:bookmarkStart w:id="1358" w:name="January"/>
      <w:bookmarkEnd w:id="1273"/>
      <w:bookmarkEnd w:id="1292"/>
      <w:bookmarkEnd w:id="1293"/>
      <w:bookmarkEnd w:id="1294"/>
      <w:r>
        <w:t>January</w:t>
      </w:r>
      <w:bookmarkEnd w:id="1354"/>
      <w:bookmarkEnd w:id="1355"/>
      <w:bookmarkEnd w:id="1356"/>
      <w:r w:rsidR="00FF5FF3">
        <w:t xml:space="preserve"> or </w:t>
      </w:r>
      <w:r w:rsidR="00FF5FF3">
        <w:rPr>
          <w:rFonts w:ascii="FreeSerifAvvaShenouda" w:hAnsi="FreeSerifAvvaShenouda" w:cs="FreeSerifAvvaShenouda"/>
        </w:rPr>
        <w:t>Ⲧⲱⲃⲓ</w:t>
      </w:r>
      <w:bookmarkEnd w:id="1357"/>
    </w:p>
    <w:bookmarkStart w:id="1359" w:name="_Toc410196949" w:displacedByCustomXml="next"/>
    <w:bookmarkStart w:id="1360" w:name="_Toc410196447" w:displacedByCustomXml="next"/>
    <w:bookmarkStart w:id="1361" w:name="_Toc410196205" w:displacedByCustomXml="next"/>
    <w:sdt>
      <w:sdtPr>
        <w:id w:val="-286434970"/>
        <w:docPartObj>
          <w:docPartGallery w:val="Table of Contents"/>
          <w:docPartUnique/>
        </w:docPartObj>
      </w:sdtPr>
      <w:sdtEndPr>
        <w:rPr>
          <w:b/>
          <w:bCs/>
          <w:noProof/>
        </w:rPr>
      </w:sdtEndPr>
      <w:sdtContent>
        <w:p w14:paraId="3201AE1E" w14:textId="53C7EBA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44A4C">
              <w:rPr>
                <w:noProof/>
                <w:webHidden/>
              </w:rPr>
              <w:t>712</w:t>
            </w:r>
            <w:r w:rsidR="00E35F1F">
              <w:rPr>
                <w:noProof/>
                <w:webHidden/>
              </w:rPr>
              <w:fldChar w:fldCharType="end"/>
            </w:r>
          </w:hyperlink>
        </w:p>
        <w:p w14:paraId="05817EC8" w14:textId="77CE3E40" w:rsidR="00E35F1F" w:rsidRDefault="007356BF">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44A4C">
              <w:rPr>
                <w:noProof/>
                <w:webHidden/>
              </w:rPr>
              <w:t>721</w:t>
            </w:r>
            <w:r w:rsidR="00E35F1F">
              <w:rPr>
                <w:noProof/>
                <w:webHidden/>
              </w:rPr>
              <w:fldChar w:fldCharType="end"/>
            </w:r>
          </w:hyperlink>
        </w:p>
        <w:p w14:paraId="53E975E1" w14:textId="614F9575" w:rsidR="00E35F1F" w:rsidRDefault="007356BF">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44A4C">
              <w:rPr>
                <w:noProof/>
                <w:webHidden/>
              </w:rPr>
              <w:t>753</w:t>
            </w:r>
            <w:r w:rsidR="00E35F1F">
              <w:rPr>
                <w:noProof/>
                <w:webHidden/>
              </w:rPr>
              <w:fldChar w:fldCharType="end"/>
            </w:r>
          </w:hyperlink>
        </w:p>
        <w:p w14:paraId="3E5C0D8F" w14:textId="4E82523B" w:rsidR="00E35F1F" w:rsidRDefault="007356BF">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44A4C">
              <w:rPr>
                <w:noProof/>
                <w:webHidden/>
              </w:rPr>
              <w:t>754</w:t>
            </w:r>
            <w:r w:rsidR="00E35F1F">
              <w:rPr>
                <w:noProof/>
                <w:webHidden/>
              </w:rPr>
              <w:fldChar w:fldCharType="end"/>
            </w:r>
          </w:hyperlink>
        </w:p>
        <w:p w14:paraId="6C80F21A" w14:textId="3396988B" w:rsidR="00E35F1F" w:rsidRDefault="007356BF">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44A4C">
              <w:rPr>
                <w:noProof/>
                <w:webHidden/>
              </w:rPr>
              <w:t>754</w:t>
            </w:r>
            <w:r w:rsidR="00E35F1F">
              <w:rPr>
                <w:noProof/>
                <w:webHidden/>
              </w:rPr>
              <w:fldChar w:fldCharType="end"/>
            </w:r>
          </w:hyperlink>
        </w:p>
        <w:p w14:paraId="29D4B067" w14:textId="0A01AC90" w:rsidR="00E35F1F" w:rsidRDefault="007356BF">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44A4C">
              <w:rPr>
                <w:noProof/>
                <w:webHidden/>
              </w:rPr>
              <w:t>755</w:t>
            </w:r>
            <w:r w:rsidR="00E35F1F">
              <w:rPr>
                <w:noProof/>
                <w:webHidden/>
              </w:rPr>
              <w:fldChar w:fldCharType="end"/>
            </w:r>
          </w:hyperlink>
        </w:p>
        <w:p w14:paraId="5F803B0E" w14:textId="760809FC" w:rsidR="00E35F1F" w:rsidRDefault="007356BF">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44A4C">
              <w:rPr>
                <w:noProof/>
                <w:webHidden/>
              </w:rPr>
              <w:t>763</w:t>
            </w:r>
            <w:r w:rsidR="00E35F1F">
              <w:rPr>
                <w:noProof/>
                <w:webHidden/>
              </w:rPr>
              <w:fldChar w:fldCharType="end"/>
            </w:r>
          </w:hyperlink>
        </w:p>
        <w:p w14:paraId="5566678B" w14:textId="589FF290" w:rsidR="00E35F1F" w:rsidRDefault="007356BF">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44A4C">
              <w:rPr>
                <w:noProof/>
                <w:webHidden/>
              </w:rPr>
              <w:t>766</w:t>
            </w:r>
            <w:r w:rsidR="00E35F1F">
              <w:rPr>
                <w:noProof/>
                <w:webHidden/>
              </w:rPr>
              <w:fldChar w:fldCharType="end"/>
            </w:r>
          </w:hyperlink>
        </w:p>
        <w:p w14:paraId="549F2912" w14:textId="4E9D2584" w:rsidR="00E35F1F" w:rsidRDefault="007356BF">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78F76EC1" w14:textId="294808C5" w:rsidR="00E35F1F" w:rsidRDefault="007356BF">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4760CC70" w14:textId="505F517E" w:rsidR="00E35F1F" w:rsidRDefault="007356BF">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678FB4EF" w14:textId="12BDAFF8" w:rsidR="00E35F1F" w:rsidRDefault="007356BF">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0F1D2346" w14:textId="3900B6BE" w:rsidR="00E35F1F" w:rsidRDefault="007356BF">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6BDEDDDD" w14:textId="2A360365" w:rsidR="00E35F1F" w:rsidRDefault="007356BF">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5FF25248" w14:textId="5A00405B" w:rsidR="00E35F1F" w:rsidRDefault="007356BF">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6E4B7CAE" w14:textId="0031E0FC" w:rsidR="00E35F1F" w:rsidRDefault="007356BF">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60FB07F6" w14:textId="113A2E04" w:rsidR="00E35F1F" w:rsidRDefault="007356BF">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44A4C">
              <w:rPr>
                <w:noProof/>
                <w:webHidden/>
              </w:rPr>
              <w:t>770</w:t>
            </w:r>
            <w:r w:rsidR="00E35F1F">
              <w:rPr>
                <w:noProof/>
                <w:webHidden/>
              </w:rPr>
              <w:fldChar w:fldCharType="end"/>
            </w:r>
          </w:hyperlink>
        </w:p>
        <w:p w14:paraId="196D3FD0" w14:textId="347D8357" w:rsidR="00E35F1F" w:rsidRDefault="007356BF">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44A4C">
              <w:rPr>
                <w:noProof/>
                <w:webHidden/>
              </w:rPr>
              <w:t>770</w:t>
            </w:r>
            <w:r w:rsidR="00E35F1F">
              <w:rPr>
                <w:noProof/>
                <w:webHidden/>
              </w:rPr>
              <w:fldChar w:fldCharType="end"/>
            </w:r>
          </w:hyperlink>
        </w:p>
        <w:p w14:paraId="0F35C111" w14:textId="65F5ABEE" w:rsidR="00E35F1F" w:rsidRDefault="007356BF">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44A4C">
              <w:rPr>
                <w:noProof/>
                <w:webHidden/>
              </w:rPr>
              <w:t>771</w:t>
            </w:r>
            <w:r w:rsidR="00E35F1F">
              <w:rPr>
                <w:noProof/>
                <w:webHidden/>
              </w:rPr>
              <w:fldChar w:fldCharType="end"/>
            </w:r>
          </w:hyperlink>
        </w:p>
        <w:p w14:paraId="1C3C6CFD" w14:textId="3238E9B9" w:rsidR="00E35F1F" w:rsidRDefault="007356BF">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44A4C">
              <w:rPr>
                <w:noProof/>
                <w:webHidden/>
              </w:rPr>
              <w:t>771</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62" w:name="_Toc448227536"/>
      <w:r>
        <w:rPr>
          <w:lang w:val="en-US"/>
        </w:rPr>
        <w:t>January 1 (2) / Tobi 6</w:t>
      </w:r>
      <w:r w:rsidR="00FF5FF3">
        <w:rPr>
          <w:lang w:val="en-US"/>
        </w:rPr>
        <w:t xml:space="preserve">: The Feast of the </w:t>
      </w:r>
      <w:r w:rsidR="00495F1A">
        <w:t>Circumcision</w:t>
      </w:r>
      <w:bookmarkEnd w:id="1361"/>
      <w:bookmarkEnd w:id="1360"/>
      <w:bookmarkEnd w:id="1359"/>
      <w:bookmarkEnd w:id="1362"/>
    </w:p>
    <w:p w14:paraId="1387E376" w14:textId="77777777" w:rsidR="00FF5FF3" w:rsidRDefault="00FF5FF3" w:rsidP="00FF5FF3">
      <w:pPr>
        <w:pStyle w:val="Heading4"/>
      </w:pPr>
      <w:bookmarkStart w:id="1363" w:name="_Ref434477590"/>
      <w:r>
        <w:t>The Doxology</w:t>
      </w:r>
      <w:r w:rsidR="00E21EA3">
        <w:t xml:space="preserve"> for the Circumcision</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64"/>
            <w:r>
              <w:t xml:space="preserve">Christian </w:t>
            </w:r>
            <w:commentRangeEnd w:id="1364"/>
            <w:r>
              <w:rPr>
                <w:rStyle w:val="CommentReference"/>
                <w:rFonts w:ascii="Times New Roman" w:eastAsiaTheme="minorHAnsi" w:hAnsi="Times New Roman" w:cstheme="minorBidi"/>
                <w:color w:val="auto"/>
              </w:rPr>
              <w:commentReference w:id="1364"/>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65" w:name="_Ref434475229"/>
      <w:r>
        <w:t>The Psali Adam</w:t>
      </w:r>
      <w:r w:rsidR="006C1B94">
        <w:t xml:space="preserve"> for the Circumcision</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66"/>
            <w:r>
              <w:t xml:space="preserve">Victorious </w:t>
            </w:r>
            <w:commentRangeEnd w:id="1366"/>
            <w:r>
              <w:rPr>
                <w:rStyle w:val="CommentReference"/>
              </w:rPr>
              <w:commentReference w:id="1366"/>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67" w:name="_Ref434475252"/>
      <w:r>
        <w:t>The Psali Batos</w:t>
      </w:r>
      <w:r w:rsidR="006C1B94">
        <w:t xml:space="preserve"> for the Circumcision</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68"/>
            <w:r>
              <w:t>divinity</w:t>
            </w:r>
            <w:commentRangeEnd w:id="1368"/>
            <w:r>
              <w:rPr>
                <w:rStyle w:val="CommentReference"/>
              </w:rPr>
              <w:commentReference w:id="1368"/>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69" w:name="_Toc410196206"/>
      <w:bookmarkStart w:id="1370" w:name="_Toc410196448"/>
      <w:bookmarkStart w:id="1371" w:name="_Toc410196950"/>
      <w:bookmarkStart w:id="1372" w:name="_Toc448227537"/>
      <w:r>
        <w:t xml:space="preserve">January 6 (7) / Tobi 11: The Feast of </w:t>
      </w:r>
      <w:r w:rsidR="00495F1A">
        <w:t>Theophany</w:t>
      </w:r>
      <w:bookmarkEnd w:id="1369"/>
      <w:bookmarkEnd w:id="1370"/>
      <w:bookmarkEnd w:id="1371"/>
      <w:bookmarkEnd w:id="1372"/>
    </w:p>
    <w:p w14:paraId="322B4F7B" w14:textId="77777777" w:rsidR="00FF5FF3" w:rsidRDefault="00430630" w:rsidP="00FF5FF3">
      <w:pPr>
        <w:pStyle w:val="Heading4"/>
      </w:pPr>
      <w:bookmarkStart w:id="1373" w:name="_Ref434477630"/>
      <w:r>
        <w:t>An</w:t>
      </w:r>
      <w:r w:rsidR="00FF5FF3">
        <w:t xml:space="preserve"> </w:t>
      </w:r>
      <w:r>
        <w:t xml:space="preserve">Abridged </w:t>
      </w:r>
      <w:r w:rsidR="00FF5FF3">
        <w:t>Doxology</w:t>
      </w:r>
      <w:r w:rsidR="00E21EA3">
        <w:t xml:space="preserve"> for Theophany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74" w:name="_Ref434477641"/>
      <w:r>
        <w:t>The First Doxology for Theophany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75" w:name="_Ref434477660"/>
      <w:r>
        <w:t>The Second Doxology for Theophany</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76" w:name="_Ref434475280"/>
      <w:r>
        <w:t>The Sunday Psali Adam</w:t>
      </w:r>
      <w:r w:rsidR="006C1B94">
        <w:t xml:space="preserve"> for Theophany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77"/>
            <w:r>
              <w:t xml:space="preserve">confirm </w:t>
            </w:r>
            <w:commentRangeEnd w:id="1377"/>
            <w:r>
              <w:rPr>
                <w:rStyle w:val="CommentReference"/>
              </w:rPr>
              <w:commentReference w:id="1377"/>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78"/>
            <w:r>
              <w:t>ⲛ̀ϫⲉ</w:t>
            </w:r>
            <w:commentRangeEnd w:id="1378"/>
            <w:r>
              <w:rPr>
                <w:rStyle w:val="CommentReference"/>
                <w:rFonts w:ascii="Times New Roman" w:hAnsi="Times New Roman"/>
              </w:rPr>
              <w:commentReference w:id="1378"/>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79"/>
            <w:r>
              <w:t>moved</w:t>
            </w:r>
            <w:commentRangeEnd w:id="1379"/>
            <w:r>
              <w:rPr>
                <w:rStyle w:val="CommentReference"/>
              </w:rPr>
              <w:commentReference w:id="1379"/>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0"/>
            <w:r>
              <w:t>thrice holy,</w:t>
            </w:r>
            <w:commentRangeEnd w:id="1380"/>
            <w:r>
              <w:rPr>
                <w:rStyle w:val="CommentReference"/>
              </w:rPr>
              <w:commentReference w:id="1380"/>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81" w:name="_Ref434475309"/>
      <w:r>
        <w:t>The Monday Psali Adam</w:t>
      </w:r>
      <w:r w:rsidR="006C1B94">
        <w:t xml:space="preserve"> for Theophany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82"/>
            <w:r>
              <w:t xml:space="preserve">Ⲓⲱⲁⲛⲛⲟⲩ </w:t>
            </w:r>
            <w:commentRangeEnd w:id="1382"/>
            <w:r>
              <w:rPr>
                <w:rStyle w:val="CommentReference"/>
                <w:rFonts w:ascii="Times New Roman" w:hAnsi="Times New Roman"/>
              </w:rPr>
              <w:commentReference w:id="1382"/>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83"/>
            <w:r>
              <w:rPr>
                <w:rFonts w:eastAsia="Arial Unicode MS" w:cs="FreeSerifAvvaShenouda"/>
              </w:rPr>
              <w:t>ⲛⲓϯϩⲟ</w:t>
            </w:r>
            <w:commentRangeEnd w:id="1383"/>
            <w:r>
              <w:rPr>
                <w:rStyle w:val="CommentReference"/>
                <w:rFonts w:ascii="Times New Roman" w:hAnsi="Times New Roman"/>
              </w:rPr>
              <w:commentReference w:id="1383"/>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84" w:name="_Ref434475331"/>
      <w:r>
        <w:t>The Tuesday Psali Adam</w:t>
      </w:r>
      <w:r w:rsidR="006C1B94">
        <w:t xml:space="preserve">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85"/>
            <w:r>
              <w:t>ⲫⲏ</w:t>
            </w:r>
            <w:commentRangeEnd w:id="1385"/>
            <w:r>
              <w:rPr>
                <w:rStyle w:val="CommentReference"/>
                <w:rFonts w:ascii="Times New Roman" w:hAnsi="Times New Roman"/>
              </w:rPr>
              <w:commentReference w:id="1385"/>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86"/>
            <w:r>
              <w:t>ϯⲥⲩⲛⲧⲉⲗⲓⲁ</w:t>
            </w:r>
            <w:commentRangeEnd w:id="1386"/>
            <w:r>
              <w:rPr>
                <w:rStyle w:val="CommentReference"/>
                <w:rFonts w:ascii="Times New Roman" w:hAnsi="Times New Roman"/>
              </w:rPr>
              <w:commentReference w:id="1386"/>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87" w:name="_Ref434475362"/>
      <w:r>
        <w:t>The Wednesday Psali Batos</w:t>
      </w:r>
      <w:r w:rsidR="006C1B94">
        <w:t xml:space="preserve"> for Theophany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88" w:name="_Ref434475388"/>
      <w:r>
        <w:t>The Thursday Psali Batos</w:t>
      </w:r>
      <w:r w:rsidR="006C1B94">
        <w:t xml:space="preserve"> for Theophany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89" w:name="_Ref434475411"/>
      <w:r>
        <w:t>The Friday Psali Batos</w:t>
      </w:r>
      <w:r w:rsidR="006C1B94">
        <w:t xml:space="preserve"> for Theophany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0" w:name="_Ref434475434"/>
      <w:r>
        <w:t>The Saturday Psali Batos</w:t>
      </w:r>
      <w:r w:rsidR="006C1B94">
        <w:t xml:space="preserve"> for Theophany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91"/>
            <w:r>
              <w:t>liberty</w:t>
            </w:r>
            <w:commentRangeEnd w:id="1391"/>
            <w:r>
              <w:rPr>
                <w:rStyle w:val="CommentReference"/>
              </w:rPr>
              <w:commentReference w:id="1391"/>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92"/>
            <w:r>
              <w:t xml:space="preserve">confirm </w:t>
            </w:r>
            <w:commentRangeEnd w:id="1392"/>
            <w:r>
              <w:rPr>
                <w:rStyle w:val="CommentReference"/>
              </w:rPr>
              <w:commentReference w:id="1392"/>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93" w:name="_Toc448227538"/>
      <w:r>
        <w:t>January 7 (8) / Tobi 12</w:t>
      </w:r>
      <w:r w:rsidR="001225FA">
        <w:t xml:space="preserve">: </w:t>
      </w:r>
      <w:r>
        <w:t>The Second Day of the Feast of Theophany</w:t>
      </w:r>
      <w:bookmarkEnd w:id="1393"/>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94" w:name="_Toc448227539"/>
      <w:r>
        <w:t>January 7 (8) / Tobi 12</w:t>
      </w:r>
      <w:r w:rsidR="001225FA">
        <w:t xml:space="preserve">: </w:t>
      </w:r>
      <w:r>
        <w:t>Also the Commemoration of Archangel Michael</w:t>
      </w:r>
      <w:bookmarkEnd w:id="1394"/>
    </w:p>
    <w:p w14:paraId="322A578A" w14:textId="1F40F16B" w:rsidR="00191A26" w:rsidRPr="00B637D8" w:rsidRDefault="00191A26" w:rsidP="00191A26">
      <w:pPr>
        <w:pStyle w:val="Rubric"/>
      </w:pPr>
      <w:bookmarkStart w:id="1395" w:name="_Toc410196207"/>
      <w:bookmarkStart w:id="1396" w:name="_Toc410196449"/>
      <w:bookmarkStart w:id="1397" w:name="_Toc410196951"/>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D6D1BDB" w14:textId="77777777" w:rsidR="006B44CE" w:rsidRDefault="006B44CE" w:rsidP="006B44CE">
      <w:pPr>
        <w:pStyle w:val="Heading3"/>
      </w:pPr>
      <w:bookmarkStart w:id="1398" w:name="_Ref434562461"/>
      <w:bookmarkStart w:id="1399" w:name="_Toc448227540"/>
      <w:r>
        <w:t>January 7 (8) / Tobi 12</w:t>
      </w:r>
      <w:r w:rsidR="001225FA">
        <w:t xml:space="preserve">: </w:t>
      </w:r>
      <w:commentRangeStart w:id="1400"/>
      <w:r>
        <w:t>Also St. Theodore Anatoly</w:t>
      </w:r>
      <w:commentRangeEnd w:id="1400"/>
      <w:r>
        <w:rPr>
          <w:rStyle w:val="CommentReference"/>
          <w:rFonts w:eastAsiaTheme="minorHAnsi" w:cstheme="minorBidi"/>
          <w:b w:val="0"/>
          <w:bCs w:val="0"/>
        </w:rPr>
        <w:commentReference w:id="1400"/>
      </w:r>
      <w:bookmarkEnd w:id="1398"/>
      <w:bookmarkEnd w:id="1399"/>
    </w:p>
    <w:p w14:paraId="7DD26869" w14:textId="77777777" w:rsidR="006B44CE" w:rsidRDefault="006B44CE" w:rsidP="006B44CE">
      <w:pPr>
        <w:pStyle w:val="Heading4"/>
      </w:pPr>
      <w:bookmarkStart w:id="1401" w:name="_Ref434477694"/>
      <w:bookmarkStart w:id="1402" w:name="_Ref434489376"/>
      <w:r>
        <w:t>The Doxology</w:t>
      </w:r>
      <w:bookmarkEnd w:id="1401"/>
      <w:r w:rsidR="00B46E6E">
        <w:t xml:space="preserve"> for St. Theodore Anatoly</w:t>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03" w:name="_Toc448227541"/>
      <w:r>
        <w:t>January 8 (9) / Tobi 13: The Feast of T</w:t>
      </w:r>
      <w:r w:rsidR="00495F1A">
        <w:t>he Wedding of Cana of Galilee</w:t>
      </w:r>
      <w:bookmarkEnd w:id="1395"/>
      <w:bookmarkEnd w:id="1396"/>
      <w:bookmarkEnd w:id="1397"/>
      <w:bookmarkEnd w:id="1403"/>
    </w:p>
    <w:p w14:paraId="46F7A60E" w14:textId="77777777" w:rsidR="00A37BB6" w:rsidRDefault="00A37BB6" w:rsidP="00A37BB6">
      <w:pPr>
        <w:pStyle w:val="Heading4"/>
      </w:pPr>
      <w:bookmarkStart w:id="1404" w:name="_Ref434477774"/>
      <w:r>
        <w:t>The Doxology</w:t>
      </w:r>
      <w:r w:rsidR="00E21EA3">
        <w:t xml:space="preserve"> for the Wedding of Cana</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05" w:name="_Ref434475472"/>
      <w:r>
        <w:t>The Psali Adam</w:t>
      </w:r>
      <w:r w:rsidR="006C1B94">
        <w:t xml:space="preserve"> for the Wedding of Cana</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06" w:name="_Ref434475500"/>
      <w:r>
        <w:t>The Psali Batos</w:t>
      </w:r>
      <w:r w:rsidR="006C1B94">
        <w:t xml:space="preserve"> for the Wedding of Cana</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07" w:name="_Ref434560112"/>
      <w:bookmarkStart w:id="1408" w:name="_Toc448227542"/>
      <w:r>
        <w:t>January 8 (9) / Tobi 13: Also the Martyrdom of St. Demiana</w:t>
      </w:r>
      <w:bookmarkEnd w:id="1407"/>
      <w:bookmarkEnd w:id="1408"/>
    </w:p>
    <w:p w14:paraId="1CED9AFC" w14:textId="5529E33D"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44A4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44A4C">
        <w:rPr>
          <w:noProof/>
        </w:rPr>
        <w:t>573</w:t>
      </w:r>
      <w:r w:rsidR="002409EF">
        <w:fldChar w:fldCharType="end"/>
      </w:r>
      <w:r>
        <w:t>.</w:t>
      </w:r>
    </w:p>
    <w:p w14:paraId="625F7E74" w14:textId="77777777" w:rsidR="00B53E05" w:rsidRDefault="00B53E05" w:rsidP="00B53E05">
      <w:pPr>
        <w:pStyle w:val="Heading4"/>
      </w:pPr>
      <w:bookmarkStart w:id="1409" w:name="_Ref434490124"/>
      <w:r>
        <w:t>Another Doxology of St. Demiana</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03"/>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04"/>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0" w:name="_Ref434563224"/>
      <w:bookmarkStart w:id="1411" w:name="_Toc448227543"/>
      <w:r>
        <w:t>January 9 (10) / Tobi 14: St. Maximus</w:t>
      </w:r>
      <w:bookmarkEnd w:id="1410"/>
      <w:bookmarkEnd w:id="1411"/>
    </w:p>
    <w:p w14:paraId="1847ABB1" w14:textId="77777777" w:rsidR="00662600" w:rsidRDefault="00810F04" w:rsidP="00810F04">
      <w:pPr>
        <w:pStyle w:val="Heading4"/>
      </w:pPr>
      <w:bookmarkStart w:id="1412" w:name="_Ref434490957"/>
      <w:r>
        <w:t>The Doxology for</w:t>
      </w:r>
      <w:r w:rsidR="00662600">
        <w:t xml:space="preserve"> Sts. Maximus and Dometius</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05"/>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06"/>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16" w:name="_Toc448227544"/>
      <w:r>
        <w:t>Jan</w:t>
      </w:r>
      <w:r w:rsidR="00662600">
        <w:t>uary 12 (13) / Tobi 17: St. Dome</w:t>
      </w:r>
      <w:r>
        <w:t>tius</w:t>
      </w:r>
      <w:bookmarkEnd w:id="1416"/>
    </w:p>
    <w:p w14:paraId="1995A2EE" w14:textId="436954B6"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44A4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44A4C">
        <w:rPr>
          <w:noProof/>
        </w:rPr>
        <w:t>766</w:t>
      </w:r>
      <w:r w:rsidR="002409EF">
        <w:fldChar w:fldCharType="end"/>
      </w:r>
      <w:r>
        <w:t>.</w:t>
      </w:r>
    </w:p>
    <w:p w14:paraId="31A975E9" w14:textId="1B628146" w:rsidR="00740C6C" w:rsidRPr="00FF5FF3" w:rsidRDefault="00740C6C" w:rsidP="00740C6C">
      <w:pPr>
        <w:pStyle w:val="Heading3"/>
      </w:pPr>
      <w:bookmarkStart w:id="1417" w:name="_Toc448227545"/>
      <w:r>
        <w:t>January 13 (14) / Tobi 18: St. Hilary of Poitiers</w:t>
      </w:r>
      <w:bookmarkEnd w:id="1417"/>
    </w:p>
    <w:p w14:paraId="1C984C3F" w14:textId="77777777" w:rsidR="00160DE3" w:rsidRDefault="00160DE3" w:rsidP="00160DE3">
      <w:pPr>
        <w:pStyle w:val="Heading3"/>
      </w:pPr>
      <w:bookmarkStart w:id="1418" w:name="_Toc448227546"/>
      <w:bookmarkStart w:id="1419" w:name="_Toc410196208"/>
      <w:bookmarkStart w:id="1420" w:name="_Toc410196450"/>
      <w:bookmarkStart w:id="1421" w:name="_Toc410196952"/>
      <w:r>
        <w:t>January 15 (16) / Tobi 20: Departure of St. Prochorus the Disciple</w:t>
      </w:r>
      <w:bookmarkEnd w:id="1418"/>
    </w:p>
    <w:p w14:paraId="19B1C0D1" w14:textId="2672FC35"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33EC0AE" w14:textId="77777777" w:rsidR="00495F1A" w:rsidRDefault="00FF5FF3" w:rsidP="00495F1A">
      <w:pPr>
        <w:pStyle w:val="Heading3"/>
      </w:pPr>
      <w:bookmarkStart w:id="1422" w:name="_Toc448227547"/>
      <w:r>
        <w:t xml:space="preserve">January 16 (17) / Tobi 21: </w:t>
      </w:r>
      <w:r w:rsidR="00495F1A">
        <w:t>The Dormition of the Virgin</w:t>
      </w:r>
      <w:bookmarkEnd w:id="1419"/>
      <w:bookmarkEnd w:id="1420"/>
      <w:bookmarkEnd w:id="1421"/>
      <w:bookmarkEnd w:id="1422"/>
    </w:p>
    <w:p w14:paraId="2972BA3D" w14:textId="6340344E"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315F86A2" w14:textId="77777777" w:rsidR="00FF5FF3" w:rsidRDefault="00FF5FF3" w:rsidP="00FF5FF3">
      <w:pPr>
        <w:pStyle w:val="Heading3"/>
      </w:pPr>
      <w:bookmarkStart w:id="1423" w:name="_Ref434560171"/>
      <w:bookmarkStart w:id="1424" w:name="_Toc448227548"/>
      <w:r>
        <w:t>January 17 (18) / Tobi 22: St. Anthony the Great</w:t>
      </w:r>
      <w:bookmarkEnd w:id="1423"/>
      <w:bookmarkEnd w:id="1424"/>
    </w:p>
    <w:p w14:paraId="38BCD1D7" w14:textId="77777777" w:rsidR="00FF5FF3" w:rsidRDefault="00FF5FF3" w:rsidP="00FF5FF3">
      <w:pPr>
        <w:pStyle w:val="Heading4"/>
      </w:pPr>
      <w:bookmarkStart w:id="1425" w:name="_Ref434490340"/>
      <w:r>
        <w:t>The Doxology</w:t>
      </w:r>
      <w:r w:rsidR="00B46E6E">
        <w:t xml:space="preserve"> for St. Anthony the Great</w:t>
      </w:r>
      <w:bookmarkEnd w:id="1425"/>
    </w:p>
    <w:p w14:paraId="3ECAE88B" w14:textId="1A36D3D9"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44A4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44A4C">
        <w:rPr>
          <w:noProof/>
        </w:rPr>
        <w:t>579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26" w:name="_Toc448227549"/>
      <w:r>
        <w:t>January 18 (19) / Tobi 23: St. Timothy the Apostle</w:t>
      </w:r>
      <w:bookmarkEnd w:id="1426"/>
    </w:p>
    <w:p w14:paraId="7EAF3C01" w14:textId="505744A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39DDB91" w14:textId="77777777" w:rsidR="00596AC8" w:rsidRDefault="00596AC8" w:rsidP="00596AC8">
      <w:pPr>
        <w:pStyle w:val="Heading3"/>
      </w:pPr>
      <w:bookmarkStart w:id="1427" w:name="_Toc448227550"/>
      <w:r>
        <w:t>January 22 (23) / Tobi 27: Archangel Suriel</w:t>
      </w:r>
      <w:bookmarkEnd w:id="1427"/>
    </w:p>
    <w:p w14:paraId="79FCFE0C" w14:textId="77777777" w:rsidR="00596AC8" w:rsidRDefault="00596AC8" w:rsidP="00596AC8">
      <w:pPr>
        <w:pStyle w:val="Heading4"/>
      </w:pPr>
      <w:bookmarkStart w:id="1428" w:name="_Ref434488250"/>
      <w:r>
        <w:t>The Doxology</w:t>
      </w:r>
      <w:r w:rsidR="00B46E6E">
        <w:t xml:space="preserve"> for Archangel Suriel</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29" w:name="_Toc448227551"/>
      <w:r>
        <w:t>January 22 (23) / Tobi 27: Also Relocation of St. Timothy the Apostle’s Relics</w:t>
      </w:r>
      <w:bookmarkEnd w:id="1429"/>
    </w:p>
    <w:p w14:paraId="3FBC7E0C" w14:textId="2A5001BE" w:rsidR="00191A26" w:rsidRDefault="00191A26" w:rsidP="00191A26">
      <w:pPr>
        <w:pStyle w:val="Rubric"/>
      </w:pPr>
      <w:bookmarkStart w:id="1430" w:name="_Ref434560218"/>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D3C66F4" w14:textId="77777777" w:rsidR="00B52D77" w:rsidRDefault="00B52D77" w:rsidP="00B52D77">
      <w:pPr>
        <w:pStyle w:val="Heading3"/>
      </w:pPr>
      <w:bookmarkStart w:id="1431" w:name="_Toc448227552"/>
      <w:r>
        <w:t>January 24 (25) / Tobi 29: Commemoration of the Annunciation, Nativity, and Resurrection on the 29</w:t>
      </w:r>
      <w:r w:rsidRPr="00C0205C">
        <w:rPr>
          <w:vertAlign w:val="superscript"/>
        </w:rPr>
        <w:t>th</w:t>
      </w:r>
      <w:r>
        <w:t xml:space="preserve"> of Every Month</w:t>
      </w:r>
      <w:bookmarkEnd w:id="1431"/>
    </w:p>
    <w:p w14:paraId="51467B40" w14:textId="24DFFFFB"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17F33393" w14:textId="77777777" w:rsidR="00C30529" w:rsidRDefault="00C30529" w:rsidP="00C30529">
      <w:pPr>
        <w:pStyle w:val="Heading3"/>
      </w:pPr>
      <w:bookmarkStart w:id="1432" w:name="_Toc448227553"/>
      <w:r>
        <w:t>January 27 (28) / Meshir 2: St. Paul the Anchorite</w:t>
      </w:r>
      <w:bookmarkEnd w:id="1430"/>
      <w:bookmarkEnd w:id="1432"/>
    </w:p>
    <w:p w14:paraId="680E4267" w14:textId="77777777" w:rsidR="00C30529" w:rsidRDefault="00C30529" w:rsidP="00C30529">
      <w:pPr>
        <w:pStyle w:val="Heading4"/>
      </w:pPr>
      <w:bookmarkStart w:id="1433" w:name="_Ref434490368"/>
      <w:r>
        <w:t>The Doxology</w:t>
      </w:r>
      <w:r w:rsidR="00B46E6E">
        <w:t xml:space="preserve"> for St. Paul the Anchorite</w:t>
      </w:r>
      <w:bookmarkEnd w:id="1433"/>
    </w:p>
    <w:p w14:paraId="06164582" w14:textId="1C4497AC"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44A4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44A4C">
        <w:rPr>
          <w:noProof/>
        </w:rPr>
        <w:t>579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0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0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34" w:name="_Toc448227554"/>
      <w:r>
        <w:t>January 29 (30) / Meshir 4: Martyrdom of St. Agabus the Disciple</w:t>
      </w:r>
      <w:bookmarkEnd w:id="1434"/>
    </w:p>
    <w:p w14:paraId="6DDD9040" w14:textId="73E895E1" w:rsidR="00191A26" w:rsidRDefault="00191A26" w:rsidP="00191A26">
      <w:pPr>
        <w:pStyle w:val="Rubric"/>
      </w:pPr>
      <w:bookmarkStart w:id="1435" w:name="_Toc410196209"/>
      <w:bookmarkStart w:id="1436" w:name="_Toc410196451"/>
      <w:bookmarkStart w:id="1437" w:name="_Toc410196953"/>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7F3DC96" w14:textId="77777777" w:rsidR="00E30E2D" w:rsidRDefault="00E30E2D" w:rsidP="00E30E2D">
      <w:pPr>
        <w:pStyle w:val="Heading3"/>
      </w:pPr>
      <w:bookmarkStart w:id="1438" w:name="_Toc448227555"/>
      <w:r>
        <w:t>January 21 (31) / Meshir 5: St. Apollo the Friend of St. Apip</w:t>
      </w:r>
      <w:bookmarkEnd w:id="1438"/>
    </w:p>
    <w:p w14:paraId="116251B8" w14:textId="697FAB1C"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044A4C">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044A4C">
        <w:rPr>
          <w:noProof/>
        </w:rPr>
        <w:t>630</w:t>
      </w:r>
      <w:r w:rsidR="002409EF">
        <w:fldChar w:fldCharType="end"/>
      </w:r>
      <w:r>
        <w:t>.</w:t>
      </w:r>
    </w:p>
    <w:p w14:paraId="03E5B08D" w14:textId="77777777" w:rsidR="00495F1A" w:rsidRDefault="00495F1A" w:rsidP="00495F1A">
      <w:pPr>
        <w:pStyle w:val="Heading2"/>
      </w:pPr>
      <w:bookmarkStart w:id="1439" w:name="_Toc448696650"/>
      <w:bookmarkStart w:id="1440" w:name="February"/>
      <w:bookmarkEnd w:id="1358"/>
      <w:r>
        <w:t>February</w:t>
      </w:r>
      <w:bookmarkEnd w:id="1435"/>
      <w:bookmarkEnd w:id="1436"/>
      <w:bookmarkEnd w:id="1437"/>
      <w:r w:rsidR="00C30529">
        <w:t xml:space="preserve"> or </w:t>
      </w:r>
      <w:r w:rsidR="00C30529">
        <w:rPr>
          <w:rFonts w:ascii="FreeSerifAvvaShenouda" w:hAnsi="FreeSerifAvvaShenouda" w:cs="FreeSerifAvvaShenouda"/>
        </w:rPr>
        <w:t>Ⲙϣⲓⲣ</w:t>
      </w:r>
      <w:bookmarkEnd w:id="1439"/>
    </w:p>
    <w:bookmarkStart w:id="1441" w:name="_Toc410196954" w:displacedByCustomXml="next"/>
    <w:bookmarkStart w:id="1442" w:name="_Toc410196452" w:displacedByCustomXml="next"/>
    <w:bookmarkStart w:id="1443" w:name="_Toc410196210" w:displacedByCustomXml="next"/>
    <w:sdt>
      <w:sdtPr>
        <w:id w:val="603392108"/>
        <w:docPartObj>
          <w:docPartGallery w:val="Table of Contents"/>
          <w:docPartUnique/>
        </w:docPartObj>
      </w:sdtPr>
      <w:sdtEndPr>
        <w:rPr>
          <w:b/>
          <w:bCs/>
          <w:noProof/>
        </w:rPr>
      </w:sdtEndPr>
      <w:sdtContent>
        <w:p w14:paraId="6D50D9BB" w14:textId="2859CC0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44A4C">
              <w:rPr>
                <w:noProof/>
                <w:webHidden/>
              </w:rPr>
              <w:t>773</w:t>
            </w:r>
            <w:r w:rsidR="00E35F1F">
              <w:rPr>
                <w:noProof/>
                <w:webHidden/>
              </w:rPr>
              <w:fldChar w:fldCharType="end"/>
            </w:r>
          </w:hyperlink>
        </w:p>
        <w:p w14:paraId="51BDD704" w14:textId="25E0720E" w:rsidR="00E35F1F" w:rsidRDefault="007356BF">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7AEE9209" w14:textId="21929F76" w:rsidR="00E35F1F" w:rsidRDefault="007356BF">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2D655E74" w14:textId="3581C383" w:rsidR="00E35F1F" w:rsidRDefault="007356BF">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24E5534C" w14:textId="11AF5E0C" w:rsidR="00E35F1F" w:rsidRDefault="007356BF">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0CB94535" w14:textId="12C3BB88" w:rsidR="00E35F1F" w:rsidRDefault="007356BF">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3AA0B761" w14:textId="204F6DA1" w:rsidR="00E35F1F" w:rsidRDefault="007356BF">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42A7D5C3" w14:textId="47A82423" w:rsidR="00E35F1F" w:rsidRDefault="007356BF">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3BC0654B" w14:textId="641BFB64" w:rsidR="00E35F1F" w:rsidRDefault="007356BF">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44A4C">
              <w:rPr>
                <w:noProof/>
                <w:webHidden/>
              </w:rPr>
              <w:t>775</w:t>
            </w:r>
            <w:r w:rsidR="00E35F1F">
              <w:rPr>
                <w:noProof/>
                <w:webHidden/>
              </w:rPr>
              <w:fldChar w:fldCharType="end"/>
            </w:r>
          </w:hyperlink>
        </w:p>
        <w:p w14:paraId="5EFAC4B6" w14:textId="2020B2EE" w:rsidR="00E35F1F" w:rsidRDefault="007356BF">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44A4C">
              <w:rPr>
                <w:noProof/>
                <w:webHidden/>
              </w:rPr>
              <w:t>775</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44" w:name="_Toc448227556"/>
      <w:r>
        <w:t xml:space="preserve">February 2 (3): Meshir 8: </w:t>
      </w:r>
      <w:r w:rsidR="00495F1A">
        <w:t>The Entrance into the Temple</w:t>
      </w:r>
      <w:bookmarkEnd w:id="1443"/>
      <w:bookmarkEnd w:id="1442"/>
      <w:bookmarkEnd w:id="1441"/>
      <w:bookmarkEnd w:id="1444"/>
    </w:p>
    <w:p w14:paraId="6E92944D" w14:textId="77777777" w:rsidR="00C30529" w:rsidRDefault="00C30529" w:rsidP="00124ADD">
      <w:pPr>
        <w:pStyle w:val="Heading4"/>
      </w:pPr>
      <w:bookmarkStart w:id="1445" w:name="_Ref434477815"/>
      <w:r>
        <w:t>The Doxology</w:t>
      </w:r>
      <w:r w:rsidR="00E21EA3">
        <w:t xml:space="preserve"> for the Entrance into the Temple</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3BB0417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44A4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44A4C">
        <w:rPr>
          <w:noProof/>
        </w:rPr>
        <w:t>713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44A4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44A4C">
        <w:rPr>
          <w:noProof/>
        </w:rPr>
        <w:t>717</w:t>
      </w:r>
      <w:r w:rsidR="002409EF">
        <w:fldChar w:fldCharType="end"/>
      </w:r>
      <w:r w:rsidR="002409EF">
        <w:t>.</w:t>
      </w:r>
    </w:p>
    <w:p w14:paraId="531960F8" w14:textId="77777777" w:rsidR="007F571C" w:rsidRDefault="007F571C" w:rsidP="007F571C">
      <w:pPr>
        <w:pStyle w:val="Heading3"/>
      </w:pPr>
      <w:bookmarkStart w:id="1446" w:name="_Toc448227557"/>
      <w:r>
        <w:t>February 4 (5) / Meshir 10: Martyrdom of St. James the Son of Alphaeus</w:t>
      </w:r>
      <w:bookmarkEnd w:id="1446"/>
    </w:p>
    <w:p w14:paraId="0FA9E3A3" w14:textId="74142CC6"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38E9A04" w14:textId="77777777" w:rsidR="00DD5136" w:rsidRDefault="00DD5136" w:rsidP="00DD5136">
      <w:pPr>
        <w:pStyle w:val="Heading3"/>
      </w:pPr>
      <w:bookmarkStart w:id="1447" w:name="_Toc448227558"/>
      <w:r>
        <w:t>February 6 (7) / Meshir 12: Commemoration of Archangel Michael</w:t>
      </w:r>
      <w:bookmarkEnd w:id="1447"/>
    </w:p>
    <w:p w14:paraId="10B74EF7" w14:textId="1FFE14BC"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35D2675" w14:textId="77777777" w:rsidR="000274A5" w:rsidRDefault="000274A5" w:rsidP="000274A5">
      <w:pPr>
        <w:pStyle w:val="Heading3"/>
      </w:pPr>
      <w:bookmarkStart w:id="1448" w:name="_Toc448227559"/>
      <w:r>
        <w:t>February 8 (9) / Meshir 14: The Departure of St. Severus</w:t>
      </w:r>
      <w:bookmarkEnd w:id="1448"/>
      <w:r>
        <w:t xml:space="preserve"> </w:t>
      </w:r>
    </w:p>
    <w:p w14:paraId="07993059" w14:textId="72F7670A"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44A4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44A4C">
        <w:rPr>
          <w:noProof/>
        </w:rPr>
        <w:t>623</w:t>
      </w:r>
      <w:r w:rsidR="002409EF">
        <w:fldChar w:fldCharType="end"/>
      </w:r>
      <w:r>
        <w:t>.</w:t>
      </w:r>
    </w:p>
    <w:p w14:paraId="1AE071A5" w14:textId="77777777" w:rsidR="00420011" w:rsidRDefault="00420011" w:rsidP="00420011">
      <w:pPr>
        <w:pStyle w:val="Heading3"/>
      </w:pPr>
      <w:bookmarkStart w:id="1449" w:name="_Toc448227560"/>
      <w:r>
        <w:t>February 10 (11) / Meshir 16: Isaac the Syrian</w:t>
      </w:r>
      <w:bookmarkEnd w:id="1449"/>
    </w:p>
    <w:p w14:paraId="2F7479F8" w14:textId="77777777" w:rsidR="005329C1" w:rsidRDefault="005242D1" w:rsidP="005329C1">
      <w:pPr>
        <w:pStyle w:val="Heading3"/>
      </w:pPr>
      <w:bookmarkStart w:id="1450" w:name="_Toc448227561"/>
      <w:r>
        <w:t>February</w:t>
      </w:r>
      <w:r w:rsidR="005329C1">
        <w:t xml:space="preserve"> 15 (16) / Meshir 21: Commemoration of the Theotokos</w:t>
      </w:r>
      <w:bookmarkEnd w:id="1450"/>
    </w:p>
    <w:p w14:paraId="2277ED52" w14:textId="4235F1E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6DD82E8A" w14:textId="77777777" w:rsidR="00160DE3" w:rsidRDefault="00160DE3" w:rsidP="00160DE3">
      <w:pPr>
        <w:pStyle w:val="Heading3"/>
      </w:pPr>
      <w:bookmarkStart w:id="1451" w:name="_Toc448227562"/>
      <w:r>
        <w:t>February 15 (16) / Meshir 21: Also Martyrdom of St. Onesimus, the Disciple of St. Paul</w:t>
      </w:r>
      <w:bookmarkEnd w:id="1451"/>
    </w:p>
    <w:p w14:paraId="197E567A" w14:textId="77777777" w:rsidR="00B52D77" w:rsidRDefault="00B52D77" w:rsidP="00B52D77">
      <w:pPr>
        <w:pStyle w:val="Heading3"/>
      </w:pPr>
      <w:bookmarkStart w:id="1452" w:name="_Toc448227563"/>
      <w:r>
        <w:t>February 23 (24) / Meshir 29: Commemoration of the Annunciation, Nativity, and Resurrection on the 29</w:t>
      </w:r>
      <w:r w:rsidRPr="00C0205C">
        <w:rPr>
          <w:vertAlign w:val="superscript"/>
        </w:rPr>
        <w:t>th</w:t>
      </w:r>
      <w:r>
        <w:t xml:space="preserve"> of Every Month</w:t>
      </w:r>
      <w:bookmarkEnd w:id="1452"/>
    </w:p>
    <w:p w14:paraId="1EC840FE" w14:textId="7822974B"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3720C5F" w14:textId="77777777" w:rsidR="005242D1" w:rsidRDefault="005242D1" w:rsidP="005242D1">
      <w:pPr>
        <w:pStyle w:val="Heading3"/>
      </w:pPr>
      <w:bookmarkStart w:id="1453" w:name="_Toc448227564"/>
      <w:r>
        <w:t>February 24 (25) / Meshir 30: Appearance of the Head of St. John the Baptist</w:t>
      </w:r>
      <w:bookmarkEnd w:id="1453"/>
    </w:p>
    <w:p w14:paraId="49513F8D" w14:textId="6A7075F7" w:rsidR="00191A26" w:rsidRDefault="00191A26" w:rsidP="00191A26">
      <w:pPr>
        <w:pStyle w:val="Rubric"/>
      </w:pPr>
      <w:bookmarkStart w:id="1454" w:name="_Toc410196211"/>
      <w:bookmarkStart w:id="1455" w:name="_Toc410196453"/>
      <w:bookmarkStart w:id="1456" w:name="_Toc410196955"/>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4CFFD00D" w14:textId="77777777" w:rsidR="001779C0" w:rsidRDefault="001779C0" w:rsidP="001779C0">
      <w:pPr>
        <w:pStyle w:val="Heading3"/>
      </w:pPr>
      <w:bookmarkStart w:id="1457" w:name="_Toc448227565"/>
      <w:r>
        <w:t>February 24 (25) / Meshir 30: Also St. Cyril VI</w:t>
      </w:r>
      <w:bookmarkEnd w:id="1457"/>
    </w:p>
    <w:p w14:paraId="0CDD55AC" w14:textId="77777777" w:rsidR="001779C0" w:rsidRDefault="001779C0" w:rsidP="001779C0">
      <w:pPr>
        <w:pStyle w:val="Heading4"/>
      </w:pPr>
      <w:bookmarkStart w:id="1458" w:name="_Ref434492506"/>
      <w:r>
        <w:t>The Doxology</w:t>
      </w:r>
      <w:r w:rsidR="00B82753">
        <w:t xml:space="preserve"> for St. Cyril VI</w:t>
      </w:r>
      <w:r>
        <w:rPr>
          <w:rStyle w:val="FootnoteReference"/>
        </w:rPr>
        <w:footnoteReference w:id="909"/>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59" w:name="_Toc448696651"/>
      <w:bookmarkStart w:id="1460" w:name="March"/>
      <w:bookmarkEnd w:id="1440"/>
      <w:r>
        <w:t>March</w:t>
      </w:r>
      <w:bookmarkEnd w:id="1454"/>
      <w:bookmarkEnd w:id="1455"/>
      <w:bookmarkEnd w:id="1456"/>
      <w:r w:rsidR="00C30529">
        <w:t xml:space="preserve"> or </w:t>
      </w:r>
      <w:r w:rsidR="00C30529">
        <w:rPr>
          <w:rFonts w:ascii="FreeSerifAvvaShenouda" w:hAnsi="FreeSerifAvvaShenouda" w:cs="FreeSerifAvvaShenouda"/>
        </w:rPr>
        <w:t>Ⲡⲁⲣⲙϩⲟⲧⲡ</w:t>
      </w:r>
      <w:bookmarkEnd w:id="1459"/>
    </w:p>
    <w:bookmarkStart w:id="1461" w:name="_Toc410196956" w:displacedByCustomXml="next"/>
    <w:bookmarkStart w:id="1462" w:name="_Toc410196454" w:displacedByCustomXml="next"/>
    <w:bookmarkStart w:id="1463" w:name="_Toc410196212" w:displacedByCustomXml="next"/>
    <w:sdt>
      <w:sdtPr>
        <w:id w:val="-1351720020"/>
        <w:docPartObj>
          <w:docPartGallery w:val="Table of Contents"/>
          <w:docPartUnique/>
        </w:docPartObj>
      </w:sdtPr>
      <w:sdtEndPr>
        <w:rPr>
          <w:b/>
          <w:bCs/>
          <w:noProof/>
        </w:rPr>
      </w:sdtEndPr>
      <w:sdtContent>
        <w:p w14:paraId="7AE7EA5B" w14:textId="488C83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44A4C">
              <w:rPr>
                <w:noProof/>
                <w:webHidden/>
              </w:rPr>
              <w:t>778</w:t>
            </w:r>
            <w:r w:rsidR="00E35F1F">
              <w:rPr>
                <w:noProof/>
                <w:webHidden/>
              </w:rPr>
              <w:fldChar w:fldCharType="end"/>
            </w:r>
          </w:hyperlink>
        </w:p>
        <w:p w14:paraId="2E169AD9" w14:textId="25C3E54D" w:rsidR="00E35F1F" w:rsidRDefault="007356BF">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343F3EFD" w14:textId="323B1103" w:rsidR="00E35F1F" w:rsidRDefault="007356BF">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796046AD" w14:textId="23C46AED" w:rsidR="00E35F1F" w:rsidRDefault="007356BF">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7D8441B9" w14:textId="561296FB" w:rsidR="00E35F1F" w:rsidRDefault="007356BF">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55DA3F2E" w14:textId="32B029DA" w:rsidR="00E35F1F" w:rsidRDefault="007356BF">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30B6B3FC" w14:textId="2B330C3D" w:rsidR="00E35F1F" w:rsidRDefault="007356BF">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44A4C">
              <w:rPr>
                <w:noProof/>
                <w:webHidden/>
              </w:rPr>
              <w:t>780</w:t>
            </w:r>
            <w:r w:rsidR="00E35F1F">
              <w:rPr>
                <w:noProof/>
                <w:webHidden/>
              </w:rPr>
              <w:fldChar w:fldCharType="end"/>
            </w:r>
          </w:hyperlink>
        </w:p>
        <w:p w14:paraId="6C239014" w14:textId="449784B5" w:rsidR="00E35F1F" w:rsidRDefault="007356BF">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44A4C">
              <w:rPr>
                <w:noProof/>
                <w:webHidden/>
              </w:rPr>
              <w:t>780</w:t>
            </w:r>
            <w:r w:rsidR="00E35F1F">
              <w:rPr>
                <w:noProof/>
                <w:webHidden/>
              </w:rPr>
              <w:fldChar w:fldCharType="end"/>
            </w:r>
          </w:hyperlink>
        </w:p>
        <w:p w14:paraId="2B5B3EB0" w14:textId="1A297BFB" w:rsidR="00E35F1F" w:rsidRDefault="007356BF">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44A4C">
              <w:rPr>
                <w:noProof/>
                <w:webHidden/>
              </w:rPr>
              <w:t>784</w:t>
            </w:r>
            <w:r w:rsidR="00E35F1F">
              <w:rPr>
                <w:noProof/>
                <w:webHidden/>
              </w:rPr>
              <w:fldChar w:fldCharType="end"/>
            </w:r>
          </w:hyperlink>
        </w:p>
        <w:p w14:paraId="66809D4F" w14:textId="65CA2FC0" w:rsidR="00E35F1F" w:rsidRDefault="007356BF">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44A4C">
              <w:rPr>
                <w:noProof/>
                <w:webHidden/>
              </w:rPr>
              <w:t>793</w:t>
            </w:r>
            <w:r w:rsidR="00E35F1F">
              <w:rPr>
                <w:noProof/>
                <w:webHidden/>
              </w:rPr>
              <w:fldChar w:fldCharType="end"/>
            </w:r>
          </w:hyperlink>
        </w:p>
        <w:p w14:paraId="6F1FC274" w14:textId="6CDD2805" w:rsidR="00E35F1F" w:rsidRDefault="007356BF">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44A4C">
              <w:rPr>
                <w:noProof/>
                <w:webHidden/>
              </w:rPr>
              <w:t>793</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64" w:name="_Toc448227566"/>
      <w:r>
        <w:t>March 2: Departure of St. Chad of Mercia</w:t>
      </w:r>
      <w:r w:rsidR="00377E51">
        <w:rPr>
          <w:rStyle w:val="FootnoteReference"/>
        </w:rPr>
        <w:footnoteReference w:id="910"/>
      </w:r>
      <w:bookmarkEnd w:id="1464"/>
    </w:p>
    <w:p w14:paraId="668738F1" w14:textId="77777777" w:rsidR="006A140A" w:rsidRDefault="006A140A" w:rsidP="006A140A">
      <w:pPr>
        <w:pStyle w:val="Heading4"/>
      </w:pPr>
      <w:bookmarkStart w:id="1465" w:name="_Ref434492702"/>
      <w:r>
        <w:t>The Doxology</w:t>
      </w:r>
      <w:r w:rsidR="00B82753">
        <w:t xml:space="preserve"> for St. Chad of Mercia</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66" w:name="_Toc448227567"/>
      <w:r>
        <w:t>March 4 / Phamenoth 8: Martyrdom of St. Matthias the Apostle</w:t>
      </w:r>
      <w:bookmarkEnd w:id="1466"/>
    </w:p>
    <w:p w14:paraId="5CD8BDEB" w14:textId="416FDB99"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1FACE98" w14:textId="77777777" w:rsidR="00495F1A" w:rsidRDefault="00C30529" w:rsidP="00495F1A">
      <w:pPr>
        <w:pStyle w:val="Heading3"/>
      </w:pPr>
      <w:bookmarkStart w:id="1467" w:name="_Toc448227568"/>
      <w:r>
        <w:t xml:space="preserve">March 6 / Phamenoth 10: </w:t>
      </w:r>
      <w:r w:rsidR="00495F1A">
        <w:t>The Finding of the Holy Cross</w:t>
      </w:r>
      <w:bookmarkEnd w:id="1463"/>
      <w:bookmarkEnd w:id="1462"/>
      <w:bookmarkEnd w:id="1461"/>
      <w:bookmarkEnd w:id="1467"/>
    </w:p>
    <w:p w14:paraId="0DD4581E" w14:textId="28BC4876"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44A4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44A4C">
        <w:rPr>
          <w:noProof/>
        </w:rPr>
        <w:t>600</w:t>
      </w:r>
      <w:r w:rsidR="002409EF">
        <w:fldChar w:fldCharType="end"/>
      </w:r>
      <w:r>
        <w:t>.</w:t>
      </w:r>
    </w:p>
    <w:p w14:paraId="26452189" w14:textId="77777777" w:rsidR="00DD5136" w:rsidRDefault="00DD5136" w:rsidP="00DD5136">
      <w:pPr>
        <w:pStyle w:val="Heading3"/>
      </w:pPr>
      <w:bookmarkStart w:id="1468" w:name="_Toc448227569"/>
      <w:r>
        <w:t>March 8 / Phamenoth</w:t>
      </w:r>
      <w:r w:rsidR="005329C1">
        <w:t xml:space="preserve"> 12</w:t>
      </w:r>
      <w:r>
        <w:t>: Commemoration of Archangel Michael</w:t>
      </w:r>
      <w:bookmarkEnd w:id="1468"/>
    </w:p>
    <w:p w14:paraId="45245CCF" w14:textId="37A767CB" w:rsidR="00DD5136" w:rsidRDefault="00191A26" w:rsidP="00C30529">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F095B73" w14:textId="77777777" w:rsidR="00494FE4" w:rsidRDefault="00494FE4" w:rsidP="00494FE4">
      <w:pPr>
        <w:pStyle w:val="Heading3"/>
      </w:pPr>
      <w:bookmarkStart w:id="1469" w:name="_Toc448227570"/>
      <w:r>
        <w:t>March 9 / Phamenoth 13: Return of St. Macarius the Great and St. Macarius of Alexandria from Exile</w:t>
      </w:r>
      <w:bookmarkEnd w:id="1469"/>
    </w:p>
    <w:p w14:paraId="450613FB" w14:textId="211D2B23"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44A4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44A4C">
        <w:rPr>
          <w:noProof/>
        </w:rPr>
        <w:t>780</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44A4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44A4C">
        <w:rPr>
          <w:noProof/>
        </w:rPr>
        <w:t>800</w:t>
      </w:r>
      <w:r w:rsidR="002409EF">
        <w:fldChar w:fldCharType="end"/>
      </w:r>
      <w:r>
        <w:t>.</w:t>
      </w:r>
    </w:p>
    <w:p w14:paraId="15396FC9" w14:textId="77777777" w:rsidR="007F571C" w:rsidRDefault="007F571C" w:rsidP="007F571C">
      <w:pPr>
        <w:pStyle w:val="Heading3"/>
      </w:pPr>
      <w:bookmarkStart w:id="1470" w:name="_Toc448227571"/>
      <w:r>
        <w:t>March 15 / Phamenoth 19: Martyrdom of St. Aristobulus the Apostle</w:t>
      </w:r>
      <w:bookmarkEnd w:id="1470"/>
    </w:p>
    <w:p w14:paraId="57821F33" w14:textId="6B1E567F" w:rsidR="00191A26" w:rsidRDefault="00191A26" w:rsidP="00191A26">
      <w:pPr>
        <w:pStyle w:val="Rubric"/>
      </w:pPr>
      <w:bookmarkStart w:id="1471" w:name="_Toc410196213"/>
      <w:bookmarkStart w:id="1472" w:name="_Toc410196455"/>
      <w:bookmarkStart w:id="1473" w:name="_Toc410196957"/>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5F3D5AC" w14:textId="77777777" w:rsidR="005329C1" w:rsidRDefault="005329C1" w:rsidP="005329C1">
      <w:pPr>
        <w:pStyle w:val="Heading3"/>
      </w:pPr>
      <w:bookmarkStart w:id="1474" w:name="_Toc448227572"/>
      <w:r>
        <w:t>March 17 / Phamenoth 21: Commemoration of the Theotokos</w:t>
      </w:r>
      <w:bookmarkEnd w:id="1474"/>
    </w:p>
    <w:p w14:paraId="665901C5" w14:textId="02E3A31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7FA5DE0B" w14:textId="77777777" w:rsidR="00C30529" w:rsidRDefault="00C30529" w:rsidP="00C30529">
      <w:pPr>
        <w:pStyle w:val="Heading3"/>
      </w:pPr>
      <w:bookmarkStart w:id="1475" w:name="_Ref434563557"/>
      <w:bookmarkStart w:id="1476" w:name="_Toc448227573"/>
      <w:r>
        <w:t>March 23 / Phamenoth 27: St. Macarius the Great</w:t>
      </w:r>
      <w:bookmarkEnd w:id="1475"/>
      <w:bookmarkEnd w:id="1476"/>
    </w:p>
    <w:p w14:paraId="19445963" w14:textId="77777777" w:rsidR="003E7329" w:rsidRDefault="003E7329" w:rsidP="003E7329">
      <w:pPr>
        <w:pStyle w:val="Heading4"/>
      </w:pPr>
      <w:bookmarkStart w:id="1477" w:name="_Ref434490507"/>
      <w:r>
        <w:t>The Doxology of St. Macarius the Great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1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1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84" w:name="_Ref434490525"/>
      <w:r>
        <w:t>Another Doxology of St. Macarius the Great</w:t>
      </w:r>
      <w:bookmarkEnd w:id="1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85" w:name="_Ref434490542"/>
      <w:r>
        <w:t>Another</w:t>
      </w:r>
      <w:r w:rsidR="00C30529">
        <w:t xml:space="preserve"> Doxology</w:t>
      </w:r>
      <w:r>
        <w:t xml:space="preserve"> of St. Macarius the Great</w:t>
      </w:r>
      <w:r>
        <w:rPr>
          <w:rStyle w:val="FootnoteReference"/>
        </w:rPr>
        <w:footnoteReference w:id="913"/>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86" w:name="_Toc448227574"/>
      <w:r>
        <w:t xml:space="preserve">March 25 / Phamenoth 29: </w:t>
      </w:r>
      <w:r w:rsidR="00495F1A">
        <w:t>Annunciation</w:t>
      </w:r>
      <w:bookmarkEnd w:id="1471"/>
      <w:bookmarkEnd w:id="1472"/>
      <w:bookmarkEnd w:id="1473"/>
      <w:bookmarkEnd w:id="1486"/>
    </w:p>
    <w:p w14:paraId="6F91E2E0" w14:textId="77777777" w:rsidR="00C30529" w:rsidRDefault="00C30529" w:rsidP="00C30529">
      <w:pPr>
        <w:pStyle w:val="Heading4"/>
      </w:pPr>
      <w:bookmarkStart w:id="1487" w:name="_Ref434477856"/>
      <w:r>
        <w:t>The Doxology</w:t>
      </w:r>
      <w:r w:rsidR="00E21EA3">
        <w:t xml:space="preserve"> for the Annunciation</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88" w:name="_Ref434475566"/>
      <w:bookmarkStart w:id="1489" w:name="_Toc410196214"/>
      <w:bookmarkStart w:id="1490" w:name="_Toc410196456"/>
      <w:bookmarkStart w:id="1491" w:name="_Toc410196958"/>
      <w:r>
        <w:t>The Psali Adam</w:t>
      </w:r>
      <w:r w:rsidR="006C1B94">
        <w:t xml:space="preserve"> for Annunciation</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92"/>
            <w:r>
              <w:t>Head</w:t>
            </w:r>
            <w:commentRangeEnd w:id="1492"/>
            <w:r>
              <w:rPr>
                <w:rStyle w:val="CommentReference"/>
              </w:rPr>
              <w:commentReference w:id="1492"/>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93" w:name="_Ref434475591"/>
      <w:r>
        <w:t>The Psali Batos</w:t>
      </w:r>
      <w:r w:rsidR="006C1B94">
        <w:t xml:space="preserve"> for Annunciation</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94"/>
            <w:r>
              <w:t>ruler</w:t>
            </w:r>
            <w:commentRangeEnd w:id="1494"/>
            <w:r>
              <w:rPr>
                <w:rStyle w:val="CommentReference"/>
              </w:rPr>
              <w:commentReference w:id="1494"/>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1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495"/>
            <w:r>
              <w:t xml:space="preserve">peoples </w:t>
            </w:r>
            <w:commentRangeEnd w:id="1495"/>
            <w:r>
              <w:rPr>
                <w:rStyle w:val="CommentReference"/>
              </w:rPr>
              <w:commentReference w:id="1495"/>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96"/>
            <w:r>
              <w:t>burned</w:t>
            </w:r>
            <w:commentRangeEnd w:id="1496"/>
            <w:r>
              <w:rPr>
                <w:rStyle w:val="CommentReference"/>
              </w:rPr>
              <w:commentReference w:id="1496"/>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97"/>
            <w:r>
              <w:t>Servant</w:t>
            </w:r>
            <w:commentRangeEnd w:id="1497"/>
            <w:r>
              <w:rPr>
                <w:rStyle w:val="CommentReference"/>
              </w:rPr>
              <w:commentReference w:id="1497"/>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98"/>
            <w:r>
              <w:t xml:space="preserve">Ⲫⲱⲕ </w:t>
            </w:r>
            <w:commentRangeEnd w:id="1498"/>
            <w:r>
              <w:rPr>
                <w:rStyle w:val="CommentReference"/>
                <w:rFonts w:ascii="Times New Roman" w:hAnsi="Times New Roman"/>
              </w:rPr>
              <w:commentReference w:id="1498"/>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99" w:name="_Ref434562998"/>
      <w:bookmarkStart w:id="1500" w:name="_Toc448227575"/>
      <w:r>
        <w:t xml:space="preserve">March 26 / Phamenoth 30: </w:t>
      </w:r>
      <w:r w:rsidR="00D31016">
        <w:t>Arch</w:t>
      </w:r>
      <w:r>
        <w:t>angel Gabriel</w:t>
      </w:r>
      <w:bookmarkEnd w:id="1499"/>
      <w:bookmarkEnd w:id="1500"/>
    </w:p>
    <w:p w14:paraId="79F33061" w14:textId="23662D2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44A4C">
        <w:rPr>
          <w:noProof/>
        </w:rPr>
        <w:t>663</w:t>
      </w:r>
      <w:r w:rsidR="002409EF">
        <w:fldChar w:fldCharType="end"/>
      </w:r>
      <w:r>
        <w:t xml:space="preserve">, </w:t>
      </w:r>
      <w:r w:rsidR="002409EF">
        <w:fldChar w:fldCharType="begin"/>
      </w:r>
      <w:r w:rsidR="002409EF">
        <w:instrText xml:space="preserve"> REF _Ref434487984 \h </w:instrText>
      </w:r>
      <w:r w:rsidR="002409EF">
        <w:fldChar w:fldCharType="separate"/>
      </w:r>
      <w:r w:rsidR="00044A4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44A4C">
        <w:rPr>
          <w:noProof/>
        </w:rPr>
        <w:t>636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44A4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44A4C">
        <w:rPr>
          <w:noProof/>
        </w:rPr>
        <w:t>831</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01" w:name="_Toc448227576"/>
      <w:r>
        <w:t xml:space="preserve">March 28 / Pharamuthi 2: Martyrdom of St. James </w:t>
      </w:r>
      <w:r w:rsidR="008762FF">
        <w:t xml:space="preserve">the son of </w:t>
      </w:r>
      <w:r w:rsidR="002E495E">
        <w:t>Zebedee</w:t>
      </w:r>
      <w:r>
        <w:t>, the Apostles</w:t>
      </w:r>
      <w:bookmarkEnd w:id="1501"/>
    </w:p>
    <w:p w14:paraId="2200D664" w14:textId="4149B0D9"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02" w:name="_Toc448696652"/>
      <w:bookmarkStart w:id="1503" w:name="April"/>
      <w:bookmarkEnd w:id="1460"/>
      <w:r>
        <w:t>April</w:t>
      </w:r>
      <w:bookmarkEnd w:id="1489"/>
      <w:bookmarkEnd w:id="1490"/>
      <w:bookmarkEnd w:id="149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02"/>
    </w:p>
    <w:sdt>
      <w:sdtPr>
        <w:id w:val="637921212"/>
        <w:docPartObj>
          <w:docPartGallery w:val="Table of Contents"/>
          <w:docPartUnique/>
        </w:docPartObj>
      </w:sdtPr>
      <w:sdtEndPr>
        <w:rPr>
          <w:b/>
          <w:bCs/>
          <w:noProof/>
        </w:rPr>
      </w:sdtEndPr>
      <w:sdtContent>
        <w:p w14:paraId="26EC470B" w14:textId="2E0DE8E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44A4C">
              <w:rPr>
                <w:noProof/>
                <w:webHidden/>
              </w:rPr>
              <w:t>795</w:t>
            </w:r>
            <w:r w:rsidR="00E35F1F">
              <w:rPr>
                <w:noProof/>
                <w:webHidden/>
              </w:rPr>
              <w:fldChar w:fldCharType="end"/>
            </w:r>
          </w:hyperlink>
        </w:p>
        <w:p w14:paraId="516E2DC3" w14:textId="300E4AFD" w:rsidR="00E35F1F" w:rsidRDefault="007356BF">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0ADE7799" w14:textId="014D009C" w:rsidR="00E35F1F" w:rsidRDefault="007356BF">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139ECF53" w14:textId="310AE26F" w:rsidR="00E35F1F" w:rsidRDefault="007356BF">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4E84531B" w14:textId="7E27AD64" w:rsidR="00E35F1F" w:rsidRDefault="007356BF">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4575163D" w14:textId="084CD058" w:rsidR="00E35F1F" w:rsidRDefault="007356BF">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37E2FD6C" w14:textId="33C65D38" w:rsidR="00E35F1F" w:rsidRDefault="007356BF">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1A20FB38" w14:textId="12DAE51B" w:rsidR="00E35F1F" w:rsidRDefault="007356BF">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7E5244CB" w14:textId="329AF97E" w:rsidR="00E35F1F" w:rsidRDefault="007356BF">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35261B74" w14:textId="14E7ABA1" w:rsidR="00E35F1F" w:rsidRDefault="007356BF">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11F806C9" w14:textId="76FD3FEB" w:rsidR="00E35F1F" w:rsidRDefault="007356BF">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73291818" w14:textId="05D1B1B1" w:rsidR="00E35F1F" w:rsidRDefault="007356BF">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04" w:name="_Toc448227577"/>
      <w:r>
        <w:t>April 1 / Pharamuthi 6</w:t>
      </w:r>
      <w:r w:rsidR="006E4762">
        <w:t xml:space="preserve">: </w:t>
      </w:r>
      <w:r>
        <w:t>Saint Mary of Egypt</w:t>
      </w:r>
      <w:bookmarkEnd w:id="1504"/>
    </w:p>
    <w:p w14:paraId="70D0F650" w14:textId="77777777" w:rsidR="00254945" w:rsidRDefault="00254945" w:rsidP="00254945">
      <w:pPr>
        <w:pStyle w:val="Heading4"/>
      </w:pPr>
      <w:bookmarkStart w:id="1505" w:name="_Ref434491512"/>
      <w:r>
        <w:t>The Doxology</w:t>
      </w:r>
      <w:r w:rsidR="00810F04">
        <w:t xml:space="preserve"> for St. Mary of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06" w:name="_Toc448227578"/>
      <w:r>
        <w:t>April 7 / Pharamuthi 12: Commemoration of Archangel Michael</w:t>
      </w:r>
      <w:bookmarkEnd w:id="1506"/>
    </w:p>
    <w:p w14:paraId="456231B0" w14:textId="1739302F"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3190F8B" w14:textId="77777777" w:rsidR="00072324" w:rsidRDefault="00072324" w:rsidP="00072324">
      <w:pPr>
        <w:pStyle w:val="Heading3"/>
      </w:pPr>
      <w:bookmarkStart w:id="1507" w:name="_Toc448227579"/>
      <w:r>
        <w:t>April 10 / Pharamuthi 15: Consecrating of the Church of St. Agabus the Apostle</w:t>
      </w:r>
      <w:bookmarkEnd w:id="1507"/>
    </w:p>
    <w:p w14:paraId="537622D5" w14:textId="44FFD072"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76232F53" w14:textId="77777777" w:rsidR="00072324" w:rsidRDefault="00072324" w:rsidP="00072324">
      <w:pPr>
        <w:pStyle w:val="Heading3"/>
      </w:pPr>
      <w:bookmarkStart w:id="1508" w:name="_Toc448227580"/>
      <w:r>
        <w:t xml:space="preserve">April 12 / Pharamuthi 17: Martyrdom of St. </w:t>
      </w:r>
      <w:commentRangeStart w:id="1509"/>
      <w:r>
        <w:t xml:space="preserve">James </w:t>
      </w:r>
      <w:commentRangeEnd w:id="1509"/>
      <w:r>
        <w:rPr>
          <w:rStyle w:val="CommentReference"/>
          <w:rFonts w:eastAsiaTheme="minorHAnsi" w:cstheme="minorBidi"/>
          <w:b w:val="0"/>
          <w:bCs w:val="0"/>
        </w:rPr>
        <w:commentReference w:id="1509"/>
      </w:r>
      <w:r>
        <w:t xml:space="preserve">the brother of </w:t>
      </w:r>
      <w:r w:rsidR="002E495E">
        <w:t>the Lord the bishop of Jerusalem</w:t>
      </w:r>
      <w:bookmarkEnd w:id="1508"/>
    </w:p>
    <w:p w14:paraId="3EDB7D36" w14:textId="5746BD06"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55F566A" w14:textId="77777777" w:rsidR="005329C1" w:rsidRDefault="005329C1" w:rsidP="005329C1">
      <w:pPr>
        <w:pStyle w:val="Heading3"/>
      </w:pPr>
      <w:bookmarkStart w:id="1510" w:name="_Toc448227581"/>
      <w:r>
        <w:t>April 16 / Pharamuthi 21: Commemoration of the Theotokos</w:t>
      </w:r>
      <w:bookmarkEnd w:id="1510"/>
    </w:p>
    <w:p w14:paraId="3582D329" w14:textId="1E09AB6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76EB9DA3" w14:textId="77777777" w:rsidR="00AF6D10" w:rsidRDefault="00AF6D10" w:rsidP="00AF6D10">
      <w:pPr>
        <w:pStyle w:val="Heading3"/>
      </w:pPr>
      <w:bookmarkStart w:id="1511" w:name="_Ref434560035"/>
      <w:bookmarkStart w:id="1512" w:name="_Toc448227582"/>
      <w:r>
        <w:t>April 18 / Pharamuthi 23: Martyrdom of St. George the Prince of the Martyrs</w:t>
      </w:r>
      <w:bookmarkEnd w:id="1511"/>
      <w:bookmarkEnd w:id="1512"/>
    </w:p>
    <w:p w14:paraId="480B7CF0" w14:textId="77777777" w:rsidR="00AF6D10" w:rsidRDefault="00AF6D10" w:rsidP="00AF6D10">
      <w:pPr>
        <w:pStyle w:val="Heading4"/>
      </w:pPr>
      <w:bookmarkStart w:id="1513" w:name="_Ref434489211"/>
      <w:r>
        <w:t>Another Doxology of St. George</w:t>
      </w:r>
      <w:bookmarkEnd w:id="1513"/>
    </w:p>
    <w:p w14:paraId="7BC4CD70" w14:textId="6DAF967F"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44A4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44A4C">
        <w:rPr>
          <w:noProof/>
        </w:rPr>
        <w:t>572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14" w:name="_Toc448227583"/>
      <w:r>
        <w:t>April 24 / Pharamuthi 29: Commemoration of the Annunciation, Nativity, and Resurrection on the 29</w:t>
      </w:r>
      <w:r w:rsidRPr="00C0205C">
        <w:rPr>
          <w:vertAlign w:val="superscript"/>
        </w:rPr>
        <w:t>th</w:t>
      </w:r>
      <w:r>
        <w:t xml:space="preserve"> of Every Month</w:t>
      </w:r>
      <w:bookmarkEnd w:id="1514"/>
    </w:p>
    <w:p w14:paraId="303C033D" w14:textId="471DF899"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955026C" w14:textId="77777777" w:rsidR="00072324" w:rsidRDefault="00072324" w:rsidP="00072324">
      <w:pPr>
        <w:pStyle w:val="Heading3"/>
      </w:pPr>
      <w:bookmarkStart w:id="1515" w:name="_Toc448227584"/>
      <w:r>
        <w:t xml:space="preserve">April 24 / Pharamuthi 29: </w:t>
      </w:r>
      <w:r w:rsidR="00B52D77">
        <w:t xml:space="preserve">Also the </w:t>
      </w:r>
      <w:r>
        <w:t>Departure of St. Erastus the Apostle</w:t>
      </w:r>
      <w:bookmarkEnd w:id="1515"/>
    </w:p>
    <w:p w14:paraId="1D4A92BF" w14:textId="206560EC"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0EC74FD" w14:textId="77777777" w:rsidR="00072324" w:rsidRDefault="00072324" w:rsidP="00072324">
      <w:pPr>
        <w:pStyle w:val="Heading3"/>
      </w:pPr>
      <w:bookmarkStart w:id="1516" w:name="_Ref434562195"/>
      <w:bookmarkStart w:id="1517" w:name="_Toc448227585"/>
      <w:r>
        <w:t>April 25 / Pharamuthi 30: Martyrdom of St. Mark the Evangelist</w:t>
      </w:r>
      <w:bookmarkEnd w:id="1516"/>
      <w:bookmarkEnd w:id="1517"/>
    </w:p>
    <w:p w14:paraId="1A50F251" w14:textId="77777777" w:rsidR="00072324" w:rsidRDefault="00B46E6E" w:rsidP="00072324">
      <w:pPr>
        <w:pStyle w:val="Heading4"/>
      </w:pPr>
      <w:bookmarkStart w:id="1518" w:name="_Ref434488936"/>
      <w:r>
        <w:t>Another</w:t>
      </w:r>
      <w:r w:rsidR="00072324">
        <w:t xml:space="preserve"> Doxology</w:t>
      </w:r>
      <w:r>
        <w:t xml:space="preserve"> of St. Mark</w:t>
      </w:r>
      <w:bookmarkEnd w:id="1518"/>
    </w:p>
    <w:p w14:paraId="2E6CD030" w14:textId="4B8AC27D"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44A4C">
        <w:t>The Doxology of St. Mark</w:t>
      </w:r>
      <w:r>
        <w:fldChar w:fldCharType="end"/>
      </w:r>
      <w:r>
        <w:t xml:space="preserve">, page </w:t>
      </w:r>
      <w:r>
        <w:fldChar w:fldCharType="begin"/>
      </w:r>
      <w:r>
        <w:instrText xml:space="preserve"> PAGEREF _Ref434488814 \h </w:instrText>
      </w:r>
      <w:r>
        <w:fldChar w:fldCharType="separate"/>
      </w:r>
      <w:r w:rsidR="00044A4C">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19" w:name="_Toc448227586"/>
      <w:r>
        <w:t>April 26 / Pashons 1: Nativity of the Theotokos</w:t>
      </w:r>
      <w:bookmarkEnd w:id="1519"/>
    </w:p>
    <w:p w14:paraId="07258AA7" w14:textId="5321356E"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644CD75" w14:textId="77777777" w:rsidR="00160DE3" w:rsidRDefault="00160DE3" w:rsidP="00160DE3">
      <w:pPr>
        <w:pStyle w:val="Heading3"/>
      </w:pPr>
      <w:bookmarkStart w:id="1520" w:name="_Toc448227587"/>
      <w:r>
        <w:t>April 28 /</w:t>
      </w:r>
      <w:r w:rsidR="00F66BB3">
        <w:t xml:space="preserve"> Pashons 3: Departure of St. Jas</w:t>
      </w:r>
      <w:r>
        <w:t>on the Disciple</w:t>
      </w:r>
      <w:bookmarkEnd w:id="1520"/>
    </w:p>
    <w:p w14:paraId="588AE276" w14:textId="7313A776" w:rsidR="00191A26" w:rsidRDefault="00191A26" w:rsidP="00191A26">
      <w:pPr>
        <w:pStyle w:val="Rubric"/>
      </w:pPr>
      <w:bookmarkStart w:id="1521" w:name="_Toc410196215"/>
      <w:bookmarkStart w:id="1522" w:name="_Toc410196457"/>
      <w:bookmarkStart w:id="1523" w:name="_Toc410196959"/>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31EA45A" w14:textId="77777777" w:rsidR="00F66BB3" w:rsidRDefault="00F66BB3" w:rsidP="00F66BB3">
      <w:pPr>
        <w:pStyle w:val="Heading3"/>
      </w:pPr>
      <w:bookmarkStart w:id="1524" w:name="_Toc448227588"/>
      <w:r>
        <w:t>April 28 / Pashons 3: Also St. Theodore</w:t>
      </w:r>
      <w:r w:rsidR="00AF6F9B">
        <w:t xml:space="preserve"> the Disciple of St. Pachom</w:t>
      </w:r>
      <w:bookmarkEnd w:id="1524"/>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25" w:name="_Toc448696653"/>
      <w:bookmarkStart w:id="1526" w:name="May"/>
      <w:bookmarkEnd w:id="1503"/>
      <w:r>
        <w:t>May</w:t>
      </w:r>
      <w:r w:rsidR="00495F1A">
        <w:t xml:space="preserve"> or </w:t>
      </w:r>
      <w:bookmarkEnd w:id="1521"/>
      <w:bookmarkEnd w:id="1522"/>
      <w:bookmarkEnd w:id="1523"/>
      <w:r w:rsidRPr="00FB5E62">
        <w:rPr>
          <w:rFonts w:ascii="FreeSerifAvvaShenouda" w:eastAsia="Arial Unicode MS" w:hAnsi="FreeSerifAvvaShenouda" w:cs="FreeSerifAvvaShenouda"/>
          <w:lang w:val="en-US"/>
        </w:rPr>
        <w:t>Ⲡⲁϣⲁⲛⲥ</w:t>
      </w:r>
      <w:bookmarkEnd w:id="1525"/>
    </w:p>
    <w:bookmarkStart w:id="1527" w:name="_Ref434563583" w:displacedByCustomXml="next"/>
    <w:bookmarkStart w:id="1528" w:name="_Toc410196960" w:displacedByCustomXml="next"/>
    <w:bookmarkStart w:id="1529" w:name="_Toc410196458" w:displacedByCustomXml="next"/>
    <w:bookmarkStart w:id="1530" w:name="_Toc410196216" w:displacedByCustomXml="next"/>
    <w:sdt>
      <w:sdtPr>
        <w:id w:val="-252591667"/>
        <w:docPartObj>
          <w:docPartGallery w:val="Table of Contents"/>
          <w:docPartUnique/>
        </w:docPartObj>
      </w:sdtPr>
      <w:sdtEndPr>
        <w:rPr>
          <w:b/>
          <w:bCs/>
          <w:noProof/>
        </w:rPr>
      </w:sdtEndPr>
      <w:sdtContent>
        <w:p w14:paraId="0F4F800F" w14:textId="74FFE34A"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44A4C">
              <w:rPr>
                <w:noProof/>
                <w:webHidden/>
              </w:rPr>
              <w:t>801</w:t>
            </w:r>
            <w:r w:rsidR="00E35F1F">
              <w:rPr>
                <w:noProof/>
                <w:webHidden/>
              </w:rPr>
              <w:fldChar w:fldCharType="end"/>
            </w:r>
          </w:hyperlink>
        </w:p>
        <w:p w14:paraId="77F0867A" w14:textId="2828716E" w:rsidR="00E35F1F" w:rsidRDefault="007356BF">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44A4C">
              <w:rPr>
                <w:noProof/>
                <w:webHidden/>
              </w:rPr>
              <w:t>801</w:t>
            </w:r>
            <w:r w:rsidR="00E35F1F">
              <w:rPr>
                <w:noProof/>
                <w:webHidden/>
              </w:rPr>
              <w:fldChar w:fldCharType="end"/>
            </w:r>
          </w:hyperlink>
        </w:p>
        <w:p w14:paraId="6163FE04" w14:textId="01574762" w:rsidR="00E35F1F" w:rsidRDefault="007356BF">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5414B77E" w14:textId="78C67C88" w:rsidR="00E35F1F" w:rsidRDefault="007356BF">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39D04706" w14:textId="4D5CAC50" w:rsidR="00E35F1F" w:rsidRDefault="007356BF">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06417A63" w14:textId="22F9D416" w:rsidR="00E35F1F" w:rsidRDefault="007356BF">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1900ED34" w14:textId="68422CE9" w:rsidR="00E35F1F" w:rsidRDefault="007356BF">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44A4C">
              <w:rPr>
                <w:noProof/>
                <w:webHidden/>
              </w:rPr>
              <w:t>805</w:t>
            </w:r>
            <w:r w:rsidR="00E35F1F">
              <w:rPr>
                <w:noProof/>
                <w:webHidden/>
              </w:rPr>
              <w:fldChar w:fldCharType="end"/>
            </w:r>
          </w:hyperlink>
        </w:p>
        <w:p w14:paraId="53989112" w14:textId="22D323BB" w:rsidR="00E35F1F" w:rsidRDefault="007356BF">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1F024DB0" w14:textId="5BF5270E" w:rsidR="00E35F1F" w:rsidRDefault="007356BF">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366B0CDD" w14:textId="72499956" w:rsidR="00E35F1F" w:rsidRDefault="007356BF">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43D94F67" w14:textId="00F321D3" w:rsidR="00E35F1F" w:rsidRDefault="007356BF">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02C80973" w14:textId="6B5D1960" w:rsidR="00E35F1F" w:rsidRDefault="007356BF">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44A4C">
              <w:rPr>
                <w:noProof/>
                <w:webHidden/>
              </w:rPr>
              <w:t>816</w:t>
            </w:r>
            <w:r w:rsidR="00E35F1F">
              <w:rPr>
                <w:noProof/>
                <w:webHidden/>
              </w:rPr>
              <w:fldChar w:fldCharType="end"/>
            </w:r>
          </w:hyperlink>
        </w:p>
        <w:p w14:paraId="4F1F2AE3" w14:textId="30A3372C" w:rsidR="00E35F1F" w:rsidRDefault="007356BF">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44A4C">
              <w:rPr>
                <w:noProof/>
                <w:webHidden/>
              </w:rPr>
              <w:t>817</w:t>
            </w:r>
            <w:r w:rsidR="00E35F1F">
              <w:rPr>
                <w:noProof/>
                <w:webHidden/>
              </w:rPr>
              <w:fldChar w:fldCharType="end"/>
            </w:r>
          </w:hyperlink>
        </w:p>
        <w:p w14:paraId="79BD2373" w14:textId="0DB52177" w:rsidR="00E35F1F" w:rsidRDefault="007356BF">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44A4C">
              <w:rPr>
                <w:noProof/>
                <w:webHidden/>
              </w:rPr>
              <w:t>817</w:t>
            </w:r>
            <w:r w:rsidR="00E35F1F">
              <w:rPr>
                <w:noProof/>
                <w:webHidden/>
              </w:rPr>
              <w:fldChar w:fldCharType="end"/>
            </w:r>
          </w:hyperlink>
        </w:p>
        <w:p w14:paraId="6805F394" w14:textId="18CF9042" w:rsidR="00E35F1F" w:rsidRDefault="007356BF">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44A4C">
              <w:rPr>
                <w:noProof/>
                <w:webHidden/>
              </w:rPr>
              <w:t>818</w:t>
            </w:r>
            <w:r w:rsidR="00E35F1F">
              <w:rPr>
                <w:noProof/>
                <w:webHidden/>
              </w:rPr>
              <w:fldChar w:fldCharType="end"/>
            </w:r>
          </w:hyperlink>
        </w:p>
        <w:p w14:paraId="475E57E5" w14:textId="76C58AA2" w:rsidR="00E35F1F" w:rsidRDefault="007356BF">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44A4C">
              <w:rPr>
                <w:noProof/>
                <w:webHidden/>
              </w:rPr>
              <w:t>819</w:t>
            </w:r>
            <w:r w:rsidR="00E35F1F">
              <w:rPr>
                <w:noProof/>
                <w:webHidden/>
              </w:rPr>
              <w:fldChar w:fldCharType="end"/>
            </w:r>
          </w:hyperlink>
        </w:p>
        <w:p w14:paraId="095ED1F3" w14:textId="0F780051" w:rsidR="00E35F1F" w:rsidRDefault="007356BF">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15A8FE05" w14:textId="61CC3B18" w:rsidR="00E35F1F" w:rsidRDefault="007356BF">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0F25B5C6" w14:textId="7A8BB31B" w:rsidR="00E35F1F" w:rsidRDefault="007356BF">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34BB29FF" w14:textId="5D08CC6D" w:rsidR="00E35F1F" w:rsidRDefault="007356BF">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0B46F6E7" w14:textId="09976975" w:rsidR="00E35F1F" w:rsidRDefault="007356BF">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44A4C">
              <w:rPr>
                <w:noProof/>
                <w:webHidden/>
              </w:rPr>
              <w:t>822</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31" w:name="_Ref436250616"/>
      <w:bookmarkStart w:id="1532" w:name="_Toc448227589"/>
      <w:r>
        <w:t>May 1 / Pashons 6: St. Macarius of Alexandria, the Presbyter</w:t>
      </w:r>
      <w:bookmarkEnd w:id="1527"/>
      <w:bookmarkEnd w:id="1531"/>
      <w:bookmarkEnd w:id="1532"/>
    </w:p>
    <w:p w14:paraId="65054283" w14:textId="77777777" w:rsidR="00137929" w:rsidRDefault="00137929" w:rsidP="00137929">
      <w:pPr>
        <w:pStyle w:val="Heading4"/>
      </w:pPr>
      <w:bookmarkStart w:id="1533" w:name="_Ref434490596"/>
      <w:r>
        <w:t>The Doxology</w:t>
      </w:r>
      <w:r w:rsidR="00B46E6E">
        <w:t xml:space="preserve"> for St. Macarius of Alexandria, the Presbyter</w:t>
      </w:r>
      <w:bookmarkEnd w:id="1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34" w:name="_Ref434560539"/>
      <w:bookmarkStart w:id="1535" w:name="_Toc448227590"/>
      <w:r>
        <w:t>May 2 / Pashons 7: St. Athanasius the Apostolic</w:t>
      </w:r>
      <w:bookmarkEnd w:id="1534"/>
      <w:bookmarkEnd w:id="1535"/>
    </w:p>
    <w:p w14:paraId="5C918841" w14:textId="77777777" w:rsidR="00EE657B" w:rsidRDefault="00EE657B" w:rsidP="00EE657B">
      <w:pPr>
        <w:pStyle w:val="Heading4"/>
      </w:pPr>
      <w:bookmarkStart w:id="1536" w:name="_Ref434492183"/>
      <w:r>
        <w:t>The Doxology</w:t>
      </w:r>
      <w:r w:rsidR="00B82753">
        <w:t xml:space="preserve"> for St. Athanasius the Apostolic</w:t>
      </w:r>
      <w:bookmarkEnd w:id="1536"/>
    </w:p>
    <w:p w14:paraId="56250E5D" w14:textId="28290323"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44A4C">
        <w:t>The Doxology of St. Athanasius the Apostolic</w:t>
      </w:r>
      <w:r>
        <w:fldChar w:fldCharType="end"/>
      </w:r>
      <w:r>
        <w:t xml:space="preserve">, page </w:t>
      </w:r>
      <w:r>
        <w:fldChar w:fldCharType="begin"/>
      </w:r>
      <w:r>
        <w:instrText xml:space="preserve"> PAGEREF _Ref434492161 \h </w:instrText>
      </w:r>
      <w:r>
        <w:fldChar w:fldCharType="separate"/>
      </w:r>
      <w:r w:rsidR="00044A4C">
        <w:rPr>
          <w:noProof/>
        </w:rPr>
        <w:t>582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37" w:name="_Ref434492196"/>
      <w:r>
        <w:t>Another</w:t>
      </w:r>
      <w:r w:rsidR="0047441D">
        <w:t xml:space="preserve"> Doxology</w:t>
      </w:r>
      <w:r>
        <w:t xml:space="preserve"> for St. Athanasius the Apostolic</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15"/>
            </w:r>
            <w:r>
              <w:t>;</w:t>
            </w:r>
          </w:p>
          <w:p w14:paraId="38DFDD79" w14:textId="77777777" w:rsidR="0047441D" w:rsidRDefault="0047441D" w:rsidP="0047441D">
            <w:pPr>
              <w:pStyle w:val="EngHang"/>
            </w:pPr>
            <w:r>
              <w:t>He sent them “the Father of Peace</w:t>
            </w:r>
            <w:r>
              <w:rPr>
                <w:rStyle w:val="FootnoteReference"/>
              </w:rPr>
              <w:footnoteReference w:id="91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38" w:name="_Toc448227591"/>
      <w:r>
        <w:t>May 7 / Pashons 12: Commemoration of Archangel Michael</w:t>
      </w:r>
      <w:bookmarkEnd w:id="1538"/>
    </w:p>
    <w:p w14:paraId="0F7BBC47" w14:textId="42D28124"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8F2AB5D" w14:textId="77777777" w:rsidR="00B53E05" w:rsidRDefault="00B53E05" w:rsidP="00B53E05">
      <w:pPr>
        <w:pStyle w:val="Heading3"/>
      </w:pPr>
      <w:bookmarkStart w:id="1539" w:name="_Toc448227592"/>
      <w:r>
        <w:t>May 7 / Pashons 12: Also the Consecration of the Church of St. Demiana</w:t>
      </w:r>
      <w:bookmarkEnd w:id="1539"/>
    </w:p>
    <w:p w14:paraId="30A4D1C6" w14:textId="2ED7E9C2"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44A4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44A4C">
        <w:rPr>
          <w:noProof/>
        </w:rPr>
        <w:t>763</w:t>
      </w:r>
      <w:r w:rsidR="002409EF">
        <w:fldChar w:fldCharType="end"/>
      </w:r>
      <w:r>
        <w:t>.</w:t>
      </w:r>
    </w:p>
    <w:p w14:paraId="3E105B3E" w14:textId="77777777" w:rsidR="00220DFD" w:rsidRDefault="00220DFD" w:rsidP="00220DFD">
      <w:pPr>
        <w:pStyle w:val="Heading3"/>
      </w:pPr>
      <w:bookmarkStart w:id="1540" w:name="_Toc448227593"/>
      <w:r>
        <w:t>May 8 / Pashons 13 St. Junia of the Seventy Two Disciples</w:t>
      </w:r>
      <w:bookmarkEnd w:id="1540"/>
    </w:p>
    <w:p w14:paraId="148929D9" w14:textId="2D41437E"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D1738E1" w14:textId="77777777" w:rsidR="00220DFD" w:rsidRDefault="00220DFD" w:rsidP="00220DFD">
      <w:pPr>
        <w:pStyle w:val="Heading3"/>
      </w:pPr>
      <w:bookmarkStart w:id="1541" w:name="_Toc448227594"/>
      <w:r>
        <w:t xml:space="preserve">May 8 / Pashons 13 Also St. </w:t>
      </w:r>
      <w:commentRangeStart w:id="1542"/>
      <w:r>
        <w:t>Arsenius</w:t>
      </w:r>
      <w:commentRangeEnd w:id="1542"/>
      <w:r>
        <w:rPr>
          <w:rStyle w:val="CommentReference"/>
          <w:rFonts w:eastAsiaTheme="minorHAnsi" w:cstheme="minorBidi"/>
          <w:b w:val="0"/>
          <w:bCs w:val="0"/>
        </w:rPr>
        <w:commentReference w:id="1542"/>
      </w:r>
      <w:bookmarkEnd w:id="1541"/>
    </w:p>
    <w:p w14:paraId="2EEE01C8" w14:textId="77777777" w:rsidR="00220DFD" w:rsidRDefault="00220DFD" w:rsidP="00220DFD">
      <w:pPr>
        <w:pStyle w:val="Heading4"/>
      </w:pPr>
      <w:bookmarkStart w:id="1543" w:name="_Ref434490892"/>
      <w:r>
        <w:t>The Doxology</w:t>
      </w:r>
      <w:r w:rsidR="00810F04">
        <w:t xml:space="preserve"> for St. Arsenius</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44" w:name="_Toc448227595"/>
      <w:r>
        <w:t>May 9 / Pashons 14: St. Pachomius</w:t>
      </w:r>
      <w:bookmarkEnd w:id="1544"/>
    </w:p>
    <w:p w14:paraId="1731E46B" w14:textId="77777777" w:rsidR="00C30529" w:rsidRDefault="00C30529" w:rsidP="00C30529">
      <w:pPr>
        <w:pStyle w:val="Heading4"/>
      </w:pPr>
      <w:bookmarkStart w:id="1545" w:name="_Ref434491150"/>
      <w:r>
        <w:t>The Doxology</w:t>
      </w:r>
      <w:r w:rsidR="00810F04">
        <w:t xml:space="preserve"> for St. Pachomius</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46" w:name="_Toc448227596"/>
      <w:r>
        <w:t>May 11 / Pashons 16: Commemoration of St. John the Evangelist</w:t>
      </w:r>
      <w:bookmarkEnd w:id="1546"/>
    </w:p>
    <w:p w14:paraId="2ADA71D1" w14:textId="2373BA7F"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44A4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44A4C">
        <w:rPr>
          <w:noProof/>
        </w:rPr>
        <w:t>709</w:t>
      </w:r>
      <w:r w:rsidR="002409EF">
        <w:fldChar w:fldCharType="end"/>
      </w:r>
      <w:r>
        <w:t>.</w:t>
      </w:r>
    </w:p>
    <w:p w14:paraId="194D23B6" w14:textId="77777777" w:rsidR="005329C1" w:rsidRDefault="005329C1" w:rsidP="005329C1">
      <w:pPr>
        <w:pStyle w:val="Heading3"/>
      </w:pPr>
      <w:bookmarkStart w:id="1547" w:name="_Toc448227597"/>
      <w:r>
        <w:t>May 16 / Pashons 21: Commemoration of the Theotokos</w:t>
      </w:r>
      <w:bookmarkEnd w:id="1547"/>
    </w:p>
    <w:p w14:paraId="3F5FCD37" w14:textId="740800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950977D" w14:textId="77777777" w:rsidR="00160DE3" w:rsidRDefault="00160DE3" w:rsidP="00160DE3">
      <w:pPr>
        <w:pStyle w:val="Heading3"/>
      </w:pPr>
      <w:bookmarkStart w:id="1548" w:name="_Toc448227598"/>
      <w:r>
        <w:t xml:space="preserve">May 17 / Pashons 22: Departure of St. Andronicus the </w:t>
      </w:r>
      <w:r w:rsidR="00191A26">
        <w:t>Disciple</w:t>
      </w:r>
      <w:bookmarkEnd w:id="1548"/>
    </w:p>
    <w:p w14:paraId="03D06E74" w14:textId="3BB134F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E2A1C06" w14:textId="77777777" w:rsidR="00495F1A" w:rsidRDefault="00C30529" w:rsidP="00495F1A">
      <w:pPr>
        <w:pStyle w:val="Heading3"/>
      </w:pPr>
      <w:bookmarkStart w:id="1549" w:name="_Toc448227599"/>
      <w:r>
        <w:t xml:space="preserve">May 19 / Pashons 24: </w:t>
      </w:r>
      <w:r w:rsidR="00495F1A">
        <w:t>The Entrance into Egypt</w:t>
      </w:r>
      <w:bookmarkEnd w:id="1530"/>
      <w:bookmarkEnd w:id="1529"/>
      <w:bookmarkEnd w:id="1528"/>
      <w:bookmarkEnd w:id="1549"/>
    </w:p>
    <w:p w14:paraId="608201BF" w14:textId="77777777" w:rsidR="00C30529" w:rsidRDefault="00C30529" w:rsidP="00C30529">
      <w:pPr>
        <w:pStyle w:val="Heading4"/>
      </w:pPr>
      <w:bookmarkStart w:id="1550" w:name="_Ref434477906"/>
      <w:r>
        <w:t>The Doxology</w:t>
      </w:r>
      <w:r w:rsidR="00E21EA3">
        <w:t xml:space="preserve"> for the Entrance into Egypt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51" w:name="_Ref434476089"/>
      <w:r>
        <w:t>The Psali Adam</w:t>
      </w:r>
      <w:r w:rsidR="006C1B94">
        <w:t xml:space="preserve"> for the Entrance into Egypt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52" w:name="_Ref434476112"/>
      <w:r>
        <w:t>The Psali Batos</w:t>
      </w:r>
      <w:r w:rsidR="006C1B94">
        <w:t xml:space="preserve"> for the Entrance into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53"/>
            <w:r>
              <w:t>approached</w:t>
            </w:r>
            <w:commentRangeEnd w:id="1553"/>
            <w:r>
              <w:rPr>
                <w:rStyle w:val="CommentReference"/>
              </w:rPr>
              <w:commentReference w:id="1553"/>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54"/>
            <w:r>
              <w:t xml:space="preserve">Ⲫⲱⲕ </w:t>
            </w:r>
            <w:commentRangeEnd w:id="1554"/>
            <w:r>
              <w:rPr>
                <w:rStyle w:val="CommentReference"/>
                <w:rFonts w:ascii="Times New Roman" w:hAnsi="Times New Roman"/>
              </w:rPr>
              <w:commentReference w:id="1554"/>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55" w:name="_Toc448227600"/>
      <w:r>
        <w:t>May 19 / Pashons 24: Also, St. Pashnouni, the Monk and Martyr</w:t>
      </w:r>
      <w:bookmarkEnd w:id="1555"/>
    </w:p>
    <w:p w14:paraId="408F0E44" w14:textId="77777777" w:rsidR="00A055D8" w:rsidRDefault="00A055D8" w:rsidP="00A055D8">
      <w:pPr>
        <w:pStyle w:val="Heading4"/>
      </w:pPr>
      <w:bookmarkStart w:id="1556" w:name="_Ref434491429"/>
      <w:r>
        <w:t>The Doxology</w:t>
      </w:r>
      <w:r w:rsidR="00810F04">
        <w:t xml:space="preserve"> for St. Pashnouni</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57" w:name="_Toc448227601"/>
      <w:r>
        <w:t xml:space="preserve">May 21 / Pashons 26: </w:t>
      </w:r>
      <w:r w:rsidR="00072324">
        <w:t>Martyrdom of St. Thomas the Apostle</w:t>
      </w:r>
      <w:bookmarkEnd w:id="1557"/>
    </w:p>
    <w:p w14:paraId="574A2F34" w14:textId="37B4D5BC"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401C91D" w14:textId="77777777" w:rsidR="007A6E4F" w:rsidRDefault="007A6E4F" w:rsidP="00160DE3">
      <w:pPr>
        <w:pStyle w:val="Heading3"/>
      </w:pPr>
      <w:bookmarkStart w:id="1558" w:name="_Toc448227602"/>
      <w:r>
        <w:t>May 22 / Pashons 27: St. Thomas the Anchorite</w:t>
      </w:r>
      <w:bookmarkEnd w:id="1558"/>
    </w:p>
    <w:p w14:paraId="638D349A" w14:textId="77777777" w:rsidR="007A6E4F" w:rsidRDefault="007A6E4F" w:rsidP="007A6E4F">
      <w:pPr>
        <w:pStyle w:val="Heading4"/>
      </w:pPr>
      <w:bookmarkStart w:id="1559" w:name="_Ref434490403"/>
      <w:r>
        <w:t>The Doxology</w:t>
      </w:r>
      <w:r w:rsidR="00B46E6E">
        <w:t xml:space="preserve"> for St. Thomas the Anchorite</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0"/>
            <w:r>
              <w:t>Like amber</w:t>
            </w:r>
          </w:p>
          <w:p w14:paraId="2CE5E879" w14:textId="77777777" w:rsidR="007A6E4F" w:rsidRDefault="007A6E4F" w:rsidP="007A6E4F">
            <w:pPr>
              <w:pStyle w:val="EngHangEnd"/>
            </w:pPr>
            <w:r>
              <w:t>Spreading in paradise.</w:t>
            </w:r>
            <w:commentRangeEnd w:id="1560"/>
            <w:r>
              <w:rPr>
                <w:rStyle w:val="CommentReference"/>
                <w:rFonts w:ascii="Times New Roman" w:eastAsiaTheme="minorHAnsi" w:hAnsi="Times New Roman" w:cstheme="minorBidi"/>
                <w:color w:val="auto"/>
              </w:rPr>
              <w:commentReference w:id="1560"/>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61" w:name="_Toc448227603"/>
      <w:r>
        <w:t>May 24 (25) / Pashons 29: Commemoration of the Annunciation, Nativity, and Resurrection on the 29</w:t>
      </w:r>
      <w:r w:rsidRPr="00C0205C">
        <w:rPr>
          <w:vertAlign w:val="superscript"/>
        </w:rPr>
        <w:t>th</w:t>
      </w:r>
      <w:r>
        <w:t xml:space="preserve"> of Every Month</w:t>
      </w:r>
      <w:bookmarkEnd w:id="1561"/>
    </w:p>
    <w:p w14:paraId="328345A0" w14:textId="1F416A88"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35949E7" w14:textId="702B32CB" w:rsidR="00D552F6" w:rsidRDefault="00D552F6" w:rsidP="00D552F6">
      <w:pPr>
        <w:pStyle w:val="Heading3"/>
      </w:pPr>
      <w:bookmarkStart w:id="1562" w:name="_Toc448227604"/>
      <w:r>
        <w:t xml:space="preserve">May 24 (25) / Pashons 29: Also St. </w:t>
      </w:r>
      <w:r w:rsidR="00F525F0">
        <w:t>Simeon</w:t>
      </w:r>
      <w:r>
        <w:t xml:space="preserve"> the Stylite</w:t>
      </w:r>
      <w:bookmarkEnd w:id="1562"/>
    </w:p>
    <w:p w14:paraId="6BC6625E" w14:textId="07CBC558" w:rsidR="00F525F0" w:rsidRPr="00F525F0" w:rsidRDefault="00F525F0" w:rsidP="00F525F0">
      <w:pPr>
        <w:pStyle w:val="Heading4"/>
      </w:pPr>
      <w:bookmarkStart w:id="1563" w:name="_Ref439328220"/>
      <w:r>
        <w:t>The Doxology for St. Simeon the Stylite</w:t>
      </w:r>
      <w:r w:rsidR="00BD2B3F">
        <w:rPr>
          <w:rStyle w:val="FootnoteReference"/>
        </w:rPr>
        <w:footnoteReference w:id="917"/>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64" w:name="_Toc448227605"/>
      <w:r>
        <w:t>May 25 / Pashons 30: Departure of St. Fournous the Disciple</w:t>
      </w:r>
      <w:bookmarkEnd w:id="1564"/>
    </w:p>
    <w:p w14:paraId="78E47792" w14:textId="33D81D8E"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FCC02EA" w14:textId="77777777" w:rsidR="00F26510" w:rsidRDefault="00F26510" w:rsidP="00F26510">
      <w:pPr>
        <w:pStyle w:val="Heading3"/>
      </w:pPr>
      <w:bookmarkStart w:id="1565" w:name="_Toc448227606"/>
      <w:r>
        <w:t>May 27 / Paoni 2: St. Commemoration of the Appearance of the Bodies of St. John the Baptist and Elisha the Prophet</w:t>
      </w:r>
      <w:bookmarkEnd w:id="1565"/>
    </w:p>
    <w:p w14:paraId="0098B3FD" w14:textId="0442AC93" w:rsidR="00191A26" w:rsidRDefault="00191A26" w:rsidP="00191A26">
      <w:pPr>
        <w:pStyle w:val="Rubric"/>
      </w:pPr>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7D3D9074" w14:textId="77777777" w:rsidR="00601ED3" w:rsidRDefault="00601ED3" w:rsidP="00601ED3">
      <w:pPr>
        <w:pStyle w:val="Heading3"/>
      </w:pPr>
      <w:bookmarkStart w:id="1566" w:name="_Toc448227607"/>
      <w:r>
        <w:t>May 28 / Paoni 3: Consecration of St. George’s Church</w:t>
      </w:r>
      <w:bookmarkEnd w:id="1566"/>
    </w:p>
    <w:p w14:paraId="3DDB9E0A" w14:textId="709541D9"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44A4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44A4C">
        <w:rPr>
          <w:noProof/>
        </w:rPr>
        <w:t>796</w:t>
      </w:r>
      <w:r w:rsidR="002409EF">
        <w:fldChar w:fldCharType="end"/>
      </w:r>
      <w:r>
        <w:t>.</w:t>
      </w:r>
    </w:p>
    <w:p w14:paraId="2D4ABA3A" w14:textId="77777777" w:rsidR="00C30529" w:rsidRDefault="00C30529" w:rsidP="00C30529">
      <w:pPr>
        <w:pStyle w:val="Heading3"/>
      </w:pPr>
      <w:bookmarkStart w:id="1567" w:name="_Toc448227608"/>
      <w:r>
        <w:t xml:space="preserve">May 28 / Paoni 3: </w:t>
      </w:r>
      <w:r w:rsidR="00601ED3">
        <w:t xml:space="preserve">Also </w:t>
      </w:r>
      <w:r>
        <w:t>St. Abraam of Fayyoum</w:t>
      </w:r>
      <w:bookmarkEnd w:id="1567"/>
    </w:p>
    <w:p w14:paraId="26D71FAF" w14:textId="77777777" w:rsidR="00C30529" w:rsidRDefault="00C30529" w:rsidP="00C30529">
      <w:pPr>
        <w:pStyle w:val="Heading4"/>
      </w:pPr>
      <w:bookmarkStart w:id="1568" w:name="_Ref434492469"/>
      <w:r>
        <w:t>The Doxology</w:t>
      </w:r>
      <w:r w:rsidR="00B82753">
        <w:t xml:space="preserve"> for St. Abraam of Fayyoum</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18"/>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72" w:name="_Toc448227609"/>
      <w:r>
        <w:t>May 30 / Paoni 5: Consecration of the Church of St. Victor</w:t>
      </w:r>
      <w:bookmarkEnd w:id="1572"/>
    </w:p>
    <w:p w14:paraId="311B6702" w14:textId="5D6DB3F3"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44A4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44A4C">
        <w:rPr>
          <w:noProof/>
        </w:rPr>
        <w:t>664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73" w:name="_Toc410196217"/>
      <w:bookmarkStart w:id="1574" w:name="_Toc410196459"/>
      <w:bookmarkStart w:id="1575" w:name="_Toc410196961"/>
      <w:bookmarkStart w:id="1576" w:name="_Toc448696654"/>
      <w:bookmarkStart w:id="1577" w:name="June"/>
      <w:bookmarkEnd w:id="1526"/>
      <w:r>
        <w:t>June</w:t>
      </w:r>
      <w:bookmarkEnd w:id="1573"/>
      <w:bookmarkEnd w:id="1574"/>
      <w:bookmarkEnd w:id="1575"/>
      <w:r w:rsidR="00C30529">
        <w:t xml:space="preserve"> or </w:t>
      </w:r>
      <w:r w:rsidR="00C30529">
        <w:rPr>
          <w:rFonts w:ascii="FreeSerifAvvaShenouda" w:hAnsi="FreeSerifAvvaShenouda" w:cs="FreeSerifAvvaShenouda"/>
        </w:rPr>
        <w:t>Ⲡⲁⲱⲛⲉ</w:t>
      </w:r>
      <w:bookmarkEnd w:id="1576"/>
    </w:p>
    <w:sdt>
      <w:sdtPr>
        <w:id w:val="-1182355935"/>
        <w:docPartObj>
          <w:docPartGallery w:val="Table of Contents"/>
          <w:docPartUnique/>
        </w:docPartObj>
      </w:sdtPr>
      <w:sdtEndPr>
        <w:rPr>
          <w:b/>
          <w:bCs/>
          <w:noProof/>
        </w:rPr>
      </w:sdtEndPr>
      <w:sdtContent>
        <w:p w14:paraId="188AD747" w14:textId="30CAB5E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44A4C">
              <w:rPr>
                <w:noProof/>
                <w:webHidden/>
              </w:rPr>
              <w:t>824</w:t>
            </w:r>
            <w:r w:rsidR="00E35F1F">
              <w:rPr>
                <w:noProof/>
                <w:webHidden/>
              </w:rPr>
              <w:fldChar w:fldCharType="end"/>
            </w:r>
          </w:hyperlink>
        </w:p>
        <w:p w14:paraId="21716B4D" w14:textId="100DC941" w:rsidR="00E35F1F" w:rsidRDefault="007356BF">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44A4C">
              <w:rPr>
                <w:noProof/>
                <w:webHidden/>
              </w:rPr>
              <w:t>831</w:t>
            </w:r>
            <w:r w:rsidR="00E35F1F">
              <w:rPr>
                <w:noProof/>
                <w:webHidden/>
              </w:rPr>
              <w:fldChar w:fldCharType="end"/>
            </w:r>
          </w:hyperlink>
        </w:p>
        <w:p w14:paraId="172E3EC5" w14:textId="06F8993D" w:rsidR="00E35F1F" w:rsidRDefault="007356BF">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44A4C">
              <w:rPr>
                <w:noProof/>
                <w:webHidden/>
              </w:rPr>
              <w:t>831</w:t>
            </w:r>
            <w:r w:rsidR="00E35F1F">
              <w:rPr>
                <w:noProof/>
                <w:webHidden/>
              </w:rPr>
              <w:fldChar w:fldCharType="end"/>
            </w:r>
          </w:hyperlink>
        </w:p>
        <w:p w14:paraId="642ABE37" w14:textId="57578F94" w:rsidR="00E35F1F" w:rsidRDefault="007356BF">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44A4C">
              <w:rPr>
                <w:noProof/>
                <w:webHidden/>
              </w:rPr>
              <w:t>832</w:t>
            </w:r>
            <w:r w:rsidR="00E35F1F">
              <w:rPr>
                <w:noProof/>
                <w:webHidden/>
              </w:rPr>
              <w:fldChar w:fldCharType="end"/>
            </w:r>
          </w:hyperlink>
        </w:p>
        <w:p w14:paraId="56D03C17" w14:textId="143C9258" w:rsidR="00E35F1F" w:rsidRDefault="007356BF">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44A4C">
              <w:rPr>
                <w:noProof/>
                <w:webHidden/>
              </w:rPr>
              <w:t>833</w:t>
            </w:r>
            <w:r w:rsidR="00E35F1F">
              <w:rPr>
                <w:noProof/>
                <w:webHidden/>
              </w:rPr>
              <w:fldChar w:fldCharType="end"/>
            </w:r>
          </w:hyperlink>
        </w:p>
        <w:p w14:paraId="0D9E1EB7" w14:textId="56676AE0" w:rsidR="00E35F1F" w:rsidRDefault="007356BF">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44A4C">
              <w:rPr>
                <w:noProof/>
                <w:webHidden/>
              </w:rPr>
              <w:t>833</w:t>
            </w:r>
            <w:r w:rsidR="00E35F1F">
              <w:rPr>
                <w:noProof/>
                <w:webHidden/>
              </w:rPr>
              <w:fldChar w:fldCharType="end"/>
            </w:r>
          </w:hyperlink>
        </w:p>
        <w:p w14:paraId="060D1C97" w14:textId="27700FD3" w:rsidR="00E35F1F" w:rsidRDefault="007356BF">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44A4C">
              <w:rPr>
                <w:noProof/>
                <w:webHidden/>
              </w:rPr>
              <w:t>834</w:t>
            </w:r>
            <w:r w:rsidR="00E35F1F">
              <w:rPr>
                <w:noProof/>
                <w:webHidden/>
              </w:rPr>
              <w:fldChar w:fldCharType="end"/>
            </w:r>
          </w:hyperlink>
        </w:p>
        <w:p w14:paraId="400E729F" w14:textId="737CFC9A" w:rsidR="00E35F1F" w:rsidRDefault="007356BF">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05500639" w14:textId="495F2309" w:rsidR="00E35F1F" w:rsidRDefault="007356BF">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6A0B5E9E" w14:textId="7ED6B70A" w:rsidR="00E35F1F" w:rsidRDefault="007356BF">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5139D027" w14:textId="3C91032E" w:rsidR="00E35F1F" w:rsidRDefault="007356BF">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44A4C">
              <w:rPr>
                <w:noProof/>
                <w:webHidden/>
              </w:rPr>
              <w:t>837</w:t>
            </w:r>
            <w:r w:rsidR="00E35F1F">
              <w:rPr>
                <w:noProof/>
                <w:webHidden/>
              </w:rPr>
              <w:fldChar w:fldCharType="end"/>
            </w:r>
          </w:hyperlink>
        </w:p>
        <w:p w14:paraId="31F35291" w14:textId="38AB7E5F" w:rsidR="00E35F1F" w:rsidRDefault="007356BF">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44A4C">
              <w:rPr>
                <w:noProof/>
                <w:webHidden/>
              </w:rPr>
              <w:t>837</w:t>
            </w:r>
            <w:r w:rsidR="00E35F1F">
              <w:rPr>
                <w:noProof/>
                <w:webHidden/>
              </w:rPr>
              <w:fldChar w:fldCharType="end"/>
            </w:r>
          </w:hyperlink>
        </w:p>
        <w:p w14:paraId="5EB35BD1" w14:textId="14182EEF" w:rsidR="00E35F1F" w:rsidRDefault="007356BF">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21D64448" w14:textId="22A7091F" w:rsidR="00E35F1F" w:rsidRDefault="007356BF">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34065274" w14:textId="42A45E12" w:rsidR="00E35F1F" w:rsidRDefault="007356BF">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7195ECE0" w14:textId="0EC8F039" w:rsidR="00E35F1F" w:rsidRDefault="007356BF">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1FAD4B2F" w14:textId="1CCE9FF1" w:rsidR="00E35F1F" w:rsidRDefault="007356BF">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5629FCA6" w14:textId="051D25D7" w:rsidR="00E35F1F" w:rsidRDefault="007356BF">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23CE5D73" w14:textId="4883D20F" w:rsidR="00E35F1F" w:rsidRDefault="007356BF">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3EE3C2E5" w14:textId="1DFED21B" w:rsidR="00E35F1F" w:rsidRDefault="007356BF">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44A4C">
              <w:rPr>
                <w:noProof/>
                <w:webHidden/>
              </w:rPr>
              <w:t>849</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78" w:name="_Toc448227610"/>
      <w:r>
        <w:t>The Apostles' Fast</w:t>
      </w:r>
      <w:bookmarkEnd w:id="1578"/>
    </w:p>
    <w:p w14:paraId="06362FF7" w14:textId="77777777" w:rsidR="00654C55" w:rsidRDefault="00654C55" w:rsidP="00654C55">
      <w:pPr>
        <w:pStyle w:val="Heading4"/>
      </w:pPr>
      <w:bookmarkStart w:id="1579" w:name="_Ref434476183"/>
      <w:r>
        <w:t>The Psali Adam</w:t>
      </w:r>
      <w:r w:rsidR="006C1B94">
        <w:t xml:space="preserve"> for the Apostles’ Fast</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0" w:name="_Ref434476204"/>
      <w:r>
        <w:t>The Psali Batos</w:t>
      </w:r>
      <w:r w:rsidR="006C1B94">
        <w:t xml:space="preserve"> for the Apostles’ Fast</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81"/>
            <w:r>
              <w:t xml:space="preserve">the </w:t>
            </w:r>
            <w:commentRangeEnd w:id="1581"/>
            <w:r>
              <w:rPr>
                <w:rStyle w:val="CommentReference"/>
              </w:rPr>
              <w:commentReference w:id="158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82" w:name="_Toc448227611"/>
      <w:r>
        <w:t>June 6 / Paoni 12: Commemoration of Archangel Michael</w:t>
      </w:r>
      <w:bookmarkEnd w:id="1582"/>
    </w:p>
    <w:p w14:paraId="1BB435AB" w14:textId="0E70687B"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B7BA1A2" w14:textId="77777777" w:rsidR="00595AF3" w:rsidRDefault="00595AF3" w:rsidP="00595AF3">
      <w:pPr>
        <w:pStyle w:val="Heading3"/>
      </w:pPr>
      <w:bookmarkStart w:id="1583" w:name="_Toc448227612"/>
      <w:r>
        <w:t>June 7 / Paoni 13: Archangel Gabriel</w:t>
      </w:r>
      <w:r w:rsidR="00D31016">
        <w:t>, the Evangelist of Daniel</w:t>
      </w:r>
      <w:bookmarkEnd w:id="1583"/>
    </w:p>
    <w:p w14:paraId="00F4ACC1" w14:textId="77777777" w:rsidR="00595AF3" w:rsidRPr="00980D99" w:rsidRDefault="00595AF3" w:rsidP="00595AF3">
      <w:pPr>
        <w:pStyle w:val="Heading4"/>
      </w:pPr>
      <w:bookmarkStart w:id="1584" w:name="_Ref434488149"/>
      <w:r>
        <w:t>The Doxology</w:t>
      </w:r>
      <w:r w:rsidR="00B46E6E">
        <w:t xml:space="preserve"> for Archangel Gabriel, the Evangelist of Daniel</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19"/>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20"/>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21"/>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85" w:name="_Ref434564551"/>
      <w:bookmarkStart w:id="1586" w:name="_Toc448227613"/>
      <w:r>
        <w:t>June 8 / Paoni 14: Sts. Apakir and John</w:t>
      </w:r>
      <w:bookmarkEnd w:id="1585"/>
      <w:bookmarkEnd w:id="1586"/>
    </w:p>
    <w:p w14:paraId="25CBD4EF" w14:textId="77777777" w:rsidR="006A0D7C" w:rsidRPr="00980D99" w:rsidRDefault="006A0D7C" w:rsidP="006A0D7C">
      <w:pPr>
        <w:pStyle w:val="Heading4"/>
      </w:pPr>
      <w:bookmarkStart w:id="1587" w:name="_Ref434489722"/>
      <w:r>
        <w:t>The Doxology</w:t>
      </w:r>
      <w:r w:rsidR="00B46E6E">
        <w:t xml:space="preserve"> for Sts. Apakir and John</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88" w:name="_Toc448227614"/>
      <w:r>
        <w:rPr>
          <w:lang w:val="en-US"/>
        </w:rPr>
        <w:t>June 9 / Paoni 15: Handing over of St. Mark's Relics</w:t>
      </w:r>
      <w:bookmarkEnd w:id="1588"/>
    </w:p>
    <w:p w14:paraId="12A16B61" w14:textId="77777777" w:rsidR="00980D99" w:rsidRDefault="00980D99" w:rsidP="00980D99">
      <w:pPr>
        <w:pStyle w:val="Heading3"/>
        <w:rPr>
          <w:lang w:val="en-US"/>
        </w:rPr>
      </w:pPr>
      <w:bookmarkStart w:id="1589" w:name="_Toc448227615"/>
      <w:r>
        <w:rPr>
          <w:lang w:val="en-US"/>
        </w:rPr>
        <w:t>June 11 / Paoni 17: Return of St. Mark's Relics</w:t>
      </w:r>
      <w:bookmarkEnd w:id="1589"/>
    </w:p>
    <w:p w14:paraId="55A12BE6" w14:textId="397EC4D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44A4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44A4C">
        <w:rPr>
          <w:noProof/>
          <w:lang w:val="en-US"/>
        </w:rPr>
        <w:t>798</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0" w:name="_Toc448227616"/>
      <w:r>
        <w:rPr>
          <w:lang w:val="en-US"/>
        </w:rPr>
        <w:t>June 13 / Paoni 19: Martyrdom of St. George of Zahim</w:t>
      </w:r>
      <w:bookmarkEnd w:id="1590"/>
    </w:p>
    <w:p w14:paraId="4EBBC2F1" w14:textId="77777777" w:rsidR="006D27E4" w:rsidRPr="00980D99" w:rsidRDefault="006D27E4" w:rsidP="006D27E4">
      <w:pPr>
        <w:pStyle w:val="Heading4"/>
      </w:pPr>
      <w:bookmarkStart w:id="1591" w:name="_Ref434489925"/>
      <w:r>
        <w:t>The Doxology</w:t>
      </w:r>
      <w:r w:rsidR="00B46E6E">
        <w:t xml:space="preserve"> for St. George of Zahim</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22"/>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92" w:name="_Toc448227617"/>
      <w:r>
        <w:t>June 15 / Paoni 21: Commemoration of the Theotokos</w:t>
      </w:r>
      <w:bookmarkEnd w:id="1592"/>
    </w:p>
    <w:p w14:paraId="0444D004" w14:textId="45C84032"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EECE7CB" w14:textId="77777777" w:rsidR="00027E5B" w:rsidRDefault="00027E5B" w:rsidP="00027E5B">
      <w:pPr>
        <w:pStyle w:val="Heading3"/>
      </w:pPr>
      <w:bookmarkStart w:id="1593" w:name="_Toc448227618"/>
      <w:r>
        <w:t>June 16 / Paoni 22: Consecration of a Church of St. Cosmas and Damian, Their Brothers and Their Mother</w:t>
      </w:r>
      <w:bookmarkEnd w:id="1593"/>
    </w:p>
    <w:p w14:paraId="41853561" w14:textId="52E76A2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44A4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44A4C">
        <w:rPr>
          <w:noProof/>
        </w:rPr>
        <w:t>641</w:t>
      </w:r>
      <w:r w:rsidR="002409EF">
        <w:fldChar w:fldCharType="end"/>
      </w:r>
      <w:r>
        <w:t>.</w:t>
      </w:r>
    </w:p>
    <w:p w14:paraId="2E5DB3E3" w14:textId="77777777" w:rsidR="00980D99" w:rsidRDefault="00980D99" w:rsidP="00980D99">
      <w:pPr>
        <w:pStyle w:val="Heading3"/>
        <w:rPr>
          <w:lang w:val="en-US"/>
        </w:rPr>
      </w:pPr>
      <w:bookmarkStart w:id="1594" w:name="_Toc448227619"/>
      <w:r>
        <w:rPr>
          <w:lang w:val="en-US"/>
        </w:rPr>
        <w:t xml:space="preserve">June 18 / Paoni 24: </w:t>
      </w:r>
      <w:r w:rsidR="001B4E41">
        <w:rPr>
          <w:lang w:val="en-US"/>
        </w:rPr>
        <w:t xml:space="preserve">The Strong </w:t>
      </w:r>
      <w:r>
        <w:rPr>
          <w:lang w:val="en-US"/>
        </w:rPr>
        <w:t>St. Moses</w:t>
      </w:r>
      <w:bookmarkEnd w:id="1594"/>
    </w:p>
    <w:p w14:paraId="5BCAE9A6" w14:textId="77777777" w:rsidR="00980D99" w:rsidRDefault="00980D99" w:rsidP="00980D99">
      <w:pPr>
        <w:pStyle w:val="Heading4"/>
        <w:rPr>
          <w:lang w:val="en-US"/>
        </w:rPr>
      </w:pPr>
      <w:bookmarkStart w:id="1595" w:name="_Ref434491006"/>
      <w:r>
        <w:rPr>
          <w:lang w:val="en-US"/>
        </w:rPr>
        <w:t>The Doxology</w:t>
      </w:r>
      <w:r w:rsidR="00810F04">
        <w:rPr>
          <w:lang w:val="en-US"/>
        </w:rPr>
        <w:t xml:space="preserve"> for the Strong St. Moses</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23"/>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24"/>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25"/>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06" w:name="_Toc448227620"/>
      <w:r>
        <w:rPr>
          <w:lang w:val="en-US"/>
        </w:rPr>
        <w:t>June 19 / Paoni 25: Martyrdom of St</w:t>
      </w:r>
      <w:r w:rsidR="00191A26">
        <w:rPr>
          <w:lang w:val="en-US"/>
        </w:rPr>
        <w:t>. Jude the Disciple and Epistle-</w:t>
      </w:r>
      <w:r>
        <w:rPr>
          <w:lang w:val="en-US"/>
        </w:rPr>
        <w:t>Writer</w:t>
      </w:r>
      <w:bookmarkEnd w:id="1606"/>
    </w:p>
    <w:p w14:paraId="3C380312" w14:textId="3B0D704F"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BDA9DC2" w14:textId="77777777" w:rsidR="00980D99" w:rsidRDefault="00980D99" w:rsidP="00980D99">
      <w:pPr>
        <w:pStyle w:val="Heading3"/>
      </w:pPr>
      <w:bookmarkStart w:id="1607" w:name="_Toc448227621"/>
      <w:r>
        <w:t xml:space="preserve">June 20 / Paoni 26: </w:t>
      </w:r>
      <w:r w:rsidR="00237D47">
        <w:t xml:space="preserve">Consecration of the Church of </w:t>
      </w:r>
      <w:r>
        <w:t>Archangel Gabriel</w:t>
      </w:r>
      <w:bookmarkEnd w:id="1607"/>
    </w:p>
    <w:p w14:paraId="1CE2FB9D" w14:textId="409DB96A" w:rsidR="00980D99" w:rsidRPr="00980D99" w:rsidRDefault="00237D47" w:rsidP="00D31016">
      <w:pPr>
        <w:pStyle w:val="Rubric"/>
      </w:pPr>
      <w:r>
        <w:t xml:space="preserve">See </w:t>
      </w:r>
      <w:r>
        <w:fldChar w:fldCharType="begin"/>
      </w:r>
      <w:r>
        <w:instrText xml:space="preserve"> REF _Ref434562998 \h </w:instrText>
      </w:r>
      <w:r>
        <w:fldChar w:fldCharType="separate"/>
      </w:r>
      <w:r w:rsidR="00044A4C">
        <w:t>March 26 / Phamenoth 30: Archangel Gabriel</w:t>
      </w:r>
      <w:r>
        <w:fldChar w:fldCharType="end"/>
      </w:r>
      <w:r>
        <w:t xml:space="preserve">, page </w:t>
      </w:r>
      <w:r>
        <w:fldChar w:fldCharType="begin"/>
      </w:r>
      <w:r>
        <w:instrText xml:space="preserve"> PAGEREF _Ref434562998 \h </w:instrText>
      </w:r>
      <w:r>
        <w:fldChar w:fldCharType="separate"/>
      </w:r>
      <w:r w:rsidR="00044A4C">
        <w:rPr>
          <w:noProof/>
        </w:rPr>
        <w:t>793</w:t>
      </w:r>
      <w:r>
        <w:fldChar w:fldCharType="end"/>
      </w:r>
      <w:r>
        <w:t>.</w:t>
      </w:r>
    </w:p>
    <w:p w14:paraId="4ADB6B3C" w14:textId="77777777" w:rsidR="00072324" w:rsidRDefault="00072324" w:rsidP="00072324">
      <w:pPr>
        <w:pStyle w:val="Heading3"/>
        <w:rPr>
          <w:lang w:val="en-US"/>
        </w:rPr>
      </w:pPr>
      <w:bookmarkStart w:id="1608" w:name="_Toc448227622"/>
      <w:r>
        <w:rPr>
          <w:lang w:val="en-US"/>
        </w:rPr>
        <w:t>June 21 / Paoni 27: Martyrdom of St. Ananias the Apostle</w:t>
      </w:r>
      <w:bookmarkEnd w:id="1608"/>
    </w:p>
    <w:p w14:paraId="5EADB549" w14:textId="4D39E49F"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9109F37" w14:textId="77777777" w:rsidR="00B52D77" w:rsidRDefault="00B52D77" w:rsidP="00B52D77">
      <w:pPr>
        <w:pStyle w:val="Heading3"/>
      </w:pPr>
      <w:bookmarkStart w:id="1609" w:name="_Toc448227623"/>
      <w:r>
        <w:t>June 23 / Paoni 29: Commemoration of the Annunciation, Nativity, and Resurrection on the 29</w:t>
      </w:r>
      <w:r w:rsidRPr="00C0205C">
        <w:rPr>
          <w:vertAlign w:val="superscript"/>
        </w:rPr>
        <w:t>th</w:t>
      </w:r>
      <w:r>
        <w:t xml:space="preserve"> of Every Month</w:t>
      </w:r>
      <w:bookmarkEnd w:id="1609"/>
    </w:p>
    <w:p w14:paraId="1DB8D7D3" w14:textId="77A47485"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573C8122" w14:textId="77777777" w:rsidR="00980D99" w:rsidRDefault="00980D99" w:rsidP="00980D99">
      <w:pPr>
        <w:pStyle w:val="Heading3"/>
        <w:rPr>
          <w:lang w:val="en-US"/>
        </w:rPr>
      </w:pPr>
      <w:bookmarkStart w:id="1610" w:name="_Toc448227624"/>
      <w:r>
        <w:rPr>
          <w:lang w:val="en-US"/>
        </w:rPr>
        <w:t>June 24 / Paoni 30: The Nativity of St. John the Baptist</w:t>
      </w:r>
      <w:bookmarkEnd w:id="1610"/>
    </w:p>
    <w:p w14:paraId="4732DA21" w14:textId="39FE5F24" w:rsidR="00191A26" w:rsidRDefault="00191A26" w:rsidP="00191A26">
      <w:pPr>
        <w:pStyle w:val="Rubric"/>
      </w:pPr>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04E70998" w14:textId="77777777" w:rsidR="005B716A" w:rsidRDefault="005B716A" w:rsidP="005B716A">
      <w:pPr>
        <w:pStyle w:val="Heading3"/>
      </w:pPr>
      <w:bookmarkStart w:id="1611" w:name="_Toc448227625"/>
      <w:r>
        <w:t>June 26 / Epip 2: Departure of St. Thaddaeus the Apostle</w:t>
      </w:r>
      <w:bookmarkEnd w:id="1611"/>
    </w:p>
    <w:p w14:paraId="2E67CB62" w14:textId="6CE85F94"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EF24D29" w14:textId="77777777" w:rsidR="00980D99" w:rsidRDefault="00980D99" w:rsidP="00980D99">
      <w:pPr>
        <w:pStyle w:val="Heading3"/>
      </w:pPr>
      <w:bookmarkStart w:id="1612" w:name="_Toc448227626"/>
      <w:r>
        <w:t>June 27 / Epip 3: St. Cyril of Alexandria</w:t>
      </w:r>
      <w:bookmarkEnd w:id="161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13" w:name="_Toc448227627"/>
      <w:r>
        <w:t>June 28 / Epip 4: Sts. Apakir and John</w:t>
      </w:r>
      <w:bookmarkEnd w:id="1613"/>
    </w:p>
    <w:p w14:paraId="4A6BAA95" w14:textId="32F0E5C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44A4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44A4C">
        <w:rPr>
          <w:noProof/>
        </w:rPr>
        <w:t>832</w:t>
      </w:r>
      <w:r w:rsidR="00237D47">
        <w:fldChar w:fldCharType="end"/>
      </w:r>
      <w:r>
        <w:t>.</w:t>
      </w:r>
    </w:p>
    <w:p w14:paraId="1F7BEA33" w14:textId="77777777" w:rsidR="00980D99" w:rsidRDefault="00980D99" w:rsidP="00980D99">
      <w:pPr>
        <w:pStyle w:val="Heading3"/>
        <w:rPr>
          <w:lang w:val="en-US"/>
        </w:rPr>
      </w:pPr>
      <w:bookmarkStart w:id="1614"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14"/>
    </w:p>
    <w:p w14:paraId="6FD478B9" w14:textId="77777777" w:rsidR="004C7F73" w:rsidRDefault="004C7F73" w:rsidP="004C7F73">
      <w:pPr>
        <w:pStyle w:val="Heading4"/>
      </w:pPr>
      <w:bookmarkStart w:id="1615" w:name="_Ref434477973"/>
      <w:r>
        <w:t>The Doxology of Sts. Peter and Paul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16"/>
            <w:r>
              <w:t>Are the working husbandmen</w:t>
            </w:r>
            <w:commentRangeEnd w:id="1616"/>
            <w:r>
              <w:rPr>
                <w:rStyle w:val="CommentReference"/>
                <w:rFonts w:ascii="Times New Roman" w:eastAsiaTheme="minorHAnsi" w:hAnsi="Times New Roman" w:cstheme="minorBidi"/>
                <w:color w:val="auto"/>
              </w:rPr>
              <w:commentReference w:id="161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17"/>
            <w:r>
              <w:t xml:space="preserve">With </w:t>
            </w:r>
            <w:commentRangeEnd w:id="1617"/>
            <w:r>
              <w:rPr>
                <w:rStyle w:val="CommentReference"/>
                <w:rFonts w:ascii="Times New Roman" w:eastAsiaTheme="minorHAnsi" w:hAnsi="Times New Roman" w:cstheme="minorBidi"/>
                <w:color w:val="auto"/>
              </w:rPr>
              <w:commentReference w:id="161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18"/>
            <w:commentRangeStart w:id="1619"/>
            <w:r>
              <w:t xml:space="preserve">sound </w:t>
            </w:r>
            <w:commentRangeEnd w:id="1618"/>
            <w:r>
              <w:rPr>
                <w:rStyle w:val="CommentReference"/>
                <w:rFonts w:ascii="Times New Roman" w:eastAsiaTheme="minorHAnsi" w:hAnsi="Times New Roman" w:cstheme="minorBidi"/>
                <w:color w:val="auto"/>
              </w:rPr>
              <w:commentReference w:id="1618"/>
            </w:r>
            <w:commentRangeEnd w:id="1619"/>
            <w:r>
              <w:rPr>
                <w:rStyle w:val="CommentReference"/>
                <w:rFonts w:ascii="Times New Roman" w:eastAsiaTheme="minorHAnsi" w:hAnsi="Times New Roman" w:cstheme="minorBidi"/>
                <w:color w:val="auto"/>
              </w:rPr>
              <w:commentReference w:id="161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0" w:name="_Ref434488724"/>
      <w:r>
        <w:t>The Doxology of St. Paul</w:t>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2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22"/>
            <w:r>
              <w:t xml:space="preserve">To </w:t>
            </w:r>
            <w:commentRangeEnd w:id="1622"/>
            <w:r>
              <w:rPr>
                <w:rStyle w:val="CommentReference"/>
                <w:rFonts w:ascii="Times New Roman" w:eastAsiaTheme="minorHAnsi" w:hAnsi="Times New Roman" w:cstheme="minorBidi"/>
                <w:color w:val="auto"/>
              </w:rPr>
              <w:commentReference w:id="1622"/>
            </w:r>
            <w:r>
              <w:t xml:space="preserve">all the </w:t>
            </w:r>
            <w:commentRangeStart w:id="1623"/>
            <w:r>
              <w:t>Gentiles</w:t>
            </w:r>
            <w:commentRangeEnd w:id="1623"/>
            <w:r>
              <w:rPr>
                <w:rStyle w:val="CommentReference"/>
                <w:rFonts w:ascii="Times New Roman" w:eastAsiaTheme="minorHAnsi" w:hAnsi="Times New Roman" w:cstheme="minorBidi"/>
                <w:color w:val="auto"/>
              </w:rPr>
              <w:commentReference w:id="162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24"/>
            <w:r>
              <w:t>To be completely filled</w:t>
            </w:r>
          </w:p>
          <w:p w14:paraId="68A85021" w14:textId="77777777" w:rsidR="00306181" w:rsidRDefault="00306181" w:rsidP="00306181">
            <w:pPr>
              <w:pStyle w:val="EngHangEnd"/>
            </w:pPr>
            <w:r>
              <w:t>With God in love.</w:t>
            </w:r>
            <w:commentRangeEnd w:id="1624"/>
            <w:r>
              <w:rPr>
                <w:rStyle w:val="CommentReference"/>
                <w:rFonts w:ascii="Times New Roman" w:eastAsiaTheme="minorHAnsi" w:hAnsi="Times New Roman" w:cstheme="minorBidi"/>
                <w:color w:val="auto"/>
              </w:rPr>
              <w:commentReference w:id="162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25" w:name="_Ref434476236"/>
      <w:r>
        <w:t>The Psali Adam</w:t>
      </w:r>
      <w:r w:rsidR="006C1B94">
        <w:t xml:space="preserve"> for the Apostles’ Feast</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26" w:name="_Ref434476261"/>
      <w:r>
        <w:t>The Psali Batos</w:t>
      </w:r>
      <w:r w:rsidR="006C1B94">
        <w:t xml:space="preserve"> for the Apostles’ Feast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27" w:name="_Toc448227629"/>
      <w:r>
        <w:rPr>
          <w:lang w:val="en-US"/>
        </w:rPr>
        <w:t>June 30 / Epip 6: Martyrdom of St. Aoulimpas the Apostle</w:t>
      </w:r>
      <w:bookmarkEnd w:id="1627"/>
    </w:p>
    <w:p w14:paraId="0DEE2976" w14:textId="6AAD197D"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28" w:name="_Toc410196218"/>
      <w:bookmarkStart w:id="1629" w:name="_Toc410196460"/>
      <w:bookmarkStart w:id="1630" w:name="_Toc410196962"/>
      <w:bookmarkStart w:id="1631" w:name="_Toc448696655"/>
      <w:bookmarkStart w:id="1632" w:name="July"/>
      <w:bookmarkEnd w:id="1577"/>
      <w:r>
        <w:t>July</w:t>
      </w:r>
      <w:bookmarkEnd w:id="1628"/>
      <w:bookmarkEnd w:id="1629"/>
      <w:bookmarkEnd w:id="1630"/>
      <w:r w:rsidR="00980D99">
        <w:t xml:space="preserve"> or </w:t>
      </w:r>
      <w:r w:rsidR="00980D99">
        <w:rPr>
          <w:rFonts w:ascii="FreeSerifAvvaShenouda" w:hAnsi="FreeSerifAvvaShenouda" w:cs="FreeSerifAvvaShenouda"/>
        </w:rPr>
        <w:t>Ⲉⲡⲏⲡ</w:t>
      </w:r>
      <w:bookmarkEnd w:id="1631"/>
    </w:p>
    <w:bookmarkStart w:id="1633" w:name="_Ref434562742" w:displacedByCustomXml="next"/>
    <w:bookmarkStart w:id="1634" w:name="_Toc410196965" w:displacedByCustomXml="next"/>
    <w:bookmarkStart w:id="1635" w:name="_Toc410196463" w:displacedByCustomXml="next"/>
    <w:bookmarkStart w:id="1636" w:name="_Toc410196221" w:displacedByCustomXml="next"/>
    <w:sdt>
      <w:sdtPr>
        <w:id w:val="233667495"/>
        <w:docPartObj>
          <w:docPartGallery w:val="Table of Contents"/>
          <w:docPartUnique/>
        </w:docPartObj>
      </w:sdtPr>
      <w:sdtEndPr>
        <w:rPr>
          <w:b/>
          <w:bCs/>
          <w:noProof/>
        </w:rPr>
      </w:sdtEndPr>
      <w:sdtContent>
        <w:p w14:paraId="0AB48595" w14:textId="5B419CF4"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44A4C">
              <w:rPr>
                <w:noProof/>
                <w:webHidden/>
              </w:rPr>
              <w:t>851</w:t>
            </w:r>
            <w:r w:rsidR="00E35F1F">
              <w:rPr>
                <w:noProof/>
                <w:webHidden/>
              </w:rPr>
              <w:fldChar w:fldCharType="end"/>
            </w:r>
          </w:hyperlink>
        </w:p>
        <w:p w14:paraId="4A7559BA" w14:textId="4EB764C0" w:rsidR="00E35F1F" w:rsidRDefault="007356BF">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44A4C">
              <w:rPr>
                <w:noProof/>
                <w:webHidden/>
              </w:rPr>
              <w:t>853</w:t>
            </w:r>
            <w:r w:rsidR="00E35F1F">
              <w:rPr>
                <w:noProof/>
                <w:webHidden/>
              </w:rPr>
              <w:fldChar w:fldCharType="end"/>
            </w:r>
          </w:hyperlink>
        </w:p>
        <w:p w14:paraId="1300220B" w14:textId="740FCC26" w:rsidR="00E35F1F" w:rsidRDefault="007356BF">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44A4C">
              <w:rPr>
                <w:noProof/>
                <w:webHidden/>
              </w:rPr>
              <w:t>853</w:t>
            </w:r>
            <w:r w:rsidR="00E35F1F">
              <w:rPr>
                <w:noProof/>
                <w:webHidden/>
              </w:rPr>
              <w:fldChar w:fldCharType="end"/>
            </w:r>
          </w:hyperlink>
        </w:p>
        <w:p w14:paraId="0726C1F0" w14:textId="322D982B" w:rsidR="00E35F1F" w:rsidRDefault="007356BF">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74EAC1AB" w14:textId="443BC391" w:rsidR="00E35F1F" w:rsidRDefault="007356BF">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6D14A0C6" w14:textId="476BDA0C" w:rsidR="00E35F1F" w:rsidRDefault="007356BF">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4B68BC3F" w14:textId="76A502F2" w:rsidR="00E35F1F" w:rsidRDefault="007356BF">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0C0AA185" w14:textId="42098E3D" w:rsidR="00E35F1F" w:rsidRDefault="007356BF">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0EE31C9F" w14:textId="0D0C4D15" w:rsidR="00E35F1F" w:rsidRDefault="007356BF">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44A4C">
              <w:rPr>
                <w:noProof/>
                <w:webHidden/>
              </w:rPr>
              <w:t>857</w:t>
            </w:r>
            <w:r w:rsidR="00E35F1F">
              <w:rPr>
                <w:noProof/>
                <w:webHidden/>
              </w:rPr>
              <w:fldChar w:fldCharType="end"/>
            </w:r>
          </w:hyperlink>
        </w:p>
        <w:p w14:paraId="39CDC72B" w14:textId="13056AE7" w:rsidR="00E35F1F" w:rsidRDefault="007356BF">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44A4C">
              <w:rPr>
                <w:noProof/>
                <w:webHidden/>
              </w:rPr>
              <w:t>857</w:t>
            </w:r>
            <w:r w:rsidR="00E35F1F">
              <w:rPr>
                <w:noProof/>
                <w:webHidden/>
              </w:rPr>
              <w:fldChar w:fldCharType="end"/>
            </w:r>
          </w:hyperlink>
        </w:p>
        <w:p w14:paraId="265E9A6F" w14:textId="0741AAF1" w:rsidR="00E35F1F" w:rsidRDefault="007356BF">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44A4C">
              <w:rPr>
                <w:noProof/>
                <w:webHidden/>
              </w:rPr>
              <w:t>858</w:t>
            </w:r>
            <w:r w:rsidR="00E35F1F">
              <w:rPr>
                <w:noProof/>
                <w:webHidden/>
              </w:rPr>
              <w:fldChar w:fldCharType="end"/>
            </w:r>
          </w:hyperlink>
        </w:p>
        <w:p w14:paraId="165757B0" w14:textId="3FDD0E53" w:rsidR="00E35F1F" w:rsidRDefault="007356BF">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44A4C">
              <w:rPr>
                <w:noProof/>
                <w:webHidden/>
              </w:rPr>
              <w:t>860</w:t>
            </w:r>
            <w:r w:rsidR="00E35F1F">
              <w:rPr>
                <w:noProof/>
                <w:webHidden/>
              </w:rPr>
              <w:fldChar w:fldCharType="end"/>
            </w:r>
          </w:hyperlink>
        </w:p>
        <w:p w14:paraId="2FCBB9BB" w14:textId="7DFBE67E" w:rsidR="00E35F1F" w:rsidRDefault="007356BF">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44A4C">
              <w:rPr>
                <w:noProof/>
                <w:webHidden/>
              </w:rPr>
              <w:t>861</w:t>
            </w:r>
            <w:r w:rsidR="00E35F1F">
              <w:rPr>
                <w:noProof/>
                <w:webHidden/>
              </w:rPr>
              <w:fldChar w:fldCharType="end"/>
            </w:r>
          </w:hyperlink>
        </w:p>
        <w:p w14:paraId="35A0F6A7" w14:textId="305AC934" w:rsidR="00E35F1F" w:rsidRDefault="007356BF">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44A4C">
              <w:rPr>
                <w:noProof/>
                <w:webHidden/>
              </w:rPr>
              <w:t>861</w:t>
            </w:r>
            <w:r w:rsidR="00E35F1F">
              <w:rPr>
                <w:noProof/>
                <w:webHidden/>
              </w:rPr>
              <w:fldChar w:fldCharType="end"/>
            </w:r>
          </w:hyperlink>
        </w:p>
        <w:p w14:paraId="7B233596" w14:textId="7631A22A" w:rsidR="00E35F1F" w:rsidRDefault="007356BF">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10CBC24B" w14:textId="1B932BB0" w:rsidR="00E35F1F" w:rsidRDefault="007356BF">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73E96207" w14:textId="271901EF" w:rsidR="00E35F1F" w:rsidRDefault="007356BF">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37" w:name="_Ref436250323"/>
      <w:bookmarkStart w:id="1638" w:name="_Toc448227630"/>
      <w:r>
        <w:rPr>
          <w:rFonts w:ascii="Times New Roman" w:hAnsi="Times New Roman" w:cs="Times New Roman"/>
        </w:rPr>
        <w:t>July 1 / Epip 7: St. Shenoute</w:t>
      </w:r>
      <w:bookmarkEnd w:id="1633"/>
      <w:bookmarkEnd w:id="1637"/>
      <w:bookmarkEnd w:id="1638"/>
    </w:p>
    <w:p w14:paraId="5B5A5AD3" w14:textId="77777777" w:rsidR="00980D99" w:rsidRDefault="00980D99" w:rsidP="00980D99">
      <w:pPr>
        <w:pStyle w:val="Heading4"/>
        <w:rPr>
          <w:lang w:val="en-US"/>
        </w:rPr>
      </w:pPr>
      <w:bookmarkStart w:id="1639" w:name="_Ref434491186"/>
      <w:r>
        <w:rPr>
          <w:lang w:val="en-US"/>
        </w:rPr>
        <w:t>The Doxology</w:t>
      </w:r>
      <w:r w:rsidR="00810F04">
        <w:rPr>
          <w:lang w:val="en-US"/>
        </w:rPr>
        <w:t xml:space="preserve"> for St. Shenoute</w:t>
      </w:r>
      <w:bookmarkEnd w:id="1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26"/>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27"/>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28"/>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43" w:name="_Ref434491207"/>
      <w:r>
        <w:rPr>
          <w:lang w:val="en-US"/>
        </w:rPr>
        <w:t>A Doxology for St. Besa</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44" w:name="_Toc448227631"/>
      <w:r>
        <w:rPr>
          <w:rFonts w:ascii="Times New Roman" w:hAnsi="Times New Roman" w:cs="Times New Roman"/>
        </w:rPr>
        <w:t>July 1 / Epip 7: Also St. Ignatius</w:t>
      </w:r>
      <w:bookmarkEnd w:id="1644"/>
    </w:p>
    <w:p w14:paraId="08CD1881" w14:textId="77777777" w:rsidR="00980D99" w:rsidRDefault="00980D99" w:rsidP="00980D99">
      <w:pPr>
        <w:pStyle w:val="Heading3"/>
        <w:rPr>
          <w:lang w:val="en-US"/>
        </w:rPr>
      </w:pPr>
      <w:bookmarkStart w:id="1645" w:name="_Ref434560325"/>
      <w:bookmarkStart w:id="1646" w:name="_Toc448227632"/>
      <w:r>
        <w:rPr>
          <w:lang w:val="en-US"/>
        </w:rPr>
        <w:t>July 2 / Epip 8: St. Pishoy</w:t>
      </w:r>
      <w:bookmarkEnd w:id="1645"/>
      <w:bookmarkEnd w:id="1646"/>
    </w:p>
    <w:p w14:paraId="3F31CCDA" w14:textId="77777777" w:rsidR="00980D99" w:rsidRDefault="00980D99" w:rsidP="00980D99">
      <w:pPr>
        <w:pStyle w:val="Heading4"/>
        <w:rPr>
          <w:lang w:val="en-US"/>
        </w:rPr>
      </w:pPr>
      <w:bookmarkStart w:id="1647" w:name="_Ref434490783"/>
      <w:r>
        <w:rPr>
          <w:lang w:val="en-US"/>
        </w:rPr>
        <w:t>The Doxology</w:t>
      </w:r>
      <w:r w:rsidR="00810F04">
        <w:rPr>
          <w:lang w:val="en-US"/>
        </w:rPr>
        <w:t xml:space="preserve"> for St. Pishoy</w:t>
      </w:r>
      <w:bookmarkEnd w:id="1647"/>
    </w:p>
    <w:p w14:paraId="748CA5AD" w14:textId="1098323E"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44A4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44A4C">
        <w:rPr>
          <w:noProof/>
          <w:lang w:val="en-US"/>
        </w:rPr>
        <w:t>581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29"/>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30"/>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57" w:name="_Toc448227633"/>
      <w:r>
        <w:t>The Virgin’s Fast</w:t>
      </w:r>
      <w:bookmarkEnd w:id="1636"/>
      <w:bookmarkEnd w:id="1635"/>
      <w:bookmarkEnd w:id="1634"/>
      <w:bookmarkEnd w:id="1657"/>
    </w:p>
    <w:p w14:paraId="67B94F6A" w14:textId="77777777" w:rsidR="005B716A" w:rsidRDefault="005B716A" w:rsidP="005B716A">
      <w:pPr>
        <w:pStyle w:val="Heading3"/>
        <w:rPr>
          <w:lang w:val="en-US"/>
        </w:rPr>
      </w:pPr>
      <w:bookmarkStart w:id="1658" w:name="_Toc448227634"/>
      <w:r>
        <w:rPr>
          <w:lang w:val="en-US"/>
        </w:rPr>
        <w:t>July 3 / Epip 9: Martyrdom of</w:t>
      </w:r>
      <w:r w:rsidR="00FE0AE4">
        <w:rPr>
          <w:lang w:val="en-US"/>
        </w:rPr>
        <w:t xml:space="preserve"> </w:t>
      </w:r>
      <w:r>
        <w:rPr>
          <w:lang w:val="en-US"/>
        </w:rPr>
        <w:t>St. Simon Cleophas the Apostle</w:t>
      </w:r>
      <w:bookmarkEnd w:id="1658"/>
    </w:p>
    <w:p w14:paraId="4B2873D8" w14:textId="61D6CAD4"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9F0F33E" w14:textId="77777777" w:rsidR="00DD5136" w:rsidRDefault="00DD5136" w:rsidP="00DD5136">
      <w:pPr>
        <w:pStyle w:val="Heading3"/>
      </w:pPr>
      <w:bookmarkStart w:id="1659" w:name="_Toc448227635"/>
      <w:r>
        <w:t>July 6 / Epip 12: Commemoration of Archangel Michael</w:t>
      </w:r>
      <w:bookmarkEnd w:id="1659"/>
    </w:p>
    <w:p w14:paraId="5BB08031" w14:textId="18400DAF"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D32BC82" w14:textId="77777777" w:rsidR="005B716A" w:rsidRDefault="005B716A" w:rsidP="005B716A">
      <w:pPr>
        <w:pStyle w:val="Heading3"/>
      </w:pPr>
      <w:bookmarkStart w:id="1660" w:name="_Toc448227636"/>
      <w:r>
        <w:t>July 12 / Epip 18: Martyrdom of St. James the Apostle, the Bishop of Jerusalem</w:t>
      </w:r>
      <w:bookmarkEnd w:id="1660"/>
    </w:p>
    <w:p w14:paraId="3E767F80" w14:textId="7547E5D2"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30614C9" w14:textId="77777777" w:rsidR="009C1989" w:rsidRDefault="009C1989" w:rsidP="009C1989">
      <w:pPr>
        <w:pStyle w:val="Heading3"/>
      </w:pPr>
      <w:bookmarkStart w:id="1661" w:name="_Ref434562330"/>
      <w:bookmarkStart w:id="1662" w:name="_Toc448227637"/>
      <w:r>
        <w:t>July 14 / Epip 20: Martyrdom of St. Theodore of Shotep, the General</w:t>
      </w:r>
      <w:bookmarkEnd w:id="1661"/>
      <w:bookmarkEnd w:id="1662"/>
    </w:p>
    <w:p w14:paraId="7B584133" w14:textId="77777777" w:rsidR="009C1989" w:rsidRDefault="009C1989" w:rsidP="009C1989">
      <w:pPr>
        <w:pStyle w:val="Heading4"/>
      </w:pPr>
      <w:bookmarkStart w:id="1663" w:name="_Ref434489277"/>
      <w:r>
        <w:t>The Doxology of St. Theodore of Shotep, the General</w:t>
      </w:r>
      <w:bookmarkEnd w:id="1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64" w:name="_Ref434489296"/>
      <w:r>
        <w:t>Another Doxology of St. Theodore of Shotep, the General</w:t>
      </w:r>
      <w:bookmarkEnd w:id="1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65"/>
            <w:r>
              <w:t>struggler</w:t>
            </w:r>
            <w:commentRangeEnd w:id="1665"/>
            <w:r>
              <w:rPr>
                <w:rStyle w:val="CommentReference"/>
                <w:rFonts w:ascii="Times New Roman" w:eastAsiaTheme="minorHAnsi" w:hAnsi="Times New Roman" w:cstheme="minorBidi"/>
                <w:color w:val="auto"/>
              </w:rPr>
              <w:commentReference w:id="166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66" w:name="_Toc448227638"/>
      <w:r>
        <w:t>July 15 / Epip 21: Commemoration of the Theotokos</w:t>
      </w:r>
      <w:bookmarkEnd w:id="1666"/>
    </w:p>
    <w:p w14:paraId="09456591" w14:textId="1408187A"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6562046" w14:textId="77777777" w:rsidR="0078548F" w:rsidRDefault="0078548F" w:rsidP="0078548F">
      <w:pPr>
        <w:pStyle w:val="Heading3"/>
      </w:pPr>
      <w:bookmarkStart w:id="1667" w:name="_Ref434562663"/>
      <w:bookmarkStart w:id="1668" w:name="_Toc448227639"/>
      <w:r>
        <w:t>July 17 / Epip 23: The Martyrdom of St. Marina</w:t>
      </w:r>
      <w:bookmarkEnd w:id="1667"/>
      <w:bookmarkEnd w:id="1668"/>
    </w:p>
    <w:p w14:paraId="71210AE6" w14:textId="77777777" w:rsidR="0078548F" w:rsidRDefault="0078548F" w:rsidP="0078548F">
      <w:pPr>
        <w:pStyle w:val="Heading4"/>
      </w:pPr>
      <w:bookmarkStart w:id="1669" w:name="_Ref434490204"/>
      <w:r>
        <w:t>The Doxology</w:t>
      </w:r>
      <w:r w:rsidR="00B46E6E">
        <w:t xml:space="preserve"> for St. Marina</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0" w:name="_Toc448227640"/>
      <w:r>
        <w:t>July 18 / Epip 24: The Martyrdom of Abba Noub</w:t>
      </w:r>
      <w:bookmarkEnd w:id="1670"/>
    </w:p>
    <w:p w14:paraId="45A4C76D" w14:textId="77777777" w:rsidR="00951605" w:rsidRDefault="00951605" w:rsidP="00951605">
      <w:pPr>
        <w:pStyle w:val="Heading4"/>
      </w:pPr>
      <w:bookmarkStart w:id="1671" w:name="_Ref434489534"/>
      <w:r>
        <w:t>The Doxology</w:t>
      </w:r>
      <w:r w:rsidR="00B46E6E">
        <w:t xml:space="preserve"> for Abba Noub</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72"/>
            <w:r>
              <w:t>Abba Noub</w:t>
            </w:r>
            <w:commentRangeEnd w:id="1672"/>
            <w:r>
              <w:rPr>
                <w:rStyle w:val="CommentReference"/>
                <w:rFonts w:ascii="Times New Roman" w:eastAsiaTheme="minorHAnsi" w:hAnsi="Times New Roman" w:cstheme="minorBidi"/>
                <w:color w:val="auto"/>
              </w:rPr>
              <w:commentReference w:id="167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73"/>
            <w:r>
              <w:t xml:space="preserve">upright </w:t>
            </w:r>
            <w:commentRangeEnd w:id="1673"/>
            <w:r>
              <w:rPr>
                <w:rStyle w:val="CommentReference"/>
                <w:rFonts w:ascii="Times New Roman" w:eastAsiaTheme="minorHAnsi" w:hAnsi="Times New Roman" w:cstheme="minorBidi"/>
                <w:color w:val="auto"/>
              </w:rPr>
              <w:commentReference w:id="167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74" w:name="_Toc448227641"/>
      <w:r>
        <w:t>July 20 / Epip 26: Joseph the Carpenter</w:t>
      </w:r>
      <w:bookmarkEnd w:id="1674"/>
    </w:p>
    <w:p w14:paraId="5DE3B33E" w14:textId="77777777" w:rsidR="00BF240D" w:rsidRDefault="00BF240D" w:rsidP="00BF240D">
      <w:pPr>
        <w:pStyle w:val="Heading4"/>
      </w:pPr>
      <w:bookmarkStart w:id="1675" w:name="_Ref434488476"/>
      <w:r>
        <w:t>The Doxology</w:t>
      </w:r>
      <w:r w:rsidR="00B46E6E">
        <w:t xml:space="preserve"> for St. Joseph the Carpenter</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31"/>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76" w:name="_Toc448227642"/>
      <w:bookmarkStart w:id="1677" w:name="_Toc410196222"/>
      <w:bookmarkStart w:id="1678" w:name="_Toc410196464"/>
      <w:bookmarkStart w:id="1679" w:name="_Toc410196966"/>
      <w:r>
        <w:t>July 20 / Epip 26: Also St. Frumentius (Abune Selama), the First Bishop of Ethiopia</w:t>
      </w:r>
      <w:bookmarkEnd w:id="1676"/>
    </w:p>
    <w:p w14:paraId="5EE79286" w14:textId="55B898F3"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44A4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44A4C">
        <w:rPr>
          <w:noProof/>
        </w:rPr>
        <w:t>803</w:t>
      </w:r>
      <w:r w:rsidR="00237D47">
        <w:fldChar w:fldCharType="end"/>
      </w:r>
      <w:r>
        <w:t>.</w:t>
      </w:r>
    </w:p>
    <w:p w14:paraId="74ECF631" w14:textId="77777777" w:rsidR="00C325FC" w:rsidRDefault="00C325FC" w:rsidP="005B716A">
      <w:pPr>
        <w:pStyle w:val="Heading3"/>
      </w:pPr>
      <w:bookmarkStart w:id="1680" w:name="_Toc448227643"/>
      <w:r>
        <w:t>July 22 / Epip 28: Departure of St. Mary Magdalene</w:t>
      </w:r>
      <w:bookmarkEnd w:id="1680"/>
    </w:p>
    <w:p w14:paraId="41ADBBFF" w14:textId="77777777" w:rsidR="00C325FC" w:rsidRDefault="00C325FC" w:rsidP="00C325FC">
      <w:pPr>
        <w:pStyle w:val="Heading4"/>
      </w:pPr>
      <w:bookmarkStart w:id="1681" w:name="_Ref434489077"/>
      <w:r>
        <w:t>The Doxology</w:t>
      </w:r>
      <w:r w:rsidR="00B46E6E">
        <w:t xml:space="preserve"> for St. Mary Magdalene</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82"/>
            <w:r>
              <w:t xml:space="preserve">ϯⲁⲅⲓⲁ </w:t>
            </w:r>
            <w:commentRangeEnd w:id="1682"/>
            <w:r>
              <w:rPr>
                <w:rStyle w:val="CommentReference"/>
                <w:rFonts w:ascii="Times New Roman" w:hAnsi="Times New Roman" w:cstheme="minorBidi"/>
                <w:noProof w:val="0"/>
              </w:rPr>
              <w:commentReference w:id="168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83" w:name="_Toc448227644"/>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83"/>
    </w:p>
    <w:p w14:paraId="19C57F68" w14:textId="51F3785D"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48B57972" w14:textId="77777777" w:rsidR="005B716A" w:rsidRDefault="005B716A" w:rsidP="005B716A">
      <w:pPr>
        <w:pStyle w:val="Heading3"/>
      </w:pPr>
      <w:bookmarkStart w:id="1684" w:name="_Toc448227645"/>
      <w:r>
        <w:t xml:space="preserve">July 23 / Epip 29: </w:t>
      </w:r>
      <w:r w:rsidR="00B52D77">
        <w:t xml:space="preserve">Also the </w:t>
      </w:r>
      <w:r>
        <w:t>Translocation of the Relics of St. Andrew, the Apostle</w:t>
      </w:r>
      <w:bookmarkEnd w:id="1684"/>
    </w:p>
    <w:p w14:paraId="7500DAE2" w14:textId="740F7B2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CDA1374" w14:textId="77777777" w:rsidR="00960235" w:rsidRDefault="00960235" w:rsidP="00960235">
      <w:pPr>
        <w:pStyle w:val="Heading3"/>
      </w:pPr>
      <w:bookmarkStart w:id="1685" w:name="_Toc448227646"/>
      <w:r>
        <w:t>July 28 / Mesori 4: Consecration of the Church of St. Anthony</w:t>
      </w:r>
      <w:bookmarkEnd w:id="1685"/>
    </w:p>
    <w:p w14:paraId="15290CA7" w14:textId="10AE5B40"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44A4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44A4C">
        <w:rPr>
          <w:noProof/>
        </w:rPr>
        <w:t>767</w:t>
      </w:r>
      <w:r w:rsidR="00237D47">
        <w:fldChar w:fldCharType="end"/>
      </w:r>
      <w:bookmarkEnd w:id="1632"/>
      <w:r>
        <w:t>.</w:t>
      </w:r>
    </w:p>
    <w:p w14:paraId="62D72F65" w14:textId="77777777" w:rsidR="00495F1A" w:rsidRPr="00980D99" w:rsidRDefault="00495F1A" w:rsidP="00495F1A">
      <w:pPr>
        <w:pStyle w:val="Heading2"/>
        <w:rPr>
          <w:lang w:val="en-US"/>
        </w:rPr>
      </w:pPr>
      <w:bookmarkStart w:id="1686" w:name="_Toc448696656"/>
      <w:bookmarkStart w:id="1687" w:name="August"/>
      <w:r>
        <w:t>August</w:t>
      </w:r>
      <w:bookmarkEnd w:id="1677"/>
      <w:bookmarkEnd w:id="1678"/>
      <w:bookmarkEnd w:id="167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86"/>
    </w:p>
    <w:bookmarkStart w:id="1688" w:name="_Toc410196967" w:displacedByCustomXml="next"/>
    <w:bookmarkStart w:id="1689" w:name="_Toc410196465" w:displacedByCustomXml="next"/>
    <w:bookmarkStart w:id="1690" w:name="_Toc410196223" w:displacedByCustomXml="next"/>
    <w:sdt>
      <w:sdtPr>
        <w:id w:val="-1335066635"/>
        <w:docPartObj>
          <w:docPartGallery w:val="Table of Contents"/>
          <w:docPartUnique/>
        </w:docPartObj>
      </w:sdtPr>
      <w:sdtEndPr>
        <w:rPr>
          <w:b/>
          <w:bCs/>
          <w:noProof/>
        </w:rPr>
      </w:sdtEndPr>
      <w:sdtContent>
        <w:p w14:paraId="6C4AA256" w14:textId="76B6F8B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0642AA7E" w14:textId="64A07F63" w:rsidR="00E35F1F" w:rsidRDefault="007356BF">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469350F5" w14:textId="51B0125C" w:rsidR="00E35F1F" w:rsidRDefault="007356BF">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1C958ECA" w14:textId="77C5E644" w:rsidR="00E35F1F" w:rsidRDefault="007356BF">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44A4C">
              <w:rPr>
                <w:noProof/>
                <w:webHidden/>
              </w:rPr>
              <w:t>874</w:t>
            </w:r>
            <w:r w:rsidR="00E35F1F">
              <w:rPr>
                <w:noProof/>
                <w:webHidden/>
              </w:rPr>
              <w:fldChar w:fldCharType="end"/>
            </w:r>
          </w:hyperlink>
        </w:p>
        <w:p w14:paraId="30938F4F" w14:textId="21702D1A" w:rsidR="00E35F1F" w:rsidRDefault="007356BF">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27ED9ED2" w14:textId="0E192522" w:rsidR="00E35F1F" w:rsidRDefault="007356BF">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61F29EF3" w14:textId="4FD4B9B5" w:rsidR="00E35F1F" w:rsidRDefault="007356BF">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33C8C71D" w14:textId="29DA47A6" w:rsidR="00E35F1F" w:rsidRDefault="007356BF">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44A4C">
              <w:rPr>
                <w:noProof/>
                <w:webHidden/>
              </w:rPr>
              <w:t>884</w:t>
            </w:r>
            <w:r w:rsidR="00E35F1F">
              <w:rPr>
                <w:noProof/>
                <w:webHidden/>
              </w:rPr>
              <w:fldChar w:fldCharType="end"/>
            </w:r>
          </w:hyperlink>
        </w:p>
        <w:p w14:paraId="388B8086" w14:textId="0D076FED" w:rsidR="00E35F1F" w:rsidRDefault="007356BF">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5ACE581D" w14:textId="2F6E5A7C" w:rsidR="00E35F1F" w:rsidRDefault="007356BF">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39173CA8" w14:textId="7B917B4E" w:rsidR="00E35F1F" w:rsidRDefault="007356BF">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4B7ED6FE" w14:textId="50E5AFFF" w:rsidR="00E35F1F" w:rsidRDefault="007356BF">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5C0A9F92" w14:textId="3B6110CA" w:rsidR="00E35F1F" w:rsidRDefault="007356BF">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44A4C">
              <w:rPr>
                <w:noProof/>
                <w:webHidden/>
              </w:rPr>
              <w:t>886</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91" w:name="_Toc448227647"/>
      <w:r>
        <w:t>August 1 / Mesori 8: The Confession of St. Peter</w:t>
      </w:r>
      <w:bookmarkEnd w:id="1691"/>
    </w:p>
    <w:p w14:paraId="255AA614" w14:textId="23906E45"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44A4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44A4C">
        <w:rPr>
          <w:noProof/>
        </w:rPr>
        <w:t>838</w:t>
      </w:r>
      <w:r w:rsidR="00237D47">
        <w:fldChar w:fldCharType="end"/>
      </w:r>
      <w:r>
        <w:t>.</w:t>
      </w:r>
    </w:p>
    <w:p w14:paraId="21A226CF" w14:textId="77777777" w:rsidR="00DD5136" w:rsidRDefault="00DD5136" w:rsidP="00DD5136">
      <w:pPr>
        <w:pStyle w:val="Heading3"/>
      </w:pPr>
      <w:bookmarkStart w:id="1692" w:name="_Toc448227648"/>
      <w:r>
        <w:t>August 5 / Mesori 12: Commemoration of Archangel Michael</w:t>
      </w:r>
      <w:bookmarkEnd w:id="1692"/>
    </w:p>
    <w:p w14:paraId="64B788FF" w14:textId="2BB59DB5"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700F8882" w14:textId="77777777" w:rsidR="00495F1A" w:rsidRDefault="00980D99" w:rsidP="00495F1A">
      <w:pPr>
        <w:pStyle w:val="Heading3"/>
      </w:pPr>
      <w:bookmarkStart w:id="1693" w:name="_Toc448227649"/>
      <w:r>
        <w:t xml:space="preserve">August 6 / Mesori 13: </w:t>
      </w:r>
      <w:r w:rsidR="00495F1A">
        <w:t>The Transfiguration</w:t>
      </w:r>
      <w:bookmarkEnd w:id="1690"/>
      <w:bookmarkEnd w:id="1689"/>
      <w:bookmarkEnd w:id="1688"/>
      <w:bookmarkEnd w:id="1693"/>
    </w:p>
    <w:p w14:paraId="1EF4D652" w14:textId="77777777" w:rsidR="00980D99" w:rsidRDefault="00980D99" w:rsidP="00980D99">
      <w:pPr>
        <w:pStyle w:val="Heading4"/>
      </w:pPr>
      <w:bookmarkStart w:id="1694" w:name="_Ref434478012"/>
      <w:r>
        <w:t>The Doxology</w:t>
      </w:r>
      <w:r w:rsidR="00E21EA3">
        <w:t xml:space="preserve"> of the Transfiguration</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95" w:name="_Ref434476299"/>
      <w:r>
        <w:t>The Psali Adam</w:t>
      </w:r>
      <w:r w:rsidR="006C1B94">
        <w:t xml:space="preserve"> for the Transfiguration</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96" w:name="_Ref434476316"/>
      <w:r>
        <w:t>The Psali Batos</w:t>
      </w:r>
      <w:r w:rsidR="006C1B94">
        <w:t xml:space="preserve"> for the Transfiguration</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97" w:name="_Toc410196224"/>
      <w:bookmarkStart w:id="1698" w:name="_Toc410196466"/>
      <w:bookmarkStart w:id="1699" w:name="_Toc410196968"/>
      <w:bookmarkStart w:id="1700" w:name="_Ref435642801"/>
      <w:bookmarkStart w:id="1701" w:name="_Ref435642808"/>
      <w:bookmarkStart w:id="1702" w:name="_Toc448227650"/>
      <w:r>
        <w:t xml:space="preserve">August 9 / Mesori 16: </w:t>
      </w:r>
      <w:r w:rsidR="00495F1A">
        <w:t>The Assumption of the Virgin</w:t>
      </w:r>
      <w:bookmarkEnd w:id="1697"/>
      <w:bookmarkEnd w:id="1698"/>
      <w:bookmarkEnd w:id="1699"/>
      <w:bookmarkEnd w:id="1700"/>
      <w:bookmarkEnd w:id="1701"/>
      <w:bookmarkEnd w:id="1702"/>
    </w:p>
    <w:p w14:paraId="134619E6" w14:textId="77B1049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D26BE2A" w14:textId="4FF0A956" w:rsidR="007E24F9" w:rsidRDefault="007E24F9" w:rsidP="007E24F9">
      <w:pPr>
        <w:pStyle w:val="Heading4"/>
      </w:pPr>
      <w:bookmarkStart w:id="1703" w:name="_Ref435642763"/>
      <w:r>
        <w:t xml:space="preserve">The Psali </w:t>
      </w:r>
      <w:commentRangeStart w:id="1704"/>
      <w:r>
        <w:t xml:space="preserve">Adam </w:t>
      </w:r>
      <w:commentRangeEnd w:id="1704"/>
      <w:r>
        <w:rPr>
          <w:rStyle w:val="CommentReference"/>
          <w:rFonts w:eastAsiaTheme="minorHAnsi" w:cstheme="minorBidi"/>
          <w:b w:val="0"/>
          <w:bCs w:val="0"/>
          <w:iCs w:val="0"/>
          <w:color w:val="auto"/>
        </w:rPr>
        <w:commentReference w:id="1704"/>
      </w:r>
      <w:r>
        <w:t>for the Virgin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05"/>
            <w:r>
              <w:t>With divine hands.”</w:t>
            </w:r>
            <w:commentRangeEnd w:id="1705"/>
            <w:r>
              <w:rPr>
                <w:rStyle w:val="CommentReference"/>
                <w:rFonts w:ascii="Times New Roman" w:eastAsiaTheme="minorHAnsi" w:hAnsi="Times New Roman" w:cstheme="minorBidi"/>
                <w:color w:val="auto"/>
              </w:rPr>
              <w:commentReference w:id="170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06" w:name="_Ref435734818"/>
      <w:r>
        <w:t>The Psali Batos for the Virgin</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32"/>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07"/>
            <w:r>
              <w:t>forever</w:t>
            </w:r>
            <w:commentRangeEnd w:id="1707"/>
            <w:r>
              <w:rPr>
                <w:rStyle w:val="CommentReference"/>
                <w:rFonts w:ascii="Times New Roman" w:eastAsiaTheme="minorHAnsi" w:hAnsi="Times New Roman" w:cstheme="minorBidi"/>
                <w:color w:val="auto"/>
              </w:rPr>
              <w:commentReference w:id="170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08"/>
            <w:r>
              <w:t>In the unshakable places.</w:t>
            </w:r>
            <w:commentRangeEnd w:id="1708"/>
            <w:r>
              <w:rPr>
                <w:rStyle w:val="CommentReference"/>
                <w:rFonts w:ascii="Times New Roman" w:eastAsiaTheme="minorHAnsi" w:hAnsi="Times New Roman" w:cstheme="minorBidi"/>
                <w:color w:val="auto"/>
              </w:rPr>
              <w:commentReference w:id="170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09"/>
            <w:r>
              <w:t>Your name adorns our works.</w:t>
            </w:r>
            <w:commentRangeEnd w:id="1709"/>
            <w:r>
              <w:rPr>
                <w:rStyle w:val="CommentReference"/>
                <w:rFonts w:ascii="Times New Roman" w:eastAsiaTheme="minorHAnsi" w:hAnsi="Times New Roman" w:cstheme="minorBidi"/>
                <w:color w:val="auto"/>
              </w:rPr>
              <w:commentReference w:id="170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0"/>
            <w:r>
              <w:t xml:space="preserve">Interceding </w:t>
            </w:r>
            <w:commentRangeEnd w:id="1710"/>
            <w:r>
              <w:rPr>
                <w:rStyle w:val="CommentReference"/>
                <w:rFonts w:ascii="Times New Roman" w:eastAsiaTheme="minorHAnsi" w:hAnsi="Times New Roman" w:cstheme="minorBidi"/>
                <w:color w:val="auto"/>
              </w:rPr>
              <w:commentReference w:id="171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11" w:name="_Toc448227651"/>
      <w:r>
        <w:t>August 12 / Mesori 19: Translocation of the Relics of St. Macarius the Great</w:t>
      </w:r>
      <w:bookmarkEnd w:id="1711"/>
    </w:p>
    <w:p w14:paraId="0744AB3C" w14:textId="01CCAA8A"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44A4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44A4C">
        <w:rPr>
          <w:noProof/>
        </w:rPr>
        <w:t>780</w:t>
      </w:r>
      <w:r w:rsidR="00237D47">
        <w:fldChar w:fldCharType="end"/>
      </w:r>
      <w:r w:rsidR="00237D47">
        <w:t>.</w:t>
      </w:r>
    </w:p>
    <w:p w14:paraId="7069CDB9" w14:textId="77777777" w:rsidR="005329C1" w:rsidRDefault="005329C1" w:rsidP="005329C1">
      <w:pPr>
        <w:pStyle w:val="Heading3"/>
      </w:pPr>
      <w:bookmarkStart w:id="1712" w:name="_Toc448227652"/>
      <w:r>
        <w:t>August 14 / Mesori 21: Commemoration of the Theotokos</w:t>
      </w:r>
      <w:bookmarkEnd w:id="1712"/>
    </w:p>
    <w:p w14:paraId="26062380" w14:textId="076D6DB4"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48CB18D" w14:textId="77777777" w:rsidR="009F60F1" w:rsidRDefault="009F60F1" w:rsidP="009F60F1">
      <w:pPr>
        <w:pStyle w:val="Heading3"/>
      </w:pPr>
      <w:bookmarkStart w:id="1713" w:name="_Ref434563030"/>
      <w:bookmarkStart w:id="1714" w:name="_Toc448227653"/>
      <w:r>
        <w:t>August 17 / Mesori 24: Departure of St. Takle Haymanot</w:t>
      </w:r>
      <w:bookmarkEnd w:id="1713"/>
      <w:bookmarkEnd w:id="1714"/>
    </w:p>
    <w:p w14:paraId="34845613" w14:textId="77777777" w:rsidR="009F60F1" w:rsidRDefault="009F60F1" w:rsidP="009F60F1">
      <w:pPr>
        <w:pStyle w:val="Heading4"/>
      </w:pPr>
      <w:bookmarkStart w:id="1715" w:name="_Ref434492302"/>
      <w:r>
        <w:t>The Doxology</w:t>
      </w:r>
      <w:r w:rsidR="00B82753">
        <w:t xml:space="preserve"> for St. Takle Haymanot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16" w:name="_Toc448227654"/>
      <w:r>
        <w:t>August 21 / Mesori 28: The Patriarchs: Abraham, Isaac, and Jacob</w:t>
      </w:r>
      <w:bookmarkEnd w:id="1716"/>
    </w:p>
    <w:p w14:paraId="1D063B19" w14:textId="77777777" w:rsidR="00431ABD" w:rsidRDefault="00431ABD" w:rsidP="00431ABD">
      <w:pPr>
        <w:pStyle w:val="Heading4"/>
      </w:pPr>
      <w:bookmarkStart w:id="1717" w:name="_Ref434492413"/>
      <w:r>
        <w:t>The Doxology</w:t>
      </w:r>
      <w:r w:rsidR="00B82753">
        <w:t xml:space="preserve"> for the Patriarchs: Abraham, Isaac, and Jacob</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18" w:name="_Toc448227655"/>
      <w:r>
        <w:t>August 22 / Mesori 29: Commemoration of the Annunciation, Nativity, and Resurrection on the 29</w:t>
      </w:r>
      <w:r w:rsidRPr="00C0205C">
        <w:rPr>
          <w:vertAlign w:val="superscript"/>
        </w:rPr>
        <w:t>th</w:t>
      </w:r>
      <w:r>
        <w:t xml:space="preserve"> of Every Month</w:t>
      </w:r>
      <w:bookmarkEnd w:id="1718"/>
    </w:p>
    <w:p w14:paraId="19306DA7" w14:textId="31012005" w:rsidR="007D439A" w:rsidRPr="00B52D77" w:rsidRDefault="007D439A" w:rsidP="007D439A">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71EB5850" w14:textId="77777777" w:rsidR="0070722E" w:rsidRDefault="0070722E" w:rsidP="0070722E">
      <w:pPr>
        <w:pStyle w:val="Heading3"/>
      </w:pPr>
      <w:bookmarkStart w:id="1719" w:name="_Toc448227656"/>
      <w:r>
        <w:t xml:space="preserve">August 22 / Mesori 29: </w:t>
      </w:r>
      <w:r w:rsidR="007D439A">
        <w:t xml:space="preserve">Also the </w:t>
      </w:r>
      <w:r>
        <w:t>Translocation of the Relics of St. John the Short to Scetis</w:t>
      </w:r>
      <w:bookmarkEnd w:id="1719"/>
    </w:p>
    <w:p w14:paraId="6CA7DB30" w14:textId="205B06F4"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44A4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44A4C">
        <w:rPr>
          <w:noProof/>
        </w:rPr>
        <w:t>627</w:t>
      </w:r>
      <w:r w:rsidR="00237D47">
        <w:fldChar w:fldCharType="end"/>
      </w:r>
      <w:r>
        <w:t>.</w:t>
      </w:r>
    </w:p>
    <w:p w14:paraId="7E90B074" w14:textId="77777777" w:rsidR="00D46726" w:rsidRDefault="00D46726" w:rsidP="00D46726">
      <w:pPr>
        <w:pStyle w:val="Heading3"/>
      </w:pPr>
      <w:bookmarkStart w:id="1720" w:name="_Toc448227657"/>
      <w:r>
        <w:t>August 25 / Little Month 2: Departure of St. Titus the Apostle</w:t>
      </w:r>
      <w:bookmarkEnd w:id="1720"/>
    </w:p>
    <w:p w14:paraId="0FCE4143" w14:textId="27E8A457"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76AA6933" w14:textId="77777777" w:rsidR="00C30039" w:rsidRDefault="00C30039" w:rsidP="00C30039">
      <w:pPr>
        <w:pStyle w:val="Heading3"/>
      </w:pPr>
      <w:bookmarkStart w:id="1721" w:name="_Toc448227658"/>
      <w:r>
        <w:t>August 26 / Little Month 3: Archangel Raphael</w:t>
      </w:r>
      <w:bookmarkEnd w:id="1721"/>
    </w:p>
    <w:p w14:paraId="0292BCC5" w14:textId="77777777" w:rsidR="00C30039" w:rsidRDefault="00C30039" w:rsidP="00C30039">
      <w:pPr>
        <w:pStyle w:val="Heading4"/>
      </w:pPr>
      <w:bookmarkStart w:id="1722" w:name="_Ref434488208"/>
      <w:r>
        <w:t>The Doxology</w:t>
      </w:r>
      <w:r w:rsidR="00B46E6E">
        <w:t xml:space="preserve"> for Archangel Raphael</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23" w:name="_Toc448227659"/>
      <w:r>
        <w:t>August 28 / Little Month 5</w:t>
      </w:r>
      <w:r w:rsidR="00980D99">
        <w:t>: St. Parsouma</w:t>
      </w:r>
      <w:bookmarkEnd w:id="1723"/>
    </w:p>
    <w:p w14:paraId="32F5CFB7" w14:textId="77777777" w:rsidR="00980D99" w:rsidRDefault="00980D99" w:rsidP="00980D99">
      <w:pPr>
        <w:pStyle w:val="Heading4"/>
      </w:pPr>
      <w:bookmarkStart w:id="1724" w:name="_Ref434491294"/>
      <w:r>
        <w:t>The Doxology</w:t>
      </w:r>
      <w:r w:rsidR="00810F04">
        <w:t xml:space="preserve"> for St. Parsouma</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33"/>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28"/>
            <w:r>
              <w:t xml:space="preserve">ⲙ̀Ⲡⲭ̄ⲥ̄ </w:t>
            </w:r>
            <w:commentRangeEnd w:id="1728"/>
            <w:r>
              <w:rPr>
                <w:rStyle w:val="CommentReference"/>
                <w:rFonts w:ascii="Times New Roman" w:hAnsi="Times New Roman" w:cstheme="minorBidi"/>
                <w:noProof w:val="0"/>
              </w:rPr>
              <w:commentReference w:id="172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29"/>
            <w:r>
              <w:t xml:space="preserve">ⲡⲉⲛⲥⲱⲧⲏⲣ </w:t>
            </w:r>
            <w:commentRangeEnd w:id="1729"/>
            <w:r>
              <w:rPr>
                <w:rStyle w:val="CommentReference"/>
                <w:rFonts w:ascii="Times New Roman" w:hAnsi="Times New Roman" w:cstheme="minorBidi"/>
                <w:noProof w:val="0"/>
              </w:rPr>
              <w:commentReference w:id="172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0" w:name="_Toc410196226"/>
      <w:bookmarkStart w:id="1731" w:name="_Toc410196468"/>
      <w:bookmarkStart w:id="1732" w:name="_Toc410196970"/>
      <w:bookmarkStart w:id="1733" w:name="_Toc448696657"/>
      <w:bookmarkStart w:id="1734" w:name="Pascal"/>
      <w:bookmarkEnd w:id="1687"/>
      <w:r>
        <w:t>The Pascal Cycle</w:t>
      </w:r>
      <w:bookmarkEnd w:id="1730"/>
      <w:bookmarkEnd w:id="1731"/>
      <w:bookmarkEnd w:id="1732"/>
      <w:bookmarkEnd w:id="1733"/>
    </w:p>
    <w:bookmarkStart w:id="1735" w:name="_Toc410196971" w:displacedByCustomXml="next"/>
    <w:bookmarkStart w:id="1736" w:name="_Toc410196469" w:displacedByCustomXml="next"/>
    <w:bookmarkStart w:id="1737" w:name="_Toc410196227" w:displacedByCustomXml="next"/>
    <w:sdt>
      <w:sdtPr>
        <w:id w:val="-124935015"/>
        <w:docPartObj>
          <w:docPartGallery w:val="Table of Contents"/>
          <w:docPartUnique/>
        </w:docPartObj>
      </w:sdtPr>
      <w:sdtEndPr>
        <w:rPr>
          <w:b/>
          <w:bCs/>
          <w:noProof/>
        </w:rPr>
      </w:sdtEndPr>
      <w:sdtContent>
        <w:p w14:paraId="5FDFFE48" w14:textId="3C22770A"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44A4C">
              <w:rPr>
                <w:noProof/>
                <w:webHidden/>
              </w:rPr>
              <w:t>889</w:t>
            </w:r>
            <w:r w:rsidR="00E35F1F">
              <w:rPr>
                <w:noProof/>
                <w:webHidden/>
              </w:rPr>
              <w:fldChar w:fldCharType="end"/>
            </w:r>
          </w:hyperlink>
        </w:p>
        <w:p w14:paraId="2F2B0A5E" w14:textId="7EF4DFFA" w:rsidR="00E35F1F" w:rsidRDefault="007356BF">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44A4C">
              <w:rPr>
                <w:noProof/>
                <w:webHidden/>
              </w:rPr>
              <w:t>890</w:t>
            </w:r>
            <w:r w:rsidR="00E35F1F">
              <w:rPr>
                <w:noProof/>
                <w:webHidden/>
              </w:rPr>
              <w:fldChar w:fldCharType="end"/>
            </w:r>
          </w:hyperlink>
        </w:p>
        <w:p w14:paraId="21397571" w14:textId="4F18EAC6" w:rsidR="00E35F1F" w:rsidRDefault="007356BF">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44A4C">
              <w:rPr>
                <w:noProof/>
                <w:webHidden/>
              </w:rPr>
              <w:t>890</w:t>
            </w:r>
            <w:r w:rsidR="00E35F1F">
              <w:rPr>
                <w:noProof/>
                <w:webHidden/>
              </w:rPr>
              <w:fldChar w:fldCharType="end"/>
            </w:r>
          </w:hyperlink>
        </w:p>
        <w:p w14:paraId="345B39DB" w14:textId="614A241B" w:rsidR="00E35F1F" w:rsidRDefault="007356BF">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44A4C">
              <w:rPr>
                <w:noProof/>
                <w:webHidden/>
              </w:rPr>
              <w:t>911</w:t>
            </w:r>
            <w:r w:rsidR="00E35F1F">
              <w:rPr>
                <w:noProof/>
                <w:webHidden/>
              </w:rPr>
              <w:fldChar w:fldCharType="end"/>
            </w:r>
          </w:hyperlink>
        </w:p>
        <w:p w14:paraId="2AC75D2D" w14:textId="6DD4C9B1" w:rsidR="00E35F1F" w:rsidRDefault="007356BF">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44A4C">
              <w:rPr>
                <w:noProof/>
                <w:webHidden/>
              </w:rPr>
              <w:t>916</w:t>
            </w:r>
            <w:r w:rsidR="00E35F1F">
              <w:rPr>
                <w:noProof/>
                <w:webHidden/>
              </w:rPr>
              <w:fldChar w:fldCharType="end"/>
            </w:r>
          </w:hyperlink>
        </w:p>
        <w:p w14:paraId="3D4E604A" w14:textId="1D811788" w:rsidR="00E35F1F" w:rsidRDefault="007356BF">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44A4C">
              <w:rPr>
                <w:noProof/>
                <w:webHidden/>
              </w:rPr>
              <w:t>925</w:t>
            </w:r>
            <w:r w:rsidR="00E35F1F">
              <w:rPr>
                <w:noProof/>
                <w:webHidden/>
              </w:rPr>
              <w:fldChar w:fldCharType="end"/>
            </w:r>
          </w:hyperlink>
        </w:p>
        <w:p w14:paraId="02D0C1AA" w14:textId="042738BF" w:rsidR="00E35F1F" w:rsidRDefault="007356BF">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44A4C">
              <w:rPr>
                <w:noProof/>
                <w:webHidden/>
              </w:rPr>
              <w:t>933</w:t>
            </w:r>
            <w:r w:rsidR="00E35F1F">
              <w:rPr>
                <w:noProof/>
                <w:webHidden/>
              </w:rPr>
              <w:fldChar w:fldCharType="end"/>
            </w:r>
          </w:hyperlink>
        </w:p>
        <w:p w14:paraId="1DA254E0" w14:textId="1AF2ACC9" w:rsidR="00E35F1F" w:rsidRDefault="007356BF">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44A4C">
              <w:rPr>
                <w:noProof/>
                <w:webHidden/>
              </w:rPr>
              <w:t>944</w:t>
            </w:r>
            <w:r w:rsidR="00E35F1F">
              <w:rPr>
                <w:noProof/>
                <w:webHidden/>
              </w:rPr>
              <w:fldChar w:fldCharType="end"/>
            </w:r>
          </w:hyperlink>
        </w:p>
        <w:p w14:paraId="779EDF1B" w14:textId="7E5E81C4" w:rsidR="00E35F1F" w:rsidRDefault="007356BF">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44A4C">
              <w:rPr>
                <w:noProof/>
                <w:webHidden/>
              </w:rPr>
              <w:t>946</w:t>
            </w:r>
            <w:r w:rsidR="00E35F1F">
              <w:rPr>
                <w:noProof/>
                <w:webHidden/>
              </w:rPr>
              <w:fldChar w:fldCharType="end"/>
            </w:r>
          </w:hyperlink>
        </w:p>
        <w:p w14:paraId="24E1F576" w14:textId="7E9B4414" w:rsidR="00E35F1F" w:rsidRDefault="007356BF">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44A4C">
              <w:rPr>
                <w:noProof/>
                <w:webHidden/>
              </w:rPr>
              <w:t>956</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38" w:name="_Toc448227660"/>
      <w:r>
        <w:t>Jonah’s Fast</w:t>
      </w:r>
      <w:bookmarkEnd w:id="1737"/>
      <w:bookmarkEnd w:id="1736"/>
      <w:bookmarkEnd w:id="1735"/>
      <w:bookmarkEnd w:id="1738"/>
    </w:p>
    <w:p w14:paraId="7A658690" w14:textId="77777777" w:rsidR="001E5E16" w:rsidRPr="001E5E16" w:rsidRDefault="001E5E16" w:rsidP="001E5E16">
      <w:pPr>
        <w:pStyle w:val="Heading4"/>
      </w:pPr>
      <w:bookmarkStart w:id="1739" w:name="_Ref434478053"/>
      <w:r>
        <w:t>The Doxology</w:t>
      </w:r>
      <w:r w:rsidR="00E21EA3">
        <w:t xml:space="preserve"> of Jonah’s Fast</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0" w:name="_Toc410196228"/>
      <w:bookmarkStart w:id="1741" w:name="_Toc410196470"/>
      <w:bookmarkStart w:id="1742" w:name="_Toc410196972"/>
      <w:bookmarkStart w:id="1743" w:name="_Toc448227661"/>
      <w:r>
        <w:t>Jonah’s Feast</w:t>
      </w:r>
      <w:bookmarkEnd w:id="1740"/>
      <w:bookmarkEnd w:id="1741"/>
      <w:bookmarkEnd w:id="1742"/>
      <w:bookmarkEnd w:id="1743"/>
    </w:p>
    <w:p w14:paraId="6EE6C439" w14:textId="77777777" w:rsidR="00495F1A" w:rsidRDefault="00495F1A" w:rsidP="00495F1A">
      <w:pPr>
        <w:pStyle w:val="Heading3"/>
      </w:pPr>
      <w:bookmarkStart w:id="1744" w:name="_Toc410196229"/>
      <w:bookmarkStart w:id="1745" w:name="_Toc410196471"/>
      <w:bookmarkStart w:id="1746" w:name="_Toc410196973"/>
      <w:bookmarkStart w:id="1747" w:name="_Toc448227662"/>
      <w:r>
        <w:t>Great Lent</w:t>
      </w:r>
      <w:bookmarkEnd w:id="1744"/>
      <w:bookmarkEnd w:id="1745"/>
      <w:bookmarkEnd w:id="1746"/>
      <w:bookmarkEnd w:id="1747"/>
    </w:p>
    <w:p w14:paraId="2602B6E5" w14:textId="77777777" w:rsidR="00EC2AEB" w:rsidRPr="001E5E16" w:rsidRDefault="00EC2AEB" w:rsidP="00EC2AEB">
      <w:pPr>
        <w:pStyle w:val="Heading4"/>
      </w:pPr>
      <w:bookmarkStart w:id="1748" w:name="_Ref434478080"/>
      <w:r>
        <w:t>The Doxology</w:t>
      </w:r>
      <w:r w:rsidR="00420CFA">
        <w:t xml:space="preserve"> for Saturday and Sunday</w:t>
      </w:r>
      <w:r w:rsidR="00E21EA3">
        <w:t xml:space="preserve"> in Great Lent</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49" w:name="_Ref434478104"/>
      <w:r>
        <w:t>The Doxology</w:t>
      </w:r>
      <w:r w:rsidR="00E21EA3">
        <w:t xml:space="preserve"> for Weekdays in Great Lent</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0"/>
            <w:r>
              <w:t>ⲛⲓⲉ̀ⲛⲉϩ</w:t>
            </w:r>
            <w:commentRangeEnd w:id="1750"/>
            <w:r>
              <w:rPr>
                <w:rStyle w:val="CommentReference"/>
                <w:rFonts w:ascii="Times New Roman" w:hAnsi="Times New Roman" w:cstheme="minorBidi"/>
                <w:noProof w:val="0"/>
              </w:rPr>
              <w:commentReference w:id="1750"/>
            </w:r>
            <w:r>
              <w:t>.</w:t>
            </w:r>
          </w:p>
        </w:tc>
      </w:tr>
    </w:tbl>
    <w:p w14:paraId="1A70F51E" w14:textId="77777777" w:rsidR="00420CFA" w:rsidRPr="001E5E16" w:rsidRDefault="00420CFA" w:rsidP="00420CFA">
      <w:pPr>
        <w:pStyle w:val="Heading4"/>
      </w:pPr>
      <w:bookmarkStart w:id="1751" w:name="_Ref434478128"/>
      <w:r>
        <w:t>A Second Doxology for Weekdays</w:t>
      </w:r>
      <w:r w:rsidR="00E21EA3">
        <w:t xml:space="preserve"> in Great Lent</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52"/>
            <w:r>
              <w:t xml:space="preserve">He </w:t>
            </w:r>
            <w:r w:rsidR="00253DD3">
              <w:t>humiliated</w:t>
            </w:r>
          </w:p>
          <w:p w14:paraId="774AFAE4" w14:textId="77777777" w:rsidR="00420CFA" w:rsidRDefault="00420CFA" w:rsidP="00420CFA">
            <w:pPr>
              <w:pStyle w:val="EngHangEnd"/>
            </w:pPr>
            <w:r>
              <w:t>The Tempter</w:t>
            </w:r>
            <w:commentRangeEnd w:id="1752"/>
            <w:r>
              <w:rPr>
                <w:rStyle w:val="CommentReference"/>
              </w:rPr>
              <w:commentReference w:id="175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53"/>
            <w:r>
              <w:t>“Fast in watchfulness</w:t>
            </w:r>
          </w:p>
          <w:p w14:paraId="6B2FDE71" w14:textId="77777777" w:rsidR="00420CFA" w:rsidRDefault="00420CFA" w:rsidP="00420CFA">
            <w:pPr>
              <w:pStyle w:val="EngHangEnd"/>
            </w:pPr>
            <w:r>
              <w:t>By day and by night.”</w:t>
            </w:r>
            <w:commentRangeEnd w:id="1753"/>
            <w:r>
              <w:rPr>
                <w:rStyle w:val="CommentReference"/>
              </w:rPr>
              <w:commentReference w:id="175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54" w:name="_Ref434478147"/>
      <w:r>
        <w:t>A Third</w:t>
      </w:r>
      <w:r w:rsidR="00420CFA">
        <w:t xml:space="preserve"> Doxology</w:t>
      </w:r>
      <w:r>
        <w:t xml:space="preserve"> for Weekdays</w:t>
      </w:r>
      <w:r w:rsidR="00E21EA3">
        <w:t xml:space="preserve"> in Great Lent</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55" w:name="_Ref434478172"/>
      <w:r>
        <w:t xml:space="preserve">The </w:t>
      </w:r>
      <w:r w:rsidR="007A72D2">
        <w:t xml:space="preserve">Fourth </w:t>
      </w:r>
      <w:r>
        <w:t>Doxology</w:t>
      </w:r>
      <w:r w:rsidR="007A72D2">
        <w:t xml:space="preserve"> </w:t>
      </w:r>
      <w:r w:rsidR="00E21EA3">
        <w:t>for Great Lent</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56"/>
            <w:r>
              <w:t xml:space="preserve">Ϯⲛⲏⲥⲧⲓⲁ̀ </w:t>
            </w:r>
            <w:commentRangeEnd w:id="1756"/>
            <w:r>
              <w:rPr>
                <w:rStyle w:val="CommentReference"/>
                <w:rFonts w:ascii="Times New Roman" w:hAnsi="Times New Roman" w:cstheme="minorBidi"/>
                <w:noProof w:val="0"/>
              </w:rPr>
              <w:commentReference w:id="175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57"/>
            <w:r>
              <w:t>pretense</w:t>
            </w:r>
            <w:commentRangeEnd w:id="1757"/>
            <w:r>
              <w:rPr>
                <w:rStyle w:val="CommentReference"/>
              </w:rPr>
              <w:commentReference w:id="175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58"/>
            <w:r>
              <w:t>strugglers</w:t>
            </w:r>
            <w:commentRangeEnd w:id="1758"/>
            <w:r>
              <w:rPr>
                <w:rStyle w:val="CommentReference"/>
              </w:rPr>
              <w:commentReference w:id="175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59"/>
            <w:r>
              <w:t>martyrdom</w:t>
            </w:r>
            <w:commentRangeEnd w:id="1759"/>
            <w:r>
              <w:rPr>
                <w:rStyle w:val="CommentReference"/>
              </w:rPr>
              <w:commentReference w:id="175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0"/>
            <w:r>
              <w:t xml:space="preserve">carries </w:t>
            </w:r>
            <w:commentRangeEnd w:id="1760"/>
            <w:r>
              <w:rPr>
                <w:rStyle w:val="CommentReference"/>
              </w:rPr>
              <w:commentReference w:id="176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61"/>
            <w:r>
              <w:t>assembly</w:t>
            </w:r>
            <w:commentRangeEnd w:id="1761"/>
            <w:r>
              <w:rPr>
                <w:rStyle w:val="CommentReference"/>
              </w:rPr>
              <w:commentReference w:id="1761"/>
            </w:r>
            <w:r>
              <w:t>,</w:t>
            </w:r>
          </w:p>
          <w:p w14:paraId="33941A18" w14:textId="77777777" w:rsidR="006A78B4" w:rsidRDefault="006A78B4" w:rsidP="006A78B4">
            <w:pPr>
              <w:pStyle w:val="EngHangEnd"/>
            </w:pPr>
            <w:r>
              <w:t xml:space="preserve">From now until the </w:t>
            </w:r>
            <w:commentRangeStart w:id="1762"/>
            <w:r>
              <w:t>ages of ages</w:t>
            </w:r>
            <w:commentRangeEnd w:id="1762"/>
            <w:r>
              <w:rPr>
                <w:rStyle w:val="CommentReference"/>
              </w:rPr>
              <w:commentReference w:id="176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63" w:name="_Ref434476347"/>
      <w:r>
        <w:t>The Psali Adam</w:t>
      </w:r>
      <w:r w:rsidR="006C1B94">
        <w:t xml:space="preserve"> for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64" w:name="_Ref434476369"/>
      <w:r>
        <w:t>The Psali Batos</w:t>
      </w:r>
      <w:r w:rsidR="006C1B94">
        <w:t xml:space="preserve"> for Great Lent</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65" w:name="_Toc410196230"/>
      <w:bookmarkStart w:id="1766" w:name="_Toc410196472"/>
      <w:bookmarkStart w:id="1767" w:name="_Toc410196974"/>
      <w:bookmarkStart w:id="1768" w:name="_Toc448227663"/>
      <w:r>
        <w:t>Lazarus Saturday</w:t>
      </w:r>
      <w:bookmarkEnd w:id="1765"/>
      <w:bookmarkEnd w:id="1766"/>
      <w:bookmarkEnd w:id="1767"/>
      <w:bookmarkEnd w:id="1768"/>
    </w:p>
    <w:p w14:paraId="536840DE" w14:textId="77777777" w:rsidR="00EC2AEB" w:rsidRPr="001E5E16" w:rsidRDefault="00EC2AEB" w:rsidP="00EC2AEB">
      <w:pPr>
        <w:pStyle w:val="Heading4"/>
      </w:pPr>
      <w:bookmarkStart w:id="1769" w:name="_Ref434478195"/>
      <w:r>
        <w:t>The Doxology</w:t>
      </w:r>
      <w:r w:rsidR="00E21EA3">
        <w:t xml:space="preserve"> for Lazarus Saturday</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0" w:name="_Ref434476394"/>
      <w:r>
        <w:t>The Psali Batos</w:t>
      </w:r>
      <w:r w:rsidR="006C1B94">
        <w:t xml:space="preserve"> for Lazarus Saturday</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71"/>
            <w:r>
              <w:t>With glory befitting You</w:t>
            </w:r>
            <w:commentRangeEnd w:id="1771"/>
            <w:r>
              <w:rPr>
                <w:rStyle w:val="CommentReference"/>
              </w:rPr>
              <w:commentReference w:id="177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72" w:name="_Toc410196231"/>
      <w:bookmarkStart w:id="1773" w:name="_Toc410196473"/>
      <w:bookmarkStart w:id="1774" w:name="_Toc410196975"/>
      <w:bookmarkStart w:id="1775" w:name="_Toc448227664"/>
      <w:r>
        <w:t>Palm Sunday</w:t>
      </w:r>
      <w:bookmarkEnd w:id="1772"/>
      <w:bookmarkEnd w:id="1773"/>
      <w:bookmarkEnd w:id="1774"/>
      <w:bookmarkEnd w:id="1775"/>
    </w:p>
    <w:p w14:paraId="5FD5B809" w14:textId="77777777" w:rsidR="00EC2AEB" w:rsidRPr="001E5E16" w:rsidRDefault="00EC2AEB" w:rsidP="00EC2AEB">
      <w:pPr>
        <w:pStyle w:val="Heading4"/>
      </w:pPr>
      <w:bookmarkStart w:id="1776" w:name="_Ref434478217"/>
      <w:r>
        <w:t xml:space="preserve">The </w:t>
      </w:r>
      <w:r w:rsidR="00FA139D">
        <w:t xml:space="preserve">First </w:t>
      </w:r>
      <w:r>
        <w:t>Doxology</w:t>
      </w:r>
      <w:r w:rsidR="00E21EA3">
        <w:t xml:space="preserve"> for Palm Sunday</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77"/>
            <w:r>
              <w:t>To the ages.</w:t>
            </w:r>
            <w:commentRangeEnd w:id="1777"/>
            <w:r>
              <w:rPr>
                <w:rStyle w:val="CommentReference"/>
              </w:rPr>
              <w:commentReference w:id="177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78" w:name="_Ref434478234"/>
      <w:r>
        <w:t>The Second Doxology</w:t>
      </w:r>
      <w:r w:rsidR="00E21EA3">
        <w:t xml:space="preserve"> for Palm Sunday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3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79" w:name="_Ref434478255"/>
      <w:r>
        <w:t>The Third Doxology</w:t>
      </w:r>
      <w:r w:rsidR="00E21EA3">
        <w:t xml:space="preserve"> for Palm Sunday</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3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0"/>
            <w:r>
              <w:t xml:space="preserve">is </w:t>
            </w:r>
            <w:commentRangeEnd w:id="1780"/>
            <w:r>
              <w:rPr>
                <w:rStyle w:val="CommentReference"/>
              </w:rPr>
              <w:commentReference w:id="178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81" w:name="_Ref434476417"/>
      <w:r>
        <w:t>The Psali Adam</w:t>
      </w:r>
      <w:r w:rsidR="006C1B94">
        <w:t xml:space="preserve"> for Palm Sunday</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82"/>
            <w:r>
              <w:t xml:space="preserve">Offer </w:t>
            </w:r>
            <w:commentRangeEnd w:id="1782"/>
            <w:r>
              <w:rPr>
                <w:rStyle w:val="CommentReference"/>
              </w:rPr>
              <w:commentReference w:id="178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83"/>
            <w:r>
              <w:t>Kranion</w:t>
            </w:r>
            <w:commentRangeEnd w:id="1783"/>
            <w:r>
              <w:rPr>
                <w:rStyle w:val="CommentReference"/>
              </w:rPr>
              <w:commentReference w:id="178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84" w:name="_Toc448227665"/>
      <w:bookmarkStart w:id="1785" w:name="_Toc410196232"/>
      <w:bookmarkStart w:id="1786" w:name="_Toc410196474"/>
      <w:bookmarkStart w:id="1787" w:name="_Toc410196976"/>
      <w:r>
        <w:t>Joyous Saturday</w:t>
      </w:r>
      <w:bookmarkEnd w:id="1784"/>
    </w:p>
    <w:p w14:paraId="65F4337A" w14:textId="2CA465AF" w:rsidR="003E106D" w:rsidRDefault="003E106D" w:rsidP="003E106D">
      <w:pPr>
        <w:pStyle w:val="Heading4"/>
      </w:pPr>
      <w:bookmarkStart w:id="1788" w:name="_Ref435562018"/>
      <w:r>
        <w:t>The Psali Batos for the Joyous Saturday</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89"/>
            <w:r>
              <w:t xml:space="preserve">abolished </w:t>
            </w:r>
            <w:commentRangeEnd w:id="1789"/>
            <w:r>
              <w:rPr>
                <w:rStyle w:val="CommentReference"/>
              </w:rPr>
              <w:commentReference w:id="178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0"/>
            <w:r>
              <w:t>power</w:t>
            </w:r>
            <w:commentRangeEnd w:id="1790"/>
            <w:r>
              <w:rPr>
                <w:rStyle w:val="CommentReference"/>
              </w:rPr>
              <w:commentReference w:id="179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91" w:name="_Toc448227666"/>
      <w:r>
        <w:t>Resurrection</w:t>
      </w:r>
      <w:bookmarkEnd w:id="1785"/>
      <w:bookmarkEnd w:id="1786"/>
      <w:bookmarkEnd w:id="1787"/>
      <w:r w:rsidR="003E106D">
        <w:t xml:space="preserve"> Sunday</w:t>
      </w:r>
      <w:bookmarkEnd w:id="1791"/>
    </w:p>
    <w:p w14:paraId="48D283B9" w14:textId="77777777" w:rsidR="00EC2AEB" w:rsidRPr="001E5E16" w:rsidRDefault="00EC2AEB" w:rsidP="00EC2AEB">
      <w:pPr>
        <w:pStyle w:val="Heading4"/>
      </w:pPr>
      <w:bookmarkStart w:id="1792" w:name="_Ref434478294"/>
      <w:r>
        <w:t>The Doxology</w:t>
      </w:r>
      <w:r w:rsidR="00E21EA3">
        <w:t xml:space="preserve"> for the Resurrection</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93"/>
            <w:r>
              <w:t>Name</w:t>
            </w:r>
            <w:commentRangeEnd w:id="1793"/>
            <w:r>
              <w:rPr>
                <w:rStyle w:val="CommentReference"/>
              </w:rPr>
              <w:commentReference w:id="179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94" w:name="_Ref434478317"/>
      <w:r>
        <w:t>A</w:t>
      </w:r>
      <w:r w:rsidR="00E21EA3">
        <w:t>nother</w:t>
      </w:r>
      <w:r>
        <w:t xml:space="preserve"> Doxology</w:t>
      </w:r>
      <w:r w:rsidR="00E21EA3">
        <w:t xml:space="preserve"> for the Resurrection</w:t>
      </w:r>
      <w:bookmarkEnd w:id="1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95" w:name="_Ref434478347"/>
      <w:r>
        <w:t>A Doxology for Archangel Michael</w:t>
      </w:r>
      <w:r w:rsidR="00E21EA3">
        <w:t xml:space="preserve"> for the Resurrection</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3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3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3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96" w:name="_Ref434476440"/>
      <w:r>
        <w:t>The Psali Adam</w:t>
      </w:r>
      <w:r w:rsidR="006C1B94">
        <w:t xml:space="preserve"> for the Resurrection</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97" w:name="_Ref434476459"/>
      <w:r>
        <w:t>The Psali Batos</w:t>
      </w:r>
      <w:r w:rsidR="006C1B94">
        <w:t xml:space="preserve"> for the Resurrection</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98" w:name="_Toc410196233"/>
      <w:bookmarkStart w:id="1799" w:name="_Toc410196475"/>
      <w:bookmarkStart w:id="1800" w:name="_Toc410196977"/>
      <w:bookmarkStart w:id="1801" w:name="_Toc448227667"/>
      <w:r>
        <w:t>Thomas Sunday</w:t>
      </w:r>
      <w:bookmarkEnd w:id="1798"/>
      <w:bookmarkEnd w:id="1799"/>
      <w:bookmarkEnd w:id="1800"/>
      <w:bookmarkEnd w:id="1801"/>
    </w:p>
    <w:p w14:paraId="1CFE554E" w14:textId="77777777" w:rsidR="00EC2AEB" w:rsidRDefault="00EC2AEB" w:rsidP="00EC2AEB">
      <w:pPr>
        <w:pStyle w:val="Heading4"/>
      </w:pPr>
      <w:bookmarkStart w:id="1802" w:name="_Ref434478375"/>
      <w:r>
        <w:t>The Doxology</w:t>
      </w:r>
      <w:r w:rsidR="00E21EA3">
        <w:t xml:space="preserve"> for Thomas Sunday</w:t>
      </w:r>
      <w:bookmarkEnd w:id="1802"/>
    </w:p>
    <w:p w14:paraId="641B4975" w14:textId="13A23E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44A4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44A4C">
        <w:rPr>
          <w:noProof/>
        </w:rPr>
        <w:t>933</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3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4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4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4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03"/>
            <w:r>
              <w:t xml:space="preserve">Jesus </w:t>
            </w:r>
            <w:commentRangeEnd w:id="1803"/>
            <w:r>
              <w:rPr>
                <w:rStyle w:val="CommentReference"/>
                <w:rFonts w:ascii="Times New Roman" w:hAnsi="Times New Roman"/>
              </w:rPr>
              <w:commentReference w:id="180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04" w:name="_Toc410196235"/>
      <w:bookmarkStart w:id="1805" w:name="_Toc410196477"/>
      <w:bookmarkStart w:id="1806" w:name="_Toc410196979"/>
      <w:bookmarkStart w:id="1807" w:name="_Toc448227668"/>
      <w:r>
        <w:t>Ascension</w:t>
      </w:r>
      <w:bookmarkEnd w:id="1804"/>
      <w:bookmarkEnd w:id="1805"/>
      <w:bookmarkEnd w:id="1806"/>
      <w:bookmarkEnd w:id="1807"/>
    </w:p>
    <w:p w14:paraId="41C1E8F1" w14:textId="77777777" w:rsidR="00EC2AEB" w:rsidRPr="001E5E16" w:rsidRDefault="00EC2AEB" w:rsidP="00EC2AEB">
      <w:pPr>
        <w:pStyle w:val="Heading4"/>
      </w:pPr>
      <w:bookmarkStart w:id="1808" w:name="_Ref434478556"/>
      <w:r>
        <w:t>The Doxology</w:t>
      </w:r>
      <w:r w:rsidR="00CC1CA8">
        <w:t xml:space="preserve"> for the Ascension</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09"/>
            <w:r>
              <w:t>Name</w:t>
            </w:r>
            <w:commentRangeEnd w:id="1809"/>
            <w:r>
              <w:rPr>
                <w:rStyle w:val="CommentReference"/>
              </w:rPr>
              <w:commentReference w:id="180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0"/>
            <w:r>
              <w:t>to Him</w:t>
            </w:r>
            <w:commentRangeEnd w:id="1810"/>
            <w:r>
              <w:rPr>
                <w:rStyle w:val="CommentReference"/>
              </w:rPr>
              <w:commentReference w:id="181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11"/>
            <w:r>
              <w:t>might</w:t>
            </w:r>
            <w:commentRangeEnd w:id="1811"/>
            <w:r>
              <w:rPr>
                <w:rStyle w:val="CommentReference"/>
              </w:rPr>
              <w:commentReference w:id="181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12"/>
            <w:r>
              <w:t xml:space="preserve">Jesus </w:t>
            </w:r>
            <w:commentRangeEnd w:id="1812"/>
            <w:r>
              <w:rPr>
                <w:rStyle w:val="CommentReference"/>
                <w:rFonts w:ascii="Times New Roman" w:hAnsi="Times New Roman"/>
              </w:rPr>
              <w:commentReference w:id="181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13" w:name="_Ref434476482"/>
      <w:r>
        <w:t>The Psali Adam</w:t>
      </w:r>
      <w:r w:rsidR="006C1B94">
        <w:t xml:space="preserve"> for the Ascension</w:t>
      </w:r>
      <w:bookmarkEnd w:id="1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14" w:name="_Ref434476541"/>
      <w:r>
        <w:t>The Psali Batos</w:t>
      </w:r>
      <w:r w:rsidR="006C1B94">
        <w:t xml:space="preserve"> for the Ascension</w:t>
      </w:r>
      <w:bookmarkEnd w:id="1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15"/>
            <w:r>
              <w:t>miracles</w:t>
            </w:r>
            <w:commentRangeEnd w:id="1815"/>
            <w:r>
              <w:rPr>
                <w:rStyle w:val="CommentReference"/>
              </w:rPr>
              <w:commentReference w:id="181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16" w:name="_Toc410196236"/>
      <w:bookmarkStart w:id="1817" w:name="_Toc410196478"/>
      <w:bookmarkStart w:id="1818" w:name="_Toc410196980"/>
      <w:bookmarkStart w:id="1819" w:name="_Toc448227669"/>
      <w:r>
        <w:t>Pentecost</w:t>
      </w:r>
      <w:bookmarkEnd w:id="1816"/>
      <w:bookmarkEnd w:id="1817"/>
      <w:bookmarkEnd w:id="1818"/>
      <w:bookmarkEnd w:id="1819"/>
    </w:p>
    <w:p w14:paraId="79712352" w14:textId="77777777" w:rsidR="00EC2AEB" w:rsidRPr="001E5E16" w:rsidRDefault="00EC2AEB" w:rsidP="00EC2AEB">
      <w:pPr>
        <w:pStyle w:val="Heading4"/>
      </w:pPr>
      <w:bookmarkStart w:id="1820" w:name="_Ref434478581"/>
      <w:r>
        <w:t>The Doxology</w:t>
      </w:r>
      <w:r w:rsidR="00CC1CA8">
        <w:t xml:space="preserve"> for Pentecost</w:t>
      </w:r>
      <w:bookmarkEnd w:id="1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21"/>
            <w:r>
              <w:t>Name</w:t>
            </w:r>
            <w:commentRangeEnd w:id="1821"/>
            <w:r>
              <w:rPr>
                <w:rStyle w:val="CommentReference"/>
              </w:rPr>
              <w:commentReference w:id="182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22"/>
            <w:r>
              <w:t>to Him</w:t>
            </w:r>
            <w:commentRangeEnd w:id="1822"/>
            <w:r>
              <w:rPr>
                <w:rStyle w:val="CommentReference"/>
              </w:rPr>
              <w:commentReference w:id="182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23"/>
            <w:r>
              <w:t>might</w:t>
            </w:r>
            <w:commentRangeEnd w:id="1823"/>
            <w:r>
              <w:rPr>
                <w:rStyle w:val="CommentReference"/>
              </w:rPr>
              <w:commentReference w:id="182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24" w:name="_Ref434476566"/>
      <w:r>
        <w:t>The Psali Adam</w:t>
      </w:r>
      <w:r w:rsidR="006C1B94">
        <w:t xml:space="preserve"> for Pentecost</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25" w:name="_Toc410196981"/>
      <w:bookmarkStart w:id="1826" w:name="_Toc448696658"/>
      <w:bookmarkEnd w:id="1734"/>
      <w:r>
        <w:t>Hymns for Koiak</w:t>
      </w:r>
      <w:bookmarkEnd w:id="167"/>
      <w:bookmarkEnd w:id="168"/>
      <w:bookmarkEnd w:id="169"/>
      <w:bookmarkEnd w:id="1825"/>
      <w:r w:rsidR="00860765">
        <w:rPr>
          <w:rStyle w:val="FootnoteReference"/>
        </w:rPr>
        <w:footnoteReference w:id="943"/>
      </w:r>
      <w:bookmarkEnd w:id="1826"/>
    </w:p>
    <w:p w14:paraId="349B59E0" w14:textId="77777777" w:rsidR="00233CE3" w:rsidRDefault="00233CE3" w:rsidP="00E27B27">
      <w:pPr>
        <w:pStyle w:val="Heading3"/>
      </w:pPr>
      <w:bookmarkStart w:id="1827" w:name="_Ref435645419"/>
      <w:r>
        <w:t>THE KIAK CANTICLE</w:t>
      </w:r>
      <w:bookmarkEnd w:id="182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28" w:name="_Ref435645438"/>
      <w:r>
        <w:rPr>
          <w:sz w:val="24"/>
        </w:rPr>
        <w:t>PSALI ADAM</w:t>
      </w:r>
      <w:r>
        <w:t xml:space="preserve"> AFTER THE FIRST CANTICLE</w:t>
      </w:r>
      <w:bookmarkEnd w:id="182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29" w:name="_Ref435645453"/>
      <w:r>
        <w:t>PSALI ADAM (BEFORE THE SECOND CANTICLE)</w:t>
      </w:r>
      <w:bookmarkEnd w:id="182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30" w:name="_Ref435645565"/>
      <w:r>
        <w:rPr>
          <w:sz w:val="24"/>
        </w:rPr>
        <w:t>PSALI ADAM</w:t>
      </w:r>
      <w:r>
        <w:t xml:space="preserve"> AFTER THE SECOND CANTICLE</w:t>
      </w:r>
      <w:bookmarkEnd w:id="183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31" w:name="_Ref435645467"/>
      <w:r>
        <w:t>THE FIERY BUSH</w:t>
      </w:r>
      <w:bookmarkEnd w:id="183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32" w:name="_Ref435645593"/>
      <w:r>
        <w:t>PSALI BATO</w:t>
      </w:r>
      <w:r>
        <w:rPr>
          <w:lang w:val="en-US"/>
        </w:rPr>
        <w:t>S AFTER THE THIRD CANTICLE</w:t>
      </w:r>
      <w:bookmarkEnd w:id="183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33" w:name="_Toc448696659"/>
      <w:r>
        <w:t>Index of Psalis</w:t>
      </w:r>
      <w:bookmarkEnd w:id="1833"/>
    </w:p>
    <w:p w14:paraId="440035E9" w14:textId="572103FC" w:rsidR="003E106D" w:rsidRPr="003E106D" w:rsidRDefault="003E106D" w:rsidP="003E106D">
      <w:pPr>
        <w:pStyle w:val="Heading3"/>
      </w:pPr>
      <w:r>
        <w:t>Seasonal Psalis</w:t>
      </w:r>
    </w:p>
    <w:p w14:paraId="0EFBDCCD" w14:textId="5CFB69E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44A4C">
        <w:t>The Psali Adam for the Ecclesiastical New Year</w:t>
      </w:r>
      <w:r>
        <w:fldChar w:fldCharType="end"/>
      </w:r>
      <w:r>
        <w:tab/>
      </w:r>
      <w:r>
        <w:fldChar w:fldCharType="begin"/>
      </w:r>
      <w:r>
        <w:instrText xml:space="preserve"> PAGEREF _Ref434473482 \h </w:instrText>
      </w:r>
      <w:r>
        <w:fldChar w:fldCharType="separate"/>
      </w:r>
      <w:r w:rsidR="00044A4C">
        <w:rPr>
          <w:noProof/>
        </w:rPr>
        <w:t>587</w:t>
      </w:r>
      <w:r>
        <w:fldChar w:fldCharType="end"/>
      </w:r>
    </w:p>
    <w:p w14:paraId="6F52649C" w14:textId="3B562FF8"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44A4C">
        <w:t>The Psali Batos for the Ecclesiastical New Year</w:t>
      </w:r>
      <w:r>
        <w:fldChar w:fldCharType="end"/>
      </w:r>
      <w:r>
        <w:tab/>
      </w:r>
      <w:r>
        <w:fldChar w:fldCharType="begin"/>
      </w:r>
      <w:r>
        <w:instrText xml:space="preserve"> PAGEREF _Ref434473530 \h </w:instrText>
      </w:r>
      <w:r>
        <w:fldChar w:fldCharType="separate"/>
      </w:r>
      <w:r w:rsidR="00044A4C">
        <w:rPr>
          <w:noProof/>
        </w:rPr>
        <w:t>592</w:t>
      </w:r>
      <w:r>
        <w:fldChar w:fldCharType="end"/>
      </w:r>
    </w:p>
    <w:p w14:paraId="46EAAC98" w14:textId="7FB0A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44A4C">
        <w:t>The Psali Adam for the Feast of the Cross</w:t>
      </w:r>
      <w:r>
        <w:fldChar w:fldCharType="end"/>
      </w:r>
      <w:r>
        <w:tab/>
      </w:r>
      <w:r>
        <w:fldChar w:fldCharType="begin"/>
      </w:r>
      <w:r>
        <w:instrText xml:space="preserve"> PAGEREF _Ref434474964 \h </w:instrText>
      </w:r>
      <w:r>
        <w:fldChar w:fldCharType="separate"/>
      </w:r>
      <w:r w:rsidR="00044A4C">
        <w:rPr>
          <w:noProof/>
        </w:rPr>
        <w:t>604</w:t>
      </w:r>
      <w:r>
        <w:fldChar w:fldCharType="end"/>
      </w:r>
    </w:p>
    <w:p w14:paraId="33EC2573" w14:textId="60A949A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44A4C">
        <w:t>The Psali Batos for the Feast of the Cross</w:t>
      </w:r>
      <w:r>
        <w:fldChar w:fldCharType="end"/>
      </w:r>
      <w:r>
        <w:tab/>
      </w:r>
      <w:r>
        <w:fldChar w:fldCharType="begin"/>
      </w:r>
      <w:r>
        <w:instrText xml:space="preserve"> PAGEREF _Ref434474992 \h </w:instrText>
      </w:r>
      <w:r>
        <w:fldChar w:fldCharType="separate"/>
      </w:r>
      <w:r w:rsidR="00044A4C">
        <w:rPr>
          <w:noProof/>
        </w:rPr>
        <w:t>607</w:t>
      </w:r>
      <w:r>
        <w:fldChar w:fldCharType="end"/>
      </w:r>
    </w:p>
    <w:p w14:paraId="05658BA4" w14:textId="4C59C68B"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44A4C">
        <w:t>The Psali Adam for the 29</w:t>
      </w:r>
      <w:r w:rsidR="00044A4C" w:rsidRPr="00C0205C">
        <w:rPr>
          <w:vertAlign w:val="superscript"/>
        </w:rPr>
        <w:t>th</w:t>
      </w:r>
      <w:r w:rsidR="00044A4C">
        <w:t xml:space="preserve"> of Every Month</w:t>
      </w:r>
      <w:r>
        <w:fldChar w:fldCharType="end"/>
      </w:r>
      <w:r>
        <w:tab/>
      </w:r>
      <w:r>
        <w:fldChar w:fldCharType="begin"/>
      </w:r>
      <w:r>
        <w:instrText xml:space="preserve"> PAGEREF _Ref435003845 \h </w:instrText>
      </w:r>
      <w:r>
        <w:fldChar w:fldCharType="separate"/>
      </w:r>
      <w:r w:rsidR="00044A4C">
        <w:rPr>
          <w:noProof/>
        </w:rPr>
        <w:t>614</w:t>
      </w:r>
      <w:r>
        <w:fldChar w:fldCharType="end"/>
      </w:r>
    </w:p>
    <w:p w14:paraId="23AAC468" w14:textId="647A873D"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44A4C">
        <w:t>The Psali Batos for the 29</w:t>
      </w:r>
      <w:r w:rsidR="00044A4C" w:rsidRPr="00C0205C">
        <w:rPr>
          <w:vertAlign w:val="superscript"/>
        </w:rPr>
        <w:t>th</w:t>
      </w:r>
      <w:r w:rsidR="00044A4C">
        <w:t xml:space="preserve"> of Every Month</w:t>
      </w:r>
      <w:r>
        <w:fldChar w:fldCharType="end"/>
      </w:r>
      <w:r>
        <w:tab/>
      </w:r>
      <w:r>
        <w:fldChar w:fldCharType="begin"/>
      </w:r>
      <w:r>
        <w:instrText xml:space="preserve"> PAGEREF _Ref435003860 \h </w:instrText>
      </w:r>
      <w:r>
        <w:fldChar w:fldCharType="separate"/>
      </w:r>
      <w:r w:rsidR="00044A4C">
        <w:rPr>
          <w:noProof/>
        </w:rPr>
        <w:t>619</w:t>
      </w:r>
      <w:r>
        <w:fldChar w:fldCharType="end"/>
      </w:r>
    </w:p>
    <w:p w14:paraId="693D9B9A" w14:textId="72E088F8"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44A4C">
        <w:t>The Sunday Psali Adam for Nativity</w:t>
      </w:r>
      <w:r>
        <w:fldChar w:fldCharType="end"/>
      </w:r>
      <w:r>
        <w:tab/>
      </w:r>
      <w:r>
        <w:fldChar w:fldCharType="begin"/>
      </w:r>
      <w:r>
        <w:instrText xml:space="preserve"> PAGEREF _Ref434475057 \h </w:instrText>
      </w:r>
      <w:r>
        <w:fldChar w:fldCharType="separate"/>
      </w:r>
      <w:r w:rsidR="00044A4C">
        <w:rPr>
          <w:noProof/>
        </w:rPr>
        <w:t>677</w:t>
      </w:r>
      <w:r>
        <w:fldChar w:fldCharType="end"/>
      </w:r>
    </w:p>
    <w:p w14:paraId="7B874A45" w14:textId="0509416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44A4C">
        <w:t>The Monday Psali Adam for Nativity</w:t>
      </w:r>
      <w:r>
        <w:fldChar w:fldCharType="end"/>
      </w:r>
      <w:r>
        <w:tab/>
      </w:r>
      <w:r>
        <w:fldChar w:fldCharType="begin"/>
      </w:r>
      <w:r>
        <w:instrText xml:space="preserve"> PAGEREF _Ref434475083 \h </w:instrText>
      </w:r>
      <w:r>
        <w:fldChar w:fldCharType="separate"/>
      </w:r>
      <w:r w:rsidR="00044A4C">
        <w:rPr>
          <w:noProof/>
        </w:rPr>
        <w:t>681</w:t>
      </w:r>
      <w:r>
        <w:fldChar w:fldCharType="end"/>
      </w:r>
    </w:p>
    <w:p w14:paraId="1039256A" w14:textId="5CC95F0B"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44A4C">
        <w:t>The Tuesday Psali Adam for Nativity</w:t>
      </w:r>
      <w:r>
        <w:fldChar w:fldCharType="end"/>
      </w:r>
      <w:r>
        <w:tab/>
      </w:r>
      <w:r>
        <w:fldChar w:fldCharType="begin"/>
      </w:r>
      <w:r>
        <w:instrText xml:space="preserve"> PAGEREF _Ref434475102 \h </w:instrText>
      </w:r>
      <w:r>
        <w:fldChar w:fldCharType="separate"/>
      </w:r>
      <w:r w:rsidR="00044A4C">
        <w:rPr>
          <w:noProof/>
        </w:rPr>
        <w:t>686</w:t>
      </w:r>
      <w:r>
        <w:fldChar w:fldCharType="end"/>
      </w:r>
    </w:p>
    <w:p w14:paraId="7B5D2028" w14:textId="0F38A6BD"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44A4C">
        <w:t>The Wednesday Psali Batos for Nativity</w:t>
      </w:r>
      <w:r>
        <w:fldChar w:fldCharType="end"/>
      </w:r>
      <w:r>
        <w:tab/>
      </w:r>
      <w:r>
        <w:fldChar w:fldCharType="begin"/>
      </w:r>
      <w:r>
        <w:instrText xml:space="preserve"> PAGEREF _Ref434475128 \h </w:instrText>
      </w:r>
      <w:r>
        <w:fldChar w:fldCharType="separate"/>
      </w:r>
      <w:r w:rsidR="00044A4C">
        <w:rPr>
          <w:noProof/>
        </w:rPr>
        <w:t>691</w:t>
      </w:r>
      <w:r>
        <w:fldChar w:fldCharType="end"/>
      </w:r>
    </w:p>
    <w:p w14:paraId="3EA797C4" w14:textId="66423066"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44A4C">
        <w:t>The Thursday Psali Batos for Nativity</w:t>
      </w:r>
      <w:r>
        <w:fldChar w:fldCharType="end"/>
      </w:r>
      <w:r>
        <w:tab/>
      </w:r>
      <w:r>
        <w:fldChar w:fldCharType="begin"/>
      </w:r>
      <w:r>
        <w:instrText xml:space="preserve"> PAGEREF _Ref434475150 \h </w:instrText>
      </w:r>
      <w:r>
        <w:fldChar w:fldCharType="separate"/>
      </w:r>
      <w:r w:rsidR="00044A4C">
        <w:rPr>
          <w:noProof/>
        </w:rPr>
        <w:t>694</w:t>
      </w:r>
      <w:r>
        <w:fldChar w:fldCharType="end"/>
      </w:r>
    </w:p>
    <w:p w14:paraId="3E761025" w14:textId="1F2C3B42"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44A4C">
        <w:t>The Friday Psali Batos for Nativity</w:t>
      </w:r>
      <w:r>
        <w:fldChar w:fldCharType="end"/>
      </w:r>
      <w:r>
        <w:tab/>
      </w:r>
      <w:r>
        <w:fldChar w:fldCharType="begin"/>
      </w:r>
      <w:r>
        <w:instrText xml:space="preserve"> PAGEREF _Ref434475177 \h </w:instrText>
      </w:r>
      <w:r>
        <w:fldChar w:fldCharType="separate"/>
      </w:r>
      <w:r w:rsidR="00044A4C">
        <w:rPr>
          <w:noProof/>
        </w:rPr>
        <w:t>698</w:t>
      </w:r>
      <w:r>
        <w:fldChar w:fldCharType="end"/>
      </w:r>
    </w:p>
    <w:p w14:paraId="52564264" w14:textId="75DF4AA2"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44A4C">
        <w:t>The Saturday Psali Batos for Nativity</w:t>
      </w:r>
      <w:r>
        <w:fldChar w:fldCharType="end"/>
      </w:r>
      <w:r>
        <w:tab/>
      </w:r>
      <w:r>
        <w:fldChar w:fldCharType="begin"/>
      </w:r>
      <w:r>
        <w:instrText xml:space="preserve"> PAGEREF _Ref434475196 \h </w:instrText>
      </w:r>
      <w:r>
        <w:fldChar w:fldCharType="separate"/>
      </w:r>
      <w:r w:rsidR="00044A4C">
        <w:rPr>
          <w:noProof/>
        </w:rPr>
        <w:t>703</w:t>
      </w:r>
      <w:r>
        <w:fldChar w:fldCharType="end"/>
      </w:r>
    </w:p>
    <w:p w14:paraId="523DE632" w14:textId="35283C5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44A4C">
        <w:t>The Psali Adam for the Circumcision</w:t>
      </w:r>
      <w:r>
        <w:fldChar w:fldCharType="end"/>
      </w:r>
      <w:r>
        <w:tab/>
      </w:r>
      <w:r>
        <w:fldChar w:fldCharType="begin"/>
      </w:r>
      <w:r>
        <w:instrText xml:space="preserve"> PAGEREF _Ref434475229 \h </w:instrText>
      </w:r>
      <w:r>
        <w:fldChar w:fldCharType="separate"/>
      </w:r>
      <w:r w:rsidR="00044A4C">
        <w:rPr>
          <w:noProof/>
        </w:rPr>
        <w:t>713</w:t>
      </w:r>
      <w:r>
        <w:fldChar w:fldCharType="end"/>
      </w:r>
    </w:p>
    <w:p w14:paraId="2BB4ED46" w14:textId="3BC0EA2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44A4C">
        <w:t>The Psali Batos for the Circumcision</w:t>
      </w:r>
      <w:r>
        <w:fldChar w:fldCharType="end"/>
      </w:r>
      <w:r>
        <w:tab/>
      </w:r>
      <w:r>
        <w:fldChar w:fldCharType="begin"/>
      </w:r>
      <w:r>
        <w:instrText xml:space="preserve"> PAGEREF _Ref434475252 \h </w:instrText>
      </w:r>
      <w:r>
        <w:fldChar w:fldCharType="separate"/>
      </w:r>
      <w:r w:rsidR="00044A4C">
        <w:rPr>
          <w:noProof/>
        </w:rPr>
        <w:t>717</w:t>
      </w:r>
      <w:r>
        <w:fldChar w:fldCharType="end"/>
      </w:r>
    </w:p>
    <w:p w14:paraId="56FF597D" w14:textId="7DDC0CF6"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44A4C">
        <w:t>The Sunday Psali Adam for Theophany</w:t>
      </w:r>
      <w:r>
        <w:fldChar w:fldCharType="end"/>
      </w:r>
      <w:r>
        <w:tab/>
      </w:r>
      <w:r>
        <w:fldChar w:fldCharType="begin"/>
      </w:r>
      <w:r>
        <w:instrText xml:space="preserve"> PAGEREF _Ref434475280 \h </w:instrText>
      </w:r>
      <w:r>
        <w:fldChar w:fldCharType="separate"/>
      </w:r>
      <w:r w:rsidR="00044A4C">
        <w:rPr>
          <w:noProof/>
        </w:rPr>
        <w:t>727</w:t>
      </w:r>
      <w:r>
        <w:fldChar w:fldCharType="end"/>
      </w:r>
    </w:p>
    <w:p w14:paraId="1D19000E" w14:textId="49D87DD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44A4C">
        <w:t>The Monday Psali Adam for Theophany</w:t>
      </w:r>
      <w:r>
        <w:fldChar w:fldCharType="end"/>
      </w:r>
      <w:r>
        <w:tab/>
      </w:r>
      <w:r>
        <w:fldChar w:fldCharType="begin"/>
      </w:r>
      <w:r>
        <w:instrText xml:space="preserve"> PAGEREF _Ref434475309 \h </w:instrText>
      </w:r>
      <w:r>
        <w:fldChar w:fldCharType="separate"/>
      </w:r>
      <w:r w:rsidR="00044A4C">
        <w:rPr>
          <w:noProof/>
        </w:rPr>
        <w:t>731</w:t>
      </w:r>
      <w:r>
        <w:fldChar w:fldCharType="end"/>
      </w:r>
    </w:p>
    <w:p w14:paraId="6323E549" w14:textId="1532312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44A4C">
        <w:t>The Tuesday Psali Adam for Theophany</w:t>
      </w:r>
      <w:r>
        <w:fldChar w:fldCharType="end"/>
      </w:r>
      <w:r>
        <w:tab/>
      </w:r>
      <w:r>
        <w:fldChar w:fldCharType="begin"/>
      </w:r>
      <w:r>
        <w:instrText xml:space="preserve"> PAGEREF _Ref434475331 \h </w:instrText>
      </w:r>
      <w:r>
        <w:fldChar w:fldCharType="separate"/>
      </w:r>
      <w:r w:rsidR="00044A4C">
        <w:rPr>
          <w:noProof/>
        </w:rPr>
        <w:t>734</w:t>
      </w:r>
      <w:r>
        <w:fldChar w:fldCharType="end"/>
      </w:r>
    </w:p>
    <w:p w14:paraId="7320174E" w14:textId="211827E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44A4C">
        <w:t>The Wednesday Psali Batos for Theophany</w:t>
      </w:r>
      <w:r>
        <w:fldChar w:fldCharType="end"/>
      </w:r>
      <w:r>
        <w:tab/>
      </w:r>
      <w:r>
        <w:fldChar w:fldCharType="begin"/>
      </w:r>
      <w:r>
        <w:instrText xml:space="preserve"> PAGEREF _Ref434475362 \h </w:instrText>
      </w:r>
      <w:r>
        <w:fldChar w:fldCharType="separate"/>
      </w:r>
      <w:r w:rsidR="00044A4C">
        <w:rPr>
          <w:noProof/>
        </w:rPr>
        <w:t>738</w:t>
      </w:r>
      <w:r>
        <w:fldChar w:fldCharType="end"/>
      </w:r>
    </w:p>
    <w:p w14:paraId="312AF9DB" w14:textId="5D711CCC"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44A4C">
        <w:t>The Thursday Psali Batos for Theophany</w:t>
      </w:r>
      <w:r>
        <w:fldChar w:fldCharType="end"/>
      </w:r>
      <w:r>
        <w:tab/>
      </w:r>
      <w:r>
        <w:fldChar w:fldCharType="begin"/>
      </w:r>
      <w:r>
        <w:instrText xml:space="preserve"> PAGEREF _Ref434475388 \h </w:instrText>
      </w:r>
      <w:r>
        <w:fldChar w:fldCharType="separate"/>
      </w:r>
      <w:r w:rsidR="00044A4C">
        <w:rPr>
          <w:noProof/>
        </w:rPr>
        <w:t>742</w:t>
      </w:r>
      <w:r>
        <w:fldChar w:fldCharType="end"/>
      </w:r>
    </w:p>
    <w:p w14:paraId="58C01D66" w14:textId="778925F4"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44A4C">
        <w:t>The Friday Psali Batos for Theophany</w:t>
      </w:r>
      <w:r>
        <w:fldChar w:fldCharType="end"/>
      </w:r>
      <w:r>
        <w:tab/>
      </w:r>
      <w:r>
        <w:fldChar w:fldCharType="begin"/>
      </w:r>
      <w:r>
        <w:instrText xml:space="preserve"> PAGEREF _Ref434475411 \h </w:instrText>
      </w:r>
      <w:r>
        <w:fldChar w:fldCharType="separate"/>
      </w:r>
      <w:r w:rsidR="00044A4C">
        <w:rPr>
          <w:noProof/>
        </w:rPr>
        <w:t>746</w:t>
      </w:r>
      <w:r>
        <w:fldChar w:fldCharType="end"/>
      </w:r>
    </w:p>
    <w:p w14:paraId="5D34BFE6" w14:textId="4F08C3DF"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44A4C">
        <w:t>The Saturday Psali Batos for Theophany</w:t>
      </w:r>
      <w:r>
        <w:fldChar w:fldCharType="end"/>
      </w:r>
      <w:r>
        <w:tab/>
      </w:r>
      <w:r>
        <w:fldChar w:fldCharType="begin"/>
      </w:r>
      <w:r>
        <w:instrText xml:space="preserve"> PAGEREF _Ref434475434 \h </w:instrText>
      </w:r>
      <w:r>
        <w:fldChar w:fldCharType="separate"/>
      </w:r>
      <w:r w:rsidR="00044A4C">
        <w:rPr>
          <w:noProof/>
        </w:rPr>
        <w:t>750</w:t>
      </w:r>
      <w:r>
        <w:fldChar w:fldCharType="end"/>
      </w:r>
    </w:p>
    <w:p w14:paraId="4BB2BF55" w14:textId="23529623"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44A4C">
        <w:t>The Psali Adam for the Wedding of Cana</w:t>
      </w:r>
      <w:r>
        <w:fldChar w:fldCharType="end"/>
      </w:r>
      <w:r>
        <w:tab/>
      </w:r>
      <w:r>
        <w:fldChar w:fldCharType="begin"/>
      </w:r>
      <w:r>
        <w:instrText xml:space="preserve"> PAGEREF _Ref434475472 \h </w:instrText>
      </w:r>
      <w:r>
        <w:fldChar w:fldCharType="separate"/>
      </w:r>
      <w:r w:rsidR="00044A4C">
        <w:rPr>
          <w:noProof/>
        </w:rPr>
        <w:t>756</w:t>
      </w:r>
      <w:r>
        <w:fldChar w:fldCharType="end"/>
      </w:r>
    </w:p>
    <w:p w14:paraId="2363057C" w14:textId="78126B6E"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44A4C">
        <w:t>The Psali Batos for the Wedding of Cana</w:t>
      </w:r>
      <w:r>
        <w:fldChar w:fldCharType="end"/>
      </w:r>
      <w:r>
        <w:tab/>
      </w:r>
      <w:r>
        <w:fldChar w:fldCharType="begin"/>
      </w:r>
      <w:r>
        <w:instrText xml:space="preserve"> PAGEREF _Ref434475500 \h </w:instrText>
      </w:r>
      <w:r>
        <w:fldChar w:fldCharType="separate"/>
      </w:r>
      <w:r w:rsidR="00044A4C">
        <w:rPr>
          <w:noProof/>
        </w:rPr>
        <w:t>760</w:t>
      </w:r>
      <w:r>
        <w:fldChar w:fldCharType="end"/>
      </w:r>
    </w:p>
    <w:p w14:paraId="28D62537" w14:textId="7BF0722D"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44A4C">
        <w:t>The Psali Adam for Annunciation</w:t>
      </w:r>
      <w:r>
        <w:fldChar w:fldCharType="end"/>
      </w:r>
      <w:r>
        <w:tab/>
      </w:r>
      <w:r>
        <w:fldChar w:fldCharType="begin"/>
      </w:r>
      <w:r>
        <w:instrText xml:space="preserve"> PAGEREF _Ref434475566 \h </w:instrText>
      </w:r>
      <w:r>
        <w:fldChar w:fldCharType="separate"/>
      </w:r>
      <w:r w:rsidR="00044A4C">
        <w:rPr>
          <w:noProof/>
        </w:rPr>
        <w:t>785</w:t>
      </w:r>
      <w:r>
        <w:fldChar w:fldCharType="end"/>
      </w:r>
    </w:p>
    <w:p w14:paraId="3A5E672D" w14:textId="12861DF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44A4C">
        <w:t>The Psali Batos for Annunciation</w:t>
      </w:r>
      <w:r>
        <w:fldChar w:fldCharType="end"/>
      </w:r>
      <w:r>
        <w:tab/>
      </w:r>
      <w:r>
        <w:fldChar w:fldCharType="begin"/>
      </w:r>
      <w:r>
        <w:instrText xml:space="preserve"> PAGEREF _Ref434475591 \h </w:instrText>
      </w:r>
      <w:r>
        <w:fldChar w:fldCharType="separate"/>
      </w:r>
      <w:r w:rsidR="00044A4C">
        <w:rPr>
          <w:noProof/>
        </w:rPr>
        <w:t>789</w:t>
      </w:r>
      <w:r>
        <w:fldChar w:fldCharType="end"/>
      </w:r>
    </w:p>
    <w:p w14:paraId="52A90C07" w14:textId="09BC3A8E"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44A4C">
        <w:t>The Psali Adam for the Entrance into Egypt</w:t>
      </w:r>
      <w:r>
        <w:fldChar w:fldCharType="end"/>
      </w:r>
      <w:r>
        <w:tab/>
      </w:r>
      <w:r>
        <w:fldChar w:fldCharType="begin"/>
      </w:r>
      <w:r>
        <w:instrText xml:space="preserve"> PAGEREF _Ref434476089 \h </w:instrText>
      </w:r>
      <w:r>
        <w:fldChar w:fldCharType="separate"/>
      </w:r>
      <w:r w:rsidR="00044A4C">
        <w:rPr>
          <w:noProof/>
        </w:rPr>
        <w:t>808</w:t>
      </w:r>
      <w:r>
        <w:fldChar w:fldCharType="end"/>
      </w:r>
    </w:p>
    <w:p w14:paraId="3A3F4AD9" w14:textId="030D57DD"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44A4C">
        <w:t>The Psali Batos for the Entrance into Egypt</w:t>
      </w:r>
      <w:r>
        <w:fldChar w:fldCharType="end"/>
      </w:r>
      <w:r>
        <w:tab/>
      </w:r>
      <w:r>
        <w:fldChar w:fldCharType="begin"/>
      </w:r>
      <w:r>
        <w:instrText xml:space="preserve"> PAGEREF _Ref434476112 \h </w:instrText>
      </w:r>
      <w:r>
        <w:fldChar w:fldCharType="separate"/>
      </w:r>
      <w:r w:rsidR="00044A4C">
        <w:rPr>
          <w:noProof/>
        </w:rPr>
        <w:t>812</w:t>
      </w:r>
      <w:r>
        <w:fldChar w:fldCharType="end"/>
      </w:r>
    </w:p>
    <w:p w14:paraId="29274CA9" w14:textId="722F0FC2"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44A4C">
        <w:t>The Psali Adam for the Apostles’ Fast</w:t>
      </w:r>
      <w:r>
        <w:fldChar w:fldCharType="end"/>
      </w:r>
      <w:r>
        <w:tab/>
      </w:r>
      <w:r>
        <w:fldChar w:fldCharType="begin"/>
      </w:r>
      <w:r>
        <w:instrText xml:space="preserve"> PAGEREF _Ref434476183 \h </w:instrText>
      </w:r>
      <w:r>
        <w:fldChar w:fldCharType="separate"/>
      </w:r>
      <w:r w:rsidR="00044A4C">
        <w:rPr>
          <w:noProof/>
        </w:rPr>
        <w:t>824</w:t>
      </w:r>
      <w:r>
        <w:fldChar w:fldCharType="end"/>
      </w:r>
    </w:p>
    <w:p w14:paraId="63B4C376" w14:textId="091007C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44A4C">
        <w:t>The Psali Batos for the Apostles’ Fast</w:t>
      </w:r>
      <w:r>
        <w:fldChar w:fldCharType="end"/>
      </w:r>
      <w:r>
        <w:tab/>
      </w:r>
      <w:r>
        <w:fldChar w:fldCharType="begin"/>
      </w:r>
      <w:r>
        <w:instrText xml:space="preserve"> PAGEREF _Ref434476204 \h </w:instrText>
      </w:r>
      <w:r>
        <w:fldChar w:fldCharType="separate"/>
      </w:r>
      <w:r w:rsidR="00044A4C">
        <w:rPr>
          <w:noProof/>
        </w:rPr>
        <w:t>827</w:t>
      </w:r>
      <w:r>
        <w:fldChar w:fldCharType="end"/>
      </w:r>
    </w:p>
    <w:p w14:paraId="28BB7E6E" w14:textId="79AA606D"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44A4C">
        <w:t>The Psali Adam for the Apostles’ Feast</w:t>
      </w:r>
      <w:r>
        <w:fldChar w:fldCharType="end"/>
      </w:r>
      <w:r>
        <w:tab/>
      </w:r>
      <w:r>
        <w:fldChar w:fldCharType="begin"/>
      </w:r>
      <w:r>
        <w:instrText xml:space="preserve"> PAGEREF _Ref434476236 \h </w:instrText>
      </w:r>
      <w:r>
        <w:fldChar w:fldCharType="separate"/>
      </w:r>
      <w:r w:rsidR="00044A4C">
        <w:rPr>
          <w:noProof/>
        </w:rPr>
        <w:t>842</w:t>
      </w:r>
      <w:r>
        <w:fldChar w:fldCharType="end"/>
      </w:r>
    </w:p>
    <w:p w14:paraId="3BEDFF67" w14:textId="340540DA"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44A4C">
        <w:t>The Psali Batos for the Apostles’ Feast</w:t>
      </w:r>
      <w:r>
        <w:fldChar w:fldCharType="end"/>
      </w:r>
      <w:r>
        <w:tab/>
      </w:r>
      <w:r>
        <w:fldChar w:fldCharType="begin"/>
      </w:r>
      <w:r>
        <w:instrText xml:space="preserve"> PAGEREF _Ref434476261 \h </w:instrText>
      </w:r>
      <w:r>
        <w:fldChar w:fldCharType="separate"/>
      </w:r>
      <w:r w:rsidR="00044A4C">
        <w:rPr>
          <w:noProof/>
        </w:rPr>
        <w:t>845</w:t>
      </w:r>
      <w:r>
        <w:fldChar w:fldCharType="end"/>
      </w:r>
    </w:p>
    <w:p w14:paraId="346BEA29" w14:textId="6B2D9540"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44A4C">
        <w:t>The Psali Adam for the Transfiguration</w:t>
      </w:r>
      <w:r>
        <w:fldChar w:fldCharType="end"/>
      </w:r>
      <w:r>
        <w:tab/>
      </w:r>
      <w:r>
        <w:fldChar w:fldCharType="begin"/>
      </w:r>
      <w:r>
        <w:instrText xml:space="preserve"> PAGEREF _Ref434476299 \h </w:instrText>
      </w:r>
      <w:r>
        <w:fldChar w:fldCharType="separate"/>
      </w:r>
      <w:r w:rsidR="00044A4C">
        <w:rPr>
          <w:noProof/>
        </w:rPr>
        <w:t>866</w:t>
      </w:r>
      <w:r>
        <w:fldChar w:fldCharType="end"/>
      </w:r>
    </w:p>
    <w:p w14:paraId="2B02F545" w14:textId="27FA4632"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44A4C">
        <w:t>The Psali Batos for the Transfiguration</w:t>
      </w:r>
      <w:r>
        <w:fldChar w:fldCharType="end"/>
      </w:r>
      <w:r>
        <w:tab/>
      </w:r>
      <w:r>
        <w:fldChar w:fldCharType="begin"/>
      </w:r>
      <w:r>
        <w:instrText xml:space="preserve"> PAGEREF _Ref434476316 \h </w:instrText>
      </w:r>
      <w:r>
        <w:fldChar w:fldCharType="separate"/>
      </w:r>
      <w:r w:rsidR="00044A4C">
        <w:rPr>
          <w:noProof/>
        </w:rPr>
        <w:t>870</w:t>
      </w:r>
      <w:r>
        <w:fldChar w:fldCharType="end"/>
      </w:r>
    </w:p>
    <w:p w14:paraId="2B8831C2" w14:textId="2459EC3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44A4C">
        <w:t>The Psali Adam for Great Lent</w:t>
      </w:r>
      <w:r>
        <w:fldChar w:fldCharType="end"/>
      </w:r>
      <w:r>
        <w:tab/>
      </w:r>
      <w:r>
        <w:fldChar w:fldCharType="begin"/>
      </w:r>
      <w:r>
        <w:instrText xml:space="preserve"> PAGEREF _Ref434476347 \h </w:instrText>
      </w:r>
      <w:r>
        <w:fldChar w:fldCharType="separate"/>
      </w:r>
      <w:r w:rsidR="00044A4C">
        <w:rPr>
          <w:noProof/>
        </w:rPr>
        <w:t>904</w:t>
      </w:r>
      <w:r>
        <w:fldChar w:fldCharType="end"/>
      </w:r>
    </w:p>
    <w:p w14:paraId="22E9A337" w14:textId="03CE5F68"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44A4C">
        <w:t>The Psali Batos for Great Lent</w:t>
      </w:r>
      <w:r>
        <w:fldChar w:fldCharType="end"/>
      </w:r>
      <w:r>
        <w:tab/>
      </w:r>
      <w:r>
        <w:fldChar w:fldCharType="begin"/>
      </w:r>
      <w:r>
        <w:instrText xml:space="preserve"> PAGEREF _Ref434476369 \h </w:instrText>
      </w:r>
      <w:r>
        <w:fldChar w:fldCharType="separate"/>
      </w:r>
      <w:r w:rsidR="00044A4C">
        <w:rPr>
          <w:noProof/>
        </w:rPr>
        <w:t>907</w:t>
      </w:r>
      <w:r>
        <w:fldChar w:fldCharType="end"/>
      </w:r>
    </w:p>
    <w:p w14:paraId="7827303F" w14:textId="7561C0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44A4C">
        <w:t>The Psali Batos for Lazarus Saturday</w:t>
      </w:r>
      <w:r>
        <w:fldChar w:fldCharType="end"/>
      </w:r>
      <w:r>
        <w:tab/>
      </w:r>
      <w:r>
        <w:fldChar w:fldCharType="begin"/>
      </w:r>
      <w:r>
        <w:instrText xml:space="preserve"> PAGEREF _Ref434476394 \h </w:instrText>
      </w:r>
      <w:r>
        <w:fldChar w:fldCharType="separate"/>
      </w:r>
      <w:r w:rsidR="00044A4C">
        <w:rPr>
          <w:noProof/>
        </w:rPr>
        <w:t>912</w:t>
      </w:r>
      <w:r>
        <w:fldChar w:fldCharType="end"/>
      </w:r>
    </w:p>
    <w:p w14:paraId="1272D4BB" w14:textId="33EEE3AF"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44A4C">
        <w:t>The Psali Adam for Palm Sunday</w:t>
      </w:r>
      <w:r>
        <w:fldChar w:fldCharType="end"/>
      </w:r>
      <w:r>
        <w:tab/>
      </w:r>
      <w:r>
        <w:fldChar w:fldCharType="begin"/>
      </w:r>
      <w:r>
        <w:instrText xml:space="preserve"> PAGEREF _Ref434476417 \h </w:instrText>
      </w:r>
      <w:r>
        <w:fldChar w:fldCharType="separate"/>
      </w:r>
      <w:r w:rsidR="00044A4C">
        <w:rPr>
          <w:noProof/>
        </w:rPr>
        <w:t>921</w:t>
      </w:r>
      <w:r>
        <w:fldChar w:fldCharType="end"/>
      </w:r>
    </w:p>
    <w:p w14:paraId="0E4E4E45" w14:textId="36D9E7E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44A4C">
        <w:t>The Psali Batos for the Joyous Saturday</w:t>
      </w:r>
      <w:r>
        <w:fldChar w:fldCharType="end"/>
      </w:r>
      <w:r>
        <w:tab/>
      </w:r>
      <w:r>
        <w:fldChar w:fldCharType="begin"/>
      </w:r>
      <w:r>
        <w:instrText xml:space="preserve"> PAGEREF _Ref435562018 \h </w:instrText>
      </w:r>
      <w:r>
        <w:fldChar w:fldCharType="separate"/>
      </w:r>
      <w:r w:rsidR="00044A4C">
        <w:rPr>
          <w:noProof/>
        </w:rPr>
        <w:t>925</w:t>
      </w:r>
      <w:r>
        <w:fldChar w:fldCharType="end"/>
      </w:r>
    </w:p>
    <w:p w14:paraId="5A57B684" w14:textId="76BAE78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44A4C">
        <w:t>The Psali Adam for the Resurrection</w:t>
      </w:r>
      <w:r>
        <w:fldChar w:fldCharType="end"/>
      </w:r>
      <w:r>
        <w:tab/>
      </w:r>
      <w:r>
        <w:fldChar w:fldCharType="begin"/>
      </w:r>
      <w:r>
        <w:instrText xml:space="preserve"> PAGEREF _Ref434476440 \h </w:instrText>
      </w:r>
      <w:r>
        <w:fldChar w:fldCharType="separate"/>
      </w:r>
      <w:r w:rsidR="00044A4C">
        <w:rPr>
          <w:noProof/>
        </w:rPr>
        <w:t>937</w:t>
      </w:r>
      <w:r>
        <w:fldChar w:fldCharType="end"/>
      </w:r>
    </w:p>
    <w:p w14:paraId="7201C2B6" w14:textId="63EE83F0"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44A4C">
        <w:t>The Psali Batos for the Resurrection</w:t>
      </w:r>
      <w:r>
        <w:fldChar w:fldCharType="end"/>
      </w:r>
      <w:r>
        <w:tab/>
      </w:r>
      <w:r>
        <w:fldChar w:fldCharType="begin"/>
      </w:r>
      <w:r>
        <w:instrText xml:space="preserve"> PAGEREF _Ref434476459 \h </w:instrText>
      </w:r>
      <w:r>
        <w:fldChar w:fldCharType="separate"/>
      </w:r>
      <w:r w:rsidR="00044A4C">
        <w:rPr>
          <w:noProof/>
        </w:rPr>
        <w:t>941</w:t>
      </w:r>
      <w:r>
        <w:fldChar w:fldCharType="end"/>
      </w:r>
    </w:p>
    <w:p w14:paraId="4897BB60" w14:textId="6F4ADB68"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44A4C">
        <w:t>The Psali Adam for the Ascension</w:t>
      </w:r>
      <w:r>
        <w:fldChar w:fldCharType="end"/>
      </w:r>
      <w:r>
        <w:tab/>
      </w:r>
      <w:r>
        <w:fldChar w:fldCharType="begin"/>
      </w:r>
      <w:r>
        <w:instrText xml:space="preserve"> PAGEREF _Ref434476482 \h </w:instrText>
      </w:r>
      <w:r>
        <w:fldChar w:fldCharType="separate"/>
      </w:r>
      <w:r w:rsidR="00044A4C">
        <w:rPr>
          <w:noProof/>
        </w:rPr>
        <w:t>948</w:t>
      </w:r>
      <w:r>
        <w:fldChar w:fldCharType="end"/>
      </w:r>
    </w:p>
    <w:p w14:paraId="7FFC2411" w14:textId="51BD6E99"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044A4C">
        <w:t>The Psali Batos for the Ascension</w:t>
      </w:r>
      <w:r>
        <w:fldChar w:fldCharType="end"/>
      </w:r>
      <w:r>
        <w:tab/>
      </w:r>
      <w:r>
        <w:fldChar w:fldCharType="begin"/>
      </w:r>
      <w:r>
        <w:instrText xml:space="preserve"> PAGEREF _Ref434476541 \h </w:instrText>
      </w:r>
      <w:r>
        <w:fldChar w:fldCharType="separate"/>
      </w:r>
      <w:r w:rsidR="00044A4C">
        <w:rPr>
          <w:noProof/>
        </w:rPr>
        <w:t>952</w:t>
      </w:r>
      <w:r>
        <w:fldChar w:fldCharType="end"/>
      </w:r>
    </w:p>
    <w:p w14:paraId="0700AA59" w14:textId="182105AA"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44A4C">
        <w:t>The Psali Adam for Pentecost</w:t>
      </w:r>
      <w:r>
        <w:fldChar w:fldCharType="end"/>
      </w:r>
      <w:r>
        <w:tab/>
      </w:r>
      <w:r>
        <w:fldChar w:fldCharType="begin"/>
      </w:r>
      <w:r>
        <w:instrText xml:space="preserve"> PAGEREF _Ref434476566 \h </w:instrText>
      </w:r>
      <w:r>
        <w:fldChar w:fldCharType="separate"/>
      </w:r>
      <w:r w:rsidR="00044A4C">
        <w:rPr>
          <w:noProof/>
        </w:rPr>
        <w:t>959</w:t>
      </w:r>
      <w:r>
        <w:fldChar w:fldCharType="end"/>
      </w:r>
    </w:p>
    <w:p w14:paraId="28A2BA4F" w14:textId="553FDEAC" w:rsidR="003E106D" w:rsidRDefault="003E106D" w:rsidP="003E106D">
      <w:pPr>
        <w:pStyle w:val="Heading3"/>
      </w:pPr>
      <w:r>
        <w:t>Saints’ Psalis</w:t>
      </w:r>
    </w:p>
    <w:p w14:paraId="6DAFC3E2" w14:textId="1CE1A8A4"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44A4C">
        <w:t>The Psali Adam for the Virgin</w:t>
      </w:r>
      <w:r>
        <w:fldChar w:fldCharType="end"/>
      </w:r>
      <w:r>
        <w:tab/>
      </w:r>
      <w:r>
        <w:fldChar w:fldCharType="begin"/>
      </w:r>
      <w:r>
        <w:instrText xml:space="preserve"> PAGEREF _Ref435642763 \h </w:instrText>
      </w:r>
      <w:r>
        <w:fldChar w:fldCharType="separate"/>
      </w:r>
      <w:r w:rsidR="00044A4C">
        <w:rPr>
          <w:noProof/>
        </w:rPr>
        <w:t>874</w:t>
      </w:r>
      <w:r>
        <w:fldChar w:fldCharType="end"/>
      </w:r>
    </w:p>
    <w:p w14:paraId="609D95F6" w14:textId="0494F816"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44A4C">
        <w:t>The Psali Batos for the Virgin</w:t>
      </w:r>
      <w:r>
        <w:fldChar w:fldCharType="end"/>
      </w:r>
      <w:r>
        <w:tab/>
      </w:r>
      <w:r>
        <w:fldChar w:fldCharType="begin"/>
      </w:r>
      <w:r>
        <w:instrText xml:space="preserve"> PAGEREF _Ref435734818 \h </w:instrText>
      </w:r>
      <w:r>
        <w:fldChar w:fldCharType="separate"/>
      </w:r>
      <w:r w:rsidR="00044A4C">
        <w:rPr>
          <w:noProof/>
        </w:rPr>
        <w:t>878</w:t>
      </w:r>
      <w:r>
        <w:fldChar w:fldCharType="end"/>
      </w:r>
    </w:p>
    <w:p w14:paraId="3F93C9B6" w14:textId="77777777" w:rsidR="00B411C9" w:rsidRDefault="00B411C9" w:rsidP="00B411C9">
      <w:pPr>
        <w:pStyle w:val="Heading2"/>
      </w:pPr>
      <w:bookmarkStart w:id="1834" w:name="_Toc448696660"/>
      <w:r>
        <w:t>Index of Doxologies</w:t>
      </w:r>
      <w:bookmarkEnd w:id="1834"/>
    </w:p>
    <w:p w14:paraId="23AE197F" w14:textId="26FDDE44"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44A4C">
        <w:t>The Introduction to the Doxologies</w:t>
      </w:r>
      <w:r>
        <w:fldChar w:fldCharType="end"/>
      </w:r>
      <w:r>
        <w:tab/>
      </w:r>
      <w:r>
        <w:fldChar w:fldCharType="begin"/>
      </w:r>
      <w:r>
        <w:instrText xml:space="preserve"> PAGEREF _Ref434477171 \h </w:instrText>
      </w:r>
      <w:r>
        <w:fldChar w:fldCharType="separate"/>
      </w:r>
      <w:r w:rsidR="00044A4C">
        <w:rPr>
          <w:noProof/>
        </w:rPr>
        <w:t>512</w:t>
      </w:r>
      <w:r>
        <w:fldChar w:fldCharType="end"/>
      </w:r>
    </w:p>
    <w:p w14:paraId="6914D076" w14:textId="77777777" w:rsidR="00E21EA3" w:rsidRDefault="00E21EA3" w:rsidP="00E21EA3">
      <w:pPr>
        <w:pStyle w:val="Heading3"/>
      </w:pPr>
      <w:bookmarkStart w:id="1835" w:name="_Ref435642966"/>
      <w:r>
        <w:t>Seasonal Doxologies</w:t>
      </w:r>
      <w:bookmarkEnd w:id="1835"/>
    </w:p>
    <w:p w14:paraId="5E8E28F7" w14:textId="45F46051"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44A4C">
        <w:t>The Doxology for Ecclesiastical New Year</w:t>
      </w:r>
      <w:r>
        <w:fldChar w:fldCharType="end"/>
      </w:r>
      <w:r>
        <w:tab/>
      </w:r>
      <w:r>
        <w:fldChar w:fldCharType="begin"/>
      </w:r>
      <w:r>
        <w:instrText xml:space="preserve"> PAGEREF _Ref434477358 \h </w:instrText>
      </w:r>
      <w:r>
        <w:fldChar w:fldCharType="separate"/>
      </w:r>
      <w:r w:rsidR="00044A4C">
        <w:rPr>
          <w:noProof/>
        </w:rPr>
        <w:t>586</w:t>
      </w:r>
      <w:r>
        <w:fldChar w:fldCharType="end"/>
      </w:r>
    </w:p>
    <w:p w14:paraId="0EC66D5E" w14:textId="6249493D"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44A4C">
        <w:t>The Doxology for the Feast of the Cross</w:t>
      </w:r>
      <w:r>
        <w:fldChar w:fldCharType="end"/>
      </w:r>
      <w:r>
        <w:tab/>
      </w:r>
      <w:r>
        <w:fldChar w:fldCharType="begin"/>
      </w:r>
      <w:r>
        <w:instrText xml:space="preserve"> PAGEREF _Ref434477443 \h </w:instrText>
      </w:r>
      <w:r>
        <w:fldChar w:fldCharType="separate"/>
      </w:r>
      <w:r w:rsidR="00044A4C">
        <w:rPr>
          <w:noProof/>
        </w:rPr>
        <w:t>601</w:t>
      </w:r>
      <w:r>
        <w:fldChar w:fldCharType="end"/>
      </w:r>
    </w:p>
    <w:p w14:paraId="26260F90" w14:textId="77777777" w:rsidR="00044A4C" w:rsidRDefault="00CC1CA8" w:rsidP="009E261C">
      <w:pPr>
        <w:pStyle w:val="Rubric"/>
      </w:pPr>
      <w:r>
        <w:fldChar w:fldCharType="begin"/>
      </w:r>
      <w:r>
        <w:instrText xml:space="preserve"> REF _Ref434478837 \h </w:instrText>
      </w:r>
      <w:r>
        <w:fldChar w:fldCharType="separate"/>
      </w:r>
      <w:r w:rsidR="00044A4C">
        <w:t xml:space="preserve"> four Sundays before the Feast.</w:t>
      </w:r>
    </w:p>
    <w:p w14:paraId="6D5E5642" w14:textId="3D76F330" w:rsidR="00CC1CA8" w:rsidRDefault="00044A4C"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649</w:t>
      </w:r>
      <w:r w:rsidR="00CC1CA8">
        <w:fldChar w:fldCharType="end"/>
      </w:r>
    </w:p>
    <w:p w14:paraId="57201B22" w14:textId="0D34F6A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44A4C">
        <w:t xml:space="preserve">The Second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44A4C">
        <w:rPr>
          <w:noProof/>
        </w:rPr>
        <w:t>651</w:t>
      </w:r>
      <w:r>
        <w:fldChar w:fldCharType="end"/>
      </w:r>
    </w:p>
    <w:p w14:paraId="05BDDC9E" w14:textId="4B82AE0F"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44A4C">
        <w:t xml:space="preserve">The Third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44A4C">
        <w:rPr>
          <w:noProof/>
        </w:rPr>
        <w:t>652</w:t>
      </w:r>
      <w:r>
        <w:fldChar w:fldCharType="end"/>
      </w:r>
    </w:p>
    <w:p w14:paraId="5FC55723" w14:textId="3B707222"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44A4C">
        <w:t xml:space="preserve">The Fourth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44A4C">
        <w:rPr>
          <w:noProof/>
        </w:rPr>
        <w:t>654</w:t>
      </w:r>
      <w:r>
        <w:fldChar w:fldCharType="end"/>
      </w:r>
    </w:p>
    <w:p w14:paraId="30ACCD55" w14:textId="6B695C2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44A4C">
        <w:t xml:space="preserve">The Fifth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44A4C">
        <w:rPr>
          <w:noProof/>
        </w:rPr>
        <w:t>655</w:t>
      </w:r>
      <w:r>
        <w:fldChar w:fldCharType="end"/>
      </w:r>
    </w:p>
    <w:p w14:paraId="704DF3C4" w14:textId="41E4BE7A"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44A4C">
        <w:t xml:space="preserve">The Sixth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44A4C">
        <w:rPr>
          <w:noProof/>
        </w:rPr>
        <w:t>657</w:t>
      </w:r>
      <w:r>
        <w:fldChar w:fldCharType="end"/>
      </w:r>
    </w:p>
    <w:p w14:paraId="798DA7C0" w14:textId="1AA40272"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44A4C">
        <w:rPr>
          <w:noProof/>
        </w:rPr>
        <w:t>663</w:t>
      </w:r>
      <w:r>
        <w:fldChar w:fldCharType="end"/>
      </w:r>
    </w:p>
    <w:p w14:paraId="4A697333" w14:textId="731C743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44A4C">
        <w:t>The Doxology for the Preparation Day of Nativity</w:t>
      </w:r>
      <w:r>
        <w:fldChar w:fldCharType="end"/>
      </w:r>
      <w:r>
        <w:tab/>
      </w:r>
      <w:r>
        <w:fldChar w:fldCharType="begin"/>
      </w:r>
      <w:r>
        <w:instrText xml:space="preserve"> PAGEREF _Ref434477504 \h </w:instrText>
      </w:r>
      <w:r>
        <w:fldChar w:fldCharType="separate"/>
      </w:r>
      <w:r w:rsidR="00044A4C">
        <w:rPr>
          <w:noProof/>
        </w:rPr>
        <w:t>670</w:t>
      </w:r>
      <w:r>
        <w:fldChar w:fldCharType="end"/>
      </w:r>
    </w:p>
    <w:p w14:paraId="4A754E82" w14:textId="176D3E01"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44A4C">
        <w:t>The First Doxology for Nativity</w:t>
      </w:r>
      <w:r>
        <w:fldChar w:fldCharType="end"/>
      </w:r>
      <w:r>
        <w:tab/>
      </w:r>
      <w:r>
        <w:fldChar w:fldCharType="begin"/>
      </w:r>
      <w:r>
        <w:instrText xml:space="preserve"> PAGEREF _Ref434477532 \h </w:instrText>
      </w:r>
      <w:r>
        <w:fldChar w:fldCharType="separate"/>
      </w:r>
      <w:r w:rsidR="00044A4C">
        <w:rPr>
          <w:noProof/>
        </w:rPr>
        <w:t>672</w:t>
      </w:r>
      <w:r>
        <w:fldChar w:fldCharType="end"/>
      </w:r>
    </w:p>
    <w:p w14:paraId="1151A90C" w14:textId="6E99F8D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44A4C">
        <w:t>The Second Doxology for Nativity</w:t>
      </w:r>
      <w:r>
        <w:fldChar w:fldCharType="end"/>
      </w:r>
      <w:r>
        <w:tab/>
      </w:r>
      <w:r>
        <w:fldChar w:fldCharType="begin"/>
      </w:r>
      <w:r>
        <w:instrText xml:space="preserve"> PAGEREF _Ref434477542 \h </w:instrText>
      </w:r>
      <w:r>
        <w:fldChar w:fldCharType="separate"/>
      </w:r>
      <w:r w:rsidR="00044A4C">
        <w:rPr>
          <w:noProof/>
        </w:rPr>
        <w:t>674</w:t>
      </w:r>
      <w:r>
        <w:fldChar w:fldCharType="end"/>
      </w:r>
    </w:p>
    <w:p w14:paraId="04CEE058" w14:textId="2958424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44A4C">
        <w:t>The Third Doxology for Nativity</w:t>
      </w:r>
      <w:r>
        <w:fldChar w:fldCharType="end"/>
      </w:r>
      <w:r>
        <w:tab/>
      </w:r>
      <w:r>
        <w:fldChar w:fldCharType="begin"/>
      </w:r>
      <w:r>
        <w:instrText xml:space="preserve"> PAGEREF _Ref434477554 \h </w:instrText>
      </w:r>
      <w:r>
        <w:fldChar w:fldCharType="separate"/>
      </w:r>
      <w:r w:rsidR="00044A4C">
        <w:rPr>
          <w:noProof/>
        </w:rPr>
        <w:t>675</w:t>
      </w:r>
      <w:r>
        <w:fldChar w:fldCharType="end"/>
      </w:r>
    </w:p>
    <w:p w14:paraId="0F813F2D" w14:textId="6F689EDB"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044A4C">
        <w:t>The Doxology for the Circumcision</w:t>
      </w:r>
      <w:r>
        <w:fldChar w:fldCharType="end"/>
      </w:r>
      <w:r>
        <w:tab/>
      </w:r>
      <w:r>
        <w:fldChar w:fldCharType="begin"/>
      </w:r>
      <w:r>
        <w:instrText xml:space="preserve"> PAGEREF _Ref434477590 \h </w:instrText>
      </w:r>
      <w:r>
        <w:fldChar w:fldCharType="separate"/>
      </w:r>
      <w:r w:rsidR="00044A4C">
        <w:rPr>
          <w:noProof/>
        </w:rPr>
        <w:t>712</w:t>
      </w:r>
      <w:r>
        <w:fldChar w:fldCharType="end"/>
      </w:r>
    </w:p>
    <w:p w14:paraId="6C616575" w14:textId="6F226678"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44A4C">
        <w:t>An Abridged Doxology for Theophany</w:t>
      </w:r>
      <w:r>
        <w:fldChar w:fldCharType="end"/>
      </w:r>
      <w:r>
        <w:tab/>
      </w:r>
      <w:r>
        <w:fldChar w:fldCharType="begin"/>
      </w:r>
      <w:r>
        <w:instrText xml:space="preserve"> PAGEREF _Ref434477630 \h </w:instrText>
      </w:r>
      <w:r>
        <w:fldChar w:fldCharType="separate"/>
      </w:r>
      <w:r w:rsidR="00044A4C">
        <w:rPr>
          <w:noProof/>
        </w:rPr>
        <w:t>721</w:t>
      </w:r>
      <w:r>
        <w:fldChar w:fldCharType="end"/>
      </w:r>
    </w:p>
    <w:p w14:paraId="6F7E179C" w14:textId="0DF6FD2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44A4C">
        <w:t>The First Doxology for Theophany</w:t>
      </w:r>
      <w:r>
        <w:fldChar w:fldCharType="end"/>
      </w:r>
      <w:r>
        <w:tab/>
      </w:r>
      <w:r>
        <w:fldChar w:fldCharType="begin"/>
      </w:r>
      <w:r>
        <w:instrText xml:space="preserve"> PAGEREF _Ref434477641 \h </w:instrText>
      </w:r>
      <w:r>
        <w:fldChar w:fldCharType="separate"/>
      </w:r>
      <w:r w:rsidR="00044A4C">
        <w:rPr>
          <w:noProof/>
        </w:rPr>
        <w:t>723</w:t>
      </w:r>
      <w:r>
        <w:fldChar w:fldCharType="end"/>
      </w:r>
    </w:p>
    <w:p w14:paraId="535CC145" w14:textId="53152EFF"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44A4C">
        <w:t>The Second Doxology for Theophany</w:t>
      </w:r>
      <w:r>
        <w:fldChar w:fldCharType="end"/>
      </w:r>
      <w:r>
        <w:tab/>
      </w:r>
      <w:r>
        <w:fldChar w:fldCharType="begin"/>
      </w:r>
      <w:r>
        <w:instrText xml:space="preserve"> PAGEREF _Ref434477660 \h </w:instrText>
      </w:r>
      <w:r>
        <w:fldChar w:fldCharType="separate"/>
      </w:r>
      <w:r w:rsidR="00044A4C">
        <w:rPr>
          <w:noProof/>
        </w:rPr>
        <w:t>725</w:t>
      </w:r>
      <w:r>
        <w:fldChar w:fldCharType="end"/>
      </w:r>
    </w:p>
    <w:p w14:paraId="286F48D0" w14:textId="5800BC2E"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44A4C">
        <w:t>The Doxology for the Wedding of Cana</w:t>
      </w:r>
      <w:r>
        <w:fldChar w:fldCharType="end"/>
      </w:r>
      <w:r>
        <w:tab/>
      </w:r>
      <w:r>
        <w:fldChar w:fldCharType="begin"/>
      </w:r>
      <w:r>
        <w:instrText xml:space="preserve"> PAGEREF _Ref434477774 \h </w:instrText>
      </w:r>
      <w:r>
        <w:fldChar w:fldCharType="separate"/>
      </w:r>
      <w:r w:rsidR="00044A4C">
        <w:rPr>
          <w:noProof/>
        </w:rPr>
        <w:t>755</w:t>
      </w:r>
      <w:r>
        <w:fldChar w:fldCharType="end"/>
      </w:r>
    </w:p>
    <w:p w14:paraId="504917BF" w14:textId="6DAD7EF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44A4C">
        <w:t>The Doxology for the Entrance into the Temple</w:t>
      </w:r>
      <w:r>
        <w:fldChar w:fldCharType="end"/>
      </w:r>
      <w:r>
        <w:tab/>
      </w:r>
      <w:r>
        <w:fldChar w:fldCharType="begin"/>
      </w:r>
      <w:r>
        <w:instrText xml:space="preserve"> PAGEREF _Ref434477815 \h </w:instrText>
      </w:r>
      <w:r>
        <w:fldChar w:fldCharType="separate"/>
      </w:r>
      <w:r w:rsidR="00044A4C">
        <w:rPr>
          <w:noProof/>
        </w:rPr>
        <w:t>773</w:t>
      </w:r>
      <w:r>
        <w:fldChar w:fldCharType="end"/>
      </w:r>
    </w:p>
    <w:p w14:paraId="1F20DF78" w14:textId="2456EE13"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44A4C">
        <w:t>The Doxology for the Annunciation</w:t>
      </w:r>
      <w:r>
        <w:fldChar w:fldCharType="end"/>
      </w:r>
      <w:r>
        <w:tab/>
      </w:r>
      <w:r>
        <w:fldChar w:fldCharType="begin"/>
      </w:r>
      <w:r>
        <w:instrText xml:space="preserve"> PAGEREF _Ref434477856 \h </w:instrText>
      </w:r>
      <w:r>
        <w:fldChar w:fldCharType="separate"/>
      </w:r>
      <w:r w:rsidR="00044A4C">
        <w:rPr>
          <w:noProof/>
        </w:rPr>
        <w:t>784</w:t>
      </w:r>
      <w:r>
        <w:fldChar w:fldCharType="end"/>
      </w:r>
    </w:p>
    <w:p w14:paraId="4B29B358" w14:textId="4A039826"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44A4C">
        <w:t>The Doxology for the Entrance into Egypt</w:t>
      </w:r>
      <w:r>
        <w:fldChar w:fldCharType="end"/>
      </w:r>
      <w:r>
        <w:tab/>
      </w:r>
      <w:r>
        <w:fldChar w:fldCharType="begin"/>
      </w:r>
      <w:r>
        <w:instrText xml:space="preserve"> PAGEREF _Ref434477906 \h </w:instrText>
      </w:r>
      <w:r>
        <w:fldChar w:fldCharType="separate"/>
      </w:r>
      <w:r w:rsidR="00044A4C">
        <w:rPr>
          <w:noProof/>
        </w:rPr>
        <w:t>807</w:t>
      </w:r>
      <w:r>
        <w:fldChar w:fldCharType="end"/>
      </w:r>
    </w:p>
    <w:p w14:paraId="19D20C04" w14:textId="2B320FE0"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44A4C">
        <w:t>The Doxology of Sts. Peter and Paul</w:t>
      </w:r>
      <w:r>
        <w:fldChar w:fldCharType="end"/>
      </w:r>
      <w:r>
        <w:tab/>
      </w:r>
      <w:r>
        <w:fldChar w:fldCharType="begin"/>
      </w:r>
      <w:r>
        <w:instrText xml:space="preserve"> PAGEREF _Ref434477973 \h </w:instrText>
      </w:r>
      <w:r>
        <w:fldChar w:fldCharType="separate"/>
      </w:r>
      <w:r w:rsidR="00044A4C">
        <w:rPr>
          <w:noProof/>
        </w:rPr>
        <w:t>838</w:t>
      </w:r>
      <w:r>
        <w:fldChar w:fldCharType="end"/>
      </w:r>
    </w:p>
    <w:p w14:paraId="2A23AF26" w14:textId="1B39DDDC"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44A4C">
        <w:t>The Doxology of the Transfiguration</w:t>
      </w:r>
      <w:r>
        <w:fldChar w:fldCharType="end"/>
      </w:r>
      <w:r>
        <w:tab/>
      </w:r>
      <w:r>
        <w:fldChar w:fldCharType="begin"/>
      </w:r>
      <w:r>
        <w:instrText xml:space="preserve"> PAGEREF _Ref434478012 \h </w:instrText>
      </w:r>
      <w:r>
        <w:fldChar w:fldCharType="separate"/>
      </w:r>
      <w:r w:rsidR="00044A4C">
        <w:rPr>
          <w:noProof/>
        </w:rPr>
        <w:t>865</w:t>
      </w:r>
      <w:r>
        <w:fldChar w:fldCharType="end"/>
      </w:r>
    </w:p>
    <w:p w14:paraId="36031966" w14:textId="1FCA64F5"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44A4C">
        <w:t>The Doxology of Jonah’s Fast</w:t>
      </w:r>
      <w:r>
        <w:fldChar w:fldCharType="end"/>
      </w:r>
      <w:r>
        <w:tab/>
      </w:r>
      <w:r>
        <w:fldChar w:fldCharType="begin"/>
      </w:r>
      <w:r>
        <w:instrText xml:space="preserve"> PAGEREF _Ref434478053 \h </w:instrText>
      </w:r>
      <w:r>
        <w:fldChar w:fldCharType="separate"/>
      </w:r>
      <w:r w:rsidR="00044A4C">
        <w:rPr>
          <w:noProof/>
        </w:rPr>
        <w:t>889</w:t>
      </w:r>
      <w:r>
        <w:fldChar w:fldCharType="end"/>
      </w:r>
    </w:p>
    <w:p w14:paraId="2FF23AAB" w14:textId="6456EBA0"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44A4C">
        <w:t>The Doxology for Saturday and Sunday in Great Lent</w:t>
      </w:r>
      <w:r>
        <w:fldChar w:fldCharType="end"/>
      </w:r>
      <w:r>
        <w:tab/>
      </w:r>
      <w:r>
        <w:fldChar w:fldCharType="begin"/>
      </w:r>
      <w:r>
        <w:instrText xml:space="preserve"> PAGEREF _Ref434478080 \h </w:instrText>
      </w:r>
      <w:r>
        <w:fldChar w:fldCharType="separate"/>
      </w:r>
      <w:r w:rsidR="00044A4C">
        <w:rPr>
          <w:noProof/>
        </w:rPr>
        <w:t>890</w:t>
      </w:r>
      <w:r>
        <w:fldChar w:fldCharType="end"/>
      </w:r>
    </w:p>
    <w:p w14:paraId="7AC17913" w14:textId="20AF0494"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44A4C">
        <w:t>The Doxology for Weekdays in Great Lent</w:t>
      </w:r>
      <w:r>
        <w:fldChar w:fldCharType="end"/>
      </w:r>
      <w:r>
        <w:tab/>
      </w:r>
      <w:r>
        <w:fldChar w:fldCharType="begin"/>
      </w:r>
      <w:r>
        <w:instrText xml:space="preserve"> PAGEREF _Ref434478104 \h </w:instrText>
      </w:r>
      <w:r>
        <w:fldChar w:fldCharType="separate"/>
      </w:r>
      <w:r w:rsidR="00044A4C">
        <w:rPr>
          <w:noProof/>
        </w:rPr>
        <w:t>893</w:t>
      </w:r>
      <w:r>
        <w:fldChar w:fldCharType="end"/>
      </w:r>
    </w:p>
    <w:p w14:paraId="6B4ECEA0" w14:textId="5AC1439B"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44A4C">
        <w:t>A Second Doxology for Weekdays in Great Lent</w:t>
      </w:r>
      <w:r>
        <w:fldChar w:fldCharType="end"/>
      </w:r>
      <w:r>
        <w:tab/>
      </w:r>
      <w:r>
        <w:fldChar w:fldCharType="begin"/>
      </w:r>
      <w:r>
        <w:instrText xml:space="preserve"> PAGEREF _Ref434478128 \h </w:instrText>
      </w:r>
      <w:r>
        <w:fldChar w:fldCharType="separate"/>
      </w:r>
      <w:r w:rsidR="00044A4C">
        <w:rPr>
          <w:noProof/>
        </w:rPr>
        <w:t>894</w:t>
      </w:r>
      <w:r>
        <w:fldChar w:fldCharType="end"/>
      </w:r>
    </w:p>
    <w:p w14:paraId="4959D2BA" w14:textId="56386354"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44A4C">
        <w:t>A Third Doxology for Weekdays in Great Lent</w:t>
      </w:r>
      <w:r>
        <w:fldChar w:fldCharType="end"/>
      </w:r>
      <w:r>
        <w:tab/>
      </w:r>
      <w:r>
        <w:fldChar w:fldCharType="begin"/>
      </w:r>
      <w:r>
        <w:instrText xml:space="preserve"> PAGEREF _Ref434478147 \h </w:instrText>
      </w:r>
      <w:r>
        <w:fldChar w:fldCharType="separate"/>
      </w:r>
      <w:r w:rsidR="00044A4C">
        <w:rPr>
          <w:noProof/>
        </w:rPr>
        <w:t>897</w:t>
      </w:r>
      <w:r>
        <w:fldChar w:fldCharType="end"/>
      </w:r>
    </w:p>
    <w:p w14:paraId="15F5F420" w14:textId="2289092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44A4C">
        <w:t>The Fourth Doxology for Great Lent</w:t>
      </w:r>
      <w:r>
        <w:fldChar w:fldCharType="end"/>
      </w:r>
      <w:r>
        <w:tab/>
      </w:r>
      <w:r>
        <w:fldChar w:fldCharType="begin"/>
      </w:r>
      <w:r>
        <w:instrText xml:space="preserve"> PAGEREF _Ref434478172 \h </w:instrText>
      </w:r>
      <w:r>
        <w:fldChar w:fldCharType="separate"/>
      </w:r>
      <w:r w:rsidR="00044A4C">
        <w:rPr>
          <w:noProof/>
        </w:rPr>
        <w:t>898</w:t>
      </w:r>
      <w:r>
        <w:fldChar w:fldCharType="end"/>
      </w:r>
    </w:p>
    <w:p w14:paraId="17A33F34" w14:textId="4E5892A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44A4C">
        <w:t>The Doxology for Lazarus Saturday</w:t>
      </w:r>
      <w:r>
        <w:fldChar w:fldCharType="end"/>
      </w:r>
      <w:r>
        <w:tab/>
      </w:r>
      <w:r>
        <w:fldChar w:fldCharType="begin"/>
      </w:r>
      <w:r>
        <w:instrText xml:space="preserve"> PAGEREF _Ref434478195 \h </w:instrText>
      </w:r>
      <w:r>
        <w:fldChar w:fldCharType="separate"/>
      </w:r>
      <w:r w:rsidR="00044A4C">
        <w:rPr>
          <w:noProof/>
        </w:rPr>
        <w:t>911</w:t>
      </w:r>
      <w:r>
        <w:fldChar w:fldCharType="end"/>
      </w:r>
    </w:p>
    <w:p w14:paraId="6CBC5D9E" w14:textId="09527E8F"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44A4C">
        <w:t>The First Doxology for Palm Sunday</w:t>
      </w:r>
      <w:r>
        <w:fldChar w:fldCharType="end"/>
      </w:r>
      <w:r>
        <w:tab/>
      </w:r>
      <w:r>
        <w:fldChar w:fldCharType="begin"/>
      </w:r>
      <w:r>
        <w:instrText xml:space="preserve"> PAGEREF _Ref434478217 \h </w:instrText>
      </w:r>
      <w:r>
        <w:fldChar w:fldCharType="separate"/>
      </w:r>
      <w:r w:rsidR="00044A4C">
        <w:rPr>
          <w:noProof/>
        </w:rPr>
        <w:t>916</w:t>
      </w:r>
      <w:r>
        <w:fldChar w:fldCharType="end"/>
      </w:r>
    </w:p>
    <w:p w14:paraId="11606B4A" w14:textId="7DD27831"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44A4C">
        <w:t>The Second Doxology for Palm Sunday</w:t>
      </w:r>
      <w:r>
        <w:fldChar w:fldCharType="end"/>
      </w:r>
      <w:r>
        <w:tab/>
      </w:r>
      <w:r>
        <w:fldChar w:fldCharType="begin"/>
      </w:r>
      <w:r>
        <w:instrText xml:space="preserve"> PAGEREF _Ref434478234 \h </w:instrText>
      </w:r>
      <w:r>
        <w:fldChar w:fldCharType="separate"/>
      </w:r>
      <w:r w:rsidR="00044A4C">
        <w:rPr>
          <w:noProof/>
        </w:rPr>
        <w:t>918</w:t>
      </w:r>
      <w:r>
        <w:fldChar w:fldCharType="end"/>
      </w:r>
    </w:p>
    <w:p w14:paraId="3B00B725" w14:textId="016687E5"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44A4C">
        <w:t>The Third Doxology for Palm Sunday</w:t>
      </w:r>
      <w:r>
        <w:fldChar w:fldCharType="end"/>
      </w:r>
      <w:r>
        <w:tab/>
      </w:r>
      <w:r>
        <w:fldChar w:fldCharType="begin"/>
      </w:r>
      <w:r>
        <w:instrText xml:space="preserve"> PAGEREF _Ref434478255 \h </w:instrText>
      </w:r>
      <w:r>
        <w:fldChar w:fldCharType="separate"/>
      </w:r>
      <w:r w:rsidR="00044A4C">
        <w:rPr>
          <w:noProof/>
        </w:rPr>
        <w:t>919</w:t>
      </w:r>
      <w:r>
        <w:fldChar w:fldCharType="end"/>
      </w:r>
    </w:p>
    <w:p w14:paraId="257EE84D" w14:textId="00B75A74"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44A4C">
        <w:t>The Doxology for the Resurrection</w:t>
      </w:r>
      <w:r>
        <w:fldChar w:fldCharType="end"/>
      </w:r>
      <w:r>
        <w:tab/>
      </w:r>
      <w:r>
        <w:fldChar w:fldCharType="begin"/>
      </w:r>
      <w:r>
        <w:instrText xml:space="preserve"> PAGEREF _Ref434478294 \h </w:instrText>
      </w:r>
      <w:r>
        <w:fldChar w:fldCharType="separate"/>
      </w:r>
      <w:r w:rsidR="00044A4C">
        <w:rPr>
          <w:noProof/>
        </w:rPr>
        <w:t>933</w:t>
      </w:r>
      <w:r>
        <w:fldChar w:fldCharType="end"/>
      </w:r>
    </w:p>
    <w:p w14:paraId="10A28DFE" w14:textId="38CAEE0F"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44A4C">
        <w:t>Another Doxology for the Resurrection</w:t>
      </w:r>
      <w:r>
        <w:fldChar w:fldCharType="end"/>
      </w:r>
      <w:r>
        <w:tab/>
      </w:r>
      <w:r>
        <w:fldChar w:fldCharType="begin"/>
      </w:r>
      <w:r>
        <w:instrText xml:space="preserve"> PAGEREF _Ref434478317 \h </w:instrText>
      </w:r>
      <w:r>
        <w:fldChar w:fldCharType="separate"/>
      </w:r>
      <w:r w:rsidR="00044A4C">
        <w:rPr>
          <w:noProof/>
        </w:rPr>
        <w:t>934</w:t>
      </w:r>
      <w:r>
        <w:fldChar w:fldCharType="end"/>
      </w:r>
    </w:p>
    <w:p w14:paraId="472E0FB5" w14:textId="126FDD1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44A4C">
        <w:t>A Doxology for Archangel Michael for the Resurrection</w:t>
      </w:r>
      <w:r>
        <w:fldChar w:fldCharType="end"/>
      </w:r>
      <w:r>
        <w:tab/>
      </w:r>
      <w:r>
        <w:fldChar w:fldCharType="begin"/>
      </w:r>
      <w:r>
        <w:instrText xml:space="preserve"> PAGEREF _Ref434478347 \h </w:instrText>
      </w:r>
      <w:r>
        <w:fldChar w:fldCharType="separate"/>
      </w:r>
      <w:r w:rsidR="00044A4C">
        <w:rPr>
          <w:noProof/>
        </w:rPr>
        <w:t>935</w:t>
      </w:r>
      <w:r>
        <w:fldChar w:fldCharType="end"/>
      </w:r>
    </w:p>
    <w:p w14:paraId="4D1D62B4" w14:textId="73C0B972"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044A4C">
        <w:t>The Doxology for Thomas Sunday</w:t>
      </w:r>
      <w:r>
        <w:fldChar w:fldCharType="end"/>
      </w:r>
      <w:r>
        <w:tab/>
      </w:r>
      <w:r>
        <w:fldChar w:fldCharType="begin"/>
      </w:r>
      <w:r>
        <w:instrText xml:space="preserve"> PAGEREF _Ref434478375 \h </w:instrText>
      </w:r>
      <w:r>
        <w:fldChar w:fldCharType="separate"/>
      </w:r>
      <w:r w:rsidR="00044A4C">
        <w:rPr>
          <w:noProof/>
        </w:rPr>
        <w:t>944</w:t>
      </w:r>
      <w:r>
        <w:fldChar w:fldCharType="end"/>
      </w:r>
      <w:r>
        <w:tab/>
      </w:r>
    </w:p>
    <w:p w14:paraId="7B6065F5" w14:textId="01051A0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44A4C">
        <w:t>The Doxology for the Ascension</w:t>
      </w:r>
      <w:r>
        <w:fldChar w:fldCharType="end"/>
      </w:r>
      <w:r>
        <w:tab/>
      </w:r>
      <w:r>
        <w:fldChar w:fldCharType="begin"/>
      </w:r>
      <w:r>
        <w:instrText xml:space="preserve"> PAGEREF _Ref434478556 \h </w:instrText>
      </w:r>
      <w:r>
        <w:fldChar w:fldCharType="separate"/>
      </w:r>
      <w:r w:rsidR="00044A4C">
        <w:rPr>
          <w:noProof/>
        </w:rPr>
        <w:t>946</w:t>
      </w:r>
      <w:r>
        <w:fldChar w:fldCharType="end"/>
      </w:r>
    </w:p>
    <w:p w14:paraId="3C346EA7" w14:textId="743E9C2E"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44A4C">
        <w:t>The Doxology for Pentecost</w:t>
      </w:r>
      <w:r>
        <w:fldChar w:fldCharType="end"/>
      </w:r>
      <w:r>
        <w:tab/>
      </w:r>
      <w:r>
        <w:fldChar w:fldCharType="begin"/>
      </w:r>
      <w:r>
        <w:instrText xml:space="preserve"> PAGEREF _Ref434478581 \h </w:instrText>
      </w:r>
      <w:r>
        <w:fldChar w:fldCharType="separate"/>
      </w:r>
      <w:r w:rsidR="00044A4C">
        <w:rPr>
          <w:noProof/>
        </w:rPr>
        <w:t>956</w:t>
      </w:r>
      <w:r>
        <w:fldChar w:fldCharType="end"/>
      </w:r>
    </w:p>
    <w:p w14:paraId="4285BFE1" w14:textId="77777777" w:rsidR="00E21EA3" w:rsidRDefault="00E21EA3" w:rsidP="00E21EA3">
      <w:pPr>
        <w:pStyle w:val="Heading3"/>
      </w:pPr>
      <w:bookmarkStart w:id="1836" w:name="_Ref435643009"/>
      <w:r>
        <w:t>Saints’ Doxologies</w:t>
      </w:r>
      <w:bookmarkEnd w:id="1836"/>
    </w:p>
    <w:p w14:paraId="201EF1F5" w14:textId="19271F1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44A4C">
        <w:t>The Evening Doxology of the Virgin</w:t>
      </w:r>
      <w:r>
        <w:fldChar w:fldCharType="end"/>
      </w:r>
      <w:r>
        <w:tab/>
      </w:r>
      <w:r>
        <w:fldChar w:fldCharType="begin"/>
      </w:r>
      <w:r>
        <w:instrText xml:space="preserve"> PAGEREF _Ref434487836 \h </w:instrText>
      </w:r>
      <w:r>
        <w:fldChar w:fldCharType="separate"/>
      </w:r>
      <w:r w:rsidR="00044A4C">
        <w:rPr>
          <w:noProof/>
        </w:rPr>
        <w:t>512</w:t>
      </w:r>
      <w:r>
        <w:fldChar w:fldCharType="end"/>
      </w:r>
    </w:p>
    <w:p w14:paraId="5E3507F6" w14:textId="3D09E54D"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44A4C" w:rsidRPr="00044A4C">
        <w:t>The Doxology of the Virgin for Midnight Praise</w:t>
      </w:r>
      <w:r>
        <w:fldChar w:fldCharType="end"/>
      </w:r>
      <w:r>
        <w:tab/>
      </w:r>
      <w:r>
        <w:fldChar w:fldCharType="begin"/>
      </w:r>
      <w:r>
        <w:instrText xml:space="preserve"> PAGEREF _Ref434487891 \h </w:instrText>
      </w:r>
      <w:r>
        <w:fldChar w:fldCharType="separate"/>
      </w:r>
      <w:r w:rsidR="00044A4C">
        <w:rPr>
          <w:noProof/>
        </w:rPr>
        <w:t>365</w:t>
      </w:r>
      <w:r>
        <w:fldChar w:fldCharType="end"/>
      </w:r>
    </w:p>
    <w:p w14:paraId="337F5EE8" w14:textId="19C53C2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44A4C">
        <w:t>The Morning Doxology of the Virgin</w:t>
      </w:r>
      <w:r>
        <w:fldChar w:fldCharType="end"/>
      </w:r>
      <w:r>
        <w:tab/>
      </w:r>
      <w:r>
        <w:fldChar w:fldCharType="begin"/>
      </w:r>
      <w:r>
        <w:instrText xml:space="preserve"> PAGEREF _Ref434487846 \h </w:instrText>
      </w:r>
      <w:r>
        <w:fldChar w:fldCharType="separate"/>
      </w:r>
      <w:r w:rsidR="00044A4C">
        <w:rPr>
          <w:noProof/>
        </w:rPr>
        <w:t>513</w:t>
      </w:r>
      <w:r>
        <w:fldChar w:fldCharType="end"/>
      </w:r>
    </w:p>
    <w:p w14:paraId="3868AB65" w14:textId="5731449C"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44A4C">
        <w:t>The Doxology for Archangel Michael</w:t>
      </w:r>
      <w:r>
        <w:fldChar w:fldCharType="end"/>
      </w:r>
      <w:r>
        <w:tab/>
      </w:r>
      <w:r>
        <w:fldChar w:fldCharType="begin"/>
      </w:r>
      <w:r>
        <w:instrText xml:space="preserve"> PAGEREF _Ref434487967 \h </w:instrText>
      </w:r>
      <w:r>
        <w:fldChar w:fldCharType="separate"/>
      </w:r>
      <w:r w:rsidR="00044A4C">
        <w:rPr>
          <w:noProof/>
        </w:rPr>
        <w:t>635</w:t>
      </w:r>
      <w:r>
        <w:fldChar w:fldCharType="end"/>
      </w:r>
    </w:p>
    <w:p w14:paraId="2284159D" w14:textId="61EEF5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44A4C">
        <w:rPr>
          <w:noProof/>
        </w:rPr>
        <w:t>663</w:t>
      </w:r>
      <w:r>
        <w:fldChar w:fldCharType="end"/>
      </w:r>
    </w:p>
    <w:p w14:paraId="403DEC4C" w14:textId="7F85BAE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44A4C">
        <w:t>The Doxology for Archangel Gabriel, the Evangelist of Daniel</w:t>
      </w:r>
      <w:r>
        <w:fldChar w:fldCharType="end"/>
      </w:r>
      <w:r>
        <w:tab/>
      </w:r>
      <w:r>
        <w:fldChar w:fldCharType="begin"/>
      </w:r>
      <w:r>
        <w:instrText xml:space="preserve"> PAGEREF _Ref434488149 \h </w:instrText>
      </w:r>
      <w:r>
        <w:fldChar w:fldCharType="separate"/>
      </w:r>
      <w:r w:rsidR="00044A4C">
        <w:rPr>
          <w:noProof/>
        </w:rPr>
        <w:t>831</w:t>
      </w:r>
      <w:r>
        <w:fldChar w:fldCharType="end"/>
      </w:r>
    </w:p>
    <w:p w14:paraId="229EE54B" w14:textId="563216DE"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44A4C">
        <w:t>The Doxology for Michael and Gabriel</w:t>
      </w:r>
      <w:r>
        <w:fldChar w:fldCharType="end"/>
      </w:r>
      <w:r>
        <w:tab/>
      </w:r>
      <w:r>
        <w:fldChar w:fldCharType="begin"/>
      </w:r>
      <w:r>
        <w:instrText xml:space="preserve"> PAGEREF _Ref434487984 \h </w:instrText>
      </w:r>
      <w:r>
        <w:fldChar w:fldCharType="separate"/>
      </w:r>
      <w:r w:rsidR="00044A4C">
        <w:rPr>
          <w:noProof/>
        </w:rPr>
        <w:t>636</w:t>
      </w:r>
      <w:r>
        <w:fldChar w:fldCharType="end"/>
      </w:r>
    </w:p>
    <w:p w14:paraId="44CF453D" w14:textId="515B721B"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44A4C">
        <w:t>The Doxology for Archangel Raphael</w:t>
      </w:r>
      <w:r>
        <w:fldChar w:fldCharType="end"/>
      </w:r>
      <w:r>
        <w:tab/>
      </w:r>
      <w:r>
        <w:fldChar w:fldCharType="begin"/>
      </w:r>
      <w:r>
        <w:instrText xml:space="preserve"> PAGEREF _Ref434488208 \h </w:instrText>
      </w:r>
      <w:r>
        <w:fldChar w:fldCharType="separate"/>
      </w:r>
      <w:r w:rsidR="00044A4C">
        <w:rPr>
          <w:noProof/>
        </w:rPr>
        <w:t>885</w:t>
      </w:r>
      <w:r>
        <w:fldChar w:fldCharType="end"/>
      </w:r>
    </w:p>
    <w:p w14:paraId="5EA00A94" w14:textId="4AAE4D4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44A4C">
        <w:t>The Doxology for Archangel Suriel</w:t>
      </w:r>
      <w:r>
        <w:fldChar w:fldCharType="end"/>
      </w:r>
      <w:r>
        <w:tab/>
      </w:r>
      <w:r>
        <w:fldChar w:fldCharType="begin"/>
      </w:r>
      <w:r>
        <w:instrText xml:space="preserve"> PAGEREF _Ref434488250 \h </w:instrText>
      </w:r>
      <w:r>
        <w:fldChar w:fldCharType="separate"/>
      </w:r>
      <w:r w:rsidR="00044A4C">
        <w:rPr>
          <w:noProof/>
        </w:rPr>
        <w:t>769</w:t>
      </w:r>
      <w:r>
        <w:fldChar w:fldCharType="end"/>
      </w:r>
    </w:p>
    <w:p w14:paraId="3CC2AC4D" w14:textId="249C5BD1"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044A4C">
        <w:t>The Doxology for the Four Incorporeal Beasts</w:t>
      </w:r>
      <w:r>
        <w:fldChar w:fldCharType="end"/>
      </w:r>
      <w:r>
        <w:tab/>
      </w:r>
      <w:r>
        <w:fldChar w:fldCharType="begin"/>
      </w:r>
      <w:r>
        <w:instrText xml:space="preserve"> PAGEREF _Ref434488301 \h </w:instrText>
      </w:r>
      <w:r>
        <w:fldChar w:fldCharType="separate"/>
      </w:r>
      <w:r w:rsidR="00044A4C">
        <w:rPr>
          <w:noProof/>
        </w:rPr>
        <w:t>634</w:t>
      </w:r>
      <w:r>
        <w:fldChar w:fldCharType="end"/>
      </w:r>
    </w:p>
    <w:p w14:paraId="1358EC54" w14:textId="42B10DCD"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044A4C">
        <w:t>The Doxology for the Twenty Four Presbyters</w:t>
      </w:r>
      <w:r>
        <w:fldChar w:fldCharType="end"/>
      </w:r>
      <w:r>
        <w:tab/>
      </w:r>
      <w:r>
        <w:fldChar w:fldCharType="begin"/>
      </w:r>
      <w:r>
        <w:instrText xml:space="preserve"> PAGEREF _Ref434488339 \h </w:instrText>
      </w:r>
      <w:r>
        <w:fldChar w:fldCharType="separate"/>
      </w:r>
      <w:r w:rsidR="00044A4C">
        <w:rPr>
          <w:noProof/>
        </w:rPr>
        <w:t>642</w:t>
      </w:r>
      <w:r>
        <w:fldChar w:fldCharType="end"/>
      </w:r>
    </w:p>
    <w:p w14:paraId="556F0AA3" w14:textId="1A516325"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44A4C">
        <w:t>The Doxology of the Heavenly</w:t>
      </w:r>
      <w:r>
        <w:fldChar w:fldCharType="end"/>
      </w:r>
      <w:r>
        <w:tab/>
      </w:r>
      <w:r>
        <w:fldChar w:fldCharType="begin"/>
      </w:r>
      <w:r>
        <w:instrText xml:space="preserve"> PAGEREF _Ref434488390 \h </w:instrText>
      </w:r>
      <w:r>
        <w:fldChar w:fldCharType="separate"/>
      </w:r>
      <w:r w:rsidR="00044A4C">
        <w:rPr>
          <w:noProof/>
        </w:rPr>
        <w:t>564</w:t>
      </w:r>
      <w:r>
        <w:fldChar w:fldCharType="end"/>
      </w:r>
    </w:p>
    <w:p w14:paraId="1FF7EAEE" w14:textId="18570AB3"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44A4C">
        <w:t>The Doxology of St. John the Baptist</w:t>
      </w:r>
      <w:r>
        <w:fldChar w:fldCharType="end"/>
      </w:r>
      <w:r>
        <w:tab/>
      </w:r>
      <w:r>
        <w:fldChar w:fldCharType="begin"/>
      </w:r>
      <w:r>
        <w:instrText xml:space="preserve"> PAGEREF _Ref434488524 \h </w:instrText>
      </w:r>
      <w:r>
        <w:fldChar w:fldCharType="separate"/>
      </w:r>
      <w:r w:rsidR="00044A4C">
        <w:rPr>
          <w:noProof/>
        </w:rPr>
        <w:t>565</w:t>
      </w:r>
      <w:r>
        <w:fldChar w:fldCharType="end"/>
      </w:r>
    </w:p>
    <w:p w14:paraId="04FC6C87" w14:textId="22D4E3D1"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44A4C">
        <w:t>Another Doxology of St. John the Baptist</w:t>
      </w:r>
      <w:r>
        <w:fldChar w:fldCharType="end"/>
      </w:r>
      <w:r>
        <w:tab/>
      </w:r>
      <w:r>
        <w:fldChar w:fldCharType="begin"/>
      </w:r>
      <w:r>
        <w:instrText xml:space="preserve"> PAGEREF _Ref434488546 \h </w:instrText>
      </w:r>
      <w:r>
        <w:fldChar w:fldCharType="separate"/>
      </w:r>
      <w:r w:rsidR="00044A4C">
        <w:rPr>
          <w:noProof/>
        </w:rPr>
        <w:t>566</w:t>
      </w:r>
      <w:r>
        <w:fldChar w:fldCharType="end"/>
      </w:r>
    </w:p>
    <w:p w14:paraId="62DC3621" w14:textId="2D723863"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44A4C">
        <w:t>The Doxology for the One Hundred and Forty Four Thousand</w:t>
      </w:r>
      <w:r>
        <w:fldChar w:fldCharType="end"/>
      </w:r>
      <w:r>
        <w:tab/>
      </w:r>
      <w:r>
        <w:fldChar w:fldCharType="begin"/>
      </w:r>
      <w:r>
        <w:instrText xml:space="preserve"> PAGEREF _Ref434488616 \h </w:instrText>
      </w:r>
      <w:r>
        <w:fldChar w:fldCharType="separate"/>
      </w:r>
      <w:r w:rsidR="00044A4C">
        <w:rPr>
          <w:noProof/>
        </w:rPr>
        <w:t>708</w:t>
      </w:r>
      <w:r>
        <w:fldChar w:fldCharType="end"/>
      </w:r>
    </w:p>
    <w:p w14:paraId="35158DF2" w14:textId="68ECABD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44A4C">
        <w:t>A Doxology for the Apostles</w:t>
      </w:r>
      <w:r>
        <w:fldChar w:fldCharType="end"/>
      </w:r>
      <w:r>
        <w:tab/>
      </w:r>
      <w:r>
        <w:fldChar w:fldCharType="begin"/>
      </w:r>
      <w:r>
        <w:instrText xml:space="preserve"> PAGEREF _Ref434488644 \h </w:instrText>
      </w:r>
      <w:r>
        <w:fldChar w:fldCharType="separate"/>
      </w:r>
      <w:r w:rsidR="00044A4C">
        <w:rPr>
          <w:noProof/>
        </w:rPr>
        <w:t>567</w:t>
      </w:r>
      <w:r>
        <w:fldChar w:fldCharType="end"/>
      </w:r>
    </w:p>
    <w:p w14:paraId="16F33D5B" w14:textId="22A2C01E"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44A4C">
        <w:t>Another Doxology for the Apostles</w:t>
      </w:r>
      <w:r>
        <w:fldChar w:fldCharType="end"/>
      </w:r>
      <w:r>
        <w:tab/>
      </w:r>
      <w:r>
        <w:fldChar w:fldCharType="begin"/>
      </w:r>
      <w:r>
        <w:instrText xml:space="preserve"> PAGEREF _Ref434488657 \h </w:instrText>
      </w:r>
      <w:r>
        <w:fldChar w:fldCharType="separate"/>
      </w:r>
      <w:r w:rsidR="00044A4C">
        <w:rPr>
          <w:noProof/>
        </w:rPr>
        <w:t>567</w:t>
      </w:r>
      <w:r>
        <w:fldChar w:fldCharType="end"/>
      </w:r>
    </w:p>
    <w:p w14:paraId="0C8587A1" w14:textId="75CDD104"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44A4C">
        <w:t>The Doxology of Sts. Peter and Paul</w:t>
      </w:r>
      <w:r>
        <w:fldChar w:fldCharType="end"/>
      </w:r>
      <w:r>
        <w:tab/>
      </w:r>
      <w:r>
        <w:fldChar w:fldCharType="begin"/>
      </w:r>
      <w:r>
        <w:instrText xml:space="preserve"> PAGEREF _Ref434477973 \h </w:instrText>
      </w:r>
      <w:r>
        <w:fldChar w:fldCharType="separate"/>
      </w:r>
      <w:r w:rsidR="00044A4C">
        <w:rPr>
          <w:noProof/>
        </w:rPr>
        <w:t>838</w:t>
      </w:r>
      <w:r>
        <w:fldChar w:fldCharType="end"/>
      </w:r>
    </w:p>
    <w:p w14:paraId="79B0EE79" w14:textId="2193C9CE"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44A4C">
        <w:t>The Doxology of St. Paul</w:t>
      </w:r>
      <w:r>
        <w:fldChar w:fldCharType="end"/>
      </w:r>
      <w:r>
        <w:tab/>
      </w:r>
      <w:r>
        <w:fldChar w:fldCharType="begin"/>
      </w:r>
      <w:r>
        <w:instrText xml:space="preserve"> PAGEREF _Ref434488724 \h </w:instrText>
      </w:r>
      <w:r>
        <w:fldChar w:fldCharType="separate"/>
      </w:r>
      <w:r w:rsidR="00044A4C">
        <w:rPr>
          <w:noProof/>
        </w:rPr>
        <w:t>840</w:t>
      </w:r>
      <w:r>
        <w:fldChar w:fldCharType="end"/>
      </w:r>
    </w:p>
    <w:p w14:paraId="13B980A3" w14:textId="35EBA77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44A4C">
        <w:t>The Doxology for St. John the Evangelist</w:t>
      </w:r>
      <w:r>
        <w:fldChar w:fldCharType="end"/>
      </w:r>
      <w:r>
        <w:tab/>
      </w:r>
      <w:r>
        <w:fldChar w:fldCharType="begin"/>
      </w:r>
      <w:r>
        <w:instrText xml:space="preserve"> PAGEREF _Ref434488768 \h </w:instrText>
      </w:r>
      <w:r>
        <w:fldChar w:fldCharType="separate"/>
      </w:r>
      <w:r w:rsidR="00044A4C">
        <w:rPr>
          <w:noProof/>
        </w:rPr>
        <w:t>709</w:t>
      </w:r>
      <w:r>
        <w:fldChar w:fldCharType="end"/>
      </w:r>
    </w:p>
    <w:p w14:paraId="4E889740" w14:textId="7420E34B"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44A4C">
        <w:t>The Doxology of St. Mark</w:t>
      </w:r>
      <w:r>
        <w:fldChar w:fldCharType="end"/>
      </w:r>
      <w:r>
        <w:tab/>
      </w:r>
      <w:r>
        <w:fldChar w:fldCharType="begin"/>
      </w:r>
      <w:r>
        <w:instrText xml:space="preserve"> PAGEREF _Ref434488814 \h </w:instrText>
      </w:r>
      <w:r>
        <w:fldChar w:fldCharType="separate"/>
      </w:r>
      <w:r w:rsidR="00044A4C">
        <w:rPr>
          <w:noProof/>
        </w:rPr>
        <w:t>568</w:t>
      </w:r>
      <w:r>
        <w:fldChar w:fldCharType="end"/>
      </w:r>
    </w:p>
    <w:p w14:paraId="691F4844" w14:textId="6DD3662A"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44A4C">
        <w:t>Another Doxology of St. Mark</w:t>
      </w:r>
      <w:r>
        <w:fldChar w:fldCharType="end"/>
      </w:r>
      <w:r>
        <w:tab/>
      </w:r>
      <w:r>
        <w:fldChar w:fldCharType="begin"/>
      </w:r>
      <w:r>
        <w:instrText xml:space="preserve"> PAGEREF _Ref434488936 \h </w:instrText>
      </w:r>
      <w:r>
        <w:fldChar w:fldCharType="separate"/>
      </w:r>
      <w:r w:rsidR="00044A4C">
        <w:rPr>
          <w:noProof/>
        </w:rPr>
        <w:t>798</w:t>
      </w:r>
      <w:r>
        <w:fldChar w:fldCharType="end"/>
      </w:r>
    </w:p>
    <w:p w14:paraId="7024469F" w14:textId="1E5BBBCF"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44A4C">
        <w:t>The Doxology of Any Apostle</w:t>
      </w:r>
      <w:r>
        <w:fldChar w:fldCharType="end"/>
      </w:r>
      <w:r>
        <w:tab/>
      </w:r>
      <w:r>
        <w:fldChar w:fldCharType="begin"/>
      </w:r>
      <w:r>
        <w:instrText xml:space="preserve"> PAGEREF _Ref434488992 \h </w:instrText>
      </w:r>
      <w:r>
        <w:fldChar w:fldCharType="separate"/>
      </w:r>
      <w:r w:rsidR="00044A4C">
        <w:rPr>
          <w:noProof/>
        </w:rPr>
        <w:t>569</w:t>
      </w:r>
      <w:r>
        <w:fldChar w:fldCharType="end"/>
      </w:r>
    </w:p>
    <w:p w14:paraId="3AB62D82" w14:textId="6539616C"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44A4C">
        <w:t>The Doxology of St. Stephen</w:t>
      </w:r>
      <w:r>
        <w:fldChar w:fldCharType="end"/>
      </w:r>
      <w:r>
        <w:tab/>
      </w:r>
      <w:r>
        <w:fldChar w:fldCharType="begin"/>
      </w:r>
      <w:r>
        <w:instrText xml:space="preserve"> PAGEREF _Ref434489014 \h </w:instrText>
      </w:r>
      <w:r>
        <w:fldChar w:fldCharType="separate"/>
      </w:r>
      <w:r w:rsidR="00044A4C">
        <w:rPr>
          <w:noProof/>
        </w:rPr>
        <w:t>570</w:t>
      </w:r>
      <w:r>
        <w:fldChar w:fldCharType="end"/>
      </w:r>
    </w:p>
    <w:p w14:paraId="79FCB5DB" w14:textId="763FB03A"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44A4C">
        <w:t>The Doxology for St. Joseph the Carpenter</w:t>
      </w:r>
      <w:r>
        <w:fldChar w:fldCharType="end"/>
      </w:r>
      <w:r>
        <w:tab/>
      </w:r>
      <w:r>
        <w:fldChar w:fldCharType="begin"/>
      </w:r>
      <w:r>
        <w:instrText xml:space="preserve"> PAGEREF _Ref434488476 \h </w:instrText>
      </w:r>
      <w:r>
        <w:fldChar w:fldCharType="separate"/>
      </w:r>
      <w:r w:rsidR="00044A4C">
        <w:rPr>
          <w:noProof/>
        </w:rPr>
        <w:t>860</w:t>
      </w:r>
      <w:r>
        <w:fldChar w:fldCharType="end"/>
      </w:r>
    </w:p>
    <w:p w14:paraId="6ED98665" w14:textId="0A5B7FB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44A4C">
        <w:t>The Doxology for St. Mary Magdalene</w:t>
      </w:r>
      <w:r>
        <w:fldChar w:fldCharType="end"/>
      </w:r>
      <w:r>
        <w:tab/>
      </w:r>
      <w:r>
        <w:fldChar w:fldCharType="begin"/>
      </w:r>
      <w:r>
        <w:instrText xml:space="preserve"> PAGEREF _Ref434489077 \h </w:instrText>
      </w:r>
      <w:r>
        <w:fldChar w:fldCharType="separate"/>
      </w:r>
      <w:r w:rsidR="00044A4C">
        <w:rPr>
          <w:noProof/>
        </w:rPr>
        <w:t>861</w:t>
      </w:r>
      <w:r>
        <w:fldChar w:fldCharType="end"/>
      </w:r>
    </w:p>
    <w:p w14:paraId="2A05CA01" w14:textId="5C83ECF2"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44A4C">
        <w:t>The Doxology for Lazarus Saturday</w:t>
      </w:r>
      <w:r>
        <w:fldChar w:fldCharType="end"/>
      </w:r>
      <w:r>
        <w:tab/>
      </w:r>
      <w:r>
        <w:fldChar w:fldCharType="begin"/>
      </w:r>
      <w:r>
        <w:instrText xml:space="preserve"> PAGEREF _Ref434478195 \h </w:instrText>
      </w:r>
      <w:r>
        <w:fldChar w:fldCharType="separate"/>
      </w:r>
      <w:r w:rsidR="00044A4C">
        <w:rPr>
          <w:noProof/>
        </w:rPr>
        <w:t>911</w:t>
      </w:r>
      <w:r>
        <w:fldChar w:fldCharType="end"/>
      </w:r>
    </w:p>
    <w:p w14:paraId="3B233ED6" w14:textId="0B18E4D1"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44A4C">
        <w:t>The Doxology of St. George</w:t>
      </w:r>
      <w:r>
        <w:fldChar w:fldCharType="end"/>
      </w:r>
      <w:r>
        <w:tab/>
      </w:r>
      <w:r>
        <w:fldChar w:fldCharType="begin"/>
      </w:r>
      <w:r>
        <w:instrText xml:space="preserve"> PAGEREF _Ref434489170 \h </w:instrText>
      </w:r>
      <w:r>
        <w:fldChar w:fldCharType="separate"/>
      </w:r>
      <w:r w:rsidR="00044A4C">
        <w:rPr>
          <w:noProof/>
        </w:rPr>
        <w:t>572</w:t>
      </w:r>
      <w:r>
        <w:fldChar w:fldCharType="end"/>
      </w:r>
    </w:p>
    <w:p w14:paraId="522E739A" w14:textId="12020C19"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44A4C">
        <w:t>Another Doxology of St. George</w:t>
      </w:r>
      <w:r>
        <w:fldChar w:fldCharType="end"/>
      </w:r>
      <w:r>
        <w:tab/>
      </w:r>
      <w:r>
        <w:fldChar w:fldCharType="begin"/>
      </w:r>
      <w:r>
        <w:instrText xml:space="preserve"> PAGEREF _Ref434489211 \h </w:instrText>
      </w:r>
      <w:r>
        <w:fldChar w:fldCharType="separate"/>
      </w:r>
      <w:r w:rsidR="00044A4C">
        <w:rPr>
          <w:noProof/>
        </w:rPr>
        <w:t>796</w:t>
      </w:r>
      <w:r>
        <w:fldChar w:fldCharType="end"/>
      </w:r>
    </w:p>
    <w:p w14:paraId="5B15CF4F" w14:textId="7ABFFF48"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44A4C">
        <w:t>The Doxology of St. Theodore of Shotep, the General</w:t>
      </w:r>
      <w:r>
        <w:fldChar w:fldCharType="end"/>
      </w:r>
      <w:r>
        <w:tab/>
      </w:r>
      <w:r>
        <w:fldChar w:fldCharType="begin"/>
      </w:r>
      <w:r>
        <w:instrText xml:space="preserve"> PAGEREF _Ref434489277 \h </w:instrText>
      </w:r>
      <w:r>
        <w:fldChar w:fldCharType="separate"/>
      </w:r>
      <w:r w:rsidR="00044A4C">
        <w:rPr>
          <w:noProof/>
        </w:rPr>
        <w:t>855</w:t>
      </w:r>
      <w:r>
        <w:fldChar w:fldCharType="end"/>
      </w:r>
    </w:p>
    <w:p w14:paraId="6EBEE6E8" w14:textId="3A7D635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44A4C">
        <w:t>Another Doxology of St. Theodore of Shotep, the General</w:t>
      </w:r>
      <w:r>
        <w:fldChar w:fldCharType="end"/>
      </w:r>
      <w:r>
        <w:tab/>
      </w:r>
      <w:r>
        <w:fldChar w:fldCharType="begin"/>
      </w:r>
      <w:r>
        <w:instrText xml:space="preserve"> PAGEREF _Ref434489296 \h </w:instrText>
      </w:r>
      <w:r>
        <w:fldChar w:fldCharType="separate"/>
      </w:r>
      <w:r w:rsidR="00044A4C">
        <w:rPr>
          <w:noProof/>
        </w:rPr>
        <w:t>856</w:t>
      </w:r>
      <w:r>
        <w:fldChar w:fldCharType="end"/>
      </w:r>
    </w:p>
    <w:p w14:paraId="2CAD50FD" w14:textId="74C46082"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44A4C">
        <w:t>The Doxology for St. Theodore Anatoly</w:t>
      </w:r>
      <w:r>
        <w:fldChar w:fldCharType="end"/>
      </w:r>
      <w:r>
        <w:tab/>
      </w:r>
      <w:r>
        <w:fldChar w:fldCharType="begin"/>
      </w:r>
      <w:r>
        <w:instrText xml:space="preserve"> PAGEREF _Ref434489376 \h </w:instrText>
      </w:r>
      <w:r>
        <w:fldChar w:fldCharType="separate"/>
      </w:r>
      <w:r w:rsidR="00044A4C">
        <w:rPr>
          <w:noProof/>
        </w:rPr>
        <w:t>754</w:t>
      </w:r>
      <w:r>
        <w:fldChar w:fldCharType="end"/>
      </w:r>
      <w:r>
        <w:tab/>
      </w:r>
    </w:p>
    <w:p w14:paraId="1008B362" w14:textId="1D62512A"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044A4C">
        <w:t>The Doxology for St. Philopater Mercurius</w:t>
      </w:r>
      <w:r>
        <w:fldChar w:fldCharType="end"/>
      </w:r>
      <w:r>
        <w:tab/>
      </w:r>
      <w:r>
        <w:fldChar w:fldCharType="begin"/>
      </w:r>
      <w:r>
        <w:instrText xml:space="preserve"> PAGEREF _Ref434489457 \h </w:instrText>
      </w:r>
      <w:r>
        <w:fldChar w:fldCharType="separate"/>
      </w:r>
      <w:r w:rsidR="00044A4C">
        <w:rPr>
          <w:noProof/>
        </w:rPr>
        <w:t>643</w:t>
      </w:r>
      <w:r>
        <w:fldChar w:fldCharType="end"/>
      </w:r>
    </w:p>
    <w:p w14:paraId="38D6764B" w14:textId="4C2B5C09"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044A4C">
        <w:t>The Doxology for St. Mena</w:t>
      </w:r>
      <w:r>
        <w:fldChar w:fldCharType="end"/>
      </w:r>
      <w:r>
        <w:tab/>
      </w:r>
      <w:r>
        <w:fldChar w:fldCharType="begin"/>
      </w:r>
      <w:r>
        <w:instrText xml:space="preserve"> PAGEREF _Ref434489493 \h </w:instrText>
      </w:r>
      <w:r>
        <w:fldChar w:fldCharType="separate"/>
      </w:r>
      <w:r w:rsidR="00044A4C">
        <w:rPr>
          <w:noProof/>
        </w:rPr>
        <w:t>639</w:t>
      </w:r>
      <w:r>
        <w:fldChar w:fldCharType="end"/>
      </w:r>
    </w:p>
    <w:p w14:paraId="1684DDDC" w14:textId="2C0C001A"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44A4C">
        <w:t>The Doxology for Abba Noub</w:t>
      </w:r>
      <w:r>
        <w:fldChar w:fldCharType="end"/>
      </w:r>
      <w:r>
        <w:tab/>
      </w:r>
      <w:r>
        <w:fldChar w:fldCharType="begin"/>
      </w:r>
      <w:r>
        <w:instrText xml:space="preserve"> PAGEREF _Ref434489534 \h </w:instrText>
      </w:r>
      <w:r>
        <w:fldChar w:fldCharType="separate"/>
      </w:r>
      <w:r w:rsidR="00044A4C">
        <w:rPr>
          <w:noProof/>
        </w:rPr>
        <w:t>858</w:t>
      </w:r>
      <w:r>
        <w:fldChar w:fldCharType="end"/>
      </w:r>
    </w:p>
    <w:p w14:paraId="024006C2" w14:textId="66F1564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44A4C">
        <w:t>The Doxology for St. Victor</w:t>
      </w:r>
      <w:r>
        <w:fldChar w:fldCharType="end"/>
      </w:r>
      <w:r>
        <w:tab/>
      </w:r>
      <w:r>
        <w:fldChar w:fldCharType="begin"/>
      </w:r>
      <w:r>
        <w:instrText xml:space="preserve"> PAGEREF _Ref434489590 \h </w:instrText>
      </w:r>
      <w:r>
        <w:fldChar w:fldCharType="separate"/>
      </w:r>
      <w:r w:rsidR="00044A4C">
        <w:rPr>
          <w:noProof/>
        </w:rPr>
        <w:t>664</w:t>
      </w:r>
      <w:r>
        <w:fldChar w:fldCharType="end"/>
      </w:r>
    </w:p>
    <w:p w14:paraId="6D4FFF0A" w14:textId="0E0B2F2D"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rsidR="00044A4C">
        <w:t>The Doxology for Sts. Sergius and Bacchus</w:t>
      </w:r>
      <w:r>
        <w:fldChar w:fldCharType="end"/>
      </w:r>
      <w:r>
        <w:tab/>
      </w:r>
      <w:r>
        <w:fldChar w:fldCharType="begin"/>
      </w:r>
      <w:r>
        <w:instrText xml:space="preserve"> PAGEREF _Ref434489638 \h </w:instrText>
      </w:r>
      <w:r>
        <w:fldChar w:fldCharType="separate"/>
      </w:r>
      <w:r w:rsidR="00044A4C">
        <w:rPr>
          <w:noProof/>
        </w:rPr>
        <w:t>626</w:t>
      </w:r>
      <w:r>
        <w:fldChar w:fldCharType="end"/>
      </w:r>
    </w:p>
    <w:p w14:paraId="30F8162D" w14:textId="0A37C8D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044A4C">
        <w:t>The Doxology for Sts. Cosmas, Damian, their Brothers and their Mother</w:t>
      </w:r>
      <w:r>
        <w:fldChar w:fldCharType="end"/>
      </w:r>
      <w:r>
        <w:tab/>
      </w:r>
      <w:r>
        <w:fldChar w:fldCharType="begin"/>
      </w:r>
      <w:r>
        <w:instrText xml:space="preserve"> PAGEREF _Ref434489688 \h </w:instrText>
      </w:r>
      <w:r>
        <w:fldChar w:fldCharType="separate"/>
      </w:r>
      <w:r w:rsidR="00044A4C">
        <w:rPr>
          <w:noProof/>
        </w:rPr>
        <w:t>641</w:t>
      </w:r>
      <w:r>
        <w:fldChar w:fldCharType="end"/>
      </w:r>
    </w:p>
    <w:p w14:paraId="38778A59" w14:textId="754659CB"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44A4C">
        <w:t>The Doxology for Sts. Apakir and John</w:t>
      </w:r>
      <w:r>
        <w:fldChar w:fldCharType="end"/>
      </w:r>
      <w:r>
        <w:tab/>
      </w:r>
      <w:r>
        <w:fldChar w:fldCharType="begin"/>
      </w:r>
      <w:r>
        <w:instrText xml:space="preserve"> PAGEREF _Ref434489722 \h </w:instrText>
      </w:r>
      <w:r>
        <w:fldChar w:fldCharType="separate"/>
      </w:r>
      <w:r w:rsidR="00044A4C">
        <w:rPr>
          <w:noProof/>
        </w:rPr>
        <w:t>832</w:t>
      </w:r>
      <w:r>
        <w:fldChar w:fldCharType="end"/>
      </w:r>
    </w:p>
    <w:p w14:paraId="5D03558B" w14:textId="0D27DB26"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044A4C">
        <w:t>The Doxology for St. Serapamon</w:t>
      </w:r>
      <w:r>
        <w:fldChar w:fldCharType="end"/>
      </w:r>
      <w:r>
        <w:tab/>
      </w:r>
      <w:r>
        <w:fldChar w:fldCharType="begin"/>
      </w:r>
      <w:r>
        <w:instrText xml:space="preserve"> PAGEREF _Ref434489794 \h </w:instrText>
      </w:r>
      <w:r>
        <w:fldChar w:fldCharType="separate"/>
      </w:r>
      <w:r w:rsidR="00044A4C">
        <w:rPr>
          <w:noProof/>
        </w:rPr>
        <w:t>645</w:t>
      </w:r>
      <w:r>
        <w:fldChar w:fldCharType="end"/>
      </w:r>
    </w:p>
    <w:p w14:paraId="63F58DD6" w14:textId="55437B63"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44A4C">
        <w:t>The Doxology for St. Maurice and the Theban Legion</w:t>
      </w:r>
      <w:r>
        <w:fldChar w:fldCharType="end"/>
      </w:r>
      <w:r>
        <w:tab/>
      </w:r>
      <w:r>
        <w:fldChar w:fldCharType="begin"/>
      </w:r>
      <w:r>
        <w:instrText xml:space="preserve"> PAGEREF _Ref434489859 \h </w:instrText>
      </w:r>
      <w:r>
        <w:fldChar w:fldCharType="separate"/>
      </w:r>
      <w:r w:rsidR="00044A4C">
        <w:rPr>
          <w:noProof/>
        </w:rPr>
        <w:t>611</w:t>
      </w:r>
      <w:r>
        <w:fldChar w:fldCharType="end"/>
      </w:r>
    </w:p>
    <w:p w14:paraId="5E4F2A80" w14:textId="36E4A7F1"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44A4C">
        <w:t>Another Doxology of St. Maurice</w:t>
      </w:r>
      <w:r>
        <w:fldChar w:fldCharType="end"/>
      </w:r>
      <w:r>
        <w:tab/>
      </w:r>
      <w:r>
        <w:fldChar w:fldCharType="begin"/>
      </w:r>
      <w:r>
        <w:instrText xml:space="preserve"> PAGEREF _Ref434489873 \h </w:instrText>
      </w:r>
      <w:r>
        <w:fldChar w:fldCharType="separate"/>
      </w:r>
      <w:r w:rsidR="00044A4C">
        <w:rPr>
          <w:noProof/>
        </w:rPr>
        <w:t>613</w:t>
      </w:r>
      <w:r>
        <w:fldChar w:fldCharType="end"/>
      </w:r>
    </w:p>
    <w:p w14:paraId="1E1E4F96" w14:textId="04E7B1DD"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44A4C">
        <w:t>The Doxology for St. George of Zahim</w:t>
      </w:r>
      <w:r>
        <w:fldChar w:fldCharType="end"/>
      </w:r>
      <w:r>
        <w:tab/>
      </w:r>
      <w:r>
        <w:fldChar w:fldCharType="begin"/>
      </w:r>
      <w:r>
        <w:instrText xml:space="preserve"> PAGEREF _Ref434489925 \h </w:instrText>
      </w:r>
      <w:r>
        <w:fldChar w:fldCharType="separate"/>
      </w:r>
      <w:r w:rsidR="00044A4C">
        <w:rPr>
          <w:noProof/>
        </w:rPr>
        <w:t>834</w:t>
      </w:r>
      <w:r>
        <w:fldChar w:fldCharType="end"/>
      </w:r>
    </w:p>
    <w:p w14:paraId="0BDFF43A" w14:textId="6A803480"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44A4C">
        <w:t>The Doxology of St. Demiana</w:t>
      </w:r>
      <w:r>
        <w:fldChar w:fldCharType="end"/>
      </w:r>
      <w:r>
        <w:tab/>
      </w:r>
      <w:r>
        <w:fldChar w:fldCharType="begin"/>
      </w:r>
      <w:r>
        <w:instrText xml:space="preserve"> PAGEREF _Ref434490082 \h </w:instrText>
      </w:r>
      <w:r>
        <w:fldChar w:fldCharType="separate"/>
      </w:r>
      <w:r w:rsidR="00044A4C">
        <w:rPr>
          <w:noProof/>
        </w:rPr>
        <w:t>573</w:t>
      </w:r>
      <w:r>
        <w:fldChar w:fldCharType="end"/>
      </w:r>
    </w:p>
    <w:p w14:paraId="29A91A88" w14:textId="51F1DE5A"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44A4C">
        <w:t>Another Doxology of St. Demiana</w:t>
      </w:r>
      <w:r>
        <w:fldChar w:fldCharType="end"/>
      </w:r>
      <w:r>
        <w:tab/>
      </w:r>
      <w:r>
        <w:fldChar w:fldCharType="begin"/>
      </w:r>
      <w:r>
        <w:instrText xml:space="preserve"> PAGEREF _Ref434490124 \h </w:instrText>
      </w:r>
      <w:r>
        <w:fldChar w:fldCharType="separate"/>
      </w:r>
      <w:r w:rsidR="00044A4C">
        <w:rPr>
          <w:noProof/>
        </w:rPr>
        <w:t>764</w:t>
      </w:r>
      <w:r>
        <w:fldChar w:fldCharType="end"/>
      </w:r>
    </w:p>
    <w:p w14:paraId="576B957E" w14:textId="1294B2E4"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044A4C">
        <w:t>The Doxology for Sts. Barbara and Juliana</w:t>
      </w:r>
      <w:r>
        <w:fldChar w:fldCharType="end"/>
      </w:r>
      <w:r>
        <w:tab/>
      </w:r>
      <w:r>
        <w:fldChar w:fldCharType="begin"/>
      </w:r>
      <w:r>
        <w:instrText xml:space="preserve"> PAGEREF _Ref434490169 \h </w:instrText>
      </w:r>
      <w:r>
        <w:fldChar w:fldCharType="separate"/>
      </w:r>
      <w:r w:rsidR="00044A4C">
        <w:rPr>
          <w:noProof/>
        </w:rPr>
        <w:t>666</w:t>
      </w:r>
      <w:r>
        <w:fldChar w:fldCharType="end"/>
      </w:r>
    </w:p>
    <w:p w14:paraId="5552E48E" w14:textId="54C56E6B"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44A4C">
        <w:t>The Doxology for St. Marina</w:t>
      </w:r>
      <w:r>
        <w:fldChar w:fldCharType="end"/>
      </w:r>
      <w:r>
        <w:tab/>
      </w:r>
      <w:r>
        <w:fldChar w:fldCharType="begin"/>
      </w:r>
      <w:r>
        <w:instrText xml:space="preserve"> PAGEREF _Ref434490204 \h </w:instrText>
      </w:r>
      <w:r>
        <w:fldChar w:fldCharType="separate"/>
      </w:r>
      <w:r w:rsidR="00044A4C">
        <w:rPr>
          <w:noProof/>
        </w:rPr>
        <w:t>857</w:t>
      </w:r>
      <w:r>
        <w:fldChar w:fldCharType="end"/>
      </w:r>
    </w:p>
    <w:p w14:paraId="6816F6FF" w14:textId="3C3A4E5A"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044A4C">
        <w:t>The Doxology for St. Rebecca and her Children</w:t>
      </w:r>
      <w:r>
        <w:fldChar w:fldCharType="end"/>
      </w:r>
      <w:r>
        <w:tab/>
      </w:r>
      <w:r>
        <w:fldChar w:fldCharType="begin"/>
      </w:r>
      <w:r>
        <w:instrText xml:space="preserve"> PAGEREF _Ref434490258 \h </w:instrText>
      </w:r>
      <w:r>
        <w:fldChar w:fldCharType="separate"/>
      </w:r>
      <w:r w:rsidR="00044A4C">
        <w:rPr>
          <w:noProof/>
        </w:rPr>
        <w:t>599</w:t>
      </w:r>
      <w:r>
        <w:fldChar w:fldCharType="end"/>
      </w:r>
    </w:p>
    <w:p w14:paraId="540E858E" w14:textId="5A37915C"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44A4C">
        <w:t>The Doxology of the Martyrs</w:t>
      </w:r>
      <w:r>
        <w:fldChar w:fldCharType="end"/>
      </w:r>
      <w:r>
        <w:tab/>
      </w:r>
      <w:r>
        <w:fldChar w:fldCharType="begin"/>
      </w:r>
      <w:r>
        <w:instrText xml:space="preserve"> PAGEREF _Ref434489950 \h </w:instrText>
      </w:r>
      <w:r>
        <w:fldChar w:fldCharType="separate"/>
      </w:r>
      <w:r w:rsidR="00044A4C">
        <w:rPr>
          <w:noProof/>
        </w:rPr>
        <w:t>574</w:t>
      </w:r>
      <w:r>
        <w:fldChar w:fldCharType="end"/>
      </w:r>
    </w:p>
    <w:p w14:paraId="4C266829" w14:textId="21C601B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44A4C">
        <w:t>The Doxology for St. Anthony the Great</w:t>
      </w:r>
      <w:r>
        <w:fldChar w:fldCharType="end"/>
      </w:r>
      <w:r>
        <w:tab/>
      </w:r>
      <w:r>
        <w:fldChar w:fldCharType="begin"/>
      </w:r>
      <w:r>
        <w:instrText xml:space="preserve"> PAGEREF _Ref434490340 \h </w:instrText>
      </w:r>
      <w:r>
        <w:fldChar w:fldCharType="separate"/>
      </w:r>
      <w:r w:rsidR="00044A4C">
        <w:rPr>
          <w:noProof/>
        </w:rPr>
        <w:t>767</w:t>
      </w:r>
      <w:r>
        <w:fldChar w:fldCharType="end"/>
      </w:r>
    </w:p>
    <w:p w14:paraId="7876C2FC" w14:textId="2B7D3B8F"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44A4C">
        <w:t>The Doxology for St. Paul the Anchorite</w:t>
      </w:r>
      <w:r>
        <w:fldChar w:fldCharType="end"/>
      </w:r>
      <w:r>
        <w:tab/>
      </w:r>
      <w:r>
        <w:fldChar w:fldCharType="begin"/>
      </w:r>
      <w:r>
        <w:instrText xml:space="preserve"> PAGEREF _Ref434490368 \h </w:instrText>
      </w:r>
      <w:r>
        <w:fldChar w:fldCharType="separate"/>
      </w:r>
      <w:r w:rsidR="00044A4C">
        <w:rPr>
          <w:noProof/>
        </w:rPr>
        <w:t>770</w:t>
      </w:r>
      <w:r>
        <w:fldChar w:fldCharType="end"/>
      </w:r>
    </w:p>
    <w:p w14:paraId="7F23326E" w14:textId="748C9B24"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44A4C">
        <w:t>The Doxology of St. Anthony and St. Paul</w:t>
      </w:r>
      <w:r>
        <w:fldChar w:fldCharType="end"/>
      </w:r>
      <w:r>
        <w:tab/>
      </w:r>
      <w:r>
        <w:fldChar w:fldCharType="begin"/>
      </w:r>
      <w:r>
        <w:instrText xml:space="preserve"> PAGEREF _Ref434490311 \h </w:instrText>
      </w:r>
      <w:r>
        <w:fldChar w:fldCharType="separate"/>
      </w:r>
      <w:r w:rsidR="00044A4C">
        <w:rPr>
          <w:noProof/>
        </w:rPr>
        <w:t>579</w:t>
      </w:r>
      <w:r>
        <w:fldChar w:fldCharType="end"/>
      </w:r>
    </w:p>
    <w:p w14:paraId="0452B3F4" w14:textId="78FAD9B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44A4C">
        <w:rPr>
          <w:lang w:val="en-US"/>
        </w:rPr>
        <w:t>The Doxology for St. Pishoy</w:t>
      </w:r>
      <w:r>
        <w:fldChar w:fldCharType="end"/>
      </w:r>
      <w:r>
        <w:tab/>
      </w:r>
      <w:r>
        <w:fldChar w:fldCharType="begin"/>
      </w:r>
      <w:r>
        <w:instrText xml:space="preserve"> PAGEREF _Ref434490783 \h </w:instrText>
      </w:r>
      <w:r>
        <w:fldChar w:fldCharType="separate"/>
      </w:r>
      <w:r w:rsidR="00044A4C">
        <w:rPr>
          <w:noProof/>
        </w:rPr>
        <w:t>853</w:t>
      </w:r>
      <w:r>
        <w:fldChar w:fldCharType="end"/>
      </w:r>
    </w:p>
    <w:p w14:paraId="73CE5335" w14:textId="771C916F"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44A4C">
        <w:t>The Doxology of St. Pishoy and St. Paul of Tammah</w:t>
      </w:r>
      <w:r>
        <w:fldChar w:fldCharType="end"/>
      </w:r>
      <w:r>
        <w:tab/>
      </w:r>
      <w:r>
        <w:fldChar w:fldCharType="begin"/>
      </w:r>
      <w:r>
        <w:instrText xml:space="preserve"> PAGEREF _Ref434490826 \h </w:instrText>
      </w:r>
      <w:r>
        <w:fldChar w:fldCharType="separate"/>
      </w:r>
      <w:r w:rsidR="00044A4C">
        <w:rPr>
          <w:noProof/>
        </w:rPr>
        <w:t>581</w:t>
      </w:r>
      <w:r>
        <w:fldChar w:fldCharType="end"/>
      </w:r>
    </w:p>
    <w:p w14:paraId="4D5B019A" w14:textId="7366766D"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44A4C">
        <w:t>The Doxology of St. Macarius the Great</w:t>
      </w:r>
      <w:r>
        <w:fldChar w:fldCharType="end"/>
      </w:r>
      <w:r>
        <w:tab/>
      </w:r>
      <w:r>
        <w:fldChar w:fldCharType="begin"/>
      </w:r>
      <w:r>
        <w:instrText xml:space="preserve"> PAGEREF _Ref434490507 \h </w:instrText>
      </w:r>
      <w:r>
        <w:fldChar w:fldCharType="separate"/>
      </w:r>
      <w:r w:rsidR="00044A4C">
        <w:rPr>
          <w:noProof/>
        </w:rPr>
        <w:t>780</w:t>
      </w:r>
      <w:r>
        <w:fldChar w:fldCharType="end"/>
      </w:r>
    </w:p>
    <w:p w14:paraId="375959C5" w14:textId="33C3A743"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44A4C">
        <w:t>Another Doxology of St. Macarius the Great</w:t>
      </w:r>
      <w:r>
        <w:fldChar w:fldCharType="end"/>
      </w:r>
      <w:r>
        <w:tab/>
      </w:r>
      <w:r>
        <w:fldChar w:fldCharType="begin"/>
      </w:r>
      <w:r>
        <w:instrText xml:space="preserve"> PAGEREF _Ref434490525 \h </w:instrText>
      </w:r>
      <w:r>
        <w:fldChar w:fldCharType="separate"/>
      </w:r>
      <w:r w:rsidR="00044A4C">
        <w:rPr>
          <w:noProof/>
        </w:rPr>
        <w:t>781</w:t>
      </w:r>
      <w:r>
        <w:fldChar w:fldCharType="end"/>
      </w:r>
    </w:p>
    <w:p w14:paraId="79D5B8D3" w14:textId="475F8DE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44A4C">
        <w:t>Another Doxology of St. Macarius the Great</w:t>
      </w:r>
      <w:r>
        <w:fldChar w:fldCharType="end"/>
      </w:r>
      <w:r>
        <w:tab/>
      </w:r>
      <w:r>
        <w:fldChar w:fldCharType="begin"/>
      </w:r>
      <w:r>
        <w:instrText xml:space="preserve"> PAGEREF _Ref434490542 \h </w:instrText>
      </w:r>
      <w:r>
        <w:fldChar w:fldCharType="separate"/>
      </w:r>
      <w:r w:rsidR="00044A4C">
        <w:rPr>
          <w:noProof/>
        </w:rPr>
        <w:t>782</w:t>
      </w:r>
      <w:r>
        <w:fldChar w:fldCharType="end"/>
      </w:r>
    </w:p>
    <w:p w14:paraId="172063D3" w14:textId="6978D5C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44A4C">
        <w:t>The Doxology for St. Macarius of Alexandria, the Presbyter</w:t>
      </w:r>
      <w:r>
        <w:fldChar w:fldCharType="end"/>
      </w:r>
      <w:r>
        <w:tab/>
      </w:r>
      <w:r>
        <w:fldChar w:fldCharType="begin"/>
      </w:r>
      <w:r>
        <w:instrText xml:space="preserve"> PAGEREF _Ref434490596 \h </w:instrText>
      </w:r>
      <w:r>
        <w:fldChar w:fldCharType="separate"/>
      </w:r>
      <w:r w:rsidR="00044A4C">
        <w:rPr>
          <w:noProof/>
        </w:rPr>
        <w:t>801</w:t>
      </w:r>
      <w:r>
        <w:fldChar w:fldCharType="end"/>
      </w:r>
    </w:p>
    <w:p w14:paraId="50A26227" w14:textId="423826CE"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44A4C">
        <w:t>The Doxology for St. Macarius the Bishop of Edkow</w:t>
      </w:r>
      <w:r>
        <w:fldChar w:fldCharType="end"/>
      </w:r>
      <w:r>
        <w:tab/>
      </w:r>
      <w:r>
        <w:fldChar w:fldCharType="begin"/>
      </w:r>
      <w:r>
        <w:instrText xml:space="preserve"> PAGEREF _Ref434490474 \h </w:instrText>
      </w:r>
      <w:r>
        <w:fldChar w:fldCharType="separate"/>
      </w:r>
      <w:r w:rsidR="00044A4C">
        <w:rPr>
          <w:noProof/>
        </w:rPr>
        <w:t>631</w:t>
      </w:r>
      <w:r>
        <w:fldChar w:fldCharType="end"/>
      </w:r>
    </w:p>
    <w:p w14:paraId="009C5D78" w14:textId="214D2189"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044A4C">
        <w:t>The Doxology for St. John the Short</w:t>
      </w:r>
      <w:r>
        <w:fldChar w:fldCharType="end"/>
      </w:r>
      <w:r>
        <w:tab/>
      </w:r>
      <w:r>
        <w:fldChar w:fldCharType="begin"/>
      </w:r>
      <w:r>
        <w:instrText xml:space="preserve"> PAGEREF _Ref434490715 \h </w:instrText>
      </w:r>
      <w:r>
        <w:fldChar w:fldCharType="separate"/>
      </w:r>
      <w:r w:rsidR="00044A4C">
        <w:rPr>
          <w:noProof/>
        </w:rPr>
        <w:t>627</w:t>
      </w:r>
      <w:r>
        <w:fldChar w:fldCharType="end"/>
      </w:r>
    </w:p>
    <w:p w14:paraId="09BA7C45" w14:textId="369FED64"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44A4C">
        <w:t>The Doxology for St. Thomas the Anchorite</w:t>
      </w:r>
      <w:r>
        <w:fldChar w:fldCharType="end"/>
      </w:r>
      <w:r>
        <w:tab/>
      </w:r>
      <w:r>
        <w:fldChar w:fldCharType="begin"/>
      </w:r>
      <w:r>
        <w:instrText xml:space="preserve"> PAGEREF _Ref434490403 \h </w:instrText>
      </w:r>
      <w:r>
        <w:fldChar w:fldCharType="separate"/>
      </w:r>
      <w:r w:rsidR="00044A4C">
        <w:rPr>
          <w:noProof/>
        </w:rPr>
        <w:t>817</w:t>
      </w:r>
      <w:r>
        <w:fldChar w:fldCharType="end"/>
      </w:r>
    </w:p>
    <w:p w14:paraId="523E14F8" w14:textId="13B116CD"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44A4C">
        <w:t>The Doxology for St. Arsenius</w:t>
      </w:r>
      <w:r>
        <w:fldChar w:fldCharType="end"/>
      </w:r>
      <w:r>
        <w:tab/>
      </w:r>
      <w:r>
        <w:fldChar w:fldCharType="begin"/>
      </w:r>
      <w:r>
        <w:instrText xml:space="preserve"> PAGEREF _Ref434490892 \h </w:instrText>
      </w:r>
      <w:r>
        <w:fldChar w:fldCharType="separate"/>
      </w:r>
      <w:r w:rsidR="00044A4C">
        <w:rPr>
          <w:noProof/>
        </w:rPr>
        <w:t>804</w:t>
      </w:r>
      <w:r>
        <w:fldChar w:fldCharType="end"/>
      </w:r>
    </w:p>
    <w:p w14:paraId="32B75263" w14:textId="18E03E59"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44A4C">
        <w:t>The Doxology for Sts. Maximus and Dometius</w:t>
      </w:r>
      <w:r>
        <w:fldChar w:fldCharType="end"/>
      </w:r>
      <w:r>
        <w:tab/>
      </w:r>
      <w:r>
        <w:fldChar w:fldCharType="begin"/>
      </w:r>
      <w:r>
        <w:instrText xml:space="preserve"> PAGEREF _Ref434490957 \h </w:instrText>
      </w:r>
      <w:r>
        <w:fldChar w:fldCharType="separate"/>
      </w:r>
      <w:r w:rsidR="00044A4C">
        <w:rPr>
          <w:noProof/>
        </w:rPr>
        <w:t>766</w:t>
      </w:r>
      <w:r>
        <w:fldChar w:fldCharType="end"/>
      </w:r>
    </w:p>
    <w:p w14:paraId="3DE06B7E" w14:textId="1DFACFBA"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44A4C" w:rsidRPr="00044A4C">
        <w:t>The Doxology for the Strong St. Moses</w:t>
      </w:r>
      <w:r>
        <w:fldChar w:fldCharType="end"/>
      </w:r>
      <w:r>
        <w:tab/>
      </w:r>
      <w:r>
        <w:fldChar w:fldCharType="begin"/>
      </w:r>
      <w:r>
        <w:instrText xml:space="preserve"> PAGEREF _Ref434491006 \h </w:instrText>
      </w:r>
      <w:r>
        <w:fldChar w:fldCharType="separate"/>
      </w:r>
      <w:r w:rsidR="00044A4C">
        <w:rPr>
          <w:noProof/>
        </w:rPr>
        <w:t>835</w:t>
      </w:r>
      <w:r>
        <w:fldChar w:fldCharType="end"/>
      </w:r>
    </w:p>
    <w:p w14:paraId="65889E35" w14:textId="163F34FA"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44A4C">
        <w:t>The Doxology for St. John Kami</w:t>
      </w:r>
      <w:r>
        <w:fldChar w:fldCharType="end"/>
      </w:r>
      <w:r>
        <w:tab/>
      </w:r>
      <w:r>
        <w:fldChar w:fldCharType="begin"/>
      </w:r>
      <w:r>
        <w:instrText xml:space="preserve"> PAGEREF _Ref434491108 \h </w:instrText>
      </w:r>
      <w:r>
        <w:fldChar w:fldCharType="separate"/>
      </w:r>
      <w:r w:rsidR="00044A4C">
        <w:rPr>
          <w:noProof/>
        </w:rPr>
        <w:t>669</w:t>
      </w:r>
      <w:r>
        <w:fldChar w:fldCharType="end"/>
      </w:r>
    </w:p>
    <w:p w14:paraId="452A4480" w14:textId="1771C99F"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44A4C">
        <w:t>The Doxology for St. Pachomius</w:t>
      </w:r>
      <w:r>
        <w:fldChar w:fldCharType="end"/>
      </w:r>
      <w:r>
        <w:tab/>
      </w:r>
      <w:r>
        <w:fldChar w:fldCharType="begin"/>
      </w:r>
      <w:r>
        <w:instrText xml:space="preserve"> PAGEREF _Ref434491150 \h </w:instrText>
      </w:r>
      <w:r>
        <w:fldChar w:fldCharType="separate"/>
      </w:r>
      <w:r w:rsidR="00044A4C">
        <w:rPr>
          <w:noProof/>
        </w:rPr>
        <w:t>805</w:t>
      </w:r>
      <w:r>
        <w:fldChar w:fldCharType="end"/>
      </w:r>
    </w:p>
    <w:p w14:paraId="0192B5E6" w14:textId="1B3D6090"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44A4C">
        <w:rPr>
          <w:lang w:val="en-US"/>
        </w:rPr>
        <w:t>The Doxology for St. Shenoute</w:t>
      </w:r>
      <w:r>
        <w:fldChar w:fldCharType="end"/>
      </w:r>
      <w:r>
        <w:tab/>
      </w:r>
      <w:r>
        <w:fldChar w:fldCharType="begin"/>
      </w:r>
      <w:r>
        <w:instrText xml:space="preserve"> PAGEREF _Ref434491186 \h </w:instrText>
      </w:r>
      <w:r>
        <w:fldChar w:fldCharType="separate"/>
      </w:r>
      <w:r w:rsidR="00044A4C">
        <w:rPr>
          <w:noProof/>
        </w:rPr>
        <w:t>851</w:t>
      </w:r>
      <w:r>
        <w:fldChar w:fldCharType="end"/>
      </w:r>
    </w:p>
    <w:p w14:paraId="7458F265" w14:textId="4DD43FBA"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44A4C">
        <w:rPr>
          <w:lang w:val="en-US"/>
        </w:rPr>
        <w:t>A Doxology for St. Besa</w:t>
      </w:r>
      <w:r>
        <w:fldChar w:fldCharType="end"/>
      </w:r>
      <w:r>
        <w:tab/>
      </w:r>
      <w:r>
        <w:fldChar w:fldCharType="begin"/>
      </w:r>
      <w:r>
        <w:instrText xml:space="preserve"> PAGEREF _Ref434491207 \h </w:instrText>
      </w:r>
      <w:r>
        <w:fldChar w:fldCharType="separate"/>
      </w:r>
      <w:r w:rsidR="00044A4C">
        <w:rPr>
          <w:noProof/>
        </w:rPr>
        <w:t>852</w:t>
      </w:r>
      <w:r>
        <w:fldChar w:fldCharType="end"/>
      </w:r>
    </w:p>
    <w:p w14:paraId="13581597" w14:textId="58788C9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44A4C">
        <w:t>The Doxology for Sts. Apollo and Apip</w:t>
      </w:r>
      <w:r>
        <w:fldChar w:fldCharType="end"/>
      </w:r>
      <w:r>
        <w:tab/>
      </w:r>
      <w:r>
        <w:fldChar w:fldCharType="begin"/>
      </w:r>
      <w:r>
        <w:instrText xml:space="preserve"> PAGEREF _Ref434492837 \h </w:instrText>
      </w:r>
      <w:r>
        <w:fldChar w:fldCharType="separate"/>
      </w:r>
      <w:r w:rsidR="00044A4C">
        <w:rPr>
          <w:noProof/>
        </w:rPr>
        <w:t>630</w:t>
      </w:r>
      <w:r>
        <w:fldChar w:fldCharType="end"/>
      </w:r>
    </w:p>
    <w:p w14:paraId="3540FB7A" w14:textId="46ACD4B6"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44A4C">
        <w:t>The Doxology for St. Samuel the Confessor</w:t>
      </w:r>
      <w:r>
        <w:fldChar w:fldCharType="end"/>
      </w:r>
      <w:r>
        <w:tab/>
      </w:r>
      <w:r>
        <w:fldChar w:fldCharType="begin"/>
      </w:r>
      <w:r>
        <w:instrText xml:space="preserve"> PAGEREF _Ref434491260 \h </w:instrText>
      </w:r>
      <w:r>
        <w:fldChar w:fldCharType="separate"/>
      </w:r>
      <w:r w:rsidR="00044A4C">
        <w:rPr>
          <w:noProof/>
        </w:rPr>
        <w:t>667</w:t>
      </w:r>
      <w:r>
        <w:fldChar w:fldCharType="end"/>
      </w:r>
    </w:p>
    <w:p w14:paraId="18FC44F3" w14:textId="2F733418"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44A4C">
        <w:t>The Doxology for St. Parsouma</w:t>
      </w:r>
      <w:r>
        <w:fldChar w:fldCharType="end"/>
      </w:r>
      <w:r>
        <w:tab/>
      </w:r>
      <w:r>
        <w:fldChar w:fldCharType="begin"/>
      </w:r>
      <w:r>
        <w:instrText xml:space="preserve"> PAGEREF _Ref434491294 \h </w:instrText>
      </w:r>
      <w:r>
        <w:fldChar w:fldCharType="separate"/>
      </w:r>
      <w:r w:rsidR="00044A4C">
        <w:rPr>
          <w:noProof/>
        </w:rPr>
        <w:t>886</w:t>
      </w:r>
      <w:r>
        <w:fldChar w:fldCharType="end"/>
      </w:r>
    </w:p>
    <w:p w14:paraId="20EDD8A6" w14:textId="53080382"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44A4C">
        <w:t>The Doxology for St. Teji (Reweiss)</w:t>
      </w:r>
      <w:r>
        <w:fldChar w:fldCharType="end"/>
      </w:r>
      <w:r>
        <w:tab/>
      </w:r>
      <w:r>
        <w:fldChar w:fldCharType="begin"/>
      </w:r>
      <w:r>
        <w:instrText xml:space="preserve"> PAGEREF _Ref434491337 \h </w:instrText>
      </w:r>
      <w:r>
        <w:fldChar w:fldCharType="separate"/>
      </w:r>
      <w:r w:rsidR="00044A4C">
        <w:rPr>
          <w:noProof/>
        </w:rPr>
        <w:t>629</w:t>
      </w:r>
      <w:r>
        <w:fldChar w:fldCharType="end"/>
      </w:r>
    </w:p>
    <w:p w14:paraId="5F9D1EE3" w14:textId="05FD1930"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44A4C">
        <w:t>The Doxology for St. Pashnouni</w:t>
      </w:r>
      <w:r>
        <w:fldChar w:fldCharType="end"/>
      </w:r>
      <w:r>
        <w:tab/>
      </w:r>
      <w:r>
        <w:fldChar w:fldCharType="begin"/>
      </w:r>
      <w:r>
        <w:instrText xml:space="preserve"> PAGEREF _Ref434491429 \h </w:instrText>
      </w:r>
      <w:r>
        <w:fldChar w:fldCharType="separate"/>
      </w:r>
      <w:r w:rsidR="00044A4C">
        <w:rPr>
          <w:noProof/>
        </w:rPr>
        <w:t>816</w:t>
      </w:r>
      <w:r>
        <w:fldChar w:fldCharType="end"/>
      </w:r>
    </w:p>
    <w:p w14:paraId="6FC9654C" w14:textId="1A4AA954"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44A4C">
        <w:t>The Doxology for St. Simeon the Stylite</w:t>
      </w:r>
      <w:r>
        <w:fldChar w:fldCharType="end"/>
      </w:r>
      <w:r>
        <w:tab/>
      </w:r>
      <w:r>
        <w:fldChar w:fldCharType="begin"/>
      </w:r>
      <w:r>
        <w:instrText xml:space="preserve"> PAGEREF _Ref439328220 \h </w:instrText>
      </w:r>
      <w:r>
        <w:fldChar w:fldCharType="separate"/>
      </w:r>
      <w:r w:rsidR="00044A4C">
        <w:rPr>
          <w:noProof/>
        </w:rPr>
        <w:t>819</w:t>
      </w:r>
      <w:r>
        <w:fldChar w:fldCharType="end"/>
      </w:r>
    </w:p>
    <w:p w14:paraId="29B6C85A" w14:textId="5D32CCEB"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044A4C">
        <w:t>The Doxology for St. Verena</w:t>
      </w:r>
      <w:r>
        <w:fldChar w:fldCharType="end"/>
      </w:r>
      <w:r>
        <w:tab/>
      </w:r>
      <w:r>
        <w:fldChar w:fldCharType="begin"/>
      </w:r>
      <w:r>
        <w:instrText xml:space="preserve"> PAGEREF _Ref434490285 \h </w:instrText>
      </w:r>
      <w:r>
        <w:fldChar w:fldCharType="separate"/>
      </w:r>
      <w:r w:rsidR="00044A4C">
        <w:rPr>
          <w:noProof/>
        </w:rPr>
        <w:t>597</w:t>
      </w:r>
      <w:r>
        <w:fldChar w:fldCharType="end"/>
      </w:r>
    </w:p>
    <w:p w14:paraId="6430EF06" w14:textId="28E1ABAC"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44A4C">
        <w:t>The Doxology for St. Mary of Egypt</w:t>
      </w:r>
      <w:r>
        <w:fldChar w:fldCharType="end"/>
      </w:r>
      <w:r>
        <w:tab/>
      </w:r>
      <w:r>
        <w:fldChar w:fldCharType="begin"/>
      </w:r>
      <w:r>
        <w:instrText xml:space="preserve"> PAGEREF _Ref434491512 \h </w:instrText>
      </w:r>
      <w:r>
        <w:fldChar w:fldCharType="separate"/>
      </w:r>
      <w:r w:rsidR="00044A4C">
        <w:rPr>
          <w:noProof/>
        </w:rPr>
        <w:t>795</w:t>
      </w:r>
      <w:r>
        <w:fldChar w:fldCharType="end"/>
      </w:r>
    </w:p>
    <w:p w14:paraId="444E9A36" w14:textId="3E4FFCF9"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44A4C">
        <w:t>The Doxology of St. Athanasius the Apostolic</w:t>
      </w:r>
      <w:r>
        <w:fldChar w:fldCharType="end"/>
      </w:r>
      <w:r>
        <w:tab/>
      </w:r>
      <w:r>
        <w:fldChar w:fldCharType="begin"/>
      </w:r>
      <w:r>
        <w:instrText xml:space="preserve"> PAGEREF _Ref434492161 \h </w:instrText>
      </w:r>
      <w:r>
        <w:fldChar w:fldCharType="separate"/>
      </w:r>
      <w:r w:rsidR="00044A4C">
        <w:rPr>
          <w:noProof/>
        </w:rPr>
        <w:t>582</w:t>
      </w:r>
      <w:r>
        <w:fldChar w:fldCharType="end"/>
      </w:r>
    </w:p>
    <w:p w14:paraId="167EEC13" w14:textId="3A25F80F"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44A4C">
        <w:t>The Doxology for St. Athanasius the Apostolic</w:t>
      </w:r>
      <w:r>
        <w:fldChar w:fldCharType="end"/>
      </w:r>
      <w:r>
        <w:tab/>
      </w:r>
      <w:r>
        <w:fldChar w:fldCharType="begin"/>
      </w:r>
      <w:r>
        <w:instrText xml:space="preserve"> PAGEREF _Ref434492183 \h </w:instrText>
      </w:r>
      <w:r>
        <w:fldChar w:fldCharType="separate"/>
      </w:r>
      <w:r w:rsidR="00044A4C">
        <w:rPr>
          <w:noProof/>
        </w:rPr>
        <w:t>801</w:t>
      </w:r>
      <w:r>
        <w:fldChar w:fldCharType="end"/>
      </w:r>
    </w:p>
    <w:p w14:paraId="1E33624E" w14:textId="000722F3"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44A4C">
        <w:t>Another Doxology for St. Athanasius the Apostolic</w:t>
      </w:r>
      <w:r>
        <w:fldChar w:fldCharType="end"/>
      </w:r>
      <w:r>
        <w:tab/>
      </w:r>
      <w:r>
        <w:fldChar w:fldCharType="begin"/>
      </w:r>
      <w:r>
        <w:instrText xml:space="preserve"> PAGEREF _Ref434492196 \h </w:instrText>
      </w:r>
      <w:r>
        <w:fldChar w:fldCharType="separate"/>
      </w:r>
      <w:r w:rsidR="00044A4C">
        <w:rPr>
          <w:noProof/>
        </w:rPr>
        <w:t>803</w:t>
      </w:r>
      <w:r>
        <w:fldChar w:fldCharType="end"/>
      </w:r>
    </w:p>
    <w:p w14:paraId="344F162A" w14:textId="21227D98"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44A4C">
        <w:t>The Doxology for St. Severus</w:t>
      </w:r>
      <w:r>
        <w:fldChar w:fldCharType="end"/>
      </w:r>
      <w:r>
        <w:tab/>
      </w:r>
      <w:r>
        <w:fldChar w:fldCharType="begin"/>
      </w:r>
      <w:r>
        <w:instrText xml:space="preserve"> PAGEREF _Ref434492249 \h </w:instrText>
      </w:r>
      <w:r>
        <w:fldChar w:fldCharType="separate"/>
      </w:r>
      <w:r w:rsidR="00044A4C">
        <w:rPr>
          <w:noProof/>
        </w:rPr>
        <w:t>623</w:t>
      </w:r>
      <w:r>
        <w:fldChar w:fldCharType="end"/>
      </w:r>
    </w:p>
    <w:p w14:paraId="59121C34" w14:textId="1EE46343"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44A4C">
        <w:t>The Doxology for St. Takle Haymanot</w:t>
      </w:r>
      <w:r>
        <w:fldChar w:fldCharType="end"/>
      </w:r>
      <w:r>
        <w:tab/>
      </w:r>
      <w:r>
        <w:fldChar w:fldCharType="begin"/>
      </w:r>
      <w:r>
        <w:instrText xml:space="preserve"> PAGEREF _Ref434492302 \h </w:instrText>
      </w:r>
      <w:r>
        <w:fldChar w:fldCharType="separate"/>
      </w:r>
      <w:r w:rsidR="00044A4C">
        <w:rPr>
          <w:noProof/>
        </w:rPr>
        <w:t>882</w:t>
      </w:r>
      <w:r>
        <w:fldChar w:fldCharType="end"/>
      </w:r>
    </w:p>
    <w:p w14:paraId="26D0D3A7" w14:textId="6B97AEA4"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44A4C">
        <w:t>The Doxology of St. Simon the Tanner</w:t>
      </w:r>
      <w:r>
        <w:fldChar w:fldCharType="end"/>
      </w:r>
      <w:r>
        <w:tab/>
      </w:r>
      <w:r>
        <w:fldChar w:fldCharType="begin"/>
      </w:r>
      <w:r>
        <w:instrText xml:space="preserve"> PAGEREF _Ref434492343 \h </w:instrText>
      </w:r>
      <w:r>
        <w:fldChar w:fldCharType="separate"/>
      </w:r>
      <w:r w:rsidR="00044A4C">
        <w:rPr>
          <w:noProof/>
        </w:rPr>
        <w:t>665</w:t>
      </w:r>
      <w:r>
        <w:fldChar w:fldCharType="end"/>
      </w:r>
    </w:p>
    <w:p w14:paraId="34548290" w14:textId="076BE8B2"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44A4C">
        <w:t>The Doxology for St. Cyril VI</w:t>
      </w:r>
      <w:r>
        <w:fldChar w:fldCharType="end"/>
      </w:r>
      <w:r>
        <w:tab/>
      </w:r>
      <w:r>
        <w:fldChar w:fldCharType="begin"/>
      </w:r>
      <w:r>
        <w:instrText xml:space="preserve"> PAGEREF _Ref434492506 \h </w:instrText>
      </w:r>
      <w:r>
        <w:fldChar w:fldCharType="separate"/>
      </w:r>
      <w:r w:rsidR="00044A4C">
        <w:rPr>
          <w:noProof/>
        </w:rPr>
        <w:t>775</w:t>
      </w:r>
      <w:r>
        <w:fldChar w:fldCharType="end"/>
      </w:r>
    </w:p>
    <w:p w14:paraId="2921A070" w14:textId="3BE73435"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44A4C">
        <w:t>The Doxology for St. Abraam of Fayyoum</w:t>
      </w:r>
      <w:r>
        <w:fldChar w:fldCharType="end"/>
      </w:r>
      <w:r>
        <w:tab/>
      </w:r>
      <w:r>
        <w:fldChar w:fldCharType="begin"/>
      </w:r>
      <w:r>
        <w:instrText xml:space="preserve"> PAGEREF _Ref434492469 \h </w:instrText>
      </w:r>
      <w:r>
        <w:fldChar w:fldCharType="separate"/>
      </w:r>
      <w:r w:rsidR="00044A4C">
        <w:rPr>
          <w:noProof/>
        </w:rPr>
        <w:t>820</w:t>
      </w:r>
      <w:r>
        <w:fldChar w:fldCharType="end"/>
      </w:r>
    </w:p>
    <w:p w14:paraId="73E36234" w14:textId="2CA15262"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44A4C">
        <w:t>The Doxology for St. Martin of Tours</w:t>
      </w:r>
      <w:r>
        <w:fldChar w:fldCharType="end"/>
      </w:r>
      <w:r>
        <w:tab/>
      </w:r>
      <w:r>
        <w:fldChar w:fldCharType="begin"/>
      </w:r>
      <w:r>
        <w:instrText xml:space="preserve"> PAGEREF _Ref439518461 \h </w:instrText>
      </w:r>
      <w:r>
        <w:fldChar w:fldCharType="separate"/>
      </w:r>
      <w:r w:rsidR="00044A4C">
        <w:rPr>
          <w:noProof/>
        </w:rPr>
        <w:t>637</w:t>
      </w:r>
      <w:r>
        <w:fldChar w:fldCharType="end"/>
      </w:r>
    </w:p>
    <w:p w14:paraId="0A149F2A" w14:textId="345FA8E4"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44A4C">
        <w:t>The Doxology for St. Chad of Mercia</w:t>
      </w:r>
      <w:r>
        <w:fldChar w:fldCharType="end"/>
      </w:r>
      <w:r>
        <w:tab/>
      </w:r>
      <w:r>
        <w:fldChar w:fldCharType="begin"/>
      </w:r>
      <w:r>
        <w:instrText xml:space="preserve"> PAGEREF _Ref434492702 \h </w:instrText>
      </w:r>
      <w:r>
        <w:fldChar w:fldCharType="separate"/>
      </w:r>
      <w:r w:rsidR="00044A4C">
        <w:rPr>
          <w:noProof/>
        </w:rPr>
        <w:t>778</w:t>
      </w:r>
      <w:r>
        <w:fldChar w:fldCharType="end"/>
      </w:r>
    </w:p>
    <w:p w14:paraId="542AC3C1" w14:textId="3E723513"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44A4C">
        <w:t>The Doxology for the Patriarchs: Abraham, Isaac, and Jacob</w:t>
      </w:r>
      <w:r>
        <w:fldChar w:fldCharType="end"/>
      </w:r>
      <w:r>
        <w:tab/>
      </w:r>
      <w:r>
        <w:fldChar w:fldCharType="begin"/>
      </w:r>
      <w:r>
        <w:instrText xml:space="preserve"> PAGEREF _Ref434492413 \h </w:instrText>
      </w:r>
      <w:r>
        <w:fldChar w:fldCharType="separate"/>
      </w:r>
      <w:r w:rsidR="00044A4C">
        <w:rPr>
          <w:noProof/>
        </w:rPr>
        <w:t>884</w:t>
      </w:r>
      <w:r>
        <w:fldChar w:fldCharType="end"/>
      </w:r>
    </w:p>
    <w:p w14:paraId="07A4B77B" w14:textId="1A3B6195"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44A4C">
        <w:t>The Doxology of the Cross Bearers</w:t>
      </w:r>
      <w:r>
        <w:fldChar w:fldCharType="end"/>
      </w:r>
      <w:r>
        <w:tab/>
      </w:r>
      <w:r>
        <w:fldChar w:fldCharType="begin"/>
      </w:r>
      <w:r>
        <w:instrText xml:space="preserve"> PAGEREF _Ref434492536 \h </w:instrText>
      </w:r>
      <w:r>
        <w:fldChar w:fldCharType="separate"/>
      </w:r>
      <w:r w:rsidR="00044A4C">
        <w:rPr>
          <w:noProof/>
        </w:rPr>
        <w:t>582</w:t>
      </w:r>
      <w:r>
        <w:fldChar w:fldCharType="end"/>
      </w:r>
    </w:p>
    <w:p w14:paraId="551FA088" w14:textId="3A338ECA"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44A4C">
        <w:t>The Doxology for a Hierarch Who is Present</w:t>
      </w:r>
      <w:r>
        <w:fldChar w:fldCharType="end"/>
      </w:r>
      <w:r>
        <w:tab/>
      </w:r>
      <w:r>
        <w:fldChar w:fldCharType="begin"/>
      </w:r>
      <w:r>
        <w:instrText xml:space="preserve"> PAGEREF _Ref434492645 \h </w:instrText>
      </w:r>
      <w:r>
        <w:fldChar w:fldCharType="separate"/>
      </w:r>
      <w:r w:rsidR="00044A4C">
        <w:rPr>
          <w:noProof/>
        </w:rPr>
        <w:t>583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0" w:author="Windows User" w:date="2015-11-27T20:09:00Z" w:initials="WU">
    <w:p w14:paraId="03405E79" w14:textId="77777777" w:rsidR="00BC0BB7" w:rsidRDefault="00BC0BB7"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BC0BB7" w:rsidRDefault="00BC0BB7">
      <w:pPr>
        <w:pStyle w:val="CommentText"/>
      </w:pPr>
      <w:r>
        <w:rPr>
          <w:rStyle w:val="CommentReference"/>
        </w:rPr>
        <w:annotationRef/>
      </w:r>
      <w:r>
        <w:t>Compare to various translations</w:t>
      </w:r>
    </w:p>
  </w:comment>
  <w:comment w:id="93" w:author="Windows User" w:date="2015-10-30T12:37:00Z" w:initials="WU">
    <w:p w14:paraId="00B9961B" w14:textId="77777777" w:rsidR="00BC0BB7" w:rsidRDefault="00BC0BB7">
      <w:pPr>
        <w:pStyle w:val="CommentText"/>
      </w:pPr>
      <w:r>
        <w:rPr>
          <w:rStyle w:val="CommentReference"/>
        </w:rPr>
        <w:annotationRef/>
      </w:r>
      <w:r>
        <w:t>Is this supposed to be doubled?</w:t>
      </w:r>
    </w:p>
  </w:comment>
  <w:comment w:id="94" w:author="Windows User" w:date="2015-11-27T20:09:00Z" w:initials="WU">
    <w:p w14:paraId="218998C8" w14:textId="77777777" w:rsidR="00BC0BB7" w:rsidRDefault="00BC0BB7"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BC0BB7" w:rsidRDefault="00BC0BB7">
      <w:pPr>
        <w:pStyle w:val="CommentText"/>
      </w:pPr>
      <w:r>
        <w:rPr>
          <w:rStyle w:val="CommentReference"/>
        </w:rPr>
        <w:annotationRef/>
      </w:r>
      <w:r>
        <w:t>Does this go before Creed?</w:t>
      </w:r>
    </w:p>
  </w:comment>
  <w:comment w:id="98" w:author="Windows User" w:date="2015-11-06T13:03:00Z" w:initials="WU">
    <w:p w14:paraId="6B9D0F75" w14:textId="77777777" w:rsidR="00BC0BB7" w:rsidRDefault="00BC0BB7">
      <w:pPr>
        <w:pStyle w:val="CommentText"/>
      </w:pPr>
      <w:r>
        <w:rPr>
          <w:rStyle w:val="CommentReference"/>
        </w:rPr>
        <w:annotationRef/>
      </w:r>
      <w:r>
        <w:t>Coptic reader has Ps 3 here!</w:t>
      </w:r>
    </w:p>
  </w:comment>
  <w:comment w:id="115" w:author="Windows User" w:date="2015-11-02T08:54:00Z" w:initials="WU">
    <w:p w14:paraId="0366F544" w14:textId="77777777" w:rsidR="00BC0BB7" w:rsidRDefault="00BC0BB7">
      <w:pPr>
        <w:pStyle w:val="CommentText"/>
      </w:pPr>
      <w:r>
        <w:rPr>
          <w:rStyle w:val="CommentReference"/>
        </w:rPr>
        <w:annotationRef/>
      </w:r>
      <w:r>
        <w:t>Is there a phrase missing here?</w:t>
      </w:r>
    </w:p>
  </w:comment>
  <w:comment w:id="121" w:author="Windows User" w:date="2015-10-30T08:56:00Z" w:initials="WU">
    <w:p w14:paraId="1FDBEBA0" w14:textId="77777777" w:rsidR="00BC0BB7" w:rsidRDefault="00BC0BB7">
      <w:pPr>
        <w:pStyle w:val="CommentText"/>
      </w:pPr>
      <w:r>
        <w:rPr>
          <w:rStyle w:val="CommentReference"/>
        </w:rPr>
        <w:annotationRef/>
      </w:r>
      <w:r>
        <w:t>Should Glory be be here?</w:t>
      </w:r>
    </w:p>
  </w:comment>
  <w:comment w:id="126" w:author="Windows User" w:date="2015-10-30T08:56:00Z" w:initials="BS">
    <w:p w14:paraId="0DA71926" w14:textId="77777777" w:rsidR="00BC0BB7" w:rsidRDefault="00BC0BB7">
      <w:pPr>
        <w:pStyle w:val="CommentText"/>
      </w:pPr>
      <w:r>
        <w:rPr>
          <w:rStyle w:val="CommentReference"/>
        </w:rPr>
        <w:annotationRef/>
      </w:r>
      <w:r>
        <w:t>bless or praise? inconsistent rendering of esmo</w:t>
      </w:r>
    </w:p>
  </w:comment>
  <w:comment w:id="160" w:author="Windows User" w:date="2015-10-30T08:56:00Z" w:initials="WU">
    <w:p w14:paraId="36599FA2" w14:textId="77777777" w:rsidR="00BC0BB7" w:rsidRDefault="00BC0BB7" w:rsidP="000278EC">
      <w:pPr>
        <w:pStyle w:val="CommentText"/>
      </w:pPr>
      <w:r>
        <w:rPr>
          <w:rStyle w:val="CommentReference"/>
        </w:rPr>
        <w:annotationRef/>
      </w:r>
      <w:r>
        <w:t>Gives light? Enlightens?</w:t>
      </w:r>
    </w:p>
  </w:comment>
  <w:comment w:id="161" w:author="Windows User" w:date="2015-10-30T08:56:00Z" w:initials="WU">
    <w:p w14:paraId="274DD96D" w14:textId="77777777" w:rsidR="00BC0BB7" w:rsidRDefault="00BC0BB7">
      <w:pPr>
        <w:pStyle w:val="CommentText"/>
      </w:pPr>
      <w:r>
        <w:rPr>
          <w:rStyle w:val="CommentReference"/>
        </w:rPr>
        <w:annotationRef/>
      </w:r>
      <w:r>
        <w:t>split after this vs?</w:t>
      </w:r>
    </w:p>
  </w:comment>
  <w:comment w:id="162" w:author="Windows User" w:date="2015-10-30T08:56:00Z" w:initials="WU">
    <w:p w14:paraId="709B00B0" w14:textId="77777777" w:rsidR="00BC0BB7" w:rsidRDefault="00BC0BB7">
      <w:pPr>
        <w:pStyle w:val="CommentText"/>
      </w:pPr>
      <w:r>
        <w:rPr>
          <w:rStyle w:val="CommentReference"/>
        </w:rPr>
        <w:annotationRef/>
      </w:r>
      <w:r>
        <w:t>Better word than prelate?</w:t>
      </w:r>
    </w:p>
  </w:comment>
  <w:comment w:id="197" w:author="Windows User" w:date="2015-11-04T08:53:00Z" w:initials="WU">
    <w:p w14:paraId="057654D4" w14:textId="77777777" w:rsidR="00BC0BB7" w:rsidRDefault="00BC0BB7">
      <w:pPr>
        <w:pStyle w:val="CommentText"/>
      </w:pPr>
      <w:r>
        <w:rPr>
          <w:rStyle w:val="CommentReference"/>
        </w:rPr>
        <w:annotationRef/>
      </w:r>
      <w:r>
        <w:t>Life giver or giver of life?</w:t>
      </w:r>
    </w:p>
  </w:comment>
  <w:comment w:id="198" w:author="Windows User" w:date="2015-11-04T08:54:00Z" w:initials="WU">
    <w:p w14:paraId="27A10A48" w14:textId="77777777" w:rsidR="00BC0BB7" w:rsidRDefault="00BC0BB7">
      <w:pPr>
        <w:pStyle w:val="CommentText"/>
      </w:pPr>
      <w:r>
        <w:rPr>
          <w:rStyle w:val="CommentReference"/>
        </w:rPr>
        <w:annotationRef/>
      </w:r>
      <w:r>
        <w:t>Fix. Middle of this got deleted.</w:t>
      </w:r>
    </w:p>
  </w:comment>
  <w:comment w:id="209" w:author="Windows User" w:date="2015-10-30T08:56:00Z" w:initials="BS">
    <w:p w14:paraId="681427A6" w14:textId="77777777" w:rsidR="00BC0BB7" w:rsidRDefault="00BC0BB7">
      <w:pPr>
        <w:pStyle w:val="CommentText"/>
      </w:pPr>
      <w:r>
        <w:rPr>
          <w:rStyle w:val="CommentReference"/>
        </w:rPr>
        <w:annotationRef/>
      </w:r>
      <w:r>
        <w:t>coptic has confess</w:t>
      </w:r>
    </w:p>
  </w:comment>
  <w:comment w:id="233" w:author="Microsoft Office User" w:date="2015-12-11T19:51:00Z" w:initials="Office">
    <w:p w14:paraId="37A50849" w14:textId="7A27E5BD" w:rsidR="00BC0BB7" w:rsidRDefault="00BC0BB7">
      <w:pPr>
        <w:pStyle w:val="CommentText"/>
      </w:pPr>
      <w:r>
        <w:rPr>
          <w:rStyle w:val="CommentReference"/>
        </w:rPr>
        <w:annotationRef/>
      </w:r>
      <w:r>
        <w:t>this one needs rewording</w:t>
      </w:r>
    </w:p>
  </w:comment>
  <w:comment w:id="325" w:author="Windows User" w:date="2015-11-02T12:45:00Z" w:initials="WU">
    <w:p w14:paraId="7D99A743" w14:textId="77777777" w:rsidR="00BC0BB7" w:rsidRDefault="00BC0BB7" w:rsidP="00D31F38">
      <w:pPr>
        <w:pStyle w:val="CommentText"/>
      </w:pPr>
      <w:r>
        <w:rPr>
          <w:rStyle w:val="CommentReference"/>
        </w:rPr>
        <w:annotationRef/>
      </w:r>
      <w:r>
        <w:t>Any argument for "Rise up" rather than arise?"</w:t>
      </w:r>
    </w:p>
  </w:comment>
  <w:comment w:id="326" w:author="Windows User" w:date="2015-10-30T08:56:00Z" w:initials="WU">
    <w:p w14:paraId="0AB2ABCE" w14:textId="77777777" w:rsidR="00BC0BB7" w:rsidRDefault="00BC0BB7" w:rsidP="00D31F38">
      <w:pPr>
        <w:pStyle w:val="CommentText"/>
      </w:pPr>
      <w:r>
        <w:rPr>
          <w:rStyle w:val="CommentReference"/>
        </w:rPr>
        <w:annotationRef/>
      </w:r>
      <w:r>
        <w:t>flesh or body?</w:t>
      </w:r>
    </w:p>
  </w:comment>
  <w:comment w:id="327" w:author="Windows User" w:date="2015-10-30T08:56:00Z" w:initials="WU">
    <w:p w14:paraId="0375B80F" w14:textId="77777777" w:rsidR="00BC0BB7" w:rsidRDefault="00BC0BB7" w:rsidP="00D31F38">
      <w:pPr>
        <w:pStyle w:val="CommentText"/>
      </w:pPr>
      <w:r>
        <w:rPr>
          <w:rStyle w:val="CommentReference"/>
        </w:rPr>
        <w:annotationRef/>
      </w:r>
      <w:r>
        <w:t>Send up, or ascribe?</w:t>
      </w:r>
    </w:p>
  </w:comment>
  <w:comment w:id="328" w:author="Windows User" w:date="2015-10-30T08:56:00Z" w:initials="WU">
    <w:p w14:paraId="5622D018" w14:textId="77777777" w:rsidR="00BC0BB7" w:rsidRDefault="00BC0BB7" w:rsidP="00D31F38">
      <w:pPr>
        <w:pStyle w:val="CommentText"/>
      </w:pPr>
      <w:r>
        <w:rPr>
          <w:rStyle w:val="CommentReference"/>
        </w:rPr>
        <w:annotationRef/>
      </w:r>
      <w:r>
        <w:t>doxology or glorification?</w:t>
      </w:r>
    </w:p>
  </w:comment>
  <w:comment w:id="329" w:author="Windows User" w:date="2015-10-30T08:56:00Z" w:initials="WU">
    <w:p w14:paraId="10960ED9" w14:textId="77777777" w:rsidR="00BC0BB7" w:rsidRDefault="00BC0BB7" w:rsidP="00D31F38">
      <w:pPr>
        <w:pStyle w:val="CommentText"/>
      </w:pPr>
      <w:r>
        <w:rPr>
          <w:rStyle w:val="CommentReference"/>
        </w:rPr>
        <w:annotationRef/>
      </w:r>
      <w:r>
        <w:t>"Glory to you" or "Glory be to you"?</w:t>
      </w:r>
    </w:p>
  </w:comment>
  <w:comment w:id="330" w:author="Windows User" w:date="2015-10-30T08:56:00Z" w:initials="WU">
    <w:p w14:paraId="67C46469" w14:textId="77777777" w:rsidR="00BC0BB7" w:rsidRDefault="00BC0BB7" w:rsidP="00D31F38">
      <w:pPr>
        <w:pStyle w:val="CommentText"/>
      </w:pPr>
      <w:r>
        <w:rPr>
          <w:rStyle w:val="CommentReference"/>
        </w:rPr>
        <w:annotationRef/>
      </w:r>
      <w:r>
        <w:t>You?</w:t>
      </w:r>
    </w:p>
  </w:comment>
  <w:comment w:id="331" w:author="Windows User" w:date="2015-10-30T08:56:00Z" w:initials="WU">
    <w:p w14:paraId="744CF838" w14:textId="77777777" w:rsidR="00BC0BB7" w:rsidRDefault="00BC0BB7" w:rsidP="00D31F38">
      <w:pPr>
        <w:pStyle w:val="CommentText"/>
      </w:pPr>
      <w:r>
        <w:rPr>
          <w:rStyle w:val="CommentReference"/>
        </w:rPr>
        <w:annotationRef/>
      </w:r>
      <w:r>
        <w:t>To the Sanctuary or O you saints???</w:t>
      </w:r>
    </w:p>
  </w:comment>
  <w:comment w:id="332" w:author="Windows User" w:date="2015-10-30T08:56:00Z" w:initials="WU">
    <w:p w14:paraId="47DB61A6" w14:textId="77777777" w:rsidR="00BC0BB7" w:rsidRDefault="00BC0BB7" w:rsidP="00D31F38">
      <w:pPr>
        <w:pStyle w:val="CommentText"/>
      </w:pPr>
      <w:r>
        <w:rPr>
          <w:rStyle w:val="CommentReference"/>
        </w:rPr>
        <w:annotationRef/>
      </w:r>
      <w:r>
        <w:t>from sounds more natural than out of. Any compelling reason to keep?</w:t>
      </w:r>
    </w:p>
  </w:comment>
  <w:comment w:id="333" w:author="Windows User" w:date="2015-10-30T08:56:00Z" w:initials="WU">
    <w:p w14:paraId="463DE6F6" w14:textId="77777777" w:rsidR="00BC0BB7" w:rsidRDefault="00BC0BB7" w:rsidP="00D31F38">
      <w:pPr>
        <w:pStyle w:val="CommentText"/>
      </w:pPr>
      <w:r>
        <w:rPr>
          <w:rStyle w:val="CommentReference"/>
        </w:rPr>
        <w:annotationRef/>
      </w:r>
      <w:r>
        <w:t>supplication or cry?</w:t>
      </w:r>
    </w:p>
  </w:comment>
  <w:comment w:id="334" w:author="Windows User" w:date="2015-10-30T08:56:00Z" w:initials="WU">
    <w:p w14:paraId="4FD2340C" w14:textId="77777777" w:rsidR="00BC0BB7" w:rsidRDefault="00BC0BB7" w:rsidP="00D31F38">
      <w:pPr>
        <w:pStyle w:val="CommentText"/>
      </w:pPr>
      <w:r>
        <w:rPr>
          <w:rStyle w:val="CommentReference"/>
        </w:rPr>
        <w:annotationRef/>
      </w:r>
      <w:r>
        <w:t>petition or supplication? supplication sounds much better.</w:t>
      </w:r>
    </w:p>
  </w:comment>
  <w:comment w:id="335" w:author="Windows User" w:date="2015-10-30T08:56:00Z" w:initials="WU">
    <w:p w14:paraId="4E23918A" w14:textId="77777777" w:rsidR="00BC0BB7" w:rsidRDefault="00BC0BB7" w:rsidP="00D31F38">
      <w:pPr>
        <w:pStyle w:val="CommentText"/>
      </w:pPr>
      <w:r>
        <w:rPr>
          <w:rStyle w:val="CommentReference"/>
        </w:rPr>
        <w:annotationRef/>
      </w:r>
      <w:r>
        <w:t>revive or deliver?</w:t>
      </w:r>
    </w:p>
  </w:comment>
  <w:comment w:id="336" w:author="Windows User" w:date="2015-10-30T08:56:00Z" w:initials="WU">
    <w:p w14:paraId="45934B86" w14:textId="77777777" w:rsidR="00BC0BB7" w:rsidRDefault="00BC0BB7" w:rsidP="00D31F38">
      <w:pPr>
        <w:pStyle w:val="CommentText"/>
      </w:pPr>
      <w:r>
        <w:rPr>
          <w:rStyle w:val="CommentReference"/>
        </w:rPr>
        <w:annotationRef/>
      </w:r>
      <w:r>
        <w:t>pour forth, utter, or overflow? I like the way overflow sounds more than pour forth. More natural.</w:t>
      </w:r>
    </w:p>
  </w:comment>
  <w:comment w:id="337" w:author="Windows User" w:date="2015-10-30T08:56:00Z" w:initials="WU">
    <w:p w14:paraId="3EC53F34" w14:textId="77777777" w:rsidR="00BC0BB7" w:rsidRDefault="00BC0BB7" w:rsidP="00D31F38">
      <w:pPr>
        <w:pStyle w:val="CommentText"/>
      </w:pPr>
      <w:r>
        <w:rPr>
          <w:rStyle w:val="CommentReference"/>
        </w:rPr>
        <w:annotationRef/>
      </w:r>
      <w:r>
        <w:t>blessing or praise?</w:t>
      </w:r>
    </w:p>
  </w:comment>
  <w:comment w:id="338" w:author="Windows User" w:date="2015-10-30T08:56:00Z" w:initials="WU">
    <w:p w14:paraId="30167A78" w14:textId="77777777" w:rsidR="00BC0BB7" w:rsidRDefault="00BC0BB7" w:rsidP="00D31F38">
      <w:pPr>
        <w:pStyle w:val="CommentText"/>
      </w:pPr>
      <w:r>
        <w:rPr>
          <w:rStyle w:val="CommentReference"/>
        </w:rPr>
        <w:annotationRef/>
      </w:r>
      <w:r>
        <w:t>respond with? respond to? speak of?</w:t>
      </w:r>
    </w:p>
  </w:comment>
  <w:comment w:id="339" w:author="Windows User" w:date="2015-10-30T08:56:00Z" w:initials="WU">
    <w:p w14:paraId="6965197E" w14:textId="77777777" w:rsidR="00BC0BB7" w:rsidRDefault="00BC0BB7" w:rsidP="00D31F38">
      <w:pPr>
        <w:pStyle w:val="CommentText"/>
      </w:pPr>
      <w:r>
        <w:rPr>
          <w:rStyle w:val="CommentReference"/>
        </w:rPr>
        <w:annotationRef/>
      </w:r>
      <w:r>
        <w:t>rightous, true, or truth?</w:t>
      </w:r>
    </w:p>
  </w:comment>
  <w:comment w:id="340" w:author="Windows User" w:date="2015-10-30T08:56:00Z" w:initials="WU">
    <w:p w14:paraId="668FF70C" w14:textId="77777777" w:rsidR="00BC0BB7" w:rsidRDefault="00BC0BB7" w:rsidP="00D31F38">
      <w:pPr>
        <w:pStyle w:val="CommentText"/>
      </w:pPr>
      <w:r>
        <w:rPr>
          <w:rStyle w:val="CommentReference"/>
        </w:rPr>
        <w:annotationRef/>
      </w:r>
      <w:r>
        <w:t>meditation, or delight?</w:t>
      </w:r>
    </w:p>
  </w:comment>
  <w:comment w:id="341" w:author="Windows User" w:date="2015-10-30T08:56:00Z" w:initials="WU">
    <w:p w14:paraId="3C05865D" w14:textId="77777777" w:rsidR="00BC0BB7" w:rsidRDefault="00BC0BB7" w:rsidP="00D31F38">
      <w:pPr>
        <w:pStyle w:val="CommentText"/>
      </w:pPr>
      <w:r>
        <w:rPr>
          <w:rStyle w:val="CommentReference"/>
        </w:rPr>
        <w:annotationRef/>
      </w:r>
      <w:r>
        <w:t>forever or always?</w:t>
      </w:r>
    </w:p>
  </w:comment>
  <w:comment w:id="342" w:author="Windows User" w:date="2015-10-30T08:56:00Z" w:initials="WU">
    <w:p w14:paraId="3B00730E" w14:textId="77777777" w:rsidR="00BC0BB7" w:rsidRDefault="00BC0BB7" w:rsidP="00D31F38">
      <w:pPr>
        <w:pStyle w:val="CommentText"/>
      </w:pPr>
      <w:r>
        <w:rPr>
          <w:rStyle w:val="CommentReference"/>
        </w:rPr>
        <w:annotationRef/>
      </w:r>
      <w:r>
        <w:t>and forever?</w:t>
      </w:r>
    </w:p>
  </w:comment>
  <w:comment w:id="343" w:author="Windows User" w:date="2015-10-30T08:56:00Z" w:initials="WU">
    <w:p w14:paraId="1B4AAEB0" w14:textId="77777777" w:rsidR="00BC0BB7" w:rsidRDefault="00BC0BB7" w:rsidP="00D31F38">
      <w:pPr>
        <w:pStyle w:val="CommentText"/>
      </w:pPr>
      <w:r>
        <w:rPr>
          <w:rStyle w:val="CommentReference"/>
        </w:rPr>
        <w:annotationRef/>
      </w:r>
      <w:r>
        <w:t>be?</w:t>
      </w:r>
    </w:p>
  </w:comment>
  <w:comment w:id="344" w:author="Windows User" w:date="2015-10-30T08:56:00Z" w:initials="WU">
    <w:p w14:paraId="1B1C5E2C" w14:textId="77777777" w:rsidR="00BC0BB7" w:rsidRDefault="00BC0BB7" w:rsidP="00D31F38">
      <w:pPr>
        <w:pStyle w:val="CommentText"/>
      </w:pPr>
      <w:r>
        <w:rPr>
          <w:rStyle w:val="CommentReference"/>
        </w:rPr>
        <w:annotationRef/>
      </w:r>
      <w:r>
        <w:t>be?</w:t>
      </w:r>
    </w:p>
  </w:comment>
  <w:comment w:id="345" w:author="Windows User" w:date="2015-10-30T08:56:00Z" w:initials="WU">
    <w:p w14:paraId="2A55755C" w14:textId="77777777" w:rsidR="00BC0BB7" w:rsidRDefault="00BC0BB7" w:rsidP="00D31F38">
      <w:pPr>
        <w:pStyle w:val="CommentText"/>
      </w:pPr>
      <w:r>
        <w:rPr>
          <w:rStyle w:val="CommentReference"/>
        </w:rPr>
        <w:annotationRef/>
      </w:r>
      <w:r>
        <w:t>is the insertion of "one" after "begotten" needed in english?</w:t>
      </w:r>
    </w:p>
  </w:comment>
  <w:comment w:id="346" w:author="Windows User" w:date="2015-10-30T08:56:00Z" w:initials="WU">
    <w:p w14:paraId="2B8406D1" w14:textId="77777777" w:rsidR="00BC0BB7" w:rsidRDefault="00BC0BB7" w:rsidP="00D31F38">
      <w:pPr>
        <w:pStyle w:val="CommentText"/>
      </w:pPr>
      <w:r>
        <w:rPr>
          <w:rStyle w:val="CommentReference"/>
        </w:rPr>
        <w:annotationRef/>
      </w:r>
      <w:r>
        <w:t>utter or declare?</w:t>
      </w:r>
    </w:p>
  </w:comment>
  <w:comment w:id="353" w:author="Windows User" w:date="2015-10-30T08:56:00Z" w:initials="BS">
    <w:p w14:paraId="5E20C97F" w14:textId="77777777" w:rsidR="00BC0BB7" w:rsidRDefault="00BC0BB7" w:rsidP="00D31F38">
      <w:pPr>
        <w:pStyle w:val="CommentText"/>
      </w:pPr>
      <w:r>
        <w:rPr>
          <w:rStyle w:val="CommentReference"/>
        </w:rPr>
        <w:annotationRef/>
      </w:r>
      <w:r>
        <w:t>look at? look upon? regard?</w:t>
      </w:r>
    </w:p>
  </w:comment>
  <w:comment w:id="354" w:author="Windows User" w:date="2015-10-30T08:56:00Z" w:initials="BS">
    <w:p w14:paraId="2ADF0207" w14:textId="77777777" w:rsidR="00BC0BB7" w:rsidRDefault="00BC0BB7" w:rsidP="00D31F38">
      <w:pPr>
        <w:pStyle w:val="CommentText"/>
      </w:pPr>
      <w:r>
        <w:rPr>
          <w:rStyle w:val="CommentReference"/>
        </w:rPr>
        <w:annotationRef/>
      </w:r>
      <w:r>
        <w:t>no one?</w:t>
      </w:r>
    </w:p>
  </w:comment>
  <w:comment w:id="355" w:author="Windows User" w:date="2015-10-30T08:56:00Z" w:initials="BS">
    <w:p w14:paraId="485D87CE" w14:textId="77777777" w:rsidR="00BC0BB7" w:rsidRDefault="00BC0BB7" w:rsidP="00D31F38">
      <w:pPr>
        <w:pStyle w:val="CommentText"/>
      </w:pPr>
      <w:r>
        <w:rPr>
          <w:rStyle w:val="CommentReference"/>
        </w:rPr>
        <w:annotationRef/>
      </w:r>
      <w:r>
        <w:t>in?</w:t>
      </w:r>
    </w:p>
    <w:p w14:paraId="472FCBB1" w14:textId="77777777" w:rsidR="00BC0BB7" w:rsidRDefault="00BC0BB7" w:rsidP="00D31F38">
      <w:pPr>
        <w:pStyle w:val="CommentText"/>
      </w:pPr>
    </w:p>
  </w:comment>
  <w:comment w:id="356" w:author="Windows User" w:date="2015-10-30T08:56:00Z" w:initials="BS">
    <w:p w14:paraId="0FA627AF" w14:textId="77777777" w:rsidR="00BC0BB7" w:rsidRDefault="00BC0BB7" w:rsidP="00D31F38">
      <w:pPr>
        <w:pStyle w:val="CommentText"/>
      </w:pPr>
      <w:r>
        <w:rPr>
          <w:rStyle w:val="CommentReference"/>
        </w:rPr>
        <w:annotationRef/>
      </w:r>
      <w:r>
        <w:t>before?</w:t>
      </w:r>
    </w:p>
  </w:comment>
  <w:comment w:id="357" w:author="Windows User" w:date="2015-10-30T08:56:00Z" w:initials="BS">
    <w:p w14:paraId="744D2B01" w14:textId="77777777" w:rsidR="00BC0BB7" w:rsidRDefault="00BC0BB7" w:rsidP="00D31F38">
      <w:pPr>
        <w:pStyle w:val="CommentText"/>
      </w:pPr>
      <w:r>
        <w:rPr>
          <w:rStyle w:val="CommentReference"/>
        </w:rPr>
        <w:annotationRef/>
      </w:r>
      <w:r>
        <w:t>joy entered into the whole world doesn't mean much...</w:t>
      </w:r>
    </w:p>
  </w:comment>
  <w:comment w:id="358" w:author="Windows User" w:date="2015-10-30T08:56:00Z" w:initials="BS">
    <w:p w14:paraId="4F77BBAD" w14:textId="77777777" w:rsidR="00BC0BB7" w:rsidRDefault="00BC0BB7" w:rsidP="00D31F38">
      <w:pPr>
        <w:pStyle w:val="CommentText"/>
      </w:pPr>
      <w:r>
        <w:rPr>
          <w:rStyle w:val="CommentReference"/>
        </w:rPr>
        <w:annotationRef/>
      </w:r>
      <w:r>
        <w:t>? any better way to express that's more accurate while meaning something?</w:t>
      </w:r>
    </w:p>
  </w:comment>
  <w:comment w:id="359" w:author="Windows User" w:date="2015-10-30T08:56:00Z" w:initials="BS">
    <w:p w14:paraId="3F67AE7E" w14:textId="77777777" w:rsidR="00BC0BB7" w:rsidRDefault="00BC0BB7" w:rsidP="00D31F38">
      <w:pPr>
        <w:pStyle w:val="CommentText"/>
      </w:pPr>
      <w:r>
        <w:rPr>
          <w:rStyle w:val="CommentReference"/>
        </w:rPr>
        <w:annotationRef/>
      </w:r>
      <w:r>
        <w:t>sealed as in ever virgin... or more like hidden?</w:t>
      </w:r>
    </w:p>
  </w:comment>
  <w:comment w:id="360" w:author="Windows User" w:date="2015-10-30T08:56:00Z" w:initials="BS">
    <w:p w14:paraId="079DFF07" w14:textId="77777777" w:rsidR="00BC0BB7" w:rsidRDefault="00BC0BB7" w:rsidP="00D31F38">
      <w:pPr>
        <w:pStyle w:val="CommentText"/>
      </w:pPr>
      <w:r>
        <w:rPr>
          <w:rStyle w:val="CommentReference"/>
        </w:rPr>
        <w:annotationRef/>
      </w:r>
      <w:r>
        <w:t>fragrant ointment? ointment? Incense and ointment with weeping and mourning?</w:t>
      </w:r>
    </w:p>
  </w:comment>
  <w:comment w:id="361" w:author="Windows User" w:date="2015-10-30T08:56:00Z" w:initials="BS">
    <w:p w14:paraId="534D6E8F" w14:textId="77777777" w:rsidR="00BC0BB7" w:rsidRDefault="00BC0BB7" w:rsidP="00D31F38">
      <w:pPr>
        <w:pStyle w:val="CommentText"/>
      </w:pPr>
      <w:r>
        <w:rPr>
          <w:rStyle w:val="CommentReference"/>
        </w:rPr>
        <w:annotationRef/>
      </w:r>
      <w:r>
        <w:t>spices or ointment</w:t>
      </w:r>
    </w:p>
  </w:comment>
  <w:comment w:id="362" w:author="Windows User" w:date="2015-10-30T08:56:00Z" w:initials="BS">
    <w:p w14:paraId="5C973492" w14:textId="77777777" w:rsidR="00BC0BB7" w:rsidRDefault="00BC0BB7" w:rsidP="00D31F38">
      <w:pPr>
        <w:pStyle w:val="CommentText"/>
      </w:pPr>
      <w:r>
        <w:rPr>
          <w:rStyle w:val="CommentReference"/>
        </w:rPr>
        <w:annotationRef/>
      </w:r>
      <w:r>
        <w:t>Is risen or has risen?</w:t>
      </w:r>
    </w:p>
  </w:comment>
  <w:comment w:id="363" w:author="Windows User" w:date="2015-10-30T08:56:00Z" w:initials="BS">
    <w:p w14:paraId="2FC8AFF7" w14:textId="77777777" w:rsidR="00BC0BB7" w:rsidRDefault="00BC0BB7" w:rsidP="00D31F38">
      <w:pPr>
        <w:pStyle w:val="CommentText"/>
      </w:pPr>
      <w:r>
        <w:rPr>
          <w:rStyle w:val="CommentReference"/>
        </w:rPr>
        <w:annotationRef/>
      </w:r>
      <w:r>
        <w:t>need a consistent policy for what to capitalize!</w:t>
      </w:r>
    </w:p>
  </w:comment>
  <w:comment w:id="364" w:author="Windows User" w:date="2015-10-30T08:56:00Z" w:initials="BS">
    <w:p w14:paraId="411351ED" w14:textId="77777777" w:rsidR="00BC0BB7" w:rsidRDefault="00BC0BB7"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65" w:author="Windows User" w:date="2015-10-30T08:56:00Z" w:initials="BS">
    <w:p w14:paraId="1D3AB79C" w14:textId="77777777" w:rsidR="00BC0BB7" w:rsidRDefault="00BC0BB7" w:rsidP="00D31F38">
      <w:pPr>
        <w:pStyle w:val="CommentText"/>
      </w:pPr>
      <w:r>
        <w:rPr>
          <w:rStyle w:val="CommentReference"/>
        </w:rPr>
        <w:annotationRef/>
      </w:r>
      <w:r>
        <w:t xml:space="preserve">decay? </w:t>
      </w:r>
    </w:p>
  </w:comment>
  <w:comment w:id="366" w:author="Windows User" w:date="2015-10-30T08:56:00Z" w:initials="WU">
    <w:p w14:paraId="70A28C39" w14:textId="77777777" w:rsidR="00BC0BB7" w:rsidRDefault="00BC0BB7" w:rsidP="00D31F38">
      <w:pPr>
        <w:pStyle w:val="CommentText"/>
      </w:pPr>
      <w:r>
        <w:rPr>
          <w:rStyle w:val="CommentReference"/>
        </w:rPr>
        <w:annotationRef/>
      </w:r>
      <w:r>
        <w:t>LXX has glorify him, not prepare Him an habitation</w:t>
      </w:r>
    </w:p>
  </w:comment>
  <w:comment w:id="367" w:author="Windows User" w:date="2015-10-30T08:56:00Z" w:initials="WU">
    <w:p w14:paraId="26EA5B86" w14:textId="77777777" w:rsidR="00BC0BB7" w:rsidRDefault="00BC0BB7" w:rsidP="00D31F38">
      <w:pPr>
        <w:pStyle w:val="CommentText"/>
      </w:pPr>
      <w:r>
        <w:rPr>
          <w:rStyle w:val="CommentReference"/>
        </w:rPr>
        <w:annotationRef/>
      </w:r>
      <w:r>
        <w:t>or when he brings wars to naught. NETS has shatters</w:t>
      </w:r>
    </w:p>
  </w:comment>
  <w:comment w:id="368" w:author="Windows User" w:date="2015-10-30T08:56:00Z" w:initials="WU">
    <w:p w14:paraId="07C5DE0D" w14:textId="77777777" w:rsidR="00BC0BB7" w:rsidRDefault="00BC0BB7" w:rsidP="00D31F38">
      <w:pPr>
        <w:pStyle w:val="CommentText"/>
      </w:pPr>
      <w:r>
        <w:rPr>
          <w:rStyle w:val="CommentReference"/>
        </w:rPr>
        <w:annotationRef/>
      </w:r>
      <w:r>
        <w:t>literally choice mounted captains?</w:t>
      </w:r>
    </w:p>
  </w:comment>
  <w:comment w:id="369" w:author="Windows User" w:date="2015-10-30T08:56:00Z" w:initials="WU">
    <w:p w14:paraId="4CE45F4E" w14:textId="77777777" w:rsidR="00BC0BB7" w:rsidRDefault="00BC0BB7" w:rsidP="00D31F38">
      <w:pPr>
        <w:pStyle w:val="CommentText"/>
      </w:pPr>
      <w:r>
        <w:rPr>
          <w:rStyle w:val="CommentReference"/>
        </w:rPr>
        <w:annotationRef/>
      </w:r>
      <w:r>
        <w:t>Nets has third-ranked officers. Captain is the modern term for the 3rd rank of officer, sticking with captain</w:t>
      </w:r>
    </w:p>
  </w:comment>
  <w:comment w:id="370" w:author="Windows User" w:date="2015-10-30T08:56:00Z" w:initials="WU">
    <w:p w14:paraId="70291138" w14:textId="77777777" w:rsidR="00BC0BB7" w:rsidRDefault="00BC0BB7" w:rsidP="00D31F38">
      <w:pPr>
        <w:pStyle w:val="CommentText"/>
      </w:pPr>
      <w:r>
        <w:rPr>
          <w:rStyle w:val="CommentReference"/>
        </w:rPr>
        <w:annotationRef/>
      </w:r>
      <w:r>
        <w:t>Have to have a consistent tense... was to go with above, if want has been all above needs to change to that tense.</w:t>
      </w:r>
    </w:p>
  </w:comment>
  <w:comment w:id="371" w:author="Windows User" w:date="2015-10-30T08:56:00Z" w:initials="WU">
    <w:p w14:paraId="72868208" w14:textId="77777777" w:rsidR="00BC0BB7" w:rsidRDefault="00BC0BB7" w:rsidP="00D31F38">
      <w:pPr>
        <w:pStyle w:val="CommentText"/>
      </w:pPr>
      <w:r>
        <w:rPr>
          <w:rStyle w:val="CommentReference"/>
        </w:rPr>
        <w:annotationRef/>
      </w:r>
      <w:r>
        <w:t>crushed or destroyed?</w:t>
      </w:r>
    </w:p>
  </w:comment>
  <w:comment w:id="372" w:author="Windows User" w:date="2015-10-30T08:56:00Z" w:initials="WU">
    <w:p w14:paraId="2D37744E" w14:textId="77777777" w:rsidR="00BC0BB7" w:rsidRDefault="00BC0BB7" w:rsidP="00D31F38">
      <w:pPr>
        <w:pStyle w:val="CommentText"/>
      </w:pPr>
      <w:r>
        <w:rPr>
          <w:rStyle w:val="CommentReference"/>
        </w:rPr>
        <w:annotationRef/>
      </w:r>
      <w:r>
        <w:t>elsewhere ekhomkhem is translated as crushed... NETS has shattered. Brenton destroyed.</w:t>
      </w:r>
    </w:p>
  </w:comment>
  <w:comment w:id="373" w:author="Windows User" w:date="2015-10-30T08:56:00Z" w:initials="WU">
    <w:p w14:paraId="1035793C" w14:textId="77777777" w:rsidR="00BC0BB7" w:rsidRDefault="00BC0BB7" w:rsidP="00D31F38">
      <w:pPr>
        <w:pStyle w:val="CommentText"/>
      </w:pPr>
      <w:r>
        <w:rPr>
          <w:rStyle w:val="CommentReference"/>
        </w:rPr>
        <w:annotationRef/>
      </w:r>
      <w:r>
        <w:t>sent or sent forth?</w:t>
      </w:r>
    </w:p>
  </w:comment>
  <w:comment w:id="374" w:author="Windows User" w:date="2015-10-30T08:56:00Z" w:initials="WU">
    <w:p w14:paraId="6E78BA80" w14:textId="77777777" w:rsidR="00BC0BB7" w:rsidRDefault="00BC0BB7" w:rsidP="00D31F38">
      <w:pPr>
        <w:pStyle w:val="CommentText"/>
      </w:pPr>
      <w:r>
        <w:rPr>
          <w:rStyle w:val="CommentReference"/>
        </w:rPr>
        <w:annotationRef/>
      </w:r>
      <w:r>
        <w:t>or saints? ft note?</w:t>
      </w:r>
    </w:p>
  </w:comment>
  <w:comment w:id="375" w:author="Windows User" w:date="2015-10-30T08:56:00Z" w:initials="WU">
    <w:p w14:paraId="2897BA2F" w14:textId="77777777" w:rsidR="00BC0BB7" w:rsidRDefault="00BC0BB7" w:rsidP="00D31F38">
      <w:pPr>
        <w:pStyle w:val="CommentText"/>
      </w:pPr>
      <w:r>
        <w:rPr>
          <w:rStyle w:val="CommentReference"/>
        </w:rPr>
        <w:annotationRef/>
      </w:r>
      <w:r>
        <w:t>glories? glorious deeds? or in glory?</w:t>
      </w:r>
    </w:p>
  </w:comment>
  <w:comment w:id="376" w:author="Windows User" w:date="2015-10-30T08:56:00Z" w:initials="WU">
    <w:p w14:paraId="5FCE7650" w14:textId="77777777" w:rsidR="00BC0BB7" w:rsidRDefault="00BC0BB7" w:rsidP="00D31F38">
      <w:pPr>
        <w:pStyle w:val="CommentText"/>
      </w:pPr>
      <w:r>
        <w:rPr>
          <w:rStyle w:val="CommentReference"/>
        </w:rPr>
        <w:annotationRef/>
      </w:r>
      <w:r>
        <w:t>redeemed? or chose?</w:t>
      </w:r>
    </w:p>
  </w:comment>
  <w:comment w:id="377" w:author="Windows User" w:date="2015-10-30T08:56:00Z" w:initials="WU">
    <w:p w14:paraId="0E9DC1B8" w14:textId="77777777" w:rsidR="00BC0BB7" w:rsidRDefault="00BC0BB7" w:rsidP="00D31F38">
      <w:pPr>
        <w:pStyle w:val="CommentText"/>
      </w:pPr>
      <w:r>
        <w:rPr>
          <w:rStyle w:val="CommentReference"/>
        </w:rPr>
        <w:annotationRef/>
      </w:r>
      <w:r>
        <w:t>abode? habitation? resting place?</w:t>
      </w:r>
    </w:p>
  </w:comment>
  <w:comment w:id="378" w:author="Windows User" w:date="2015-10-30T08:56:00Z" w:initials="WU">
    <w:p w14:paraId="551D5D79" w14:textId="77777777" w:rsidR="00BC0BB7" w:rsidRDefault="00BC0BB7" w:rsidP="00D31F38">
      <w:pPr>
        <w:pStyle w:val="CommentText"/>
      </w:pPr>
      <w:r>
        <w:rPr>
          <w:rStyle w:val="CommentReference"/>
        </w:rPr>
        <w:annotationRef/>
      </w:r>
      <w:r>
        <w:t>Nets has pangs.</w:t>
      </w:r>
    </w:p>
  </w:comment>
  <w:comment w:id="379" w:author="Windows User" w:date="2015-10-30T08:56:00Z" w:initials="WU">
    <w:p w14:paraId="6297DC8C" w14:textId="77777777" w:rsidR="00BC0BB7" w:rsidRDefault="00BC0BB7" w:rsidP="00D31F38">
      <w:pPr>
        <w:pStyle w:val="CommentText"/>
      </w:pPr>
      <w:r>
        <w:rPr>
          <w:rStyle w:val="CommentReference"/>
        </w:rPr>
        <w:annotationRef/>
      </w:r>
      <w:r>
        <w:t>Nets has tense change here rather than start of next vs. Brenton too.</w:t>
      </w:r>
    </w:p>
  </w:comment>
  <w:comment w:id="380" w:author="Windows User" w:date="2015-10-30T08:56:00Z" w:initials="WU">
    <w:p w14:paraId="76F4CEC8" w14:textId="77777777" w:rsidR="00BC0BB7" w:rsidRDefault="00BC0BB7" w:rsidP="00D31F38">
      <w:pPr>
        <w:pStyle w:val="CommentText"/>
      </w:pPr>
      <w:r>
        <w:rPr>
          <w:rStyle w:val="CommentReference"/>
        </w:rPr>
        <w:annotationRef/>
      </w:r>
      <w:r>
        <w:t xml:space="preserve">reign? king? reign as king? tense? shall reign? </w:t>
      </w:r>
    </w:p>
  </w:comment>
  <w:comment w:id="381" w:author="Windows User" w:date="2015-10-30T08:56:00Z" w:initials="WU">
    <w:p w14:paraId="28ADCC63" w14:textId="77777777" w:rsidR="00BC0BB7" w:rsidRDefault="00BC0BB7" w:rsidP="00D31F38">
      <w:pPr>
        <w:pStyle w:val="CommentText"/>
      </w:pPr>
      <w:r>
        <w:rPr>
          <w:rStyle w:val="CommentReference"/>
        </w:rPr>
        <w:annotationRef/>
      </w:r>
      <w:r>
        <w:t>What does the Coptic say? Is it something like this?</w:t>
      </w:r>
    </w:p>
  </w:comment>
  <w:comment w:id="382" w:author="Windows User" w:date="2015-10-30T08:56:00Z" w:initials="WU">
    <w:p w14:paraId="2E86C403" w14:textId="77777777" w:rsidR="00BC0BB7" w:rsidRDefault="00BC0BB7" w:rsidP="00D31F38">
      <w:pPr>
        <w:pStyle w:val="CommentText"/>
      </w:pPr>
      <w:r>
        <w:rPr>
          <w:rStyle w:val="CommentReference"/>
        </w:rPr>
        <w:annotationRef/>
      </w:r>
      <w:r>
        <w:t>For? or Since?</w:t>
      </w:r>
    </w:p>
  </w:comment>
  <w:comment w:id="383" w:author="Windows User" w:date="2015-10-30T08:56:00Z" w:initials="WU">
    <w:p w14:paraId="031A7CF6" w14:textId="77777777" w:rsidR="00BC0BB7" w:rsidRDefault="00BC0BB7" w:rsidP="00D31F38">
      <w:pPr>
        <w:pStyle w:val="CommentText"/>
      </w:pPr>
      <w:r>
        <w:rPr>
          <w:rStyle w:val="CommentReference"/>
        </w:rPr>
        <w:annotationRef/>
      </w:r>
      <w:r>
        <w:t>Brenton and NETS have dances. Coptic has hanhos (guessing hos is praises or songs). I'm thinking not praises... but need you guys to clarify</w:t>
      </w:r>
    </w:p>
  </w:comment>
  <w:comment w:id="384" w:author="Microsoft Office User" w:date="2016-04-15T20:59:00Z" w:initials="Office">
    <w:p w14:paraId="7025F405" w14:textId="64A37FE0" w:rsidR="00BC0BB7" w:rsidRDefault="00BC0BB7">
      <w:pPr>
        <w:pStyle w:val="CommentText"/>
      </w:pPr>
      <w:r>
        <w:rPr>
          <w:rStyle w:val="CommentReference"/>
        </w:rPr>
        <w:annotationRef/>
      </w:r>
      <w:r>
        <w:t>Or “he has greatly glorified Himself, as NETS?</w:t>
      </w:r>
    </w:p>
  </w:comment>
  <w:comment w:id="385" w:author="Windows User" w:date="2015-10-30T08:56:00Z" w:initials="WU">
    <w:p w14:paraId="2A38A2FD" w14:textId="77777777" w:rsidR="00BC0BB7" w:rsidRDefault="00BC0BB7" w:rsidP="00D31F38">
      <w:pPr>
        <w:pStyle w:val="CommentText"/>
      </w:pPr>
      <w:r>
        <w:rPr>
          <w:rStyle w:val="CommentReference"/>
        </w:rPr>
        <w:annotationRef/>
      </w:r>
      <w:r>
        <w:t>The NETS phrasing seems to me the only way to reconcile the other translations.</w:t>
      </w:r>
    </w:p>
  </w:comment>
  <w:comment w:id="391" w:author="Windows User" w:date="2015-10-30T08:56:00Z" w:initials="WU">
    <w:p w14:paraId="57C92C81" w14:textId="77777777" w:rsidR="00BC0BB7" w:rsidRDefault="00BC0BB7" w:rsidP="00D31F38">
      <w:pPr>
        <w:pStyle w:val="CommentText"/>
      </w:pPr>
      <w:r>
        <w:rPr>
          <w:rStyle w:val="CommentReference"/>
        </w:rPr>
        <w:annotationRef/>
      </w:r>
      <w:r>
        <w:t>This way sure sounds better. I know "With the split" is more literal, but it doesn't make any sense in English. This does.</w:t>
      </w:r>
    </w:p>
  </w:comment>
  <w:comment w:id="392" w:author="Windows User" w:date="2015-10-30T08:56:00Z" w:initials="WU">
    <w:p w14:paraId="5BBD34BE" w14:textId="77777777" w:rsidR="00BC0BB7" w:rsidRDefault="00BC0BB7" w:rsidP="00D31F38">
      <w:pPr>
        <w:pStyle w:val="CommentText"/>
      </w:pPr>
      <w:r>
        <w:rPr>
          <w:rStyle w:val="CommentReference"/>
        </w:rPr>
        <w:annotationRef/>
      </w:r>
      <w:r>
        <w:t>path or walkway?</w:t>
      </w:r>
    </w:p>
  </w:comment>
  <w:comment w:id="393" w:author="Brett Slote" w:date="2015-10-30T08:56:00Z" w:initials="BS">
    <w:p w14:paraId="049D3BBD" w14:textId="77777777" w:rsidR="00BC0BB7" w:rsidRDefault="00BC0BB7" w:rsidP="00D31F38">
      <w:pPr>
        <w:pStyle w:val="CommentText"/>
      </w:pPr>
      <w:r>
        <w:rPr>
          <w:rStyle w:val="CommentReference"/>
        </w:rPr>
        <w:annotationRef/>
      </w:r>
      <w:r>
        <w:t>needs : at least to indicate breaks in tune</w:t>
      </w:r>
    </w:p>
  </w:comment>
  <w:comment w:id="394" w:author="Windows User" w:date="2015-10-30T08:56:00Z" w:initials="WU">
    <w:p w14:paraId="1F09658E" w14:textId="77777777" w:rsidR="00BC0BB7" w:rsidRDefault="00BC0BB7" w:rsidP="00D31F38">
      <w:pPr>
        <w:pStyle w:val="CommentText"/>
      </w:pPr>
      <w:r>
        <w:rPr>
          <w:rStyle w:val="CommentReference"/>
        </w:rPr>
        <w:annotationRef/>
      </w:r>
      <w:r>
        <w:t>miraculous, or something closer to paradoxical but sounding good?</w:t>
      </w:r>
    </w:p>
  </w:comment>
  <w:comment w:id="395" w:author="Windows User" w:date="2015-10-30T08:56:00Z" w:initials="WU">
    <w:p w14:paraId="4689AC49" w14:textId="77777777" w:rsidR="00BC0BB7" w:rsidRDefault="00BC0BB7" w:rsidP="00D31F38">
      <w:pPr>
        <w:pStyle w:val="CommentText"/>
      </w:pPr>
      <w:r>
        <w:rPr>
          <w:rStyle w:val="CommentReference"/>
        </w:rPr>
        <w:annotationRef/>
      </w:r>
      <w:r>
        <w:t>passed and crossed mean teh same thing... but passed over carries connotation of connection to pass over...</w:t>
      </w:r>
    </w:p>
  </w:comment>
  <w:comment w:id="396" w:author="Windows User" w:date="2015-10-30T08:56:00Z" w:initials="WU">
    <w:p w14:paraId="2AA35319" w14:textId="77777777" w:rsidR="00BC0BB7" w:rsidRDefault="00BC0BB7" w:rsidP="00D31F38">
      <w:pPr>
        <w:pStyle w:val="CommentText"/>
      </w:pPr>
      <w:r>
        <w:rPr>
          <w:rStyle w:val="CommentReference"/>
        </w:rPr>
        <w:annotationRef/>
      </w:r>
      <w:r>
        <w:t>praising or singing?</w:t>
      </w:r>
    </w:p>
  </w:comment>
  <w:comment w:id="397" w:author="Windows User" w:date="2015-10-30T08:56:00Z" w:initials="WU">
    <w:p w14:paraId="56B7B31B" w14:textId="77777777" w:rsidR="00BC0BB7" w:rsidRDefault="00BC0BB7" w:rsidP="00D31F38">
      <w:pPr>
        <w:pStyle w:val="CommentText"/>
      </w:pPr>
      <w:r>
        <w:rPr>
          <w:rStyle w:val="CommentReference"/>
        </w:rPr>
        <w:annotationRef/>
      </w:r>
      <w:r>
        <w:t>I think this should be sing to</w:t>
      </w:r>
    </w:p>
  </w:comment>
  <w:comment w:id="408" w:author="Windows User" w:date="2015-11-21T12:59:00Z" w:initials="WU">
    <w:p w14:paraId="5262F523" w14:textId="77777777" w:rsidR="00BC0BB7" w:rsidRDefault="00BC0BB7" w:rsidP="00344A59">
      <w:pPr>
        <w:pStyle w:val="CommentText"/>
      </w:pPr>
      <w:r>
        <w:rPr>
          <w:rStyle w:val="CommentReference"/>
        </w:rPr>
        <w:annotationRef/>
      </w:r>
      <w:r>
        <w:t>check</w:t>
      </w:r>
    </w:p>
  </w:comment>
  <w:comment w:id="414" w:author="Windows User" w:date="2015-10-30T08:56:00Z" w:initials="BS">
    <w:p w14:paraId="396316C8" w14:textId="77777777" w:rsidR="00BC0BB7" w:rsidRDefault="00BC0BB7" w:rsidP="00344A59">
      <w:pPr>
        <w:pStyle w:val="CommentText"/>
      </w:pPr>
      <w:r>
        <w:rPr>
          <w:rStyle w:val="CommentReference"/>
        </w:rPr>
        <w:annotationRef/>
      </w:r>
      <w:r>
        <w:t>clearly the missing vs above belongs</w:t>
      </w:r>
    </w:p>
  </w:comment>
  <w:comment w:id="424" w:author="Windows User" w:date="2015-10-30T08:56:00Z" w:initials="BS">
    <w:p w14:paraId="19C504AB" w14:textId="77777777" w:rsidR="00BC0BB7" w:rsidRDefault="00BC0BB7"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25" w:author="Windows User" w:date="2015-10-30T08:56:00Z" w:initials="BS">
    <w:p w14:paraId="3650E160" w14:textId="77777777" w:rsidR="00BC0BB7" w:rsidRDefault="00BC0BB7" w:rsidP="00D31F38">
      <w:pPr>
        <w:pStyle w:val="CommentText"/>
      </w:pPr>
      <w:r>
        <w:rPr>
          <w:rStyle w:val="CommentReference"/>
        </w:rPr>
        <w:annotationRef/>
      </w:r>
      <w:r>
        <w:t>heavens?</w:t>
      </w:r>
    </w:p>
  </w:comment>
  <w:comment w:id="426" w:author="Windows User" w:date="2015-10-30T08:56:00Z" w:initials="BS">
    <w:p w14:paraId="57E2DDC4" w14:textId="77777777" w:rsidR="00BC0BB7" w:rsidRDefault="00BC0BB7" w:rsidP="00D31F38">
      <w:pPr>
        <w:pStyle w:val="CommentText"/>
      </w:pPr>
      <w:r>
        <w:rPr>
          <w:rStyle w:val="CommentReference"/>
        </w:rPr>
        <w:annotationRef/>
      </w:r>
      <w:r>
        <w:t>NETS omits clouds</w:t>
      </w:r>
    </w:p>
  </w:comment>
  <w:comment w:id="427" w:author="Windows User" w:date="2015-10-30T08:56:00Z" w:initials="BS">
    <w:p w14:paraId="35628364" w14:textId="77777777" w:rsidR="00BC0BB7" w:rsidRDefault="00BC0BB7" w:rsidP="00D31F38">
      <w:pPr>
        <w:pStyle w:val="CommentText"/>
      </w:pPr>
      <w:r>
        <w:rPr>
          <w:rStyle w:val="CommentReference"/>
        </w:rPr>
        <w:annotationRef/>
      </w:r>
      <w:r>
        <w:t>NETS omits this vs</w:t>
      </w:r>
    </w:p>
  </w:comment>
  <w:comment w:id="428" w:author="Windows User" w:date="2015-10-30T08:56:00Z" w:initials="BS">
    <w:p w14:paraId="1F576F58" w14:textId="77777777" w:rsidR="00BC0BB7" w:rsidRDefault="00BC0BB7" w:rsidP="00D31F38">
      <w:pPr>
        <w:pStyle w:val="CommentText"/>
      </w:pPr>
      <w:r>
        <w:rPr>
          <w:rStyle w:val="CommentReference"/>
        </w:rPr>
        <w:annotationRef/>
      </w:r>
      <w:r>
        <w:t>NETS has falling snow which matches AI hoar frosts.</w:t>
      </w:r>
    </w:p>
  </w:comment>
  <w:comment w:id="429" w:author="Windows User" w:date="2015-10-30T08:56:00Z" w:initials="BS">
    <w:p w14:paraId="7857388A" w14:textId="77777777" w:rsidR="00BC0BB7" w:rsidRDefault="00BC0BB7" w:rsidP="00D31F38">
      <w:pPr>
        <w:pStyle w:val="CommentText"/>
      </w:pPr>
      <w:r>
        <w:rPr>
          <w:rStyle w:val="CommentReference"/>
        </w:rPr>
        <w:annotationRef/>
      </w:r>
      <w:r>
        <w:t>reversed ice and hoarfrosts of this vs and last to match NETS. Coptic?</w:t>
      </w:r>
    </w:p>
  </w:comment>
  <w:comment w:id="430" w:author="Windows User" w:date="2015-10-30T08:56:00Z" w:initials="BS">
    <w:p w14:paraId="45210177" w14:textId="77777777" w:rsidR="00BC0BB7" w:rsidRDefault="00BC0BB7" w:rsidP="00D31F38">
      <w:pPr>
        <w:pStyle w:val="CommentText"/>
      </w:pPr>
      <w:r>
        <w:rPr>
          <w:rStyle w:val="CommentReference"/>
        </w:rPr>
        <w:annotationRef/>
      </w:r>
      <w:r>
        <w:t>NETS switches this vs with next</w:t>
      </w:r>
    </w:p>
  </w:comment>
  <w:comment w:id="431" w:author="Windows User" w:date="2015-11-04T08:55:00Z" w:initials="WU">
    <w:p w14:paraId="1E420B79" w14:textId="77777777" w:rsidR="00BC0BB7" w:rsidRDefault="00BC0BB7" w:rsidP="00D31F38">
      <w:pPr>
        <w:pStyle w:val="CommentText"/>
      </w:pPr>
      <w:r>
        <w:rPr>
          <w:rStyle w:val="CommentReference"/>
        </w:rPr>
        <w:annotationRef/>
      </w:r>
      <w:r>
        <w:t>Get rid of ye’s!</w:t>
      </w:r>
    </w:p>
  </w:comment>
  <w:comment w:id="432" w:author="Windows User" w:date="2015-10-30T08:56:00Z" w:initials="BS">
    <w:p w14:paraId="66BEE13E" w14:textId="77777777" w:rsidR="00BC0BB7" w:rsidRDefault="00BC0BB7" w:rsidP="00D31F38">
      <w:pPr>
        <w:pStyle w:val="CommentText"/>
      </w:pPr>
      <w:r>
        <w:rPr>
          <w:rStyle w:val="CommentReference"/>
        </w:rPr>
        <w:annotationRef/>
      </w:r>
      <w:r>
        <w:t>NETS has sea-monsters</w:t>
      </w:r>
    </w:p>
  </w:comment>
  <w:comment w:id="433" w:author="Windows User" w:date="2015-10-30T08:56:00Z" w:initials="BS">
    <w:p w14:paraId="43D401E2" w14:textId="77777777" w:rsidR="00BC0BB7" w:rsidRDefault="00BC0BB7" w:rsidP="00D31F38">
      <w:pPr>
        <w:pStyle w:val="CommentText"/>
      </w:pPr>
      <w:r>
        <w:rPr>
          <w:rStyle w:val="CommentReference"/>
        </w:rPr>
        <w:annotationRef/>
      </w:r>
      <w:r>
        <w:t>NETS has four-footed and wild animals of the land</w:t>
      </w:r>
    </w:p>
  </w:comment>
  <w:comment w:id="434" w:author="Windows User" w:date="2015-10-30T08:56:00Z" w:initials="BS">
    <w:p w14:paraId="37590655" w14:textId="77777777" w:rsidR="00BC0BB7" w:rsidRDefault="00BC0BB7" w:rsidP="00D31F38">
      <w:pPr>
        <w:pStyle w:val="CommentText"/>
      </w:pPr>
      <w:r>
        <w:rPr>
          <w:rStyle w:val="CommentReference"/>
        </w:rPr>
        <w:annotationRef/>
      </w:r>
      <w:r>
        <w:t>NETS has all humans on earth</w:t>
      </w:r>
    </w:p>
  </w:comment>
  <w:comment w:id="435" w:author="Windows User" w:date="2015-10-30T08:56:00Z" w:initials="BS">
    <w:p w14:paraId="6D54AC70" w14:textId="77777777" w:rsidR="00BC0BB7" w:rsidRDefault="00BC0BB7" w:rsidP="00D31F38">
      <w:pPr>
        <w:pStyle w:val="CommentText"/>
      </w:pPr>
      <w:r>
        <w:rPr>
          <w:rStyle w:val="CommentReference"/>
        </w:rPr>
        <w:annotationRef/>
      </w:r>
      <w:r>
        <w:t>NETS has "priests, slaves of the Lord", then omits next vs.</w:t>
      </w:r>
    </w:p>
  </w:comment>
  <w:comment w:id="436" w:author="Windows User" w:date="2015-10-30T08:56:00Z" w:initials="BS">
    <w:p w14:paraId="6468426A" w14:textId="77777777" w:rsidR="00BC0BB7" w:rsidRDefault="00BC0BB7" w:rsidP="00D31F38">
      <w:pPr>
        <w:pStyle w:val="CommentText"/>
      </w:pPr>
      <w:r>
        <w:rPr>
          <w:rStyle w:val="CommentReference"/>
        </w:rPr>
        <w:annotationRef/>
      </w:r>
      <w:r>
        <w:t>NETS ends quite differently</w:t>
      </w:r>
    </w:p>
  </w:comment>
  <w:comment w:id="442" w:author="Windows User" w:date="2015-10-30T08:56:00Z" w:initials="BS">
    <w:p w14:paraId="72C14B6E" w14:textId="77777777" w:rsidR="00BC0BB7" w:rsidRDefault="00BC0BB7"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43" w:author="Windows User" w:date="2015-10-30T08:56:00Z" w:initials="BS">
    <w:p w14:paraId="43306FA7" w14:textId="77777777" w:rsidR="00BC0BB7" w:rsidRDefault="00BC0BB7" w:rsidP="003758F4">
      <w:pPr>
        <w:pStyle w:val="CommentText"/>
      </w:pPr>
      <w:r>
        <w:rPr>
          <w:rStyle w:val="CommentReference"/>
        </w:rPr>
        <w:annotationRef/>
      </w:r>
      <w:r>
        <w:t>heavens?</w:t>
      </w:r>
    </w:p>
  </w:comment>
  <w:comment w:id="444" w:author="Windows User" w:date="2015-10-30T08:56:00Z" w:initials="BS">
    <w:p w14:paraId="18B419AF" w14:textId="77777777" w:rsidR="00BC0BB7" w:rsidRDefault="00BC0BB7" w:rsidP="003758F4">
      <w:pPr>
        <w:pStyle w:val="CommentText"/>
      </w:pPr>
      <w:r>
        <w:rPr>
          <w:rStyle w:val="CommentReference"/>
        </w:rPr>
        <w:annotationRef/>
      </w:r>
      <w:r>
        <w:t>NETS has falling snow which matches AI hoar frosts.</w:t>
      </w:r>
    </w:p>
  </w:comment>
  <w:comment w:id="445" w:author="Windows User" w:date="2015-10-30T08:56:00Z" w:initials="BS">
    <w:p w14:paraId="504A050C" w14:textId="77777777" w:rsidR="00BC0BB7" w:rsidRDefault="00BC0BB7" w:rsidP="003758F4">
      <w:pPr>
        <w:pStyle w:val="CommentText"/>
      </w:pPr>
      <w:r>
        <w:rPr>
          <w:rStyle w:val="CommentReference"/>
        </w:rPr>
        <w:annotationRef/>
      </w:r>
      <w:r>
        <w:t>reversed ice and hoarfrosts of this vs and last to match NETS. Coptic?</w:t>
      </w:r>
    </w:p>
  </w:comment>
  <w:comment w:id="446" w:author="Windows User" w:date="2015-10-30T08:56:00Z" w:initials="BS">
    <w:p w14:paraId="42B07939" w14:textId="77777777" w:rsidR="00BC0BB7" w:rsidRDefault="00BC0BB7" w:rsidP="003758F4">
      <w:pPr>
        <w:pStyle w:val="CommentText"/>
      </w:pPr>
      <w:r>
        <w:rPr>
          <w:rStyle w:val="CommentReference"/>
        </w:rPr>
        <w:annotationRef/>
      </w:r>
      <w:r>
        <w:t>NETS switches this vs with next</w:t>
      </w:r>
    </w:p>
  </w:comment>
  <w:comment w:id="447" w:author="Windows User" w:date="2015-10-30T08:56:00Z" w:initials="BS">
    <w:p w14:paraId="0D31DB4D" w14:textId="77777777" w:rsidR="00BC0BB7" w:rsidRDefault="00BC0BB7" w:rsidP="003758F4">
      <w:pPr>
        <w:pStyle w:val="CommentText"/>
      </w:pPr>
      <w:r>
        <w:rPr>
          <w:rStyle w:val="CommentReference"/>
        </w:rPr>
        <w:annotationRef/>
      </w:r>
      <w:r>
        <w:t>NETS has all humans on earth</w:t>
      </w:r>
    </w:p>
  </w:comment>
  <w:comment w:id="448" w:author="Windows User" w:date="2015-10-30T08:56:00Z" w:initials="BS">
    <w:p w14:paraId="4CB6D1D8" w14:textId="77777777" w:rsidR="00BC0BB7" w:rsidRDefault="00BC0BB7" w:rsidP="003758F4">
      <w:pPr>
        <w:pStyle w:val="CommentText"/>
      </w:pPr>
      <w:r>
        <w:rPr>
          <w:rStyle w:val="CommentReference"/>
        </w:rPr>
        <w:annotationRef/>
      </w:r>
      <w:r>
        <w:t>NETS has "priests, slaves of the Lord", then omits next vs.</w:t>
      </w:r>
    </w:p>
  </w:comment>
  <w:comment w:id="449" w:author="Windows User" w:date="2015-10-30T08:56:00Z" w:initials="BS">
    <w:p w14:paraId="1C9D2024" w14:textId="77777777" w:rsidR="00BC0BB7" w:rsidRDefault="00BC0BB7" w:rsidP="003758F4">
      <w:pPr>
        <w:pStyle w:val="CommentText"/>
      </w:pPr>
      <w:r>
        <w:rPr>
          <w:rStyle w:val="CommentReference"/>
        </w:rPr>
        <w:annotationRef/>
      </w:r>
      <w:r>
        <w:t>NETS ends quite differently</w:t>
      </w:r>
    </w:p>
  </w:comment>
  <w:comment w:id="450" w:author="Windows User" w:date="2015-10-30T08:56:00Z" w:initials="BS">
    <w:p w14:paraId="499D113D" w14:textId="77777777" w:rsidR="00BC0BB7" w:rsidRDefault="00BC0BB7" w:rsidP="00D31F38">
      <w:pPr>
        <w:pStyle w:val="CommentText"/>
      </w:pPr>
      <w:r>
        <w:rPr>
          <w:rStyle w:val="CommentReference"/>
        </w:rPr>
        <w:annotationRef/>
      </w:r>
      <w:r>
        <w:t>giver, or maker?</w:t>
      </w:r>
    </w:p>
  </w:comment>
  <w:comment w:id="451" w:author="Windows User" w:date="2015-10-30T08:56:00Z" w:initials="BS">
    <w:p w14:paraId="29AB3125" w14:textId="77777777" w:rsidR="00BC0BB7" w:rsidRDefault="00BC0BB7" w:rsidP="00D31F38">
      <w:pPr>
        <w:pStyle w:val="CommentText"/>
      </w:pPr>
      <w:r>
        <w:rPr>
          <w:rStyle w:val="CommentReference"/>
        </w:rPr>
        <w:annotationRef/>
      </w:r>
      <w:r>
        <w:t>even NETS has Hananias</w:t>
      </w:r>
    </w:p>
  </w:comment>
  <w:comment w:id="452" w:author="Windows User" w:date="2015-10-30T08:56:00Z" w:initials="BS">
    <w:p w14:paraId="27892612" w14:textId="77777777" w:rsidR="00BC0BB7" w:rsidRDefault="00BC0BB7" w:rsidP="00D31F38">
      <w:pPr>
        <w:pStyle w:val="CommentText"/>
      </w:pPr>
      <w:r>
        <w:rPr>
          <w:rStyle w:val="CommentReference"/>
        </w:rPr>
        <w:annotationRef/>
      </w:r>
      <w:r>
        <w:t>does Coptic have evening first?</w:t>
      </w:r>
    </w:p>
  </w:comment>
  <w:comment w:id="453" w:author="Windows User" w:date="2015-10-30T08:56:00Z" w:initials="BS">
    <w:p w14:paraId="53863AE8" w14:textId="77777777" w:rsidR="00BC0BB7" w:rsidRDefault="00BC0BB7" w:rsidP="00D31F38">
      <w:pPr>
        <w:pStyle w:val="CommentText"/>
      </w:pPr>
      <w:r>
        <w:rPr>
          <w:rStyle w:val="CommentReference"/>
        </w:rPr>
        <w:annotationRef/>
      </w:r>
      <w:r>
        <w:t>Coptic doesn't have "Our God"</w:t>
      </w:r>
    </w:p>
  </w:comment>
  <w:comment w:id="454" w:author="Windows User" w:date="2015-10-30T08:56:00Z" w:initials="BS">
    <w:p w14:paraId="5F8EC33A" w14:textId="77777777" w:rsidR="00BC0BB7" w:rsidRDefault="00BC0BB7" w:rsidP="00D31F38">
      <w:pPr>
        <w:pStyle w:val="CommentText"/>
      </w:pPr>
      <w:r>
        <w:rPr>
          <w:rStyle w:val="CommentReference"/>
        </w:rPr>
        <w:annotationRef/>
      </w:r>
      <w:r>
        <w:t>celebrate or proclaim?</w:t>
      </w:r>
    </w:p>
  </w:comment>
  <w:comment w:id="455" w:author="Windows User" w:date="2015-10-30T08:56:00Z" w:initials="BS">
    <w:p w14:paraId="02E465F6" w14:textId="77777777" w:rsidR="00BC0BB7" w:rsidRDefault="00BC0BB7" w:rsidP="00D31F38">
      <w:pPr>
        <w:pStyle w:val="CommentText"/>
      </w:pPr>
      <w:r>
        <w:rPr>
          <w:rStyle w:val="CommentReference"/>
        </w:rPr>
        <w:annotationRef/>
      </w:r>
      <w:r>
        <w:t>persevere or be sober?</w:t>
      </w:r>
    </w:p>
  </w:comment>
  <w:comment w:id="456" w:author="Windows User" w:date="2015-10-30T08:56:00Z" w:initials="BS">
    <w:p w14:paraId="0F283256" w14:textId="77777777" w:rsidR="00BC0BB7" w:rsidRDefault="00BC0BB7" w:rsidP="00D31F38">
      <w:pPr>
        <w:pStyle w:val="CommentText"/>
      </w:pPr>
      <w:r>
        <w:rPr>
          <w:rStyle w:val="CommentReference"/>
        </w:rPr>
        <w:annotationRef/>
      </w:r>
      <w:r>
        <w:t>Coptic has presbyters, not priests (oweeb)</w:t>
      </w:r>
    </w:p>
  </w:comment>
  <w:comment w:id="457" w:author="Windows User" w:date="2015-10-30T08:56:00Z" w:initials="BS">
    <w:p w14:paraId="141FC7EB" w14:textId="77777777" w:rsidR="00BC0BB7" w:rsidRDefault="00BC0BB7" w:rsidP="00D31F38">
      <w:pPr>
        <w:pStyle w:val="CommentText"/>
      </w:pPr>
      <w:r>
        <w:rPr>
          <w:rStyle w:val="CommentReference"/>
        </w:rPr>
        <w:annotationRef/>
      </w:r>
      <w:r>
        <w:t>esmo is bless, not praise...</w:t>
      </w:r>
    </w:p>
  </w:comment>
  <w:comment w:id="458" w:author="Windows User" w:date="2015-10-30T08:56:00Z" w:initials="BS">
    <w:p w14:paraId="22452F1B" w14:textId="77777777" w:rsidR="00BC0BB7" w:rsidRDefault="00BC0BB7" w:rsidP="00D31F38">
      <w:pPr>
        <w:pStyle w:val="CommentText"/>
      </w:pPr>
      <w:r>
        <w:rPr>
          <w:rStyle w:val="CommentReference"/>
        </w:rPr>
        <w:annotationRef/>
      </w:r>
      <w:r>
        <w:t>Coptic doesn't look like day to day... "Until this day" doesn't make as much sense... is there something less literal but closer to the maning?</w:t>
      </w:r>
    </w:p>
  </w:comment>
  <w:comment w:id="459" w:author="Windows User" w:date="2015-10-30T08:56:00Z" w:initials="BS">
    <w:p w14:paraId="532CE324" w14:textId="77777777" w:rsidR="00BC0BB7" w:rsidRDefault="00BC0BB7" w:rsidP="00D31F38">
      <w:pPr>
        <w:pStyle w:val="CommentText"/>
      </w:pPr>
      <w:r>
        <w:rPr>
          <w:rStyle w:val="CommentReference"/>
        </w:rPr>
        <w:annotationRef/>
      </w:r>
      <w:r>
        <w:t>Is LA right with breaths and spirits?</w:t>
      </w:r>
    </w:p>
  </w:comment>
  <w:comment w:id="460" w:author="Windows User" w:date="2015-10-30T08:56:00Z" w:initials="BS">
    <w:p w14:paraId="7C12CF17" w14:textId="77777777" w:rsidR="00BC0BB7" w:rsidRDefault="00BC0BB7" w:rsidP="00D31F38">
      <w:pPr>
        <w:pStyle w:val="CommentText"/>
      </w:pPr>
      <w:r>
        <w:rPr>
          <w:rStyle w:val="CommentReference"/>
        </w:rPr>
        <w:annotationRef/>
      </w:r>
      <w:r>
        <w:t>doesn't look like waters... is it ssea?</w:t>
      </w:r>
    </w:p>
  </w:comment>
  <w:comment w:id="461" w:author="Windows User" w:date="2015-10-30T08:56:00Z" w:initials="BS">
    <w:p w14:paraId="789F9E96" w14:textId="77777777" w:rsidR="00BC0BB7" w:rsidRDefault="00BC0BB7" w:rsidP="00D31F38">
      <w:pPr>
        <w:pStyle w:val="CommentText"/>
      </w:pPr>
      <w:r>
        <w:rPr>
          <w:rStyle w:val="CommentReference"/>
        </w:rPr>
        <w:annotationRef/>
      </w:r>
      <w:r>
        <w:t>I still don't get of all the things we would see after seeing all the praise of nature would be "Bless the Lord you birds".</w:t>
      </w:r>
    </w:p>
  </w:comment>
  <w:comment w:id="462" w:author="Windows User" w:date="2015-10-30T08:56:00Z" w:initials="BS">
    <w:p w14:paraId="1E93DCCD" w14:textId="77777777" w:rsidR="00BC0BB7" w:rsidRDefault="00BC0BB7" w:rsidP="00D31F38">
      <w:pPr>
        <w:pStyle w:val="CommentText"/>
      </w:pPr>
      <w:r>
        <w:rPr>
          <w:rStyle w:val="CommentReference"/>
        </w:rPr>
        <w:annotationRef/>
      </w:r>
      <w:r>
        <w:t>disobedient? heretics?</w:t>
      </w:r>
    </w:p>
  </w:comment>
  <w:comment w:id="463" w:author="Windows User" w:date="2015-10-30T08:56:00Z" w:initials="BS">
    <w:p w14:paraId="298A6523" w14:textId="77777777" w:rsidR="00BC0BB7" w:rsidRDefault="00BC0BB7" w:rsidP="00D31F38">
      <w:pPr>
        <w:pStyle w:val="CommentText"/>
      </w:pPr>
      <w:r>
        <w:rPr>
          <w:rStyle w:val="CommentReference"/>
        </w:rPr>
        <w:annotationRef/>
      </w:r>
      <w:r>
        <w:t>souls or spirits?</w:t>
      </w:r>
    </w:p>
  </w:comment>
  <w:comment w:id="464" w:author="Windows User" w:date="2015-10-30T08:56:00Z" w:initials="BS">
    <w:p w14:paraId="3D56C030" w14:textId="77777777" w:rsidR="00BC0BB7" w:rsidRDefault="00BC0BB7" w:rsidP="00D31F38">
      <w:pPr>
        <w:pStyle w:val="CommentText"/>
      </w:pPr>
      <w:r>
        <w:rPr>
          <w:rStyle w:val="CommentReference"/>
        </w:rPr>
        <w:annotationRef/>
      </w:r>
      <w:r>
        <w:t>humble or contrite?</w:t>
      </w:r>
    </w:p>
  </w:comment>
  <w:comment w:id="465" w:author="Windows User" w:date="2015-10-30T08:56:00Z" w:initials="BS">
    <w:p w14:paraId="4417CE6C" w14:textId="77777777" w:rsidR="00BC0BB7" w:rsidRDefault="00BC0BB7" w:rsidP="00D31F38">
      <w:pPr>
        <w:pStyle w:val="CommentText"/>
      </w:pPr>
      <w:r>
        <w:rPr>
          <w:rStyle w:val="CommentReference"/>
        </w:rPr>
        <w:annotationRef/>
      </w:r>
      <w:r>
        <w:t>hearts?</w:t>
      </w:r>
    </w:p>
  </w:comment>
  <w:comment w:id="466" w:author="Windows User" w:date="2015-10-30T08:56:00Z" w:initials="BS">
    <w:p w14:paraId="6056EF08" w14:textId="77777777" w:rsidR="00BC0BB7" w:rsidRDefault="00BC0BB7" w:rsidP="00D31F38">
      <w:pPr>
        <w:pStyle w:val="CommentText"/>
      </w:pPr>
      <w:r>
        <w:rPr>
          <w:rStyle w:val="CommentReference"/>
        </w:rPr>
        <w:annotationRef/>
      </w:r>
      <w:r>
        <w:t>this or LA?</w:t>
      </w:r>
    </w:p>
  </w:comment>
  <w:comment w:id="467" w:author="Windows User" w:date="2015-10-30T08:56:00Z" w:initials="BS">
    <w:p w14:paraId="021CF208" w14:textId="77777777" w:rsidR="00BC0BB7" w:rsidRDefault="00BC0BB7" w:rsidP="00D31F38">
      <w:pPr>
        <w:pStyle w:val="CommentText"/>
      </w:pPr>
      <w:r>
        <w:rPr>
          <w:rStyle w:val="CommentReference"/>
        </w:rPr>
        <w:annotationRef/>
      </w:r>
      <w:r>
        <w:t>righteous of, or who revere</w:t>
      </w:r>
    </w:p>
  </w:comment>
  <w:comment w:id="468" w:author="Windows User" w:date="2015-10-30T08:56:00Z" w:initials="BS">
    <w:p w14:paraId="2B7DD481" w14:textId="77777777" w:rsidR="00BC0BB7" w:rsidRDefault="00BC0BB7" w:rsidP="00D31F38">
      <w:pPr>
        <w:pStyle w:val="CommentText"/>
      </w:pPr>
      <w:r>
        <w:rPr>
          <w:rStyle w:val="CommentReference"/>
        </w:rPr>
        <w:annotationRef/>
      </w:r>
      <w:r>
        <w:t>this, or accountable? or something else?</w:t>
      </w:r>
    </w:p>
  </w:comment>
  <w:comment w:id="469" w:author="Windows User" w:date="2015-10-30T08:56:00Z" w:initials="BS">
    <w:p w14:paraId="154E2A2A" w14:textId="77777777" w:rsidR="00BC0BB7" w:rsidRDefault="00BC0BB7" w:rsidP="00D31F38">
      <w:pPr>
        <w:pStyle w:val="CommentText"/>
      </w:pPr>
      <w:r>
        <w:rPr>
          <w:rStyle w:val="CommentReference"/>
        </w:rPr>
        <w:annotationRef/>
      </w:r>
      <w:r>
        <w:t>that he may praise and say?</w:t>
      </w:r>
    </w:p>
  </w:comment>
  <w:comment w:id="483" w:author="Windows User" w:date="2015-11-21T13:00:00Z" w:initials="WU">
    <w:p w14:paraId="72B45ACE" w14:textId="77777777" w:rsidR="00BC0BB7" w:rsidRDefault="00BC0BB7" w:rsidP="00D31F38">
      <w:pPr>
        <w:pStyle w:val="CommentText"/>
      </w:pPr>
      <w:r>
        <w:rPr>
          <w:rStyle w:val="CommentReference"/>
        </w:rPr>
        <w:annotationRef/>
      </w:r>
      <w:r>
        <w:t>Check, and 2 above.</w:t>
      </w:r>
    </w:p>
  </w:comment>
  <w:comment w:id="484" w:author="Brett Slote" w:date="2015-10-30T08:56:00Z" w:initials="BS">
    <w:p w14:paraId="0C0C90F8" w14:textId="77777777" w:rsidR="00BC0BB7" w:rsidRDefault="00BC0BB7" w:rsidP="00D31F38">
      <w:pPr>
        <w:pStyle w:val="CommentText"/>
      </w:pPr>
      <w:r>
        <w:rPr>
          <w:rStyle w:val="CommentReference"/>
        </w:rPr>
        <w:annotationRef/>
      </w:r>
      <w:r>
        <w:t>Fred wants 'O' here, saying it matches the Coptic... but it isn't in the Coptic!</w:t>
      </w:r>
    </w:p>
  </w:comment>
  <w:comment w:id="485" w:author="Windows User" w:date="2015-11-21T13:00:00Z" w:initials="WU">
    <w:p w14:paraId="59221E95" w14:textId="77777777" w:rsidR="00BC0BB7" w:rsidRDefault="00BC0BB7" w:rsidP="00D31F38">
      <w:pPr>
        <w:pStyle w:val="CommentText"/>
      </w:pPr>
      <w:r>
        <w:rPr>
          <w:rStyle w:val="CommentReference"/>
        </w:rPr>
        <w:annotationRef/>
      </w:r>
      <w:r>
        <w:t>check</w:t>
      </w:r>
    </w:p>
  </w:comment>
  <w:comment w:id="486" w:author="Windows User" w:date="2015-11-21T13:00:00Z" w:initials="WU">
    <w:p w14:paraId="0CFC2594" w14:textId="77777777" w:rsidR="00BC0BB7" w:rsidRDefault="00BC0BB7" w:rsidP="00D31F38">
      <w:pPr>
        <w:pStyle w:val="CommentText"/>
      </w:pPr>
      <w:r>
        <w:rPr>
          <w:rStyle w:val="CommentReference"/>
        </w:rPr>
        <w:annotationRef/>
      </w:r>
      <w:r>
        <w:t>check</w:t>
      </w:r>
    </w:p>
  </w:comment>
  <w:comment w:id="487" w:author="Windows User" w:date="2015-11-21T13:01:00Z" w:initials="WU">
    <w:p w14:paraId="403A6460" w14:textId="77777777" w:rsidR="00BC0BB7" w:rsidRDefault="00BC0BB7" w:rsidP="00D31F38">
      <w:pPr>
        <w:pStyle w:val="CommentText"/>
      </w:pPr>
      <w:r>
        <w:rPr>
          <w:rStyle w:val="CommentReference"/>
        </w:rPr>
        <w:annotationRef/>
      </w:r>
      <w:r>
        <w:t>check, find Copitic</w:t>
      </w:r>
    </w:p>
  </w:comment>
  <w:comment w:id="488" w:author="Windows User" w:date="2015-10-30T08:56:00Z" w:initials="BS">
    <w:p w14:paraId="1B2986E7" w14:textId="77777777" w:rsidR="00BC0BB7" w:rsidRDefault="00BC0BB7" w:rsidP="00D31F38">
      <w:pPr>
        <w:pStyle w:val="CommentText"/>
      </w:pPr>
      <w:r>
        <w:rPr>
          <w:rStyle w:val="CommentReference"/>
        </w:rPr>
        <w:annotationRef/>
      </w:r>
      <w:r>
        <w:t>why do books not have a vs for the bishop???</w:t>
      </w:r>
    </w:p>
  </w:comment>
  <w:comment w:id="489" w:author="Windows User" w:date="2015-10-30T08:56:00Z" w:initials="BS">
    <w:p w14:paraId="2328FF19" w14:textId="77777777" w:rsidR="00BC0BB7" w:rsidRDefault="00BC0BB7" w:rsidP="00D31F38">
      <w:pPr>
        <w:pStyle w:val="CommentText"/>
      </w:pPr>
      <w:r>
        <w:rPr>
          <w:rStyle w:val="CommentReference"/>
        </w:rPr>
        <w:annotationRef/>
      </w:r>
      <w:r>
        <w:t>add</w:t>
      </w:r>
    </w:p>
  </w:comment>
  <w:comment w:id="492" w:author="Windows User" w:date="2015-10-30T08:56:00Z" w:initials="BS">
    <w:p w14:paraId="76CF17E1" w14:textId="77777777" w:rsidR="00BC0BB7" w:rsidRDefault="00BC0BB7" w:rsidP="00D31F38">
      <w:pPr>
        <w:pStyle w:val="CommentText"/>
      </w:pPr>
      <w:r>
        <w:rPr>
          <w:rStyle w:val="CommentReference"/>
        </w:rPr>
        <w:annotationRef/>
      </w:r>
      <w:r>
        <w:t>the first two sections each have 7 verses. Maybe each section had seven verses and then became inflated? Keeping 7 vs in each section</w:t>
      </w:r>
    </w:p>
  </w:comment>
  <w:comment w:id="493" w:author="Windows User" w:date="2015-10-30T08:56:00Z" w:initials="BS">
    <w:p w14:paraId="01D3FC9E" w14:textId="77777777" w:rsidR="00BC0BB7" w:rsidRDefault="00BC0BB7" w:rsidP="00D31F38">
      <w:pPr>
        <w:pStyle w:val="CommentText"/>
      </w:pPr>
      <w:r>
        <w:rPr>
          <w:rStyle w:val="CommentReference"/>
        </w:rPr>
        <w:annotationRef/>
      </w:r>
      <w:r>
        <w:t>Communion or commemoration?</w:t>
      </w:r>
    </w:p>
  </w:comment>
  <w:comment w:id="494" w:author="Windows User" w:date="2015-11-21T13:01:00Z" w:initials="WU">
    <w:p w14:paraId="3C8EDFD6" w14:textId="77777777" w:rsidR="00BC0BB7" w:rsidRDefault="00BC0BB7" w:rsidP="00D31F38">
      <w:pPr>
        <w:pStyle w:val="CommentText"/>
      </w:pPr>
      <w:r>
        <w:rPr>
          <w:rStyle w:val="CommentReference"/>
        </w:rPr>
        <w:annotationRef/>
      </w:r>
      <w:r>
        <w:t>Check, and 2 above</w:t>
      </w:r>
    </w:p>
  </w:comment>
  <w:comment w:id="495" w:author="Brett Slote" w:date="2015-10-30T08:56:00Z" w:initials="BS">
    <w:p w14:paraId="502DF58D" w14:textId="77777777" w:rsidR="00BC0BB7" w:rsidRDefault="00BC0BB7" w:rsidP="00D31F38">
      <w:pPr>
        <w:pStyle w:val="CommentText"/>
      </w:pPr>
      <w:r>
        <w:rPr>
          <w:rStyle w:val="CommentReference"/>
        </w:rPr>
        <w:annotationRef/>
      </w:r>
      <w:r>
        <w:t>Fred wants 'O' here, saying it matches the Coptic... but it isn't in the Coptic!</w:t>
      </w:r>
    </w:p>
  </w:comment>
  <w:comment w:id="496" w:author="Windows User" w:date="2015-11-21T13:02:00Z" w:initials="WU">
    <w:p w14:paraId="0E3206C8" w14:textId="77777777" w:rsidR="00BC0BB7" w:rsidRDefault="00BC0BB7" w:rsidP="00D31F38">
      <w:pPr>
        <w:pStyle w:val="CommentText"/>
      </w:pPr>
      <w:r>
        <w:rPr>
          <w:rStyle w:val="CommentReference"/>
        </w:rPr>
        <w:annotationRef/>
      </w:r>
      <w:r>
        <w:t>check</w:t>
      </w:r>
    </w:p>
  </w:comment>
  <w:comment w:id="497" w:author="Windows User" w:date="2015-10-30T08:56:00Z" w:initials="BS">
    <w:p w14:paraId="303AD0FE" w14:textId="77777777" w:rsidR="00BC0BB7" w:rsidRDefault="00BC0BB7"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498" w:author="Windows User" w:date="2015-11-21T13:02:00Z" w:initials="WU">
    <w:p w14:paraId="5B706BCD" w14:textId="77777777" w:rsidR="00BC0BB7" w:rsidRDefault="00BC0BB7" w:rsidP="00D31F38">
      <w:pPr>
        <w:pStyle w:val="CommentText"/>
      </w:pPr>
      <w:r>
        <w:rPr>
          <w:rStyle w:val="CommentReference"/>
        </w:rPr>
        <w:annotationRef/>
      </w:r>
      <w:r>
        <w:t>check.  Add Coptic</w:t>
      </w:r>
    </w:p>
  </w:comment>
  <w:comment w:id="504" w:author="Windows User" w:date="2015-11-02T12:45:00Z" w:initials="BS">
    <w:p w14:paraId="02E474EA" w14:textId="77777777" w:rsidR="00BC0BB7" w:rsidRDefault="00BC0BB7" w:rsidP="00D31F38">
      <w:pPr>
        <w:pStyle w:val="CommentText"/>
      </w:pPr>
      <w:r>
        <w:rPr>
          <w:rStyle w:val="CommentReference"/>
        </w:rPr>
        <w:annotationRef/>
      </w:r>
      <w:r>
        <w:t>Godhead or Divinity?</w:t>
      </w:r>
    </w:p>
  </w:comment>
  <w:comment w:id="505" w:author="Windows User" w:date="2015-10-30T08:56:00Z" w:initials="BS">
    <w:p w14:paraId="1165D588" w14:textId="77777777" w:rsidR="00BC0BB7" w:rsidRDefault="00BC0BB7"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06" w:author="Windows User" w:date="2015-10-30T08:56:00Z" w:initials="BS">
    <w:p w14:paraId="0ABD6F72" w14:textId="77777777" w:rsidR="00BC0BB7" w:rsidRDefault="00BC0BB7" w:rsidP="00D31F38">
      <w:pPr>
        <w:pStyle w:val="CommentText"/>
      </w:pPr>
      <w:r>
        <w:rPr>
          <w:rStyle w:val="CommentReference"/>
        </w:rPr>
        <w:annotationRef/>
      </w:r>
      <w:r>
        <w:t>faithful or trusted? faithful sounds better as it is her action and not ours, as trusted.</w:t>
      </w:r>
    </w:p>
  </w:comment>
  <w:comment w:id="519" w:author="Windows User" w:date="2015-10-30T08:56:00Z" w:initials="BS">
    <w:p w14:paraId="07EF5E65" w14:textId="77777777" w:rsidR="00BC0BB7" w:rsidRDefault="00BC0BB7" w:rsidP="00D31F38">
      <w:pPr>
        <w:pStyle w:val="CommentText"/>
      </w:pPr>
      <w:r>
        <w:rPr>
          <w:rStyle w:val="CommentReference"/>
        </w:rPr>
        <w:annotationRef/>
      </w:r>
      <w:r>
        <w:t>MT (KJV) and Ra lack. NETS has and so does Coptic.</w:t>
      </w:r>
    </w:p>
  </w:comment>
  <w:comment w:id="520" w:author="Windows User" w:date="2015-11-21T13:03:00Z" w:initials="WU">
    <w:p w14:paraId="0505077C" w14:textId="77777777" w:rsidR="00BC0BB7" w:rsidRDefault="00BC0BB7" w:rsidP="00D31F38">
      <w:pPr>
        <w:pStyle w:val="CommentText"/>
      </w:pPr>
      <w:r>
        <w:rPr>
          <w:rStyle w:val="CommentReference"/>
        </w:rPr>
        <w:annotationRef/>
      </w:r>
      <w:r>
        <w:t>check</w:t>
      </w:r>
    </w:p>
  </w:comment>
  <w:comment w:id="521" w:author="Windows User" w:date="2015-11-21T13:03:00Z" w:initials="WU">
    <w:p w14:paraId="2CFCDBC4" w14:textId="77777777" w:rsidR="00BC0BB7" w:rsidRDefault="00BC0BB7" w:rsidP="00D31F38">
      <w:pPr>
        <w:pStyle w:val="CommentText"/>
      </w:pPr>
      <w:r>
        <w:rPr>
          <w:rStyle w:val="CommentReference"/>
        </w:rPr>
        <w:annotationRef/>
      </w:r>
      <w:r>
        <w:t>check</w:t>
      </w:r>
    </w:p>
  </w:comment>
  <w:comment w:id="522" w:author="Windows User" w:date="2015-11-21T13:04:00Z" w:initials="WU">
    <w:p w14:paraId="7B87BF1F" w14:textId="77777777" w:rsidR="00BC0BB7" w:rsidRDefault="00BC0BB7" w:rsidP="00D31F38">
      <w:pPr>
        <w:pStyle w:val="CommentText"/>
      </w:pPr>
      <w:r>
        <w:rPr>
          <w:rStyle w:val="CommentReference"/>
        </w:rPr>
        <w:annotationRef/>
      </w:r>
      <w:r>
        <w:t>check</w:t>
      </w:r>
    </w:p>
  </w:comment>
  <w:comment w:id="523" w:author="Windows User" w:date="2015-10-30T08:56:00Z" w:initials="BS">
    <w:p w14:paraId="469A8399" w14:textId="77777777" w:rsidR="00BC0BB7" w:rsidRDefault="00BC0BB7" w:rsidP="00D31F38">
      <w:pPr>
        <w:pStyle w:val="CommentText"/>
      </w:pPr>
      <w:r>
        <w:rPr>
          <w:rStyle w:val="CommentReference"/>
        </w:rPr>
        <w:annotationRef/>
      </w:r>
      <w:r>
        <w:t>Coptic varies greatly from NETS</w:t>
      </w:r>
    </w:p>
  </w:comment>
  <w:comment w:id="529" w:author="Windows User" w:date="2015-10-30T08:56:00Z" w:initials="BS">
    <w:p w14:paraId="30B7538F" w14:textId="77777777" w:rsidR="00BC0BB7" w:rsidRDefault="00BC0BB7" w:rsidP="00D31F38">
      <w:pPr>
        <w:pStyle w:val="CommentText"/>
      </w:pPr>
      <w:r>
        <w:rPr>
          <w:rStyle w:val="CommentReference"/>
        </w:rPr>
        <w:annotationRef/>
      </w:r>
      <w:r>
        <w:t>NETS has dance... also drum &amp; harp...</w:t>
      </w:r>
    </w:p>
  </w:comment>
  <w:comment w:id="530" w:author="Windows User" w:date="2015-10-30T08:56:00Z" w:initials="BS">
    <w:p w14:paraId="040D59AA" w14:textId="77777777" w:rsidR="00BC0BB7" w:rsidRDefault="00BC0BB7" w:rsidP="00D31F38">
      <w:pPr>
        <w:pStyle w:val="CommentText"/>
      </w:pPr>
      <w:r>
        <w:rPr>
          <w:rStyle w:val="CommentReference"/>
        </w:rPr>
        <w:annotationRef/>
      </w:r>
      <w:r>
        <w:t>NETS and LA have boast in glory...</w:t>
      </w:r>
    </w:p>
  </w:comment>
  <w:comment w:id="531" w:author="Windows User" w:date="2015-10-30T08:56:00Z" w:initials="BS">
    <w:p w14:paraId="0F357187" w14:textId="77777777" w:rsidR="00BC0BB7" w:rsidRDefault="00BC0BB7" w:rsidP="00D31F38">
      <w:pPr>
        <w:pStyle w:val="CommentText"/>
      </w:pPr>
      <w:r>
        <w:rPr>
          <w:rStyle w:val="CommentReference"/>
        </w:rPr>
        <w:annotationRef/>
      </w:r>
      <w:r>
        <w:t>NETS has rejoice. Coptis looks to me like glorify... Sing aloud? Rejoice?</w:t>
      </w:r>
    </w:p>
  </w:comment>
  <w:comment w:id="532" w:author="Windows User" w:date="2015-10-30T08:56:00Z" w:initials="BS">
    <w:p w14:paraId="10510650" w14:textId="77777777" w:rsidR="00BC0BB7" w:rsidRDefault="00BC0BB7" w:rsidP="00D31F38">
      <w:pPr>
        <w:pStyle w:val="CommentText"/>
      </w:pPr>
      <w:r>
        <w:rPr>
          <w:rStyle w:val="CommentReference"/>
        </w:rPr>
        <w:annotationRef/>
      </w:r>
      <w:r>
        <w:t>NETS has throats too. I'm leaving mouths. Throats is too literal. Not how we say it in English...</w:t>
      </w:r>
    </w:p>
  </w:comment>
  <w:comment w:id="533" w:author="Windows User" w:date="2015-10-30T08:56:00Z" w:initials="BS">
    <w:p w14:paraId="0F6BDC5E" w14:textId="77777777" w:rsidR="00BC0BB7" w:rsidRDefault="00BC0BB7" w:rsidP="00D31F38">
      <w:pPr>
        <w:pStyle w:val="CommentText"/>
      </w:pPr>
      <w:r>
        <w:rPr>
          <w:rStyle w:val="CommentReference"/>
        </w:rPr>
        <w:annotationRef/>
      </w:r>
      <w:r>
        <w:t>NETS has rebukes. punishments?</w:t>
      </w:r>
    </w:p>
  </w:comment>
  <w:comment w:id="539" w:author="Windows User" w:date="2015-10-30T08:56:00Z" w:initials="BS">
    <w:p w14:paraId="37F1C98E" w14:textId="77777777" w:rsidR="00BC0BB7" w:rsidRDefault="00BC0BB7" w:rsidP="00D31F38">
      <w:pPr>
        <w:pStyle w:val="CommentText"/>
      </w:pPr>
      <w:r>
        <w:rPr>
          <w:rStyle w:val="CommentReference"/>
        </w:rPr>
        <w:annotationRef/>
      </w:r>
      <w:r>
        <w:t>psaltry? or lyre?</w:t>
      </w:r>
    </w:p>
  </w:comment>
  <w:comment w:id="540" w:author="Windows User" w:date="2015-10-30T08:56:00Z" w:initials="BS">
    <w:p w14:paraId="51CE2A65" w14:textId="77777777" w:rsidR="00BC0BB7" w:rsidRDefault="00BC0BB7" w:rsidP="00D31F38">
      <w:pPr>
        <w:pStyle w:val="CommentText"/>
      </w:pPr>
      <w:r>
        <w:rPr>
          <w:rStyle w:val="CommentReference"/>
        </w:rPr>
        <w:annotationRef/>
      </w:r>
      <w:r>
        <w:t>NETS has drum and dance.</w:t>
      </w:r>
    </w:p>
  </w:comment>
  <w:comment w:id="551" w:author="Windows User" w:date="2015-11-21T13:04:00Z" w:initials="WU">
    <w:p w14:paraId="43A5D1B1" w14:textId="77777777" w:rsidR="00BC0BB7" w:rsidRDefault="00BC0BB7" w:rsidP="00E35F1F">
      <w:pPr>
        <w:pStyle w:val="CommentText"/>
      </w:pPr>
      <w:r>
        <w:rPr>
          <w:rStyle w:val="CommentReference"/>
        </w:rPr>
        <w:annotationRef/>
      </w:r>
      <w:r>
        <w:t>check</w:t>
      </w:r>
    </w:p>
  </w:comment>
  <w:comment w:id="552" w:author="Windows User" w:date="2015-11-21T13:04:00Z" w:initials="WU">
    <w:p w14:paraId="4B6A4DE4" w14:textId="77777777" w:rsidR="00BC0BB7" w:rsidRDefault="00BC0BB7" w:rsidP="00E35F1F">
      <w:pPr>
        <w:pStyle w:val="CommentText"/>
      </w:pPr>
      <w:r>
        <w:rPr>
          <w:rStyle w:val="CommentReference"/>
        </w:rPr>
        <w:annotationRef/>
      </w:r>
      <w:r>
        <w:t>check</w:t>
      </w:r>
    </w:p>
  </w:comment>
  <w:comment w:id="553" w:author="Windows User" w:date="2015-10-30T08:56:00Z" w:initials="BS">
    <w:p w14:paraId="483AEE75" w14:textId="77777777" w:rsidR="00BC0BB7" w:rsidRDefault="00BC0BB7" w:rsidP="00E35F1F">
      <w:pPr>
        <w:pStyle w:val="CommentText"/>
      </w:pPr>
      <w:r>
        <w:rPr>
          <w:rStyle w:val="CommentReference"/>
        </w:rPr>
        <w:annotationRef/>
      </w:r>
      <w:r>
        <w:t>tense? praise or will praise?</w:t>
      </w:r>
    </w:p>
  </w:comment>
  <w:comment w:id="554" w:author="Windows User" w:date="2015-10-30T08:56:00Z" w:initials="BS">
    <w:p w14:paraId="17DAD50D" w14:textId="77777777" w:rsidR="00BC0BB7" w:rsidRDefault="00BC0BB7" w:rsidP="00E35F1F">
      <w:pPr>
        <w:pStyle w:val="CommentText"/>
      </w:pPr>
      <w:r>
        <w:rPr>
          <w:rStyle w:val="CommentReference"/>
        </w:rPr>
        <w:annotationRef/>
      </w:r>
      <w:r>
        <w:t>earth? land? creation?</w:t>
      </w:r>
    </w:p>
  </w:comment>
  <w:comment w:id="555" w:author="Windows User" w:date="2015-11-21T13:05:00Z" w:initials="WU">
    <w:p w14:paraId="412BFF55" w14:textId="77777777" w:rsidR="00BC0BB7" w:rsidRDefault="00BC0BB7" w:rsidP="00E35F1F">
      <w:pPr>
        <w:pStyle w:val="CommentText"/>
      </w:pPr>
      <w:r>
        <w:rPr>
          <w:rStyle w:val="CommentReference"/>
        </w:rPr>
        <w:annotationRef/>
      </w:r>
      <w:r>
        <w:t>check</w:t>
      </w:r>
    </w:p>
  </w:comment>
  <w:comment w:id="556" w:author="Windows User" w:date="2015-10-30T08:56:00Z" w:initials="BS">
    <w:p w14:paraId="4FEF2EC7" w14:textId="77777777" w:rsidR="00BC0BB7" w:rsidRDefault="00BC0BB7" w:rsidP="00E35F1F">
      <w:pPr>
        <w:pStyle w:val="CommentText"/>
      </w:pPr>
      <w:r>
        <w:rPr>
          <w:rStyle w:val="CommentReference"/>
        </w:rPr>
        <w:annotationRef/>
      </w:r>
      <w:r>
        <w:t>make haste is a little archaic. But hurry is way too colloquial. Quicken doesn't sound right.</w:t>
      </w:r>
    </w:p>
  </w:comment>
  <w:comment w:id="557" w:author="Windows User" w:date="2015-10-30T08:56:00Z" w:initials="BS">
    <w:p w14:paraId="25E26C66" w14:textId="77777777" w:rsidR="00BC0BB7" w:rsidRDefault="00BC0BB7" w:rsidP="00E35F1F">
      <w:pPr>
        <w:pStyle w:val="CommentText"/>
      </w:pPr>
      <w:r>
        <w:rPr>
          <w:rStyle w:val="CommentReference"/>
        </w:rPr>
        <w:annotationRef/>
      </w:r>
      <w:r>
        <w:t>should either be diverse here or different elsewhere</w:t>
      </w:r>
    </w:p>
  </w:comment>
  <w:comment w:id="558" w:author="Windows User" w:date="2015-10-30T08:56:00Z" w:initials="BS">
    <w:p w14:paraId="7A65524D" w14:textId="77777777" w:rsidR="00BC0BB7" w:rsidRDefault="00BC0BB7" w:rsidP="00E35F1F">
      <w:pPr>
        <w:pStyle w:val="CommentText"/>
      </w:pPr>
      <w:r>
        <w:rPr>
          <w:rStyle w:val="CommentReference"/>
        </w:rPr>
        <w:annotationRef/>
      </w:r>
      <w:r>
        <w:t>truth or righteousness? Or justice?</w:t>
      </w:r>
    </w:p>
  </w:comment>
  <w:comment w:id="559" w:author="Windows User" w:date="2015-10-30T08:56:00Z" w:initials="BS">
    <w:p w14:paraId="1C135E98" w14:textId="77777777" w:rsidR="00BC0BB7" w:rsidRDefault="00BC0BB7" w:rsidP="00E35F1F">
      <w:pPr>
        <w:pStyle w:val="CommentText"/>
      </w:pPr>
      <w:r>
        <w:rPr>
          <w:rStyle w:val="CommentReference"/>
        </w:rPr>
        <w:annotationRef/>
      </w:r>
      <w:r>
        <w:t>patience or longsuffering?</w:t>
      </w:r>
    </w:p>
  </w:comment>
  <w:comment w:id="560" w:author="Windows User" w:date="2015-10-30T08:56:00Z" w:initials="BS">
    <w:p w14:paraId="2E20A232" w14:textId="77777777" w:rsidR="00BC0BB7" w:rsidRDefault="00BC0BB7" w:rsidP="00E35F1F">
      <w:pPr>
        <w:pStyle w:val="CommentText"/>
      </w:pPr>
      <w:r>
        <w:rPr>
          <w:rStyle w:val="CommentReference"/>
        </w:rPr>
        <w:annotationRef/>
      </w:r>
      <w:r>
        <w:t>just "at the first watch"?</w:t>
      </w:r>
    </w:p>
  </w:comment>
  <w:comment w:id="561" w:author="Windows User" w:date="2015-10-30T08:56:00Z" w:initials="BS">
    <w:p w14:paraId="34FB1BC0" w14:textId="77777777" w:rsidR="00BC0BB7" w:rsidRDefault="00BC0BB7" w:rsidP="00E35F1F">
      <w:pPr>
        <w:pStyle w:val="CommentText"/>
      </w:pPr>
      <w:r>
        <w:rPr>
          <w:rStyle w:val="CommentReference"/>
        </w:rPr>
        <w:annotationRef/>
      </w:r>
      <w:r>
        <w:t>sweet, or easy?</w:t>
      </w:r>
    </w:p>
  </w:comment>
  <w:comment w:id="562" w:author="Windows User" w:date="2015-10-30T08:56:00Z" w:initials="BS">
    <w:p w14:paraId="20646872" w14:textId="77777777" w:rsidR="00BC0BB7" w:rsidRDefault="00BC0BB7" w:rsidP="00E35F1F">
      <w:pPr>
        <w:pStyle w:val="CommentText"/>
      </w:pPr>
      <w:r>
        <w:rPr>
          <w:rStyle w:val="CommentReference"/>
        </w:rPr>
        <w:annotationRef/>
      </w:r>
      <w:r>
        <w:t>less accurate than beloved, but sounds a lot better..</w:t>
      </w:r>
    </w:p>
  </w:comment>
  <w:comment w:id="563" w:author="Windows User" w:date="2015-10-30T08:56:00Z" w:initials="BS">
    <w:p w14:paraId="4707B322" w14:textId="77777777" w:rsidR="00BC0BB7" w:rsidRDefault="00BC0BB7" w:rsidP="00E35F1F">
      <w:pPr>
        <w:pStyle w:val="CommentText"/>
      </w:pPr>
      <w:r>
        <w:rPr>
          <w:rStyle w:val="CommentReference"/>
        </w:rPr>
        <w:annotationRef/>
      </w:r>
      <w:r>
        <w:t>sound better if omit of?</w:t>
      </w:r>
    </w:p>
  </w:comment>
  <w:comment w:id="564" w:author="Windows User" w:date="2015-10-30T08:56:00Z" w:initials="BS">
    <w:p w14:paraId="0D6FF167" w14:textId="77777777" w:rsidR="00BC0BB7" w:rsidRDefault="00BC0BB7" w:rsidP="00E35F1F">
      <w:pPr>
        <w:pStyle w:val="CommentText"/>
      </w:pPr>
      <w:r>
        <w:rPr>
          <w:rStyle w:val="CommentReference"/>
        </w:rPr>
        <w:annotationRef/>
      </w:r>
      <w:r>
        <w:t>truth, or righteousness?</w:t>
      </w:r>
    </w:p>
  </w:comment>
  <w:comment w:id="565" w:author="Windows User" w:date="2015-10-30T08:56:00Z" w:initials="BS">
    <w:p w14:paraId="1A8CABED" w14:textId="77777777" w:rsidR="00BC0BB7" w:rsidRDefault="00BC0BB7" w:rsidP="00E35F1F">
      <w:pPr>
        <w:pStyle w:val="CommentText"/>
      </w:pPr>
      <w:r>
        <w:rPr>
          <w:rStyle w:val="CommentReference"/>
        </w:rPr>
        <w:annotationRef/>
      </w:r>
      <w:r>
        <w:t>true, or perfecvt?</w:t>
      </w:r>
    </w:p>
  </w:comment>
  <w:comment w:id="566" w:author="Windows User" w:date="2015-10-30T08:56:00Z" w:initials="BS">
    <w:p w14:paraId="21AC5CB8" w14:textId="77777777" w:rsidR="00BC0BB7" w:rsidRDefault="00BC0BB7" w:rsidP="00E35F1F">
      <w:pPr>
        <w:pStyle w:val="CommentText"/>
      </w:pPr>
      <w:r>
        <w:rPr>
          <w:rStyle w:val="CommentReference"/>
        </w:rPr>
        <w:annotationRef/>
      </w:r>
      <w:r>
        <w:t>and?</w:t>
      </w:r>
    </w:p>
  </w:comment>
  <w:comment w:id="567" w:author="Windows User" w:date="2015-10-30T08:56:00Z" w:initials="BS">
    <w:p w14:paraId="6C6DCC78" w14:textId="77777777" w:rsidR="00BC0BB7" w:rsidRDefault="00BC0BB7" w:rsidP="00E35F1F">
      <w:pPr>
        <w:pStyle w:val="CommentText"/>
      </w:pPr>
      <w:r>
        <w:rPr>
          <w:rStyle w:val="CommentReference"/>
        </w:rPr>
        <w:annotationRef/>
      </w:r>
      <w:r>
        <w:t>gather is in first line in Coptic, but tune flows better here..</w:t>
      </w:r>
    </w:p>
  </w:comment>
  <w:comment w:id="568" w:author="Windows User" w:date="2015-10-30T08:56:00Z" w:initials="BS">
    <w:p w14:paraId="4B49F853" w14:textId="77777777" w:rsidR="00BC0BB7" w:rsidRDefault="00BC0BB7" w:rsidP="00E35F1F">
      <w:pPr>
        <w:pStyle w:val="CommentText"/>
      </w:pPr>
      <w:r>
        <w:rPr>
          <w:rStyle w:val="CommentReference"/>
        </w:rPr>
        <w:annotationRef/>
      </w:r>
      <w:r>
        <w:t>will?</w:t>
      </w:r>
    </w:p>
  </w:comment>
  <w:comment w:id="569" w:author="Windows User" w:date="2015-10-30T08:56:00Z" w:initials="BS">
    <w:p w14:paraId="6FC8752C" w14:textId="77777777" w:rsidR="00BC0BB7" w:rsidRDefault="00BC0BB7" w:rsidP="00E35F1F">
      <w:pPr>
        <w:pStyle w:val="CommentText"/>
      </w:pPr>
      <w:r>
        <w:rPr>
          <w:rStyle w:val="CommentReference"/>
        </w:rPr>
        <w:annotationRef/>
      </w:r>
      <w:r>
        <w:t>save? keep? deliver?</w:t>
      </w:r>
    </w:p>
  </w:comment>
  <w:comment w:id="570" w:author="Windows User" w:date="2015-10-30T08:56:00Z" w:initials="BS">
    <w:p w14:paraId="7843FDD6" w14:textId="77777777" w:rsidR="00BC0BB7" w:rsidRDefault="00BC0BB7" w:rsidP="00E35F1F">
      <w:pPr>
        <w:pStyle w:val="CommentText"/>
      </w:pPr>
      <w:r>
        <w:rPr>
          <w:rStyle w:val="CommentReference"/>
        </w:rPr>
        <w:annotationRef/>
      </w:r>
      <w:r>
        <w:t>need a convention for making "ak ee". {}? bold?</w:t>
      </w:r>
    </w:p>
  </w:comment>
  <w:comment w:id="571" w:author="Windows User" w:date="2015-10-30T08:56:00Z" w:initials="BS">
    <w:p w14:paraId="636DE776" w14:textId="77777777" w:rsidR="00BC0BB7" w:rsidRDefault="00BC0BB7" w:rsidP="00E35F1F">
      <w:pPr>
        <w:pStyle w:val="CommentText"/>
      </w:pPr>
      <w:r>
        <w:rPr>
          <w:rStyle w:val="CommentReference"/>
        </w:rPr>
        <w:annotationRef/>
      </w:r>
      <w:r>
        <w:t>I like it better with "be" in... thoughts?</w:t>
      </w:r>
    </w:p>
  </w:comment>
  <w:comment w:id="581" w:author="Windows User" w:date="2015-11-02T12:45:00Z" w:initials="BS">
    <w:p w14:paraId="0A55894A" w14:textId="77777777" w:rsidR="00BC0BB7" w:rsidRDefault="00BC0BB7" w:rsidP="00E35F1F">
      <w:pPr>
        <w:pStyle w:val="CommentText"/>
      </w:pPr>
      <w:r>
        <w:rPr>
          <w:rStyle w:val="CommentReference"/>
        </w:rPr>
        <w:annotationRef/>
      </w:r>
      <w:r>
        <w:t>this splitting of the verses doesn't follow the Coptic... does it really flow much better, or is it just that I'm more used to it?</w:t>
      </w:r>
    </w:p>
  </w:comment>
  <w:comment w:id="582" w:author="Windows User" w:date="2015-10-30T08:56:00Z" w:initials="BS">
    <w:p w14:paraId="0E80932F" w14:textId="77777777" w:rsidR="00BC0BB7" w:rsidRDefault="00BC0BB7" w:rsidP="00E35F1F">
      <w:pPr>
        <w:pStyle w:val="CommentText"/>
      </w:pPr>
      <w:r>
        <w:rPr>
          <w:rStyle w:val="CommentReference"/>
        </w:rPr>
        <w:annotationRef/>
      </w:r>
      <w:r>
        <w:t>does coptic bear out? Feels much more right to me.</w:t>
      </w:r>
    </w:p>
  </w:comment>
  <w:comment w:id="583" w:author="Windows User" w:date="2015-10-30T08:56:00Z" w:initials="BS">
    <w:p w14:paraId="759B277F" w14:textId="77777777" w:rsidR="00BC0BB7" w:rsidRDefault="00BC0BB7" w:rsidP="00E35F1F">
      <w:pPr>
        <w:pStyle w:val="CommentText"/>
      </w:pPr>
      <w:r>
        <w:rPr>
          <w:rStyle w:val="CommentReference"/>
        </w:rPr>
        <w:annotationRef/>
      </w:r>
      <w:r>
        <w:t>tense?</w:t>
      </w:r>
    </w:p>
  </w:comment>
  <w:comment w:id="584" w:author="Windows User" w:date="2015-10-30T08:56:00Z" w:initials="BS">
    <w:p w14:paraId="5C472088" w14:textId="77777777" w:rsidR="00BC0BB7" w:rsidRDefault="00BC0BB7" w:rsidP="00E35F1F">
      <w:pPr>
        <w:pStyle w:val="CommentText"/>
      </w:pPr>
      <w:r>
        <w:rPr>
          <w:rStyle w:val="CommentReference"/>
        </w:rPr>
        <w:annotationRef/>
      </w:r>
      <w:r>
        <w:t>exalt or magnify?</w:t>
      </w:r>
    </w:p>
  </w:comment>
  <w:comment w:id="585" w:author="Windows User" w:date="2015-10-30T08:56:00Z" w:initials="BS">
    <w:p w14:paraId="2FB7E2BD" w14:textId="77777777" w:rsidR="00BC0BB7" w:rsidRDefault="00BC0BB7" w:rsidP="00E35F1F">
      <w:pPr>
        <w:pStyle w:val="CommentText"/>
      </w:pPr>
      <w:r>
        <w:rPr>
          <w:rStyle w:val="CommentReference"/>
        </w:rPr>
        <w:annotationRef/>
      </w:r>
      <w:r>
        <w:t>or iwn?</w:t>
      </w:r>
    </w:p>
  </w:comment>
  <w:comment w:id="589" w:author="Windows User" w:date="2015-10-30T08:56:00Z" w:initials="BS">
    <w:p w14:paraId="3C8244A0" w14:textId="77777777" w:rsidR="00BC0BB7" w:rsidRDefault="00BC0BB7" w:rsidP="00E35F1F">
      <w:pPr>
        <w:pStyle w:val="CommentText"/>
      </w:pPr>
      <w:r>
        <w:rPr>
          <w:rStyle w:val="CommentReference"/>
        </w:rPr>
        <w:annotationRef/>
      </w:r>
      <w:r>
        <w:t>does type capture "it foretold the sign" in more contemporary language than "a figure"</w:t>
      </w:r>
    </w:p>
  </w:comment>
  <w:comment w:id="590" w:author="Windows User" w:date="2015-10-30T08:56:00Z" w:initials="BS">
    <w:p w14:paraId="6C8F9167" w14:textId="77777777" w:rsidR="00BC0BB7" w:rsidRDefault="00BC0BB7" w:rsidP="00E35F1F">
      <w:pPr>
        <w:pStyle w:val="CommentText"/>
      </w:pPr>
      <w:r>
        <w:rPr>
          <w:rStyle w:val="CommentReference"/>
        </w:rPr>
        <w:annotationRef/>
      </w:r>
      <w:r>
        <w:t>correct that no mention of nature?</w:t>
      </w:r>
    </w:p>
  </w:comment>
  <w:comment w:id="591" w:author="Windows User" w:date="2015-10-30T08:56:00Z" w:initials="BS">
    <w:p w14:paraId="5ACA101B" w14:textId="77777777" w:rsidR="00BC0BB7" w:rsidRDefault="00BC0BB7" w:rsidP="00E35F1F">
      <w:pPr>
        <w:pStyle w:val="CommentText"/>
      </w:pPr>
      <w:r>
        <w:rPr>
          <w:rStyle w:val="CommentReference"/>
        </w:rPr>
        <w:annotationRef/>
      </w:r>
      <w:r>
        <w:t>holy or pure? divinity or godhead?</w:t>
      </w:r>
    </w:p>
  </w:comment>
  <w:comment w:id="592" w:author="Windows User" w:date="2015-10-30T08:56:00Z" w:initials="BS">
    <w:p w14:paraId="14D8C709" w14:textId="77777777" w:rsidR="00BC0BB7" w:rsidRDefault="00BC0BB7" w:rsidP="00E35F1F">
      <w:pPr>
        <w:pStyle w:val="CommentText"/>
      </w:pPr>
      <w:r>
        <w:rPr>
          <w:rStyle w:val="CommentReference"/>
        </w:rPr>
        <w:annotationRef/>
      </w:r>
      <w:r>
        <w:t>born or begotten? begotten without seeed or without mixture of substance?</w:t>
      </w:r>
    </w:p>
  </w:comment>
  <w:comment w:id="593" w:author="Windows User" w:date="2015-10-30T08:56:00Z" w:initials="BS">
    <w:p w14:paraId="5B5854F9" w14:textId="77777777" w:rsidR="00BC0BB7" w:rsidRDefault="00BC0BB7" w:rsidP="00E35F1F">
      <w:pPr>
        <w:pStyle w:val="CommentText"/>
      </w:pPr>
      <w:r>
        <w:rPr>
          <w:rStyle w:val="CommentReference"/>
        </w:rPr>
        <w:annotationRef/>
      </w:r>
      <w:r>
        <w:t>coessential or consubstantial?</w:t>
      </w:r>
    </w:p>
  </w:comment>
  <w:comment w:id="594" w:author="Windows User" w:date="2015-10-30T08:56:00Z" w:initials="BS">
    <w:p w14:paraId="66C0B0D7" w14:textId="77777777" w:rsidR="00BC0BB7" w:rsidRDefault="00BC0BB7" w:rsidP="00E35F1F">
      <w:pPr>
        <w:pStyle w:val="CommentText"/>
      </w:pPr>
      <w:r>
        <w:rPr>
          <w:rStyle w:val="CommentReference"/>
        </w:rPr>
        <w:annotationRef/>
      </w:r>
      <w:r>
        <w:t>made one or joined?</w:t>
      </w:r>
    </w:p>
  </w:comment>
  <w:comment w:id="595" w:author="Windows User" w:date="2015-10-30T08:56:00Z" w:initials="BS">
    <w:p w14:paraId="094D26E3" w14:textId="77777777" w:rsidR="00BC0BB7" w:rsidRDefault="00BC0BB7" w:rsidP="00E35F1F">
      <w:pPr>
        <w:pStyle w:val="CommentText"/>
      </w:pPr>
      <w:r>
        <w:rPr>
          <w:rStyle w:val="CommentReference"/>
        </w:rPr>
        <w:annotationRef/>
      </w:r>
      <w:r>
        <w:t>does this rephrasing capture it ok?</w:t>
      </w:r>
    </w:p>
  </w:comment>
  <w:comment w:id="596" w:author="Windows User" w:date="2015-10-30T08:56:00Z" w:initials="BS">
    <w:p w14:paraId="6FD992D3" w14:textId="77777777" w:rsidR="00BC0BB7" w:rsidRDefault="00BC0BB7" w:rsidP="00E35F1F">
      <w:pPr>
        <w:pStyle w:val="CommentText"/>
      </w:pPr>
      <w:r>
        <w:rPr>
          <w:rStyle w:val="CommentReference"/>
        </w:rPr>
        <w:annotationRef/>
      </w:r>
      <w:r>
        <w:t>something clearer than putplue?</w:t>
      </w:r>
    </w:p>
  </w:comment>
  <w:comment w:id="597" w:author="Windows User" w:date="2015-10-30T08:56:00Z" w:initials="BS">
    <w:p w14:paraId="08E2A9FB" w14:textId="77777777" w:rsidR="00BC0BB7" w:rsidRDefault="00BC0BB7" w:rsidP="00E35F1F">
      <w:pPr>
        <w:pStyle w:val="CommentText"/>
      </w:pPr>
      <w:r>
        <w:rPr>
          <w:rStyle w:val="CommentReference"/>
        </w:rPr>
        <w:annotationRef/>
      </w:r>
      <w:r>
        <w:t>woven or fine?</w:t>
      </w:r>
    </w:p>
  </w:comment>
  <w:comment w:id="598" w:author="Windows User" w:date="2015-10-30T08:56:00Z" w:initials="BS">
    <w:p w14:paraId="7A9FC970" w14:textId="77777777" w:rsidR="00BC0BB7" w:rsidRDefault="00BC0BB7" w:rsidP="00E35F1F">
      <w:pPr>
        <w:pStyle w:val="CommentText"/>
      </w:pPr>
      <w:r>
        <w:rPr>
          <w:rStyle w:val="CommentReference"/>
        </w:rPr>
        <w:annotationRef/>
      </w:r>
      <w:r>
        <w:t>palin</w:t>
      </w:r>
    </w:p>
  </w:comment>
  <w:comment w:id="599" w:author="Windows User" w:date="2015-10-30T08:56:00Z" w:initials="BS">
    <w:p w14:paraId="5EFFC3EC" w14:textId="77777777" w:rsidR="00BC0BB7" w:rsidRDefault="00BC0BB7" w:rsidP="00E35F1F">
      <w:pPr>
        <w:pStyle w:val="CommentText"/>
      </w:pPr>
      <w:r>
        <w:rPr>
          <w:rStyle w:val="CommentReference"/>
        </w:rPr>
        <w:annotationRef/>
      </w:r>
      <w:r>
        <w:t>exalt or magnify?</w:t>
      </w:r>
    </w:p>
  </w:comment>
  <w:comment w:id="600" w:author="Windows User" w:date="2015-10-30T08:56:00Z" w:initials="BS">
    <w:p w14:paraId="150C26DA" w14:textId="77777777" w:rsidR="00BC0BB7" w:rsidRDefault="00BC0BB7" w:rsidP="00E35F1F">
      <w:pPr>
        <w:pStyle w:val="CommentText"/>
      </w:pPr>
      <w:r>
        <w:rPr>
          <w:rStyle w:val="CommentReference"/>
        </w:rPr>
        <w:annotationRef/>
      </w:r>
      <w:r>
        <w:t>or iwn?</w:t>
      </w:r>
    </w:p>
  </w:comment>
  <w:comment w:id="604" w:author="Windows User" w:date="2015-10-30T08:56:00Z" w:initials="BS">
    <w:p w14:paraId="0E3B452D" w14:textId="77777777" w:rsidR="00BC0BB7" w:rsidRDefault="00BC0BB7"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05" w:author="Windows User" w:date="2015-10-30T08:56:00Z" w:initials="BS">
    <w:p w14:paraId="12D989DF" w14:textId="77777777" w:rsidR="00BC0BB7" w:rsidRDefault="00BC0BB7" w:rsidP="00E35F1F">
      <w:pPr>
        <w:pStyle w:val="CommentText"/>
      </w:pPr>
      <w:r>
        <w:rPr>
          <w:rStyle w:val="CommentReference"/>
        </w:rPr>
        <w:annotationRef/>
      </w:r>
      <w:r>
        <w:t>forged or beaten?</w:t>
      </w:r>
    </w:p>
  </w:comment>
  <w:comment w:id="606" w:author="Windows User" w:date="2015-10-30T08:56:00Z" w:initials="BS">
    <w:p w14:paraId="3E8ADE2B" w14:textId="77777777" w:rsidR="00BC0BB7" w:rsidRDefault="00BC0BB7" w:rsidP="00E35F1F">
      <w:pPr>
        <w:pStyle w:val="CommentText"/>
      </w:pPr>
      <w:r>
        <w:rPr>
          <w:rStyle w:val="CommentReference"/>
        </w:rPr>
        <w:annotationRef/>
      </w:r>
      <w:r>
        <w:t>omit? always and move up mercy seat?</w:t>
      </w:r>
    </w:p>
  </w:comment>
  <w:comment w:id="607" w:author="Windows User" w:date="2015-10-30T08:56:00Z" w:initials="BS">
    <w:p w14:paraId="7079ED43" w14:textId="77777777" w:rsidR="00BC0BB7" w:rsidRDefault="00BC0BB7" w:rsidP="00E35F1F">
      <w:pPr>
        <w:pStyle w:val="CommentText"/>
      </w:pPr>
      <w:r>
        <w:rPr>
          <w:rStyle w:val="CommentReference"/>
        </w:rPr>
        <w:annotationRef/>
      </w:r>
      <w:r>
        <w:t>tense? past makes a lot more sense</w:t>
      </w:r>
    </w:p>
  </w:comment>
  <w:comment w:id="608" w:author="Windows User" w:date="2015-10-30T08:56:00Z" w:initials="BS">
    <w:p w14:paraId="109014C9" w14:textId="77777777" w:rsidR="00BC0BB7" w:rsidRDefault="00BC0BB7" w:rsidP="00E35F1F">
      <w:pPr>
        <w:pStyle w:val="CommentText"/>
      </w:pPr>
      <w:r>
        <w:rPr>
          <w:rStyle w:val="CommentReference"/>
        </w:rPr>
        <w:annotationRef/>
      </w:r>
      <w:r>
        <w:t>why does Abouna omit sin?</w:t>
      </w:r>
    </w:p>
  </w:comment>
  <w:comment w:id="609" w:author="Windows User" w:date="2015-10-30T08:56:00Z" w:initials="BS">
    <w:p w14:paraId="027A16CD" w14:textId="77777777" w:rsidR="00BC0BB7" w:rsidRDefault="00BC0BB7" w:rsidP="00E35F1F">
      <w:pPr>
        <w:pStyle w:val="CommentText"/>
      </w:pPr>
      <w:r>
        <w:rPr>
          <w:rStyle w:val="CommentReference"/>
        </w:rPr>
        <w:annotationRef/>
      </w:r>
      <w:r>
        <w:t>exalt or magnify?</w:t>
      </w:r>
    </w:p>
  </w:comment>
  <w:comment w:id="610" w:author="Windows User" w:date="2015-10-30T08:56:00Z" w:initials="BS">
    <w:p w14:paraId="20C9574B" w14:textId="77777777" w:rsidR="00BC0BB7" w:rsidRDefault="00BC0BB7" w:rsidP="00E35F1F">
      <w:pPr>
        <w:pStyle w:val="CommentText"/>
      </w:pPr>
      <w:r>
        <w:rPr>
          <w:rStyle w:val="CommentReference"/>
        </w:rPr>
        <w:annotationRef/>
      </w:r>
      <w:r>
        <w:t>or iwn?</w:t>
      </w:r>
    </w:p>
  </w:comment>
  <w:comment w:id="614" w:author="Windows User" w:date="2015-10-30T08:56:00Z" w:initials="BS">
    <w:p w14:paraId="6726A127" w14:textId="77777777" w:rsidR="00BC0BB7" w:rsidRDefault="00BC0BB7" w:rsidP="00E35F1F">
      <w:pPr>
        <w:pStyle w:val="CommentText"/>
      </w:pPr>
      <w:r>
        <w:rPr>
          <w:rStyle w:val="CommentReference"/>
        </w:rPr>
        <w:annotationRef/>
      </w:r>
      <w:r>
        <w:t>That your name be called... sounds like an expression that should just be that you be called in english. Thoughts?</w:t>
      </w:r>
    </w:p>
  </w:comment>
  <w:comment w:id="615" w:author="Windows User" w:date="2015-10-30T08:56:00Z" w:initials="BS">
    <w:p w14:paraId="50013BE5" w14:textId="77777777" w:rsidR="00BC0BB7" w:rsidRDefault="00BC0BB7" w:rsidP="00E35F1F">
      <w:pPr>
        <w:pStyle w:val="CommentText"/>
      </w:pPr>
      <w:r>
        <w:rPr>
          <w:rStyle w:val="CommentReference"/>
        </w:rPr>
        <w:annotationRef/>
      </w:r>
      <w:r>
        <w:t>for isn't accurate... but sounds better</w:t>
      </w:r>
    </w:p>
  </w:comment>
  <w:comment w:id="616" w:author="Windows User" w:date="2015-10-30T08:56:00Z" w:initials="BS">
    <w:p w14:paraId="5A639B27" w14:textId="77777777" w:rsidR="00BC0BB7" w:rsidRDefault="00BC0BB7" w:rsidP="00E35F1F">
      <w:pPr>
        <w:pStyle w:val="CommentText"/>
      </w:pPr>
      <w:r>
        <w:rPr>
          <w:rStyle w:val="CommentReference"/>
        </w:rPr>
        <w:annotationRef/>
      </w:r>
      <w:r>
        <w:t>exalt or magnify?</w:t>
      </w:r>
    </w:p>
  </w:comment>
  <w:comment w:id="617" w:author="Windows User" w:date="2015-10-30T08:56:00Z" w:initials="BS">
    <w:p w14:paraId="3A4414A4" w14:textId="77777777" w:rsidR="00BC0BB7" w:rsidRDefault="00BC0BB7" w:rsidP="00E35F1F">
      <w:pPr>
        <w:pStyle w:val="CommentText"/>
      </w:pPr>
      <w:r>
        <w:rPr>
          <w:rStyle w:val="CommentReference"/>
        </w:rPr>
        <w:annotationRef/>
      </w:r>
      <w:r>
        <w:t>or iwn?</w:t>
      </w:r>
    </w:p>
  </w:comment>
  <w:comment w:id="621" w:author="Windows User" w:date="2015-10-30T08:56:00Z" w:initials="BS">
    <w:p w14:paraId="60D89983" w14:textId="77777777" w:rsidR="00BC0BB7" w:rsidRDefault="00BC0BB7" w:rsidP="00E35F1F">
      <w:pPr>
        <w:pStyle w:val="CommentText"/>
      </w:pPr>
      <w:r>
        <w:rPr>
          <w:rStyle w:val="CommentReference"/>
        </w:rPr>
        <w:annotationRef/>
      </w:r>
      <w:r>
        <w:t>perpetual lamp?</w:t>
      </w:r>
    </w:p>
  </w:comment>
  <w:comment w:id="622" w:author="Windows User" w:date="2015-10-30T08:56:00Z" w:initials="BS">
    <w:p w14:paraId="708630CC" w14:textId="77777777" w:rsidR="00BC0BB7" w:rsidRDefault="00BC0BB7" w:rsidP="00E35F1F">
      <w:pPr>
        <w:pStyle w:val="CommentText"/>
      </w:pPr>
      <w:r>
        <w:rPr>
          <w:rStyle w:val="CommentReference"/>
        </w:rPr>
        <w:annotationRef/>
      </w:r>
      <w:r>
        <w:t>parousia?</w:t>
      </w:r>
    </w:p>
  </w:comment>
  <w:comment w:id="623" w:author="Windows User" w:date="2015-10-30T08:56:00Z" w:initials="BS">
    <w:p w14:paraId="670AE5C3" w14:textId="77777777" w:rsidR="00BC0BB7" w:rsidRDefault="00BC0BB7" w:rsidP="00E35F1F">
      <w:pPr>
        <w:pStyle w:val="CommentText"/>
      </w:pPr>
      <w:r>
        <w:rPr>
          <w:rStyle w:val="CommentReference"/>
        </w:rPr>
        <w:annotationRef/>
      </w:r>
      <w:r>
        <w:t>tense?</w:t>
      </w:r>
    </w:p>
  </w:comment>
  <w:comment w:id="624" w:author="Windows User" w:date="2015-10-30T08:56:00Z" w:initials="BS">
    <w:p w14:paraId="281D5A29" w14:textId="77777777" w:rsidR="00BC0BB7" w:rsidRDefault="00BC0BB7" w:rsidP="00E35F1F">
      <w:pPr>
        <w:pStyle w:val="CommentText"/>
      </w:pPr>
      <w:r>
        <w:rPr>
          <w:rStyle w:val="CommentReference"/>
        </w:rPr>
        <w:annotationRef/>
      </w:r>
      <w:r>
        <w:t>enlightens?</w:t>
      </w:r>
    </w:p>
  </w:comment>
  <w:comment w:id="625" w:author="Windows User" w:date="2015-10-30T08:56:00Z" w:initials="BS">
    <w:p w14:paraId="09189517" w14:textId="77777777" w:rsidR="00BC0BB7" w:rsidRDefault="00BC0BB7" w:rsidP="00E35F1F">
      <w:pPr>
        <w:pStyle w:val="CommentText"/>
      </w:pPr>
      <w:r>
        <w:rPr>
          <w:rStyle w:val="CommentReference"/>
        </w:rPr>
        <w:annotationRef/>
      </w:r>
      <w:r>
        <w:t>exalt or magnify?</w:t>
      </w:r>
    </w:p>
  </w:comment>
  <w:comment w:id="626" w:author="Windows User" w:date="2015-10-30T08:56:00Z" w:initials="BS">
    <w:p w14:paraId="0F1C3DB1" w14:textId="77777777" w:rsidR="00BC0BB7" w:rsidRDefault="00BC0BB7" w:rsidP="00E35F1F">
      <w:pPr>
        <w:pStyle w:val="CommentText"/>
      </w:pPr>
      <w:r>
        <w:rPr>
          <w:rStyle w:val="CommentReference"/>
        </w:rPr>
        <w:annotationRef/>
      </w:r>
      <w:r>
        <w:t>or iwn?</w:t>
      </w:r>
    </w:p>
  </w:comment>
  <w:comment w:id="630" w:author="Windows User" w:date="2015-10-30T08:56:00Z" w:initials="BS">
    <w:p w14:paraId="49777AD4" w14:textId="77777777" w:rsidR="00BC0BB7" w:rsidRDefault="00BC0BB7" w:rsidP="00E35F1F">
      <w:pPr>
        <w:pStyle w:val="CommentText"/>
      </w:pPr>
      <w:r>
        <w:rPr>
          <w:rStyle w:val="CommentReference"/>
        </w:rPr>
        <w:annotationRef/>
      </w:r>
      <w:r>
        <w:t>this order better or worse?</w:t>
      </w:r>
    </w:p>
  </w:comment>
  <w:comment w:id="631" w:author="Windows User" w:date="2015-10-30T08:56:00Z" w:initials="BS">
    <w:p w14:paraId="07AFF474" w14:textId="77777777" w:rsidR="00BC0BB7" w:rsidRDefault="00BC0BB7" w:rsidP="00E35F1F">
      <w:pPr>
        <w:pStyle w:val="CommentText"/>
      </w:pPr>
      <w:r>
        <w:rPr>
          <w:rStyle w:val="CommentReference"/>
        </w:rPr>
        <w:annotationRef/>
      </w:r>
      <w:r>
        <w:t>I think upon should stay here</w:t>
      </w:r>
    </w:p>
  </w:comment>
  <w:comment w:id="632" w:author="Windows User" w:date="2015-10-30T08:56:00Z" w:initials="BS">
    <w:p w14:paraId="0441CD07" w14:textId="77777777" w:rsidR="00BC0BB7" w:rsidRDefault="00BC0BB7" w:rsidP="00E35F1F">
      <w:pPr>
        <w:pStyle w:val="CommentText"/>
      </w:pPr>
      <w:r>
        <w:rPr>
          <w:rStyle w:val="CommentReference"/>
        </w:rPr>
        <w:annotationRef/>
      </w:r>
      <w:r>
        <w:t>exalt or magnify?</w:t>
      </w:r>
    </w:p>
  </w:comment>
  <w:comment w:id="633" w:author="Windows User" w:date="2015-10-30T08:56:00Z" w:initials="BS">
    <w:p w14:paraId="6B633293" w14:textId="77777777" w:rsidR="00BC0BB7" w:rsidRDefault="00BC0BB7" w:rsidP="00E35F1F">
      <w:pPr>
        <w:pStyle w:val="CommentText"/>
      </w:pPr>
      <w:r>
        <w:rPr>
          <w:rStyle w:val="CommentReference"/>
        </w:rPr>
        <w:annotationRef/>
      </w:r>
      <w:r>
        <w:t>or iwn?</w:t>
      </w:r>
    </w:p>
  </w:comment>
  <w:comment w:id="641" w:author="Windows User" w:date="2015-10-30T08:56:00Z" w:initials="BS">
    <w:p w14:paraId="5798119C" w14:textId="77777777" w:rsidR="00BC0BB7" w:rsidRDefault="00BC0BB7" w:rsidP="00E35F1F">
      <w:pPr>
        <w:pStyle w:val="CommentText"/>
      </w:pPr>
      <w:r>
        <w:rPr>
          <w:rStyle w:val="CommentReference"/>
        </w:rPr>
        <w:annotationRef/>
      </w:r>
      <w:r>
        <w:t>The phrase is "Our God in truth". Placing a coma before "in truth" makis it sound like "in truth withotu the seed of man"</w:t>
      </w:r>
    </w:p>
  </w:comment>
  <w:comment w:id="642" w:author="Windows User" w:date="2015-10-30T08:56:00Z" w:initials="BS">
    <w:p w14:paraId="7FE87033" w14:textId="77777777" w:rsidR="00BC0BB7" w:rsidRDefault="00BC0BB7" w:rsidP="00E35F1F">
      <w:pPr>
        <w:pStyle w:val="CommentText"/>
      </w:pPr>
      <w:r>
        <w:rPr>
          <w:rStyle w:val="CommentReference"/>
        </w:rPr>
        <w:annotationRef/>
      </w:r>
      <w:r>
        <w:t>While being virgin is correct. But it sounds strange. being a virgin is less accurate. Being virginal?</w:t>
      </w:r>
    </w:p>
  </w:comment>
  <w:comment w:id="643" w:author="Windows User" w:date="2015-10-30T08:56:00Z" w:initials="BS">
    <w:p w14:paraId="13254F43" w14:textId="77777777" w:rsidR="00BC0BB7" w:rsidRDefault="00BC0BB7" w:rsidP="00E35F1F">
      <w:pPr>
        <w:pStyle w:val="CommentText"/>
      </w:pPr>
      <w:r>
        <w:rPr>
          <w:rStyle w:val="CommentReference"/>
        </w:rPr>
        <w:annotationRef/>
      </w:r>
      <w:r>
        <w:t>I like holy better than saint. But it isn't very consistent since Abouna renders it saint everywhere else...</w:t>
      </w:r>
    </w:p>
  </w:comment>
  <w:comment w:id="644" w:author="Windows User" w:date="2015-10-30T08:56:00Z" w:initials="BS">
    <w:p w14:paraId="195E8533" w14:textId="77777777" w:rsidR="00BC0BB7" w:rsidRDefault="00BC0BB7" w:rsidP="00E35F1F">
      <w:pPr>
        <w:pStyle w:val="CommentText"/>
      </w:pPr>
      <w:r>
        <w:rPr>
          <w:rStyle w:val="CommentReference"/>
        </w:rPr>
        <w:annotationRef/>
      </w:r>
      <w:r>
        <w:t>what word works here? dwelling doesn't. it would have to be dwelling place, which is too long.</w:t>
      </w:r>
    </w:p>
  </w:comment>
  <w:comment w:id="645" w:author="Windows User" w:date="2015-10-30T08:56:00Z" w:initials="BS">
    <w:p w14:paraId="5A28B06B" w14:textId="77777777" w:rsidR="00BC0BB7" w:rsidRDefault="00BC0BB7" w:rsidP="00E35F1F">
      <w:pPr>
        <w:pStyle w:val="CommentText"/>
      </w:pPr>
      <w:r>
        <w:rPr>
          <w:rStyle w:val="CommentReference"/>
        </w:rPr>
        <w:annotationRef/>
      </w:r>
      <w:r>
        <w:t>exalt or magnify?</w:t>
      </w:r>
    </w:p>
  </w:comment>
  <w:comment w:id="646" w:author="Windows User" w:date="2015-10-30T08:56:00Z" w:initials="BS">
    <w:p w14:paraId="6604F03B" w14:textId="77777777" w:rsidR="00BC0BB7" w:rsidRDefault="00BC0BB7" w:rsidP="00E35F1F">
      <w:pPr>
        <w:pStyle w:val="CommentText"/>
      </w:pPr>
      <w:r>
        <w:rPr>
          <w:rStyle w:val="CommentReference"/>
        </w:rPr>
        <w:annotationRef/>
      </w:r>
      <w:r>
        <w:t>or iwn?</w:t>
      </w:r>
    </w:p>
  </w:comment>
  <w:comment w:id="650" w:author="Windows User" w:date="2015-10-30T08:56:00Z" w:initials="BS">
    <w:p w14:paraId="6680EED5" w14:textId="77777777" w:rsidR="00BC0BB7" w:rsidRDefault="00BC0BB7" w:rsidP="00E35F1F">
      <w:pPr>
        <w:pStyle w:val="CommentText"/>
      </w:pPr>
      <w:r>
        <w:rPr>
          <w:rStyle w:val="CommentReference"/>
        </w:rPr>
        <w:annotationRef/>
      </w:r>
      <w:r>
        <w:t>does this work?</w:t>
      </w:r>
    </w:p>
  </w:comment>
  <w:comment w:id="651" w:author="Windows User" w:date="2015-10-30T08:56:00Z" w:initials="BS">
    <w:p w14:paraId="7B5754B1" w14:textId="77777777" w:rsidR="00BC0BB7" w:rsidRDefault="00BC0BB7" w:rsidP="00E35F1F">
      <w:pPr>
        <w:pStyle w:val="CommentText"/>
      </w:pPr>
      <w:r>
        <w:rPr>
          <w:rStyle w:val="CommentReference"/>
        </w:rPr>
        <w:annotationRef/>
      </w:r>
      <w:r>
        <w:t>is this right?</w:t>
      </w:r>
    </w:p>
  </w:comment>
  <w:comment w:id="652" w:author="Windows User" w:date="2015-10-30T08:56:00Z" w:initials="BS">
    <w:p w14:paraId="6058F90B" w14:textId="77777777" w:rsidR="00BC0BB7" w:rsidRDefault="00BC0BB7" w:rsidP="00E35F1F">
      <w:pPr>
        <w:pStyle w:val="CommentText"/>
      </w:pPr>
      <w:r>
        <w:rPr>
          <w:rStyle w:val="CommentReference"/>
        </w:rPr>
        <w:annotationRef/>
      </w:r>
      <w:r>
        <w:t>?</w:t>
      </w:r>
    </w:p>
  </w:comment>
  <w:comment w:id="653" w:author="Windows User" w:date="2015-10-30T08:56:00Z" w:initials="BS">
    <w:p w14:paraId="505706D1" w14:textId="77777777" w:rsidR="00BC0BB7" w:rsidRDefault="00BC0BB7" w:rsidP="00E35F1F">
      <w:pPr>
        <w:pStyle w:val="CommentText"/>
      </w:pPr>
      <w:r>
        <w:rPr>
          <w:rStyle w:val="CommentReference"/>
        </w:rPr>
        <w:annotationRef/>
      </w:r>
      <w:r>
        <w:t>about or to?</w:t>
      </w:r>
    </w:p>
  </w:comment>
  <w:comment w:id="654" w:author="Windows User" w:date="2015-10-30T08:56:00Z" w:initials="BS">
    <w:p w14:paraId="35AD6860" w14:textId="77777777" w:rsidR="00BC0BB7" w:rsidRDefault="00BC0BB7" w:rsidP="00E35F1F">
      <w:pPr>
        <w:pStyle w:val="CommentText"/>
      </w:pPr>
      <w:r>
        <w:rPr>
          <w:rStyle w:val="CommentReference"/>
        </w:rPr>
        <w:annotationRef/>
      </w:r>
      <w:r>
        <w:t>proclaim or cry?</w:t>
      </w:r>
    </w:p>
  </w:comment>
  <w:comment w:id="655" w:author="Windows User" w:date="2015-10-30T08:56:00Z" w:initials="BS">
    <w:p w14:paraId="588A0CA8" w14:textId="77777777" w:rsidR="00BC0BB7" w:rsidRDefault="00BC0BB7" w:rsidP="00E35F1F">
      <w:pPr>
        <w:pStyle w:val="CommentText"/>
      </w:pPr>
      <w:r>
        <w:rPr>
          <w:rStyle w:val="CommentReference"/>
        </w:rPr>
        <w:annotationRef/>
      </w:r>
      <w:r>
        <w:t>??</w:t>
      </w:r>
    </w:p>
  </w:comment>
  <w:comment w:id="656" w:author="Windows User" w:date="2015-10-30T08:56:00Z" w:initials="BS">
    <w:p w14:paraId="43146472" w14:textId="77777777" w:rsidR="00BC0BB7" w:rsidRDefault="00BC0BB7" w:rsidP="00E35F1F">
      <w:pPr>
        <w:pStyle w:val="CommentText"/>
      </w:pPr>
      <w:r>
        <w:rPr>
          <w:rStyle w:val="CommentReference"/>
        </w:rPr>
        <w:annotationRef/>
      </w:r>
      <w:r>
        <w:t>just?</w:t>
      </w:r>
    </w:p>
  </w:comment>
  <w:comment w:id="657" w:author="Windows User" w:date="2015-10-30T08:56:00Z" w:initials="BS">
    <w:p w14:paraId="005E33F9" w14:textId="77777777" w:rsidR="00BC0BB7" w:rsidRDefault="00BC0BB7" w:rsidP="00E35F1F">
      <w:pPr>
        <w:pStyle w:val="CommentText"/>
      </w:pPr>
      <w:r>
        <w:rPr>
          <w:rStyle w:val="CommentReference"/>
        </w:rPr>
        <w:annotationRef/>
      </w:r>
      <w:r>
        <w:t>chaste or meek?</w:t>
      </w:r>
    </w:p>
  </w:comment>
  <w:comment w:id="658" w:author="Windows User" w:date="2015-10-30T08:56:00Z" w:initials="BS">
    <w:p w14:paraId="38FC80AB" w14:textId="77777777" w:rsidR="00BC0BB7" w:rsidRDefault="00BC0BB7" w:rsidP="00E35F1F">
      <w:pPr>
        <w:pStyle w:val="CommentText"/>
      </w:pPr>
      <w:r>
        <w:rPr>
          <w:rStyle w:val="CommentReference"/>
        </w:rPr>
        <w:annotationRef/>
      </w:r>
      <w:r>
        <w:t>St. Isaac? Holy issac?</w:t>
      </w:r>
    </w:p>
  </w:comment>
  <w:comment w:id="659" w:author="Windows User" w:date="2015-10-30T08:56:00Z" w:initials="BS">
    <w:p w14:paraId="49E0F637" w14:textId="77777777" w:rsidR="00BC0BB7" w:rsidRDefault="00BC0BB7" w:rsidP="00E35F1F">
      <w:pPr>
        <w:pStyle w:val="CommentText"/>
      </w:pPr>
      <w:r>
        <w:rPr>
          <w:rStyle w:val="CommentReference"/>
        </w:rPr>
        <w:annotationRef/>
      </w:r>
      <w:r>
        <w:t>ten thousand time?</w:t>
      </w:r>
    </w:p>
  </w:comment>
  <w:comment w:id="660" w:author="Windows User" w:date="2015-10-30T08:56:00Z" w:initials="BS">
    <w:p w14:paraId="565278E4" w14:textId="77777777" w:rsidR="00BC0BB7" w:rsidRDefault="00BC0BB7" w:rsidP="00E35F1F">
      <w:pPr>
        <w:pStyle w:val="CommentText"/>
      </w:pPr>
      <w:r>
        <w:rPr>
          <w:rStyle w:val="CommentReference"/>
        </w:rPr>
        <w:annotationRef/>
      </w:r>
      <w:r>
        <w:t>probably don't want to say despot.</w:t>
      </w:r>
    </w:p>
  </w:comment>
  <w:comment w:id="661" w:author="Windows User" w:date="2015-10-30T08:56:00Z" w:initials="BS">
    <w:p w14:paraId="34F4A5A9" w14:textId="77777777" w:rsidR="00BC0BB7" w:rsidRDefault="00BC0BB7" w:rsidP="00E35F1F">
      <w:pPr>
        <w:pStyle w:val="CommentText"/>
      </w:pPr>
      <w:r>
        <w:rPr>
          <w:rStyle w:val="CommentReference"/>
        </w:rPr>
        <w:annotationRef/>
      </w:r>
      <w:r>
        <w:t>honour or pride?</w:t>
      </w:r>
    </w:p>
  </w:comment>
  <w:comment w:id="662" w:author="Windows User" w:date="2015-10-30T08:56:00Z" w:initials="BS">
    <w:p w14:paraId="28840E47" w14:textId="77777777" w:rsidR="00BC0BB7" w:rsidRDefault="00BC0BB7" w:rsidP="00E35F1F">
      <w:pPr>
        <w:pStyle w:val="CommentText"/>
      </w:pPr>
      <w:r>
        <w:rPr>
          <w:rStyle w:val="CommentReference"/>
        </w:rPr>
        <w:annotationRef/>
      </w:r>
      <w:r>
        <w:t>spouse or friend???</w:t>
      </w:r>
    </w:p>
  </w:comment>
  <w:comment w:id="663" w:author="Windows User" w:date="2015-10-30T08:56:00Z" w:initials="BS">
    <w:p w14:paraId="6D247103" w14:textId="77777777" w:rsidR="00BC0BB7" w:rsidRDefault="00BC0BB7" w:rsidP="00E35F1F">
      <w:pPr>
        <w:pStyle w:val="CommentText"/>
      </w:pPr>
      <w:r>
        <w:rPr>
          <w:rStyle w:val="CommentReference"/>
        </w:rPr>
        <w:annotationRef/>
      </w:r>
      <w:r>
        <w:t>word can be health or salvation... but health would parallel healing in next verse??? should it be salvation?</w:t>
      </w:r>
    </w:p>
  </w:comment>
  <w:comment w:id="664" w:author="Windows User" w:date="2015-10-30T08:56:00Z" w:initials="BS">
    <w:p w14:paraId="2A107B46" w14:textId="77777777" w:rsidR="00BC0BB7" w:rsidRDefault="00BC0BB7" w:rsidP="00E35F1F">
      <w:pPr>
        <w:pStyle w:val="CommentText"/>
      </w:pPr>
      <w:r>
        <w:rPr>
          <w:rStyle w:val="CommentReference"/>
        </w:rPr>
        <w:annotationRef/>
      </w:r>
      <w:r>
        <w:t>unity or oneness? indescribable or unparalleled?</w:t>
      </w:r>
    </w:p>
  </w:comment>
  <w:comment w:id="665" w:author="Windows User" w:date="2015-10-30T08:56:00Z" w:initials="BS">
    <w:p w14:paraId="5555F795" w14:textId="77777777" w:rsidR="00BC0BB7" w:rsidRDefault="00BC0BB7" w:rsidP="00E35F1F">
      <w:pPr>
        <w:pStyle w:val="CommentText"/>
      </w:pPr>
      <w:r>
        <w:rPr>
          <w:rStyle w:val="CommentReference"/>
        </w:rPr>
        <w:annotationRef/>
      </w:r>
      <w:r>
        <w:t>mingling of substance or human seed? kind of a big difference.</w:t>
      </w:r>
    </w:p>
  </w:comment>
  <w:comment w:id="666" w:author="Windows User" w:date="2015-10-30T08:56:00Z" w:initials="BS">
    <w:p w14:paraId="5E07F016" w14:textId="77777777" w:rsidR="00BC0BB7" w:rsidRDefault="00BC0BB7" w:rsidP="00E35F1F">
      <w:pPr>
        <w:pStyle w:val="CommentText"/>
      </w:pPr>
      <w:r>
        <w:rPr>
          <w:rStyle w:val="CommentReference"/>
        </w:rPr>
        <w:annotationRef/>
      </w:r>
      <w:r>
        <w:t>pray or interceed? With or before?</w:t>
      </w:r>
    </w:p>
  </w:comment>
  <w:comment w:id="673" w:author="Windows User" w:date="2015-10-30T08:56:00Z" w:initials="WU">
    <w:p w14:paraId="7192577A" w14:textId="77777777" w:rsidR="00BC0BB7" w:rsidRDefault="00BC0BB7" w:rsidP="00E35F1F">
      <w:pPr>
        <w:pStyle w:val="CommentText"/>
      </w:pPr>
      <w:r>
        <w:rPr>
          <w:rStyle w:val="CommentReference"/>
        </w:rPr>
        <w:annotationRef/>
      </w:r>
      <w:r>
        <w:t>Are exalted abve. Are honoured more. Parallel structure. More honoured doesn’t flow as well because it doesn’t parallel the structure</w:t>
      </w:r>
    </w:p>
  </w:comment>
  <w:comment w:id="674" w:author="Windows User" w:date="2015-10-30T08:56:00Z" w:initials="WU">
    <w:p w14:paraId="1632DB35" w14:textId="77777777" w:rsidR="00BC0BB7" w:rsidRDefault="00BC0BB7" w:rsidP="00E35F1F">
      <w:pPr>
        <w:pStyle w:val="CommentText"/>
      </w:pPr>
      <w:r>
        <w:rPr>
          <w:rStyle w:val="CommentReference"/>
        </w:rPr>
        <w:annotationRef/>
      </w:r>
      <w:r>
        <w:t>Are more honoured?</w:t>
      </w:r>
    </w:p>
  </w:comment>
  <w:comment w:id="675" w:author="Windows User" w:date="2015-10-30T08:56:00Z" w:initials="WU">
    <w:p w14:paraId="38104BB5" w14:textId="77777777" w:rsidR="00BC0BB7" w:rsidRDefault="00BC0BB7" w:rsidP="00E35F1F">
      <w:pPr>
        <w:pStyle w:val="CommentText"/>
      </w:pPr>
      <w:r>
        <w:rPr>
          <w:rStyle w:val="CommentReference"/>
        </w:rPr>
        <w:annotationRef/>
      </w:r>
      <w:r>
        <w:t xml:space="preserve">Means or path? Means with freedom of speech is not a sclear as a way orpath that has a freedom of speech. </w:t>
      </w:r>
    </w:p>
  </w:comment>
  <w:comment w:id="682" w:author="Windows User" w:date="2015-10-30T08:56:00Z" w:initials="WU">
    <w:p w14:paraId="64353538" w14:textId="77777777" w:rsidR="00BC0BB7" w:rsidRDefault="00BC0BB7" w:rsidP="00E35F1F">
      <w:pPr>
        <w:pStyle w:val="CommentText"/>
      </w:pPr>
      <w:r>
        <w:rPr>
          <w:rStyle w:val="CommentReference"/>
        </w:rPr>
        <w:annotationRef/>
      </w:r>
      <w:r>
        <w:t>Above heaven or above the heavens. Not above the heaven.</w:t>
      </w:r>
    </w:p>
  </w:comment>
  <w:comment w:id="683" w:author="Windows User" w:date="2015-10-30T08:56:00Z" w:initials="WU">
    <w:p w14:paraId="684796B5" w14:textId="77777777" w:rsidR="00BC0BB7" w:rsidRDefault="00BC0BB7" w:rsidP="00E35F1F">
      <w:pPr>
        <w:pStyle w:val="CommentText"/>
      </w:pPr>
      <w:r>
        <w:rPr>
          <w:rStyle w:val="CommentReference"/>
        </w:rPr>
        <w:annotationRef/>
      </w:r>
      <w:r>
        <w:t>Reuse of truth is very awkward</w:t>
      </w:r>
    </w:p>
  </w:comment>
  <w:comment w:id="687" w:author="Windows User" w:date="2015-10-30T08:56:00Z" w:initials="WU">
    <w:p w14:paraId="1D6D9724" w14:textId="77777777" w:rsidR="00BC0BB7" w:rsidRDefault="00BC0BB7" w:rsidP="00E35F1F">
      <w:pPr>
        <w:pStyle w:val="CommentText"/>
      </w:pPr>
      <w:r>
        <w:rPr>
          <w:rStyle w:val="CommentReference"/>
        </w:rPr>
        <w:annotationRef/>
      </w:r>
      <w:r>
        <w:t>The Virgin Mary?</w:t>
      </w:r>
    </w:p>
  </w:comment>
  <w:comment w:id="688" w:author="Windows User" w:date="2015-10-30T08:56:00Z" w:initials="WU">
    <w:p w14:paraId="104BFD73" w14:textId="77777777" w:rsidR="00BC0BB7" w:rsidRDefault="00BC0BB7" w:rsidP="00E35F1F">
      <w:pPr>
        <w:pStyle w:val="CommentText"/>
      </w:pPr>
      <w:r>
        <w:rPr>
          <w:rStyle w:val="CommentReference"/>
        </w:rPr>
        <w:annotationRef/>
      </w:r>
      <w:r>
        <w:t>And the Mercy Seat / with the Cherubs? Less literal, but makes more sense.</w:t>
      </w:r>
    </w:p>
  </w:comment>
  <w:comment w:id="689" w:author="Windows User" w:date="2015-10-30T08:56:00Z" w:initials="WU">
    <w:p w14:paraId="4E46CF30" w14:textId="77777777" w:rsidR="00BC0BB7" w:rsidRDefault="00BC0BB7" w:rsidP="00E35F1F">
      <w:pPr>
        <w:pStyle w:val="CommentText"/>
      </w:pPr>
      <w:r>
        <w:rPr>
          <w:rStyle w:val="CommentReference"/>
        </w:rPr>
        <w:annotationRef/>
      </w:r>
      <w:r>
        <w:t>Jar or vessel for the sake of youth who think marijuana?</w:t>
      </w:r>
    </w:p>
  </w:comment>
  <w:comment w:id="690" w:author="Windows User" w:date="2015-10-30T08:56:00Z" w:initials="WU">
    <w:p w14:paraId="0D8736F0" w14:textId="77777777" w:rsidR="00BC0BB7" w:rsidRDefault="00BC0BB7" w:rsidP="00E35F1F">
      <w:pPr>
        <w:pStyle w:val="CommentText"/>
      </w:pPr>
      <w:r>
        <w:rPr>
          <w:rStyle w:val="CommentReference"/>
        </w:rPr>
        <w:annotationRef/>
      </w:r>
      <w:r>
        <w:t>Not lampstand?</w:t>
      </w:r>
    </w:p>
  </w:comment>
  <w:comment w:id="694" w:author="Windows User" w:date="2015-10-30T08:56:00Z" w:initials="WU">
    <w:p w14:paraId="71035455" w14:textId="77777777" w:rsidR="00BC0BB7" w:rsidRDefault="00BC0BB7" w:rsidP="00E35F1F">
      <w:pPr>
        <w:pStyle w:val="CommentText"/>
      </w:pPr>
      <w:r>
        <w:rPr>
          <w:rStyle w:val="CommentReference"/>
        </w:rPr>
        <w:annotationRef/>
      </w:r>
      <w:r>
        <w:t>Need to decide whether to capitalize and be Consistent.</w:t>
      </w:r>
    </w:p>
  </w:comment>
  <w:comment w:id="695" w:author="Windows User" w:date="2015-10-30T08:56:00Z" w:initials="WU">
    <w:p w14:paraId="27C7371E" w14:textId="77777777" w:rsidR="00BC0BB7" w:rsidRDefault="00BC0BB7"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696" w:author="Windows User" w:date="2015-10-30T08:56:00Z" w:initials="WU">
    <w:p w14:paraId="209A45A7" w14:textId="77777777" w:rsidR="00BC0BB7" w:rsidRDefault="00BC0BB7" w:rsidP="00E35F1F">
      <w:pPr>
        <w:pStyle w:val="CommentText"/>
      </w:pPr>
      <w:r>
        <w:rPr>
          <w:rStyle w:val="CommentReference"/>
        </w:rPr>
        <w:annotationRef/>
      </w:r>
      <w:r>
        <w:t>Tense(s) of this vs?</w:t>
      </w:r>
    </w:p>
  </w:comment>
  <w:comment w:id="700" w:author="Windows User" w:date="2015-10-30T08:56:00Z" w:initials="WU">
    <w:p w14:paraId="596EE3A5" w14:textId="77777777" w:rsidR="00BC0BB7" w:rsidRDefault="00BC0BB7" w:rsidP="00E35F1F">
      <w:pPr>
        <w:pStyle w:val="CommentText"/>
      </w:pPr>
      <w:r>
        <w:rPr>
          <w:rStyle w:val="CommentReference"/>
        </w:rPr>
        <w:annotationRef/>
      </w:r>
      <w:r>
        <w:t>If no coma, then that. If coma, then which.</w:t>
      </w:r>
    </w:p>
  </w:comment>
  <w:comment w:id="701" w:author="Windows User" w:date="2015-11-21T13:10:00Z" w:initials="WU">
    <w:p w14:paraId="0E2011D4" w14:textId="77777777" w:rsidR="00BC0BB7" w:rsidRPr="00FA5B8C" w:rsidRDefault="00BC0BB7"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02" w:author="Windows User" w:date="2015-10-30T08:56:00Z" w:initials="WU">
    <w:p w14:paraId="7F58A02B" w14:textId="77777777" w:rsidR="00BC0BB7" w:rsidRDefault="00BC0BB7" w:rsidP="00E35F1F">
      <w:pPr>
        <w:pStyle w:val="CommentText"/>
      </w:pPr>
      <w:r>
        <w:rPr>
          <w:rStyle w:val="CommentReference"/>
        </w:rPr>
        <w:annotationRef/>
      </w:r>
      <w:r>
        <w:t>Ok for traditional English. But in current usage hasn’t it narrowed to taste rather than still including smell? Armona?</w:t>
      </w:r>
    </w:p>
  </w:comment>
  <w:comment w:id="703" w:author="Windows User" w:date="2015-10-30T08:56:00Z" w:initials="WU">
    <w:p w14:paraId="06058DA2" w14:textId="77777777" w:rsidR="00BC0BB7" w:rsidRDefault="00BC0BB7" w:rsidP="00E35F1F">
      <w:pPr>
        <w:pStyle w:val="CommentText"/>
      </w:pPr>
      <w:r>
        <w:rPr>
          <w:rStyle w:val="CommentReference"/>
        </w:rPr>
        <w:annotationRef/>
      </w:r>
      <w:r>
        <w:t>This makes little sense. An estate is just a state, a status… you can restore to a first status, but not to a status</w:t>
      </w:r>
    </w:p>
  </w:comment>
  <w:comment w:id="713" w:author="Windows User" w:date="2015-10-30T08:56:00Z" w:initials="WU">
    <w:p w14:paraId="1E1724A5" w14:textId="77777777" w:rsidR="00BC0BB7" w:rsidRDefault="00BC0BB7" w:rsidP="00E35F1F">
      <w:pPr>
        <w:pStyle w:val="CommentText"/>
      </w:pPr>
      <w:r>
        <w:rPr>
          <w:rStyle w:val="CommentReference"/>
        </w:rPr>
        <w:annotationRef/>
      </w:r>
      <w:r>
        <w:t>Care or concern?</w:t>
      </w:r>
    </w:p>
  </w:comment>
  <w:comment w:id="714" w:author="Windows User" w:date="2015-10-30T08:56:00Z" w:initials="WU">
    <w:p w14:paraId="78E58888" w14:textId="77777777" w:rsidR="00BC0BB7" w:rsidRDefault="00BC0BB7" w:rsidP="00E35F1F">
      <w:pPr>
        <w:pStyle w:val="CommentText"/>
      </w:pPr>
      <w:r>
        <w:rPr>
          <w:rStyle w:val="CommentReference"/>
        </w:rPr>
        <w:annotationRef/>
      </w:r>
      <w:r>
        <w:t>Uhm…. ? Coptic clearly says Sabbaton…. But wasn’t it the first day?</w:t>
      </w:r>
    </w:p>
  </w:comment>
  <w:comment w:id="723" w:author="Windows User" w:date="2015-10-30T08:56:00Z" w:initials="WU">
    <w:p w14:paraId="18B3CB42" w14:textId="77777777" w:rsidR="00BC0BB7" w:rsidRDefault="00BC0BB7" w:rsidP="00E35F1F">
      <w:pPr>
        <w:pStyle w:val="CommentText"/>
      </w:pPr>
      <w:r>
        <w:rPr>
          <w:rStyle w:val="CommentReference"/>
        </w:rPr>
        <w:annotationRef/>
      </w:r>
      <w:r>
        <w:t>Exceedingly? Too? So?</w:t>
      </w:r>
    </w:p>
  </w:comment>
  <w:comment w:id="724" w:author="Windows User" w:date="2015-10-30T08:56:00Z" w:initials="WU">
    <w:p w14:paraId="44897493" w14:textId="77777777" w:rsidR="00BC0BB7" w:rsidRDefault="00BC0BB7" w:rsidP="00E35F1F">
      <w:pPr>
        <w:pStyle w:val="CommentText"/>
      </w:pPr>
      <w:r>
        <w:rPr>
          <w:rStyle w:val="CommentReference"/>
        </w:rPr>
        <w:annotationRef/>
      </w:r>
      <w:r>
        <w:t>Count or heed?</w:t>
      </w:r>
    </w:p>
  </w:comment>
  <w:comment w:id="725" w:author="Windows User" w:date="2015-10-30T08:56:00Z" w:initials="WU">
    <w:p w14:paraId="6849FDD2" w14:textId="77777777" w:rsidR="00BC0BB7" w:rsidRDefault="00BC0BB7" w:rsidP="00E35F1F">
      <w:pPr>
        <w:pStyle w:val="CommentText"/>
      </w:pPr>
      <w:r>
        <w:rPr>
          <w:rStyle w:val="CommentReference"/>
        </w:rPr>
        <w:annotationRef/>
      </w:r>
      <w:r>
        <w:t>Ramez, I or me?</w:t>
      </w:r>
    </w:p>
  </w:comment>
  <w:comment w:id="726" w:author="Windows User" w:date="2015-10-30T08:56:00Z" w:initials="WU">
    <w:p w14:paraId="799B59FF" w14:textId="77777777" w:rsidR="00BC0BB7" w:rsidRDefault="00BC0BB7" w:rsidP="00E35F1F">
      <w:pPr>
        <w:pStyle w:val="CommentText"/>
      </w:pPr>
      <w:r>
        <w:rPr>
          <w:rStyle w:val="CommentReference"/>
        </w:rPr>
        <w:annotationRef/>
      </w:r>
      <w:r>
        <w:t>Teach to offer repentance or instruct in repentance?</w:t>
      </w:r>
    </w:p>
  </w:comment>
  <w:comment w:id="727" w:author="Windows User" w:date="2015-10-30T08:56:00Z" w:initials="WU">
    <w:p w14:paraId="57D87D60" w14:textId="77777777" w:rsidR="00BC0BB7" w:rsidRDefault="00BC0BB7" w:rsidP="00E35F1F">
      <w:pPr>
        <w:pStyle w:val="CommentText"/>
      </w:pPr>
      <w:r>
        <w:rPr>
          <w:rStyle w:val="CommentReference"/>
        </w:rPr>
        <w:annotationRef/>
      </w:r>
      <w:r>
        <w:t>That a sinner die would make this consistent.</w:t>
      </w:r>
    </w:p>
  </w:comment>
  <w:comment w:id="728" w:author="Windows User" w:date="2015-10-30T08:56:00Z" w:initials="WU">
    <w:p w14:paraId="274EC1E4" w14:textId="77777777" w:rsidR="00BC0BB7" w:rsidRDefault="00BC0BB7" w:rsidP="00E35F1F">
      <w:pPr>
        <w:pStyle w:val="CommentText"/>
      </w:pPr>
      <w:r>
        <w:rPr>
          <w:rStyle w:val="CommentReference"/>
        </w:rPr>
        <w:annotationRef/>
      </w:r>
      <w:r>
        <w:t>Kind-hearted or merciful?</w:t>
      </w:r>
    </w:p>
  </w:comment>
  <w:comment w:id="729" w:author="Windows User" w:date="2015-10-30T08:56:00Z" w:initials="WU">
    <w:p w14:paraId="1370FE87" w14:textId="77777777" w:rsidR="00BC0BB7" w:rsidRDefault="00BC0BB7" w:rsidP="00E35F1F">
      <w:pPr>
        <w:pStyle w:val="CommentText"/>
      </w:pPr>
      <w:r>
        <w:rPr>
          <w:rStyle w:val="CommentReference"/>
        </w:rPr>
        <w:annotationRef/>
      </w:r>
      <w:r>
        <w:t>Compassions or tender mercies?</w:t>
      </w:r>
    </w:p>
  </w:comment>
  <w:comment w:id="730" w:author="Windows User" w:date="2015-10-30T08:56:00Z" w:initials="WU">
    <w:p w14:paraId="70E14B72" w14:textId="77777777" w:rsidR="00BC0BB7" w:rsidRDefault="00BC0BB7" w:rsidP="00E35F1F">
      <w:pPr>
        <w:pStyle w:val="CommentText"/>
      </w:pPr>
      <w:r>
        <w:rPr>
          <w:rStyle w:val="CommentReference"/>
        </w:rPr>
        <w:annotationRef/>
      </w:r>
      <w:r>
        <w:t>May He or that He may</w:t>
      </w:r>
    </w:p>
  </w:comment>
  <w:comment w:id="740" w:author="Windows User" w:date="2015-10-30T08:56:00Z" w:initials="BS">
    <w:p w14:paraId="1CD83694" w14:textId="77777777" w:rsidR="00BC0BB7" w:rsidRDefault="00BC0BB7" w:rsidP="00E35F1F">
      <w:pPr>
        <w:pStyle w:val="CommentText"/>
      </w:pPr>
      <w:r>
        <w:rPr>
          <w:rStyle w:val="CommentReference"/>
        </w:rPr>
        <w:annotationRef/>
      </w:r>
      <w:r>
        <w:t>very greatly is redundant...</w:t>
      </w:r>
    </w:p>
  </w:comment>
  <w:comment w:id="741" w:author="Windows User" w:date="2015-10-30T08:56:00Z" w:initials="BS">
    <w:p w14:paraId="2DB29619" w14:textId="77777777" w:rsidR="00BC0BB7" w:rsidRDefault="00BC0BB7" w:rsidP="00E35F1F">
      <w:pPr>
        <w:pStyle w:val="CommentText"/>
      </w:pPr>
      <w:r>
        <w:rPr>
          <w:rStyle w:val="CommentReference"/>
        </w:rPr>
        <w:annotationRef/>
      </w:r>
      <w:r>
        <w:t>above? in?</w:t>
      </w:r>
    </w:p>
  </w:comment>
  <w:comment w:id="742" w:author="Windows User" w:date="2015-10-30T08:56:00Z" w:initials="BS">
    <w:p w14:paraId="3734F7C0" w14:textId="77777777" w:rsidR="00BC0BB7" w:rsidRDefault="00BC0BB7" w:rsidP="00E35F1F">
      <w:pPr>
        <w:pStyle w:val="CommentText"/>
      </w:pPr>
      <w:r>
        <w:rPr>
          <w:rStyle w:val="CommentReference"/>
        </w:rPr>
        <w:annotationRef/>
      </w:r>
      <w:r>
        <w:t>dikeos is usually rended 'righteous'. Is there good cause to use 'just' here?</w:t>
      </w:r>
    </w:p>
  </w:comment>
  <w:comment w:id="743" w:author="Windows User" w:date="2015-10-30T08:56:00Z" w:initials="BS">
    <w:p w14:paraId="06116336" w14:textId="77777777" w:rsidR="00BC0BB7" w:rsidRDefault="00BC0BB7" w:rsidP="00E35F1F">
      <w:pPr>
        <w:pStyle w:val="CommentText"/>
      </w:pPr>
      <w:r>
        <w:rPr>
          <w:rStyle w:val="CommentReference"/>
        </w:rPr>
        <w:annotationRef/>
      </w:r>
      <w:r>
        <w:t>mediated or put into practice?</w:t>
      </w:r>
    </w:p>
  </w:comment>
  <w:comment w:id="744" w:author="Windows User" w:date="2015-10-30T08:56:00Z" w:initials="BS">
    <w:p w14:paraId="6417B5A7" w14:textId="77777777" w:rsidR="00BC0BB7" w:rsidRDefault="00BC0BB7" w:rsidP="00E35F1F">
      <w:pPr>
        <w:pStyle w:val="CommentText"/>
      </w:pPr>
      <w:r>
        <w:rPr>
          <w:rStyle w:val="CommentReference"/>
        </w:rPr>
        <w:annotationRef/>
      </w:r>
      <w:r>
        <w:t>on their lips is a common English expression that seems to have the same meaning as "in their mouths"</w:t>
      </w:r>
    </w:p>
  </w:comment>
  <w:comment w:id="745" w:author="Windows User" w:date="2015-10-30T08:56:00Z" w:initials="BS">
    <w:p w14:paraId="7CA0B9DB" w14:textId="77777777" w:rsidR="00BC0BB7" w:rsidRDefault="00BC0BB7" w:rsidP="00E35F1F">
      <w:pPr>
        <w:pStyle w:val="CommentText"/>
      </w:pPr>
      <w:r>
        <w:rPr>
          <w:rStyle w:val="CommentReference"/>
        </w:rPr>
        <w:annotationRef/>
      </w:r>
      <w:r>
        <w:t>The tree of immortality would flow better in English.</w:t>
      </w:r>
    </w:p>
  </w:comment>
  <w:comment w:id="746" w:author="Windows User" w:date="2015-10-30T08:56:00Z" w:initials="BS">
    <w:p w14:paraId="3D06FFDE" w14:textId="77777777" w:rsidR="00BC0BB7" w:rsidRDefault="00BC0BB7" w:rsidP="00E35F1F">
      <w:pPr>
        <w:pStyle w:val="CommentText"/>
      </w:pPr>
      <w:r>
        <w:rPr>
          <w:rStyle w:val="CommentReference"/>
        </w:rPr>
        <w:annotationRef/>
      </w:r>
      <w:r>
        <w:t>thoughts or senses?</w:t>
      </w:r>
    </w:p>
  </w:comment>
  <w:comment w:id="747" w:author="Windows User" w:date="2015-10-30T08:56:00Z" w:initials="BS">
    <w:p w14:paraId="5092C47C" w14:textId="77777777" w:rsidR="00BC0BB7" w:rsidRDefault="00BC0BB7" w:rsidP="00E35F1F">
      <w:pPr>
        <w:pStyle w:val="CommentText"/>
      </w:pPr>
      <w:r>
        <w:rPr>
          <w:rStyle w:val="CommentReference"/>
        </w:rPr>
        <w:annotationRef/>
      </w:r>
      <w:r>
        <w:t>lay? set? cast?</w:t>
      </w:r>
    </w:p>
  </w:comment>
  <w:comment w:id="748" w:author="Windows User" w:date="2015-10-30T08:56:00Z" w:initials="BS">
    <w:p w14:paraId="2988A4E9" w14:textId="77777777" w:rsidR="00BC0BB7" w:rsidRDefault="00BC0BB7" w:rsidP="00E35F1F">
      <w:pPr>
        <w:pStyle w:val="CommentText"/>
      </w:pPr>
      <w:r>
        <w:rPr>
          <w:rStyle w:val="CommentReference"/>
        </w:rPr>
        <w:annotationRef/>
      </w:r>
      <w:r>
        <w:t>more common word... does it capture meaning well enough?</w:t>
      </w:r>
    </w:p>
  </w:comment>
  <w:comment w:id="749" w:author="Windows User" w:date="2015-10-30T08:56:00Z" w:initials="BS">
    <w:p w14:paraId="7A2B4CA4" w14:textId="77777777" w:rsidR="00BC0BB7" w:rsidRDefault="00BC0BB7" w:rsidP="00E35F1F">
      <w:pPr>
        <w:pStyle w:val="CommentText"/>
      </w:pPr>
      <w:r>
        <w:rPr>
          <w:rStyle w:val="CommentReference"/>
        </w:rPr>
        <w:annotationRef/>
      </w:r>
      <w:r>
        <w:t>types?</w:t>
      </w:r>
    </w:p>
  </w:comment>
  <w:comment w:id="757" w:author="Windows User" w:date="2015-10-30T08:56:00Z" w:initials="BS">
    <w:p w14:paraId="6A283326" w14:textId="77777777" w:rsidR="00BC0BB7" w:rsidRDefault="00BC0BB7" w:rsidP="00E35F1F">
      <w:pPr>
        <w:pStyle w:val="CommentText"/>
      </w:pPr>
      <w:r>
        <w:rPr>
          <w:rStyle w:val="CommentReference"/>
        </w:rPr>
        <w:annotationRef/>
      </w:r>
      <w:r>
        <w:t>Coptic clearly says beginning... is there anything in it about authority as the other translations have?</w:t>
      </w:r>
    </w:p>
  </w:comment>
  <w:comment w:id="758" w:author="Windows User" w:date="2015-10-30T08:56:00Z" w:initials="BS">
    <w:p w14:paraId="233F3783" w14:textId="77777777" w:rsidR="00BC0BB7" w:rsidRDefault="00BC0BB7" w:rsidP="00E35F1F">
      <w:pPr>
        <w:pStyle w:val="CommentText"/>
      </w:pPr>
      <w:r>
        <w:rPr>
          <w:rStyle w:val="CommentReference"/>
        </w:rPr>
        <w:annotationRef/>
      </w:r>
      <w:r>
        <w:t>risen, or shone?</w:t>
      </w:r>
    </w:p>
  </w:comment>
  <w:comment w:id="765" w:author="Windows User" w:date="2015-10-30T08:56:00Z" w:initials="BS">
    <w:p w14:paraId="4B4155FC" w14:textId="77777777" w:rsidR="00BC0BB7" w:rsidRDefault="00BC0BB7" w:rsidP="00E35F1F">
      <w:pPr>
        <w:pStyle w:val="CommentText"/>
      </w:pPr>
      <w:r>
        <w:rPr>
          <w:rStyle w:val="CommentReference"/>
        </w:rPr>
        <w:annotationRef/>
      </w:r>
      <w:r>
        <w:t>cap?</w:t>
      </w:r>
    </w:p>
  </w:comment>
  <w:comment w:id="766" w:author="Windows User" w:date="2015-10-30T08:56:00Z" w:initials="BS">
    <w:p w14:paraId="248C83A2" w14:textId="77777777" w:rsidR="00BC0BB7" w:rsidRDefault="00BC0BB7" w:rsidP="00E35F1F">
      <w:pPr>
        <w:pStyle w:val="CommentText"/>
      </w:pPr>
      <w:r>
        <w:rPr>
          <w:rStyle w:val="CommentReference"/>
        </w:rPr>
        <w:annotationRef/>
      </w:r>
      <w:r>
        <w:t>save? redeem?</w:t>
      </w:r>
    </w:p>
  </w:comment>
  <w:comment w:id="770" w:author="Windows User" w:date="2015-11-02T09:17:00Z" w:initials="BS">
    <w:p w14:paraId="3DA2A496" w14:textId="77777777" w:rsidR="00BC0BB7" w:rsidRDefault="00BC0BB7" w:rsidP="00E35F1F">
      <w:pPr>
        <w:pStyle w:val="CommentText"/>
      </w:pPr>
      <w:r>
        <w:rPr>
          <w:rStyle w:val="CommentReference"/>
        </w:rPr>
        <w:annotationRef/>
      </w:r>
      <w:r>
        <w:t>need a policy on names formes. Greek or Hebrew? But Coptic doesn't even have Isaiah... Reordered from next vs... ok.</w:t>
      </w:r>
    </w:p>
  </w:comment>
  <w:comment w:id="771" w:author="Windows User" w:date="2015-10-30T08:56:00Z" w:initials="BS">
    <w:p w14:paraId="2390D3F4" w14:textId="77777777" w:rsidR="00BC0BB7" w:rsidRDefault="00BC0BB7" w:rsidP="00E35F1F">
      <w:pPr>
        <w:pStyle w:val="CommentText"/>
      </w:pPr>
      <w:r>
        <w:rPr>
          <w:rStyle w:val="CommentReference"/>
        </w:rPr>
        <w:annotationRef/>
      </w:r>
      <w:r>
        <w:t>or should " be down here</w:t>
      </w:r>
    </w:p>
  </w:comment>
  <w:comment w:id="775" w:author="Windows User" w:date="2015-10-30T08:56:00Z" w:initials="BS">
    <w:p w14:paraId="061FF9BB" w14:textId="77777777" w:rsidR="00BC0BB7" w:rsidRDefault="00BC0BB7" w:rsidP="00E35F1F">
      <w:pPr>
        <w:pStyle w:val="CommentText"/>
      </w:pPr>
      <w:r>
        <w:rPr>
          <w:rStyle w:val="CommentReference"/>
        </w:rPr>
        <w:annotationRef/>
      </w:r>
      <w:r>
        <w:t>was overcame or did overcome? very different...</w:t>
      </w:r>
    </w:p>
  </w:comment>
  <w:comment w:id="779" w:author="Windows User" w:date="2015-10-30T08:56:00Z" w:initials="BS">
    <w:p w14:paraId="13BC365B" w14:textId="77777777" w:rsidR="00BC0BB7" w:rsidRDefault="00BC0BB7" w:rsidP="00E35F1F">
      <w:pPr>
        <w:pStyle w:val="CommentText"/>
      </w:pPr>
      <w:r>
        <w:rPr>
          <w:rStyle w:val="CommentReference"/>
        </w:rPr>
        <w:annotationRef/>
      </w:r>
      <w:r>
        <w:t>awkward, but changing to a perfect man or man perfectly destroys meaning...</w:t>
      </w:r>
    </w:p>
  </w:comment>
  <w:comment w:id="780" w:author="Windows User" w:date="2015-10-30T08:56:00Z" w:initials="BS">
    <w:p w14:paraId="367DF61C" w14:textId="77777777" w:rsidR="00BC0BB7" w:rsidRDefault="00BC0BB7" w:rsidP="00E35F1F">
      <w:pPr>
        <w:pStyle w:val="CommentText"/>
      </w:pPr>
      <w:r>
        <w:rPr>
          <w:rStyle w:val="CommentReference"/>
        </w:rPr>
        <w:annotationRef/>
      </w:r>
      <w:r>
        <w:t>L.A. is quite different fo rthis vs...</w:t>
      </w:r>
    </w:p>
  </w:comment>
  <w:comment w:id="787" w:author="Windows User" w:date="2015-10-30T08:56:00Z" w:initials="BS">
    <w:p w14:paraId="19575ABA" w14:textId="77777777" w:rsidR="00BC0BB7" w:rsidRDefault="00BC0BB7" w:rsidP="00E35F1F">
      <w:pPr>
        <w:pStyle w:val="CommentText"/>
      </w:pPr>
      <w:r>
        <w:rPr>
          <w:rStyle w:val="CommentReference"/>
        </w:rPr>
        <w:annotationRef/>
      </w:r>
      <w:r>
        <w:t>and goodwill towards men, or towards men of goodwill?</w:t>
      </w:r>
    </w:p>
  </w:comment>
  <w:comment w:id="788" w:author="Windows User" w:date="2015-10-30T08:56:00Z" w:initials="BS">
    <w:p w14:paraId="47406125" w14:textId="77777777" w:rsidR="00BC0BB7" w:rsidRDefault="00BC0BB7" w:rsidP="00E35F1F">
      <w:pPr>
        <w:pStyle w:val="CommentText"/>
      </w:pPr>
      <w:r>
        <w:rPr>
          <w:rStyle w:val="CommentReference"/>
        </w:rPr>
        <w:annotationRef/>
      </w:r>
      <w:r>
        <w:t>dividing wall?</w:t>
      </w:r>
    </w:p>
  </w:comment>
  <w:comment w:id="792" w:author="Windows User" w:date="2015-10-30T08:56:00Z" w:initials="BS">
    <w:p w14:paraId="0BDB9E8A" w14:textId="77777777" w:rsidR="00BC0BB7" w:rsidRDefault="00BC0BB7" w:rsidP="00E35F1F">
      <w:pPr>
        <w:pStyle w:val="CommentText"/>
      </w:pPr>
      <w:r>
        <w:rPr>
          <w:rStyle w:val="CommentReference"/>
        </w:rPr>
        <w:annotationRef/>
      </w:r>
      <w:r>
        <w:t>what does han mean? can we say teh angels of light?</w:t>
      </w:r>
    </w:p>
  </w:comment>
  <w:comment w:id="793" w:author="Windows User" w:date="2015-10-30T08:56:00Z" w:initials="BS">
    <w:p w14:paraId="035DBC4C" w14:textId="77777777" w:rsidR="00BC0BB7" w:rsidRDefault="00BC0BB7" w:rsidP="00E35F1F">
      <w:pPr>
        <w:pStyle w:val="CommentText"/>
      </w:pPr>
      <w:r>
        <w:rPr>
          <w:rStyle w:val="CommentReference"/>
        </w:rPr>
        <w:annotationRef/>
      </w:r>
      <w:r>
        <w:t>sing hymns to be consistent with above?</w:t>
      </w:r>
    </w:p>
  </w:comment>
  <w:comment w:id="794" w:author="Windows User" w:date="2015-10-30T08:56:00Z" w:initials="BS">
    <w:p w14:paraId="3E0D70DF" w14:textId="77777777" w:rsidR="00BC0BB7" w:rsidRDefault="00BC0BB7" w:rsidP="00E35F1F">
      <w:pPr>
        <w:pStyle w:val="CommentText"/>
      </w:pPr>
      <w:r>
        <w:rPr>
          <w:rStyle w:val="CommentReference"/>
        </w:rPr>
        <w:annotationRef/>
      </w:r>
      <w:r>
        <w:t>should be arose to match parallel with next vs... but makes no sense in English. Arose within Mary or shone from Mary.</w:t>
      </w:r>
    </w:p>
  </w:comment>
  <w:comment w:id="795" w:author="Windows User" w:date="2015-10-30T08:56:00Z" w:initials="BS">
    <w:p w14:paraId="24AFFCDF" w14:textId="77777777" w:rsidR="00BC0BB7" w:rsidRDefault="00BC0BB7" w:rsidP="00E35F1F">
      <w:pPr>
        <w:pStyle w:val="CommentText"/>
      </w:pPr>
      <w:r>
        <w:rPr>
          <w:rStyle w:val="CommentReference"/>
        </w:rPr>
        <w:annotationRef/>
      </w:r>
      <w:r>
        <w:t>Is "je" enough justification to prepend 'saying'?</w:t>
      </w:r>
    </w:p>
  </w:comment>
  <w:comment w:id="796" w:author="Windows User" w:date="2015-10-30T08:56:00Z" w:initials="BS">
    <w:p w14:paraId="0E84B308" w14:textId="77777777" w:rsidR="00BC0BB7" w:rsidRDefault="00BC0BB7" w:rsidP="00E35F1F">
      <w:pPr>
        <w:pStyle w:val="CommentText"/>
      </w:pPr>
      <w:r>
        <w:rPr>
          <w:rStyle w:val="CommentReference"/>
        </w:rPr>
        <w:annotationRef/>
      </w:r>
      <w:r>
        <w:t>abouna's doxology of prime has 'that' here I think...</w:t>
      </w:r>
    </w:p>
  </w:comment>
  <w:comment w:id="797" w:author="Windows User" w:date="2015-10-30T08:56:00Z" w:initials="BS">
    <w:p w14:paraId="13D50058" w14:textId="77777777" w:rsidR="00BC0BB7" w:rsidRDefault="00BC0BB7" w:rsidP="00E35F1F">
      <w:pPr>
        <w:pStyle w:val="CommentText"/>
      </w:pPr>
      <w:r>
        <w:rPr>
          <w:rStyle w:val="CommentReference"/>
        </w:rPr>
        <w:annotationRef/>
      </w:r>
      <w:r>
        <w:t>or "sining"?</w:t>
      </w:r>
    </w:p>
  </w:comment>
  <w:comment w:id="802" w:author="Windows User" w:date="2015-10-30T08:56:00Z" w:initials="BS">
    <w:p w14:paraId="1CF8EF29" w14:textId="77777777" w:rsidR="00BC0BB7" w:rsidRDefault="00BC0BB7" w:rsidP="00E35F1F">
      <w:pPr>
        <w:pStyle w:val="CommentText"/>
      </w:pPr>
      <w:r>
        <w:rPr>
          <w:rStyle w:val="CommentReference"/>
        </w:rPr>
        <w:annotationRef/>
      </w:r>
      <w:r>
        <w:t>any sense of authority in coptic?</w:t>
      </w:r>
    </w:p>
  </w:comment>
  <w:comment w:id="803" w:author="Windows User" w:date="2015-11-02T12:45:00Z" w:initials="BS">
    <w:p w14:paraId="14FBB1F8" w14:textId="77777777" w:rsidR="00BC0BB7" w:rsidRDefault="00BC0BB7" w:rsidP="00E35F1F">
      <w:pPr>
        <w:pStyle w:val="CommentText"/>
      </w:pPr>
      <w:r>
        <w:rPr>
          <w:rStyle w:val="CommentReference"/>
        </w:rPr>
        <w:annotationRef/>
      </w:r>
      <w:r>
        <w:t>or saint mary? I prefer the holy... but we should be consistent one way or the other.</w:t>
      </w:r>
    </w:p>
  </w:comment>
  <w:comment w:id="804" w:author="Windows User" w:date="2015-10-30T08:56:00Z" w:initials="BS">
    <w:p w14:paraId="16E721CE" w14:textId="77777777" w:rsidR="00BC0BB7" w:rsidRDefault="00BC0BB7" w:rsidP="00E35F1F">
      <w:pPr>
        <w:pStyle w:val="CommentText"/>
      </w:pPr>
      <w:r>
        <w:rPr>
          <w:rStyle w:val="CommentReference"/>
        </w:rPr>
        <w:annotationRef/>
      </w:r>
      <w:r>
        <w:t>how to express abstract genus of woman or womanhood? race of women doesn't work in modern English, and gender of women doesn't capture it.</w:t>
      </w:r>
    </w:p>
  </w:comment>
  <w:comment w:id="814" w:author="Windows User" w:date="2015-10-30T08:56:00Z" w:initials="BS">
    <w:p w14:paraId="3C08A3D8" w14:textId="77777777" w:rsidR="00BC0BB7" w:rsidRDefault="00BC0BB7" w:rsidP="00E35F1F">
      <w:pPr>
        <w:pStyle w:val="CommentText"/>
      </w:pPr>
      <w:r>
        <w:rPr>
          <w:rStyle w:val="CommentReference"/>
        </w:rPr>
        <w:annotationRef/>
      </w:r>
      <w:r>
        <w:t>tense is flipping so much vs to vs. Any way to make more consistent?</w:t>
      </w:r>
    </w:p>
  </w:comment>
  <w:comment w:id="815" w:author="Windows User" w:date="2015-11-02T12:41:00Z" w:initials="BS">
    <w:p w14:paraId="32825E4D" w14:textId="77777777" w:rsidR="00BC0BB7" w:rsidRDefault="00BC0BB7" w:rsidP="00E35F1F">
      <w:pPr>
        <w:pStyle w:val="CommentText"/>
      </w:pPr>
      <w:r>
        <w:rPr>
          <w:rStyle w:val="CommentReference"/>
        </w:rPr>
        <w:annotationRef/>
      </w:r>
      <w:r>
        <w:t>cold frost? frosty cold? too many ands.</w:t>
      </w:r>
    </w:p>
  </w:comment>
  <w:comment w:id="816" w:author="Windows User" w:date="2015-10-30T08:56:00Z" w:initials="BS">
    <w:p w14:paraId="4E6878BA" w14:textId="77777777" w:rsidR="00BC0BB7" w:rsidRDefault="00BC0BB7" w:rsidP="00E35F1F">
      <w:pPr>
        <w:pStyle w:val="CommentText"/>
      </w:pPr>
      <w:r>
        <w:rPr>
          <w:rStyle w:val="CommentReference"/>
        </w:rPr>
        <w:annotationRef/>
      </w:r>
      <w:r>
        <w:t>In is probably more right... I probably shouldn't have changed that...</w:t>
      </w:r>
    </w:p>
  </w:comment>
  <w:comment w:id="831" w:author="Brett Slote" w:date="2015-10-30T08:56:00Z" w:initials="BS">
    <w:p w14:paraId="18EC5FB9" w14:textId="77777777" w:rsidR="00BC0BB7" w:rsidRDefault="00BC0BB7" w:rsidP="00E35F1F">
      <w:pPr>
        <w:pStyle w:val="CommentText"/>
      </w:pPr>
      <w:r>
        <w:rPr>
          <w:rStyle w:val="CommentReference"/>
        </w:rPr>
        <w:annotationRef/>
      </w:r>
      <w:r>
        <w:t>Received or bought?</w:t>
      </w:r>
    </w:p>
  </w:comment>
  <w:comment w:id="836" w:author="Brett Slote" w:date="2015-10-30T08:56:00Z" w:initials="BS">
    <w:p w14:paraId="705AFE6E" w14:textId="77777777" w:rsidR="00BC0BB7" w:rsidRDefault="00BC0BB7" w:rsidP="00E35F1F">
      <w:pPr>
        <w:pStyle w:val="CommentText"/>
      </w:pPr>
      <w:r>
        <w:rPr>
          <w:rStyle w:val="CommentReference"/>
        </w:rPr>
        <w:annotationRef/>
      </w:r>
      <w:r>
        <w:t>Again ‘a’ perfect man loses meaning, but as is sounds awkward.</w:t>
      </w:r>
    </w:p>
  </w:comment>
  <w:comment w:id="839" w:author="Brett Slote" w:date="2015-10-30T08:56:00Z" w:initials="BS">
    <w:p w14:paraId="6DDFB160" w14:textId="77777777" w:rsidR="00BC0BB7" w:rsidRDefault="00BC0BB7" w:rsidP="00E35F1F">
      <w:pPr>
        <w:pStyle w:val="CommentText"/>
      </w:pPr>
      <w:r>
        <w:rPr>
          <w:rStyle w:val="CommentReference"/>
        </w:rPr>
        <w:annotationRef/>
      </w:r>
      <w:r>
        <w:t>Uncircumscript?</w:t>
      </w:r>
    </w:p>
  </w:comment>
  <w:comment w:id="842" w:author="Brett Slote" w:date="2015-10-30T08:56:00Z" w:initials="BS">
    <w:p w14:paraId="39A4B3F9" w14:textId="77777777" w:rsidR="00BC0BB7" w:rsidRDefault="00BC0BB7" w:rsidP="00E35F1F">
      <w:pPr>
        <w:pStyle w:val="CommentText"/>
      </w:pPr>
      <w:r>
        <w:rPr>
          <w:rStyle w:val="CommentReference"/>
        </w:rPr>
        <w:annotationRef/>
      </w:r>
      <w:r>
        <w:t>Orthodox?</w:t>
      </w:r>
    </w:p>
  </w:comment>
  <w:comment w:id="843" w:author="Brett Slote" w:date="2015-10-30T08:56:00Z" w:initials="BS">
    <w:p w14:paraId="7E993A49" w14:textId="77777777" w:rsidR="00BC0BB7" w:rsidRDefault="00BC0BB7" w:rsidP="00E35F1F">
      <w:pPr>
        <w:pStyle w:val="CommentText"/>
      </w:pPr>
      <w:r>
        <w:rPr>
          <w:rStyle w:val="CommentReference"/>
        </w:rPr>
        <w:annotationRef/>
      </w:r>
      <w:r>
        <w:t>Faith?</w:t>
      </w:r>
    </w:p>
  </w:comment>
  <w:comment w:id="846" w:author="Brett Slote" w:date="2015-10-30T08:56:00Z" w:initials="BS">
    <w:p w14:paraId="575DF2C3" w14:textId="77777777" w:rsidR="00BC0BB7" w:rsidRDefault="00BC0BB7" w:rsidP="00E35F1F">
      <w:pPr>
        <w:pStyle w:val="CommentText"/>
      </w:pPr>
      <w:r>
        <w:rPr>
          <w:rStyle w:val="CommentReference"/>
        </w:rPr>
        <w:annotationRef/>
      </w:r>
      <w:r>
        <w:t>Need a consistent policy</w:t>
      </w:r>
    </w:p>
  </w:comment>
  <w:comment w:id="850" w:author="Brett Slote" w:date="2015-10-30T08:56:00Z" w:initials="BS">
    <w:p w14:paraId="4A370093" w14:textId="77777777" w:rsidR="00BC0BB7" w:rsidRDefault="00BC0BB7" w:rsidP="00E35F1F">
      <w:pPr>
        <w:pStyle w:val="CommentText"/>
      </w:pPr>
      <w:r>
        <w:rPr>
          <w:rStyle w:val="CommentReference"/>
        </w:rPr>
        <w:annotationRef/>
      </w:r>
      <w:r>
        <w:t>Ramez, He or Him?</w:t>
      </w:r>
    </w:p>
  </w:comment>
  <w:comment w:id="851" w:author="Brett Slote" w:date="2015-10-30T08:56:00Z" w:initials="BS">
    <w:p w14:paraId="3B1DEA29" w14:textId="77777777" w:rsidR="00BC0BB7" w:rsidRDefault="00BC0BB7" w:rsidP="00E35F1F">
      <w:pPr>
        <w:pStyle w:val="CommentText"/>
      </w:pPr>
      <w:r>
        <w:rPr>
          <w:rStyle w:val="CommentReference"/>
        </w:rPr>
        <w:annotationRef/>
      </w:r>
      <w:r>
        <w:t>On? By?</w:t>
      </w:r>
    </w:p>
  </w:comment>
  <w:comment w:id="852" w:author="Windows User" w:date="2015-11-21T13:15:00Z" w:initials="WU">
    <w:p w14:paraId="05ACE9CF" w14:textId="77777777" w:rsidR="00BC0BB7" w:rsidRDefault="00BC0BB7" w:rsidP="00E35F1F">
      <w:pPr>
        <w:pStyle w:val="CommentText"/>
      </w:pPr>
      <w:r>
        <w:rPr>
          <w:rStyle w:val="CommentReference"/>
        </w:rPr>
        <w:annotationRef/>
      </w:r>
      <w:r>
        <w:t>check</w:t>
      </w:r>
    </w:p>
  </w:comment>
  <w:comment w:id="858" w:author="Windows User" w:date="2015-10-30T08:56:00Z" w:initials="BS">
    <w:p w14:paraId="5592658B" w14:textId="77777777" w:rsidR="00BC0BB7" w:rsidRDefault="00BC0BB7" w:rsidP="00E35F1F">
      <w:pPr>
        <w:pStyle w:val="CommentText"/>
      </w:pPr>
      <w:r>
        <w:rPr>
          <w:rStyle w:val="CommentReference"/>
        </w:rPr>
        <w:annotationRef/>
      </w:r>
      <w:r>
        <w:t>Are the breaths referring to the inspiration of scripture, as the other translations have, or the breath of creation cf gn 1?</w:t>
      </w:r>
    </w:p>
  </w:comment>
  <w:comment w:id="859" w:author="Windows User" w:date="2015-10-30T08:56:00Z" w:initials="BS">
    <w:p w14:paraId="6C4E59F0" w14:textId="77777777" w:rsidR="00BC0BB7" w:rsidRDefault="00BC0BB7" w:rsidP="00E35F1F">
      <w:pPr>
        <w:pStyle w:val="CommentText"/>
      </w:pPr>
      <w:r>
        <w:rPr>
          <w:rStyle w:val="CommentReference"/>
        </w:rPr>
        <w:annotationRef/>
      </w:r>
      <w:r>
        <w:t>When we love the Name of our Lord Jesus Christ, the Name of Salvation...</w:t>
      </w:r>
    </w:p>
  </w:comment>
  <w:comment w:id="860" w:author="Windows User" w:date="2015-10-30T08:56:00Z" w:initials="BS">
    <w:p w14:paraId="14DD413A" w14:textId="77777777" w:rsidR="00BC0BB7" w:rsidRDefault="00BC0BB7" w:rsidP="00E35F1F">
      <w:pPr>
        <w:pStyle w:val="CommentText"/>
      </w:pPr>
      <w:r>
        <w:rPr>
          <w:rStyle w:val="CommentReference"/>
        </w:rPr>
        <w:annotationRef/>
      </w:r>
      <w:r>
        <w:t>adjective? severe?</w:t>
      </w:r>
    </w:p>
  </w:comment>
  <w:comment w:id="867" w:author="Windows User" w:date="2015-11-21T13:15:00Z" w:initials="WU">
    <w:p w14:paraId="071C1D6C" w14:textId="77777777" w:rsidR="00BC0BB7" w:rsidRDefault="00BC0BB7" w:rsidP="00E35F1F">
      <w:pPr>
        <w:pStyle w:val="CommentText"/>
      </w:pPr>
      <w:r>
        <w:rPr>
          <w:rStyle w:val="CommentReference"/>
        </w:rPr>
        <w:annotationRef/>
      </w:r>
      <w:r>
        <w:t>check</w:t>
      </w:r>
    </w:p>
  </w:comment>
  <w:comment w:id="869" w:author="Windows User" w:date="2015-10-30T08:56:00Z" w:initials="BS">
    <w:p w14:paraId="5CA1796C" w14:textId="77777777" w:rsidR="00BC0BB7" w:rsidRDefault="00BC0BB7" w:rsidP="00E35F1F">
      <w:pPr>
        <w:pStyle w:val="CommentText"/>
      </w:pPr>
      <w:r>
        <w:rPr>
          <w:rStyle w:val="CommentReference"/>
        </w:rPr>
        <w:annotationRef/>
      </w:r>
      <w:r>
        <w:t>too literal?</w:t>
      </w:r>
    </w:p>
  </w:comment>
  <w:comment w:id="872" w:author="Windows User" w:date="2015-10-30T08:56:00Z" w:initials="BS">
    <w:p w14:paraId="39BBFF20" w14:textId="77777777" w:rsidR="00BC0BB7" w:rsidRDefault="00BC0BB7" w:rsidP="00E35F1F">
      <w:pPr>
        <w:pStyle w:val="CommentText"/>
      </w:pPr>
      <w:r>
        <w:rPr>
          <w:rStyle w:val="CommentReference"/>
        </w:rPr>
        <w:annotationRef/>
      </w:r>
      <w:r>
        <w:t>awkward</w:t>
      </w:r>
    </w:p>
  </w:comment>
  <w:comment w:id="873" w:author="Windows User" w:date="2015-10-30T08:56:00Z" w:initials="BS">
    <w:p w14:paraId="7C372EC3" w14:textId="77777777" w:rsidR="00BC0BB7" w:rsidRDefault="00BC0BB7" w:rsidP="00E35F1F">
      <w:pPr>
        <w:pStyle w:val="CommentText"/>
      </w:pPr>
      <w:r>
        <w:rPr>
          <w:rStyle w:val="CommentReference"/>
        </w:rPr>
        <w:annotationRef/>
      </w:r>
      <w:r>
        <w:t>sits, less literal, but more clear?</w:t>
      </w:r>
    </w:p>
  </w:comment>
  <w:comment w:id="874" w:author="Windows User" w:date="2015-10-30T08:56:00Z" w:initials="BS">
    <w:p w14:paraId="6C09DB42" w14:textId="77777777" w:rsidR="00BC0BB7" w:rsidRDefault="00BC0BB7" w:rsidP="00E35F1F">
      <w:pPr>
        <w:pStyle w:val="CommentText"/>
      </w:pPr>
      <w:r>
        <w:rPr>
          <w:rStyle w:val="CommentReference"/>
        </w:rPr>
        <w:annotationRef/>
      </w:r>
      <w:r>
        <w:t>awkward</w:t>
      </w:r>
    </w:p>
  </w:comment>
  <w:comment w:id="876" w:author="Windows User" w:date="2015-10-30T08:56:00Z" w:initials="BS">
    <w:p w14:paraId="512D6CE2" w14:textId="77777777" w:rsidR="00BC0BB7" w:rsidRDefault="00BC0BB7" w:rsidP="00E35F1F">
      <w:pPr>
        <w:pStyle w:val="CommentText"/>
      </w:pPr>
      <w:r>
        <w:rPr>
          <w:rStyle w:val="CommentReference"/>
        </w:rPr>
        <w:annotationRef/>
      </w:r>
      <w:r>
        <w:t>terribly awkward</w:t>
      </w:r>
    </w:p>
  </w:comment>
  <w:comment w:id="877" w:author="Windows User" w:date="2015-11-21T13:16:00Z" w:initials="WU">
    <w:p w14:paraId="56B70852" w14:textId="77777777" w:rsidR="00BC0BB7" w:rsidRDefault="00BC0BB7" w:rsidP="00E35F1F">
      <w:pPr>
        <w:pStyle w:val="CommentText"/>
      </w:pPr>
      <w:r>
        <w:rPr>
          <w:rStyle w:val="CommentReference"/>
        </w:rPr>
        <w:annotationRef/>
      </w:r>
      <w:r>
        <w:t>check</w:t>
      </w:r>
    </w:p>
  </w:comment>
  <w:comment w:id="878" w:author="Windows User" w:date="2015-11-21T13:16:00Z" w:initials="WU">
    <w:p w14:paraId="46C7130C" w14:textId="77777777" w:rsidR="00BC0BB7" w:rsidRDefault="00BC0BB7" w:rsidP="00E35F1F">
      <w:pPr>
        <w:pStyle w:val="CommentText"/>
      </w:pPr>
      <w:r>
        <w:rPr>
          <w:rStyle w:val="CommentReference"/>
        </w:rPr>
        <w:annotationRef/>
      </w:r>
      <w:r>
        <w:t>check</w:t>
      </w:r>
    </w:p>
  </w:comment>
  <w:comment w:id="879" w:author="Windows User" w:date="2015-11-21T13:16:00Z" w:initials="WU">
    <w:p w14:paraId="5E32845B" w14:textId="77777777" w:rsidR="00BC0BB7" w:rsidRDefault="00BC0BB7" w:rsidP="00E35F1F">
      <w:pPr>
        <w:pStyle w:val="CommentText"/>
      </w:pPr>
      <w:r>
        <w:rPr>
          <w:rStyle w:val="CommentReference"/>
        </w:rPr>
        <w:annotationRef/>
      </w:r>
      <w:r>
        <w:t>check</w:t>
      </w:r>
    </w:p>
  </w:comment>
  <w:comment w:id="880" w:author="Windows User" w:date="2015-11-21T13:16:00Z" w:initials="WU">
    <w:p w14:paraId="530C7E75" w14:textId="77777777" w:rsidR="00BC0BB7" w:rsidRDefault="00BC0BB7" w:rsidP="00E35F1F">
      <w:pPr>
        <w:pStyle w:val="CommentText"/>
      </w:pPr>
      <w:r>
        <w:rPr>
          <w:rStyle w:val="CommentReference"/>
        </w:rPr>
        <w:annotationRef/>
      </w:r>
      <w:r>
        <w:t>check</w:t>
      </w:r>
    </w:p>
  </w:comment>
  <w:comment w:id="882" w:author="Windows User" w:date="2015-10-30T08:56:00Z" w:initials="BS">
    <w:p w14:paraId="215C41D2" w14:textId="77777777" w:rsidR="00BC0BB7" w:rsidRDefault="00BC0BB7" w:rsidP="00E35F1F">
      <w:pPr>
        <w:pStyle w:val="CommentText"/>
      </w:pPr>
      <w:r>
        <w:rPr>
          <w:rStyle w:val="CommentReference"/>
        </w:rPr>
        <w:annotationRef/>
      </w:r>
      <w:r>
        <w:t>sat?</w:t>
      </w:r>
    </w:p>
  </w:comment>
  <w:comment w:id="883" w:author="Windows User" w:date="2015-11-21T13:17:00Z" w:initials="WU">
    <w:p w14:paraId="6B55DDAB" w14:textId="77777777" w:rsidR="00BC0BB7" w:rsidRDefault="00BC0BB7" w:rsidP="00E35F1F">
      <w:pPr>
        <w:pStyle w:val="CommentText"/>
      </w:pPr>
      <w:r>
        <w:rPr>
          <w:rStyle w:val="CommentReference"/>
        </w:rPr>
        <w:annotationRef/>
      </w:r>
      <w:r>
        <w:t>check</w:t>
      </w:r>
    </w:p>
  </w:comment>
  <w:comment w:id="884" w:author="Windows User" w:date="2015-11-21T13:17:00Z" w:initials="WU">
    <w:p w14:paraId="5825D4CB" w14:textId="77777777" w:rsidR="00BC0BB7" w:rsidRDefault="00BC0BB7" w:rsidP="00E35F1F">
      <w:pPr>
        <w:pStyle w:val="CommentText"/>
      </w:pPr>
      <w:r>
        <w:rPr>
          <w:rStyle w:val="CommentReference"/>
        </w:rPr>
        <w:annotationRef/>
      </w:r>
      <w:r>
        <w:t>check</w:t>
      </w:r>
    </w:p>
  </w:comment>
  <w:comment w:id="887" w:author="Windows User" w:date="2015-10-30T08:56:00Z" w:initials="BS">
    <w:p w14:paraId="3E614A56" w14:textId="77777777" w:rsidR="00BC0BB7" w:rsidRDefault="00BC0BB7" w:rsidP="00E35F1F">
      <w:pPr>
        <w:pStyle w:val="CommentText"/>
      </w:pPr>
      <w:r>
        <w:rPr>
          <w:rStyle w:val="CommentReference"/>
        </w:rPr>
        <w:annotationRef/>
      </w:r>
      <w:r>
        <w:t>entered and come forth, or entered through it?</w:t>
      </w:r>
    </w:p>
  </w:comment>
  <w:comment w:id="888" w:author="Windows User" w:date="2015-10-30T08:56:00Z" w:initials="BS">
    <w:p w14:paraId="356D8FDF" w14:textId="77777777" w:rsidR="00BC0BB7" w:rsidRDefault="00BC0BB7" w:rsidP="00E35F1F">
      <w:pPr>
        <w:pStyle w:val="CommentText"/>
      </w:pPr>
      <w:r>
        <w:rPr>
          <w:rStyle w:val="CommentReference"/>
        </w:rPr>
        <w:annotationRef/>
      </w:r>
      <w:r>
        <w:t>appearing?</w:t>
      </w:r>
    </w:p>
  </w:comment>
  <w:comment w:id="889" w:author="Windows User" w:date="2015-10-30T08:56:00Z" w:initials="BS">
    <w:p w14:paraId="4735348E" w14:textId="77777777" w:rsidR="00BC0BB7" w:rsidRDefault="00BC0BB7" w:rsidP="00E35F1F">
      <w:pPr>
        <w:pStyle w:val="CommentText"/>
      </w:pPr>
      <w:r>
        <w:rPr>
          <w:rStyle w:val="CommentReference"/>
        </w:rPr>
        <w:annotationRef/>
      </w:r>
      <w:r>
        <w:t>He</w:t>
      </w:r>
    </w:p>
  </w:comment>
  <w:comment w:id="895" w:author="Windows User" w:date="2015-10-30T08:56:00Z" w:initials="BS">
    <w:p w14:paraId="5F2DFD8E" w14:textId="77777777" w:rsidR="00BC0BB7" w:rsidRDefault="00BC0BB7" w:rsidP="00E35F1F">
      <w:pPr>
        <w:pStyle w:val="CommentText"/>
      </w:pPr>
      <w:r>
        <w:rPr>
          <w:rStyle w:val="CommentReference"/>
        </w:rPr>
        <w:annotationRef/>
      </w:r>
      <w:r>
        <w:t>I feel like upon sounds better here and below</w:t>
      </w:r>
    </w:p>
  </w:comment>
  <w:comment w:id="896" w:author="Windows User" w:date="2015-10-30T08:56:00Z" w:initials="BS">
    <w:p w14:paraId="026525DA" w14:textId="77777777" w:rsidR="00BC0BB7" w:rsidRDefault="00BC0BB7" w:rsidP="00E35F1F">
      <w:pPr>
        <w:pStyle w:val="CommentText"/>
      </w:pPr>
      <w:r>
        <w:rPr>
          <w:rStyle w:val="CommentReference"/>
        </w:rPr>
        <w:annotationRef/>
      </w:r>
      <w:r>
        <w:t>For forty days</w:t>
      </w:r>
    </w:p>
  </w:comment>
  <w:comment w:id="897" w:author="Windows User" w:date="2015-10-30T08:56:00Z" w:initials="BS">
    <w:p w14:paraId="7D69D9EF" w14:textId="77777777" w:rsidR="00BC0BB7" w:rsidRDefault="00BC0BB7" w:rsidP="00E35F1F">
      <w:pPr>
        <w:pStyle w:val="CommentText"/>
      </w:pPr>
      <w:r>
        <w:rPr>
          <w:rStyle w:val="CommentReference"/>
        </w:rPr>
        <w:annotationRef/>
      </w:r>
      <w:r>
        <w:t>awkward. Crush under our feet or crush within us? Even if feet not literally there, needed to complete the implied thought in english.</w:t>
      </w:r>
    </w:p>
  </w:comment>
  <w:comment w:id="903" w:author="Windows User" w:date="2015-10-30T08:56:00Z" w:initials="BS">
    <w:p w14:paraId="60DA9970" w14:textId="77777777" w:rsidR="00BC0BB7" w:rsidRDefault="00BC0BB7" w:rsidP="00E35F1F">
      <w:pPr>
        <w:pStyle w:val="CommentText"/>
      </w:pPr>
      <w:r>
        <w:rPr>
          <w:rStyle w:val="CommentReference"/>
        </w:rPr>
        <w:annotationRef/>
      </w:r>
      <w:r>
        <w:t>a? I know virgin doesn't sound right. Nor virginal. But a virgin seems to cheapen the thought...</w:t>
      </w:r>
    </w:p>
  </w:comment>
  <w:comment w:id="905" w:author="Windows User" w:date="2015-10-30T08:56:00Z" w:initials="BS">
    <w:p w14:paraId="3D3D58F2" w14:textId="77777777" w:rsidR="00BC0BB7" w:rsidRDefault="00BC0BB7" w:rsidP="00E35F1F">
      <w:pPr>
        <w:pStyle w:val="CommentText"/>
      </w:pPr>
      <w:r>
        <w:rPr>
          <w:rStyle w:val="CommentReference"/>
        </w:rPr>
        <w:annotationRef/>
      </w:r>
      <w:r>
        <w:t>annulled has connotation from catholicism of never having been. I like abolished better. Sounds more poetic like too.</w:t>
      </w:r>
    </w:p>
  </w:comment>
  <w:comment w:id="908" w:author="Windows User" w:date="2015-10-30T08:56:00Z" w:initials="BS">
    <w:p w14:paraId="758A0E08" w14:textId="77777777" w:rsidR="00BC0BB7" w:rsidRDefault="00BC0BB7" w:rsidP="00E35F1F">
      <w:pPr>
        <w:pStyle w:val="CommentText"/>
      </w:pPr>
      <w:r>
        <w:rPr>
          <w:rStyle w:val="CommentReference"/>
        </w:rPr>
        <w:annotationRef/>
      </w:r>
      <w:r>
        <w:t>yes, it is a continuous thought. But this and next are complete sentences in themselves.</w:t>
      </w:r>
    </w:p>
  </w:comment>
  <w:comment w:id="909" w:author="Windows User" w:date="2015-10-30T08:56:00Z" w:initials="BS">
    <w:p w14:paraId="4C494C1B" w14:textId="77777777" w:rsidR="00BC0BB7" w:rsidRDefault="00BC0BB7" w:rsidP="00E35F1F">
      <w:pPr>
        <w:pStyle w:val="CommentText"/>
      </w:pPr>
      <w:r>
        <w:rPr>
          <w:rStyle w:val="CommentReference"/>
        </w:rPr>
        <w:annotationRef/>
      </w:r>
      <w:r>
        <w:t>revealed almost makes sense here... but not with the next line having "said"</w:t>
      </w:r>
    </w:p>
  </w:comment>
  <w:comment w:id="910" w:author="Windows User" w:date="2015-10-30T08:56:00Z" w:initials="BS">
    <w:p w14:paraId="32F983BF" w14:textId="77777777" w:rsidR="00BC0BB7" w:rsidRDefault="00BC0BB7" w:rsidP="00E35F1F">
      <w:pPr>
        <w:pStyle w:val="CommentText"/>
      </w:pPr>
      <w:r>
        <w:rPr>
          <w:rStyle w:val="CommentReference"/>
        </w:rPr>
        <w:annotationRef/>
      </w:r>
      <w:r>
        <w:t>repeat quotes or contiguious?</w:t>
      </w:r>
    </w:p>
  </w:comment>
  <w:comment w:id="911" w:author="Windows User" w:date="2015-10-30T08:56:00Z" w:initials="BS">
    <w:p w14:paraId="29400B5B" w14:textId="77777777" w:rsidR="00BC0BB7" w:rsidRDefault="00BC0BB7" w:rsidP="00E35F1F">
      <w:pPr>
        <w:pStyle w:val="CommentText"/>
      </w:pPr>
      <w:r>
        <w:rPr>
          <w:rStyle w:val="CommentReference"/>
        </w:rPr>
        <w:annotationRef/>
      </w:r>
      <w:r>
        <w:t>in strength?</w:t>
      </w:r>
    </w:p>
  </w:comment>
  <w:comment w:id="912" w:author="Windows User" w:date="2015-10-30T08:56:00Z" w:initials="BS">
    <w:p w14:paraId="19007B27" w14:textId="77777777" w:rsidR="00BC0BB7" w:rsidRDefault="00BC0BB7" w:rsidP="00E35F1F">
      <w:pPr>
        <w:pStyle w:val="CommentText"/>
      </w:pPr>
      <w:r>
        <w:rPr>
          <w:rStyle w:val="CommentReference"/>
        </w:rPr>
        <w:annotationRef/>
      </w:r>
      <w:r>
        <w:t>in the tune it just sounds more emphatic dropping the "both"</w:t>
      </w:r>
    </w:p>
  </w:comment>
  <w:comment w:id="914" w:author="Windows User" w:date="2015-10-30T08:56:00Z" w:initials="BS">
    <w:p w14:paraId="42813985" w14:textId="77777777" w:rsidR="00BC0BB7" w:rsidRDefault="00BC0BB7" w:rsidP="00E35F1F">
      <w:pPr>
        <w:pStyle w:val="CommentText"/>
      </w:pPr>
      <w:r>
        <w:rPr>
          <w:rStyle w:val="CommentReference"/>
        </w:rPr>
        <w:annotationRef/>
      </w:r>
      <w:r>
        <w:t>theotokos, not mav em ef Nooti</w:t>
      </w:r>
    </w:p>
  </w:comment>
  <w:comment w:id="915" w:author="Windows User" w:date="2015-10-30T08:56:00Z" w:initials="BS">
    <w:p w14:paraId="72887F8D" w14:textId="77777777" w:rsidR="00BC0BB7" w:rsidRDefault="00BC0BB7" w:rsidP="00E35F1F">
      <w:pPr>
        <w:pStyle w:val="CommentText"/>
      </w:pPr>
      <w:r>
        <w:rPr>
          <w:rStyle w:val="CommentReference"/>
        </w:rPr>
        <w:annotationRef/>
      </w:r>
      <w:r>
        <w:t>in?</w:t>
      </w:r>
    </w:p>
  </w:comment>
  <w:comment w:id="917" w:author="Windows User" w:date="2015-10-30T08:56:00Z" w:initials="BS">
    <w:p w14:paraId="79923510" w14:textId="77777777" w:rsidR="00BC0BB7" w:rsidRDefault="00BC0BB7" w:rsidP="00E35F1F">
      <w:pPr>
        <w:pStyle w:val="CommentText"/>
      </w:pPr>
      <w:r>
        <w:rPr>
          <w:rStyle w:val="CommentReference"/>
        </w:rPr>
        <w:annotationRef/>
      </w:r>
      <w:r>
        <w:t>it's literally "And" but that leaves too much grammatical ambiguity that tends towards nonsensical parsing.</w:t>
      </w:r>
    </w:p>
  </w:comment>
  <w:comment w:id="918" w:author="Windows User" w:date="2015-10-30T08:56:00Z" w:initials="BS">
    <w:p w14:paraId="790A95EE" w14:textId="77777777" w:rsidR="00BC0BB7" w:rsidRDefault="00BC0BB7" w:rsidP="00E35F1F">
      <w:pPr>
        <w:pStyle w:val="CommentText"/>
      </w:pPr>
      <w:r>
        <w:rPr>
          <w:rStyle w:val="CommentReference"/>
        </w:rPr>
        <w:annotationRef/>
      </w:r>
      <w:r>
        <w:t>tense?</w:t>
      </w:r>
    </w:p>
  </w:comment>
  <w:comment w:id="920" w:author="Windows User" w:date="2015-10-30T08:56:00Z" w:initials="BS">
    <w:p w14:paraId="2626B3B0" w14:textId="77777777" w:rsidR="00BC0BB7" w:rsidRDefault="00BC0BB7" w:rsidP="00E35F1F">
      <w:pPr>
        <w:pStyle w:val="CommentText"/>
      </w:pPr>
      <w:r>
        <w:rPr>
          <w:rStyle w:val="CommentReference"/>
        </w:rPr>
        <w:annotationRef/>
      </w:r>
      <w:r>
        <w:t>too far for a pronoun</w:t>
      </w:r>
    </w:p>
  </w:comment>
  <w:comment w:id="921" w:author="Windows User" w:date="2015-10-30T08:56:00Z" w:initials="BS">
    <w:p w14:paraId="35C833E4" w14:textId="77777777" w:rsidR="00BC0BB7" w:rsidRDefault="00BC0BB7" w:rsidP="00E35F1F">
      <w:pPr>
        <w:pStyle w:val="CommentText"/>
      </w:pPr>
      <w:r>
        <w:rPr>
          <w:rStyle w:val="CommentReference"/>
        </w:rPr>
        <w:annotationRef/>
      </w:r>
      <w:r>
        <w:t>deemed or made?</w:t>
      </w:r>
    </w:p>
  </w:comment>
  <w:comment w:id="923" w:author="Windows User" w:date="2015-10-30T08:56:00Z" w:initials="BS">
    <w:p w14:paraId="5C7B7A35" w14:textId="77777777" w:rsidR="00BC0BB7" w:rsidRDefault="00BC0BB7" w:rsidP="00E35F1F">
      <w:pPr>
        <w:pStyle w:val="CommentText"/>
      </w:pPr>
      <w:r>
        <w:rPr>
          <w:rStyle w:val="CommentReference"/>
        </w:rPr>
        <w:annotationRef/>
      </w:r>
      <w:r>
        <w:t>coptic is heavens of heavens, but we usually say heaven of heavens.</w:t>
      </w:r>
    </w:p>
  </w:comment>
  <w:comment w:id="925" w:author="Windows User" w:date="2015-10-30T08:56:00Z" w:initials="BS">
    <w:p w14:paraId="080C2EEE" w14:textId="77777777" w:rsidR="00BC0BB7" w:rsidRDefault="00BC0BB7" w:rsidP="00E35F1F">
      <w:pPr>
        <w:pStyle w:val="CommentText"/>
      </w:pPr>
      <w:r>
        <w:rPr>
          <w:rStyle w:val="CommentReference"/>
        </w:rPr>
        <w:annotationRef/>
      </w:r>
      <w:r>
        <w:t>rises or shines?</w:t>
      </w:r>
    </w:p>
  </w:comment>
  <w:comment w:id="928" w:author="Windows User" w:date="2015-10-30T08:56:00Z" w:initials="BS">
    <w:p w14:paraId="5671149C" w14:textId="77777777" w:rsidR="00BC0BB7" w:rsidRDefault="00BC0BB7" w:rsidP="00E35F1F">
      <w:pPr>
        <w:pStyle w:val="CommentText"/>
      </w:pPr>
      <w:r>
        <w:rPr>
          <w:rStyle w:val="CommentReference"/>
        </w:rPr>
        <w:annotationRef/>
      </w:r>
      <w:r>
        <w:t>destroyed or damaged?</w:t>
      </w:r>
    </w:p>
  </w:comment>
  <w:comment w:id="934" w:author="Windows User" w:date="2015-10-30T08:56:00Z" w:initials="BS">
    <w:p w14:paraId="4B308EB2" w14:textId="77777777" w:rsidR="00BC0BB7" w:rsidRDefault="00BC0BB7" w:rsidP="00E35F1F">
      <w:pPr>
        <w:pStyle w:val="CommentText"/>
      </w:pPr>
      <w:r>
        <w:rPr>
          <w:rStyle w:val="CommentReference"/>
        </w:rPr>
        <w:annotationRef/>
      </w:r>
      <w:r>
        <w:t>servant, or slave?</w:t>
      </w:r>
    </w:p>
  </w:comment>
  <w:comment w:id="935" w:author="Windows User" w:date="2015-10-30T08:56:00Z" w:initials="BS">
    <w:p w14:paraId="20DF1D54" w14:textId="77777777" w:rsidR="00BC0BB7" w:rsidRDefault="00BC0BB7" w:rsidP="00E35F1F">
      <w:pPr>
        <w:pStyle w:val="CommentText"/>
      </w:pPr>
      <w:r>
        <w:rPr>
          <w:rStyle w:val="CommentReference"/>
        </w:rPr>
        <w:annotationRef/>
      </w:r>
      <w:r>
        <w:t>Feels way too literal</w:t>
      </w:r>
    </w:p>
  </w:comment>
  <w:comment w:id="936" w:author="Windows User" w:date="2015-11-21T13:18:00Z" w:initials="WU">
    <w:p w14:paraId="2A74F11D" w14:textId="77777777" w:rsidR="00BC0BB7" w:rsidRDefault="00BC0BB7" w:rsidP="00E35F1F">
      <w:pPr>
        <w:pStyle w:val="CommentText"/>
      </w:pPr>
      <w:r>
        <w:rPr>
          <w:rStyle w:val="CommentReference"/>
        </w:rPr>
        <w:annotationRef/>
      </w:r>
      <w:r>
        <w:t>check</w:t>
      </w:r>
    </w:p>
  </w:comment>
  <w:comment w:id="942" w:author="Windows User" w:date="2015-10-30T08:56:00Z" w:initials="BS">
    <w:p w14:paraId="6352B7F4" w14:textId="77777777" w:rsidR="00BC0BB7" w:rsidRDefault="00BC0BB7"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44" w:author="Windows User" w:date="2015-10-30T08:56:00Z" w:initials="BS">
    <w:p w14:paraId="77680459" w14:textId="77777777" w:rsidR="00BC0BB7" w:rsidRDefault="00BC0BB7" w:rsidP="00E35F1F">
      <w:pPr>
        <w:pStyle w:val="CommentText"/>
      </w:pPr>
      <w:r>
        <w:rPr>
          <w:rStyle w:val="CommentReference"/>
        </w:rPr>
        <w:annotationRef/>
      </w:r>
      <w:r>
        <w:t>was incarnate or took flesh? Need a decision for this common phrase.</w:t>
      </w:r>
    </w:p>
  </w:comment>
  <w:comment w:id="946" w:author="Windows User" w:date="2015-10-30T08:56:00Z" w:initials="BS">
    <w:p w14:paraId="6C7BBC12" w14:textId="77777777" w:rsidR="00BC0BB7" w:rsidRDefault="00BC0BB7"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51" w:author="Windows User" w:date="2015-10-30T08:56:00Z" w:initials="BS">
    <w:p w14:paraId="61EAF48D" w14:textId="77777777" w:rsidR="00BC0BB7" w:rsidRDefault="00BC0BB7" w:rsidP="00E35F1F">
      <w:pPr>
        <w:pStyle w:val="CommentText"/>
      </w:pPr>
      <w:r>
        <w:rPr>
          <w:rStyle w:val="CommentReference"/>
        </w:rPr>
        <w:annotationRef/>
      </w:r>
      <w:r>
        <w:t>Altar/The place where the Sacrifice is offered, is clearly not right. But Temple? Or Holy of Holies?</w:t>
      </w:r>
    </w:p>
  </w:comment>
  <w:comment w:id="954" w:author="Windows User" w:date="2015-10-30T08:56:00Z" w:initials="BS">
    <w:p w14:paraId="0DB4A25D" w14:textId="77777777" w:rsidR="00BC0BB7" w:rsidRDefault="00BC0BB7" w:rsidP="00E35F1F">
      <w:pPr>
        <w:pStyle w:val="CommentText"/>
      </w:pPr>
      <w:r>
        <w:rPr>
          <w:rStyle w:val="CommentReference"/>
        </w:rPr>
        <w:annotationRef/>
      </w:r>
      <w:r>
        <w:t>I think infinite captures the meaning of uncircumscript in a more approachable way.</w:t>
      </w:r>
    </w:p>
  </w:comment>
  <w:comment w:id="955" w:author="Windows User" w:date="2015-10-30T08:56:00Z" w:initials="BS">
    <w:p w14:paraId="65C574CB" w14:textId="77777777" w:rsidR="00BC0BB7" w:rsidRDefault="00BC0BB7" w:rsidP="00E35F1F">
      <w:pPr>
        <w:pStyle w:val="CommentText"/>
      </w:pPr>
      <w:r>
        <w:rPr>
          <w:rStyle w:val="CommentReference"/>
        </w:rPr>
        <w:annotationRef/>
      </w:r>
      <w:r>
        <w:t>net or hook?</w:t>
      </w:r>
    </w:p>
  </w:comment>
  <w:comment w:id="956" w:author="Windows User" w:date="2015-10-30T08:56:00Z" w:initials="BS">
    <w:p w14:paraId="631E73A0" w14:textId="77777777" w:rsidR="00BC0BB7" w:rsidRDefault="00BC0BB7" w:rsidP="00E35F1F">
      <w:pPr>
        <w:pStyle w:val="CommentText"/>
      </w:pPr>
      <w:r>
        <w:rPr>
          <w:rStyle w:val="CommentReference"/>
        </w:rPr>
        <w:annotationRef/>
      </w:r>
      <w:r>
        <w:t>Instructing them in the worship?</w:t>
      </w:r>
    </w:p>
  </w:comment>
  <w:comment w:id="957" w:author="Windows User" w:date="2015-10-30T08:56:00Z" w:initials="BS">
    <w:p w14:paraId="22469FD6" w14:textId="77777777" w:rsidR="00BC0BB7" w:rsidRDefault="00BC0BB7" w:rsidP="00E35F1F">
      <w:pPr>
        <w:pStyle w:val="CommentText"/>
      </w:pPr>
      <w:r>
        <w:rPr>
          <w:rStyle w:val="CommentReference"/>
        </w:rPr>
        <w:annotationRef/>
      </w:r>
      <w:r>
        <w:t>what does this mean?</w:t>
      </w:r>
    </w:p>
  </w:comment>
  <w:comment w:id="958" w:author="Windows User" w:date="2015-10-30T08:56:00Z" w:initials="BS">
    <w:p w14:paraId="0A6E9F00" w14:textId="77777777" w:rsidR="00BC0BB7" w:rsidRDefault="00BC0BB7" w:rsidP="00E35F1F">
      <w:pPr>
        <w:pStyle w:val="CommentText"/>
      </w:pPr>
      <w:r>
        <w:rPr>
          <w:rStyle w:val="CommentReference"/>
        </w:rPr>
        <w:annotationRef/>
      </w:r>
      <w:r>
        <w:t>Path? Or Way? i.e. Christ?</w:t>
      </w:r>
    </w:p>
  </w:comment>
  <w:comment w:id="959" w:author="Windows User" w:date="2015-10-30T08:56:00Z" w:initials="BS">
    <w:p w14:paraId="50D676B3" w14:textId="77777777" w:rsidR="00BC0BB7" w:rsidRDefault="00BC0BB7" w:rsidP="00E35F1F">
      <w:pPr>
        <w:pStyle w:val="CommentText"/>
      </w:pPr>
      <w:r>
        <w:rPr>
          <w:rStyle w:val="CommentReference"/>
        </w:rPr>
        <w:annotationRef/>
      </w:r>
      <w:r>
        <w:t>forward to? Or towards?</w:t>
      </w:r>
    </w:p>
  </w:comment>
  <w:comment w:id="960" w:author="Windows User" w:date="2015-10-30T08:56:00Z" w:initials="BS">
    <w:p w14:paraId="4E94979B" w14:textId="77777777" w:rsidR="00BC0BB7" w:rsidRDefault="00BC0BB7" w:rsidP="00E35F1F">
      <w:pPr>
        <w:pStyle w:val="CommentText"/>
      </w:pPr>
      <w:r>
        <w:rPr>
          <w:rStyle w:val="CommentReference"/>
        </w:rPr>
        <w:annotationRef/>
      </w:r>
      <w:r>
        <w:t>gladness</w:t>
      </w:r>
    </w:p>
  </w:comment>
  <w:comment w:id="966" w:author="Windows User" w:date="2015-10-30T08:56:00Z" w:initials="BS">
    <w:p w14:paraId="3588E256" w14:textId="77777777" w:rsidR="00BC0BB7" w:rsidRDefault="00BC0BB7" w:rsidP="00E35F1F">
      <w:pPr>
        <w:pStyle w:val="CommentText"/>
      </w:pPr>
      <w:r>
        <w:rPr>
          <w:rStyle w:val="CommentReference"/>
        </w:rPr>
        <w:annotationRef/>
      </w:r>
      <w:r>
        <w:t>Inclined to switch to L.A. ordering, but probably better to be consistent with Black.</w:t>
      </w:r>
    </w:p>
  </w:comment>
  <w:comment w:id="967" w:author="Windows User" w:date="2015-10-30T08:56:00Z" w:initials="BS">
    <w:p w14:paraId="5F5FCC97" w14:textId="77777777" w:rsidR="00BC0BB7" w:rsidRDefault="00BC0BB7" w:rsidP="00E35F1F">
      <w:pPr>
        <w:pStyle w:val="CommentText"/>
      </w:pPr>
      <w:r>
        <w:rPr>
          <w:rStyle w:val="CommentReference"/>
        </w:rPr>
        <w:annotationRef/>
      </w:r>
      <w:r>
        <w:t>Everyday or a day?</w:t>
      </w:r>
    </w:p>
  </w:comment>
  <w:comment w:id="968" w:author="Windows User" w:date="2015-10-30T08:56:00Z" w:initials="BS">
    <w:p w14:paraId="7938A467" w14:textId="77777777" w:rsidR="00BC0BB7" w:rsidRDefault="00BC0BB7" w:rsidP="00E35F1F">
      <w:pPr>
        <w:pStyle w:val="CommentText"/>
      </w:pPr>
      <w:r>
        <w:rPr>
          <w:rStyle w:val="CommentReference"/>
        </w:rPr>
        <w:annotationRef/>
      </w:r>
      <w:r>
        <w:t>not delight. Maybe joy instead of esctasy?</w:t>
      </w:r>
    </w:p>
  </w:comment>
  <w:comment w:id="969" w:author="Windows User" w:date="2015-10-30T08:56:00Z" w:initials="BS">
    <w:p w14:paraId="0D0804AC" w14:textId="77777777" w:rsidR="00BC0BB7" w:rsidRDefault="00BC0BB7" w:rsidP="00E35F1F">
      <w:pPr>
        <w:pStyle w:val="CommentText"/>
      </w:pPr>
      <w:r>
        <w:rPr>
          <w:rStyle w:val="CommentReference"/>
        </w:rPr>
        <w:annotationRef/>
      </w:r>
      <w:r>
        <w:t>glory, splendor or beauty?</w:t>
      </w:r>
    </w:p>
  </w:comment>
  <w:comment w:id="970" w:author="Windows User" w:date="2015-10-30T08:56:00Z" w:initials="BS">
    <w:p w14:paraId="07A7FAB4" w14:textId="77777777" w:rsidR="00BC0BB7" w:rsidRDefault="00BC0BB7" w:rsidP="00E35F1F">
      <w:pPr>
        <w:pStyle w:val="CommentText"/>
      </w:pPr>
      <w:r>
        <w:rPr>
          <w:rStyle w:val="CommentReference"/>
        </w:rPr>
        <w:annotationRef/>
      </w:r>
      <w:r>
        <w:t>from or and?</w:t>
      </w:r>
    </w:p>
  </w:comment>
  <w:comment w:id="971" w:author="Windows User" w:date="2015-10-30T08:56:00Z" w:initials="BS">
    <w:p w14:paraId="5249720E" w14:textId="77777777" w:rsidR="00BC0BB7" w:rsidRDefault="00BC0BB7" w:rsidP="00E35F1F">
      <w:pPr>
        <w:pStyle w:val="CommentText"/>
      </w:pPr>
      <w:r>
        <w:rPr>
          <w:rStyle w:val="CommentReference"/>
        </w:rPr>
        <w:annotationRef/>
      </w:r>
      <w:r>
        <w:t>What prophet? Why did abouna redact this?</w:t>
      </w:r>
    </w:p>
  </w:comment>
  <w:comment w:id="972" w:author="Windows User" w:date="2015-10-30T08:56:00Z" w:initials="BS">
    <w:p w14:paraId="66A9526F" w14:textId="77777777" w:rsidR="00BC0BB7" w:rsidRDefault="00BC0BB7" w:rsidP="00E35F1F">
      <w:pPr>
        <w:pStyle w:val="CommentText"/>
      </w:pPr>
      <w:r>
        <w:rPr>
          <w:rStyle w:val="CommentReference"/>
        </w:rPr>
        <w:annotationRef/>
      </w:r>
      <w:r>
        <w:t>Doesn't this say you are beyond beginning, or something to that effect? Beyond the beginning from which even time arose?</w:t>
      </w:r>
    </w:p>
  </w:comment>
  <w:comment w:id="973" w:author="Windows User" w:date="2015-10-30T08:56:00Z" w:initials="BS">
    <w:p w14:paraId="08CC53E1" w14:textId="77777777" w:rsidR="00BC0BB7" w:rsidRDefault="00BC0BB7" w:rsidP="00E35F1F">
      <w:pPr>
        <w:pStyle w:val="CommentText"/>
      </w:pPr>
      <w:r>
        <w:rPr>
          <w:rStyle w:val="CommentReference"/>
        </w:rPr>
        <w:annotationRef/>
      </w:r>
      <w:r>
        <w:t>is this right?</w:t>
      </w:r>
    </w:p>
  </w:comment>
  <w:comment w:id="974" w:author="Windows User" w:date="2015-10-30T08:56:00Z" w:initials="BS">
    <w:p w14:paraId="21BA9344" w14:textId="77777777" w:rsidR="00BC0BB7" w:rsidRDefault="00BC0BB7" w:rsidP="00E35F1F">
      <w:pPr>
        <w:pStyle w:val="CommentText"/>
      </w:pPr>
      <w:r>
        <w:rPr>
          <w:rStyle w:val="CommentReference"/>
        </w:rPr>
        <w:annotationRef/>
      </w:r>
      <w:r>
        <w:t>isn't it of?</w:t>
      </w:r>
    </w:p>
  </w:comment>
  <w:comment w:id="975" w:author="Windows User" w:date="2015-10-30T08:56:00Z" w:initials="BS">
    <w:p w14:paraId="0DB057D8" w14:textId="77777777" w:rsidR="00BC0BB7" w:rsidRDefault="00BC0BB7" w:rsidP="00E35F1F">
      <w:pPr>
        <w:pStyle w:val="CommentText"/>
      </w:pPr>
      <w:r>
        <w:rPr>
          <w:rStyle w:val="CommentReference"/>
        </w:rPr>
        <w:annotationRef/>
      </w:r>
      <w:r>
        <w:t>isn't it blesses?</w:t>
      </w:r>
    </w:p>
  </w:comment>
  <w:comment w:id="976" w:author="Windows User" w:date="2015-10-30T08:56:00Z" w:initials="BS">
    <w:p w14:paraId="4126BF87" w14:textId="77777777" w:rsidR="00BC0BB7" w:rsidRDefault="00BC0BB7" w:rsidP="00E35F1F">
      <w:pPr>
        <w:pStyle w:val="CommentText"/>
      </w:pPr>
      <w:r>
        <w:rPr>
          <w:rStyle w:val="CommentReference"/>
        </w:rPr>
        <w:annotationRef/>
      </w:r>
      <w:r>
        <w:t>blessing or blessing?</w:t>
      </w:r>
    </w:p>
  </w:comment>
  <w:comment w:id="977" w:author="Windows User" w:date="2015-10-30T08:56:00Z" w:initials="BS">
    <w:p w14:paraId="068E7184" w14:textId="77777777" w:rsidR="00BC0BB7" w:rsidRDefault="00BC0BB7" w:rsidP="00E35F1F">
      <w:pPr>
        <w:pStyle w:val="CommentText"/>
      </w:pPr>
      <w:r>
        <w:rPr>
          <w:rStyle w:val="CommentReference"/>
        </w:rPr>
        <w:annotationRef/>
      </w:r>
      <w:r>
        <w:t>the other translations seem not to like abouna's contractions...</w:t>
      </w:r>
    </w:p>
  </w:comment>
  <w:comment w:id="978" w:author="Windows User" w:date="2015-10-30T08:56:00Z" w:initials="BS">
    <w:p w14:paraId="21A595C5" w14:textId="77777777" w:rsidR="00BC0BB7" w:rsidRDefault="00BC0BB7" w:rsidP="00E35F1F">
      <w:pPr>
        <w:pStyle w:val="CommentText"/>
      </w:pPr>
      <w:r>
        <w:rPr>
          <w:rStyle w:val="CommentReference"/>
        </w:rPr>
        <w:annotationRef/>
      </w:r>
      <w:r>
        <w:t>perfect or true?</w:t>
      </w:r>
    </w:p>
  </w:comment>
  <w:comment w:id="981" w:author="Windows User" w:date="2015-11-21T13:21:00Z" w:initials="WU">
    <w:p w14:paraId="686F5E9C" w14:textId="77777777" w:rsidR="00BC0BB7" w:rsidRDefault="00BC0BB7" w:rsidP="00E35F1F">
      <w:pPr>
        <w:pStyle w:val="CommentText"/>
      </w:pPr>
      <w:r>
        <w:rPr>
          <w:rStyle w:val="CommentReference"/>
        </w:rPr>
        <w:annotationRef/>
      </w:r>
    </w:p>
  </w:comment>
  <w:comment w:id="986" w:author="Windows User" w:date="2015-10-30T08:56:00Z" w:initials="BS">
    <w:p w14:paraId="138D81C8" w14:textId="77777777" w:rsidR="00BC0BB7" w:rsidRDefault="00BC0BB7" w:rsidP="00E35F1F">
      <w:pPr>
        <w:pStyle w:val="CommentText"/>
      </w:pPr>
      <w:r>
        <w:rPr>
          <w:rStyle w:val="CommentReference"/>
        </w:rPr>
        <w:annotationRef/>
      </w:r>
      <w:r>
        <w:t>which word is right?</w:t>
      </w:r>
    </w:p>
  </w:comment>
  <w:comment w:id="987" w:author="Windows User" w:date="2015-10-30T08:56:00Z" w:initials="BS">
    <w:p w14:paraId="36B899D8" w14:textId="77777777" w:rsidR="00BC0BB7" w:rsidRDefault="00BC0BB7" w:rsidP="00E35F1F">
      <w:pPr>
        <w:pStyle w:val="CommentText"/>
      </w:pPr>
      <w:r>
        <w:rPr>
          <w:rStyle w:val="CommentReference"/>
        </w:rPr>
        <w:annotationRef/>
      </w:r>
      <w:r>
        <w:t>wise?</w:t>
      </w:r>
    </w:p>
  </w:comment>
  <w:comment w:id="989" w:author="Windows User" w:date="2015-10-30T08:56:00Z" w:initials="BS">
    <w:p w14:paraId="62F2B22F" w14:textId="77777777" w:rsidR="00BC0BB7" w:rsidRDefault="00BC0BB7" w:rsidP="00E35F1F">
      <w:pPr>
        <w:pStyle w:val="CommentText"/>
      </w:pPr>
      <w:r>
        <w:rPr>
          <w:rStyle w:val="CommentReference"/>
        </w:rPr>
        <w:annotationRef/>
      </w:r>
      <w:r>
        <w:t>bride, or bridal chamber?</w:t>
      </w:r>
    </w:p>
  </w:comment>
  <w:comment w:id="990" w:author="Windows User" w:date="2015-10-30T08:56:00Z" w:initials="BS">
    <w:p w14:paraId="13AA9031" w14:textId="77777777" w:rsidR="00BC0BB7" w:rsidRDefault="00BC0BB7" w:rsidP="00E35F1F">
      <w:pPr>
        <w:pStyle w:val="CommentText"/>
      </w:pPr>
      <w:r>
        <w:rPr>
          <w:rStyle w:val="CommentReference"/>
        </w:rPr>
        <w:annotationRef/>
      </w:r>
      <w:r>
        <w:t>truth, logos, or true logos?</w:t>
      </w:r>
    </w:p>
  </w:comment>
  <w:comment w:id="991" w:author="Windows User" w:date="2015-10-30T08:56:00Z" w:initials="BS">
    <w:p w14:paraId="116A567C" w14:textId="77777777" w:rsidR="00BC0BB7" w:rsidRDefault="00BC0BB7" w:rsidP="00E35F1F">
      <w:pPr>
        <w:pStyle w:val="CommentText"/>
      </w:pPr>
      <w:r>
        <w:rPr>
          <w:rStyle w:val="CommentReference"/>
        </w:rPr>
        <w:annotationRef/>
      </w:r>
      <w:r>
        <w:t>redeemed or saved?</w:t>
      </w:r>
    </w:p>
  </w:comment>
  <w:comment w:id="993" w:author="Windows User" w:date="2015-10-30T08:56:00Z" w:initials="BS">
    <w:p w14:paraId="37848CBE" w14:textId="77777777" w:rsidR="00BC0BB7" w:rsidRDefault="00BC0BB7" w:rsidP="00E35F1F">
      <w:pPr>
        <w:pStyle w:val="CommentText"/>
      </w:pPr>
      <w:r>
        <w:rPr>
          <w:rStyle w:val="CommentReference"/>
        </w:rPr>
        <w:annotationRef/>
      </w:r>
      <w:r>
        <w:t>for us or unto us?</w:t>
      </w:r>
    </w:p>
  </w:comment>
  <w:comment w:id="996" w:author="Windows User" w:date="2015-10-30T08:56:00Z" w:initials="BS">
    <w:p w14:paraId="7318299D" w14:textId="77777777" w:rsidR="00BC0BB7" w:rsidRDefault="00BC0BB7" w:rsidP="00E35F1F">
      <w:pPr>
        <w:pStyle w:val="CommentText"/>
      </w:pPr>
      <w:r>
        <w:rPr>
          <w:rStyle w:val="CommentReference"/>
        </w:rPr>
        <w:annotationRef/>
      </w:r>
      <w:r>
        <w:t>what does eshleelooi mean?</w:t>
      </w:r>
    </w:p>
  </w:comment>
  <w:comment w:id="997" w:author="Windows User" w:date="2015-10-30T08:56:00Z" w:initials="BS">
    <w:p w14:paraId="01016F04" w14:textId="77777777" w:rsidR="00BC0BB7" w:rsidRDefault="00BC0BB7" w:rsidP="00E35F1F">
      <w:pPr>
        <w:pStyle w:val="CommentText"/>
      </w:pPr>
      <w:r>
        <w:rPr>
          <w:rStyle w:val="CommentReference"/>
        </w:rPr>
        <w:annotationRef/>
      </w:r>
      <w:r>
        <w:t>save or redeem?</w:t>
      </w:r>
    </w:p>
  </w:comment>
  <w:comment w:id="999" w:author="Windows User" w:date="2015-10-30T08:56:00Z" w:initials="BS">
    <w:p w14:paraId="2F0C8D0C" w14:textId="77777777" w:rsidR="00BC0BB7" w:rsidRDefault="00BC0BB7" w:rsidP="00E35F1F">
      <w:pPr>
        <w:pStyle w:val="CommentText"/>
      </w:pPr>
      <w:r>
        <w:rPr>
          <w:rStyle w:val="CommentReference"/>
        </w:rPr>
        <w:annotationRef/>
      </w:r>
      <w:r>
        <w:t>paradoxically or miraculously?</w:t>
      </w:r>
    </w:p>
  </w:comment>
  <w:comment w:id="1000" w:author="Windows User" w:date="2015-10-30T08:56:00Z" w:initials="BS">
    <w:p w14:paraId="0F8BDFBA" w14:textId="77777777" w:rsidR="00BC0BB7" w:rsidRDefault="00BC0BB7" w:rsidP="00E35F1F">
      <w:pPr>
        <w:pStyle w:val="CommentText"/>
      </w:pPr>
      <w:r>
        <w:rPr>
          <w:rStyle w:val="CommentReference"/>
        </w:rPr>
        <w:annotationRef/>
      </w:r>
      <w:r>
        <w:t>I get that this is perfectly valid English without 'is'. But too hard to follow fast.</w:t>
      </w:r>
    </w:p>
  </w:comment>
  <w:comment w:id="1002" w:author="Windows User" w:date="2015-10-30T08:56:00Z" w:initials="BS">
    <w:p w14:paraId="0412A3CD" w14:textId="77777777" w:rsidR="00BC0BB7" w:rsidRDefault="00BC0BB7" w:rsidP="00E35F1F">
      <w:pPr>
        <w:pStyle w:val="CommentText"/>
      </w:pPr>
      <w:r>
        <w:rPr>
          <w:rStyle w:val="CommentReference"/>
        </w:rPr>
        <w:annotationRef/>
      </w:r>
      <w:r>
        <w:t>this seems to be parallel to gold on all sides rather than gold roundabout it.</w:t>
      </w:r>
    </w:p>
  </w:comment>
  <w:comment w:id="1003" w:author="Windows User" w:date="2015-10-30T08:56:00Z" w:initials="BS">
    <w:p w14:paraId="5A22944C" w14:textId="77777777" w:rsidR="00BC0BB7" w:rsidRDefault="00BC0BB7" w:rsidP="00E35F1F">
      <w:pPr>
        <w:pStyle w:val="CommentText"/>
      </w:pPr>
      <w:r>
        <w:rPr>
          <w:rStyle w:val="CommentReference"/>
        </w:rPr>
        <w:annotationRef/>
      </w:r>
      <w:r>
        <w:t>Saviour or redeemer?</w:t>
      </w:r>
    </w:p>
  </w:comment>
  <w:comment w:id="1005" w:author="Windows User" w:date="2015-10-30T08:56:00Z" w:initials="BS">
    <w:p w14:paraId="7BA01F3B" w14:textId="77777777" w:rsidR="00BC0BB7" w:rsidRDefault="00BC0BB7" w:rsidP="00E35F1F">
      <w:pPr>
        <w:pStyle w:val="CommentText"/>
      </w:pPr>
      <w:r>
        <w:rPr>
          <w:rStyle w:val="CommentReference"/>
        </w:rPr>
        <w:annotationRef/>
      </w:r>
      <w:r>
        <w:t>isn't this compassion? not nishti nai...</w:t>
      </w:r>
    </w:p>
  </w:comment>
  <w:comment w:id="1008" w:author="Windows User" w:date="2015-10-30T08:56:00Z" w:initials="BS">
    <w:p w14:paraId="48DB0714" w14:textId="77777777" w:rsidR="00BC0BB7" w:rsidRDefault="00BC0BB7"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09" w:author="Windows User" w:date="2015-10-30T08:56:00Z" w:initials="BS">
    <w:p w14:paraId="15AB72CB" w14:textId="77777777" w:rsidR="00BC0BB7" w:rsidRDefault="00BC0BB7" w:rsidP="00E35F1F">
      <w:pPr>
        <w:pStyle w:val="CommentText"/>
      </w:pPr>
      <w:r>
        <w:rPr>
          <w:rStyle w:val="CommentReference"/>
        </w:rPr>
        <w:annotationRef/>
      </w:r>
      <w:r>
        <w:t>should be lampstand, not candle stick, here and throughout.</w:t>
      </w:r>
    </w:p>
  </w:comment>
  <w:comment w:id="1010" w:author="Windows User" w:date="2015-10-30T08:56:00Z" w:initials="BS">
    <w:p w14:paraId="6D5F9821" w14:textId="77777777" w:rsidR="00BC0BB7" w:rsidRDefault="00BC0BB7" w:rsidP="00E35F1F">
      <w:pPr>
        <w:pStyle w:val="CommentText"/>
      </w:pPr>
      <w:r>
        <w:rPr>
          <w:rStyle w:val="CommentReference"/>
        </w:rPr>
        <w:annotationRef/>
      </w:r>
      <w:r>
        <w:t>Ok, not saluted... Greeted, or I would prefer hailed...</w:t>
      </w:r>
    </w:p>
  </w:comment>
  <w:comment w:id="1011" w:author="Windows User" w:date="2015-10-30T08:56:00Z" w:initials="BS">
    <w:p w14:paraId="075C27A6" w14:textId="77777777" w:rsidR="00BC0BB7" w:rsidRDefault="00BC0BB7" w:rsidP="00E35F1F">
      <w:pPr>
        <w:pStyle w:val="CommentText"/>
      </w:pPr>
      <w:r>
        <w:rPr>
          <w:rStyle w:val="CommentReference"/>
        </w:rPr>
        <w:annotationRef/>
      </w:r>
      <w:r>
        <w:t>The Father was overjoyed, in your conception????</w:t>
      </w:r>
    </w:p>
  </w:comment>
  <w:comment w:id="1012" w:author="Windows User" w:date="2015-10-30T08:56:00Z" w:initials="BS">
    <w:p w14:paraId="7569AFF1" w14:textId="77777777" w:rsidR="00BC0BB7" w:rsidRDefault="00BC0BB7" w:rsidP="00E35F1F">
      <w:pPr>
        <w:pStyle w:val="CommentText"/>
      </w:pPr>
      <w:r>
        <w:rPr>
          <w:rStyle w:val="CommentReference"/>
        </w:rPr>
        <w:annotationRef/>
      </w:r>
      <w:r>
        <w:t>appearing doesn't sound right for parousia... coming or advent?</w:t>
      </w:r>
    </w:p>
  </w:comment>
  <w:comment w:id="1013" w:author="Windows User" w:date="2015-11-21T13:22:00Z" w:initials="WU">
    <w:p w14:paraId="728FA9EF" w14:textId="77777777" w:rsidR="00BC0BB7" w:rsidRDefault="00BC0BB7" w:rsidP="00E35F1F">
      <w:pPr>
        <w:pStyle w:val="CommentText"/>
      </w:pPr>
      <w:r>
        <w:rPr>
          <w:rStyle w:val="CommentReference"/>
        </w:rPr>
        <w:annotationRef/>
      </w:r>
      <w:r w:rsidRPr="00582AD7">
        <w:t>(ⲡⲉⲥⲱⲙⲁ??)</w:t>
      </w:r>
    </w:p>
  </w:comment>
  <w:comment w:id="1014" w:author="Windows User" w:date="2015-10-30T08:56:00Z" w:initials="BS">
    <w:p w14:paraId="0C77198F" w14:textId="77777777" w:rsidR="00BC0BB7" w:rsidRDefault="00BC0BB7" w:rsidP="00E35F1F">
      <w:pPr>
        <w:pStyle w:val="CommentText"/>
      </w:pPr>
      <w:r>
        <w:rPr>
          <w:rStyle w:val="CommentReference"/>
        </w:rPr>
        <w:annotationRef/>
      </w:r>
      <w:r>
        <w:t>kinda funny in English to switch pronoun from Lord to Virgin in one scentence.</w:t>
      </w:r>
    </w:p>
  </w:comment>
  <w:comment w:id="1017" w:author="Windows User" w:date="2015-10-30T08:56:00Z" w:initials="BS">
    <w:p w14:paraId="501C2D6F" w14:textId="77777777" w:rsidR="00BC0BB7" w:rsidRDefault="00BC0BB7" w:rsidP="00E35F1F">
      <w:pPr>
        <w:pStyle w:val="CommentText"/>
      </w:pPr>
      <w:r>
        <w:rPr>
          <w:rStyle w:val="CommentReference"/>
        </w:rPr>
        <w:annotationRef/>
      </w:r>
      <w:r>
        <w:t>I really didn't like preached... Is this to literal though? Maybe L.A. is better.</w:t>
      </w:r>
    </w:p>
  </w:comment>
  <w:comment w:id="1018" w:author="Windows User" w:date="2015-10-30T08:56:00Z" w:initials="BS">
    <w:p w14:paraId="6407D4C9" w14:textId="77777777" w:rsidR="00BC0BB7" w:rsidRDefault="00BC0BB7" w:rsidP="00E35F1F">
      <w:pPr>
        <w:pStyle w:val="CommentText"/>
      </w:pPr>
      <w:r>
        <w:rPr>
          <w:rStyle w:val="CommentReference"/>
        </w:rPr>
        <w:annotationRef/>
      </w:r>
      <w:r>
        <w:t>these thereofs are so awkward... but I can't think of a better phrasing right now.</w:t>
      </w:r>
    </w:p>
  </w:comment>
  <w:comment w:id="1019" w:author="Windows User" w:date="2015-11-21T13:23:00Z" w:initials="WU">
    <w:p w14:paraId="1B7B1E94" w14:textId="77777777" w:rsidR="00BC0BB7" w:rsidRDefault="00BC0BB7" w:rsidP="00E35F1F">
      <w:pPr>
        <w:pStyle w:val="CommentText"/>
      </w:pPr>
      <w:r>
        <w:rPr>
          <w:rStyle w:val="CommentReference"/>
        </w:rPr>
        <w:annotationRef/>
      </w:r>
      <w:r>
        <w:t>review</w:t>
      </w:r>
    </w:p>
  </w:comment>
  <w:comment w:id="1026" w:author="Windows User" w:date="2015-10-30T08:56:00Z" w:initials="BS">
    <w:p w14:paraId="5D50DB65" w14:textId="77777777" w:rsidR="00BC0BB7" w:rsidRDefault="00BC0BB7" w:rsidP="00E35F1F">
      <w:pPr>
        <w:pStyle w:val="CommentText"/>
      </w:pPr>
      <w:r>
        <w:rPr>
          <w:rStyle w:val="CommentReference"/>
        </w:rPr>
        <w:annotationRef/>
      </w:r>
      <w:r>
        <w:t>this seems kind of loose... is it ok?</w:t>
      </w:r>
    </w:p>
  </w:comment>
  <w:comment w:id="1027" w:author="Windows User" w:date="2015-10-30T08:56:00Z" w:initials="BS">
    <w:p w14:paraId="01FDA469" w14:textId="77777777" w:rsidR="00BC0BB7" w:rsidRDefault="00BC0BB7" w:rsidP="00E35F1F">
      <w:pPr>
        <w:pStyle w:val="CommentText"/>
      </w:pPr>
      <w:r>
        <w:rPr>
          <w:rStyle w:val="CommentReference"/>
        </w:rPr>
        <w:annotationRef/>
      </w:r>
      <w:r>
        <w:t>works or deeds?</w:t>
      </w:r>
    </w:p>
  </w:comment>
  <w:comment w:id="1028" w:author="Windows User" w:date="2015-11-21T13:24:00Z" w:initials="WU">
    <w:p w14:paraId="7A990723" w14:textId="77777777" w:rsidR="00BC0BB7" w:rsidRDefault="00BC0BB7" w:rsidP="00E35F1F">
      <w:pPr>
        <w:pStyle w:val="CommentText"/>
      </w:pPr>
      <w:r>
        <w:rPr>
          <w:rStyle w:val="CommentReference"/>
        </w:rPr>
        <w:annotationRef/>
      </w:r>
      <w:r>
        <w:t>review</w:t>
      </w:r>
    </w:p>
  </w:comment>
  <w:comment w:id="1029" w:author="Windows User" w:date="2015-10-30T08:56:00Z" w:initials="BS">
    <w:p w14:paraId="5BB3D65B" w14:textId="77777777" w:rsidR="00BC0BB7" w:rsidRDefault="00BC0BB7" w:rsidP="00E35F1F">
      <w:pPr>
        <w:pStyle w:val="CommentText"/>
      </w:pPr>
      <w:r>
        <w:rPr>
          <w:rStyle w:val="CommentReference"/>
        </w:rPr>
        <w:annotationRef/>
      </w:r>
      <w:r>
        <w:t>does Coptic have 'high'?</w:t>
      </w:r>
    </w:p>
  </w:comment>
  <w:comment w:id="1030" w:author="Windows User" w:date="2015-11-21T13:24:00Z" w:initials="WU">
    <w:p w14:paraId="1D334F95" w14:textId="77777777" w:rsidR="00BC0BB7" w:rsidRDefault="00BC0BB7" w:rsidP="00E35F1F">
      <w:pPr>
        <w:pStyle w:val="CommentText"/>
      </w:pPr>
      <w:r>
        <w:rPr>
          <w:rStyle w:val="CommentReference"/>
        </w:rPr>
        <w:annotationRef/>
      </w:r>
      <w:r>
        <w:t>review, add variant</w:t>
      </w:r>
    </w:p>
  </w:comment>
  <w:comment w:id="1031" w:author="Windows User" w:date="2015-10-30T08:56:00Z" w:initials="BS">
    <w:p w14:paraId="5480B788" w14:textId="77777777" w:rsidR="00BC0BB7" w:rsidRDefault="00BC0BB7" w:rsidP="00E35F1F">
      <w:pPr>
        <w:pStyle w:val="CommentText"/>
      </w:pPr>
      <w:r>
        <w:rPr>
          <w:rStyle w:val="CommentReference"/>
        </w:rPr>
        <w:annotationRef/>
      </w:r>
      <w:r>
        <w:t>bless or praise? inconsistent rendering of esmo</w:t>
      </w:r>
    </w:p>
  </w:comment>
  <w:comment w:id="1036" w:author="Windows User" w:date="2015-10-30T08:56:00Z" w:initials="WU">
    <w:p w14:paraId="326EFA42" w14:textId="77777777" w:rsidR="00BC0BB7" w:rsidRDefault="00BC0BB7" w:rsidP="006869EE">
      <w:pPr>
        <w:pStyle w:val="CommentText"/>
      </w:pPr>
      <w:r>
        <w:rPr>
          <w:rStyle w:val="CommentReference"/>
        </w:rPr>
        <w:annotationRef/>
      </w:r>
      <w:r>
        <w:t>Add notes where to insert Doxology of Prime… And Vespers Prase?</w:t>
      </w:r>
    </w:p>
  </w:comment>
  <w:comment w:id="1040" w:author="Windows User" w:date="2015-10-30T08:56:00Z" w:initials="WU">
    <w:p w14:paraId="66837344" w14:textId="77777777" w:rsidR="00BC0BB7" w:rsidRDefault="00BC0BB7" w:rsidP="006869EE">
      <w:pPr>
        <w:pStyle w:val="CommentText"/>
      </w:pPr>
      <w:r>
        <w:rPr>
          <w:rStyle w:val="CommentReference"/>
        </w:rPr>
        <w:annotationRef/>
      </w:r>
      <w:r>
        <w:t>May He or that He may</w:t>
      </w:r>
    </w:p>
  </w:comment>
  <w:comment w:id="1042" w:author="Windows User" w:date="2015-10-30T08:56:00Z" w:initials="BS">
    <w:p w14:paraId="5BE9E7DF" w14:textId="77777777" w:rsidR="00BC0BB7" w:rsidRDefault="00BC0BB7" w:rsidP="006869EE">
      <w:pPr>
        <w:pStyle w:val="CommentText"/>
      </w:pPr>
      <w:r>
        <w:rPr>
          <w:rStyle w:val="CommentReference"/>
        </w:rPr>
        <w:annotationRef/>
      </w:r>
      <w:r>
        <w:t>protopresbyters?</w:t>
      </w:r>
    </w:p>
  </w:comment>
  <w:comment w:id="1043" w:author="Windows User" w:date="2015-10-30T08:56:00Z" w:initials="BS">
    <w:p w14:paraId="37712CA1" w14:textId="77777777" w:rsidR="00BC0BB7" w:rsidRDefault="00BC0BB7" w:rsidP="006869EE">
      <w:pPr>
        <w:pStyle w:val="CommentText"/>
      </w:pPr>
      <w:r>
        <w:rPr>
          <w:rStyle w:val="CommentReference"/>
        </w:rPr>
        <w:annotationRef/>
      </w:r>
      <w:r>
        <w:t>those who?</w:t>
      </w:r>
    </w:p>
  </w:comment>
  <w:comment w:id="1044" w:author="Windows User" w:date="2015-10-30T08:56:00Z" w:initials="BS">
    <w:p w14:paraId="0BC9F56F" w14:textId="77777777" w:rsidR="00BC0BB7" w:rsidRDefault="00BC0BB7" w:rsidP="006869EE">
      <w:pPr>
        <w:pStyle w:val="CommentText"/>
      </w:pPr>
      <w:r>
        <w:rPr>
          <w:rStyle w:val="CommentReference"/>
        </w:rPr>
        <w:annotationRef/>
      </w:r>
      <w:r>
        <w:t>Yourself?</w:t>
      </w:r>
    </w:p>
  </w:comment>
  <w:comment w:id="1048" w:author="Windows User" w:date="2015-11-27T20:09:00Z" w:initials="WU">
    <w:p w14:paraId="5DD947BD" w14:textId="77777777" w:rsidR="00BC0BB7" w:rsidRDefault="00BC0BB7" w:rsidP="006869EE">
      <w:pPr>
        <w:pStyle w:val="CommentText"/>
      </w:pPr>
      <w:r>
        <w:rPr>
          <w:rStyle w:val="CommentReference"/>
        </w:rPr>
        <w:annotationRef/>
      </w:r>
      <w:r>
        <w:t>Confess to the Lord or confess the Lord?</w:t>
      </w:r>
    </w:p>
  </w:comment>
  <w:comment w:id="1057" w:author="Windows User" w:date="2015-10-30T08:56:00Z" w:initials="WU">
    <w:p w14:paraId="73A20223" w14:textId="77777777" w:rsidR="00BC0BB7" w:rsidRDefault="00BC0BB7" w:rsidP="006869EE">
      <w:pPr>
        <w:pStyle w:val="CommentText"/>
      </w:pPr>
      <w:r>
        <w:rPr>
          <w:rStyle w:val="CommentReference"/>
        </w:rPr>
        <w:annotationRef/>
      </w:r>
      <w:r>
        <w:t>Funny just to have declared here with nothing else.</w:t>
      </w:r>
    </w:p>
  </w:comment>
  <w:comment w:id="1058" w:author="Windows User" w:date="2015-10-30T08:56:00Z" w:initials="WU">
    <w:p w14:paraId="2938E8CF" w14:textId="77777777" w:rsidR="00BC0BB7" w:rsidRDefault="00BC0BB7" w:rsidP="006869EE">
      <w:pPr>
        <w:pStyle w:val="CommentText"/>
      </w:pPr>
      <w:r>
        <w:rPr>
          <w:rStyle w:val="CommentReference"/>
        </w:rPr>
        <w:annotationRef/>
      </w:r>
      <w:r>
        <w:t>Good News or Glad Tidings?</w:t>
      </w:r>
    </w:p>
  </w:comment>
  <w:comment w:id="1059" w:author="Windows User" w:date="2015-10-30T08:56:00Z" w:initials="WU">
    <w:p w14:paraId="07481CDA" w14:textId="77777777" w:rsidR="00BC0BB7" w:rsidRDefault="00BC0BB7" w:rsidP="006869EE">
      <w:pPr>
        <w:pStyle w:val="CommentText"/>
      </w:pPr>
      <w:r>
        <w:rPr>
          <w:rStyle w:val="CommentReference"/>
        </w:rPr>
        <w:annotationRef/>
      </w:r>
      <w:r>
        <w:t>Which is it? Advocate or watch over us?</w:t>
      </w:r>
    </w:p>
  </w:comment>
  <w:comment w:id="1060" w:author="Windows User" w:date="2015-10-30T08:56:00Z" w:initials="WU">
    <w:p w14:paraId="74878DE4" w14:textId="77777777" w:rsidR="00BC0BB7" w:rsidRDefault="00BC0BB7" w:rsidP="006869EE">
      <w:pPr>
        <w:pStyle w:val="CommentText"/>
      </w:pPr>
      <w:r>
        <w:rPr>
          <w:rStyle w:val="CommentReference"/>
        </w:rPr>
        <w:annotationRef/>
      </w:r>
      <w:r>
        <w:t>Coptic doesn’t seem to have “Mary”</w:t>
      </w:r>
    </w:p>
  </w:comment>
  <w:comment w:id="1063" w:author="Windows User" w:date="2015-10-30T08:56:00Z" w:initials="WU">
    <w:p w14:paraId="0F5B5499" w14:textId="77777777" w:rsidR="00BC0BB7" w:rsidRDefault="00BC0BB7" w:rsidP="006869EE">
      <w:pPr>
        <w:pStyle w:val="CommentText"/>
      </w:pPr>
      <w:r>
        <w:rPr>
          <w:rStyle w:val="CommentReference"/>
        </w:rPr>
        <w:annotationRef/>
      </w:r>
      <w:r>
        <w:t>Add footnote of what this is</w:t>
      </w:r>
    </w:p>
  </w:comment>
  <w:comment w:id="1070" w:author="Windows User" w:date="2016-02-10T12:41:00Z" w:initials="WU">
    <w:p w14:paraId="67A8D0BB" w14:textId="77777777" w:rsidR="00BC0BB7" w:rsidRDefault="00BC0BB7" w:rsidP="00CA3D47">
      <w:pPr>
        <w:pStyle w:val="CommentText"/>
      </w:pPr>
      <w:r>
        <w:rPr>
          <w:rStyle w:val="CommentReference"/>
        </w:rPr>
        <w:annotationRef/>
      </w:r>
      <w:r>
        <w:t>May He or that He may</w:t>
      </w:r>
    </w:p>
  </w:comment>
  <w:comment w:id="1080" w:author="Windows User" w:date="2015-10-30T08:56:00Z" w:initials="WU">
    <w:p w14:paraId="6841EDAF" w14:textId="77777777" w:rsidR="00BC0BB7" w:rsidRDefault="00BC0BB7">
      <w:pPr>
        <w:pStyle w:val="CommentText"/>
      </w:pPr>
      <w:r>
        <w:rPr>
          <w:rStyle w:val="CommentReference"/>
        </w:rPr>
        <w:annotationRef/>
      </w:r>
      <w:r>
        <w:t>Isn’t this one more faithful?</w:t>
      </w:r>
    </w:p>
  </w:comment>
  <w:comment w:id="1081" w:author="Windows User" w:date="2015-10-30T08:56:00Z" w:initials="WU">
    <w:p w14:paraId="44483F5F" w14:textId="77777777" w:rsidR="00BC0BB7" w:rsidRDefault="00BC0BB7">
      <w:pPr>
        <w:pStyle w:val="CommentText"/>
      </w:pPr>
      <w:r>
        <w:rPr>
          <w:rStyle w:val="CommentReference"/>
        </w:rPr>
        <w:annotationRef/>
      </w:r>
      <w:r>
        <w:t>Which one(s) are/is right?</w:t>
      </w:r>
    </w:p>
  </w:comment>
  <w:comment w:id="1082" w:author="Windows User" w:date="2015-10-30T08:56:00Z" w:initials="WU">
    <w:p w14:paraId="22B3EF76" w14:textId="77777777" w:rsidR="00BC0BB7" w:rsidRDefault="00BC0BB7">
      <w:pPr>
        <w:pStyle w:val="CommentText"/>
      </w:pPr>
      <w:r>
        <w:rPr>
          <w:rStyle w:val="CommentReference"/>
        </w:rPr>
        <w:annotationRef/>
      </w:r>
      <w:r>
        <w:t>Coptic doesn’t seem to have “O Lord”</w:t>
      </w:r>
    </w:p>
  </w:comment>
  <w:comment w:id="1086" w:author="Windows User" w:date="2015-10-30T08:56:00Z" w:initials="WU">
    <w:p w14:paraId="6BF65470" w14:textId="77777777" w:rsidR="00BC0BB7" w:rsidRDefault="00BC0BB7">
      <w:pPr>
        <w:pStyle w:val="CommentText"/>
      </w:pPr>
      <w:r>
        <w:rPr>
          <w:rStyle w:val="CommentReference"/>
        </w:rPr>
        <w:annotationRef/>
      </w:r>
      <w:r>
        <w:t>Called or named?</w:t>
      </w:r>
    </w:p>
  </w:comment>
  <w:comment w:id="1087" w:author="Windows User" w:date="2015-10-30T08:56:00Z" w:initials="WU">
    <w:p w14:paraId="64122CF8" w14:textId="77777777" w:rsidR="00BC0BB7" w:rsidRDefault="00BC0BB7">
      <w:pPr>
        <w:pStyle w:val="CommentText"/>
      </w:pPr>
      <w:r>
        <w:rPr>
          <w:rStyle w:val="CommentReference"/>
        </w:rPr>
        <w:annotationRef/>
      </w:r>
      <w:r>
        <w:t>John loved the Lord, or the Lord loved John?</w:t>
      </w:r>
    </w:p>
  </w:comment>
  <w:comment w:id="1089" w:author="Windows User" w:date="2015-10-30T08:56:00Z" w:initials="WU">
    <w:p w14:paraId="28540FAB" w14:textId="77777777" w:rsidR="00BC0BB7" w:rsidRDefault="00BC0BB7">
      <w:pPr>
        <w:pStyle w:val="CommentText"/>
      </w:pPr>
      <w:r>
        <w:rPr>
          <w:rStyle w:val="CommentReference"/>
        </w:rPr>
        <w:annotationRef/>
      </w:r>
      <w:r>
        <w:t>Not the Lord?</w:t>
      </w:r>
    </w:p>
  </w:comment>
  <w:comment w:id="1090" w:author="Windows User" w:date="2015-10-30T08:56:00Z" w:initials="WU">
    <w:p w14:paraId="3BE9EA57" w14:textId="77777777" w:rsidR="00BC0BB7" w:rsidRDefault="00BC0BB7">
      <w:pPr>
        <w:pStyle w:val="CommentText"/>
      </w:pPr>
      <w:r>
        <w:rPr>
          <w:rStyle w:val="CommentReference"/>
        </w:rPr>
        <w:annotationRef/>
      </w:r>
      <w:r>
        <w:t>The rest missing?</w:t>
      </w:r>
    </w:p>
  </w:comment>
  <w:comment w:id="1091" w:author="Windows User" w:date="2015-10-30T08:56:00Z" w:initials="WU">
    <w:p w14:paraId="17CFCF91" w14:textId="77777777" w:rsidR="00BC0BB7" w:rsidRDefault="00BC0BB7">
      <w:pPr>
        <w:pStyle w:val="CommentText"/>
      </w:pPr>
      <w:r>
        <w:rPr>
          <w:rStyle w:val="CommentReference"/>
        </w:rPr>
        <w:annotationRef/>
      </w:r>
      <w:r>
        <w:t>Completely different…</w:t>
      </w:r>
    </w:p>
  </w:comment>
  <w:comment w:id="1092" w:author="Windows User" w:date="2015-10-30T08:56:00Z" w:initials="WU">
    <w:p w14:paraId="1A5ABDDA" w14:textId="77777777" w:rsidR="00BC0BB7" w:rsidRDefault="00BC0BB7">
      <w:pPr>
        <w:pStyle w:val="CommentText"/>
      </w:pPr>
      <w:r>
        <w:rPr>
          <w:rStyle w:val="CommentReference"/>
        </w:rPr>
        <w:annotationRef/>
      </w:r>
      <w:r>
        <w:t>Sound or voices?</w:t>
      </w:r>
    </w:p>
  </w:comment>
  <w:comment w:id="1094" w:author="Windows User" w:date="2015-10-30T08:56:00Z" w:initials="WU">
    <w:p w14:paraId="2632154F" w14:textId="77777777" w:rsidR="00BC0BB7" w:rsidRDefault="00BC0BB7">
      <w:pPr>
        <w:pStyle w:val="CommentText"/>
      </w:pPr>
      <w:r>
        <w:rPr>
          <w:rStyle w:val="CommentReference"/>
        </w:rPr>
        <w:annotationRef/>
      </w:r>
      <w:r>
        <w:t>AAP has divinely inspired.</w:t>
      </w:r>
    </w:p>
  </w:comment>
  <w:comment w:id="1096" w:author="Windows User" w:date="2015-10-30T08:56:00Z" w:initials="WU">
    <w:p w14:paraId="6A684B9E" w14:textId="77777777" w:rsidR="00BC0BB7" w:rsidRDefault="00BC0BB7">
      <w:pPr>
        <w:pStyle w:val="CommentText"/>
      </w:pPr>
      <w:r>
        <w:rPr>
          <w:rStyle w:val="CommentReference"/>
        </w:rPr>
        <w:annotationRef/>
      </w:r>
      <w:r>
        <w:t>This one needs looking at.</w:t>
      </w:r>
    </w:p>
  </w:comment>
  <w:comment w:id="1097" w:author="Windows User" w:date="2015-10-30T08:56:00Z" w:initials="WU">
    <w:p w14:paraId="3E29D706" w14:textId="77777777" w:rsidR="00BC0BB7" w:rsidRDefault="00BC0BB7">
      <w:pPr>
        <w:pStyle w:val="CommentText"/>
      </w:pPr>
      <w:r>
        <w:rPr>
          <w:rStyle w:val="CommentReference"/>
        </w:rPr>
        <w:annotationRef/>
      </w:r>
      <w:r>
        <w:t>Partners?</w:t>
      </w:r>
    </w:p>
  </w:comment>
  <w:comment w:id="1102" w:author="Windows User" w:date="2015-10-30T08:56:00Z" w:initials="WU">
    <w:p w14:paraId="662AC6DC" w14:textId="77777777" w:rsidR="00BC0BB7" w:rsidRDefault="00BC0BB7">
      <w:pPr>
        <w:pStyle w:val="CommentText"/>
      </w:pPr>
      <w:r>
        <w:rPr>
          <w:rStyle w:val="CommentReference"/>
        </w:rPr>
        <w:annotationRef/>
      </w:r>
      <w:r>
        <w:t>What land?</w:t>
      </w:r>
    </w:p>
  </w:comment>
  <w:comment w:id="1104" w:author="Windows User" w:date="2015-10-30T08:56:00Z" w:initials="WU">
    <w:p w14:paraId="121BE348" w14:textId="77777777" w:rsidR="00BC0BB7" w:rsidRDefault="00BC0BB7">
      <w:pPr>
        <w:pStyle w:val="CommentText"/>
      </w:pPr>
      <w:r>
        <w:rPr>
          <w:rStyle w:val="CommentReference"/>
        </w:rPr>
        <w:annotationRef/>
      </w:r>
      <w:r>
        <w:t>Or englighten?</w:t>
      </w:r>
    </w:p>
  </w:comment>
  <w:comment w:id="1118" w:author="Windows User" w:date="2015-10-30T08:56:00Z" w:initials="WU">
    <w:p w14:paraId="52EAF036" w14:textId="77777777" w:rsidR="00BC0BB7" w:rsidRDefault="00BC0BB7">
      <w:pPr>
        <w:pStyle w:val="CommentText"/>
      </w:pPr>
      <w:r>
        <w:rPr>
          <w:rStyle w:val="CommentReference"/>
        </w:rPr>
        <w:annotationRef/>
      </w:r>
      <w:r>
        <w:t>What should this verse be?</w:t>
      </w:r>
    </w:p>
  </w:comment>
  <w:comment w:id="1129" w:author="Windows User" w:date="2015-10-30T08:56:00Z" w:initials="BS">
    <w:p w14:paraId="1A0E2428" w14:textId="77777777" w:rsidR="00BC0BB7" w:rsidRDefault="00BC0BB7">
      <w:pPr>
        <w:pStyle w:val="CommentText"/>
      </w:pPr>
      <w:r>
        <w:rPr>
          <w:rStyle w:val="CommentReference"/>
        </w:rPr>
        <w:annotationRef/>
      </w:r>
      <w:r>
        <w:t>wiles or snares?</w:t>
      </w:r>
    </w:p>
  </w:comment>
  <w:comment w:id="1131" w:author="Windows User" w:date="2015-10-30T08:56:00Z" w:initials="BS">
    <w:p w14:paraId="2B8DD286" w14:textId="77777777" w:rsidR="00BC0BB7" w:rsidRDefault="00BC0BB7">
      <w:pPr>
        <w:pStyle w:val="CommentText"/>
      </w:pPr>
      <w:r>
        <w:rPr>
          <w:rStyle w:val="CommentReference"/>
        </w:rPr>
        <w:annotationRef/>
      </w:r>
      <w:r>
        <w:t>I typed this Coptic... so it will have typos..</w:t>
      </w:r>
    </w:p>
  </w:comment>
  <w:comment w:id="1132" w:author="Windows User" w:date="2015-10-30T08:56:00Z" w:initials="WU">
    <w:p w14:paraId="7AD216CC" w14:textId="77777777" w:rsidR="00BC0BB7" w:rsidRDefault="00BC0BB7">
      <w:pPr>
        <w:pStyle w:val="CommentText"/>
      </w:pPr>
      <w:r>
        <w:rPr>
          <w:rStyle w:val="CommentReference"/>
        </w:rPr>
        <w:annotationRef/>
      </w:r>
      <w:r>
        <w:t>You reign? The dominion is yours? Yours is the dominion?</w:t>
      </w:r>
    </w:p>
  </w:comment>
  <w:comment w:id="1134" w:author="Windows User" w:date="2015-10-30T08:56:00Z" w:initials="BS">
    <w:p w14:paraId="68C1922F" w14:textId="77777777" w:rsidR="00BC0BB7" w:rsidRDefault="00BC0BB7">
      <w:pPr>
        <w:pStyle w:val="CommentText"/>
      </w:pPr>
      <w:r>
        <w:rPr>
          <w:rStyle w:val="CommentReference"/>
        </w:rPr>
        <w:annotationRef/>
      </w:r>
      <w:r>
        <w:t>omit 'be' in contemporary?</w:t>
      </w:r>
    </w:p>
  </w:comment>
  <w:comment w:id="1135" w:author="Windows User" w:date="2015-10-30T08:56:00Z" w:initials="BS">
    <w:p w14:paraId="6511FB80" w14:textId="77777777" w:rsidR="00BC0BB7" w:rsidRDefault="00BC0BB7">
      <w:pPr>
        <w:pStyle w:val="CommentText"/>
      </w:pPr>
      <w:r>
        <w:rPr>
          <w:rStyle w:val="CommentReference"/>
        </w:rPr>
        <w:annotationRef/>
      </w:r>
      <w:r>
        <w:t>Abouna Antony: I typed this Coptic from the black book. Jenkims were very unclear. Please proof for typos.</w:t>
      </w:r>
    </w:p>
  </w:comment>
  <w:comment w:id="1136" w:author="Windows User" w:date="2015-10-30T08:56:00Z" w:initials="BS">
    <w:p w14:paraId="7DEA42F3" w14:textId="77777777" w:rsidR="00BC0BB7" w:rsidRDefault="00BC0BB7">
      <w:pPr>
        <w:pStyle w:val="CommentText"/>
      </w:pPr>
      <w:r>
        <w:rPr>
          <w:rStyle w:val="CommentReference"/>
        </w:rPr>
        <w:annotationRef/>
      </w:r>
      <w:r>
        <w:t>"is" before "the King" would make this whole vs flow as a sentence...</w:t>
      </w:r>
    </w:p>
  </w:comment>
  <w:comment w:id="1137" w:author="Windows User" w:date="2015-10-30T08:56:00Z" w:initials="BS">
    <w:p w14:paraId="1F17623C" w14:textId="77777777" w:rsidR="00BC0BB7" w:rsidRDefault="00BC0BB7">
      <w:pPr>
        <w:pStyle w:val="CommentText"/>
      </w:pPr>
      <w:r>
        <w:rPr>
          <w:rStyle w:val="CommentReference"/>
        </w:rPr>
        <w:annotationRef/>
      </w:r>
      <w:r>
        <w:t>ask more modern than entreat... but not quite right?</w:t>
      </w:r>
    </w:p>
  </w:comment>
  <w:comment w:id="1156" w:author="Windows User" w:date="2015-10-30T08:56:00Z" w:initials="WU">
    <w:p w14:paraId="5F20584F" w14:textId="77777777" w:rsidR="00BC0BB7" w:rsidRDefault="00BC0BB7">
      <w:pPr>
        <w:pStyle w:val="CommentText"/>
      </w:pPr>
      <w:r>
        <w:rPr>
          <w:rStyle w:val="CommentReference"/>
        </w:rPr>
        <w:annotationRef/>
      </w:r>
      <w:r>
        <w:t>Needs work.</w:t>
      </w:r>
    </w:p>
  </w:comment>
  <w:comment w:id="1161" w:author="Windows User" w:date="2015-10-30T08:56:00Z" w:initials="WU">
    <w:p w14:paraId="76E8B799" w14:textId="77777777" w:rsidR="00BC0BB7" w:rsidRDefault="00BC0BB7">
      <w:pPr>
        <w:pStyle w:val="CommentText"/>
      </w:pPr>
      <w:r>
        <w:rPr>
          <w:rStyle w:val="CommentReference"/>
        </w:rPr>
        <w:annotationRef/>
      </w:r>
      <w:r>
        <w:t>Should this be tho-out 5? Or 25?</w:t>
      </w:r>
    </w:p>
  </w:comment>
  <w:comment w:id="1168" w:author="Windows User" w:date="2015-11-11T11:06:00Z" w:initials="WU">
    <w:p w14:paraId="58D84DCF" w14:textId="77777777" w:rsidR="00BC0BB7" w:rsidRDefault="00BC0BB7">
      <w:pPr>
        <w:pStyle w:val="CommentText"/>
      </w:pPr>
      <w:r>
        <w:rPr>
          <w:rStyle w:val="CommentReference"/>
        </w:rPr>
        <w:annotationRef/>
      </w:r>
      <w:r>
        <w:t>Should this be last age or something?</w:t>
      </w:r>
    </w:p>
  </w:comment>
  <w:comment w:id="1170" w:author="Windows User" w:date="2015-11-11T11:00:00Z" w:initials="WU">
    <w:p w14:paraId="7D2DE752" w14:textId="77777777" w:rsidR="00BC0BB7" w:rsidRDefault="00BC0BB7">
      <w:pPr>
        <w:pStyle w:val="CommentText"/>
      </w:pPr>
      <w:r>
        <w:rPr>
          <w:rStyle w:val="CommentReference"/>
        </w:rPr>
        <w:annotationRef/>
      </w:r>
      <w:r>
        <w:t>This needs reviewing!</w:t>
      </w:r>
    </w:p>
  </w:comment>
  <w:comment w:id="1171" w:author="Windows User" w:date="2015-11-11T11:00:00Z" w:initials="WU">
    <w:p w14:paraId="65102EEC" w14:textId="77777777" w:rsidR="00BC0BB7" w:rsidRDefault="00BC0BB7">
      <w:pPr>
        <w:pStyle w:val="CommentText"/>
      </w:pPr>
      <w:r>
        <w:rPr>
          <w:rStyle w:val="CommentReference"/>
        </w:rPr>
        <w:annotationRef/>
      </w:r>
      <w:r>
        <w:t xml:space="preserve">This is probably wrong. God on high? </w:t>
      </w:r>
    </w:p>
  </w:comment>
  <w:comment w:id="1176" w:author="Windows User" w:date="2015-10-30T08:56:00Z" w:initials="WU">
    <w:p w14:paraId="38E4F092" w14:textId="77777777" w:rsidR="00BC0BB7" w:rsidRDefault="00BC0BB7">
      <w:pPr>
        <w:pStyle w:val="CommentText"/>
      </w:pPr>
      <w:r>
        <w:rPr>
          <w:rStyle w:val="CommentReference"/>
        </w:rPr>
        <w:annotationRef/>
      </w:r>
      <w:r>
        <w:t>Confirmed?</w:t>
      </w:r>
    </w:p>
  </w:comment>
  <w:comment w:id="1187" w:author="Windows User" w:date="2015-10-30T08:56:00Z" w:initials="WU">
    <w:p w14:paraId="41EDECE7" w14:textId="77777777" w:rsidR="00BC0BB7" w:rsidRDefault="00BC0BB7">
      <w:pPr>
        <w:pStyle w:val="CommentText"/>
      </w:pPr>
      <w:r>
        <w:rPr>
          <w:rStyle w:val="CommentReference"/>
        </w:rPr>
        <w:annotationRef/>
      </w:r>
      <w:r>
        <w:t>Heroes, or athletes?</w:t>
      </w:r>
    </w:p>
  </w:comment>
  <w:comment w:id="1214" w:author="Windows User" w:date="2015-10-30T08:56:00Z" w:initials="WU">
    <w:p w14:paraId="5FA627EB" w14:textId="77777777" w:rsidR="00BC0BB7" w:rsidRDefault="00BC0BB7">
      <w:pPr>
        <w:pStyle w:val="CommentText"/>
      </w:pPr>
      <w:r>
        <w:rPr>
          <w:rStyle w:val="CommentReference"/>
        </w:rPr>
        <w:annotationRef/>
      </w:r>
      <w:r>
        <w:t>Beasts or creatures?</w:t>
      </w:r>
    </w:p>
  </w:comment>
  <w:comment w:id="1215" w:author="Windows User" w:date="2015-10-30T08:56:00Z" w:initials="WU">
    <w:p w14:paraId="04563F96" w14:textId="77777777" w:rsidR="00BC0BB7" w:rsidRDefault="00BC0BB7">
      <w:pPr>
        <w:pStyle w:val="CommentText"/>
      </w:pPr>
      <w:r>
        <w:rPr>
          <w:rStyle w:val="CommentReference"/>
        </w:rPr>
        <w:annotationRef/>
      </w:r>
      <w:r>
        <w:t>Incessant? Or unceasing?</w:t>
      </w:r>
    </w:p>
  </w:comment>
  <w:comment w:id="1216" w:author="Windows User" w:date="2015-10-30T08:56:00Z" w:initials="WU">
    <w:p w14:paraId="7BD20F77" w14:textId="77777777" w:rsidR="00BC0BB7" w:rsidRDefault="00BC0BB7">
      <w:pPr>
        <w:pStyle w:val="CommentText"/>
      </w:pPr>
      <w:r>
        <w:rPr>
          <w:rStyle w:val="CommentReference"/>
        </w:rPr>
        <w:annotationRef/>
      </w:r>
      <w:r>
        <w:t>Flames of fire or fervent as fire?</w:t>
      </w:r>
    </w:p>
  </w:comment>
  <w:comment w:id="1220" w:author="Windows User" w:date="2015-10-30T08:56:00Z" w:initials="WU">
    <w:p w14:paraId="44A84E5A" w14:textId="77777777" w:rsidR="00BC0BB7" w:rsidRDefault="00BC0BB7">
      <w:pPr>
        <w:pStyle w:val="CommentText"/>
      </w:pPr>
      <w:r>
        <w:rPr>
          <w:rStyle w:val="CommentReference"/>
        </w:rPr>
        <w:annotationRef/>
      </w:r>
      <w:r>
        <w:t>Serving the Lord, or serving before the Lord?</w:t>
      </w:r>
    </w:p>
  </w:comment>
  <w:comment w:id="1234" w:author="Windows User" w:date="2015-10-30T08:56:00Z" w:initials="WU">
    <w:p w14:paraId="07D2B1EF" w14:textId="77777777" w:rsidR="00BC0BB7" w:rsidRDefault="00BC0BB7">
      <w:pPr>
        <w:pStyle w:val="CommentText"/>
      </w:pPr>
      <w:r>
        <w:rPr>
          <w:rStyle w:val="CommentReference"/>
        </w:rPr>
        <w:annotationRef/>
      </w:r>
      <w:r>
        <w:t>Or voice of God?</w:t>
      </w:r>
    </w:p>
  </w:comment>
  <w:comment w:id="1235" w:author="Windows User" w:date="2015-10-30T08:56:00Z" w:initials="WU">
    <w:p w14:paraId="3900CC21" w14:textId="77777777" w:rsidR="00BC0BB7" w:rsidRDefault="00BC0BB7">
      <w:pPr>
        <w:pStyle w:val="CommentText"/>
      </w:pPr>
      <w:r>
        <w:rPr>
          <w:rStyle w:val="CommentReference"/>
        </w:rPr>
        <w:annotationRef/>
      </w:r>
      <w:r>
        <w:t>Received or accepted?</w:t>
      </w:r>
    </w:p>
  </w:comment>
  <w:comment w:id="1240" w:author="Windows User" w:date="2015-11-06T08:39:00Z" w:initials="WU">
    <w:p w14:paraId="6EA3F191" w14:textId="77777777" w:rsidR="00BC0BB7" w:rsidRDefault="00BC0BB7">
      <w:pPr>
        <w:pStyle w:val="CommentText"/>
      </w:pPr>
      <w:r>
        <w:rPr>
          <w:rStyle w:val="CommentReference"/>
        </w:rPr>
        <w:annotationRef/>
      </w:r>
      <w:r>
        <w:t>Is this the right St. Theodore?</w:t>
      </w:r>
    </w:p>
  </w:comment>
  <w:comment w:id="1245" w:author="Windows User" w:date="2015-10-30T08:56:00Z" w:initials="WU">
    <w:p w14:paraId="227730E1" w14:textId="77777777" w:rsidR="00BC0BB7" w:rsidRDefault="00BC0BB7">
      <w:pPr>
        <w:pStyle w:val="CommentText"/>
      </w:pPr>
      <w:r>
        <w:rPr>
          <w:rStyle w:val="CommentReference"/>
        </w:rPr>
        <w:annotationRef/>
      </w:r>
      <w:r>
        <w:t>Prabios or Arabius? Doctors and physicians or physicians and well learned?</w:t>
      </w:r>
    </w:p>
  </w:comment>
  <w:comment w:id="1246" w:author="Windows User" w:date="2015-10-30T08:56:00Z" w:initials="WU">
    <w:p w14:paraId="519ADC1D" w14:textId="77777777" w:rsidR="00BC0BB7" w:rsidRDefault="00BC0BB7">
      <w:pPr>
        <w:pStyle w:val="CommentText"/>
      </w:pPr>
      <w:r>
        <w:rPr>
          <w:rStyle w:val="CommentReference"/>
        </w:rPr>
        <w:annotationRef/>
      </w:r>
      <w:r>
        <w:t>Building them upon the Name?</w:t>
      </w:r>
    </w:p>
  </w:comment>
  <w:comment w:id="1256" w:author="Windows User" w:date="2015-10-30T08:56:00Z" w:initials="WU">
    <w:p w14:paraId="3CFB1D1A" w14:textId="77777777" w:rsidR="00BC0BB7" w:rsidRDefault="00BC0BB7">
      <w:pPr>
        <w:pStyle w:val="CommentText"/>
      </w:pPr>
      <w:r>
        <w:rPr>
          <w:rStyle w:val="CommentReference"/>
        </w:rPr>
        <w:annotationRef/>
      </w:r>
      <w:r>
        <w:t>Placed or established?</w:t>
      </w:r>
    </w:p>
  </w:comment>
  <w:comment w:id="1257" w:author="Windows User" w:date="2015-10-30T08:56:00Z" w:initials="WU">
    <w:p w14:paraId="08983CC0" w14:textId="77777777" w:rsidR="00BC0BB7" w:rsidRDefault="00BC0BB7">
      <w:pPr>
        <w:pStyle w:val="CommentText"/>
      </w:pPr>
      <w:r>
        <w:rPr>
          <w:rStyle w:val="CommentReference"/>
        </w:rPr>
        <w:annotationRef/>
      </w:r>
      <w:r>
        <w:t>Or refused?</w:t>
      </w:r>
    </w:p>
  </w:comment>
  <w:comment w:id="1263" w:author="Windows User" w:date="2015-10-30T08:56:00Z" w:initials="WU">
    <w:p w14:paraId="535F3E1B" w14:textId="77777777" w:rsidR="00BC0BB7" w:rsidRDefault="00BC0BB7">
      <w:pPr>
        <w:pStyle w:val="CommentText"/>
      </w:pPr>
      <w:r>
        <w:rPr>
          <w:rStyle w:val="CommentReference"/>
        </w:rPr>
        <w:annotationRef/>
      </w:r>
      <w:r>
        <w:t>Sprung forth? Came forth? Blossomed?</w:t>
      </w:r>
    </w:p>
  </w:comment>
  <w:comment w:id="1275" w:author="Windows User" w:date="2015-10-30T08:56:00Z" w:initials="BS">
    <w:p w14:paraId="07DE8008" w14:textId="77777777" w:rsidR="00BC0BB7" w:rsidRDefault="00BC0BB7">
      <w:pPr>
        <w:pStyle w:val="CommentText"/>
      </w:pPr>
      <w:r>
        <w:rPr>
          <w:rStyle w:val="CommentReference"/>
        </w:rPr>
        <w:annotationRef/>
      </w:r>
      <w:r>
        <w:t>what does this mean?</w:t>
      </w:r>
    </w:p>
  </w:comment>
  <w:comment w:id="1276" w:author="Windows User" w:date="2015-10-30T08:56:00Z" w:initials="BS">
    <w:p w14:paraId="7DE26DCC" w14:textId="77777777" w:rsidR="00BC0BB7" w:rsidRDefault="00BC0BB7">
      <w:pPr>
        <w:pStyle w:val="CommentText"/>
      </w:pPr>
      <w:r>
        <w:rPr>
          <w:rStyle w:val="CommentReference"/>
        </w:rPr>
        <w:annotationRef/>
      </w:r>
      <w:r>
        <w:t>announced or proclaimed?</w:t>
      </w:r>
    </w:p>
  </w:comment>
  <w:comment w:id="1280" w:author="Windows User" w:date="2015-10-30T08:56:00Z" w:initials="WU">
    <w:p w14:paraId="729B2278" w14:textId="77777777" w:rsidR="00BC0BB7" w:rsidRDefault="00BC0BB7">
      <w:pPr>
        <w:pStyle w:val="CommentText"/>
      </w:pPr>
      <w:r>
        <w:rPr>
          <w:rStyle w:val="CommentReference"/>
        </w:rPr>
        <w:annotationRef/>
      </w:r>
      <w:r>
        <w:t>?</w:t>
      </w:r>
    </w:p>
  </w:comment>
  <w:comment w:id="1281" w:author="Windows User" w:date="2015-10-30T08:56:00Z" w:initials="WU">
    <w:p w14:paraId="44863D12" w14:textId="77777777" w:rsidR="00BC0BB7" w:rsidRDefault="00BC0BB7">
      <w:pPr>
        <w:pStyle w:val="CommentText"/>
      </w:pPr>
      <w:r>
        <w:rPr>
          <w:rStyle w:val="CommentReference"/>
        </w:rPr>
        <w:annotationRef/>
      </w:r>
      <w:r>
        <w:t>Bride, no, not bridegroom?</w:t>
      </w:r>
    </w:p>
  </w:comment>
  <w:comment w:id="1284" w:author="Windows User" w:date="2015-10-30T08:56:00Z" w:initials="WU">
    <w:p w14:paraId="6CE1AF88" w14:textId="77777777" w:rsidR="00BC0BB7" w:rsidRDefault="00BC0BB7">
      <w:pPr>
        <w:pStyle w:val="CommentText"/>
      </w:pPr>
      <w:r>
        <w:rPr>
          <w:rStyle w:val="CommentReference"/>
        </w:rPr>
        <w:annotationRef/>
      </w:r>
      <w:r>
        <w:t>Return?</w:t>
      </w:r>
    </w:p>
  </w:comment>
  <w:comment w:id="1285" w:author="Windows User" w:date="2015-10-30T08:56:00Z" w:initials="WU">
    <w:p w14:paraId="2917E600" w14:textId="77777777" w:rsidR="00BC0BB7" w:rsidRDefault="00BC0BB7">
      <w:pPr>
        <w:pStyle w:val="CommentText"/>
      </w:pPr>
      <w:r>
        <w:rPr>
          <w:rStyle w:val="CommentReference"/>
        </w:rPr>
        <w:annotationRef/>
      </w:r>
      <w:r>
        <w:t>Establishment? Building up?</w:t>
      </w:r>
    </w:p>
  </w:comment>
  <w:comment w:id="1287" w:author="Windows User" w:date="2015-10-30T08:56:00Z" w:initials="WU">
    <w:p w14:paraId="14DF4F91" w14:textId="77777777" w:rsidR="00BC0BB7" w:rsidRDefault="00BC0BB7">
      <w:pPr>
        <w:pStyle w:val="CommentText"/>
      </w:pPr>
      <w:r>
        <w:rPr>
          <w:rStyle w:val="CommentReference"/>
        </w:rPr>
        <w:annotationRef/>
      </w:r>
      <w:r>
        <w:t>Heavenly evangelist? Good tidings? Glad tidings? Good news?</w:t>
      </w:r>
    </w:p>
  </w:comment>
  <w:comment w:id="1288" w:author="Windows User" w:date="2015-10-30T08:56:00Z" w:initials="WU">
    <w:p w14:paraId="55FC1EAE" w14:textId="77777777" w:rsidR="00BC0BB7" w:rsidRDefault="00BC0BB7">
      <w:pPr>
        <w:pStyle w:val="CommentText"/>
      </w:pPr>
      <w:r>
        <w:rPr>
          <w:rStyle w:val="CommentReference"/>
        </w:rPr>
        <w:annotationRef/>
      </w:r>
      <w:r>
        <w:t>I don’t see “the Lord is with you” in the Coptic</w:t>
      </w:r>
    </w:p>
    <w:p w14:paraId="4431CB1C" w14:textId="77777777" w:rsidR="00BC0BB7" w:rsidRDefault="00BC0BB7">
      <w:pPr>
        <w:pStyle w:val="CommentText"/>
      </w:pPr>
    </w:p>
  </w:comment>
  <w:comment w:id="1289" w:author="Windows User" w:date="2015-10-30T08:56:00Z" w:initials="WU">
    <w:p w14:paraId="4549B91A" w14:textId="77777777" w:rsidR="00BC0BB7" w:rsidRDefault="00BC0BB7">
      <w:pPr>
        <w:pStyle w:val="CommentText"/>
      </w:pPr>
      <w:r>
        <w:rPr>
          <w:rStyle w:val="CommentReference"/>
        </w:rPr>
        <w:annotationRef/>
      </w:r>
      <w:r>
        <w:t>Heavenly herald of Good News?</w:t>
      </w:r>
    </w:p>
    <w:p w14:paraId="384F02AC" w14:textId="77777777" w:rsidR="00BC0BB7" w:rsidRDefault="00BC0BB7">
      <w:pPr>
        <w:pStyle w:val="CommentText"/>
      </w:pPr>
    </w:p>
  </w:comment>
  <w:comment w:id="1296" w:author="Windows User" w:date="2015-10-30T08:56:00Z" w:initials="WU">
    <w:p w14:paraId="4A264D5C" w14:textId="77777777" w:rsidR="00BC0BB7" w:rsidRDefault="00BC0BB7">
      <w:pPr>
        <w:pStyle w:val="CommentText"/>
      </w:pPr>
      <w:r>
        <w:rPr>
          <w:rStyle w:val="CommentReference"/>
        </w:rPr>
        <w:annotationRef/>
      </w:r>
      <w:r>
        <w:t>I think we’re doing holy for ethowab, but saint for agios… open to discussion though.</w:t>
      </w:r>
    </w:p>
  </w:comment>
  <w:comment w:id="1327" w:author="Windows User" w:date="2015-10-30T08:56:00Z" w:initials="WU">
    <w:p w14:paraId="3A72AA33" w14:textId="77777777" w:rsidR="00BC0BB7" w:rsidRDefault="00BC0BB7">
      <w:pPr>
        <w:pStyle w:val="CommentText"/>
      </w:pPr>
      <w:r>
        <w:rPr>
          <w:rStyle w:val="CommentReference"/>
        </w:rPr>
        <w:annotationRef/>
      </w:r>
      <w:r>
        <w:t>Redeemed?</w:t>
      </w:r>
    </w:p>
  </w:comment>
  <w:comment w:id="1328" w:author="Windows User" w:date="2015-10-30T08:56:00Z" w:initials="WU">
    <w:p w14:paraId="5BF82FF5" w14:textId="77777777" w:rsidR="00BC0BB7" w:rsidRDefault="00BC0BB7">
      <w:pPr>
        <w:pStyle w:val="CommentText"/>
      </w:pPr>
      <w:r>
        <w:rPr>
          <w:rStyle w:val="CommentReference"/>
        </w:rPr>
        <w:annotationRef/>
      </w:r>
      <w:r>
        <w:t>For? So?</w:t>
      </w:r>
    </w:p>
  </w:comment>
  <w:comment w:id="1333" w:author="Windows User" w:date="2015-10-30T08:56:00Z" w:initials="WU">
    <w:p w14:paraId="5B54A424" w14:textId="77777777" w:rsidR="00BC0BB7" w:rsidRDefault="00BC0BB7">
      <w:pPr>
        <w:pStyle w:val="CommentText"/>
      </w:pPr>
      <w:r>
        <w:rPr>
          <w:rStyle w:val="CommentReference"/>
        </w:rPr>
        <w:annotationRef/>
      </w:r>
      <w:r>
        <w:t>Or did shine and did illuminate</w:t>
      </w:r>
    </w:p>
  </w:comment>
  <w:comment w:id="1334" w:author="Windows User" w:date="2015-10-30T08:56:00Z" w:initials="WU">
    <w:p w14:paraId="5929E69F" w14:textId="77777777" w:rsidR="00BC0BB7" w:rsidRDefault="00BC0BB7">
      <w:pPr>
        <w:pStyle w:val="CommentText"/>
      </w:pPr>
      <w:r>
        <w:rPr>
          <w:rStyle w:val="CommentReference"/>
        </w:rPr>
        <w:annotationRef/>
      </w:r>
      <w:r>
        <w:t>What should this verse be?</w:t>
      </w:r>
    </w:p>
  </w:comment>
  <w:comment w:id="1335" w:author="Windows User" w:date="2015-10-30T08:56:00Z" w:initials="WU">
    <w:p w14:paraId="37815108" w14:textId="77777777" w:rsidR="00BC0BB7" w:rsidRDefault="00BC0BB7">
      <w:pPr>
        <w:pStyle w:val="CommentText"/>
      </w:pPr>
      <w:r>
        <w:rPr>
          <w:rStyle w:val="CommentReference"/>
        </w:rPr>
        <w:annotationRef/>
      </w:r>
      <w:r>
        <w:t>Uhm… does this mean something else, because saying the seal of the door Ezekiel saw was raised seems really bad …</w:t>
      </w:r>
    </w:p>
  </w:comment>
  <w:comment w:id="1336" w:author="Windows User" w:date="2015-10-30T08:56:00Z" w:initials="WU">
    <w:p w14:paraId="770E6FA0" w14:textId="77777777" w:rsidR="00BC0BB7" w:rsidRDefault="00BC0BB7">
      <w:pPr>
        <w:pStyle w:val="CommentText"/>
      </w:pPr>
      <w:r>
        <w:rPr>
          <w:rStyle w:val="CommentReference"/>
        </w:rPr>
        <w:annotationRef/>
      </w:r>
      <w:r>
        <w:t>Who?</w:t>
      </w:r>
    </w:p>
  </w:comment>
  <w:comment w:id="1337" w:author="Windows User" w:date="2015-10-30T08:56:00Z" w:initials="WU">
    <w:p w14:paraId="7FDD5784" w14:textId="77777777" w:rsidR="00BC0BB7" w:rsidRDefault="00BC0BB7">
      <w:pPr>
        <w:pStyle w:val="CommentText"/>
      </w:pPr>
      <w:r>
        <w:rPr>
          <w:rStyle w:val="CommentReference"/>
        </w:rPr>
        <w:annotationRef/>
      </w:r>
      <w:r>
        <w:t>Different adjective</w:t>
      </w:r>
    </w:p>
  </w:comment>
  <w:comment w:id="1338" w:author="Windows User" w:date="2015-10-30T08:56:00Z" w:initials="WU">
    <w:p w14:paraId="69734FAC" w14:textId="77777777" w:rsidR="00BC0BB7" w:rsidRDefault="00BC0BB7">
      <w:pPr>
        <w:pStyle w:val="CommentText"/>
      </w:pPr>
      <w:r>
        <w:rPr>
          <w:rStyle w:val="CommentReference"/>
        </w:rPr>
        <w:annotationRef/>
      </w:r>
      <w:r>
        <w:t>Sickness?</w:t>
      </w:r>
    </w:p>
  </w:comment>
  <w:comment w:id="1341" w:author="Windows User" w:date="2015-10-30T08:56:00Z" w:initials="BS">
    <w:p w14:paraId="07C468E8" w14:textId="77777777" w:rsidR="00BC0BB7" w:rsidRDefault="00BC0BB7">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44" w:author="Windows User" w:date="2015-10-30T08:56:00Z" w:initials="WU">
    <w:p w14:paraId="14F94395" w14:textId="77777777" w:rsidR="00BC0BB7" w:rsidRDefault="00BC0BB7">
      <w:pPr>
        <w:pStyle w:val="CommentText"/>
      </w:pPr>
      <w:r>
        <w:rPr>
          <w:rStyle w:val="CommentReference"/>
        </w:rPr>
        <w:annotationRef/>
      </w:r>
      <w:r>
        <w:t>What?</w:t>
      </w:r>
    </w:p>
  </w:comment>
  <w:comment w:id="1353" w:author="Windows User" w:date="2015-10-30T08:56:00Z" w:initials="WU">
    <w:p w14:paraId="39A2608E" w14:textId="77777777" w:rsidR="00BC0BB7" w:rsidRDefault="00BC0BB7">
      <w:pPr>
        <w:pStyle w:val="CommentText"/>
      </w:pPr>
      <w:r>
        <w:rPr>
          <w:rStyle w:val="CommentReference"/>
        </w:rPr>
        <w:annotationRef/>
      </w:r>
    </w:p>
  </w:comment>
  <w:comment w:id="1364" w:author="Windows User" w:date="2015-10-30T08:56:00Z" w:initials="WU">
    <w:p w14:paraId="255EEE9F" w14:textId="77777777" w:rsidR="00BC0BB7" w:rsidRDefault="00BC0BB7">
      <w:pPr>
        <w:pStyle w:val="CommentText"/>
      </w:pPr>
      <w:r>
        <w:rPr>
          <w:rStyle w:val="CommentReference"/>
        </w:rPr>
        <w:annotationRef/>
      </w:r>
      <w:r>
        <w:t>Is abouna going by a different version of the Coptic?</w:t>
      </w:r>
    </w:p>
    <w:p w14:paraId="45F504BB" w14:textId="77777777" w:rsidR="00BC0BB7" w:rsidRDefault="00BC0BB7">
      <w:pPr>
        <w:pStyle w:val="CommentText"/>
      </w:pPr>
    </w:p>
  </w:comment>
  <w:comment w:id="1366" w:author="Windows User" w:date="2015-10-30T08:56:00Z" w:initials="WU">
    <w:p w14:paraId="63C351E6" w14:textId="77777777" w:rsidR="00BC0BB7" w:rsidRDefault="00BC0BB7">
      <w:pPr>
        <w:pStyle w:val="CommentText"/>
      </w:pPr>
      <w:r>
        <w:rPr>
          <w:rStyle w:val="CommentReference"/>
        </w:rPr>
        <w:annotationRef/>
      </w:r>
      <w:r>
        <w:t>Praise and victory doesn’t make sense.</w:t>
      </w:r>
    </w:p>
  </w:comment>
  <w:comment w:id="1368" w:author="Windows User" w:date="2015-10-30T08:56:00Z" w:initials="WU">
    <w:p w14:paraId="5729C7D5" w14:textId="77777777" w:rsidR="00BC0BB7" w:rsidRDefault="00BC0BB7">
      <w:pPr>
        <w:pStyle w:val="CommentText"/>
      </w:pPr>
      <w:r>
        <w:rPr>
          <w:rStyle w:val="CommentReference"/>
        </w:rPr>
        <w:annotationRef/>
      </w:r>
      <w:r>
        <w:t>Godhead?</w:t>
      </w:r>
    </w:p>
  </w:comment>
  <w:comment w:id="1377" w:author="Windows User" w:date="2015-10-30T08:56:00Z" w:initials="WU">
    <w:p w14:paraId="78E42A11" w14:textId="77777777" w:rsidR="00BC0BB7" w:rsidRDefault="00BC0BB7">
      <w:pPr>
        <w:pStyle w:val="CommentText"/>
      </w:pPr>
      <w:r>
        <w:rPr>
          <w:rStyle w:val="CommentReference"/>
        </w:rPr>
        <w:annotationRef/>
      </w:r>
      <w:r>
        <w:t>Establish?</w:t>
      </w:r>
    </w:p>
  </w:comment>
  <w:comment w:id="1378" w:author="Windows User" w:date="2015-10-30T08:56:00Z" w:initials="WU">
    <w:p w14:paraId="642EB965" w14:textId="77777777" w:rsidR="00BC0BB7" w:rsidRDefault="00BC0BB7">
      <w:pPr>
        <w:pStyle w:val="CommentText"/>
      </w:pPr>
      <w:r>
        <w:rPr>
          <w:rStyle w:val="CommentReference"/>
        </w:rPr>
        <w:annotationRef/>
      </w:r>
      <w:r>
        <w:t>Check another source… missing puncuation</w:t>
      </w:r>
    </w:p>
  </w:comment>
  <w:comment w:id="1379" w:author="Windows User" w:date="2015-10-30T08:56:00Z" w:initials="WU">
    <w:p w14:paraId="6F8B5532" w14:textId="77777777" w:rsidR="00BC0BB7" w:rsidRDefault="00BC0BB7">
      <w:pPr>
        <w:pStyle w:val="CommentText"/>
      </w:pPr>
      <w:r>
        <w:rPr>
          <w:rStyle w:val="CommentReference"/>
        </w:rPr>
        <w:annotationRef/>
      </w:r>
      <w:r>
        <w:t>Worked?</w:t>
      </w:r>
    </w:p>
  </w:comment>
  <w:comment w:id="1380" w:author="Windows User" w:date="2015-10-30T08:56:00Z" w:initials="WU">
    <w:p w14:paraId="4F504285" w14:textId="77777777" w:rsidR="00BC0BB7" w:rsidRDefault="00BC0BB7">
      <w:pPr>
        <w:pStyle w:val="CommentText"/>
      </w:pPr>
      <w:r>
        <w:rPr>
          <w:rStyle w:val="CommentReference"/>
        </w:rPr>
        <w:annotationRef/>
      </w:r>
      <w:r>
        <w:t>Thrice holy or Trisagion?</w:t>
      </w:r>
    </w:p>
  </w:comment>
  <w:comment w:id="1382" w:author="Windows User" w:date="2015-10-30T08:56:00Z" w:initials="WU">
    <w:p w14:paraId="5514BCC2" w14:textId="77777777" w:rsidR="00BC0BB7" w:rsidRPr="00936DE7" w:rsidRDefault="00BC0BB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83" w:author="Windows User" w:date="2015-10-30T08:56:00Z" w:initials="WU">
    <w:p w14:paraId="179A5384" w14:textId="77777777" w:rsidR="00BC0BB7" w:rsidRDefault="00BC0BB7">
      <w:pPr>
        <w:pStyle w:val="CommentText"/>
      </w:pPr>
      <w:r>
        <w:rPr>
          <w:rStyle w:val="CommentReference"/>
        </w:rPr>
        <w:annotationRef/>
      </w:r>
      <w:r>
        <w:t>Right translation?</w:t>
      </w:r>
    </w:p>
  </w:comment>
  <w:comment w:id="1385" w:author="Windows User" w:date="2015-10-30T08:56:00Z" w:initials="WU">
    <w:p w14:paraId="1682BE28" w14:textId="77777777" w:rsidR="00BC0BB7" w:rsidRDefault="00BC0BB7">
      <w:pPr>
        <w:pStyle w:val="CommentText"/>
      </w:pPr>
      <w:r>
        <w:rPr>
          <w:rStyle w:val="CommentReference"/>
        </w:rPr>
        <w:annotationRef/>
      </w:r>
      <w:r>
        <w:t>What does this mean?</w:t>
      </w:r>
    </w:p>
  </w:comment>
  <w:comment w:id="1386" w:author="Windows User" w:date="2015-10-30T08:56:00Z" w:initials="WU">
    <w:p w14:paraId="30C5B7C9" w14:textId="77777777" w:rsidR="00BC0BB7" w:rsidRDefault="00BC0BB7">
      <w:pPr>
        <w:pStyle w:val="CommentText"/>
      </w:pPr>
      <w:r>
        <w:rPr>
          <w:rStyle w:val="CommentReference"/>
        </w:rPr>
        <w:annotationRef/>
      </w:r>
      <w:r>
        <w:t>To the end?</w:t>
      </w:r>
    </w:p>
  </w:comment>
  <w:comment w:id="1391" w:author="Windows User" w:date="2015-10-30T08:56:00Z" w:initials="WU">
    <w:p w14:paraId="2C2856CA" w14:textId="77777777" w:rsidR="00BC0BB7" w:rsidRDefault="00BC0BB7">
      <w:pPr>
        <w:pStyle w:val="CommentText"/>
      </w:pPr>
      <w:r>
        <w:rPr>
          <w:rStyle w:val="CommentReference"/>
        </w:rPr>
        <w:annotationRef/>
      </w:r>
      <w:r>
        <w:t>Or freedom?</w:t>
      </w:r>
    </w:p>
  </w:comment>
  <w:comment w:id="1392" w:author="Windows User" w:date="2015-10-30T08:56:00Z" w:initials="WU">
    <w:p w14:paraId="229642C6" w14:textId="77777777" w:rsidR="00BC0BB7" w:rsidRDefault="00BC0BB7">
      <w:pPr>
        <w:pStyle w:val="CommentText"/>
      </w:pPr>
      <w:r>
        <w:rPr>
          <w:rStyle w:val="CommentReference"/>
        </w:rPr>
        <w:annotationRef/>
      </w:r>
      <w:r>
        <w:t>Or establish?</w:t>
      </w:r>
    </w:p>
  </w:comment>
  <w:comment w:id="1400" w:author="Windows User" w:date="2015-10-30T08:56:00Z" w:initials="WU">
    <w:p w14:paraId="798C7307" w14:textId="77777777" w:rsidR="00BC0BB7" w:rsidRDefault="00BC0BB7">
      <w:pPr>
        <w:pStyle w:val="CommentText"/>
      </w:pPr>
      <w:r>
        <w:rPr>
          <w:rStyle w:val="CommentReference"/>
        </w:rPr>
        <w:annotationRef/>
      </w:r>
      <w:r>
        <w:t>Is this the correct date?</w:t>
      </w:r>
    </w:p>
  </w:comment>
  <w:comment w:id="1492" w:author="Windows User" w:date="2015-10-30T08:56:00Z" w:initials="WU">
    <w:p w14:paraId="1C25D03A" w14:textId="77777777" w:rsidR="00BC0BB7" w:rsidRDefault="00BC0BB7">
      <w:pPr>
        <w:pStyle w:val="CommentText"/>
      </w:pPr>
      <w:r>
        <w:rPr>
          <w:rStyle w:val="CommentReference"/>
        </w:rPr>
        <w:annotationRef/>
      </w:r>
      <w:r>
        <w:t>Can this be reworded?</w:t>
      </w:r>
    </w:p>
  </w:comment>
  <w:comment w:id="1494" w:author="Windows User" w:date="2015-10-30T08:56:00Z" w:initials="WU">
    <w:p w14:paraId="71B1FE22" w14:textId="77777777" w:rsidR="00BC0BB7" w:rsidRDefault="00BC0BB7">
      <w:pPr>
        <w:pStyle w:val="CommentText"/>
      </w:pPr>
      <w:r>
        <w:rPr>
          <w:rStyle w:val="CommentReference"/>
        </w:rPr>
        <w:annotationRef/>
      </w:r>
      <w:r>
        <w:t>Check other books for alternate word here.</w:t>
      </w:r>
    </w:p>
  </w:comment>
  <w:comment w:id="1495" w:author="Windows User" w:date="2015-10-30T08:56:00Z" w:initials="WU">
    <w:p w14:paraId="546F5FFA" w14:textId="77777777" w:rsidR="00BC0BB7" w:rsidRDefault="00BC0BB7">
      <w:pPr>
        <w:pStyle w:val="CommentText"/>
      </w:pPr>
      <w:r>
        <w:rPr>
          <w:rStyle w:val="CommentReference"/>
        </w:rPr>
        <w:annotationRef/>
      </w:r>
      <w:r>
        <w:t>Nations or peoples?</w:t>
      </w:r>
    </w:p>
  </w:comment>
  <w:comment w:id="1496" w:author="Windows User" w:date="2015-10-30T08:56:00Z" w:initials="WU">
    <w:p w14:paraId="4FC1DCF3" w14:textId="77777777" w:rsidR="00BC0BB7" w:rsidRDefault="00BC0BB7">
      <w:pPr>
        <w:pStyle w:val="CommentText"/>
      </w:pPr>
      <w:r>
        <w:rPr>
          <w:rStyle w:val="CommentReference"/>
        </w:rPr>
        <w:annotationRef/>
      </w:r>
      <w:r>
        <w:t>Burned or consumed?</w:t>
      </w:r>
    </w:p>
  </w:comment>
  <w:comment w:id="1497" w:author="Windows User" w:date="2015-10-30T08:56:00Z" w:initials="WU">
    <w:p w14:paraId="5B463C07" w14:textId="77777777" w:rsidR="00BC0BB7" w:rsidRDefault="00BC0BB7">
      <w:pPr>
        <w:pStyle w:val="CommentText"/>
      </w:pPr>
      <w:r>
        <w:rPr>
          <w:rStyle w:val="CommentReference"/>
        </w:rPr>
        <w:annotationRef/>
      </w:r>
      <w:r>
        <w:t>?</w:t>
      </w:r>
    </w:p>
  </w:comment>
  <w:comment w:id="1498" w:author="Windows User" w:date="2015-10-30T08:56:00Z" w:initials="WU">
    <w:p w14:paraId="3079CC02" w14:textId="77777777" w:rsidR="00BC0BB7" w:rsidRPr="0098028B" w:rsidRDefault="00BC0BB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09" w:author="Windows User" w:date="2015-10-30T08:56:00Z" w:initials="WU">
    <w:p w14:paraId="4B943F0B" w14:textId="77777777" w:rsidR="00BC0BB7" w:rsidRDefault="00BC0BB7">
      <w:pPr>
        <w:pStyle w:val="CommentText"/>
      </w:pPr>
      <w:r>
        <w:rPr>
          <w:rStyle w:val="CommentReference"/>
        </w:rPr>
        <w:annotationRef/>
      </w:r>
      <w:r>
        <w:t>Synaxarium has St. James dying twice… likely one of them should be St. John!</w:t>
      </w:r>
    </w:p>
  </w:comment>
  <w:comment w:id="1542" w:author="Windows User" w:date="2015-10-30T08:56:00Z" w:initials="WU">
    <w:p w14:paraId="11436C6E" w14:textId="77777777" w:rsidR="00BC0BB7" w:rsidRDefault="00BC0BB7">
      <w:pPr>
        <w:pStyle w:val="CommentText"/>
      </w:pPr>
      <w:r>
        <w:rPr>
          <w:rStyle w:val="CommentReference"/>
        </w:rPr>
        <w:annotationRef/>
      </w:r>
      <w:r>
        <w:t>Ramez says print synacarium may have him in july</w:t>
      </w:r>
    </w:p>
  </w:comment>
  <w:comment w:id="1553" w:author="Windows User" w:date="2015-10-30T08:56:00Z" w:initials="WU">
    <w:p w14:paraId="62A36CDC" w14:textId="77777777" w:rsidR="00BC0BB7" w:rsidRDefault="00BC0BB7">
      <w:pPr>
        <w:pStyle w:val="CommentText"/>
      </w:pPr>
      <w:r>
        <w:rPr>
          <w:rStyle w:val="CommentReference"/>
        </w:rPr>
        <w:annotationRef/>
      </w:r>
      <w:r>
        <w:t>Approached? What does this vs mean?</w:t>
      </w:r>
    </w:p>
  </w:comment>
  <w:comment w:id="1554" w:author="Windows User" w:date="2015-10-30T08:56:00Z" w:initials="WU">
    <w:p w14:paraId="329416E7" w14:textId="77777777" w:rsidR="00BC0BB7" w:rsidRPr="00035775" w:rsidRDefault="00BC0BB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0" w:author="Windows User" w:date="2015-10-30T08:56:00Z" w:initials="WU">
    <w:p w14:paraId="763F73BB" w14:textId="77777777" w:rsidR="00BC0BB7" w:rsidRDefault="00BC0BB7">
      <w:pPr>
        <w:pStyle w:val="CommentText"/>
      </w:pPr>
      <w:r>
        <w:rPr>
          <w:rStyle w:val="CommentReference"/>
        </w:rPr>
        <w:annotationRef/>
      </w:r>
      <w:r>
        <w:t>Thoughts?</w:t>
      </w:r>
    </w:p>
  </w:comment>
  <w:comment w:id="1581" w:author="Windows User" w:date="2015-10-30T08:56:00Z" w:initials="WU">
    <w:p w14:paraId="7B47C8A3" w14:textId="77777777" w:rsidR="00BC0BB7" w:rsidRDefault="00BC0BB7">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16" w:author="Windows User" w:date="2015-10-30T08:56:00Z" w:initials="WU">
    <w:p w14:paraId="0BE9113A" w14:textId="77777777" w:rsidR="00BC0BB7" w:rsidRDefault="00BC0BB7">
      <w:pPr>
        <w:pStyle w:val="CommentText"/>
      </w:pPr>
      <w:r>
        <w:rPr>
          <w:rStyle w:val="CommentReference"/>
        </w:rPr>
        <w:annotationRef/>
      </w:r>
      <w:r>
        <w:t>Completely different.</w:t>
      </w:r>
    </w:p>
  </w:comment>
  <w:comment w:id="1617" w:author="Windows User" w:date="2015-10-30T08:56:00Z" w:initials="WU">
    <w:p w14:paraId="074682DD" w14:textId="77777777" w:rsidR="00BC0BB7" w:rsidRDefault="00BC0BB7">
      <w:pPr>
        <w:pStyle w:val="CommentText"/>
      </w:pPr>
      <w:r>
        <w:rPr>
          <w:rStyle w:val="CommentReference"/>
        </w:rPr>
        <w:annotationRef/>
      </w:r>
      <w:r>
        <w:t>With or in?</w:t>
      </w:r>
    </w:p>
  </w:comment>
  <w:comment w:id="1618" w:author="Windows User" w:date="2015-10-30T08:56:00Z" w:initials="WU">
    <w:p w14:paraId="371712E1" w14:textId="77777777" w:rsidR="00BC0BB7" w:rsidRDefault="00BC0BB7">
      <w:pPr>
        <w:pStyle w:val="CommentText"/>
      </w:pPr>
      <w:r>
        <w:rPr>
          <w:rStyle w:val="CommentReference"/>
        </w:rPr>
        <w:annotationRef/>
      </w:r>
    </w:p>
  </w:comment>
  <w:comment w:id="1619" w:author="Windows User" w:date="2015-10-30T08:56:00Z" w:initials="WU">
    <w:p w14:paraId="0B3C1D3B" w14:textId="77777777" w:rsidR="00BC0BB7" w:rsidRDefault="00BC0BB7">
      <w:pPr>
        <w:pStyle w:val="CommentText"/>
      </w:pPr>
      <w:r>
        <w:rPr>
          <w:rStyle w:val="CommentReference"/>
        </w:rPr>
        <w:annotationRef/>
      </w:r>
      <w:r>
        <w:t>Sound or voice?</w:t>
      </w:r>
    </w:p>
  </w:comment>
  <w:comment w:id="1621" w:author="Windows User" w:date="2015-10-30T08:56:00Z" w:initials="WU">
    <w:p w14:paraId="1C3A0B98" w14:textId="77777777" w:rsidR="00BC0BB7" w:rsidRDefault="00BC0BB7">
      <w:pPr>
        <w:pStyle w:val="CommentText"/>
      </w:pPr>
      <w:r>
        <w:rPr>
          <w:rStyle w:val="CommentReference"/>
        </w:rPr>
        <w:annotationRef/>
      </w:r>
      <w:r>
        <w:t>Open to suggetions.</w:t>
      </w:r>
    </w:p>
  </w:comment>
  <w:comment w:id="1622" w:author="Windows User" w:date="2015-10-30T08:56:00Z" w:initials="WU">
    <w:p w14:paraId="79DB91AB" w14:textId="77777777" w:rsidR="00BC0BB7" w:rsidRDefault="00BC0BB7">
      <w:pPr>
        <w:pStyle w:val="CommentText"/>
      </w:pPr>
      <w:r>
        <w:rPr>
          <w:rStyle w:val="CommentReference"/>
        </w:rPr>
        <w:annotationRef/>
      </w:r>
      <w:r>
        <w:t>Before?</w:t>
      </w:r>
    </w:p>
  </w:comment>
  <w:comment w:id="1623" w:author="Windows User" w:date="2015-10-30T08:56:00Z" w:initials="WU">
    <w:p w14:paraId="777049F3" w14:textId="77777777" w:rsidR="00BC0BB7" w:rsidRDefault="00BC0BB7">
      <w:pPr>
        <w:pStyle w:val="CommentText"/>
      </w:pPr>
      <w:r>
        <w:rPr>
          <w:rStyle w:val="CommentReference"/>
        </w:rPr>
        <w:annotationRef/>
      </w:r>
      <w:r>
        <w:t>Nations?</w:t>
      </w:r>
    </w:p>
  </w:comment>
  <w:comment w:id="1624" w:author="Windows User" w:date="2015-10-30T08:56:00Z" w:initials="WU">
    <w:p w14:paraId="29D1E0CC" w14:textId="77777777" w:rsidR="00BC0BB7" w:rsidRDefault="00BC0BB7">
      <w:pPr>
        <w:pStyle w:val="CommentText"/>
      </w:pPr>
      <w:r>
        <w:rPr>
          <w:rStyle w:val="CommentReference"/>
        </w:rPr>
        <w:annotationRef/>
      </w:r>
      <w:r>
        <w:t>?</w:t>
      </w:r>
    </w:p>
  </w:comment>
  <w:comment w:id="1665" w:author="Windows User" w:date="2015-10-30T08:56:00Z" w:initials="WU">
    <w:p w14:paraId="73A9ACC7" w14:textId="77777777" w:rsidR="00BC0BB7" w:rsidRDefault="00BC0BB7">
      <w:pPr>
        <w:pStyle w:val="CommentText"/>
      </w:pPr>
      <w:r>
        <w:rPr>
          <w:rStyle w:val="CommentReference"/>
        </w:rPr>
        <w:annotationRef/>
      </w:r>
      <w:r>
        <w:t>?</w:t>
      </w:r>
    </w:p>
  </w:comment>
  <w:comment w:id="1672" w:author="Windows User" w:date="2015-10-30T08:56:00Z" w:initials="WU">
    <w:p w14:paraId="4F5630C0" w14:textId="77777777" w:rsidR="00BC0BB7" w:rsidRDefault="00BC0BB7">
      <w:pPr>
        <w:pStyle w:val="CommentText"/>
      </w:pPr>
      <w:r>
        <w:rPr>
          <w:rStyle w:val="CommentReference"/>
        </w:rPr>
        <w:annotationRef/>
      </w:r>
      <w:r>
        <w:t>Abba Noub, abanoub, Apa Noub, Apnoub?</w:t>
      </w:r>
    </w:p>
  </w:comment>
  <w:comment w:id="1673" w:author="Windows User" w:date="2015-10-30T08:56:00Z" w:initials="WU">
    <w:p w14:paraId="3899034D" w14:textId="77777777" w:rsidR="00BC0BB7" w:rsidRDefault="00BC0BB7">
      <w:pPr>
        <w:pStyle w:val="CommentText"/>
      </w:pPr>
      <w:r>
        <w:rPr>
          <w:rStyle w:val="CommentReference"/>
        </w:rPr>
        <w:annotationRef/>
      </w:r>
      <w:r>
        <w:t>Upright, or orthodox?</w:t>
      </w:r>
    </w:p>
  </w:comment>
  <w:comment w:id="1682" w:author="Windows User" w:date="2015-10-30T08:56:00Z" w:initials="WU">
    <w:p w14:paraId="61207ABC" w14:textId="77777777" w:rsidR="00BC0BB7" w:rsidRDefault="00BC0BB7">
      <w:pPr>
        <w:pStyle w:val="CommentText"/>
      </w:pPr>
      <w:r>
        <w:rPr>
          <w:rStyle w:val="CommentReference"/>
        </w:rPr>
        <w:annotationRef/>
      </w:r>
      <w:r>
        <w:t>Are we going with ti agia = saint and ti ethowab = the holy?</w:t>
      </w:r>
    </w:p>
  </w:comment>
  <w:comment w:id="1704" w:author="Windows User" w:date="2015-11-18T20:43:00Z" w:initials="WU">
    <w:p w14:paraId="08613E46" w14:textId="00F90E8C" w:rsidR="00BC0BB7" w:rsidRDefault="00BC0BB7">
      <w:pPr>
        <w:pStyle w:val="CommentText"/>
      </w:pPr>
      <w:r>
        <w:rPr>
          <w:rStyle w:val="CommentReference"/>
        </w:rPr>
        <w:annotationRef/>
      </w:r>
      <w:r>
        <w:t>Is this for Adam days? Or just Sundays?</w:t>
      </w:r>
    </w:p>
  </w:comment>
  <w:comment w:id="1705" w:author="Windows User" w:date="2015-11-18T20:38:00Z" w:initials="WU">
    <w:p w14:paraId="43F9C3B7" w14:textId="77777777" w:rsidR="00BC0BB7" w:rsidRDefault="00BC0BB7">
      <w:pPr>
        <w:pStyle w:val="CommentText"/>
      </w:pPr>
      <w:r>
        <w:rPr>
          <w:rStyle w:val="CommentReference"/>
        </w:rPr>
        <w:annotationRef/>
      </w:r>
      <w:r>
        <w:t>What does this mean? I feel like we put something else somewhere else</w:t>
      </w:r>
    </w:p>
  </w:comment>
  <w:comment w:id="1707" w:author="Windows User" w:date="2015-11-19T22:12:00Z" w:initials="WU">
    <w:p w14:paraId="79F037D4" w14:textId="77777777" w:rsidR="00BC0BB7" w:rsidRDefault="00BC0BB7">
      <w:pPr>
        <w:pStyle w:val="CommentText"/>
      </w:pPr>
      <w:r>
        <w:rPr>
          <w:rStyle w:val="CommentReference"/>
        </w:rPr>
        <w:annotationRef/>
      </w:r>
      <w:r>
        <w:t>Theotokos forever, or ever-Theotokos?</w:t>
      </w:r>
    </w:p>
  </w:comment>
  <w:comment w:id="1708" w:author="Windows User" w:date="2015-11-19T22:12:00Z" w:initials="WU">
    <w:p w14:paraId="7E2C6DDB" w14:textId="77777777" w:rsidR="00BC0BB7" w:rsidRDefault="00BC0BB7">
      <w:pPr>
        <w:pStyle w:val="CommentText"/>
      </w:pPr>
      <w:r>
        <w:rPr>
          <w:rStyle w:val="CommentReference"/>
        </w:rPr>
        <w:annotationRef/>
      </w:r>
      <w:r>
        <w:t>What does this mean?</w:t>
      </w:r>
    </w:p>
  </w:comment>
  <w:comment w:id="1709" w:author="Windows User" w:date="2015-11-19T22:12:00Z" w:initials="WU">
    <w:p w14:paraId="71146019" w14:textId="77777777" w:rsidR="00BC0BB7" w:rsidRDefault="00BC0BB7">
      <w:pPr>
        <w:pStyle w:val="CommentText"/>
      </w:pPr>
      <w:r>
        <w:rPr>
          <w:rStyle w:val="CommentReference"/>
        </w:rPr>
        <w:annotationRef/>
      </w:r>
      <w:r>
        <w:t>What does this mean?</w:t>
      </w:r>
    </w:p>
  </w:comment>
  <w:comment w:id="1710" w:author="Windows User" w:date="2015-11-19T22:12:00Z" w:initials="WU">
    <w:p w14:paraId="24E4F57A" w14:textId="77777777" w:rsidR="00BC0BB7" w:rsidRDefault="00BC0BB7">
      <w:pPr>
        <w:pStyle w:val="CommentText"/>
      </w:pPr>
      <w:r>
        <w:rPr>
          <w:rStyle w:val="CommentReference"/>
        </w:rPr>
        <w:annotationRef/>
      </w:r>
      <w:r>
        <w:t>Praying or interceding?</w:t>
      </w:r>
    </w:p>
  </w:comment>
  <w:comment w:id="1728" w:author="Windows User" w:date="2015-10-30T08:56:00Z" w:initials="WU">
    <w:p w14:paraId="36116F5D" w14:textId="77777777" w:rsidR="00BC0BB7" w:rsidRPr="00F905FE" w:rsidRDefault="00BC0BB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29" w:author="Windows User" w:date="2015-10-30T08:56:00Z" w:initials="WU">
    <w:p w14:paraId="55EA204B" w14:textId="77777777" w:rsidR="00BC0BB7" w:rsidRDefault="00BC0BB7">
      <w:pPr>
        <w:pStyle w:val="CommentText"/>
      </w:pPr>
      <w:r>
        <w:rPr>
          <w:rStyle w:val="CommentReference"/>
        </w:rPr>
        <w:annotationRef/>
      </w:r>
      <w:r>
        <w:t>Typo?</w:t>
      </w:r>
    </w:p>
  </w:comment>
  <w:comment w:id="1750" w:author="Windows User" w:date="2015-10-30T08:56:00Z" w:initials="WU">
    <w:p w14:paraId="11E5D177" w14:textId="77777777" w:rsidR="00BC0BB7" w:rsidRPr="00DD5DBC" w:rsidRDefault="00BC0BB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52" w:author="Windows User" w:date="2015-10-30T08:56:00Z" w:initials="WU">
    <w:p w14:paraId="38A16B24" w14:textId="77777777" w:rsidR="00BC0BB7" w:rsidRDefault="00BC0BB7">
      <w:pPr>
        <w:pStyle w:val="CommentText"/>
      </w:pPr>
      <w:r>
        <w:rPr>
          <w:rStyle w:val="CommentReference"/>
        </w:rPr>
        <w:annotationRef/>
      </w:r>
      <w:r>
        <w:t>What does the Coptic say?</w:t>
      </w:r>
    </w:p>
  </w:comment>
  <w:comment w:id="1753" w:author="Windows User" w:date="2015-10-30T08:56:00Z" w:initials="WU">
    <w:p w14:paraId="239824AA" w14:textId="77777777" w:rsidR="00BC0BB7" w:rsidRDefault="00BC0BB7">
      <w:pPr>
        <w:pStyle w:val="CommentText"/>
      </w:pPr>
      <w:r>
        <w:rPr>
          <w:rStyle w:val="CommentReference"/>
        </w:rPr>
        <w:annotationRef/>
      </w:r>
      <w:r>
        <w:t>What is being quoted? 2Cor 5?</w:t>
      </w:r>
    </w:p>
  </w:comment>
  <w:comment w:id="1756" w:author="Windows User" w:date="2015-10-30T08:56:00Z" w:initials="WU">
    <w:p w14:paraId="1EC34668" w14:textId="77777777" w:rsidR="00BC0BB7" w:rsidRDefault="00BC0BB7">
      <w:pPr>
        <w:pStyle w:val="CommentText"/>
      </w:pPr>
      <w:r>
        <w:rPr>
          <w:rStyle w:val="CommentReference"/>
        </w:rPr>
        <w:annotationRef/>
      </w:r>
      <w:r>
        <w:t>This is clearly a late composition, bastardizing other hymns. “our father in heaven, the sinless one, with your good father…” right.</w:t>
      </w:r>
    </w:p>
  </w:comment>
  <w:comment w:id="1757" w:author="Windows User" w:date="2015-10-30T08:56:00Z" w:initials="WU">
    <w:p w14:paraId="4470C38C" w14:textId="77777777" w:rsidR="00BC0BB7" w:rsidRDefault="00BC0BB7">
      <w:pPr>
        <w:pStyle w:val="CommentText"/>
      </w:pPr>
      <w:r>
        <w:rPr>
          <w:rStyle w:val="CommentReference"/>
        </w:rPr>
        <w:annotationRef/>
      </w:r>
      <w:r>
        <w:t>Coptic is different from previous verse. What should English be?</w:t>
      </w:r>
    </w:p>
  </w:comment>
  <w:comment w:id="1758" w:author="Windows User" w:date="2015-10-30T08:56:00Z" w:initials="WU">
    <w:p w14:paraId="350A9B71" w14:textId="77777777" w:rsidR="00BC0BB7" w:rsidRDefault="00BC0BB7">
      <w:pPr>
        <w:pStyle w:val="CommentText"/>
      </w:pPr>
      <w:r>
        <w:rPr>
          <w:rStyle w:val="CommentReference"/>
        </w:rPr>
        <w:annotationRef/>
      </w:r>
      <w:r>
        <w:t>Or athletes? Or athletic martyrs?</w:t>
      </w:r>
    </w:p>
  </w:comment>
  <w:comment w:id="1759" w:author="Windows User" w:date="2015-10-30T08:56:00Z" w:initials="WU">
    <w:p w14:paraId="72F9FFC3" w14:textId="77777777" w:rsidR="00BC0BB7" w:rsidRDefault="00BC0BB7">
      <w:pPr>
        <w:pStyle w:val="CommentText"/>
      </w:pPr>
      <w:r>
        <w:rPr>
          <w:rStyle w:val="CommentReference"/>
        </w:rPr>
        <w:annotationRef/>
      </w:r>
      <w:r>
        <w:t>Or of the martyrs?</w:t>
      </w:r>
    </w:p>
  </w:comment>
  <w:comment w:id="1760" w:author="Windows User" w:date="2015-10-30T08:56:00Z" w:initials="WU">
    <w:p w14:paraId="7BD5C124" w14:textId="77777777" w:rsidR="00BC0BB7" w:rsidRDefault="00BC0BB7">
      <w:pPr>
        <w:pStyle w:val="CommentText"/>
      </w:pPr>
      <w:r>
        <w:rPr>
          <w:rStyle w:val="CommentReference"/>
        </w:rPr>
        <w:annotationRef/>
      </w:r>
      <w:r>
        <w:t>Carries or lifts?</w:t>
      </w:r>
    </w:p>
  </w:comment>
  <w:comment w:id="1761" w:author="Windows User" w:date="2015-10-30T08:56:00Z" w:initials="WU">
    <w:p w14:paraId="525F7218" w14:textId="77777777" w:rsidR="00BC0BB7" w:rsidRDefault="00BC0BB7">
      <w:pPr>
        <w:pStyle w:val="CommentText"/>
      </w:pPr>
      <w:r>
        <w:rPr>
          <w:rStyle w:val="CommentReference"/>
        </w:rPr>
        <w:annotationRef/>
      </w:r>
      <w:r>
        <w:t>Churches?</w:t>
      </w:r>
    </w:p>
    <w:p w14:paraId="32A8F1D7" w14:textId="77777777" w:rsidR="00BC0BB7" w:rsidRDefault="00BC0BB7">
      <w:pPr>
        <w:pStyle w:val="CommentText"/>
      </w:pPr>
    </w:p>
  </w:comment>
  <w:comment w:id="1762" w:author="Windows User" w:date="2015-10-30T08:56:00Z" w:initials="WU">
    <w:p w14:paraId="165286E5" w14:textId="77777777" w:rsidR="00BC0BB7" w:rsidRDefault="00BC0BB7">
      <w:pPr>
        <w:pStyle w:val="CommentText"/>
      </w:pPr>
      <w:r>
        <w:rPr>
          <w:rStyle w:val="CommentReference"/>
        </w:rPr>
        <w:annotationRef/>
      </w:r>
      <w:r>
        <w:t>End?</w:t>
      </w:r>
    </w:p>
  </w:comment>
  <w:comment w:id="1771" w:author="Windows User" w:date="2015-10-30T08:56:00Z" w:initials="WU">
    <w:p w14:paraId="770DC519" w14:textId="77777777" w:rsidR="00BC0BB7" w:rsidRDefault="00BC0BB7">
      <w:pPr>
        <w:pStyle w:val="CommentText"/>
      </w:pPr>
      <w:r>
        <w:rPr>
          <w:rStyle w:val="CommentReference"/>
        </w:rPr>
        <w:annotationRef/>
      </w:r>
      <w:r>
        <w:t>Or full stop. You are worthy of the glory,</w:t>
      </w:r>
    </w:p>
  </w:comment>
  <w:comment w:id="1777" w:author="Windows User" w:date="2015-10-30T08:56:00Z" w:initials="WU">
    <w:p w14:paraId="664F3BFA" w14:textId="77777777" w:rsidR="00BC0BB7" w:rsidRDefault="00BC0BB7">
      <w:pPr>
        <w:pStyle w:val="CommentText"/>
      </w:pPr>
      <w:r>
        <w:rPr>
          <w:rStyle w:val="CommentReference"/>
        </w:rPr>
        <w:annotationRef/>
      </w:r>
      <w:r>
        <w:t>?</w:t>
      </w:r>
    </w:p>
  </w:comment>
  <w:comment w:id="1780" w:author="Windows User" w:date="2015-10-30T08:56:00Z" w:initials="WU">
    <w:p w14:paraId="08BCD53E" w14:textId="77777777" w:rsidR="00BC0BB7" w:rsidRDefault="00BC0BB7">
      <w:pPr>
        <w:pStyle w:val="CommentText"/>
      </w:pPr>
      <w:r>
        <w:rPr>
          <w:rStyle w:val="CommentReference"/>
        </w:rPr>
        <w:annotationRef/>
      </w:r>
      <w:r>
        <w:t>Is? Or will be? Exalted, or highly exalted?</w:t>
      </w:r>
    </w:p>
  </w:comment>
  <w:comment w:id="1782" w:author="Windows User" w:date="2015-10-30T08:56:00Z" w:initials="WU">
    <w:p w14:paraId="4F4D62D2" w14:textId="77777777" w:rsidR="00BC0BB7" w:rsidRDefault="00BC0BB7">
      <w:pPr>
        <w:pStyle w:val="CommentText"/>
      </w:pPr>
      <w:r>
        <w:rPr>
          <w:rStyle w:val="CommentReference"/>
        </w:rPr>
        <w:annotationRef/>
      </w:r>
      <w:r>
        <w:t>Bring or offer</w:t>
      </w:r>
    </w:p>
  </w:comment>
  <w:comment w:id="1783" w:author="Windows User" w:date="2015-10-30T08:56:00Z" w:initials="WU">
    <w:p w14:paraId="66D4EE13" w14:textId="77777777" w:rsidR="00BC0BB7" w:rsidRDefault="00BC0BB7">
      <w:pPr>
        <w:pStyle w:val="CommentText"/>
      </w:pPr>
      <w:r>
        <w:rPr>
          <w:rStyle w:val="CommentReference"/>
        </w:rPr>
        <w:annotationRef/>
      </w:r>
      <w:r>
        <w:t>Spelling?</w:t>
      </w:r>
    </w:p>
  </w:comment>
  <w:comment w:id="1789" w:author="Windows User" w:date="2015-11-17T22:12:00Z" w:initials="WU">
    <w:p w14:paraId="412F0631" w14:textId="77777777" w:rsidR="00BC0BB7" w:rsidRDefault="00BC0BB7">
      <w:pPr>
        <w:pStyle w:val="CommentText"/>
      </w:pPr>
      <w:r>
        <w:rPr>
          <w:rStyle w:val="CommentReference"/>
        </w:rPr>
        <w:annotationRef/>
      </w:r>
      <w:r>
        <w:t>Literally trampled, right? Or crushed?</w:t>
      </w:r>
    </w:p>
  </w:comment>
  <w:comment w:id="1790" w:author="Windows User" w:date="2015-11-17T22:12:00Z" w:initials="WU">
    <w:p w14:paraId="135DCC31" w14:textId="77777777" w:rsidR="00BC0BB7" w:rsidRDefault="00BC0BB7">
      <w:pPr>
        <w:pStyle w:val="CommentText"/>
      </w:pPr>
      <w:r>
        <w:rPr>
          <w:rStyle w:val="CommentReference"/>
        </w:rPr>
        <w:annotationRef/>
      </w:r>
      <w:r>
        <w:t>Authority? Might? Reign?</w:t>
      </w:r>
    </w:p>
  </w:comment>
  <w:comment w:id="1793" w:author="Windows User" w:date="2015-10-30T08:56:00Z" w:initials="WU">
    <w:p w14:paraId="11BE3C4D" w14:textId="77777777" w:rsidR="00BC0BB7" w:rsidRDefault="00BC0BB7">
      <w:pPr>
        <w:pStyle w:val="CommentText"/>
      </w:pPr>
      <w:r>
        <w:rPr>
          <w:rStyle w:val="CommentReference"/>
        </w:rPr>
        <w:annotationRef/>
      </w:r>
      <w:r>
        <w:t>Name or Holy Name?</w:t>
      </w:r>
    </w:p>
  </w:comment>
  <w:comment w:id="1803" w:author="Windows User" w:date="2015-10-30T08:56:00Z" w:initials="WU">
    <w:p w14:paraId="4A1C10F1" w14:textId="77777777" w:rsidR="00BC0BB7" w:rsidRDefault="00BC0BB7">
      <w:pPr>
        <w:pStyle w:val="CommentText"/>
      </w:pPr>
      <w:r>
        <w:rPr>
          <w:rStyle w:val="CommentReference"/>
        </w:rPr>
        <w:annotationRef/>
      </w:r>
      <w:r>
        <w:t>Christ or Jesus Christ?</w:t>
      </w:r>
    </w:p>
  </w:comment>
  <w:comment w:id="1809" w:author="Windows User" w:date="2015-10-30T08:56:00Z" w:initials="WU">
    <w:p w14:paraId="31C2C585" w14:textId="77777777" w:rsidR="00BC0BB7" w:rsidRDefault="00BC0BB7">
      <w:pPr>
        <w:pStyle w:val="CommentText"/>
      </w:pPr>
      <w:r>
        <w:rPr>
          <w:rStyle w:val="CommentReference"/>
        </w:rPr>
        <w:annotationRef/>
      </w:r>
      <w:r>
        <w:t>Name or Holy Name?</w:t>
      </w:r>
    </w:p>
  </w:comment>
  <w:comment w:id="1810" w:author="Windows User" w:date="2015-10-30T08:56:00Z" w:initials="WU">
    <w:p w14:paraId="18203C3C" w14:textId="77777777" w:rsidR="00BC0BB7" w:rsidRDefault="00BC0BB7">
      <w:pPr>
        <w:pStyle w:val="CommentText"/>
      </w:pPr>
      <w:r>
        <w:rPr>
          <w:rStyle w:val="CommentReference"/>
        </w:rPr>
        <w:annotationRef/>
      </w:r>
      <w:r>
        <w:t>To Him? Or by His might/power?</w:t>
      </w:r>
    </w:p>
  </w:comment>
  <w:comment w:id="1811" w:author="Windows User" w:date="2015-10-30T08:56:00Z" w:initials="WU">
    <w:p w14:paraId="27B39720" w14:textId="77777777" w:rsidR="00BC0BB7" w:rsidRDefault="00BC0BB7">
      <w:pPr>
        <w:pStyle w:val="CommentText"/>
      </w:pPr>
      <w:r>
        <w:rPr>
          <w:rStyle w:val="CommentReference"/>
        </w:rPr>
        <w:annotationRef/>
      </w:r>
      <w:r>
        <w:t>Might, or may?</w:t>
      </w:r>
    </w:p>
  </w:comment>
  <w:comment w:id="1812" w:author="Windows User" w:date="2015-10-30T08:56:00Z" w:initials="WU">
    <w:p w14:paraId="2FB96B7C" w14:textId="77777777" w:rsidR="00BC0BB7" w:rsidRDefault="00BC0BB7" w:rsidP="00F77A5B">
      <w:pPr>
        <w:pStyle w:val="CommentText"/>
      </w:pPr>
      <w:r>
        <w:rPr>
          <w:rStyle w:val="CommentReference"/>
        </w:rPr>
        <w:annotationRef/>
      </w:r>
      <w:r>
        <w:t>Christ or Jesus Christ?</w:t>
      </w:r>
    </w:p>
  </w:comment>
  <w:comment w:id="1815" w:author="Windows User" w:date="2015-10-30T08:56:00Z" w:initials="WU">
    <w:p w14:paraId="775D4B1C" w14:textId="77777777" w:rsidR="00BC0BB7" w:rsidRDefault="00BC0BB7">
      <w:pPr>
        <w:pStyle w:val="CommentText"/>
      </w:pPr>
      <w:r>
        <w:rPr>
          <w:rStyle w:val="CommentReference"/>
        </w:rPr>
        <w:annotationRef/>
      </w:r>
      <w:r>
        <w:t>Miracles?</w:t>
      </w:r>
    </w:p>
  </w:comment>
  <w:comment w:id="1821" w:author="Windows User" w:date="2015-10-30T08:56:00Z" w:initials="WU">
    <w:p w14:paraId="511773EC" w14:textId="77777777" w:rsidR="00BC0BB7" w:rsidRDefault="00BC0BB7">
      <w:pPr>
        <w:pStyle w:val="CommentText"/>
      </w:pPr>
      <w:r>
        <w:rPr>
          <w:rStyle w:val="CommentReference"/>
        </w:rPr>
        <w:annotationRef/>
      </w:r>
      <w:r>
        <w:t>Name or Holy Name?</w:t>
      </w:r>
    </w:p>
  </w:comment>
  <w:comment w:id="1822" w:author="Windows User" w:date="2015-10-30T08:56:00Z" w:initials="WU">
    <w:p w14:paraId="0BC6FD3A" w14:textId="77777777" w:rsidR="00BC0BB7" w:rsidRDefault="00BC0BB7">
      <w:pPr>
        <w:pStyle w:val="CommentText"/>
      </w:pPr>
      <w:r>
        <w:rPr>
          <w:rStyle w:val="CommentReference"/>
        </w:rPr>
        <w:annotationRef/>
      </w:r>
      <w:r>
        <w:t>To Him? Or by His might/power?</w:t>
      </w:r>
    </w:p>
  </w:comment>
  <w:comment w:id="1823" w:author="Windows User" w:date="2015-10-30T08:56:00Z" w:initials="WU">
    <w:p w14:paraId="6BED6166" w14:textId="77777777" w:rsidR="00BC0BB7" w:rsidRDefault="00BC0BB7">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0DA71926"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2A7820" w14:textId="77777777" w:rsidR="007356BF" w:rsidRDefault="007356BF" w:rsidP="006D61CA">
      <w:pPr>
        <w:spacing w:after="0" w:line="240" w:lineRule="auto"/>
      </w:pPr>
      <w:r>
        <w:separator/>
      </w:r>
    </w:p>
  </w:endnote>
  <w:endnote w:type="continuationSeparator" w:id="0">
    <w:p w14:paraId="74F5CFE6" w14:textId="77777777" w:rsidR="007356BF" w:rsidRDefault="007356BF"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7BA1F14F" w:rsidR="00BC0BB7" w:rsidRPr="004D6538" w:rsidRDefault="00BC0BB7"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A7333E">
      <w:rPr>
        <w:noProof/>
        <w:lang w:val="en-US"/>
      </w:rPr>
      <w:t>338</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BC0BB7" w:rsidRPr="009654EE" w:rsidRDefault="00BC0BB7"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162EC974" w:rsidR="00BC0BB7" w:rsidRPr="009654EE" w:rsidRDefault="00BC0BB7"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A7333E">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1D992045" w:rsidR="00BC0BB7" w:rsidRPr="006D61CA" w:rsidRDefault="00BC0BB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7333E">
      <w:rPr>
        <w:noProof/>
        <w:lang w:val="en-US"/>
      </w:rPr>
      <w:t>337</w:t>
    </w:r>
    <w:r w:rsidRPr="006D61CA">
      <w:rPr>
        <w:lang w:val="en-US"/>
      </w:rPr>
      <w:fldChar w:fldCharType="end"/>
    </w:r>
  </w:p>
  <w:p w14:paraId="1546C8BA" w14:textId="77777777" w:rsidR="00BC0BB7" w:rsidRDefault="00BC0BB7"/>
  <w:p w14:paraId="578F45FC" w14:textId="77777777" w:rsidR="00BC0BB7" w:rsidRDefault="00BC0BB7"/>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78E34FBB" w:rsidR="00BC0BB7" w:rsidRPr="006D61CA" w:rsidRDefault="00BC0BB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25E58">
      <w:rPr>
        <w:noProof/>
        <w:lang w:val="en-US"/>
      </w:rPr>
      <w:t>1011</w:t>
    </w:r>
    <w:r w:rsidRPr="006D61CA">
      <w:rPr>
        <w:lang w:val="en-US"/>
      </w:rPr>
      <w:fldChar w:fldCharType="end"/>
    </w:r>
  </w:p>
  <w:p w14:paraId="6E3E0469" w14:textId="77777777" w:rsidR="00BC0BB7" w:rsidRDefault="00BC0BB7"/>
  <w:p w14:paraId="5C3C24E2" w14:textId="77777777" w:rsidR="00BC0BB7" w:rsidRDefault="00BC0BB7"/>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1719E0E4" w:rsidR="00BC0BB7" w:rsidRPr="004D6538" w:rsidRDefault="00BC0BB7"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A25E58">
      <w:rPr>
        <w:noProof/>
        <w:lang w:val="en-US"/>
      </w:rPr>
      <w:t>1010</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BD9C0B" w14:textId="77777777" w:rsidR="007356BF" w:rsidRDefault="007356BF" w:rsidP="006D61CA">
      <w:pPr>
        <w:spacing w:after="0" w:line="240" w:lineRule="auto"/>
      </w:pPr>
      <w:r>
        <w:separator/>
      </w:r>
    </w:p>
  </w:footnote>
  <w:footnote w:type="continuationSeparator" w:id="0">
    <w:p w14:paraId="49DE4A60" w14:textId="77777777" w:rsidR="007356BF" w:rsidRDefault="007356BF" w:rsidP="006D61CA">
      <w:pPr>
        <w:spacing w:after="0" w:line="240" w:lineRule="auto"/>
      </w:pPr>
      <w:r>
        <w:continuationSeparator/>
      </w:r>
    </w:p>
  </w:footnote>
  <w:footnote w:id="1">
    <w:p w14:paraId="5E4DFE5E" w14:textId="69B73039" w:rsidR="00BC0BB7" w:rsidRPr="00926B87" w:rsidRDefault="00BC0BB7"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BC0BB7" w:rsidRDefault="00BC0BB7" w:rsidP="00031314">
      <w:pPr>
        <w:pStyle w:val="footnote"/>
      </w:pPr>
    </w:p>
  </w:footnote>
  <w:footnote w:id="2">
    <w:p w14:paraId="5EDE2D3A" w14:textId="77777777" w:rsidR="00BC0BB7" w:rsidRDefault="00BC0BB7"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14:paraId="0C79E5F0" w14:textId="77777777" w:rsidR="00BC0BB7" w:rsidRDefault="00BC0BB7" w:rsidP="00323889">
      <w:pPr>
        <w:pStyle w:val="footnote"/>
      </w:pPr>
      <w:r>
        <w:rPr>
          <w:rStyle w:val="FootnoteReference"/>
        </w:rPr>
        <w:footnoteRef/>
      </w:r>
      <w:r>
        <w:t xml:space="preserve"> Or “The Lord’s Annointed”</w:t>
      </w:r>
    </w:p>
  </w:footnote>
  <w:footnote w:id="4">
    <w:p w14:paraId="31BBF667" w14:textId="77777777" w:rsidR="00BC0BB7" w:rsidRPr="00926B87" w:rsidRDefault="00BC0BB7"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BC0BB7" w:rsidRDefault="00BC0BB7" w:rsidP="00441BAC">
      <w:pPr>
        <w:pStyle w:val="footnote"/>
      </w:pPr>
    </w:p>
  </w:footnote>
  <w:footnote w:id="5">
    <w:p w14:paraId="580FAEDD" w14:textId="77777777" w:rsidR="00BC0BB7" w:rsidRDefault="00BC0BB7" w:rsidP="00130E47">
      <w:pPr>
        <w:pStyle w:val="footnote"/>
      </w:pPr>
      <w:r>
        <w:rPr>
          <w:rStyle w:val="FootnoteReference"/>
        </w:rPr>
        <w:footnoteRef/>
      </w:r>
      <w:r>
        <w:t xml:space="preserve"> Or “The Lord’s Annointed”</w:t>
      </w:r>
    </w:p>
  </w:footnote>
  <w:footnote w:id="6">
    <w:p w14:paraId="6CB42CA0" w14:textId="488CBE5E" w:rsidR="00BC0BB7" w:rsidRDefault="00BC0BB7"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7">
    <w:p w14:paraId="5720D5E2" w14:textId="77777777" w:rsidR="00BC0BB7" w:rsidRDefault="00BC0BB7"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8">
    <w:p w14:paraId="21BA1E56" w14:textId="77777777" w:rsidR="00BC0BB7" w:rsidRDefault="00BC0BB7"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9">
    <w:p w14:paraId="7C2A9DE8" w14:textId="15E62972" w:rsidR="00BC0BB7" w:rsidRDefault="00BC0BB7"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09F8D73A" w14:textId="16300F8E" w:rsidR="00BC0BB7" w:rsidRDefault="00BC0BB7"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2A658EFC" w14:textId="19BD2A62" w:rsidR="00BC0BB7" w:rsidRDefault="00BC0BB7"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152B14E5" w14:textId="77777777" w:rsidR="00BC0BB7" w:rsidRDefault="00BC0BB7"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3">
    <w:p w14:paraId="30CD4346" w14:textId="77777777" w:rsidR="00BC0BB7" w:rsidRDefault="00BC0BB7" w:rsidP="006800D4">
      <w:pPr>
        <w:pStyle w:val="footnote"/>
      </w:pPr>
      <w:r>
        <w:rPr>
          <w:rStyle w:val="FootnoteReference"/>
        </w:rPr>
        <w:footnoteRef/>
      </w:r>
      <w:r>
        <w:t xml:space="preserve"> Or ‘Unique’</w:t>
      </w:r>
    </w:p>
  </w:footnote>
  <w:footnote w:id="14">
    <w:p w14:paraId="4D9AA31B" w14:textId="77777777" w:rsidR="00BC0BB7" w:rsidRDefault="00BC0BB7" w:rsidP="006800D4">
      <w:pPr>
        <w:pStyle w:val="footnote"/>
      </w:pPr>
      <w:r>
        <w:rPr>
          <w:rStyle w:val="FootnoteReference"/>
        </w:rPr>
        <w:footnoteRef/>
      </w:r>
      <w:r>
        <w:t xml:space="preserve"> The alternative, shorter Gospel reading is suppressed in current practice</w:t>
      </w:r>
    </w:p>
  </w:footnote>
  <w:footnote w:id="15">
    <w:p w14:paraId="40701202" w14:textId="3A9866C8" w:rsidR="00BC0BB7" w:rsidRDefault="00BC0BB7"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266FB058" w14:textId="7088DF92" w:rsidR="00BC0BB7" w:rsidRDefault="00BC0BB7"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7">
    <w:p w14:paraId="25CCDCBD" w14:textId="698D5AF2" w:rsidR="00BC0BB7" w:rsidRDefault="00BC0BB7"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3F3CFE0D" w14:textId="2B4C27CA" w:rsidR="00BC0BB7" w:rsidRDefault="00BC0BB7"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21EB05D3" w14:textId="3E0DE2CA" w:rsidR="00BC0BB7" w:rsidRPr="004A3E27" w:rsidRDefault="00BC0BB7"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0">
    <w:p w14:paraId="504B45F8" w14:textId="77777777" w:rsidR="00BC0BB7" w:rsidRPr="004A3E27" w:rsidRDefault="00BC0BB7" w:rsidP="00A91B17">
      <w:pPr>
        <w:pStyle w:val="footnote"/>
      </w:pPr>
      <w:r w:rsidRPr="004A3E27">
        <w:rPr>
          <w:rStyle w:val="FootnoteReference"/>
        </w:rPr>
        <w:footnoteRef/>
      </w:r>
      <w:r w:rsidRPr="004A3E27">
        <w:t xml:space="preserve"> ‘An allusion to our Lord’s persecutors mentioned in Acts 4:26’ (St. Augustine).</w:t>
      </w:r>
    </w:p>
  </w:footnote>
  <w:footnote w:id="21">
    <w:p w14:paraId="72C81E85" w14:textId="34D1DBFF" w:rsidR="00BC0BB7" w:rsidRPr="004A3E27" w:rsidRDefault="00BC0BB7"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2">
    <w:p w14:paraId="0247D5F2" w14:textId="77777777" w:rsidR="00BC0BB7" w:rsidRPr="004A3E27" w:rsidRDefault="00BC0BB7"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3">
    <w:p w14:paraId="18E761AF" w14:textId="77777777" w:rsidR="00BC0BB7" w:rsidRPr="004A3E27" w:rsidRDefault="00BC0BB7"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4">
    <w:p w14:paraId="5A601DD3" w14:textId="77777777" w:rsidR="00BC0BB7" w:rsidRPr="004A3E27" w:rsidRDefault="00BC0BB7"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5">
    <w:p w14:paraId="007228D7" w14:textId="77777777" w:rsidR="00BC0BB7" w:rsidRPr="004A3E27" w:rsidRDefault="00BC0BB7" w:rsidP="00C06875">
      <w:pPr>
        <w:pStyle w:val="footnote"/>
      </w:pPr>
      <w:r w:rsidRPr="004A3E27">
        <w:rPr>
          <w:rStyle w:val="FootnoteReference"/>
        </w:rPr>
        <w:footnoteRef/>
      </w:r>
      <w:r w:rsidRPr="004A3E27">
        <w:t xml:space="preserve"> Pause a moment and give that a little thought.</w:t>
      </w:r>
    </w:p>
  </w:footnote>
  <w:footnote w:id="26">
    <w:p w14:paraId="2B340A5C" w14:textId="4488FF0C" w:rsidR="00BC0BB7" w:rsidRDefault="00BC0BB7" w:rsidP="00AC01E8">
      <w:pPr>
        <w:pStyle w:val="footnote"/>
      </w:pPr>
      <w:r>
        <w:rPr>
          <w:rStyle w:val="FootnoteReference"/>
        </w:rPr>
        <w:footnoteRef/>
      </w:r>
      <w:r>
        <w:t xml:space="preserve"> [JS] or “enlarged me”</w:t>
      </w:r>
    </w:p>
  </w:footnote>
  <w:footnote w:id="27">
    <w:p w14:paraId="369566FF" w14:textId="769E6598" w:rsidR="00BC0BB7" w:rsidRPr="004A3E27" w:rsidRDefault="00BC0BB7"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28">
    <w:p w14:paraId="1C9D0288" w14:textId="77777777" w:rsidR="00BC0BB7" w:rsidRPr="004A3E27" w:rsidRDefault="00BC0BB7"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9">
    <w:p w14:paraId="4E76DBB2" w14:textId="77777777" w:rsidR="00BC0BB7" w:rsidRPr="004A3E27" w:rsidRDefault="00BC0BB7"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0">
    <w:p w14:paraId="40D70FA9" w14:textId="77777777" w:rsidR="00BC0BB7" w:rsidRPr="004A3E27" w:rsidRDefault="00BC0BB7"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1">
    <w:p w14:paraId="6A551E57" w14:textId="51EAA316" w:rsidR="00BC0BB7" w:rsidRDefault="00BC0BB7" w:rsidP="00AC01E8">
      <w:pPr>
        <w:pStyle w:val="footnote"/>
      </w:pPr>
      <w:r>
        <w:rPr>
          <w:rStyle w:val="FootnoteReference"/>
        </w:rPr>
        <w:footnoteRef/>
      </w:r>
      <w:r>
        <w:t xml:space="preserve"> [JS] literally, “face”</w:t>
      </w:r>
    </w:p>
  </w:footnote>
  <w:footnote w:id="32">
    <w:p w14:paraId="158091A0" w14:textId="77777777" w:rsidR="00BC0BB7" w:rsidRPr="004A3E27" w:rsidRDefault="00BC0BB7" w:rsidP="00C06875">
      <w:pPr>
        <w:pStyle w:val="footnote"/>
      </w:pPr>
      <w:r w:rsidRPr="004A3E27">
        <w:rPr>
          <w:rStyle w:val="FootnoteReference"/>
        </w:rPr>
        <w:footnoteRef/>
      </w:r>
      <w:r w:rsidRPr="004A3E27">
        <w:t xml:space="preserve"> Or: I rest in peace and fall asleep at once.</w:t>
      </w:r>
    </w:p>
  </w:footnote>
  <w:footnote w:id="33">
    <w:p w14:paraId="005F68B1" w14:textId="1D86BB98" w:rsidR="00BC0BB7" w:rsidRPr="004A3E27" w:rsidRDefault="00BC0BB7"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4">
    <w:p w14:paraId="7607908E" w14:textId="06A72B5C" w:rsidR="00BC0BB7" w:rsidRDefault="00BC0BB7" w:rsidP="00FE33CB">
      <w:pPr>
        <w:pStyle w:val="footnote"/>
      </w:pPr>
      <w:r>
        <w:rPr>
          <w:rStyle w:val="FootnoteReference"/>
        </w:rPr>
        <w:footnoteRef/>
      </w:r>
      <w:r>
        <w:t xml:space="preserve"> [JS] or “and You will see me.”</w:t>
      </w:r>
    </w:p>
  </w:footnote>
  <w:footnote w:id="35">
    <w:p w14:paraId="2738F1D2" w14:textId="121829F4" w:rsidR="00BC0BB7" w:rsidRDefault="00BC0BB7" w:rsidP="00DC2AAA">
      <w:pPr>
        <w:pStyle w:val="footnote"/>
      </w:pPr>
      <w:r>
        <w:rPr>
          <w:rStyle w:val="FootnoteReference"/>
        </w:rPr>
        <w:footnoteRef/>
      </w:r>
      <w:r>
        <w:t xml:space="preserve"> [JS] or lawlessness</w:t>
      </w:r>
    </w:p>
  </w:footnote>
  <w:footnote w:id="36">
    <w:p w14:paraId="0C722E17" w14:textId="0C245CCD" w:rsidR="00BC0BB7" w:rsidRDefault="00BC0BB7" w:rsidP="00423962">
      <w:pPr>
        <w:pStyle w:val="footnote"/>
      </w:pPr>
      <w:r>
        <w:rPr>
          <w:rStyle w:val="FootnoteReference"/>
        </w:rPr>
        <w:footnoteRef/>
      </w:r>
      <w:r>
        <w:t xml:space="preserve"> [JS] “do obeisance”, “worship”, referring to the physical act</w:t>
      </w:r>
    </w:p>
  </w:footnote>
  <w:footnote w:id="37">
    <w:p w14:paraId="673FFF4D" w14:textId="4AC67C07" w:rsidR="00BC0BB7" w:rsidRPr="004A3E27" w:rsidRDefault="00BC0BB7"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38">
    <w:p w14:paraId="071C992F" w14:textId="3411D0F6" w:rsidR="00BC0BB7" w:rsidRDefault="00BC0BB7"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39">
    <w:p w14:paraId="1D32253D" w14:textId="125A513D" w:rsidR="00BC0BB7" w:rsidRPr="004A3E27" w:rsidRDefault="00BC0BB7" w:rsidP="00C06875">
      <w:pPr>
        <w:pStyle w:val="footnote"/>
      </w:pPr>
      <w:r w:rsidRPr="004A3E27">
        <w:rPr>
          <w:rStyle w:val="FootnoteReference"/>
        </w:rPr>
        <w:footnoteRef/>
      </w:r>
      <w:r w:rsidRPr="004A3E27">
        <w:t xml:space="preserve"> </w:t>
      </w:r>
      <w:r>
        <w:t>cf</w:t>
      </w:r>
      <w:r w:rsidRPr="004A3E27">
        <w:t>. Psalm 37:2; Jeremiah 10:24.</w:t>
      </w:r>
    </w:p>
  </w:footnote>
  <w:footnote w:id="40">
    <w:p w14:paraId="27CB451E" w14:textId="0CFB2FE9" w:rsidR="00BC0BB7" w:rsidRPr="004A3E27" w:rsidRDefault="00BC0BB7"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1">
    <w:p w14:paraId="191F4176" w14:textId="002666CD" w:rsidR="00BC0BB7" w:rsidRDefault="00BC0BB7" w:rsidP="00530F84">
      <w:pPr>
        <w:pStyle w:val="footnote"/>
      </w:pPr>
      <w:r>
        <w:rPr>
          <w:rStyle w:val="FootnoteReference"/>
        </w:rPr>
        <w:footnoteRef/>
      </w:r>
      <w:r>
        <w:t xml:space="preserve"> [JS] or “give thanks”. The word conveys “thankfully confess with praise”</w:t>
      </w:r>
    </w:p>
  </w:footnote>
  <w:footnote w:id="42">
    <w:p w14:paraId="3C274CF7" w14:textId="753C99BC" w:rsidR="00BC0BB7" w:rsidRPr="004A3E27" w:rsidRDefault="00BC0BB7"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3">
    <w:p w14:paraId="426DCAC0" w14:textId="3C0A3857" w:rsidR="00BC0BB7" w:rsidRDefault="00BC0BB7" w:rsidP="00530F84">
      <w:pPr>
        <w:pStyle w:val="footnote"/>
      </w:pPr>
      <w:r>
        <w:rPr>
          <w:rStyle w:val="FootnoteReference"/>
        </w:rPr>
        <w:footnoteRef/>
      </w:r>
      <w:r>
        <w:t xml:space="preserve"> [JS] Fr. Lazarus and Brenton interpolate “my enemy”</w:t>
      </w:r>
    </w:p>
  </w:footnote>
  <w:footnote w:id="44">
    <w:p w14:paraId="4AC07AFE" w14:textId="206B4893" w:rsidR="00BC0BB7" w:rsidRPr="004A3E27" w:rsidRDefault="00BC0BB7" w:rsidP="00C06875">
      <w:pPr>
        <w:pStyle w:val="footnote"/>
      </w:pPr>
      <w:r w:rsidRPr="004A3E27">
        <w:rPr>
          <w:rStyle w:val="FootnoteReference"/>
        </w:rPr>
        <w:footnoteRef/>
      </w:r>
      <w:r w:rsidRPr="004A3E27">
        <w:t xml:space="preserve"> </w:t>
      </w:r>
      <w:r>
        <w:t>cf</w:t>
      </w:r>
      <w:r w:rsidRPr="004A3E27">
        <w:t>. 1 Pet. 5:8.</w:t>
      </w:r>
    </w:p>
  </w:footnote>
  <w:footnote w:id="45">
    <w:p w14:paraId="553B4541" w14:textId="77777777" w:rsidR="00BC0BB7" w:rsidRPr="004A3E27" w:rsidRDefault="00BC0BB7" w:rsidP="00C06875">
      <w:pPr>
        <w:pStyle w:val="footnote"/>
      </w:pPr>
      <w:r w:rsidRPr="004A3E27">
        <w:rPr>
          <w:rStyle w:val="FootnoteReference"/>
        </w:rPr>
        <w:footnoteRef/>
      </w:r>
      <w:r w:rsidRPr="004A3E27">
        <w:t xml:space="preserve"> Empties fall (Ephes. 5:18).</w:t>
      </w:r>
    </w:p>
  </w:footnote>
  <w:footnote w:id="46">
    <w:p w14:paraId="5DDCA66E" w14:textId="77777777" w:rsidR="00BC0BB7" w:rsidRPr="004A3E27" w:rsidRDefault="00BC0BB7"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47">
    <w:p w14:paraId="3FBE71C1" w14:textId="749D259D" w:rsidR="00BC0BB7" w:rsidRDefault="00BC0BB7" w:rsidP="00741EF6">
      <w:pPr>
        <w:pStyle w:val="footnote"/>
      </w:pPr>
      <w:r>
        <w:rPr>
          <w:rStyle w:val="FootnoteReference"/>
        </w:rPr>
        <w:footnoteRef/>
      </w:r>
      <w:r>
        <w:t xml:space="preserve"> [JS] or “give thanks to”, or “thankfully confess the Lord with Praise”</w:t>
      </w:r>
    </w:p>
  </w:footnote>
  <w:footnote w:id="48">
    <w:p w14:paraId="74E99F4D" w14:textId="77777777" w:rsidR="00BC0BB7" w:rsidRPr="004A3E27" w:rsidRDefault="00BC0BB7"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9">
    <w:p w14:paraId="419148E7" w14:textId="77777777" w:rsidR="00BC0BB7" w:rsidRPr="004A3E27" w:rsidRDefault="00BC0BB7" w:rsidP="00C06875">
      <w:pPr>
        <w:pStyle w:val="footnote"/>
      </w:pPr>
      <w:r w:rsidRPr="004A3E27">
        <w:rPr>
          <w:rStyle w:val="FootnoteReference"/>
        </w:rPr>
        <w:footnoteRef/>
      </w:r>
      <w:r w:rsidRPr="004A3E27">
        <w:t xml:space="preserve"> Mt. 21:16.</w:t>
      </w:r>
    </w:p>
  </w:footnote>
  <w:footnote w:id="50">
    <w:p w14:paraId="263154A0" w14:textId="77777777" w:rsidR="00BC0BB7" w:rsidRPr="004A3E27" w:rsidRDefault="00BC0BB7"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1">
    <w:p w14:paraId="7ECF8A2D" w14:textId="77777777" w:rsidR="00BC0BB7" w:rsidRPr="004A3E27" w:rsidRDefault="00BC0BB7" w:rsidP="00C06875">
      <w:pPr>
        <w:pStyle w:val="footnote"/>
      </w:pPr>
      <w:r w:rsidRPr="004A3E27">
        <w:rPr>
          <w:rStyle w:val="FootnoteReference"/>
        </w:rPr>
        <w:footnoteRef/>
      </w:r>
      <w:r w:rsidRPr="004A3E27">
        <w:t xml:space="preserve"> Heb. 2:6-8. The Sovereignty of the Son of Man (Messiah).</w:t>
      </w:r>
    </w:p>
  </w:footnote>
  <w:footnote w:id="52">
    <w:p w14:paraId="04C11CE1" w14:textId="67416AE0" w:rsidR="00BC0BB7" w:rsidRDefault="00BC0BB7" w:rsidP="00741EF6">
      <w:pPr>
        <w:pStyle w:val="footnote"/>
      </w:pPr>
      <w:r>
        <w:rPr>
          <w:rStyle w:val="FootnoteReference"/>
        </w:rPr>
        <w:footnoteRef/>
      </w:r>
      <w:r>
        <w:t xml:space="preserve"> [JS] or “thank”, “I will thankfully confess You with praise”</w:t>
      </w:r>
    </w:p>
  </w:footnote>
  <w:footnote w:id="53">
    <w:p w14:paraId="4A64FA1B" w14:textId="245FE10B" w:rsidR="00BC0BB7" w:rsidRDefault="00BC0BB7" w:rsidP="005C7C41">
      <w:pPr>
        <w:pStyle w:val="footnote"/>
      </w:pPr>
      <w:r>
        <w:rPr>
          <w:rStyle w:val="FootnoteReference"/>
        </w:rPr>
        <w:footnoteRef/>
      </w:r>
      <w:r>
        <w:t xml:space="preserve"> [JS] Or, “I will confess You with thanksgiving”</w:t>
      </w:r>
    </w:p>
  </w:footnote>
  <w:footnote w:id="54">
    <w:p w14:paraId="70996BAC" w14:textId="67EDD120" w:rsidR="00BC0BB7" w:rsidRDefault="00BC0BB7" w:rsidP="00741EF6">
      <w:pPr>
        <w:pStyle w:val="footnote"/>
      </w:pPr>
      <w:r>
        <w:rPr>
          <w:rStyle w:val="FootnoteReference"/>
        </w:rPr>
        <w:footnoteRef/>
      </w:r>
      <w:r>
        <w:t xml:space="preserve"> [JS] literally, “from before Your face”</w:t>
      </w:r>
    </w:p>
  </w:footnote>
  <w:footnote w:id="55">
    <w:p w14:paraId="1EEFD7A1" w14:textId="55BF803F" w:rsidR="00BC0BB7" w:rsidRPr="004A3E27" w:rsidRDefault="00BC0BB7"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56">
    <w:p w14:paraId="722FF076" w14:textId="77777777" w:rsidR="00BC0BB7" w:rsidRPr="004A3E27" w:rsidRDefault="00BC0BB7"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57">
    <w:p w14:paraId="3428C8D1" w14:textId="77777777" w:rsidR="00BC0BB7" w:rsidRPr="004A3E27" w:rsidRDefault="00BC0BB7"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58">
    <w:p w14:paraId="1BACCDC6" w14:textId="77777777" w:rsidR="00BC0BB7" w:rsidRPr="004A3E27" w:rsidRDefault="00BC0BB7"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59">
    <w:p w14:paraId="35D4643B" w14:textId="1AD327CF" w:rsidR="00BC0BB7" w:rsidRDefault="00BC0BB7" w:rsidP="00AF711D">
      <w:pPr>
        <w:pStyle w:val="footnote"/>
      </w:pPr>
      <w:r>
        <w:rPr>
          <w:rStyle w:val="FootnoteReference"/>
        </w:rPr>
        <w:footnoteRef/>
      </w:r>
      <w:r>
        <w:t xml:space="preserve"> [JS] literally, “arm”</w:t>
      </w:r>
    </w:p>
  </w:footnote>
  <w:footnote w:id="60">
    <w:p w14:paraId="4F5EE238" w14:textId="67FB8443" w:rsidR="00BC0BB7" w:rsidRPr="004A3E27" w:rsidRDefault="00BC0BB7" w:rsidP="00BD5BBE">
      <w:pPr>
        <w:pStyle w:val="footnote"/>
      </w:pPr>
      <w:r w:rsidRPr="004A3E27">
        <w:rPr>
          <w:rStyle w:val="FootnoteReference"/>
        </w:rPr>
        <w:footnoteRef/>
      </w:r>
      <w:r w:rsidRPr="004A3E27">
        <w:t xml:space="preserve"> </w:t>
      </w:r>
      <w:r>
        <w:t>cf</w:t>
      </w:r>
      <w:r w:rsidRPr="004A3E27">
        <w:t>. 2 Cor. 6:16; 1 Cor. 6:19.</w:t>
      </w:r>
    </w:p>
  </w:footnote>
  <w:footnote w:id="61">
    <w:p w14:paraId="06196E84" w14:textId="09CA15AE" w:rsidR="00BC0BB7" w:rsidRPr="004A3E27" w:rsidRDefault="00BC0BB7" w:rsidP="00BD5BBE">
      <w:pPr>
        <w:pStyle w:val="footnote"/>
      </w:pPr>
      <w:r w:rsidRPr="004A3E27">
        <w:rPr>
          <w:rStyle w:val="FootnoteReference"/>
        </w:rPr>
        <w:footnoteRef/>
      </w:r>
      <w:r w:rsidRPr="004A3E27">
        <w:t xml:space="preserve"> </w:t>
      </w:r>
      <w:r>
        <w:t>cf</w:t>
      </w:r>
      <w:r w:rsidRPr="004A3E27">
        <w:t>. Mt. 10:19, 20; Luke 21:12-19.</w:t>
      </w:r>
    </w:p>
  </w:footnote>
  <w:footnote w:id="62">
    <w:p w14:paraId="18B16E36" w14:textId="67403665" w:rsidR="00BC0BB7" w:rsidRPr="004A3E27" w:rsidRDefault="00BC0BB7"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3">
    <w:p w14:paraId="11679EA7" w14:textId="7150F53F" w:rsidR="00BC0BB7" w:rsidRDefault="00BC0BB7"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4">
    <w:p w14:paraId="6D7546C6" w14:textId="173E810C" w:rsidR="00BC0BB7" w:rsidRDefault="00BC0BB7" w:rsidP="003F1DDB">
      <w:pPr>
        <w:pStyle w:val="footnote"/>
      </w:pPr>
      <w:r>
        <w:rPr>
          <w:rStyle w:val="FootnoteReference"/>
        </w:rPr>
        <w:footnoteRef/>
      </w:r>
      <w:r>
        <w:t xml:space="preserve"> [JS] from Fr. Athanasius</w:t>
      </w:r>
    </w:p>
  </w:footnote>
  <w:footnote w:id="65">
    <w:p w14:paraId="69DDC031" w14:textId="072B35A0" w:rsidR="00BC0BB7" w:rsidRPr="004A3E27" w:rsidRDefault="00BC0BB7"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66">
    <w:p w14:paraId="7B2308F0" w14:textId="163ED086" w:rsidR="00BC0BB7" w:rsidRPr="004A3E27" w:rsidRDefault="00BC0BB7"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67">
    <w:p w14:paraId="0A1AEA09" w14:textId="719947E0" w:rsidR="00BC0BB7" w:rsidRPr="004A3E27" w:rsidRDefault="00BC0BB7"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68">
    <w:p w14:paraId="4590FEB6" w14:textId="77777777" w:rsidR="00BC0BB7" w:rsidRPr="004A3E27" w:rsidRDefault="00BC0BB7" w:rsidP="00BD5BBE">
      <w:pPr>
        <w:pStyle w:val="footnote"/>
      </w:pPr>
      <w:r w:rsidRPr="004A3E27">
        <w:rPr>
          <w:rStyle w:val="FootnoteReference"/>
        </w:rPr>
        <w:footnoteRef/>
      </w:r>
      <w:r w:rsidRPr="004A3E27">
        <w:t xml:space="preserve"> At: </w:t>
      </w:r>
      <w:r w:rsidRPr="004A3E27">
        <w:rPr>
          <w:i/>
        </w:rPr>
        <w:t>or</w:t>
      </w:r>
      <w:r w:rsidRPr="004A3E27">
        <w:t>, In.</w:t>
      </w:r>
    </w:p>
  </w:footnote>
  <w:footnote w:id="69">
    <w:p w14:paraId="668862BB" w14:textId="77777777" w:rsidR="00BC0BB7" w:rsidRPr="004A3E27" w:rsidRDefault="00BC0BB7" w:rsidP="00BD5BBE">
      <w:pPr>
        <w:pStyle w:val="footnote"/>
      </w:pPr>
      <w:r w:rsidRPr="004A3E27">
        <w:rPr>
          <w:rStyle w:val="FootnoteReference"/>
        </w:rPr>
        <w:footnoteRef/>
      </w:r>
      <w:r w:rsidRPr="004A3E27">
        <w:t xml:space="preserve"> i.e. Hear Christ who intercedes on our behalf (1 Cor. 1:30; Rom. 8: 34).</w:t>
      </w:r>
    </w:p>
  </w:footnote>
  <w:footnote w:id="70">
    <w:p w14:paraId="6CFE3221" w14:textId="05261702" w:rsidR="00BC0BB7" w:rsidRPr="004A3E27" w:rsidRDefault="00BC0BB7" w:rsidP="007C28F0">
      <w:pPr>
        <w:pStyle w:val="footnote"/>
      </w:pPr>
      <w:r w:rsidRPr="004A3E27">
        <w:rPr>
          <w:rStyle w:val="FootnoteReference"/>
        </w:rPr>
        <w:footnoteRef/>
      </w:r>
      <w:r w:rsidRPr="004A3E27">
        <w:t xml:space="preserve"> </w:t>
      </w:r>
      <w:r>
        <w:t>cf</w:t>
      </w:r>
      <w:r w:rsidRPr="004A3E27">
        <w:t>. 2 Tim. 2:3, 12.</w:t>
      </w:r>
    </w:p>
  </w:footnote>
  <w:footnote w:id="71">
    <w:p w14:paraId="5F29B1F0" w14:textId="77777777" w:rsidR="00BC0BB7" w:rsidRPr="004A3E27" w:rsidRDefault="00BC0BB7"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2">
    <w:p w14:paraId="5D9C28AA" w14:textId="77777777" w:rsidR="00BC0BB7" w:rsidRPr="004A3E27" w:rsidRDefault="00BC0BB7" w:rsidP="00BD5BBE">
      <w:pPr>
        <w:pStyle w:val="footnote"/>
      </w:pPr>
      <w:r w:rsidRPr="004A3E27">
        <w:rPr>
          <w:rStyle w:val="FootnoteReference"/>
        </w:rPr>
        <w:footnoteRef/>
      </w:r>
      <w:r w:rsidRPr="004A3E27">
        <w:t xml:space="preserve"> ‘They cast Me out of their city and now surround Me on the cross’ (St. Augustine).</w:t>
      </w:r>
    </w:p>
  </w:footnote>
  <w:footnote w:id="73">
    <w:p w14:paraId="4AD0F1DA" w14:textId="77777777" w:rsidR="00BC0BB7" w:rsidRPr="004A3E27" w:rsidRDefault="00BC0BB7"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4">
    <w:p w14:paraId="1D6BB5F1" w14:textId="7BEDD296" w:rsidR="00BC0BB7" w:rsidRDefault="00BC0BB7" w:rsidP="00D47452">
      <w:pPr>
        <w:pStyle w:val="footnote"/>
      </w:pPr>
      <w:r>
        <w:rPr>
          <w:rStyle w:val="FootnoteReference"/>
        </w:rPr>
        <w:footnoteRef/>
      </w:r>
      <w:r>
        <w:t xml:space="preserve"> [JS] or “foundation”</w:t>
      </w:r>
    </w:p>
  </w:footnote>
  <w:footnote w:id="75">
    <w:p w14:paraId="3C5663F2" w14:textId="2A9D9C12" w:rsidR="00BC0BB7" w:rsidRDefault="00BC0BB7" w:rsidP="00D47452">
      <w:pPr>
        <w:pStyle w:val="footnote"/>
      </w:pPr>
      <w:r>
        <w:rPr>
          <w:rStyle w:val="FootnoteReference"/>
        </w:rPr>
        <w:footnoteRef/>
      </w:r>
      <w:r>
        <w:t xml:space="preserve"> [JS] Fr. Lazarus has “my saviour”. I.e. the power of my salvation, or the One with power to save me.</w:t>
      </w:r>
    </w:p>
  </w:footnote>
  <w:footnote w:id="76">
    <w:p w14:paraId="4CDB07D8" w14:textId="14188044" w:rsidR="00BC0BB7" w:rsidRPr="004A3E27" w:rsidRDefault="00BC0BB7" w:rsidP="00BD5BBE">
      <w:pPr>
        <w:pStyle w:val="footnote"/>
      </w:pPr>
      <w:r w:rsidRPr="004A3E27">
        <w:rPr>
          <w:rStyle w:val="FootnoteReference"/>
        </w:rPr>
        <w:footnoteRef/>
      </w:r>
      <w:r w:rsidRPr="004A3E27">
        <w:t xml:space="preserve"> </w:t>
      </w:r>
      <w:r>
        <w:t>Cf</w:t>
      </w:r>
      <w:r w:rsidRPr="004A3E27">
        <w:t>. Acts 2:24.</w:t>
      </w:r>
    </w:p>
  </w:footnote>
  <w:footnote w:id="77">
    <w:p w14:paraId="09C8C689" w14:textId="5B1E38B7" w:rsidR="00BC0BB7" w:rsidRPr="004A3E27" w:rsidRDefault="00BC0BB7" w:rsidP="00BD5BBE">
      <w:pPr>
        <w:pStyle w:val="footnote"/>
      </w:pPr>
      <w:r w:rsidRPr="004A3E27">
        <w:rPr>
          <w:rStyle w:val="FootnoteReference"/>
        </w:rPr>
        <w:footnoteRef/>
      </w:r>
      <w:r w:rsidRPr="004A3E27">
        <w:t xml:space="preserve"> </w:t>
      </w:r>
      <w:r>
        <w:t>cf</w:t>
      </w:r>
      <w:r w:rsidRPr="004A3E27">
        <w:t>. Exodus 9:23.</w:t>
      </w:r>
    </w:p>
  </w:footnote>
  <w:footnote w:id="78">
    <w:p w14:paraId="1AF95C05" w14:textId="4DAED5F3" w:rsidR="00BC0BB7" w:rsidRDefault="00BC0BB7" w:rsidP="00D47452">
      <w:pPr>
        <w:pStyle w:val="footnote"/>
      </w:pPr>
      <w:r>
        <w:rPr>
          <w:rStyle w:val="FootnoteReference"/>
        </w:rPr>
        <w:footnoteRef/>
      </w:r>
      <w:r>
        <w:t xml:space="preserve"> [JS] literally, “then the sptrings of water were seen/appeared”</w:t>
      </w:r>
    </w:p>
  </w:footnote>
  <w:footnote w:id="79">
    <w:p w14:paraId="767519CF" w14:textId="3A0C4171" w:rsidR="00BC0BB7" w:rsidRPr="004A3E27" w:rsidRDefault="00BC0BB7"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0">
    <w:p w14:paraId="056C0234" w14:textId="77777777" w:rsidR="00BC0BB7" w:rsidRPr="004A3E27" w:rsidRDefault="00BC0BB7" w:rsidP="00BD5BBE">
      <w:pPr>
        <w:pStyle w:val="footnote"/>
      </w:pPr>
      <w:r w:rsidRPr="004A3E27">
        <w:rPr>
          <w:rStyle w:val="FootnoteReference"/>
        </w:rPr>
        <w:footnoteRef/>
      </w:r>
      <w:r w:rsidRPr="004A3E27">
        <w:t xml:space="preserve"> Twist and wrestle (Gen. 32: 4). And he will untwist the twister and the twisted (144:15).</w:t>
      </w:r>
    </w:p>
  </w:footnote>
  <w:footnote w:id="81">
    <w:p w14:paraId="1B9D3CDD" w14:textId="1592BE4E" w:rsidR="00BC0BB7" w:rsidRPr="004A3E27" w:rsidRDefault="00BC0BB7" w:rsidP="00BD5BBE">
      <w:pPr>
        <w:pStyle w:val="footnote"/>
      </w:pPr>
      <w:r w:rsidRPr="004A3E27">
        <w:rPr>
          <w:rStyle w:val="FootnoteReference"/>
        </w:rPr>
        <w:footnoteRef/>
      </w:r>
      <w:r w:rsidRPr="004A3E27">
        <w:t xml:space="preserve"> </w:t>
      </w:r>
      <w:r>
        <w:t>cf</w:t>
      </w:r>
      <w:r w:rsidRPr="004A3E27">
        <w:t>. Rev. 21:23.</w:t>
      </w:r>
    </w:p>
  </w:footnote>
  <w:footnote w:id="82">
    <w:p w14:paraId="7A34B80F" w14:textId="77777777" w:rsidR="00BC0BB7" w:rsidRPr="004A3E27" w:rsidRDefault="00BC0BB7"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3">
    <w:p w14:paraId="5386061E" w14:textId="77777777" w:rsidR="00BC0BB7" w:rsidRPr="004A3E27" w:rsidRDefault="00BC0BB7"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4">
    <w:p w14:paraId="7F859200" w14:textId="0E8BB508" w:rsidR="00BC0BB7" w:rsidRDefault="00BC0BB7" w:rsidP="006303CE">
      <w:pPr>
        <w:pStyle w:val="footnote"/>
      </w:pPr>
      <w:r>
        <w:rPr>
          <w:rStyle w:val="FootnoteReference"/>
        </w:rPr>
        <w:footnoteRef/>
      </w:r>
      <w:r>
        <w:t xml:space="preserve"> [JS] or “give thanks to You”, or “thankfully confess You with praise”</w:t>
      </w:r>
    </w:p>
  </w:footnote>
  <w:footnote w:id="85">
    <w:p w14:paraId="57A591AD" w14:textId="5B4F539E" w:rsidR="00BC0BB7" w:rsidRPr="004A3E27" w:rsidRDefault="00BC0BB7"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86">
    <w:p w14:paraId="05D27F74" w14:textId="77777777" w:rsidR="00BC0BB7" w:rsidRPr="004A3E27" w:rsidRDefault="00BC0BB7"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BC0BB7" w:rsidRDefault="00BC0BB7" w:rsidP="00D019CA">
      <w:pPr>
        <w:pStyle w:val="footnote"/>
      </w:pPr>
      <w:r>
        <w:rPr>
          <w:rStyle w:val="FootnoteReference"/>
        </w:rPr>
        <w:footnoteRef/>
      </w:r>
      <w:r>
        <w:t xml:space="preserve"> [JS] lit. day to day</w:t>
      </w:r>
    </w:p>
  </w:footnote>
  <w:footnote w:id="88">
    <w:p w14:paraId="4D739E0B" w14:textId="0FB443F5" w:rsidR="00BC0BB7" w:rsidRDefault="00BC0BB7"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BC0BB7" w:rsidRPr="004A3E27" w:rsidRDefault="00BC0BB7" w:rsidP="00BD5BBE">
      <w:pPr>
        <w:pStyle w:val="footnote"/>
      </w:pPr>
      <w:r w:rsidRPr="004A3E27">
        <w:rPr>
          <w:rStyle w:val="FootnoteReference"/>
        </w:rPr>
        <w:footnoteRef/>
      </w:r>
      <w:r w:rsidRPr="004A3E27">
        <w:t xml:space="preserve"> Rom. 10:18.</w:t>
      </w:r>
    </w:p>
  </w:footnote>
  <w:footnote w:id="90">
    <w:p w14:paraId="774F183E" w14:textId="35452E5D" w:rsidR="00BC0BB7" w:rsidRDefault="00BC0BB7" w:rsidP="005E2409">
      <w:pPr>
        <w:pStyle w:val="footnote"/>
      </w:pPr>
      <w:r>
        <w:rPr>
          <w:rStyle w:val="FootnoteReference"/>
        </w:rPr>
        <w:footnoteRef/>
      </w:r>
      <w:r>
        <w:t xml:space="preserve"> [JS] Fr. Lazarus has “sanctuary”</w:t>
      </w:r>
    </w:p>
  </w:footnote>
  <w:footnote w:id="91">
    <w:p w14:paraId="28F942E6" w14:textId="353F357B" w:rsidR="00BC0BB7" w:rsidRPr="004A3E27" w:rsidRDefault="00BC0BB7" w:rsidP="00BD5BBE">
      <w:pPr>
        <w:pStyle w:val="footnote"/>
      </w:pPr>
      <w:r w:rsidRPr="004A3E27">
        <w:rPr>
          <w:rStyle w:val="FootnoteReference"/>
        </w:rPr>
        <w:footnoteRef/>
      </w:r>
      <w:r w:rsidRPr="004A3E27">
        <w:t xml:space="preserve"> </w:t>
      </w:r>
      <w:r>
        <w:t>cf</w:t>
      </w:r>
      <w:r w:rsidRPr="004A3E27">
        <w:t>. Ps. 88:38.</w:t>
      </w:r>
    </w:p>
  </w:footnote>
  <w:footnote w:id="92">
    <w:p w14:paraId="2DBF8356" w14:textId="76DCF8DE" w:rsidR="00BC0BB7" w:rsidRDefault="00BC0BB7" w:rsidP="005E2409">
      <w:pPr>
        <w:pStyle w:val="footnote"/>
      </w:pPr>
      <w:r>
        <w:rPr>
          <w:rStyle w:val="FootnoteReference"/>
        </w:rPr>
        <w:footnoteRef/>
      </w:r>
      <w:r>
        <w:t xml:space="preserve"> [JS] literally “giant”</w:t>
      </w:r>
    </w:p>
  </w:footnote>
  <w:footnote w:id="93">
    <w:p w14:paraId="4D5F61F1" w14:textId="397EFA8A" w:rsidR="00BC0BB7" w:rsidRDefault="00BC0BB7" w:rsidP="005E2409">
      <w:pPr>
        <w:pStyle w:val="footnote"/>
      </w:pPr>
      <w:r>
        <w:rPr>
          <w:rStyle w:val="FootnoteReference"/>
        </w:rPr>
        <w:footnoteRef/>
      </w:r>
      <w:r>
        <w:t xml:space="preserve"> [JS] or “it”</w:t>
      </w:r>
    </w:p>
  </w:footnote>
  <w:footnote w:id="94">
    <w:p w14:paraId="7D882E05" w14:textId="2F32DF97" w:rsidR="00BC0BB7" w:rsidRPr="004A3E27" w:rsidRDefault="00BC0BB7" w:rsidP="00BD5BBE">
      <w:pPr>
        <w:pStyle w:val="footnote"/>
      </w:pPr>
      <w:r w:rsidRPr="004A3E27">
        <w:rPr>
          <w:rStyle w:val="FootnoteReference"/>
        </w:rPr>
        <w:footnoteRef/>
      </w:r>
      <w:r w:rsidRPr="004A3E27">
        <w:t xml:space="preserve"> </w:t>
      </w:r>
      <w:r>
        <w:t>cf</w:t>
      </w:r>
      <w:r w:rsidRPr="004A3E27">
        <w:t>. Ps. 118:72.</w:t>
      </w:r>
    </w:p>
  </w:footnote>
  <w:footnote w:id="95">
    <w:p w14:paraId="6C5A660E" w14:textId="77777777" w:rsidR="00BC0BB7" w:rsidRPr="004A3E27" w:rsidRDefault="00BC0BB7"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BC0BB7" w:rsidRPr="004A3E27" w:rsidRDefault="00BC0BB7"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BC0BB7" w:rsidRDefault="00BC0BB7" w:rsidP="00223CB5">
      <w:pPr>
        <w:pStyle w:val="footnote"/>
      </w:pPr>
      <w:r>
        <w:rPr>
          <w:rStyle w:val="FootnoteReference"/>
        </w:rPr>
        <w:footnoteRef/>
      </w:r>
      <w:r>
        <w:t xml:space="preserve"> [JS] literally “holy place”.</w:t>
      </w:r>
    </w:p>
  </w:footnote>
  <w:footnote w:id="98">
    <w:p w14:paraId="383B4369" w14:textId="77777777" w:rsidR="00BC0BB7" w:rsidRDefault="00BC0BB7"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98A67A6" w:rsidR="00BC0BB7" w:rsidRPr="004A3E27" w:rsidRDefault="00BC0BB7"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0">
    <w:p w14:paraId="1559CF30" w14:textId="345B8878" w:rsidR="00BC0BB7" w:rsidRDefault="00BC0BB7" w:rsidP="00A10A86">
      <w:pPr>
        <w:pStyle w:val="footnote"/>
      </w:pPr>
      <w:r>
        <w:rPr>
          <w:rStyle w:val="FootnoteReference"/>
        </w:rPr>
        <w:footnoteRef/>
      </w:r>
      <w:r>
        <w:t xml:space="preserve"> [JS] or “his glory is great by your salvation/deliverance”</w:t>
      </w:r>
    </w:p>
  </w:footnote>
  <w:footnote w:id="101">
    <w:p w14:paraId="40556A29" w14:textId="77777777" w:rsidR="00BC0BB7" w:rsidRPr="004A3E27" w:rsidRDefault="00BC0BB7"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BC0BB7" w:rsidRPr="004A3E27" w:rsidRDefault="00BC0BB7"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3A4D561C" w:rsidR="00BC0BB7" w:rsidRPr="004A3E27" w:rsidRDefault="00BC0BB7"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4">
    <w:p w14:paraId="3C4F1B04" w14:textId="0B824CBF" w:rsidR="00BC0BB7" w:rsidRPr="004A3E27" w:rsidRDefault="00BC0BB7"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05">
    <w:p w14:paraId="49AF07F8" w14:textId="1ADD3608" w:rsidR="00BC0BB7" w:rsidRDefault="00BC0BB7" w:rsidP="00614947">
      <w:pPr>
        <w:pStyle w:val="footnote"/>
      </w:pPr>
      <w:r>
        <w:rPr>
          <w:rStyle w:val="FootnoteReference"/>
        </w:rPr>
        <w:footnoteRef/>
      </w:r>
      <w:r>
        <w:t xml:space="preserve"> [JS] Fr. Lazarus has “dwell in the holy place”.</w:t>
      </w:r>
    </w:p>
  </w:footnote>
  <w:footnote w:id="106">
    <w:p w14:paraId="41CC497C" w14:textId="77777777" w:rsidR="00BC0BB7" w:rsidRPr="004A3E27" w:rsidRDefault="00BC0BB7" w:rsidP="00BD5BBE">
      <w:pPr>
        <w:pStyle w:val="footnote"/>
      </w:pPr>
      <w:r w:rsidRPr="004A3E27">
        <w:rPr>
          <w:rStyle w:val="FootnoteReference"/>
        </w:rPr>
        <w:footnoteRef/>
      </w:r>
      <w:r w:rsidRPr="004A3E27">
        <w:t xml:space="preserve"> Mt. 27:39,43; Wis. 2:12-20.</w:t>
      </w:r>
    </w:p>
  </w:footnote>
  <w:footnote w:id="107">
    <w:p w14:paraId="552BFC80" w14:textId="77777777" w:rsidR="00BC0BB7" w:rsidRPr="004A3E27" w:rsidRDefault="00BC0BB7" w:rsidP="00BD5BBE">
      <w:pPr>
        <w:pStyle w:val="footnote"/>
      </w:pPr>
      <w:r w:rsidRPr="004A3E27">
        <w:rPr>
          <w:rStyle w:val="FootnoteReference"/>
        </w:rPr>
        <w:footnoteRef/>
      </w:r>
      <w:r w:rsidRPr="004A3E27">
        <w:t xml:space="preserve"> Lam. 2:16; 3:46.</w:t>
      </w:r>
    </w:p>
  </w:footnote>
  <w:footnote w:id="108">
    <w:p w14:paraId="1382AE44" w14:textId="77777777" w:rsidR="00BC0BB7" w:rsidRPr="004A3E27" w:rsidRDefault="00BC0BB7" w:rsidP="00BD5BBE">
      <w:pPr>
        <w:pStyle w:val="footnote"/>
      </w:pPr>
      <w:r w:rsidRPr="004A3E27">
        <w:rPr>
          <w:rStyle w:val="FootnoteReference"/>
        </w:rPr>
        <w:footnoteRef/>
      </w:r>
      <w:r w:rsidRPr="004A3E27">
        <w:t xml:space="preserve"> Jn. 19:37.</w:t>
      </w:r>
    </w:p>
  </w:footnote>
  <w:footnote w:id="109">
    <w:p w14:paraId="17643289" w14:textId="77777777" w:rsidR="00BC0BB7" w:rsidRPr="004A3E27" w:rsidRDefault="00BC0BB7" w:rsidP="00BD5BBE">
      <w:pPr>
        <w:pStyle w:val="footnote"/>
      </w:pPr>
      <w:r w:rsidRPr="004A3E27">
        <w:rPr>
          <w:rStyle w:val="FootnoteReference"/>
        </w:rPr>
        <w:footnoteRef/>
      </w:r>
      <w:r w:rsidRPr="004A3E27">
        <w:t xml:space="preserve"> Jn. 19:24.</w:t>
      </w:r>
    </w:p>
  </w:footnote>
  <w:footnote w:id="110">
    <w:p w14:paraId="79F35E59" w14:textId="3AF86606" w:rsidR="00BC0BB7" w:rsidRPr="004A3E27" w:rsidRDefault="00BC0BB7"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1">
    <w:p w14:paraId="17B5651D" w14:textId="24ADEBC4" w:rsidR="00BC0BB7" w:rsidRDefault="00BC0BB7" w:rsidP="00ED0D70">
      <w:pPr>
        <w:pStyle w:val="footnote"/>
      </w:pPr>
      <w:r>
        <w:rPr>
          <w:rStyle w:val="FootnoteReference"/>
        </w:rPr>
        <w:footnoteRef/>
      </w:r>
      <w:r>
        <w:t xml:space="preserve"> [JS]Others have “and my only-begotten from the hand of the dog.”</w:t>
      </w:r>
    </w:p>
  </w:footnote>
  <w:footnote w:id="112">
    <w:p w14:paraId="18C385E9" w14:textId="2415B4A3" w:rsidR="00BC0BB7" w:rsidRDefault="00BC0BB7" w:rsidP="00ED0D70">
      <w:pPr>
        <w:pStyle w:val="footnote"/>
      </w:pPr>
      <w:r>
        <w:rPr>
          <w:rStyle w:val="FootnoteReference"/>
        </w:rPr>
        <w:footnoteRef/>
      </w:r>
      <w:r>
        <w:t xml:space="preserve"> [JS] Fr. Lazarus has “the rhinoceros.”</w:t>
      </w:r>
    </w:p>
  </w:footnote>
  <w:footnote w:id="113">
    <w:p w14:paraId="08777F76" w14:textId="77777777" w:rsidR="00BC0BB7" w:rsidRPr="004A3E27" w:rsidRDefault="00BC0BB7" w:rsidP="00BD5BBE">
      <w:pPr>
        <w:pStyle w:val="footnote"/>
      </w:pPr>
      <w:r w:rsidRPr="004A3E27">
        <w:rPr>
          <w:rStyle w:val="FootnoteReference"/>
        </w:rPr>
        <w:footnoteRef/>
      </w:r>
      <w:r w:rsidRPr="004A3E27">
        <w:t xml:space="preserve"> Hebrews 2:12.</w:t>
      </w:r>
    </w:p>
  </w:footnote>
  <w:footnote w:id="114">
    <w:p w14:paraId="1C395EA2" w14:textId="6F37561F" w:rsidR="00BC0BB7" w:rsidRDefault="00BC0BB7" w:rsidP="000651AA">
      <w:pPr>
        <w:pStyle w:val="footnote"/>
      </w:pPr>
      <w:r>
        <w:rPr>
          <w:rStyle w:val="FootnoteReference"/>
        </w:rPr>
        <w:footnoteRef/>
      </w:r>
      <w:r>
        <w:t xml:space="preserve"> [JS] literally “all you seed of Jacob”</w:t>
      </w:r>
    </w:p>
  </w:footnote>
  <w:footnote w:id="115">
    <w:p w14:paraId="077193E5" w14:textId="6727B2C9" w:rsidR="00BC0BB7" w:rsidRDefault="00BC0BB7" w:rsidP="007A2D16">
      <w:pPr>
        <w:pStyle w:val="footnote"/>
      </w:pPr>
      <w:r>
        <w:rPr>
          <w:rStyle w:val="FootnoteReference"/>
        </w:rPr>
        <w:footnoteRef/>
      </w:r>
      <w:r>
        <w:t xml:space="preserve"> [JS] Congregation or assembly, not building.</w:t>
      </w:r>
    </w:p>
  </w:footnote>
  <w:footnote w:id="116">
    <w:p w14:paraId="332BD906" w14:textId="38FB3FF8" w:rsidR="00BC0BB7" w:rsidRDefault="00BC0BB7" w:rsidP="007A2D16">
      <w:pPr>
        <w:pStyle w:val="footnote"/>
      </w:pPr>
      <w:r>
        <w:rPr>
          <w:rStyle w:val="FootnoteReference"/>
        </w:rPr>
        <w:footnoteRef/>
      </w:r>
      <w:r>
        <w:t xml:space="preserve"> [JS] or “give thanks to”</w:t>
      </w:r>
    </w:p>
  </w:footnote>
  <w:footnote w:id="117">
    <w:p w14:paraId="5B6174F4" w14:textId="35F5BA44" w:rsidR="00BC0BB7" w:rsidRDefault="00BC0BB7" w:rsidP="000651AA">
      <w:pPr>
        <w:pStyle w:val="footnote"/>
      </w:pPr>
      <w:r>
        <w:rPr>
          <w:rStyle w:val="FootnoteReference"/>
        </w:rPr>
        <w:footnoteRef/>
      </w:r>
      <w:r>
        <w:t xml:space="preserve"> [JS] did obeisance, i.e. the physical act of bowing down.</w:t>
      </w:r>
    </w:p>
  </w:footnote>
  <w:footnote w:id="118">
    <w:p w14:paraId="6B61808C" w14:textId="77777777" w:rsidR="00BC0BB7" w:rsidRPr="004A3E27" w:rsidRDefault="00BC0BB7"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9">
    <w:p w14:paraId="168D5AEC" w14:textId="77777777" w:rsidR="00BC0BB7" w:rsidRPr="004A3E27" w:rsidRDefault="00BC0BB7" w:rsidP="00BD5BBE">
      <w:pPr>
        <w:pStyle w:val="footnote"/>
      </w:pPr>
      <w:r w:rsidRPr="004A3E27">
        <w:rPr>
          <w:rStyle w:val="FootnoteReference"/>
        </w:rPr>
        <w:footnoteRef/>
      </w:r>
      <w:r w:rsidRPr="004A3E27">
        <w:t xml:space="preserve"> Romans 3:24-26; John 17:4; 19:30.</w:t>
      </w:r>
    </w:p>
  </w:footnote>
  <w:footnote w:id="120">
    <w:p w14:paraId="47E5BE1D" w14:textId="6D6B1127" w:rsidR="00BC0BB7" w:rsidRPr="004A3E27" w:rsidRDefault="00BC0BB7"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1">
    <w:p w14:paraId="53BB4915" w14:textId="013E80AC" w:rsidR="00BC0BB7" w:rsidRPr="004A3E27" w:rsidRDefault="00BC0BB7"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2">
    <w:p w14:paraId="52EF8FB5" w14:textId="7D5C89FB" w:rsidR="00BC0BB7" w:rsidRPr="004A3E27" w:rsidRDefault="00BC0BB7" w:rsidP="00BD5BBE">
      <w:pPr>
        <w:pStyle w:val="footnote"/>
      </w:pPr>
      <w:r w:rsidRPr="004A3E27">
        <w:rPr>
          <w:rStyle w:val="FootnoteReference"/>
        </w:rPr>
        <w:footnoteRef/>
      </w:r>
      <w:r w:rsidRPr="004A3E27">
        <w:t xml:space="preserve"> </w:t>
      </w:r>
      <w:r>
        <w:t>cf</w:t>
      </w:r>
      <w:r w:rsidRPr="004A3E27">
        <w:t>. Ps. 26:4.</w:t>
      </w:r>
    </w:p>
  </w:footnote>
  <w:footnote w:id="123">
    <w:p w14:paraId="4B68EDDE" w14:textId="12EE5F02" w:rsidR="00BC0BB7" w:rsidRPr="004A3E27" w:rsidRDefault="00BC0BB7" w:rsidP="00BD5BBE">
      <w:pPr>
        <w:pStyle w:val="footnote"/>
      </w:pPr>
      <w:r w:rsidRPr="004A3E27">
        <w:rPr>
          <w:rStyle w:val="FootnoteReference"/>
        </w:rPr>
        <w:footnoteRef/>
      </w:r>
      <w:r w:rsidRPr="004A3E27">
        <w:t xml:space="preserve"> 1 Cor. 10:26-28; </w:t>
      </w:r>
      <w:r>
        <w:t>cf</w:t>
      </w:r>
      <w:r w:rsidRPr="004A3E27">
        <w:t>. Psalm 49:12.</w:t>
      </w:r>
    </w:p>
  </w:footnote>
  <w:footnote w:id="124">
    <w:p w14:paraId="137A32B2" w14:textId="77777777" w:rsidR="00BC0BB7" w:rsidRPr="004A3E27" w:rsidRDefault="00BC0BB7" w:rsidP="00BD5BBE">
      <w:pPr>
        <w:pStyle w:val="footnote"/>
      </w:pPr>
      <w:r w:rsidRPr="004A3E27">
        <w:rPr>
          <w:rStyle w:val="FootnoteReference"/>
        </w:rPr>
        <w:footnoteRef/>
      </w:r>
      <w:r w:rsidRPr="004A3E27">
        <w:t xml:space="preserve"> Is. 2:2; Dan. 2:35; 1 Cor. 10:4.</w:t>
      </w:r>
    </w:p>
  </w:footnote>
  <w:footnote w:id="125">
    <w:p w14:paraId="51F7905C" w14:textId="09ECCFBD" w:rsidR="00BC0BB7" w:rsidRPr="004A3E27" w:rsidRDefault="00BC0BB7"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6">
    <w:p w14:paraId="7B989AF7" w14:textId="411DE777" w:rsidR="00BC0BB7" w:rsidRDefault="00BC0BB7" w:rsidP="005A5E13">
      <w:pPr>
        <w:pStyle w:val="footnote"/>
      </w:pPr>
      <w:r>
        <w:rPr>
          <w:rStyle w:val="FootnoteReference"/>
        </w:rPr>
        <w:footnoteRef/>
      </w:r>
      <w:r>
        <w:t xml:space="preserve"> [JS] literally: “because they are from of old”.</w:t>
      </w:r>
    </w:p>
  </w:footnote>
  <w:footnote w:id="127">
    <w:p w14:paraId="78816607" w14:textId="60AD0FEA" w:rsidR="00BC0BB7" w:rsidRDefault="00BC0BB7" w:rsidP="00055722">
      <w:pPr>
        <w:pStyle w:val="footnote"/>
      </w:pPr>
      <w:r>
        <w:rPr>
          <w:rStyle w:val="FootnoteReference"/>
        </w:rPr>
        <w:footnoteRef/>
      </w:r>
      <w:r>
        <w:t xml:space="preserve"> [JS] literally, “so He sets a law for those who sin in the way.”</w:t>
      </w:r>
    </w:p>
  </w:footnote>
  <w:footnote w:id="128">
    <w:p w14:paraId="2169EE05" w14:textId="77777777" w:rsidR="00BC0BB7" w:rsidRPr="004A3E27" w:rsidRDefault="00BC0BB7" w:rsidP="00BD5BBE">
      <w:pPr>
        <w:pStyle w:val="footnote"/>
      </w:pPr>
      <w:r w:rsidRPr="004A3E27">
        <w:rPr>
          <w:rStyle w:val="FootnoteReference"/>
        </w:rPr>
        <w:footnoteRef/>
      </w:r>
      <w:r w:rsidRPr="004A3E27">
        <w:t xml:space="preserve"> seek: </w:t>
      </w:r>
      <w:r w:rsidRPr="004A3E27">
        <w:rPr>
          <w:i/>
        </w:rPr>
        <w:t>Heb</w:t>
      </w:r>
      <w:r w:rsidRPr="004A3E27">
        <w:t>. keep</w:t>
      </w:r>
    </w:p>
  </w:footnote>
  <w:footnote w:id="129">
    <w:p w14:paraId="77DCEC10" w14:textId="465E547A" w:rsidR="00BC0BB7" w:rsidRPr="004A3E27" w:rsidRDefault="00BC0BB7"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0">
    <w:p w14:paraId="10589304" w14:textId="75C5928C" w:rsidR="00BC0BB7" w:rsidRDefault="00BC0BB7" w:rsidP="00055722">
      <w:pPr>
        <w:pStyle w:val="footnote"/>
      </w:pPr>
      <w:r>
        <w:rPr>
          <w:rStyle w:val="FootnoteReference"/>
        </w:rPr>
        <w:footnoteRef/>
      </w:r>
      <w:r>
        <w:t xml:space="preserve"> [JS] NETS and Fr. Athanasius have “You will”</w:t>
      </w:r>
    </w:p>
  </w:footnote>
  <w:footnote w:id="131">
    <w:p w14:paraId="71590F21" w14:textId="77777777" w:rsidR="00BC0BB7" w:rsidRPr="004A3E27" w:rsidRDefault="00BC0BB7"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2">
    <w:p w14:paraId="42C6F902" w14:textId="27671EF5" w:rsidR="00BC0BB7" w:rsidRDefault="00BC0BB7" w:rsidP="003B7D97">
      <w:pPr>
        <w:pStyle w:val="footnote"/>
      </w:pPr>
      <w:r>
        <w:rPr>
          <w:rStyle w:val="FootnoteReference"/>
        </w:rPr>
        <w:footnoteRef/>
      </w:r>
      <w:r>
        <w:t xml:space="preserve"> Present in Fr. Athanasius and OSB.</w:t>
      </w:r>
    </w:p>
  </w:footnote>
  <w:footnote w:id="133">
    <w:p w14:paraId="00A665CB" w14:textId="42EDEB47" w:rsidR="00BC0BB7" w:rsidRPr="004A3E27" w:rsidRDefault="00BC0BB7"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4">
    <w:p w14:paraId="3EE7CB91" w14:textId="1CBB3112" w:rsidR="00BC0BB7" w:rsidRDefault="00BC0BB7" w:rsidP="003B7D97">
      <w:pPr>
        <w:pStyle w:val="footnote"/>
      </w:pPr>
      <w:r>
        <w:rPr>
          <w:rStyle w:val="FootnoteReference"/>
        </w:rPr>
        <w:footnoteRef/>
      </w:r>
      <w:r>
        <w:t xml:space="preserve"> Fr. Lazarus has “lonely and poor”. Fr. Athanasius has “an only son”. Others have “only-begotten and poor”</w:t>
      </w:r>
    </w:p>
  </w:footnote>
  <w:footnote w:id="135">
    <w:p w14:paraId="0A9BD984" w14:textId="77777777" w:rsidR="00BC0BB7" w:rsidRPr="004A3E27" w:rsidRDefault="00BC0BB7"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6">
    <w:p w14:paraId="17F45C59" w14:textId="65DF2916" w:rsidR="00BC0BB7" w:rsidRPr="004A3E27" w:rsidRDefault="00BC0BB7"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37">
    <w:p w14:paraId="14877493" w14:textId="77777777" w:rsidR="00BC0BB7" w:rsidRPr="004A3E27" w:rsidRDefault="00BC0BB7"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8">
    <w:p w14:paraId="489B5950" w14:textId="37592C41" w:rsidR="00BC0BB7" w:rsidRDefault="00BC0BB7" w:rsidP="00550F3A">
      <w:pPr>
        <w:pStyle w:val="footnote"/>
      </w:pPr>
      <w:r>
        <w:rPr>
          <w:rStyle w:val="FootnoteReference"/>
        </w:rPr>
        <w:footnoteRef/>
      </w:r>
      <w:r>
        <w:t xml:space="preserve"> [JS] literally, “place”</w:t>
      </w:r>
    </w:p>
  </w:footnote>
  <w:footnote w:id="139">
    <w:p w14:paraId="2B8FEA02" w14:textId="77777777" w:rsidR="00BC0BB7" w:rsidRPr="004A3E27" w:rsidRDefault="00BC0BB7" w:rsidP="00BD5BBE">
      <w:pPr>
        <w:pStyle w:val="footnote"/>
      </w:pPr>
      <w:r w:rsidRPr="004A3E27">
        <w:rPr>
          <w:rStyle w:val="FootnoteReference"/>
        </w:rPr>
        <w:footnoteRef/>
      </w:r>
      <w:r w:rsidRPr="004A3E27">
        <w:t xml:space="preserve"> churches: assemblies, gatherings, congregations (not buildings).</w:t>
      </w:r>
    </w:p>
  </w:footnote>
  <w:footnote w:id="140">
    <w:p w14:paraId="4B110C34" w14:textId="6E0E41E0" w:rsidR="00BC0BB7" w:rsidRPr="004A3E27" w:rsidRDefault="00BC0BB7"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1">
    <w:p w14:paraId="680E154C" w14:textId="77777777" w:rsidR="00BC0BB7" w:rsidRPr="004A3E27" w:rsidRDefault="00BC0BB7"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BC0BB7" w:rsidRPr="004A3E27" w:rsidRDefault="00BC0BB7" w:rsidP="00BD5BBE">
      <w:pPr>
        <w:pStyle w:val="footnote"/>
      </w:pPr>
      <w:r w:rsidRPr="004A3E27">
        <w:tab/>
        <w:t>‘No sweeter fragrance than to follow Christ,</w:t>
      </w:r>
    </w:p>
    <w:p w14:paraId="506149C0" w14:textId="77777777" w:rsidR="00BC0BB7" w:rsidRPr="004A3E27" w:rsidRDefault="00BC0BB7" w:rsidP="00BD5BBE">
      <w:pPr>
        <w:pStyle w:val="footnote"/>
      </w:pPr>
      <w:r w:rsidRPr="004A3E27">
        <w:tab/>
        <w:t>when man makes offerings of a holy life,</w:t>
      </w:r>
    </w:p>
    <w:p w14:paraId="3F57220B" w14:textId="77777777" w:rsidR="00BC0BB7" w:rsidRPr="004A3E27" w:rsidRDefault="00BC0BB7" w:rsidP="00BD5BBE">
      <w:pPr>
        <w:pStyle w:val="footnote"/>
      </w:pPr>
      <w:r w:rsidRPr="004A3E27">
        <w:tab/>
        <w:t>and offers golden deeds in sacrifice’ (St. Prosper).</w:t>
      </w:r>
    </w:p>
  </w:footnote>
  <w:footnote w:id="142">
    <w:p w14:paraId="0CC1CAEE" w14:textId="1E5BC75B" w:rsidR="00BC0BB7" w:rsidRPr="004A3E27" w:rsidRDefault="00BC0BB7" w:rsidP="00BD5BBE">
      <w:pPr>
        <w:pStyle w:val="footnote"/>
      </w:pPr>
      <w:r w:rsidRPr="004A3E27">
        <w:rPr>
          <w:rStyle w:val="FootnoteReference"/>
        </w:rPr>
        <w:footnoteRef/>
      </w:r>
      <w:r w:rsidRPr="004A3E27">
        <w:t xml:space="preserve"> </w:t>
      </w:r>
      <w:r>
        <w:t>cf</w:t>
      </w:r>
      <w:r w:rsidRPr="004A3E27">
        <w:t>. Psalm 21:11.</w:t>
      </w:r>
    </w:p>
  </w:footnote>
  <w:footnote w:id="143">
    <w:p w14:paraId="0192B227" w14:textId="50425B88" w:rsidR="00BC0BB7" w:rsidRPr="004A3E27" w:rsidRDefault="00BC0BB7" w:rsidP="00BD5BBE">
      <w:pPr>
        <w:pStyle w:val="footnote"/>
      </w:pPr>
      <w:r w:rsidRPr="004A3E27">
        <w:rPr>
          <w:rStyle w:val="FootnoteReference"/>
        </w:rPr>
        <w:footnoteRef/>
      </w:r>
      <w:r w:rsidRPr="004A3E27">
        <w:t xml:space="preserve"> </w:t>
      </w:r>
      <w:r>
        <w:t>cf</w:t>
      </w:r>
      <w:r w:rsidRPr="004A3E27">
        <w:t>. Isaiah 5:12.</w:t>
      </w:r>
    </w:p>
  </w:footnote>
  <w:footnote w:id="144">
    <w:p w14:paraId="20F0DD6B" w14:textId="4B10F54B" w:rsidR="00BC0BB7" w:rsidRDefault="00BC0BB7" w:rsidP="005922FD">
      <w:pPr>
        <w:pStyle w:val="footnote"/>
      </w:pPr>
      <w:r>
        <w:rPr>
          <w:rStyle w:val="FootnoteReference"/>
        </w:rPr>
        <w:footnoteRef/>
      </w:r>
      <w:r>
        <w:t xml:space="preserve"> [JS] confess: or “give thanks to”, or “thankfully confess”</w:t>
      </w:r>
    </w:p>
  </w:footnote>
  <w:footnote w:id="145">
    <w:p w14:paraId="73C943A7" w14:textId="0F5D3F1A" w:rsidR="00BC0BB7" w:rsidRPr="004A3E27" w:rsidRDefault="00BC0BB7" w:rsidP="00BD5BBE">
      <w:pPr>
        <w:pStyle w:val="footnote"/>
      </w:pPr>
      <w:r w:rsidRPr="004A3E27">
        <w:rPr>
          <w:rStyle w:val="FootnoteReference"/>
        </w:rPr>
        <w:footnoteRef/>
      </w:r>
      <w:r w:rsidRPr="004A3E27">
        <w:t xml:space="preserve"> </w:t>
      </w:r>
      <w:r>
        <w:t>Cf</w:t>
      </w:r>
      <w:r w:rsidRPr="004A3E27">
        <w:t>. Isaiah 40:11; John 10:11.</w:t>
      </w:r>
    </w:p>
  </w:footnote>
  <w:footnote w:id="146">
    <w:p w14:paraId="73195CDE" w14:textId="44A40FB8" w:rsidR="00BC0BB7" w:rsidRDefault="00BC0BB7" w:rsidP="008A40DF">
      <w:pPr>
        <w:pStyle w:val="footnote"/>
      </w:pPr>
      <w:r>
        <w:rPr>
          <w:rStyle w:val="FootnoteReference"/>
        </w:rPr>
        <w:footnoteRef/>
      </w:r>
      <w:r>
        <w:t xml:space="preserve"> [JS] “do obeisance”, i.e. a physical act.</w:t>
      </w:r>
    </w:p>
  </w:footnote>
  <w:footnote w:id="147">
    <w:p w14:paraId="0B35546F" w14:textId="519CF713" w:rsidR="00BC0BB7" w:rsidRPr="004A3E27" w:rsidRDefault="00BC0BB7"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48">
    <w:p w14:paraId="17F4E198" w14:textId="77777777" w:rsidR="00BC0BB7" w:rsidRPr="004A3E27" w:rsidRDefault="00BC0BB7"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9">
    <w:p w14:paraId="287F51B2" w14:textId="77777777" w:rsidR="00BC0BB7" w:rsidRPr="004A3E27" w:rsidRDefault="00BC0BB7"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0">
    <w:p w14:paraId="376DEC76" w14:textId="77777777" w:rsidR="00BC0BB7" w:rsidRPr="004A3E27" w:rsidRDefault="00BC0BB7"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1">
    <w:p w14:paraId="0F1539B2" w14:textId="75077CCC" w:rsidR="00BC0BB7" w:rsidRPr="004A3E27" w:rsidRDefault="00BC0BB7" w:rsidP="00BD5BBE">
      <w:pPr>
        <w:pStyle w:val="footnote"/>
      </w:pPr>
      <w:r w:rsidRPr="004A3E27">
        <w:rPr>
          <w:rStyle w:val="FootnoteReference"/>
        </w:rPr>
        <w:footnoteRef/>
      </w:r>
      <w:r w:rsidRPr="004A3E27">
        <w:t xml:space="preserve"> Blood signifies death (</w:t>
      </w:r>
      <w:r>
        <w:t>cf</w:t>
      </w:r>
      <w:r w:rsidRPr="004A3E27">
        <w:t>. Lev. 17:14).</w:t>
      </w:r>
    </w:p>
  </w:footnote>
  <w:footnote w:id="152">
    <w:p w14:paraId="3C531870" w14:textId="77777777" w:rsidR="00BC0BB7" w:rsidRPr="004A3E27" w:rsidRDefault="00BC0BB7"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3">
    <w:p w14:paraId="14F5D59E" w14:textId="2CBEB04C" w:rsidR="00BC0BB7" w:rsidRDefault="00BC0BB7" w:rsidP="00643BB8">
      <w:pPr>
        <w:pStyle w:val="footnote"/>
      </w:pPr>
      <w:r>
        <w:rPr>
          <w:rStyle w:val="FootnoteReference"/>
        </w:rPr>
        <w:footnoteRef/>
      </w:r>
      <w:r>
        <w:t xml:space="preserve"> [JS] or “give thanks to You”, or “thankfully confess You with praise”</w:t>
      </w:r>
    </w:p>
  </w:footnote>
  <w:footnote w:id="154">
    <w:p w14:paraId="5ADD520F" w14:textId="77777777" w:rsidR="00BC0BB7" w:rsidRPr="004A3E27" w:rsidRDefault="00BC0BB7"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5">
    <w:p w14:paraId="77A1ED53" w14:textId="77777777" w:rsidR="00BC0BB7" w:rsidRPr="004A3E27" w:rsidRDefault="00BC0BB7" w:rsidP="00BD5BBE">
      <w:pPr>
        <w:pStyle w:val="footnote"/>
      </w:pPr>
      <w:r w:rsidRPr="004A3E27">
        <w:rPr>
          <w:rStyle w:val="FootnoteReference"/>
        </w:rPr>
        <w:footnoteRef/>
      </w:r>
      <w:r w:rsidRPr="004A3E27">
        <w:t xml:space="preserve"> Luke 23:46.</w:t>
      </w:r>
    </w:p>
  </w:footnote>
  <w:footnote w:id="156">
    <w:p w14:paraId="1A1A8E3A" w14:textId="6D5B65DB" w:rsidR="00BC0BB7" w:rsidRPr="004A3E27" w:rsidRDefault="00BC0BB7"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57">
    <w:p w14:paraId="07CF1154" w14:textId="0A7B732E" w:rsidR="00BC0BB7" w:rsidRPr="004A3E27" w:rsidRDefault="00BC0BB7"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58">
    <w:p w14:paraId="5BAFF231" w14:textId="34FCFC7D" w:rsidR="00BC0BB7" w:rsidRDefault="00BC0BB7"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9">
    <w:p w14:paraId="2DD87738" w14:textId="77777777" w:rsidR="00BC0BB7" w:rsidRPr="004A3E27" w:rsidRDefault="00BC0BB7" w:rsidP="00BD5BBE">
      <w:pPr>
        <w:pStyle w:val="footnote"/>
      </w:pPr>
      <w:r w:rsidRPr="004A3E27">
        <w:rPr>
          <w:rStyle w:val="FootnoteReference"/>
        </w:rPr>
        <w:footnoteRef/>
      </w:r>
      <w:r w:rsidRPr="004A3E27">
        <w:t xml:space="preserve"> The sense of separation from God is the great illusion and madness.</w:t>
      </w:r>
    </w:p>
  </w:footnote>
  <w:footnote w:id="160">
    <w:p w14:paraId="585E1DF2" w14:textId="7DBE80A8" w:rsidR="00BC0BB7" w:rsidRDefault="00BC0BB7" w:rsidP="00E87C17">
      <w:pPr>
        <w:pStyle w:val="footnote"/>
      </w:pPr>
      <w:r>
        <w:rPr>
          <w:rStyle w:val="FootnoteReference"/>
        </w:rPr>
        <w:footnoteRef/>
      </w:r>
      <w:r>
        <w:t xml:space="preserve"> [JS] or “seeks out”</w:t>
      </w:r>
    </w:p>
  </w:footnote>
  <w:footnote w:id="161">
    <w:p w14:paraId="64625F8E" w14:textId="77777777" w:rsidR="00BC0BB7" w:rsidRPr="004A3E27" w:rsidRDefault="00BC0BB7"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2">
    <w:p w14:paraId="2CF8BDFA" w14:textId="519D5556" w:rsidR="00BC0BB7" w:rsidRPr="004A3E27" w:rsidRDefault="00BC0BB7"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3">
    <w:p w14:paraId="5D9CEF2B" w14:textId="77777777" w:rsidR="00BC0BB7" w:rsidRPr="004A3E27" w:rsidRDefault="00BC0BB7"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4">
    <w:p w14:paraId="6173F75B" w14:textId="6720A6F1" w:rsidR="00BC0BB7" w:rsidRDefault="00BC0BB7" w:rsidP="00E87C17">
      <w:pPr>
        <w:pStyle w:val="footnote"/>
      </w:pPr>
      <w:r>
        <w:rPr>
          <w:rStyle w:val="FootnoteReference"/>
        </w:rPr>
        <w:footnoteRef/>
      </w:r>
      <w:r>
        <w:t xml:space="preserve"> [JS] or, “boast”</w:t>
      </w:r>
    </w:p>
  </w:footnote>
  <w:footnote w:id="165">
    <w:p w14:paraId="68902C2B" w14:textId="77777777" w:rsidR="00BC0BB7" w:rsidRPr="004A3E27" w:rsidRDefault="00BC0BB7" w:rsidP="00BD5BBE">
      <w:pPr>
        <w:pStyle w:val="footnote"/>
      </w:pPr>
      <w:r w:rsidRPr="004A3E27">
        <w:rPr>
          <w:rStyle w:val="FootnoteReference"/>
        </w:rPr>
        <w:footnoteRef/>
      </w:r>
      <w:r w:rsidRPr="004A3E27">
        <w:t xml:space="preserve"> Man is made for happiness, fruit of grace, forgiveness, right relations, holiness.</w:t>
      </w:r>
    </w:p>
  </w:footnote>
  <w:footnote w:id="166">
    <w:p w14:paraId="556A07DE" w14:textId="42C5306E" w:rsidR="00BC0BB7" w:rsidRDefault="00BC0BB7" w:rsidP="00E87C17">
      <w:pPr>
        <w:pStyle w:val="footnote"/>
      </w:pPr>
      <w:r>
        <w:rPr>
          <w:rStyle w:val="FootnoteReference"/>
        </w:rPr>
        <w:footnoteRef/>
      </w:r>
      <w:r>
        <w:t xml:space="preserve"> [JS] or “give thanks to”, or “thankfully confess the Lord with praise with the lyre”</w:t>
      </w:r>
    </w:p>
  </w:footnote>
  <w:footnote w:id="167">
    <w:p w14:paraId="2DE8E71A" w14:textId="43288821" w:rsidR="00BC0BB7" w:rsidRDefault="00BC0BB7" w:rsidP="00643986">
      <w:pPr>
        <w:pStyle w:val="footnote"/>
      </w:pPr>
      <w:r>
        <w:rPr>
          <w:rStyle w:val="FootnoteReference"/>
        </w:rPr>
        <w:footnoteRef/>
      </w:r>
      <w:r>
        <w:t xml:space="preserve"> [JS] or “Confess the Lord with the harp.</w:t>
      </w:r>
    </w:p>
  </w:footnote>
  <w:footnote w:id="168">
    <w:p w14:paraId="7DFB6EDE" w14:textId="2BE29A55" w:rsidR="00BC0BB7" w:rsidRPr="004A3E27" w:rsidRDefault="00BC0BB7"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69">
    <w:p w14:paraId="31D94784" w14:textId="1209EEE8" w:rsidR="00BC0BB7" w:rsidRPr="004A3E27" w:rsidRDefault="00BC0BB7"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0">
    <w:p w14:paraId="77995902" w14:textId="77777777" w:rsidR="00BC0BB7" w:rsidRPr="004A3E27" w:rsidRDefault="00BC0BB7" w:rsidP="00BD5BBE">
      <w:pPr>
        <w:pStyle w:val="footnote"/>
      </w:pPr>
      <w:r w:rsidRPr="004A3E27">
        <w:rPr>
          <w:rStyle w:val="FootnoteReference"/>
        </w:rPr>
        <w:footnoteRef/>
      </w:r>
      <w:r w:rsidRPr="004A3E27">
        <w:t xml:space="preserve"> Naturally and spiritually (Jn. 3:3-6).</w:t>
      </w:r>
    </w:p>
  </w:footnote>
  <w:footnote w:id="171">
    <w:p w14:paraId="21961A60" w14:textId="0C801544" w:rsidR="00BC0BB7" w:rsidRDefault="00BC0BB7" w:rsidP="002C27B3">
      <w:pPr>
        <w:pStyle w:val="footnote"/>
      </w:pPr>
      <w:r>
        <w:rPr>
          <w:rStyle w:val="FootnoteReference"/>
        </w:rPr>
        <w:footnoteRef/>
      </w:r>
      <w:r>
        <w:t xml:space="preserve"> [JS] Fr. Lazarus has “plans”</w:t>
      </w:r>
    </w:p>
  </w:footnote>
  <w:footnote w:id="172">
    <w:p w14:paraId="13FB143C" w14:textId="0A8A9BB8" w:rsidR="00BC0BB7" w:rsidRDefault="00BC0BB7" w:rsidP="00831460">
      <w:pPr>
        <w:pStyle w:val="footnote"/>
      </w:pPr>
      <w:r>
        <w:rPr>
          <w:rStyle w:val="FootnoteReference"/>
        </w:rPr>
        <w:footnoteRef/>
      </w:r>
      <w:r>
        <w:t xml:space="preserve"> [JS] or “fashioned”</w:t>
      </w:r>
    </w:p>
  </w:footnote>
  <w:footnote w:id="173">
    <w:p w14:paraId="1CA3C8B8" w14:textId="7384D6BF" w:rsidR="00BC0BB7" w:rsidRDefault="00BC0BB7" w:rsidP="00366380">
      <w:pPr>
        <w:pStyle w:val="footnote"/>
      </w:pPr>
      <w:r>
        <w:rPr>
          <w:rStyle w:val="FootnoteReference"/>
        </w:rPr>
        <w:footnoteRef/>
      </w:r>
      <w:r>
        <w:t xml:space="preserve"> Fr. Athanasius has “My soul shall make her boast in the Lord”</w:t>
      </w:r>
    </w:p>
  </w:footnote>
  <w:footnote w:id="174">
    <w:p w14:paraId="50F89B8F" w14:textId="77777777" w:rsidR="00BC0BB7" w:rsidRPr="004A3E27" w:rsidRDefault="00BC0BB7"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75">
    <w:p w14:paraId="6C74A446" w14:textId="6A369907" w:rsidR="00BC0BB7" w:rsidRPr="004A3E27" w:rsidRDefault="00BC0BB7" w:rsidP="00BD5BBE">
      <w:pPr>
        <w:pStyle w:val="footnote"/>
      </w:pPr>
      <w:r w:rsidRPr="004A3E27">
        <w:rPr>
          <w:rStyle w:val="FootnoteReference"/>
        </w:rPr>
        <w:footnoteRef/>
      </w:r>
      <w:r w:rsidRPr="004A3E27">
        <w:t xml:space="preserve"> ‘The land of the living.’</w:t>
      </w:r>
      <w:r>
        <w:t xml:space="preserve"> [JS] Others have “earth”</w:t>
      </w:r>
    </w:p>
  </w:footnote>
  <w:footnote w:id="176">
    <w:p w14:paraId="2D88893B" w14:textId="5E64FA88" w:rsidR="00BC0BB7" w:rsidRDefault="00BC0BB7" w:rsidP="00E42174">
      <w:pPr>
        <w:pStyle w:val="footnote"/>
      </w:pPr>
      <w:r>
        <w:rPr>
          <w:rStyle w:val="FootnoteReference"/>
        </w:rPr>
        <w:footnoteRef/>
      </w:r>
      <w:r>
        <w:t xml:space="preserve"> [JS] or “contrite in heart”</w:t>
      </w:r>
    </w:p>
  </w:footnote>
  <w:footnote w:id="177">
    <w:p w14:paraId="7E58A13C" w14:textId="1AC06A85" w:rsidR="00BC0BB7" w:rsidRDefault="00BC0BB7" w:rsidP="00F803AB">
      <w:pPr>
        <w:pStyle w:val="footnote"/>
      </w:pPr>
      <w:r>
        <w:rPr>
          <w:rStyle w:val="FootnoteReference"/>
        </w:rPr>
        <w:footnoteRef/>
      </w:r>
      <w:r>
        <w:t xml:space="preserve"> [JS] Coptic has “eat their hearts”, which Fr. Athanasius renders, “regret”</w:t>
      </w:r>
    </w:p>
  </w:footnote>
  <w:footnote w:id="178">
    <w:p w14:paraId="54D93979" w14:textId="34E7EB30" w:rsidR="00BC0BB7" w:rsidRDefault="00BC0BB7" w:rsidP="00F803AB">
      <w:pPr>
        <w:pStyle w:val="footnote"/>
      </w:pPr>
      <w:r>
        <w:rPr>
          <w:rStyle w:val="FootnoteReference"/>
        </w:rPr>
        <w:footnoteRef/>
      </w:r>
      <w:r>
        <w:t xml:space="preserve"> [JS] or regret.</w:t>
      </w:r>
    </w:p>
  </w:footnote>
  <w:footnote w:id="179">
    <w:p w14:paraId="51CEFDC6" w14:textId="77777777" w:rsidR="00BC0BB7" w:rsidRPr="004A3E27" w:rsidRDefault="00BC0BB7"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0">
    <w:p w14:paraId="703EC24D" w14:textId="0A8D7841" w:rsidR="00BC0BB7" w:rsidRDefault="00BC0BB7" w:rsidP="00442FE7">
      <w:pPr>
        <w:pStyle w:val="footnote"/>
      </w:pPr>
      <w:r>
        <w:rPr>
          <w:rStyle w:val="FootnoteReference"/>
        </w:rPr>
        <w:footnoteRef/>
      </w:r>
      <w:r>
        <w:t xml:space="preserve"> [JS] literally “and my soul with barrenness/childlessness.”</w:t>
      </w:r>
    </w:p>
  </w:footnote>
  <w:footnote w:id="181">
    <w:p w14:paraId="0CEA87F3" w14:textId="77777777" w:rsidR="00BC0BB7" w:rsidRPr="004A3E27" w:rsidRDefault="00BC0BB7" w:rsidP="00BD5BBE">
      <w:pPr>
        <w:pStyle w:val="footnote"/>
      </w:pPr>
      <w:r w:rsidRPr="004A3E27">
        <w:rPr>
          <w:rStyle w:val="FootnoteReference"/>
        </w:rPr>
        <w:footnoteRef/>
      </w:r>
      <w:r w:rsidRPr="004A3E27">
        <w:t xml:space="preserve"> John 19:1; Mt. 27:26.</w:t>
      </w:r>
    </w:p>
  </w:footnote>
  <w:footnote w:id="182">
    <w:p w14:paraId="1C6E21CA" w14:textId="4A1BFD04" w:rsidR="00BC0BB7" w:rsidRPr="004A3E27" w:rsidRDefault="00BC0BB7" w:rsidP="00BD5BBE">
      <w:pPr>
        <w:pStyle w:val="footnote"/>
      </w:pPr>
      <w:r w:rsidRPr="004A3E27">
        <w:rPr>
          <w:rStyle w:val="FootnoteReference"/>
        </w:rPr>
        <w:footnoteRef/>
      </w:r>
      <w:r w:rsidRPr="004A3E27">
        <w:t xml:space="preserve"> </w:t>
      </w:r>
      <w:r>
        <w:t>cf</w:t>
      </w:r>
      <w:r w:rsidRPr="004A3E27">
        <w:t>. Psalm 21:21.</w:t>
      </w:r>
    </w:p>
  </w:footnote>
  <w:footnote w:id="183">
    <w:p w14:paraId="7BC55212" w14:textId="5213FE4B" w:rsidR="00BC0BB7" w:rsidRDefault="00BC0BB7" w:rsidP="004E0429">
      <w:pPr>
        <w:pStyle w:val="footnote"/>
      </w:pPr>
      <w:r>
        <w:rPr>
          <w:rStyle w:val="FootnoteReference"/>
        </w:rPr>
        <w:footnoteRef/>
      </w:r>
      <w:r>
        <w:t xml:space="preserve"> [JS] or “give thanks to You,” or “thankfully confess You with praise in the great Church”</w:t>
      </w:r>
    </w:p>
  </w:footnote>
  <w:footnote w:id="184">
    <w:p w14:paraId="4812F1D0" w14:textId="6C4603E2" w:rsidR="00BC0BB7" w:rsidRPr="004A3E27" w:rsidRDefault="00BC0BB7" w:rsidP="00BD5BBE">
      <w:pPr>
        <w:pStyle w:val="footnote"/>
      </w:pPr>
      <w:r w:rsidRPr="004A3E27">
        <w:rPr>
          <w:rStyle w:val="FootnoteReference"/>
        </w:rPr>
        <w:footnoteRef/>
      </w:r>
      <w:r w:rsidRPr="004A3E27">
        <w:t xml:space="preserve"> </w:t>
      </w:r>
      <w:r>
        <w:t>cf</w:t>
      </w:r>
      <w:r w:rsidRPr="004A3E27">
        <w:t>. John 15:25.</w:t>
      </w:r>
    </w:p>
  </w:footnote>
  <w:footnote w:id="185">
    <w:p w14:paraId="2072EB12" w14:textId="0F03BC61" w:rsidR="00BC0BB7" w:rsidRDefault="00BC0BB7" w:rsidP="004E0429">
      <w:pPr>
        <w:pStyle w:val="footnote"/>
      </w:pPr>
      <w:r>
        <w:rPr>
          <w:rStyle w:val="FootnoteReference"/>
        </w:rPr>
        <w:footnoteRef/>
      </w:r>
      <w:r>
        <w:t xml:space="preserve"> [JS] or “Aha! Aha!” Or “Well done! Well done!”</w:t>
      </w:r>
    </w:p>
  </w:footnote>
  <w:footnote w:id="186">
    <w:p w14:paraId="55852630" w14:textId="7161891F" w:rsidR="00BC0BB7" w:rsidRDefault="00BC0BB7" w:rsidP="004D4897">
      <w:pPr>
        <w:pStyle w:val="footnote"/>
      </w:pPr>
      <w:r>
        <w:rPr>
          <w:rStyle w:val="FootnoteReference"/>
        </w:rPr>
        <w:footnoteRef/>
      </w:r>
      <w:r>
        <w:t xml:space="preserve"> [JS] others have “righteousness”. NETS has “vindication”.</w:t>
      </w:r>
    </w:p>
  </w:footnote>
  <w:footnote w:id="187">
    <w:p w14:paraId="5AE758E3" w14:textId="591B2CD9" w:rsidR="00BC0BB7" w:rsidRDefault="00BC0BB7" w:rsidP="004E0429">
      <w:pPr>
        <w:pStyle w:val="footnote"/>
      </w:pPr>
      <w:r>
        <w:rPr>
          <w:rStyle w:val="FootnoteReference"/>
        </w:rPr>
        <w:footnoteRef/>
      </w:r>
      <w:r>
        <w:t xml:space="preserve"> [JS] Fr. Lazarus has, “towering mountains”</w:t>
      </w:r>
    </w:p>
  </w:footnote>
  <w:footnote w:id="188">
    <w:p w14:paraId="6484AC83" w14:textId="6D53CC8C" w:rsidR="00BC0BB7" w:rsidRPr="004A3E27" w:rsidRDefault="00BC0BB7" w:rsidP="00BD5BBE">
      <w:pPr>
        <w:pStyle w:val="footnote"/>
      </w:pPr>
      <w:r w:rsidRPr="004A3E27">
        <w:rPr>
          <w:rStyle w:val="FootnoteReference"/>
        </w:rPr>
        <w:footnoteRef/>
      </w:r>
      <w:r w:rsidRPr="004A3E27">
        <w:t xml:space="preserve"> </w:t>
      </w:r>
      <w:r>
        <w:t>cf</w:t>
      </w:r>
      <w:r w:rsidRPr="004A3E27">
        <w:t>. Psalm 109:7.</w:t>
      </w:r>
    </w:p>
  </w:footnote>
  <w:footnote w:id="189">
    <w:p w14:paraId="4449FD0E" w14:textId="7B6566B0" w:rsidR="00BC0BB7" w:rsidRDefault="00BC0BB7" w:rsidP="00090695">
      <w:pPr>
        <w:pStyle w:val="footnote"/>
      </w:pPr>
      <w:r>
        <w:rPr>
          <w:rStyle w:val="FootnoteReference"/>
        </w:rPr>
        <w:footnoteRef/>
      </w:r>
      <w:r>
        <w:t xml:space="preserve"> [JS] OSB has “many waters”</w:t>
      </w:r>
    </w:p>
  </w:footnote>
  <w:footnote w:id="190">
    <w:p w14:paraId="50DAFDF2" w14:textId="77777777" w:rsidR="00BC0BB7" w:rsidRPr="004A3E27" w:rsidRDefault="00BC0BB7"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1">
    <w:p w14:paraId="7C4D1D61" w14:textId="77777777" w:rsidR="00BC0BB7" w:rsidRPr="004A3E27" w:rsidRDefault="00BC0BB7" w:rsidP="00BD5BBE">
      <w:pPr>
        <w:pStyle w:val="footnote"/>
      </w:pPr>
      <w:r w:rsidRPr="004A3E27">
        <w:rPr>
          <w:rStyle w:val="FootnoteReference"/>
        </w:rPr>
        <w:footnoteRef/>
      </w:r>
      <w:r w:rsidRPr="004A3E27">
        <w:t xml:space="preserve"> ‘The Prophet asks to be free from passion’ (St. Athanasius).</w:t>
      </w:r>
    </w:p>
  </w:footnote>
  <w:footnote w:id="192">
    <w:p w14:paraId="356D04BB" w14:textId="77777777" w:rsidR="00BC0BB7" w:rsidRPr="004A3E27" w:rsidRDefault="00BC0BB7" w:rsidP="00BD5BBE">
      <w:pPr>
        <w:pStyle w:val="footnote"/>
      </w:pPr>
      <w:r w:rsidRPr="004A3E27">
        <w:rPr>
          <w:rStyle w:val="FootnoteReference"/>
        </w:rPr>
        <w:footnoteRef/>
      </w:r>
      <w:r w:rsidRPr="004A3E27">
        <w:t xml:space="preserve"> Prov. 24:19.</w:t>
      </w:r>
    </w:p>
  </w:footnote>
  <w:footnote w:id="193">
    <w:p w14:paraId="325B4264" w14:textId="77777777" w:rsidR="00BC0BB7" w:rsidRPr="004A3E27" w:rsidRDefault="00BC0BB7"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4">
    <w:p w14:paraId="720EC29A" w14:textId="0B7E8B17" w:rsidR="00BC0BB7" w:rsidRPr="004A3E27" w:rsidRDefault="00BC0BB7"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195">
    <w:p w14:paraId="3B4C8AB4" w14:textId="77777777" w:rsidR="00BC0BB7" w:rsidRPr="004A3E27" w:rsidRDefault="00BC0BB7"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96">
    <w:p w14:paraId="6BB4D62E" w14:textId="6D468D83" w:rsidR="00BC0BB7" w:rsidRDefault="00BC0BB7" w:rsidP="00402CB0">
      <w:pPr>
        <w:pStyle w:val="footnote"/>
      </w:pPr>
      <w:r>
        <w:rPr>
          <w:rStyle w:val="FootnoteReference"/>
        </w:rPr>
        <w:footnoteRef/>
      </w:r>
      <w:r>
        <w:t xml:space="preserve"> [JS] or “judgment”</w:t>
      </w:r>
    </w:p>
  </w:footnote>
  <w:footnote w:id="197">
    <w:p w14:paraId="0271DF81" w14:textId="5DFB25DB" w:rsidR="00BC0BB7" w:rsidRPr="004A3E27" w:rsidRDefault="00BC0BB7"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198">
    <w:p w14:paraId="20ECCFFC" w14:textId="001E9B2E" w:rsidR="00BC0BB7" w:rsidRDefault="00BC0BB7" w:rsidP="00402CB0">
      <w:pPr>
        <w:pStyle w:val="footnote"/>
      </w:pPr>
      <w:r>
        <w:rPr>
          <w:rStyle w:val="FootnoteReference"/>
        </w:rPr>
        <w:footnoteRef/>
      </w:r>
      <w:r>
        <w:t xml:space="preserve"> [JS] or “fret”</w:t>
      </w:r>
    </w:p>
  </w:footnote>
  <w:footnote w:id="199">
    <w:p w14:paraId="0F35B29D" w14:textId="57DF774F" w:rsidR="00BC0BB7" w:rsidRDefault="00BC0BB7" w:rsidP="00414006">
      <w:pPr>
        <w:pStyle w:val="footnote"/>
      </w:pPr>
      <w:r>
        <w:rPr>
          <w:rStyle w:val="FootnoteReference"/>
        </w:rPr>
        <w:footnoteRef/>
      </w:r>
      <w:r>
        <w:t xml:space="preserve"> [JS] or “land”</w:t>
      </w:r>
    </w:p>
  </w:footnote>
  <w:footnote w:id="200">
    <w:p w14:paraId="65980F9C" w14:textId="79143A5A" w:rsidR="00BC0BB7" w:rsidRPr="004A3E27" w:rsidRDefault="00BC0BB7"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1">
    <w:p w14:paraId="159BB2E9" w14:textId="77777777" w:rsidR="00BC0BB7" w:rsidRPr="004A3E27" w:rsidRDefault="00BC0BB7"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2">
    <w:p w14:paraId="031AB7AD" w14:textId="155ED80A" w:rsidR="00BC0BB7" w:rsidRDefault="00BC0BB7" w:rsidP="00090695">
      <w:pPr>
        <w:pStyle w:val="footnote"/>
      </w:pPr>
      <w:r>
        <w:rPr>
          <w:rStyle w:val="FootnoteReference"/>
        </w:rPr>
        <w:footnoteRef/>
      </w:r>
      <w:r>
        <w:t xml:space="preserve"> [JS] literally, “seed”, here and throughout</w:t>
      </w:r>
    </w:p>
  </w:footnote>
  <w:footnote w:id="203">
    <w:p w14:paraId="112B59F5" w14:textId="77777777" w:rsidR="00BC0BB7" w:rsidRPr="004A3E27" w:rsidRDefault="00BC0BB7" w:rsidP="00BD5BBE">
      <w:pPr>
        <w:pStyle w:val="footnote"/>
      </w:pPr>
      <w:r w:rsidRPr="004A3E27">
        <w:rPr>
          <w:rStyle w:val="FootnoteReference"/>
        </w:rPr>
        <w:footnoteRef/>
      </w:r>
      <w:r w:rsidRPr="004A3E27">
        <w:t xml:space="preserve"> ‘Remove sin, and then whatever you see in man is of God’ (St. Augustine)</w:t>
      </w:r>
    </w:p>
  </w:footnote>
  <w:footnote w:id="204">
    <w:p w14:paraId="4726C027" w14:textId="77777777" w:rsidR="00BC0BB7" w:rsidRPr="004A3E27" w:rsidRDefault="00BC0BB7" w:rsidP="00BD5BBE">
      <w:pPr>
        <w:pStyle w:val="footnote"/>
      </w:pPr>
      <w:r w:rsidRPr="004A3E27">
        <w:rPr>
          <w:rStyle w:val="FootnoteReference"/>
        </w:rPr>
        <w:footnoteRef/>
      </w:r>
      <w:r w:rsidRPr="004A3E27">
        <w:t xml:space="preserve"> Compare Ps. 36:1, 37 with Proverbs 24: 19-20 (RSV) and Mt. 5:5-9.</w:t>
      </w:r>
    </w:p>
  </w:footnote>
  <w:footnote w:id="205">
    <w:p w14:paraId="34A68231" w14:textId="7DBC6A92" w:rsidR="00BC0BB7" w:rsidRPr="004A3E27" w:rsidRDefault="00BC0BB7" w:rsidP="00BD5BBE">
      <w:pPr>
        <w:pStyle w:val="footnote"/>
      </w:pPr>
      <w:r w:rsidRPr="004A3E27">
        <w:rPr>
          <w:rStyle w:val="FootnoteReference"/>
        </w:rPr>
        <w:footnoteRef/>
      </w:r>
      <w:r w:rsidRPr="004A3E27">
        <w:t xml:space="preserve"> </w:t>
      </w:r>
      <w:r>
        <w:t>cf</w:t>
      </w:r>
      <w:r w:rsidRPr="004A3E27">
        <w:t>. Heb. 12:5-13. Psalm 6:2 is identical with 37:2.</w:t>
      </w:r>
    </w:p>
  </w:footnote>
  <w:footnote w:id="206">
    <w:p w14:paraId="247EFE9B" w14:textId="072BF8DF" w:rsidR="00BC0BB7" w:rsidRDefault="00BC0BB7" w:rsidP="003F50A7">
      <w:pPr>
        <w:pStyle w:val="footnote"/>
      </w:pPr>
      <w:r>
        <w:rPr>
          <w:rStyle w:val="FootnoteReference"/>
        </w:rPr>
        <w:footnoteRef/>
      </w:r>
      <w:r>
        <w:t xml:space="preserve"> [JS] literally “with a sad face”</w:t>
      </w:r>
    </w:p>
  </w:footnote>
  <w:footnote w:id="207">
    <w:p w14:paraId="18445857" w14:textId="0B799012" w:rsidR="00BC0BB7" w:rsidRDefault="00BC0BB7" w:rsidP="003F50A7">
      <w:pPr>
        <w:pStyle w:val="footnote"/>
      </w:pPr>
      <w:r>
        <w:rPr>
          <w:rStyle w:val="FootnoteReference"/>
        </w:rPr>
        <w:footnoteRef/>
      </w:r>
      <w:r>
        <w:t xml:space="preserve"> [JS] literally “loins”</w:t>
      </w:r>
    </w:p>
  </w:footnote>
  <w:footnote w:id="208">
    <w:p w14:paraId="72DD6C76" w14:textId="7D200E30" w:rsidR="00BC0BB7" w:rsidRPr="004A3E27" w:rsidRDefault="00BC0BB7" w:rsidP="00BD5BBE">
      <w:pPr>
        <w:pStyle w:val="footnote"/>
      </w:pPr>
      <w:r w:rsidRPr="004A3E27">
        <w:rPr>
          <w:rStyle w:val="FootnoteReference"/>
        </w:rPr>
        <w:footnoteRef/>
      </w:r>
      <w:r w:rsidRPr="004A3E27">
        <w:t xml:space="preserve"> </w:t>
      </w:r>
      <w:r>
        <w:t>cf</w:t>
      </w:r>
      <w:r w:rsidRPr="004A3E27">
        <w:t>. Mt. 19:20. ‘One thing you lack’ (Mk. 10:21).</w:t>
      </w:r>
    </w:p>
  </w:footnote>
  <w:footnote w:id="209">
    <w:p w14:paraId="78445EFB" w14:textId="5C9ECAC5" w:rsidR="00BC0BB7" w:rsidRDefault="00BC0BB7" w:rsidP="002538F7">
      <w:pPr>
        <w:pStyle w:val="footnote"/>
      </w:pPr>
      <w:r>
        <w:rPr>
          <w:rStyle w:val="FootnoteReference"/>
        </w:rPr>
        <w:footnoteRef/>
      </w:r>
      <w:r>
        <w:t xml:space="preserve"> [JS] or “walks about like a phantom”</w:t>
      </w:r>
    </w:p>
  </w:footnote>
  <w:footnote w:id="210">
    <w:p w14:paraId="3396E2D4" w14:textId="4AC28F88" w:rsidR="00BC0BB7" w:rsidRPr="004A3E27" w:rsidRDefault="00BC0BB7"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1">
    <w:p w14:paraId="3E88B183" w14:textId="77777777" w:rsidR="00BC0BB7" w:rsidRPr="004A3E27" w:rsidRDefault="00BC0BB7"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2">
    <w:p w14:paraId="1D0EC7E8" w14:textId="072DDC66" w:rsidR="00BC0BB7" w:rsidRPr="004A3E27" w:rsidRDefault="00BC0BB7"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3">
    <w:p w14:paraId="5B17D689" w14:textId="77777777" w:rsidR="00BC0BB7" w:rsidRPr="004A3E27" w:rsidRDefault="00BC0BB7"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4">
    <w:p w14:paraId="3C8E3C02" w14:textId="38940012" w:rsidR="00BC0BB7" w:rsidRPr="004A3E27" w:rsidRDefault="00BC0BB7" w:rsidP="00BD5BBE">
      <w:pPr>
        <w:pStyle w:val="footnote"/>
      </w:pPr>
      <w:r w:rsidRPr="004A3E27">
        <w:rPr>
          <w:rStyle w:val="FootnoteReference"/>
        </w:rPr>
        <w:footnoteRef/>
      </w:r>
      <w:r w:rsidRPr="004A3E27">
        <w:t xml:space="preserve"> The great universal Church (</w:t>
      </w:r>
      <w:r>
        <w:t>cf</w:t>
      </w:r>
      <w:r w:rsidRPr="004A3E27">
        <w:t>. St. Athanasius).</w:t>
      </w:r>
    </w:p>
  </w:footnote>
  <w:footnote w:id="215">
    <w:p w14:paraId="215A183B" w14:textId="1FC8DE97" w:rsidR="00BC0BB7" w:rsidRDefault="00BC0BB7" w:rsidP="005B3452">
      <w:pPr>
        <w:pStyle w:val="footnote"/>
      </w:pPr>
      <w:r>
        <w:rPr>
          <w:rStyle w:val="FootnoteReference"/>
        </w:rPr>
        <w:footnoteRef/>
      </w:r>
      <w:r>
        <w:t xml:space="preserve"> [JS] or “Aha! Aha!” or “Well done! Well done!”</w:t>
      </w:r>
    </w:p>
  </w:footnote>
  <w:footnote w:id="216">
    <w:p w14:paraId="37A0E454" w14:textId="77777777" w:rsidR="00BC0BB7" w:rsidRPr="004A3E27" w:rsidRDefault="00BC0BB7" w:rsidP="00BD5BBE">
      <w:pPr>
        <w:pStyle w:val="footnote"/>
      </w:pPr>
      <w:r w:rsidRPr="004A3E27">
        <w:rPr>
          <w:rStyle w:val="FootnoteReference"/>
        </w:rPr>
        <w:footnoteRef/>
      </w:r>
      <w:r w:rsidRPr="004A3E27">
        <w:t xml:space="preserve"> John 13:30.</w:t>
      </w:r>
    </w:p>
  </w:footnote>
  <w:footnote w:id="217">
    <w:p w14:paraId="32644EEC" w14:textId="77777777" w:rsidR="00BC0BB7" w:rsidRPr="004A3E27" w:rsidRDefault="00BC0BB7"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18">
    <w:p w14:paraId="4D34767F" w14:textId="77777777" w:rsidR="00BC0BB7" w:rsidRPr="004A3E27" w:rsidRDefault="00BC0BB7"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19">
    <w:p w14:paraId="70B2B9E7" w14:textId="77777777" w:rsidR="00BC0BB7" w:rsidRPr="004A3E27" w:rsidRDefault="00BC0BB7" w:rsidP="00BD5BBE">
      <w:pPr>
        <w:pStyle w:val="footnote"/>
      </w:pPr>
      <w:r w:rsidRPr="004A3E27">
        <w:rPr>
          <w:rStyle w:val="FootnoteReference"/>
        </w:rPr>
        <w:footnoteRef/>
      </w:r>
      <w:r w:rsidRPr="004A3E27">
        <w:t xml:space="preserve"> With the Gospel of forgiveness (1 Sam. 24:17-20; Lk. 23:34).</w:t>
      </w:r>
    </w:p>
  </w:footnote>
  <w:footnote w:id="220">
    <w:p w14:paraId="276D5CC0" w14:textId="69BE5264" w:rsidR="00BC0BB7" w:rsidRDefault="00BC0BB7" w:rsidP="008612F3">
      <w:pPr>
        <w:pStyle w:val="footnote"/>
      </w:pPr>
      <w:r>
        <w:rPr>
          <w:rStyle w:val="FootnoteReference"/>
        </w:rPr>
        <w:footnoteRef/>
      </w:r>
      <w:r>
        <w:t xml:space="preserve"> [JS] or “from age to age. So be it! So be it!”</w:t>
      </w:r>
    </w:p>
  </w:footnote>
  <w:footnote w:id="221">
    <w:p w14:paraId="2B9F5A56" w14:textId="77777777" w:rsidR="00BC0BB7" w:rsidRPr="004A3E27" w:rsidRDefault="00BC0BB7"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2">
    <w:p w14:paraId="7C55B28F" w14:textId="7EC58CB5" w:rsidR="00BC0BB7" w:rsidRDefault="00BC0BB7" w:rsidP="005B3452">
      <w:pPr>
        <w:pStyle w:val="footnote"/>
      </w:pPr>
      <w:r>
        <w:rPr>
          <w:rStyle w:val="FootnoteReference"/>
        </w:rPr>
        <w:footnoteRef/>
      </w:r>
      <w:r>
        <w:t xml:space="preserve"> [JS] or “thanksgiving”, or “thankful confession with praise”</w:t>
      </w:r>
    </w:p>
  </w:footnote>
  <w:footnote w:id="223">
    <w:p w14:paraId="53A5AE10" w14:textId="0D816E3A" w:rsidR="00BC0BB7" w:rsidRDefault="00BC0BB7"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4">
    <w:p w14:paraId="3BCC68DE" w14:textId="1191DE34" w:rsidR="00BC0BB7" w:rsidRDefault="00BC0BB7" w:rsidP="00AD1AC9">
      <w:pPr>
        <w:pStyle w:val="footnote"/>
      </w:pPr>
      <w:r>
        <w:rPr>
          <w:rStyle w:val="FootnoteReference"/>
        </w:rPr>
        <w:footnoteRef/>
      </w:r>
      <w:r>
        <w:t xml:space="preserve"> [JS] Fr. Lazarus has “dwelling”</w:t>
      </w:r>
    </w:p>
  </w:footnote>
  <w:footnote w:id="225">
    <w:p w14:paraId="03275919" w14:textId="77777777" w:rsidR="00BC0BB7" w:rsidRPr="004A3E27" w:rsidRDefault="00BC0BB7"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26">
    <w:p w14:paraId="6E7F4F1E" w14:textId="416FA7A8" w:rsidR="00BC0BB7" w:rsidRDefault="00BC0BB7" w:rsidP="005B3452">
      <w:pPr>
        <w:pStyle w:val="footnote"/>
      </w:pPr>
      <w:r>
        <w:rPr>
          <w:rStyle w:val="FootnoteReference"/>
        </w:rPr>
        <w:footnoteRef/>
      </w:r>
      <w:r>
        <w:t xml:space="preserve"> [JS] “I will give thanks to You on the lyre”, or “I will thankfully confess You with praise with the lyre”</w:t>
      </w:r>
    </w:p>
  </w:footnote>
  <w:footnote w:id="227">
    <w:p w14:paraId="0FDCCB36" w14:textId="0CCB7207" w:rsidR="00BC0BB7" w:rsidRDefault="00BC0BB7" w:rsidP="006C1793">
      <w:pPr>
        <w:pStyle w:val="footnote"/>
      </w:pPr>
      <w:r>
        <w:rPr>
          <w:rStyle w:val="FootnoteReference"/>
        </w:rPr>
        <w:footnoteRef/>
      </w:r>
      <w:r>
        <w:t xml:space="preserve"> [JS] or “I will give thanks to Him,” or “I will thankfully confess Him with praies”</w:t>
      </w:r>
    </w:p>
  </w:footnote>
  <w:footnote w:id="228">
    <w:p w14:paraId="1791CAEF" w14:textId="44F0ADBF" w:rsidR="00BC0BB7" w:rsidRPr="004A3E27" w:rsidRDefault="00BC0BB7"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29">
    <w:p w14:paraId="75A6D655" w14:textId="0B7DAC2D" w:rsidR="00BC0BB7" w:rsidRDefault="00BC0BB7" w:rsidP="006C1793">
      <w:pPr>
        <w:pStyle w:val="footnote"/>
      </w:pPr>
      <w:r>
        <w:rPr>
          <w:rStyle w:val="FootnoteReference"/>
        </w:rPr>
        <w:footnoteRef/>
      </w:r>
      <w:r>
        <w:t xml:space="preserve"> [JS] or “presence”</w:t>
      </w:r>
    </w:p>
  </w:footnote>
  <w:footnote w:id="230">
    <w:p w14:paraId="14C8DE9A" w14:textId="1AF2328A" w:rsidR="00BC0BB7" w:rsidRDefault="00BC0BB7" w:rsidP="006C1793">
      <w:pPr>
        <w:pStyle w:val="footnote"/>
      </w:pPr>
      <w:r>
        <w:rPr>
          <w:rStyle w:val="FootnoteReference"/>
        </w:rPr>
        <w:footnoteRef/>
      </w:r>
      <w:r>
        <w:t xml:space="preserve"> [JS] or “boast in” or “praise”</w:t>
      </w:r>
    </w:p>
  </w:footnote>
  <w:footnote w:id="231">
    <w:p w14:paraId="66A26B87" w14:textId="54FC310A" w:rsidR="00BC0BB7" w:rsidRDefault="00BC0BB7" w:rsidP="006C1793">
      <w:pPr>
        <w:pStyle w:val="footnote"/>
      </w:pPr>
      <w:r>
        <w:rPr>
          <w:rStyle w:val="FootnoteReference"/>
        </w:rPr>
        <w:footnoteRef/>
      </w:r>
      <w:r>
        <w:t xml:space="preserve"> [JS] or “give thanks to”, or “thankfully confess Your Name with praise”</w:t>
      </w:r>
    </w:p>
  </w:footnote>
  <w:footnote w:id="232">
    <w:p w14:paraId="4F22E4CE" w14:textId="77777777" w:rsidR="00BC0BB7" w:rsidRPr="004A3E27" w:rsidRDefault="00BC0BB7"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3">
    <w:p w14:paraId="08B0833D" w14:textId="77777777" w:rsidR="00BC0BB7" w:rsidRPr="004A3E27" w:rsidRDefault="00BC0BB7"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4">
    <w:p w14:paraId="76A76AD0" w14:textId="77777777" w:rsidR="00BC0BB7" w:rsidRPr="004A3E27" w:rsidRDefault="00BC0BB7"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35">
    <w:p w14:paraId="0FB99B7C" w14:textId="516B1CB2" w:rsidR="00BC0BB7" w:rsidRPr="004A3E27" w:rsidRDefault="00BC0BB7" w:rsidP="00BD5BBE">
      <w:pPr>
        <w:pStyle w:val="footnote"/>
      </w:pPr>
      <w:r w:rsidRPr="004A3E27">
        <w:rPr>
          <w:rStyle w:val="FootnoteReference"/>
        </w:rPr>
        <w:footnoteRef/>
      </w:r>
      <w:r w:rsidRPr="004A3E27">
        <w:t xml:space="preserve"> </w:t>
      </w:r>
      <w:r>
        <w:t>cf</w:t>
      </w:r>
      <w:r w:rsidRPr="004A3E27">
        <w:t>. Rev. 19:11-16.</w:t>
      </w:r>
    </w:p>
  </w:footnote>
  <w:footnote w:id="236">
    <w:p w14:paraId="5E8EA981" w14:textId="77777777" w:rsidR="00BC0BB7" w:rsidRPr="004A3E27" w:rsidRDefault="00BC0BB7"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37">
    <w:p w14:paraId="2209A251" w14:textId="77777777" w:rsidR="00BC0BB7" w:rsidRPr="004A3E27" w:rsidRDefault="00BC0BB7"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38">
    <w:p w14:paraId="1503C91E" w14:textId="77777777" w:rsidR="00BC0BB7" w:rsidRDefault="00BC0BB7" w:rsidP="005E56A9">
      <w:pPr>
        <w:pStyle w:val="footnote"/>
      </w:pPr>
      <w:r>
        <w:rPr>
          <w:rStyle w:val="FootnoteReference"/>
        </w:rPr>
        <w:footnoteRef/>
      </w:r>
      <w:r>
        <w:t xml:space="preserve"> [JS] myrrh: resin for incense; stacte: a component of the Temple incense; cassia: cinnamon.</w:t>
      </w:r>
    </w:p>
  </w:footnote>
  <w:footnote w:id="239">
    <w:p w14:paraId="5BF4F4E3" w14:textId="0D86ACD7" w:rsidR="00BC0BB7" w:rsidRDefault="00BC0BB7" w:rsidP="00E10FAF">
      <w:pPr>
        <w:pStyle w:val="footnote"/>
      </w:pPr>
      <w:r>
        <w:rPr>
          <w:rStyle w:val="FootnoteReference"/>
        </w:rPr>
        <w:footnoteRef/>
      </w:r>
      <w:r>
        <w:t xml:space="preserve"> [JS] literally “do obeisance”, i.e. “bow down to”</w:t>
      </w:r>
    </w:p>
  </w:footnote>
  <w:footnote w:id="240">
    <w:p w14:paraId="66A4B8D8" w14:textId="2A1C62C8" w:rsidR="00BC0BB7" w:rsidRPr="004A3E27" w:rsidRDefault="00BC0BB7"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1">
    <w:p w14:paraId="3B2B6F3D" w14:textId="77777777" w:rsidR="00BC0BB7" w:rsidRPr="004A3E27" w:rsidRDefault="00BC0BB7" w:rsidP="00714A98">
      <w:pPr>
        <w:pStyle w:val="footnote"/>
      </w:pPr>
      <w:r w:rsidRPr="004A3E27">
        <w:rPr>
          <w:rStyle w:val="FootnoteReference"/>
        </w:rPr>
        <w:footnoteRef/>
      </w:r>
      <w:r w:rsidRPr="004A3E27">
        <w:t xml:space="preserve"> Rev. 22:1.</w:t>
      </w:r>
    </w:p>
  </w:footnote>
  <w:footnote w:id="242">
    <w:p w14:paraId="0C57446A" w14:textId="77777777" w:rsidR="00BC0BB7" w:rsidRDefault="00BC0BB7" w:rsidP="00714A98">
      <w:pPr>
        <w:pStyle w:val="footnote"/>
      </w:pPr>
      <w:r>
        <w:rPr>
          <w:rStyle w:val="FootnoteReference"/>
        </w:rPr>
        <w:footnoteRef/>
      </w:r>
      <w:r>
        <w:t xml:space="preserve"> Fr. Lazarus has “dwelling-place”</w:t>
      </w:r>
    </w:p>
  </w:footnote>
  <w:footnote w:id="243">
    <w:p w14:paraId="77903F63" w14:textId="77777777" w:rsidR="00BC0BB7" w:rsidRDefault="00BC0BB7" w:rsidP="00714A98">
      <w:pPr>
        <w:pStyle w:val="footnote"/>
      </w:pPr>
      <w:r>
        <w:rPr>
          <w:rStyle w:val="FootnoteReference"/>
        </w:rPr>
        <w:footnoteRef/>
      </w:r>
      <w:r>
        <w:t xml:space="preserve"> [JS] the city’s</w:t>
      </w:r>
    </w:p>
  </w:footnote>
  <w:footnote w:id="244">
    <w:p w14:paraId="73DCC24E" w14:textId="7E226D89" w:rsidR="00BC0BB7" w:rsidRPr="004A3E27" w:rsidRDefault="00BC0BB7"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45">
    <w:p w14:paraId="0D6388ED" w14:textId="683F8CF0" w:rsidR="00BC0BB7" w:rsidRPr="004A3E27" w:rsidRDefault="00BC0BB7" w:rsidP="00714A98">
      <w:pPr>
        <w:pStyle w:val="footnote"/>
      </w:pPr>
      <w:r w:rsidRPr="004A3E27">
        <w:rPr>
          <w:rStyle w:val="FootnoteReference"/>
        </w:rPr>
        <w:footnoteRef/>
      </w:r>
      <w:r w:rsidRPr="004A3E27">
        <w:t xml:space="preserve"> </w:t>
      </w:r>
      <w:r>
        <w:t>cf</w:t>
      </w:r>
      <w:r w:rsidRPr="004A3E27">
        <w:t>. 75:4; Is. 2:4; 11:9; 65:25; Hos. 2:18; Zac. 9:10.</w:t>
      </w:r>
    </w:p>
  </w:footnote>
  <w:footnote w:id="246">
    <w:p w14:paraId="739DF71C" w14:textId="7B9E3A9D" w:rsidR="00BC0BB7" w:rsidRPr="004A3E27" w:rsidRDefault="00BC0BB7"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47">
    <w:p w14:paraId="341712F2" w14:textId="77777777" w:rsidR="00BC0BB7" w:rsidRPr="004A3E27" w:rsidRDefault="00BC0BB7" w:rsidP="00BD5BBE">
      <w:pPr>
        <w:pStyle w:val="footnote"/>
      </w:pPr>
      <w:r w:rsidRPr="004A3E27">
        <w:rPr>
          <w:rStyle w:val="FootnoteReference"/>
        </w:rPr>
        <w:footnoteRef/>
      </w:r>
      <w:r w:rsidRPr="004A3E27">
        <w:t xml:space="preserve"> ‘The calling of the Gentiles is to be understood, as in 71:9’ (St. Athanasius).</w:t>
      </w:r>
    </w:p>
  </w:footnote>
  <w:footnote w:id="248">
    <w:p w14:paraId="743E9AAD" w14:textId="55C8741B" w:rsidR="00BC0BB7" w:rsidRPr="004A3E27" w:rsidRDefault="00BC0BB7"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49">
    <w:p w14:paraId="20C0CF5B" w14:textId="605C1673" w:rsidR="00BC0BB7" w:rsidRPr="004A3E27" w:rsidRDefault="00BC0BB7" w:rsidP="00BD5BBE">
      <w:pPr>
        <w:pStyle w:val="footnote"/>
      </w:pPr>
      <w:r w:rsidRPr="004A3E27">
        <w:rPr>
          <w:rStyle w:val="FootnoteReference"/>
        </w:rPr>
        <w:footnoteRef/>
      </w:r>
      <w:r w:rsidRPr="004A3E27">
        <w:t xml:space="preserve"> </w:t>
      </w:r>
      <w:r>
        <w:t>Cf</w:t>
      </w:r>
      <w:r w:rsidRPr="004A3E27">
        <w:t>. Ex. 15:17; Is. 58:14: I Pet. 1:4.</w:t>
      </w:r>
    </w:p>
  </w:footnote>
  <w:footnote w:id="250">
    <w:p w14:paraId="1FDF9287" w14:textId="77777777" w:rsidR="00BC0BB7" w:rsidRPr="004A3E27" w:rsidRDefault="00BC0BB7"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1">
    <w:p w14:paraId="3490B998" w14:textId="1EB3F17C" w:rsidR="00BC0BB7" w:rsidRDefault="00BC0BB7" w:rsidP="008C19B4">
      <w:pPr>
        <w:pStyle w:val="footnote"/>
      </w:pPr>
      <w:r>
        <w:rPr>
          <w:rStyle w:val="FootnoteReference"/>
        </w:rPr>
        <w:footnoteRef/>
      </w:r>
      <w:r>
        <w:t xml:space="preserve"> [JS] or “beautifully situated”</w:t>
      </w:r>
    </w:p>
  </w:footnote>
  <w:footnote w:id="252">
    <w:p w14:paraId="5F050EEC" w14:textId="7F9EDEA1" w:rsidR="00BC0BB7" w:rsidRPr="004A3E27" w:rsidRDefault="00BC0BB7"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3">
    <w:p w14:paraId="51B5ACBD" w14:textId="77777777" w:rsidR="00BC0BB7" w:rsidRPr="004A3E27" w:rsidRDefault="00BC0BB7"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4">
    <w:p w14:paraId="6CAE8B9B" w14:textId="5A8E6334" w:rsidR="00BC0BB7" w:rsidRPr="004A3E27" w:rsidRDefault="00BC0BB7"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55">
    <w:p w14:paraId="1586EC07" w14:textId="381B84AF" w:rsidR="00BC0BB7" w:rsidRDefault="00BC0BB7" w:rsidP="00183599">
      <w:pPr>
        <w:pStyle w:val="footnote"/>
      </w:pPr>
      <w:r>
        <w:rPr>
          <w:rStyle w:val="FootnoteReference"/>
        </w:rPr>
        <w:footnoteRef/>
      </w:r>
      <w:r>
        <w:t xml:space="preserve"> [JS] Fr. Lazarus adds “justice and right judgment” to “righteousness”</w:t>
      </w:r>
    </w:p>
  </w:footnote>
  <w:footnote w:id="256">
    <w:p w14:paraId="7F2EAAD2" w14:textId="77777777" w:rsidR="00BC0BB7" w:rsidRPr="004A3E27" w:rsidRDefault="00BC0BB7"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57">
    <w:p w14:paraId="3C5C41AF" w14:textId="77777777" w:rsidR="00BC0BB7" w:rsidRPr="004A3E27" w:rsidRDefault="00BC0BB7"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58">
    <w:p w14:paraId="55E3C647" w14:textId="417C46F1" w:rsidR="00BC0BB7" w:rsidRDefault="00BC0BB7" w:rsidP="00183599">
      <w:pPr>
        <w:pStyle w:val="footnote"/>
      </w:pPr>
      <w:r>
        <w:rPr>
          <w:rStyle w:val="FootnoteReference"/>
        </w:rPr>
        <w:footnoteRef/>
      </w:r>
      <w:r>
        <w:t xml:space="preserve"> [JS] or “eternally”</w:t>
      </w:r>
    </w:p>
  </w:footnote>
  <w:footnote w:id="259">
    <w:p w14:paraId="398A65D2" w14:textId="3A913DFE" w:rsidR="00BC0BB7" w:rsidRDefault="00BC0BB7"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0">
    <w:p w14:paraId="2DAC0755" w14:textId="21183A3B" w:rsidR="00BC0BB7" w:rsidRDefault="00BC0BB7" w:rsidP="00183599">
      <w:pPr>
        <w:pStyle w:val="footnote"/>
      </w:pPr>
      <w:r>
        <w:rPr>
          <w:rStyle w:val="FootnoteReference"/>
        </w:rPr>
        <w:footnoteRef/>
      </w:r>
      <w:r>
        <w:t xml:space="preserve"> [JS] or “workers of iniquity”</w:t>
      </w:r>
    </w:p>
  </w:footnote>
  <w:footnote w:id="261">
    <w:p w14:paraId="3A50B91B" w14:textId="77777777" w:rsidR="00BC0BB7" w:rsidRPr="004A3E27" w:rsidRDefault="00BC0BB7"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2">
    <w:p w14:paraId="4E4A30D1" w14:textId="62ED497C" w:rsidR="00BC0BB7" w:rsidRDefault="00BC0BB7" w:rsidP="00183599">
      <w:pPr>
        <w:pStyle w:val="footnote"/>
      </w:pPr>
      <w:r>
        <w:rPr>
          <w:rStyle w:val="FootnoteReference"/>
        </w:rPr>
        <w:footnoteRef/>
      </w:r>
      <w:r>
        <w:t xml:space="preserve"> [JS] or “ransom”</w:t>
      </w:r>
    </w:p>
  </w:footnote>
  <w:footnote w:id="263">
    <w:p w14:paraId="058ED3C9" w14:textId="6776EDA1" w:rsidR="00BC0BB7" w:rsidRDefault="00BC0BB7" w:rsidP="001B710E">
      <w:pPr>
        <w:pStyle w:val="footnote"/>
      </w:pPr>
      <w:r>
        <w:rPr>
          <w:rStyle w:val="FootnoteReference"/>
        </w:rPr>
        <w:footnoteRef/>
      </w:r>
      <w:r>
        <w:t xml:space="preserve"> [JS] or tabernacles.</w:t>
      </w:r>
    </w:p>
  </w:footnote>
  <w:footnote w:id="264">
    <w:p w14:paraId="329608F2" w14:textId="7CC39845" w:rsidR="00BC0BB7" w:rsidRDefault="00BC0BB7" w:rsidP="00183599">
      <w:pPr>
        <w:pStyle w:val="footnote"/>
      </w:pPr>
      <w:r>
        <w:rPr>
          <w:rStyle w:val="FootnoteReference"/>
        </w:rPr>
        <w:footnoteRef/>
      </w:r>
      <w:r>
        <w:t xml:space="preserve"> [JS] or “acknowledge,” or “thank,” or “thankfully confess You with praise when…”</w:t>
      </w:r>
    </w:p>
  </w:footnote>
  <w:footnote w:id="265">
    <w:p w14:paraId="25D034C3" w14:textId="2662C64E" w:rsidR="00BC0BB7" w:rsidRDefault="00BC0BB7" w:rsidP="005E4259">
      <w:pPr>
        <w:pStyle w:val="footnote"/>
      </w:pPr>
      <w:r>
        <w:rPr>
          <w:rStyle w:val="FootnoteReference"/>
        </w:rPr>
        <w:footnoteRef/>
      </w:r>
      <w:r>
        <w:t xml:space="preserve"> [JS] or “I will not find fault with your sacrifices”</w:t>
      </w:r>
    </w:p>
  </w:footnote>
  <w:footnote w:id="266">
    <w:p w14:paraId="45DA152E" w14:textId="77777777" w:rsidR="00BC0BB7" w:rsidRPr="004A3E27" w:rsidRDefault="00BC0BB7"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67">
    <w:p w14:paraId="43CC2ABF" w14:textId="536DD164" w:rsidR="00BC0BB7" w:rsidRDefault="00BC0BB7" w:rsidP="007E0330">
      <w:pPr>
        <w:pStyle w:val="footnote"/>
      </w:pPr>
      <w:r>
        <w:rPr>
          <w:rStyle w:val="FootnoteReference"/>
        </w:rPr>
        <w:footnoteRef/>
      </w:r>
      <w:r>
        <w:t xml:space="preserve"> [JS] [] found in Coptic</w:t>
      </w:r>
    </w:p>
  </w:footnote>
  <w:footnote w:id="268">
    <w:p w14:paraId="5A6B4D6B" w14:textId="65293C06" w:rsidR="00BC0BB7" w:rsidRPr="004A3E27" w:rsidRDefault="00BC0BB7"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69">
    <w:p w14:paraId="7D7FC96A" w14:textId="1FA8AB7E" w:rsidR="00BC0BB7" w:rsidRDefault="00BC0BB7" w:rsidP="007E0330">
      <w:pPr>
        <w:pStyle w:val="footnote"/>
      </w:pPr>
      <w:r>
        <w:rPr>
          <w:rStyle w:val="FootnoteReference"/>
        </w:rPr>
        <w:footnoteRef/>
      </w:r>
      <w:r>
        <w:t xml:space="preserve"> [JS] “showed me” or “made known to me”</w:t>
      </w:r>
    </w:p>
  </w:footnote>
  <w:footnote w:id="270">
    <w:p w14:paraId="6185D531" w14:textId="77777777" w:rsidR="00BC0BB7" w:rsidRPr="004A3E27" w:rsidRDefault="00BC0BB7" w:rsidP="00BD5BBE">
      <w:pPr>
        <w:pStyle w:val="footnote"/>
      </w:pPr>
      <w:r w:rsidRPr="004A3E27">
        <w:rPr>
          <w:rStyle w:val="FootnoteReference"/>
        </w:rPr>
        <w:footnoteRef/>
      </w:r>
      <w:r w:rsidRPr="004A3E27">
        <w:t xml:space="preserve"> Exodus 12:22; John 19:29; Hebrews 9:19.</w:t>
      </w:r>
    </w:p>
  </w:footnote>
  <w:footnote w:id="271">
    <w:p w14:paraId="3533F1BB" w14:textId="71B96EA6" w:rsidR="00BC0BB7" w:rsidRDefault="00BC0BB7" w:rsidP="007E0330">
      <w:pPr>
        <w:pStyle w:val="footnote"/>
      </w:pPr>
      <w:r>
        <w:rPr>
          <w:rStyle w:val="FootnoteReference"/>
        </w:rPr>
        <w:footnoteRef/>
      </w:r>
      <w:r>
        <w:t xml:space="preserve"> [JS] literally “face”.</w:t>
      </w:r>
    </w:p>
  </w:footnote>
  <w:footnote w:id="272">
    <w:p w14:paraId="1F9FC60F" w14:textId="3E919970" w:rsidR="00BC0BB7" w:rsidRDefault="00BC0BB7" w:rsidP="005E4259">
      <w:pPr>
        <w:pStyle w:val="footnote"/>
      </w:pPr>
      <w:r>
        <w:rPr>
          <w:rStyle w:val="FootnoteReference"/>
        </w:rPr>
        <w:footnoteRef/>
      </w:r>
      <w:r>
        <w:t xml:space="preserve"> [JS] or “blood-guiltiness”</w:t>
      </w:r>
    </w:p>
  </w:footnote>
  <w:footnote w:id="273">
    <w:p w14:paraId="202128F8" w14:textId="4DFF74D6" w:rsidR="00BC0BB7" w:rsidRDefault="00BC0BB7" w:rsidP="00284568">
      <w:pPr>
        <w:pStyle w:val="footnote"/>
      </w:pPr>
      <w:r>
        <w:rPr>
          <w:rStyle w:val="FootnoteReference"/>
        </w:rPr>
        <w:footnoteRef/>
      </w:r>
      <w:r>
        <w:t xml:space="preserve"> [JS] or “gives thanks to,” or “thankfully confess You with praise”</w:t>
      </w:r>
    </w:p>
  </w:footnote>
  <w:footnote w:id="274">
    <w:p w14:paraId="6650920A" w14:textId="4D441CB0" w:rsidR="00BC0BB7" w:rsidRPr="004A3E27" w:rsidRDefault="00BC0BB7"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75">
    <w:p w14:paraId="3BFF7049" w14:textId="77777777" w:rsidR="00BC0BB7" w:rsidRPr="004A3E27" w:rsidRDefault="00BC0BB7"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76">
    <w:p w14:paraId="45B1AA56" w14:textId="765C7C37" w:rsidR="00BC0BB7" w:rsidRDefault="00BC0BB7" w:rsidP="00284568">
      <w:pPr>
        <w:pStyle w:val="footnote"/>
      </w:pPr>
      <w:r>
        <w:rPr>
          <w:rStyle w:val="FootnoteReference"/>
        </w:rPr>
        <w:footnoteRef/>
      </w:r>
      <w:r>
        <w:t xml:space="preserve"> [JS] or “give thanks to You,” or “thankfully confess You with praise”</w:t>
      </w:r>
    </w:p>
  </w:footnote>
  <w:footnote w:id="277">
    <w:p w14:paraId="51837483" w14:textId="77777777" w:rsidR="00BC0BB7" w:rsidRPr="004A3E27" w:rsidRDefault="00BC0BB7" w:rsidP="00BD5BBE">
      <w:pPr>
        <w:pStyle w:val="footnote"/>
      </w:pPr>
      <w:r w:rsidRPr="004A3E27">
        <w:rPr>
          <w:rStyle w:val="FootnoteReference"/>
        </w:rPr>
        <w:footnoteRef/>
      </w:r>
      <w:r w:rsidRPr="004A3E27">
        <w:t xml:space="preserve"> We rejoice in praising God because God is our joy and to praise Him is itself a joy.</w:t>
      </w:r>
    </w:p>
  </w:footnote>
  <w:footnote w:id="278">
    <w:p w14:paraId="3B19B72F" w14:textId="77777777" w:rsidR="00BC0BB7" w:rsidRPr="004A3E27" w:rsidRDefault="00BC0BB7" w:rsidP="00BD5BBE">
      <w:pPr>
        <w:pStyle w:val="footnote"/>
      </w:pPr>
      <w:r w:rsidRPr="004A3E27">
        <w:rPr>
          <w:rStyle w:val="FootnoteReference"/>
        </w:rPr>
        <w:footnoteRef/>
      </w:r>
      <w:r w:rsidRPr="004A3E27">
        <w:t xml:space="preserve"> Lk. 10:18; 2 Thess. 1:6.</w:t>
      </w:r>
    </w:p>
  </w:footnote>
  <w:footnote w:id="279">
    <w:p w14:paraId="649547A2" w14:textId="77777777" w:rsidR="00BC0BB7" w:rsidRPr="004A3E27" w:rsidRDefault="00BC0BB7"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0">
    <w:p w14:paraId="4184D201" w14:textId="3A3901AE" w:rsidR="00BC0BB7" w:rsidRDefault="00BC0BB7" w:rsidP="00125EB7">
      <w:pPr>
        <w:pStyle w:val="footnote"/>
      </w:pPr>
      <w:r>
        <w:rPr>
          <w:rStyle w:val="FootnoteReference"/>
        </w:rPr>
        <w:footnoteRef/>
      </w:r>
      <w:r>
        <w:t xml:space="preserve"> [JS] “it” refers to the iniquity and strife.</w:t>
      </w:r>
    </w:p>
  </w:footnote>
  <w:footnote w:id="281">
    <w:p w14:paraId="4DEA0F95" w14:textId="27D8C248" w:rsidR="00BC0BB7" w:rsidRPr="004A3E27" w:rsidRDefault="00BC0BB7" w:rsidP="00BD5BBE">
      <w:pPr>
        <w:pStyle w:val="footnote"/>
      </w:pPr>
      <w:r w:rsidRPr="004A3E27">
        <w:rPr>
          <w:rStyle w:val="FootnoteReference"/>
        </w:rPr>
        <w:footnoteRef/>
      </w:r>
      <w:r w:rsidRPr="004A3E27">
        <w:t xml:space="preserve"> </w:t>
      </w:r>
      <w:r>
        <w:t>cf</w:t>
      </w:r>
      <w:r w:rsidRPr="004A3E27">
        <w:t>. 1 Peter 5:7.</w:t>
      </w:r>
    </w:p>
  </w:footnote>
  <w:footnote w:id="282">
    <w:p w14:paraId="27649907" w14:textId="3BE538AE" w:rsidR="00BC0BB7" w:rsidRPr="004A3E27" w:rsidRDefault="00BC0BB7" w:rsidP="00BD5BBE">
      <w:pPr>
        <w:pStyle w:val="footnote"/>
      </w:pPr>
      <w:r w:rsidRPr="004A3E27">
        <w:rPr>
          <w:rStyle w:val="FootnoteReference"/>
        </w:rPr>
        <w:footnoteRef/>
      </w:r>
      <w:r w:rsidRPr="004A3E27">
        <w:t xml:space="preserve"> </w:t>
      </w:r>
      <w:r>
        <w:t>cf</w:t>
      </w:r>
      <w:r w:rsidRPr="004A3E27">
        <w:t>. Ephes 6:12; 1 Tim 4:1; Rev. 16:14.</w:t>
      </w:r>
    </w:p>
  </w:footnote>
  <w:footnote w:id="283">
    <w:p w14:paraId="2999B88D" w14:textId="4A88AAD6" w:rsidR="00BC0BB7" w:rsidRDefault="00BC0BB7" w:rsidP="00A8553A">
      <w:pPr>
        <w:pStyle w:val="footnote"/>
      </w:pPr>
      <w:r>
        <w:rPr>
          <w:rStyle w:val="FootnoteReference"/>
        </w:rPr>
        <w:footnoteRef/>
      </w:r>
      <w:r>
        <w:t xml:space="preserve"> [JS] NETS omits “not”</w:t>
      </w:r>
    </w:p>
  </w:footnote>
  <w:footnote w:id="284">
    <w:p w14:paraId="594F6979" w14:textId="77777777" w:rsidR="00BC0BB7" w:rsidRPr="004A3E27" w:rsidRDefault="00BC0BB7"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85">
    <w:p w14:paraId="568E2F2E" w14:textId="77777777" w:rsidR="00BC0BB7" w:rsidRPr="004A3E27" w:rsidRDefault="00BC0BB7"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86">
    <w:p w14:paraId="6DBE026F" w14:textId="65E17A50" w:rsidR="00BC0BB7" w:rsidRDefault="00BC0BB7" w:rsidP="003E4AFE">
      <w:pPr>
        <w:pStyle w:val="footnote"/>
      </w:pPr>
      <w:r>
        <w:rPr>
          <w:rStyle w:val="FootnoteReference"/>
        </w:rPr>
        <w:footnoteRef/>
      </w:r>
      <w:r>
        <w:t xml:space="preserve"> [JS] or “I will sing and praise,” or “I will sing and make music”</w:t>
      </w:r>
    </w:p>
  </w:footnote>
  <w:footnote w:id="287">
    <w:p w14:paraId="5EA08A63" w14:textId="7ED730C0" w:rsidR="00BC0BB7" w:rsidRDefault="00BC0BB7" w:rsidP="003E4AFE">
      <w:pPr>
        <w:pStyle w:val="footnote"/>
      </w:pPr>
      <w:r>
        <w:rPr>
          <w:rStyle w:val="FootnoteReference"/>
        </w:rPr>
        <w:footnoteRef/>
      </w:r>
      <w:r>
        <w:t xml:space="preserve"> [JS] or “I will give thanks to You,” or “I will thankfully confess You with praise”</w:t>
      </w:r>
    </w:p>
  </w:footnote>
  <w:footnote w:id="288">
    <w:p w14:paraId="62A6540D" w14:textId="77777777" w:rsidR="00BC0BB7" w:rsidRPr="004A3E27" w:rsidRDefault="00BC0BB7" w:rsidP="00BD5BBE">
      <w:pPr>
        <w:pStyle w:val="footnote"/>
      </w:pPr>
      <w:r w:rsidRPr="004A3E27">
        <w:rPr>
          <w:rStyle w:val="FootnoteReference"/>
        </w:rPr>
        <w:footnoteRef/>
      </w:r>
      <w:r w:rsidRPr="004A3E27">
        <w:t xml:space="preserve"> Verses 8-12 are repeated almost verbatim in Ps. 107:2-6.</w:t>
      </w:r>
    </w:p>
  </w:footnote>
  <w:footnote w:id="289">
    <w:p w14:paraId="3A60B5BF" w14:textId="4103FFA5" w:rsidR="00BC0BB7" w:rsidRDefault="00BC0BB7" w:rsidP="0080248C">
      <w:pPr>
        <w:pStyle w:val="footnote"/>
      </w:pPr>
      <w:r>
        <w:rPr>
          <w:rStyle w:val="FootnoteReference"/>
        </w:rPr>
        <w:footnoteRef/>
      </w:r>
      <w:r>
        <w:t xml:space="preserve"> [JS] or “the lawless,” or “those that do wickedness”</w:t>
      </w:r>
    </w:p>
  </w:footnote>
  <w:footnote w:id="290">
    <w:p w14:paraId="21F36685" w14:textId="77777777" w:rsidR="00BC0BB7" w:rsidRPr="004A3E27" w:rsidRDefault="00BC0BB7" w:rsidP="00BD5BBE">
      <w:pPr>
        <w:pStyle w:val="footnote"/>
      </w:pPr>
      <w:r w:rsidRPr="004A3E27">
        <w:rPr>
          <w:rStyle w:val="FootnoteReference"/>
        </w:rPr>
        <w:footnoteRef/>
      </w:r>
      <w:r w:rsidRPr="004A3E27">
        <w:t xml:space="preserve"> Mercy: love (Luke 10:37).</w:t>
      </w:r>
    </w:p>
  </w:footnote>
  <w:footnote w:id="291">
    <w:p w14:paraId="6EFF888C" w14:textId="1261A193" w:rsidR="00BC0BB7" w:rsidRPr="004A3E27" w:rsidRDefault="00BC0BB7"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2">
    <w:p w14:paraId="42604FE7" w14:textId="77777777" w:rsidR="00BC0BB7" w:rsidRPr="004A3E27" w:rsidRDefault="00BC0BB7" w:rsidP="00BD5BBE">
      <w:pPr>
        <w:pStyle w:val="footnote"/>
      </w:pPr>
      <w:r w:rsidRPr="004A3E27">
        <w:rPr>
          <w:rStyle w:val="FootnoteReference"/>
        </w:rPr>
        <w:footnoteRef/>
      </w:r>
      <w:r w:rsidRPr="004A3E27">
        <w:t xml:space="preserve"> Washbowl: i.e. reduced to the most menial servitude.</w:t>
      </w:r>
    </w:p>
  </w:footnote>
  <w:footnote w:id="293">
    <w:p w14:paraId="03E619D4" w14:textId="1339E3A3" w:rsidR="00BC0BB7" w:rsidRPr="004A3E27" w:rsidRDefault="00BC0BB7"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4">
    <w:p w14:paraId="2D798361" w14:textId="77777777" w:rsidR="00BC0BB7" w:rsidRPr="004A3E27" w:rsidRDefault="00BC0BB7"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95">
    <w:p w14:paraId="29B1DDE8" w14:textId="45FA342F" w:rsidR="00BC0BB7" w:rsidRPr="004A3E27" w:rsidRDefault="00BC0BB7"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296">
    <w:p w14:paraId="279AD391" w14:textId="274C1C9A" w:rsidR="00BC0BB7" w:rsidRPr="004A3E27" w:rsidRDefault="00BC0BB7"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297">
    <w:p w14:paraId="7753865A" w14:textId="3B559F98" w:rsidR="00BC0BB7" w:rsidRDefault="00BC0BB7" w:rsidP="009C1AC4">
      <w:pPr>
        <w:pStyle w:val="footnote"/>
      </w:pPr>
      <w:r>
        <w:rPr>
          <w:rStyle w:val="FootnoteReference"/>
        </w:rPr>
        <w:footnoteRef/>
      </w:r>
      <w:r>
        <w:t xml:space="preserve"> [JS] OSB has, “they are altogether useless.” NETS has “they together derive from vanity.</w:t>
      </w:r>
    </w:p>
  </w:footnote>
  <w:footnote w:id="298">
    <w:p w14:paraId="20ED6838" w14:textId="77777777" w:rsidR="00BC0BB7" w:rsidRPr="004A3E27" w:rsidRDefault="00BC0BB7" w:rsidP="009C1AC4">
      <w:pPr>
        <w:pStyle w:val="footnote"/>
      </w:pPr>
      <w:r w:rsidRPr="004A3E27">
        <w:rPr>
          <w:rStyle w:val="FootnoteReference"/>
        </w:rPr>
        <w:footnoteRef/>
      </w:r>
      <w:r w:rsidRPr="004A3E27">
        <w:t xml:space="preserve"> Job. 33:14.</w:t>
      </w:r>
    </w:p>
  </w:footnote>
  <w:footnote w:id="299">
    <w:p w14:paraId="3F4DF601" w14:textId="362CF8F1" w:rsidR="00BC0BB7" w:rsidRDefault="00BC0BB7" w:rsidP="004F49CE">
      <w:pPr>
        <w:pStyle w:val="footnote"/>
      </w:pPr>
      <w:r>
        <w:rPr>
          <w:rStyle w:val="FootnoteReference"/>
        </w:rPr>
        <w:footnoteRef/>
      </w:r>
      <w:r>
        <w:t xml:space="preserve"> [JS] literally, “holy place”</w:t>
      </w:r>
    </w:p>
  </w:footnote>
  <w:footnote w:id="300">
    <w:p w14:paraId="686CF1C0" w14:textId="1BBF228C" w:rsidR="00BC0BB7" w:rsidRPr="004A3E27" w:rsidRDefault="00BC0BB7"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1">
    <w:p w14:paraId="36833249" w14:textId="34120CF1" w:rsidR="00BC0BB7" w:rsidRPr="004A3E27" w:rsidRDefault="00BC0BB7"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2">
    <w:p w14:paraId="622CE4B2" w14:textId="77777777" w:rsidR="00BC0BB7" w:rsidRPr="004A3E27" w:rsidRDefault="00BC0BB7" w:rsidP="00BD5BBE">
      <w:pPr>
        <w:pStyle w:val="footnote"/>
      </w:pPr>
      <w:r w:rsidRPr="004A3E27">
        <w:rPr>
          <w:rStyle w:val="FootnoteReference"/>
        </w:rPr>
        <w:footnoteRef/>
      </w:r>
      <w:r w:rsidRPr="004A3E27">
        <w:t xml:space="preserve"> So the Slavonic (Greek often omits ‘stillest’).</w:t>
      </w:r>
    </w:p>
  </w:footnote>
  <w:footnote w:id="303">
    <w:p w14:paraId="0BA13A66" w14:textId="54830EC5" w:rsidR="00BC0BB7" w:rsidRDefault="00BC0BB7" w:rsidP="005438BF">
      <w:pPr>
        <w:pStyle w:val="footnote"/>
      </w:pPr>
      <w:r>
        <w:rPr>
          <w:rStyle w:val="FootnoteReference"/>
        </w:rPr>
        <w:footnoteRef/>
      </w:r>
      <w:r>
        <w:t xml:space="preserve"> [JS] lit, “filled with fatness.”</w:t>
      </w:r>
    </w:p>
  </w:footnote>
  <w:footnote w:id="304">
    <w:p w14:paraId="6F4E7A1F" w14:textId="704DC134" w:rsidR="00BC0BB7" w:rsidRPr="004A3E27" w:rsidRDefault="00BC0BB7"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05">
    <w:p w14:paraId="30AFE1F6" w14:textId="77777777" w:rsidR="00BC0BB7" w:rsidRPr="004A3E27" w:rsidRDefault="00BC0BB7"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06">
    <w:p w14:paraId="667C6704" w14:textId="77777777" w:rsidR="00BC0BB7" w:rsidRPr="004A3E27" w:rsidRDefault="00BC0BB7"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07">
    <w:p w14:paraId="4D88FDB0" w14:textId="77777777" w:rsidR="00BC0BB7" w:rsidRPr="004A3E27" w:rsidRDefault="00BC0BB7" w:rsidP="00BD5BBE">
      <w:pPr>
        <w:pStyle w:val="footnote"/>
      </w:pPr>
      <w:r w:rsidRPr="004A3E27">
        <w:rPr>
          <w:rStyle w:val="FootnoteReference"/>
        </w:rPr>
        <w:footnoteRef/>
      </w:r>
      <w:r w:rsidRPr="004A3E27">
        <w:t xml:space="preserve"> See footnote 62. &lt;2 previously&gt;</w:t>
      </w:r>
    </w:p>
  </w:footnote>
  <w:footnote w:id="308">
    <w:p w14:paraId="520E1D4D" w14:textId="70DD6036" w:rsidR="00BC0BB7" w:rsidRDefault="00BC0BB7" w:rsidP="000E01D1">
      <w:pPr>
        <w:pStyle w:val="footnote"/>
      </w:pPr>
      <w:r>
        <w:rPr>
          <w:rStyle w:val="FootnoteReference"/>
        </w:rPr>
        <w:footnoteRef/>
      </w:r>
      <w:r>
        <w:t xml:space="preserve"> [JS], “do obeisance”, i.e. prostrate, not just an attitude, but an act</w:t>
      </w:r>
    </w:p>
  </w:footnote>
  <w:footnote w:id="309">
    <w:p w14:paraId="1B791EBC" w14:textId="77777777" w:rsidR="00BC0BB7" w:rsidRPr="004A3E27" w:rsidRDefault="00BC0BB7"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0">
    <w:p w14:paraId="109CC4F4" w14:textId="77777777" w:rsidR="00BC0BB7" w:rsidRPr="004A3E27" w:rsidRDefault="00BC0BB7" w:rsidP="00BD5BBE">
      <w:pPr>
        <w:pStyle w:val="footnote"/>
      </w:pPr>
      <w:r w:rsidRPr="004A3E27">
        <w:rPr>
          <w:rStyle w:val="FootnoteReference"/>
        </w:rPr>
        <w:footnoteRef/>
      </w:r>
      <w:r w:rsidRPr="004A3E27">
        <w:t xml:space="preserve"> ‘What God has planned for His lovers’ (1 Cor. 2:9).</w:t>
      </w:r>
    </w:p>
  </w:footnote>
  <w:footnote w:id="311">
    <w:p w14:paraId="096C8EE6" w14:textId="40879E1D" w:rsidR="00BC0BB7" w:rsidRDefault="00BC0BB7" w:rsidP="000E01D1">
      <w:pPr>
        <w:pStyle w:val="footnote"/>
      </w:pPr>
      <w:r>
        <w:rPr>
          <w:rStyle w:val="FootnoteReference"/>
        </w:rPr>
        <w:footnoteRef/>
      </w:r>
      <w:r>
        <w:t xml:space="preserve"> [JS] Fr. Lazarus has, “for”</w:t>
      </w:r>
    </w:p>
  </w:footnote>
  <w:footnote w:id="312">
    <w:p w14:paraId="693C7006" w14:textId="4BAA4AB8" w:rsidR="00BC0BB7" w:rsidRPr="004A3E27" w:rsidRDefault="00BC0BB7"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3">
    <w:p w14:paraId="4EA27689" w14:textId="41C52921" w:rsidR="00BC0BB7" w:rsidRPr="004A3E27" w:rsidRDefault="00BC0BB7"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4">
    <w:p w14:paraId="49AA563D" w14:textId="77777777" w:rsidR="00BC0BB7" w:rsidRPr="004A3E27" w:rsidRDefault="00BC0BB7"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15">
    <w:p w14:paraId="26BB2E4A" w14:textId="256060DE" w:rsidR="00BC0BB7" w:rsidRPr="004A3E27" w:rsidRDefault="00BC0BB7"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16">
    <w:p w14:paraId="7DEE92CE" w14:textId="409EAD51" w:rsidR="00BC0BB7" w:rsidRDefault="00BC0BB7" w:rsidP="00F81502">
      <w:pPr>
        <w:pStyle w:val="footnote"/>
      </w:pPr>
      <w:r>
        <w:rPr>
          <w:rStyle w:val="FootnoteReference"/>
        </w:rPr>
        <w:footnoteRef/>
      </w:r>
      <w:r>
        <w:t xml:space="preserve"> [JS] or “give thanks to You” or “thankfully confess You with praise”</w:t>
      </w:r>
    </w:p>
  </w:footnote>
  <w:footnote w:id="317">
    <w:p w14:paraId="29F3A7DD" w14:textId="66A81F41" w:rsidR="00BC0BB7" w:rsidRDefault="00BC0BB7" w:rsidP="00F81502">
      <w:pPr>
        <w:pStyle w:val="footnote"/>
      </w:pPr>
      <w:r>
        <w:rPr>
          <w:rStyle w:val="FootnoteReference"/>
        </w:rPr>
        <w:footnoteRef/>
      </w:r>
      <w:r>
        <w:t xml:space="preserve"> [JS] or “praise You” or “give thanks to You” or “thankfully confess You with praise”</w:t>
      </w:r>
    </w:p>
  </w:footnote>
  <w:footnote w:id="318">
    <w:p w14:paraId="75EB9556" w14:textId="77777777" w:rsidR="00BC0BB7" w:rsidRPr="004A3E27" w:rsidRDefault="00BC0BB7"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19">
    <w:p w14:paraId="69CCF6E1" w14:textId="734C2AF2" w:rsidR="00BC0BB7" w:rsidRPr="004A3E27" w:rsidRDefault="00BC0BB7" w:rsidP="00BD5BBE">
      <w:pPr>
        <w:pStyle w:val="footnote"/>
      </w:pPr>
      <w:r w:rsidRPr="004A3E27">
        <w:rPr>
          <w:rStyle w:val="FootnoteReference"/>
        </w:rPr>
        <w:footnoteRef/>
      </w:r>
      <w:r w:rsidRPr="004A3E27">
        <w:t xml:space="preserve"> Numbers 10:35. </w:t>
      </w:r>
      <w:r>
        <w:t>Cf</w:t>
      </w:r>
      <w:r w:rsidRPr="004A3E27">
        <w:t>. Exodus 14.</w:t>
      </w:r>
    </w:p>
  </w:footnote>
  <w:footnote w:id="320">
    <w:p w14:paraId="772812A4" w14:textId="77777777" w:rsidR="00BC0BB7" w:rsidRPr="004A3E27" w:rsidRDefault="00BC0BB7"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1">
    <w:p w14:paraId="648336FE" w14:textId="679542B0" w:rsidR="00BC0BB7" w:rsidRDefault="00BC0BB7" w:rsidP="00A66BCD">
      <w:pPr>
        <w:pStyle w:val="footnote"/>
      </w:pPr>
      <w:r>
        <w:rPr>
          <w:rStyle w:val="FootnoteReference"/>
        </w:rPr>
        <w:footnoteRef/>
      </w:r>
      <w:r>
        <w:t xml:space="preserve"> [JS] literally, “before the face of”</w:t>
      </w:r>
    </w:p>
  </w:footnote>
  <w:footnote w:id="322">
    <w:p w14:paraId="576015E9" w14:textId="77777777" w:rsidR="00BC0BB7" w:rsidRPr="004A3E27" w:rsidRDefault="00BC0BB7" w:rsidP="00BD5BBE">
      <w:pPr>
        <w:pStyle w:val="footnote"/>
      </w:pPr>
      <w:r w:rsidRPr="004A3E27">
        <w:rPr>
          <w:rStyle w:val="FootnoteReference"/>
        </w:rPr>
        <w:footnoteRef/>
      </w:r>
      <w:r w:rsidRPr="004A3E27">
        <w:t xml:space="preserve"> Luke 4:32.</w:t>
      </w:r>
    </w:p>
  </w:footnote>
  <w:footnote w:id="323">
    <w:p w14:paraId="528CA841" w14:textId="6B333BD0" w:rsidR="00BC0BB7" w:rsidRDefault="00BC0BB7" w:rsidP="003863C1">
      <w:pPr>
        <w:pStyle w:val="footnote"/>
      </w:pPr>
      <w:r>
        <w:rPr>
          <w:rStyle w:val="FootnoteReference"/>
        </w:rPr>
        <w:footnoteRef/>
      </w:r>
      <w:r>
        <w:t xml:space="preserve"> [JS] literally “hosts”</w:t>
      </w:r>
    </w:p>
  </w:footnote>
  <w:footnote w:id="324">
    <w:p w14:paraId="1C35810F" w14:textId="7EDB3A13" w:rsidR="00BC0BB7" w:rsidRPr="004A3E27" w:rsidRDefault="00BC0BB7"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25">
    <w:p w14:paraId="182BF5C1" w14:textId="77B0A7B7" w:rsidR="00BC0BB7" w:rsidRDefault="00BC0BB7" w:rsidP="0080282E">
      <w:pPr>
        <w:pStyle w:val="footnote"/>
      </w:pPr>
      <w:r>
        <w:rPr>
          <w:rStyle w:val="FootnoteReference"/>
        </w:rPr>
        <w:footnoteRef/>
      </w:r>
      <w:r>
        <w:t xml:space="preserve"> [JS] literally, “ten-thousand fold”</w:t>
      </w:r>
    </w:p>
  </w:footnote>
  <w:footnote w:id="326">
    <w:p w14:paraId="4BA4E820" w14:textId="74DEA970" w:rsidR="00BC0BB7" w:rsidRPr="004A3E27" w:rsidRDefault="00BC0BB7" w:rsidP="00BD5BBE">
      <w:pPr>
        <w:pStyle w:val="footnote"/>
      </w:pPr>
      <w:r w:rsidRPr="004A3E27">
        <w:rPr>
          <w:rStyle w:val="FootnoteReference"/>
        </w:rPr>
        <w:footnoteRef/>
      </w:r>
      <w:r w:rsidRPr="004A3E27">
        <w:t xml:space="preserve"> </w:t>
      </w:r>
      <w:r>
        <w:t>Cf</w:t>
      </w:r>
      <w:r w:rsidRPr="004A3E27">
        <w:t>. Ephes. 4:8.</w:t>
      </w:r>
    </w:p>
  </w:footnote>
  <w:footnote w:id="327">
    <w:p w14:paraId="6F7FE73D" w14:textId="3ED6EBEB" w:rsidR="00BC0BB7" w:rsidRDefault="00BC0BB7" w:rsidP="00AC3180">
      <w:pPr>
        <w:pStyle w:val="footnote"/>
      </w:pPr>
      <w:r>
        <w:rPr>
          <w:rStyle w:val="FootnoteReference"/>
        </w:rPr>
        <w:footnoteRef/>
      </w:r>
      <w:r>
        <w:t xml:space="preserve"> [JS] “assemblies” or “congregations”</w:t>
      </w:r>
    </w:p>
  </w:footnote>
  <w:footnote w:id="328">
    <w:p w14:paraId="1069FF00" w14:textId="77777777" w:rsidR="00BC0BB7" w:rsidRPr="004A3E27" w:rsidRDefault="00BC0BB7"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29">
    <w:p w14:paraId="4D6861A4" w14:textId="77777777" w:rsidR="00BC0BB7" w:rsidRPr="004A3E27" w:rsidRDefault="00BC0BB7"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0">
    <w:p w14:paraId="3876A4B9" w14:textId="77777777" w:rsidR="00BC0BB7" w:rsidRPr="004A3E27" w:rsidRDefault="00BC0BB7"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1">
    <w:p w14:paraId="3A9A265F" w14:textId="622FDAFA" w:rsidR="00BC0BB7" w:rsidRPr="004A3E27" w:rsidRDefault="00BC0BB7"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2">
    <w:p w14:paraId="46BEEA32" w14:textId="77777777" w:rsidR="00BC0BB7" w:rsidRPr="004A3E27" w:rsidRDefault="00BC0BB7" w:rsidP="00BD5BBE">
      <w:pPr>
        <w:pStyle w:val="footnote"/>
      </w:pPr>
      <w:r w:rsidRPr="004A3E27">
        <w:rPr>
          <w:rStyle w:val="FootnoteReference"/>
        </w:rPr>
        <w:footnoteRef/>
      </w:r>
      <w:r w:rsidRPr="004A3E27">
        <w:t xml:space="preserve"> Mk. 15:29; Jn. 2:17; Rom. 15:3.</w:t>
      </w:r>
    </w:p>
  </w:footnote>
  <w:footnote w:id="333">
    <w:p w14:paraId="252B5848" w14:textId="77777777" w:rsidR="00BC0BB7" w:rsidRPr="004A3E27" w:rsidRDefault="00BC0BB7" w:rsidP="00BD5BBE">
      <w:pPr>
        <w:pStyle w:val="footnote"/>
      </w:pPr>
      <w:r w:rsidRPr="004A3E27">
        <w:rPr>
          <w:rStyle w:val="FootnoteReference"/>
        </w:rPr>
        <w:footnoteRef/>
      </w:r>
      <w:r w:rsidRPr="004A3E27">
        <w:t xml:space="preserve"> The elders and chief priests.</w:t>
      </w:r>
    </w:p>
  </w:footnote>
  <w:footnote w:id="334">
    <w:p w14:paraId="0AE68D03" w14:textId="77777777" w:rsidR="00BC0BB7" w:rsidRPr="004A3E27" w:rsidRDefault="00BC0BB7"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35">
    <w:p w14:paraId="49BC712C" w14:textId="77777777" w:rsidR="00BC0BB7" w:rsidRPr="004A3E27" w:rsidRDefault="00BC0BB7" w:rsidP="00BD5BBE">
      <w:pPr>
        <w:pStyle w:val="footnote"/>
      </w:pPr>
      <w:r w:rsidRPr="004A3E27">
        <w:rPr>
          <w:rStyle w:val="FootnoteReference"/>
        </w:rPr>
        <w:footnoteRef/>
      </w:r>
      <w:r w:rsidRPr="004A3E27">
        <w:t xml:space="preserve"> Mt. 16:21; Mk. 8:31.</w:t>
      </w:r>
    </w:p>
  </w:footnote>
  <w:footnote w:id="336">
    <w:p w14:paraId="5D4E90F4" w14:textId="77777777" w:rsidR="00BC0BB7" w:rsidRPr="004A3E27" w:rsidRDefault="00BC0BB7" w:rsidP="00BD5BBE">
      <w:pPr>
        <w:pStyle w:val="footnote"/>
      </w:pPr>
      <w:r w:rsidRPr="004A3E27">
        <w:rPr>
          <w:rStyle w:val="FootnoteReference"/>
        </w:rPr>
        <w:footnoteRef/>
      </w:r>
      <w:r w:rsidRPr="004A3E27">
        <w:t xml:space="preserve"> Mt. 27:34.</w:t>
      </w:r>
    </w:p>
  </w:footnote>
  <w:footnote w:id="337">
    <w:p w14:paraId="2A1BD707" w14:textId="2E0A380E" w:rsidR="00BC0BB7" w:rsidRPr="004A3E27" w:rsidRDefault="00BC0BB7" w:rsidP="00BD5BBE">
      <w:pPr>
        <w:pStyle w:val="footnote"/>
      </w:pPr>
      <w:r w:rsidRPr="004A3E27">
        <w:rPr>
          <w:rStyle w:val="FootnoteReference"/>
        </w:rPr>
        <w:footnoteRef/>
      </w:r>
      <w:r w:rsidRPr="004A3E27">
        <w:t xml:space="preserve"> </w:t>
      </w:r>
      <w:r>
        <w:t>Cf</w:t>
      </w:r>
      <w:r w:rsidRPr="004A3E27">
        <w:t>. Rom. 11:9,10.</w:t>
      </w:r>
    </w:p>
  </w:footnote>
  <w:footnote w:id="338">
    <w:p w14:paraId="09150116" w14:textId="70A37D6F" w:rsidR="00BC0BB7" w:rsidRPr="004A3E27" w:rsidRDefault="00BC0BB7"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39">
    <w:p w14:paraId="05D75ECB" w14:textId="77777777" w:rsidR="00BC0BB7" w:rsidRPr="004A3E27" w:rsidRDefault="00BC0BB7" w:rsidP="00BD5BBE">
      <w:pPr>
        <w:pStyle w:val="footnote"/>
      </w:pPr>
      <w:r w:rsidRPr="004A3E27">
        <w:rPr>
          <w:rStyle w:val="FootnoteReference"/>
        </w:rPr>
        <w:footnoteRef/>
      </w:r>
      <w:r w:rsidRPr="004A3E27">
        <w:t xml:space="preserve"> Ps. 69:3-7 differs only slightly from Ps. 39:15-18.</w:t>
      </w:r>
    </w:p>
  </w:footnote>
  <w:footnote w:id="340">
    <w:p w14:paraId="3C5E1D6F" w14:textId="58735F32" w:rsidR="00BC0BB7" w:rsidRDefault="00BC0BB7" w:rsidP="004F3DCD">
      <w:pPr>
        <w:pStyle w:val="footnote"/>
      </w:pPr>
      <w:r>
        <w:rPr>
          <w:rStyle w:val="FootnoteReference"/>
        </w:rPr>
        <w:footnoteRef/>
      </w:r>
      <w:r>
        <w:t xml:space="preserve"> [JS] “Good! Good!”, or “Aha! Aha!”, or “Well done! Well done!” what one says when they think they have beaten their opponent.</w:t>
      </w:r>
    </w:p>
  </w:footnote>
  <w:footnote w:id="341">
    <w:p w14:paraId="325C5542" w14:textId="77777777" w:rsidR="00BC0BB7" w:rsidRPr="004A3E27" w:rsidRDefault="00BC0BB7" w:rsidP="00BD5BBE">
      <w:pPr>
        <w:pStyle w:val="footnote"/>
      </w:pPr>
      <w:r w:rsidRPr="004A3E27">
        <w:rPr>
          <w:rStyle w:val="FootnoteReference"/>
        </w:rPr>
        <w:footnoteRef/>
      </w:r>
      <w:r w:rsidRPr="004A3E27">
        <w:t xml:space="preserve"> The first three lines of Psalms 70 and 30 are identical. See footnote there.</w:t>
      </w:r>
    </w:p>
  </w:footnote>
  <w:footnote w:id="342">
    <w:p w14:paraId="1B3F91B5" w14:textId="58F71B16" w:rsidR="00BC0BB7" w:rsidRPr="004A3E27" w:rsidRDefault="00BC0BB7"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3">
    <w:p w14:paraId="1479583A" w14:textId="0156B220" w:rsidR="00BC0BB7" w:rsidRDefault="00BC0BB7" w:rsidP="00C614C7">
      <w:pPr>
        <w:pStyle w:val="footnote"/>
      </w:pPr>
      <w:r>
        <w:rPr>
          <w:rStyle w:val="FootnoteReference"/>
        </w:rPr>
        <w:footnoteRef/>
      </w:r>
      <w:r>
        <w:t xml:space="preserve"> [JS] literally, “arm”.</w:t>
      </w:r>
    </w:p>
  </w:footnote>
  <w:footnote w:id="344">
    <w:p w14:paraId="523E76EA" w14:textId="77777777" w:rsidR="00BC0BB7" w:rsidRPr="004A3E27" w:rsidRDefault="00BC0BB7" w:rsidP="00C614C7">
      <w:pPr>
        <w:pStyle w:val="footnote"/>
      </w:pPr>
      <w:r w:rsidRPr="004A3E27">
        <w:rPr>
          <w:rStyle w:val="FootnoteReference"/>
        </w:rPr>
        <w:footnoteRef/>
      </w:r>
      <w:r w:rsidRPr="004A3E27">
        <w:t xml:space="preserve"> Ephes. 3:10; 4:8.</w:t>
      </w:r>
    </w:p>
  </w:footnote>
  <w:footnote w:id="345">
    <w:p w14:paraId="65732174" w14:textId="7AFAEA7C" w:rsidR="00BC0BB7" w:rsidRDefault="00BC0BB7" w:rsidP="00E269C1">
      <w:pPr>
        <w:pStyle w:val="footnote"/>
      </w:pPr>
      <w:r>
        <w:rPr>
          <w:rStyle w:val="FootnoteReference"/>
        </w:rPr>
        <w:footnoteRef/>
      </w:r>
      <w:r>
        <w:t xml:space="preserve"> [JS] or “praise Your” or “acknowledge You”, or “thankfully confess with praise [for Your]”</w:t>
      </w:r>
    </w:p>
  </w:footnote>
  <w:footnote w:id="346">
    <w:p w14:paraId="63D5291B" w14:textId="120CBC18" w:rsidR="00BC0BB7" w:rsidRPr="004A3E27" w:rsidRDefault="00BC0BB7"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47">
    <w:p w14:paraId="0396CA5A" w14:textId="2DEA52B7" w:rsidR="00BC0BB7" w:rsidRPr="004A3E27" w:rsidRDefault="00BC0BB7"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48">
    <w:p w14:paraId="145DE01A" w14:textId="6D6C89A5" w:rsidR="00BC0BB7" w:rsidRDefault="00BC0BB7" w:rsidP="00733705">
      <w:pPr>
        <w:pStyle w:val="footnote"/>
      </w:pPr>
      <w:r>
        <w:rPr>
          <w:rStyle w:val="FootnoteReference"/>
        </w:rPr>
        <w:footnoteRef/>
      </w:r>
      <w:r>
        <w:t xml:space="preserve"> [JS] literally “He will judge the poor of the people.”</w:t>
      </w:r>
    </w:p>
  </w:footnote>
  <w:footnote w:id="349">
    <w:p w14:paraId="4ADD947E" w14:textId="3381547D" w:rsidR="00BC0BB7" w:rsidRPr="004A3E27" w:rsidRDefault="00BC0BB7"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0">
    <w:p w14:paraId="31968FA6" w14:textId="77777777" w:rsidR="00BC0BB7" w:rsidRPr="004A3E27" w:rsidRDefault="00BC0BB7" w:rsidP="00BD5BBE">
      <w:pPr>
        <w:pStyle w:val="footnote"/>
      </w:pPr>
      <w:r w:rsidRPr="004A3E27">
        <w:rPr>
          <w:rStyle w:val="FootnoteReference"/>
        </w:rPr>
        <w:footnoteRef/>
      </w:r>
      <w:r w:rsidRPr="004A3E27">
        <w:t xml:space="preserve"> Rivers: Tigris and Euphrates.</w:t>
      </w:r>
    </w:p>
  </w:footnote>
  <w:footnote w:id="351">
    <w:p w14:paraId="7811A007" w14:textId="64EFDFFD" w:rsidR="00BC0BB7" w:rsidRPr="004A3E27" w:rsidRDefault="00BC0BB7" w:rsidP="00BD5BBE">
      <w:pPr>
        <w:pStyle w:val="footnote"/>
      </w:pPr>
      <w:r w:rsidRPr="004A3E27">
        <w:rPr>
          <w:rStyle w:val="FootnoteReference"/>
        </w:rPr>
        <w:footnoteRef/>
      </w:r>
      <w:r w:rsidRPr="004A3E27">
        <w:t xml:space="preserve"> </w:t>
      </w:r>
      <w:r>
        <w:t>Cf</w:t>
      </w:r>
      <w:r w:rsidRPr="004A3E27">
        <w:t>. Ps. 47:8.</w:t>
      </w:r>
    </w:p>
  </w:footnote>
  <w:footnote w:id="352">
    <w:p w14:paraId="34781B0F" w14:textId="1A0B612C" w:rsidR="00BC0BB7" w:rsidRDefault="00BC0BB7" w:rsidP="00E269C1">
      <w:pPr>
        <w:pStyle w:val="footnote"/>
      </w:pPr>
      <w:r>
        <w:rPr>
          <w:rStyle w:val="FootnoteReference"/>
        </w:rPr>
        <w:footnoteRef/>
      </w:r>
      <w:r>
        <w:t xml:space="preserve"> [JS] literally “do obeisance to”, i.e. the physical act of prostrating or bowing down.</w:t>
      </w:r>
    </w:p>
  </w:footnote>
  <w:footnote w:id="353">
    <w:p w14:paraId="57352CBF" w14:textId="0D12012F" w:rsidR="00BC0BB7" w:rsidRPr="004A3E27" w:rsidRDefault="00BC0BB7" w:rsidP="00BD5BBE">
      <w:pPr>
        <w:pStyle w:val="footnote"/>
      </w:pPr>
      <w:r w:rsidRPr="004A3E27">
        <w:rPr>
          <w:rStyle w:val="FootnoteReference"/>
        </w:rPr>
        <w:footnoteRef/>
      </w:r>
      <w:r w:rsidRPr="004A3E27">
        <w:t xml:space="preserve"> </w:t>
      </w:r>
      <w:r>
        <w:t>Cf</w:t>
      </w:r>
      <w:r w:rsidRPr="004A3E27">
        <w:t>. Rev. 1:18; Heb. 7:25; Num. 14:28.</w:t>
      </w:r>
    </w:p>
  </w:footnote>
  <w:footnote w:id="354">
    <w:p w14:paraId="2E026D23" w14:textId="77777777" w:rsidR="00BC0BB7" w:rsidRPr="004A3E27" w:rsidRDefault="00BC0BB7"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55">
    <w:p w14:paraId="550199CE" w14:textId="322C0FE5" w:rsidR="00BC0BB7" w:rsidRDefault="00BC0BB7" w:rsidP="005B5466">
      <w:pPr>
        <w:pStyle w:val="footnote"/>
      </w:pPr>
      <w:r>
        <w:rPr>
          <w:rStyle w:val="FootnoteReference"/>
        </w:rPr>
        <w:footnoteRef/>
      </w:r>
      <w:r>
        <w:t xml:space="preserve"> [JS] or, “So be it! So be it!”</w:t>
      </w:r>
    </w:p>
  </w:footnote>
  <w:footnote w:id="356">
    <w:p w14:paraId="2E2191B6" w14:textId="77777777" w:rsidR="00BC0BB7" w:rsidRPr="004A3E27" w:rsidRDefault="00BC0BB7"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57">
    <w:p w14:paraId="58DFBD38" w14:textId="77777777" w:rsidR="00BC0BB7" w:rsidRPr="004A3E27" w:rsidRDefault="00BC0BB7"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BC0BB7" w:rsidRPr="004A3E27" w:rsidRDefault="00BC0BB7" w:rsidP="00BD5BBE">
      <w:pPr>
        <w:pStyle w:val="footnote"/>
      </w:pPr>
      <w:r w:rsidRPr="004A3E27">
        <w:tab/>
        <w:t>For them there are no pains;</w:t>
      </w:r>
    </w:p>
    <w:p w14:paraId="15E57D33" w14:textId="77777777" w:rsidR="00BC0BB7" w:rsidRPr="004A3E27" w:rsidRDefault="00BC0BB7" w:rsidP="00BD5BBE">
      <w:pPr>
        <w:pStyle w:val="footnote"/>
      </w:pPr>
      <w:r w:rsidRPr="004A3E27">
        <w:tab/>
        <w:t>fit and strong are their bodies.</w:t>
      </w:r>
    </w:p>
  </w:footnote>
  <w:footnote w:id="358">
    <w:p w14:paraId="2000D9CE" w14:textId="77777777" w:rsidR="00BC0BB7" w:rsidRPr="004A3E27" w:rsidRDefault="00BC0BB7" w:rsidP="00BD5BBE">
      <w:pPr>
        <w:pStyle w:val="footnote"/>
      </w:pPr>
      <w:r w:rsidRPr="004A3E27">
        <w:rPr>
          <w:rStyle w:val="FootnoteReference"/>
        </w:rPr>
        <w:footnoteRef/>
      </w:r>
      <w:r w:rsidRPr="004A3E27">
        <w:t xml:space="preserve"> The apparent success and prosperity of the godless is transitory and short-lived.</w:t>
      </w:r>
    </w:p>
  </w:footnote>
  <w:footnote w:id="359">
    <w:p w14:paraId="5BB08A3A" w14:textId="77777777" w:rsidR="00BC0BB7" w:rsidRPr="004A3E27" w:rsidRDefault="00BC0BB7"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0">
    <w:p w14:paraId="1EB3BD79" w14:textId="77777777" w:rsidR="00BC0BB7" w:rsidRPr="004A3E27" w:rsidRDefault="00BC0BB7"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1">
    <w:p w14:paraId="70787BBC" w14:textId="7DA1EC54" w:rsidR="00BC0BB7" w:rsidRPr="004A3E27" w:rsidRDefault="00BC0BB7"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2">
    <w:p w14:paraId="592FBEA7" w14:textId="77777777" w:rsidR="00BC0BB7" w:rsidRPr="004A3E27" w:rsidRDefault="00BC0BB7"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3">
    <w:p w14:paraId="17B1E11D" w14:textId="77777777" w:rsidR="00BC0BB7" w:rsidRPr="004A3E27" w:rsidRDefault="00BC0BB7"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4">
    <w:p w14:paraId="1E15E436" w14:textId="77777777" w:rsidR="00BC0BB7" w:rsidRPr="004A3E27" w:rsidRDefault="00BC0BB7"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65">
    <w:p w14:paraId="52B2065B" w14:textId="28E7781C" w:rsidR="00BC0BB7" w:rsidRDefault="00BC0BB7" w:rsidP="004B0577">
      <w:pPr>
        <w:pStyle w:val="footnote"/>
      </w:pPr>
      <w:r>
        <w:rPr>
          <w:rStyle w:val="FootnoteReference"/>
        </w:rPr>
        <w:footnoteRef/>
      </w:r>
      <w:r>
        <w:t xml:space="preserve"> [JS] holy places, could refer to a place, or people, i.e. “among Your saints”.</w:t>
      </w:r>
    </w:p>
  </w:footnote>
  <w:footnote w:id="366">
    <w:p w14:paraId="3D3DC9BD" w14:textId="4BA8FE39" w:rsidR="00BC0BB7" w:rsidRDefault="00BC0BB7" w:rsidP="004B0577">
      <w:pPr>
        <w:pStyle w:val="footnote"/>
      </w:pPr>
      <w:r>
        <w:rPr>
          <w:rStyle w:val="FootnoteReference"/>
        </w:rPr>
        <w:footnoteRef/>
      </w:r>
      <w:r>
        <w:t xml:space="preserve"> [JS] or emblems.</w:t>
      </w:r>
    </w:p>
  </w:footnote>
  <w:footnote w:id="367">
    <w:p w14:paraId="48E0BAD1" w14:textId="77777777" w:rsidR="00BC0BB7" w:rsidRPr="004A3E27" w:rsidRDefault="00BC0BB7" w:rsidP="00BD5BBE">
      <w:pPr>
        <w:pStyle w:val="footnote"/>
      </w:pPr>
      <w:r w:rsidRPr="004A3E27">
        <w:rPr>
          <w:rStyle w:val="FootnoteReference"/>
        </w:rPr>
        <w:footnoteRef/>
      </w:r>
      <w:r w:rsidRPr="004A3E27">
        <w:t xml:space="preserve"> Signs and miracles of God’s presence, protection and deliverance.</w:t>
      </w:r>
    </w:p>
  </w:footnote>
  <w:footnote w:id="368">
    <w:p w14:paraId="706BBD8A" w14:textId="77777777" w:rsidR="00BC0BB7" w:rsidRPr="004A3E27" w:rsidRDefault="00BC0BB7"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69">
    <w:p w14:paraId="70533A43" w14:textId="77777777" w:rsidR="00BC0BB7" w:rsidRPr="004A3E27" w:rsidRDefault="00BC0BB7"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0">
    <w:p w14:paraId="2451EBE5" w14:textId="284A8300" w:rsidR="00BC0BB7" w:rsidRDefault="00BC0BB7" w:rsidP="00E269C1">
      <w:pPr>
        <w:pStyle w:val="footnote"/>
      </w:pPr>
      <w:r>
        <w:rPr>
          <w:rStyle w:val="FootnoteReference"/>
        </w:rPr>
        <w:footnoteRef/>
      </w:r>
      <w:r>
        <w:t xml:space="preserve"> [JS] or “give thanks to You” or “thankfully confess you with praise”</w:t>
      </w:r>
    </w:p>
  </w:footnote>
  <w:footnote w:id="371">
    <w:p w14:paraId="13B7F9F8" w14:textId="32B2D2FD" w:rsidR="00BC0BB7" w:rsidRDefault="00BC0BB7" w:rsidP="00220BA1">
      <w:pPr>
        <w:pStyle w:val="footnote"/>
      </w:pPr>
      <w:r>
        <w:rPr>
          <w:rStyle w:val="FootnoteReference"/>
        </w:rPr>
        <w:footnoteRef/>
      </w:r>
      <w:r>
        <w:t xml:space="preserve"> [JS] literally “from egress nor from setting” (NETS). OSB has “from the sunrise nor the sunset.”</w:t>
      </w:r>
    </w:p>
  </w:footnote>
  <w:footnote w:id="372">
    <w:p w14:paraId="5A7D4EBB" w14:textId="6C2E1ACC" w:rsidR="00BC0BB7" w:rsidRDefault="00BC0BB7" w:rsidP="00220BA1">
      <w:pPr>
        <w:pStyle w:val="footnote"/>
      </w:pPr>
      <w:r>
        <w:rPr>
          <w:rStyle w:val="FootnoteReference"/>
        </w:rPr>
        <w:footnoteRef/>
      </w:r>
      <w:r>
        <w:t xml:space="preserve"> [JS] literally “horn”, here and below.</w:t>
      </w:r>
    </w:p>
  </w:footnote>
  <w:footnote w:id="373">
    <w:p w14:paraId="43EF022B" w14:textId="270DF778" w:rsidR="00BC0BB7" w:rsidRPr="004A3E27" w:rsidRDefault="00BC0BB7"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4">
    <w:p w14:paraId="4332FFC4" w14:textId="6C5875B6" w:rsidR="00BC0BB7" w:rsidRPr="004A3E27" w:rsidRDefault="00BC0BB7" w:rsidP="00BD5BBE">
      <w:pPr>
        <w:pStyle w:val="footnote"/>
      </w:pPr>
      <w:r w:rsidRPr="004A3E27">
        <w:rPr>
          <w:rStyle w:val="FootnoteReference"/>
        </w:rPr>
        <w:footnoteRef/>
      </w:r>
      <w:r w:rsidRPr="004A3E27">
        <w:t xml:space="preserve"> </w:t>
      </w:r>
      <w:r>
        <w:t>Cf</w:t>
      </w:r>
      <w:r w:rsidRPr="004A3E27">
        <w:t>. Ps. 45:10; Is. 2:4; 11:9; 65:25; Hos. 2:18; Zac. 9:10.</w:t>
      </w:r>
    </w:p>
  </w:footnote>
  <w:footnote w:id="375">
    <w:p w14:paraId="168ADB5F" w14:textId="77777777" w:rsidR="00BC0BB7" w:rsidRPr="004A3E27" w:rsidRDefault="00BC0BB7" w:rsidP="00BD5BBE">
      <w:pPr>
        <w:pStyle w:val="footnote"/>
      </w:pPr>
      <w:r w:rsidRPr="004A3E27">
        <w:rPr>
          <w:rStyle w:val="FootnoteReference"/>
        </w:rPr>
        <w:footnoteRef/>
      </w:r>
      <w:r w:rsidRPr="004A3E27">
        <w:t xml:space="preserve"> Sinai and Zion, Moses and Christ, the Law and the Gospel enlighten the earth.</w:t>
      </w:r>
    </w:p>
  </w:footnote>
  <w:footnote w:id="376">
    <w:p w14:paraId="680E84D4" w14:textId="296262B0" w:rsidR="00BC0BB7" w:rsidRPr="004A3E27" w:rsidRDefault="00BC0BB7"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77">
    <w:p w14:paraId="100AB77F" w14:textId="77777777" w:rsidR="00BC0BB7" w:rsidRPr="004A3E27" w:rsidRDefault="00BC0BB7"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78">
    <w:p w14:paraId="19D36410" w14:textId="52AB6CF1" w:rsidR="00BC0BB7" w:rsidRDefault="00BC0BB7"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79">
    <w:p w14:paraId="2AEE0DC8" w14:textId="2C9926C9" w:rsidR="00BC0BB7" w:rsidRDefault="00BC0BB7" w:rsidP="0077116C">
      <w:pPr>
        <w:pStyle w:val="footnote"/>
      </w:pPr>
      <w:r>
        <w:rPr>
          <w:rStyle w:val="FootnoteReference"/>
        </w:rPr>
        <w:footnoteRef/>
      </w:r>
      <w:r>
        <w:t xml:space="preserve"> [JS] literally, “their voice”</w:t>
      </w:r>
    </w:p>
  </w:footnote>
  <w:footnote w:id="380">
    <w:p w14:paraId="691BE305" w14:textId="638D6FB9" w:rsidR="00BC0BB7" w:rsidRDefault="00BC0BB7" w:rsidP="0077116C">
      <w:pPr>
        <w:pStyle w:val="footnote"/>
      </w:pPr>
      <w:r>
        <w:rPr>
          <w:rStyle w:val="FootnoteReference"/>
        </w:rPr>
        <w:footnoteRef/>
      </w:r>
      <w:r>
        <w:t xml:space="preserve"> [JS] literally, “arrows”</w:t>
      </w:r>
    </w:p>
  </w:footnote>
  <w:footnote w:id="381">
    <w:p w14:paraId="02B0A65D" w14:textId="5AC6E269" w:rsidR="00BC0BB7" w:rsidRDefault="00BC0BB7" w:rsidP="0077116C">
      <w:pPr>
        <w:pStyle w:val="footnote"/>
      </w:pPr>
      <w:r>
        <w:rPr>
          <w:rStyle w:val="FootnoteReference"/>
        </w:rPr>
        <w:footnoteRef/>
      </w:r>
      <w:r>
        <w:t xml:space="preserve"> [JS] literally, “voice”</w:t>
      </w:r>
    </w:p>
  </w:footnote>
  <w:footnote w:id="382">
    <w:p w14:paraId="062E4DFE" w14:textId="77777777" w:rsidR="00BC0BB7" w:rsidRDefault="00BC0BB7"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BC0BB7" w:rsidRDefault="00BC0BB7" w:rsidP="00BD5BBE">
      <w:pPr>
        <w:pStyle w:val="footnote"/>
      </w:pPr>
      <w:r>
        <w:tab/>
        <w:t>‘I will speak My mind in parables,</w:t>
      </w:r>
    </w:p>
    <w:p w14:paraId="04636509" w14:textId="5081AB06" w:rsidR="00BC0BB7" w:rsidRDefault="00BC0BB7" w:rsidP="00BD5BBE">
      <w:pPr>
        <w:pStyle w:val="footnote"/>
      </w:pPr>
      <w:r>
        <w:tab/>
        <w:t>divulge secrets hidden since creation’ (cf. Rev. 3:14).</w:t>
      </w:r>
    </w:p>
  </w:footnote>
  <w:footnote w:id="383">
    <w:p w14:paraId="7427B3ED" w14:textId="77777777" w:rsidR="00BC0BB7" w:rsidRDefault="00BC0BB7"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4">
    <w:p w14:paraId="322E8B00" w14:textId="45C17DD9" w:rsidR="00BC0BB7" w:rsidRDefault="00BC0BB7" w:rsidP="00BD5BBE">
      <w:pPr>
        <w:pStyle w:val="footnote"/>
      </w:pPr>
      <w:r>
        <w:rPr>
          <w:rStyle w:val="FootnoteReference"/>
        </w:rPr>
        <w:footnoteRef/>
      </w:r>
      <w:r>
        <w:t xml:space="preserve"> Ephraim = Israel (cf. Hos. 7; Num. 14; 1 Sam. 4).</w:t>
      </w:r>
    </w:p>
  </w:footnote>
  <w:footnote w:id="385">
    <w:p w14:paraId="0E4A044E" w14:textId="4F6EBBCE" w:rsidR="00BC0BB7" w:rsidRDefault="00BC0BB7" w:rsidP="008A536F">
      <w:pPr>
        <w:pStyle w:val="footnote"/>
      </w:pPr>
      <w:r>
        <w:rPr>
          <w:rStyle w:val="FootnoteReference"/>
        </w:rPr>
        <w:footnoteRef/>
      </w:r>
      <w:r>
        <w:t xml:space="preserve"> [JS] literally, “a waterless land”</w:t>
      </w:r>
    </w:p>
  </w:footnote>
  <w:footnote w:id="386">
    <w:p w14:paraId="3E975B3D" w14:textId="77777777" w:rsidR="00BC0BB7" w:rsidRDefault="00BC0BB7" w:rsidP="00BD5BBE">
      <w:pPr>
        <w:pStyle w:val="footnote"/>
      </w:pPr>
      <w:r>
        <w:rPr>
          <w:rStyle w:val="FootnoteReference"/>
        </w:rPr>
        <w:footnoteRef/>
      </w:r>
      <w:r>
        <w:t xml:space="preserve"> He deferred giving them the promised food and the Promised Land.</w:t>
      </w:r>
    </w:p>
  </w:footnote>
  <w:footnote w:id="387">
    <w:p w14:paraId="0FFCC018" w14:textId="5FB43138" w:rsidR="00BC0BB7" w:rsidRDefault="00BC0BB7"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88">
    <w:p w14:paraId="7932D42F" w14:textId="0C4D29DA" w:rsidR="00BC0BB7" w:rsidRDefault="00BC0BB7" w:rsidP="00287CDE">
      <w:pPr>
        <w:pStyle w:val="footnote"/>
      </w:pPr>
      <w:r>
        <w:rPr>
          <w:rStyle w:val="FootnoteReference"/>
        </w:rPr>
        <w:footnoteRef/>
      </w:r>
      <w:r>
        <w:t xml:space="preserve"> [JS] Fr. Lazarus has “recovered from wine”</w:t>
      </w:r>
    </w:p>
  </w:footnote>
  <w:footnote w:id="389">
    <w:p w14:paraId="4F93FDA3" w14:textId="3D07B295" w:rsidR="00BC0BB7" w:rsidRDefault="00BC0BB7"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0">
    <w:p w14:paraId="7B76452E" w14:textId="635C6B00" w:rsidR="00BC0BB7" w:rsidRDefault="00BC0BB7" w:rsidP="00BD5BBE">
      <w:pPr>
        <w:pStyle w:val="footnote"/>
      </w:pPr>
      <w:r>
        <w:rPr>
          <w:rStyle w:val="FootnoteReference"/>
        </w:rPr>
        <w:footnoteRef/>
      </w:r>
      <w:r>
        <w:t xml:space="preserve"> sanctuary: </w:t>
      </w:r>
      <w:r w:rsidRPr="00636EF6">
        <w:rPr>
          <w:i/>
        </w:rPr>
        <w:t>lit</w:t>
      </w:r>
      <w:r>
        <w:t>. place. Cf. Psalm 131:5 and footnote there.</w:t>
      </w:r>
    </w:p>
  </w:footnote>
  <w:footnote w:id="391">
    <w:p w14:paraId="0348F64B" w14:textId="77777777" w:rsidR="00BC0BB7" w:rsidRDefault="00BC0BB7" w:rsidP="00BD5BBE">
      <w:pPr>
        <w:pStyle w:val="footnote"/>
      </w:pPr>
      <w:r>
        <w:rPr>
          <w:rStyle w:val="FootnoteReference"/>
        </w:rPr>
        <w:footnoteRef/>
      </w:r>
      <w:r>
        <w:t xml:space="preserve"> John 15.</w:t>
      </w:r>
    </w:p>
  </w:footnote>
  <w:footnote w:id="392">
    <w:p w14:paraId="211D4309" w14:textId="77777777" w:rsidR="00BC0BB7" w:rsidRDefault="00BC0BB7" w:rsidP="00BD5BBE">
      <w:pPr>
        <w:pStyle w:val="footnote"/>
      </w:pPr>
      <w:r>
        <w:rPr>
          <w:rStyle w:val="FootnoteReference"/>
        </w:rPr>
        <w:footnoteRef/>
      </w:r>
      <w:r>
        <w:t xml:space="preserve"> Joseph = Israel (Gen. 40:23; 48:15; Amos 6:6).</w:t>
      </w:r>
    </w:p>
  </w:footnote>
  <w:footnote w:id="393">
    <w:p w14:paraId="7AA1750E" w14:textId="77777777" w:rsidR="00BC0BB7" w:rsidRDefault="00BC0BB7" w:rsidP="00BD5BBE">
      <w:pPr>
        <w:pStyle w:val="footnote"/>
      </w:pPr>
      <w:r>
        <w:rPr>
          <w:rStyle w:val="FootnoteReference"/>
        </w:rPr>
        <w:footnoteRef/>
      </w:r>
      <w:r>
        <w:t xml:space="preserve"> 2 Sam. 6:2 (LXX).</w:t>
      </w:r>
    </w:p>
  </w:footnote>
  <w:footnote w:id="394">
    <w:p w14:paraId="4A2B3530" w14:textId="5B5CF4B9" w:rsidR="00BC0BB7" w:rsidRDefault="00BC0BB7" w:rsidP="006B0A9B">
      <w:pPr>
        <w:pStyle w:val="footnote"/>
      </w:pPr>
      <w:r>
        <w:rPr>
          <w:rStyle w:val="FootnoteReference"/>
        </w:rPr>
        <w:footnoteRef/>
      </w:r>
      <w:r>
        <w:t xml:space="preserve"> [JS] or “appear” or “reveal Yourself”</w:t>
      </w:r>
    </w:p>
  </w:footnote>
  <w:footnote w:id="395">
    <w:p w14:paraId="502F316B" w14:textId="0CF056C9" w:rsidR="00BC0BB7" w:rsidRDefault="00BC0BB7" w:rsidP="00542B9B">
      <w:pPr>
        <w:pStyle w:val="footnote"/>
      </w:pPr>
      <w:r>
        <w:rPr>
          <w:rStyle w:val="FootnoteReference"/>
        </w:rPr>
        <w:footnoteRef/>
      </w:r>
      <w:r>
        <w:t xml:space="preserve"> [JS] or “reveal Your face”.</w:t>
      </w:r>
    </w:p>
  </w:footnote>
  <w:footnote w:id="396">
    <w:p w14:paraId="1F148131" w14:textId="7C16470D" w:rsidR="00BC0BB7" w:rsidRDefault="00BC0BB7"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397">
    <w:p w14:paraId="70ACE5E0" w14:textId="77777777" w:rsidR="00BC0BB7" w:rsidRDefault="00BC0BB7" w:rsidP="00BD5BBE">
      <w:pPr>
        <w:pStyle w:val="footnote"/>
      </w:pPr>
      <w:r>
        <w:rPr>
          <w:rStyle w:val="FootnoteReference"/>
        </w:rPr>
        <w:footnoteRef/>
      </w:r>
      <w:r>
        <w:t xml:space="preserve"> ‘What tongue? The voice of God’ (St Athanasius).</w:t>
      </w:r>
    </w:p>
  </w:footnote>
  <w:footnote w:id="398">
    <w:p w14:paraId="33FBC19B" w14:textId="77777777" w:rsidR="00BC0BB7" w:rsidRDefault="00BC0BB7" w:rsidP="00BD5BBE">
      <w:pPr>
        <w:pStyle w:val="footnote"/>
      </w:pPr>
      <w:r>
        <w:rPr>
          <w:rStyle w:val="FootnoteReference"/>
        </w:rPr>
        <w:footnoteRef/>
      </w:r>
      <w:r>
        <w:t xml:space="preserve"> Exodus 9:23; 19:16.</w:t>
      </w:r>
    </w:p>
  </w:footnote>
  <w:footnote w:id="399">
    <w:p w14:paraId="5C3F1B44" w14:textId="608ECC60" w:rsidR="00BC0BB7" w:rsidRDefault="00BC0BB7" w:rsidP="00BD5BBE">
      <w:pPr>
        <w:pStyle w:val="footnote"/>
      </w:pPr>
      <w:r>
        <w:rPr>
          <w:rStyle w:val="FootnoteReference"/>
        </w:rPr>
        <w:footnoteRef/>
      </w:r>
      <w:r>
        <w:t xml:space="preserve"> ‘You have always been deaf to His voice, blind to the vision of Him’ (Jn. 5:37; cf. Deut. 18:16; Isaiah 48:18).</w:t>
      </w:r>
    </w:p>
  </w:footnote>
  <w:footnote w:id="400">
    <w:p w14:paraId="7C05F63D" w14:textId="2961204D" w:rsidR="00BC0BB7" w:rsidRDefault="00BC0BB7"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1">
    <w:p w14:paraId="0BC469A4" w14:textId="77777777" w:rsidR="00BC0BB7" w:rsidRDefault="00BC0BB7" w:rsidP="00BD5BBE">
      <w:pPr>
        <w:pStyle w:val="footnote"/>
      </w:pPr>
      <w:r>
        <w:rPr>
          <w:rStyle w:val="FootnoteReference"/>
        </w:rPr>
        <w:footnoteRef/>
      </w:r>
      <w:r>
        <w:t xml:space="preserve"> </w:t>
      </w:r>
      <w:r>
        <w:rPr>
          <w:i/>
        </w:rPr>
        <w:t>See the previous footnote</w:t>
      </w:r>
      <w:r>
        <w:t>.</w:t>
      </w:r>
    </w:p>
  </w:footnote>
  <w:footnote w:id="402">
    <w:p w14:paraId="09156637" w14:textId="44D0701B" w:rsidR="00BC0BB7" w:rsidRDefault="00BC0BB7" w:rsidP="00BD5BBE">
      <w:pPr>
        <w:pStyle w:val="footnote"/>
      </w:pPr>
      <w:r>
        <w:rPr>
          <w:rStyle w:val="FootnoteReference"/>
        </w:rPr>
        <w:footnoteRef/>
      </w:r>
      <w:r>
        <w:t xml:space="preserve"> Cf. Isaiah 36:6; 2 Chron. 32:8; 1 Tim. 6:17; Ps. 74:4; Gal. 2:9; 1 Sam. 2:8.</w:t>
      </w:r>
    </w:p>
  </w:footnote>
  <w:footnote w:id="403">
    <w:p w14:paraId="14FEF0D9" w14:textId="77777777" w:rsidR="00BC0BB7" w:rsidRDefault="00BC0BB7" w:rsidP="00BD5BBE">
      <w:pPr>
        <w:pStyle w:val="footnote"/>
      </w:pPr>
      <w:r>
        <w:rPr>
          <w:rStyle w:val="FootnoteReference"/>
        </w:rPr>
        <w:footnoteRef/>
      </w:r>
      <w:r>
        <w:t xml:space="preserve"> John 10:34-36.</w:t>
      </w:r>
    </w:p>
  </w:footnote>
  <w:footnote w:id="404">
    <w:p w14:paraId="136A7666" w14:textId="77777777" w:rsidR="00BC0BB7" w:rsidRDefault="00BC0BB7" w:rsidP="00BD5BBE">
      <w:pPr>
        <w:pStyle w:val="footnote"/>
      </w:pPr>
      <w:r>
        <w:rPr>
          <w:rStyle w:val="FootnoteReference"/>
        </w:rPr>
        <w:footnoteRef/>
      </w:r>
      <w:r>
        <w:t xml:space="preserve"> This prayer is already answered (John 3:18; 9:39; 12:31; Acts 17:31).</w:t>
      </w:r>
    </w:p>
  </w:footnote>
  <w:footnote w:id="405">
    <w:p w14:paraId="764CD80E" w14:textId="77777777" w:rsidR="00BC0BB7" w:rsidRDefault="00BC0BB7" w:rsidP="00BD5BBE">
      <w:pPr>
        <w:pStyle w:val="footnote"/>
      </w:pPr>
      <w:r>
        <w:rPr>
          <w:rStyle w:val="FootnoteReference"/>
        </w:rPr>
        <w:footnoteRef/>
      </w:r>
      <w:r>
        <w:t xml:space="preserve"> </w:t>
      </w:r>
      <w:r w:rsidRPr="003111C9">
        <w:rPr>
          <w:i/>
        </w:rPr>
        <w:t>Lit</w:t>
      </w:r>
      <w:r>
        <w:t>. ‘How beloved are Your dwellings.’</w:t>
      </w:r>
    </w:p>
  </w:footnote>
  <w:footnote w:id="406">
    <w:p w14:paraId="7D098958" w14:textId="77777777" w:rsidR="00BC0BB7" w:rsidRDefault="00BC0BB7" w:rsidP="00BD5BBE">
      <w:pPr>
        <w:pStyle w:val="footnote"/>
      </w:pPr>
      <w:r>
        <w:rPr>
          <w:rStyle w:val="FootnoteReference"/>
        </w:rPr>
        <w:footnoteRef/>
      </w:r>
      <w:r>
        <w:t xml:space="preserve"> Man has made a mess of the earth (Gen. 3; Isaiah 24:4-6 etc.)</w:t>
      </w:r>
    </w:p>
  </w:footnote>
  <w:footnote w:id="407">
    <w:p w14:paraId="65885EA4" w14:textId="7CFB9AA8" w:rsidR="00BC0BB7" w:rsidRDefault="00BC0BB7" w:rsidP="00C7094F">
      <w:pPr>
        <w:pStyle w:val="footnote"/>
      </w:pPr>
      <w:r>
        <w:rPr>
          <w:rStyle w:val="FootnoteReference"/>
        </w:rPr>
        <w:footnoteRef/>
      </w:r>
      <w:r>
        <w:t xml:space="preserve"> [JS] or “anointed”</w:t>
      </w:r>
    </w:p>
  </w:footnote>
  <w:footnote w:id="408">
    <w:p w14:paraId="71E6E356" w14:textId="3B6C4C62" w:rsidR="00BC0BB7" w:rsidRDefault="00BC0BB7" w:rsidP="00BD5BBE">
      <w:pPr>
        <w:pStyle w:val="footnote"/>
      </w:pPr>
      <w:r>
        <w:rPr>
          <w:rStyle w:val="FootnoteReference"/>
        </w:rPr>
        <w:footnoteRef/>
      </w:r>
      <w:r>
        <w:t xml:space="preserve"> Cf. Lk. 13:25; Mk. 4:11; Col. 4:5; Rev. 22:15.</w:t>
      </w:r>
    </w:p>
  </w:footnote>
  <w:footnote w:id="409">
    <w:p w14:paraId="39C94F4B" w14:textId="0B87A78E" w:rsidR="00BC0BB7" w:rsidRDefault="00BC0BB7" w:rsidP="006B0A9B">
      <w:pPr>
        <w:pStyle w:val="footnote"/>
      </w:pPr>
      <w:r>
        <w:rPr>
          <w:rStyle w:val="FootnoteReference"/>
        </w:rPr>
        <w:footnoteRef/>
      </w:r>
      <w:r>
        <w:t xml:space="preserve"> [JS] or “transgressions”</w:t>
      </w:r>
    </w:p>
  </w:footnote>
  <w:footnote w:id="410">
    <w:p w14:paraId="41AC4983" w14:textId="77777777" w:rsidR="00BC0BB7" w:rsidRDefault="00BC0BB7" w:rsidP="00BD5BBE">
      <w:pPr>
        <w:pStyle w:val="footnote"/>
      </w:pPr>
      <w:r>
        <w:rPr>
          <w:rStyle w:val="FootnoteReference"/>
        </w:rPr>
        <w:footnoteRef/>
      </w:r>
      <w:r>
        <w:t xml:space="preserve"> God is love. Love covers all sins (see 1 Jn. 4:16; 1 Pet. 4:8; Prov. 10:12; Jas. 5:20; Lk. 7:47).</w:t>
      </w:r>
    </w:p>
  </w:footnote>
  <w:footnote w:id="411">
    <w:p w14:paraId="3B0173D6" w14:textId="15DA3620" w:rsidR="00BC0BB7" w:rsidRDefault="00BC0BB7" w:rsidP="009745F6">
      <w:pPr>
        <w:pStyle w:val="footnote"/>
      </w:pPr>
      <w:r>
        <w:rPr>
          <w:rStyle w:val="FootnoteReference"/>
        </w:rPr>
        <w:footnoteRef/>
      </w:r>
      <w:r>
        <w:t xml:space="preserve"> [JS] Fr. Lazarus has, “convert us”</w:t>
      </w:r>
    </w:p>
  </w:footnote>
  <w:footnote w:id="412">
    <w:p w14:paraId="5359A239" w14:textId="2D06041F" w:rsidR="00BC0BB7" w:rsidRDefault="00BC0BB7" w:rsidP="009745F6">
      <w:pPr>
        <w:pStyle w:val="footnote"/>
      </w:pPr>
      <w:r>
        <w:rPr>
          <w:rStyle w:val="FootnoteReference"/>
        </w:rPr>
        <w:footnoteRef/>
      </w:r>
      <w:r>
        <w:t xml:space="preserve"> [JS] or “sprouted”</w:t>
      </w:r>
    </w:p>
  </w:footnote>
  <w:footnote w:id="413">
    <w:p w14:paraId="098CF664" w14:textId="4B2C526D" w:rsidR="00BC0BB7" w:rsidRDefault="00BC0BB7" w:rsidP="00BD5BBE">
      <w:pPr>
        <w:pStyle w:val="footnote"/>
      </w:pPr>
      <w:r>
        <w:rPr>
          <w:rStyle w:val="FootnoteReference"/>
        </w:rPr>
        <w:footnoteRef/>
      </w:r>
      <w:r>
        <w:t xml:space="preserve"> holy: cf. 1 Cor. 3:16,17; 6:15-19; Heb. 3:1; 12:10; 1 Pet. 1:15,16; 2 Pet. 1-4.</w:t>
      </w:r>
    </w:p>
  </w:footnote>
  <w:footnote w:id="414">
    <w:p w14:paraId="7FD51EF5" w14:textId="77777777" w:rsidR="00BC0BB7" w:rsidRDefault="00BC0BB7" w:rsidP="00BD5BBE">
      <w:pPr>
        <w:pStyle w:val="footnote"/>
      </w:pPr>
      <w:r>
        <w:rPr>
          <w:rStyle w:val="FootnoteReference"/>
        </w:rPr>
        <w:footnoteRef/>
      </w:r>
      <w:r>
        <w:t xml:space="preserve"> Powers of the soul are will, desire, intellect, understanding, memory, imagination.</w:t>
      </w:r>
    </w:p>
  </w:footnote>
  <w:footnote w:id="415">
    <w:p w14:paraId="5045F193" w14:textId="6C847ECE" w:rsidR="00BC0BB7" w:rsidRDefault="00BC0BB7" w:rsidP="00751701">
      <w:pPr>
        <w:pStyle w:val="footnote"/>
      </w:pPr>
      <w:r>
        <w:rPr>
          <w:rStyle w:val="FootnoteReference"/>
        </w:rPr>
        <w:footnoteRef/>
      </w:r>
      <w:r>
        <w:t xml:space="preserve"> [JS] literally, “voice”</w:t>
      </w:r>
    </w:p>
  </w:footnote>
  <w:footnote w:id="416">
    <w:p w14:paraId="3DAD2C70" w14:textId="080A36FD" w:rsidR="00BC0BB7" w:rsidRDefault="00BC0BB7" w:rsidP="00C32C04">
      <w:pPr>
        <w:pStyle w:val="footnote"/>
      </w:pPr>
      <w:r>
        <w:rPr>
          <w:rStyle w:val="FootnoteReference"/>
        </w:rPr>
        <w:footnoteRef/>
      </w:r>
      <w:r>
        <w:t xml:space="preserve"> [JS] Literally, “do obeisance”, i.e. physically bow down</w:t>
      </w:r>
    </w:p>
  </w:footnote>
  <w:footnote w:id="417">
    <w:p w14:paraId="2E11ABE5" w14:textId="77777777" w:rsidR="00BC0BB7" w:rsidRDefault="00BC0BB7" w:rsidP="00BD5BBE">
      <w:pPr>
        <w:pStyle w:val="footnote"/>
      </w:pPr>
      <w:r>
        <w:rPr>
          <w:rStyle w:val="FootnoteReference"/>
        </w:rPr>
        <w:footnoteRef/>
      </w:r>
      <w:r>
        <w:t xml:space="preserve"> ‘The song of the Lamb.’ (Rev. 15:3-5; John 12:32).</w:t>
      </w:r>
    </w:p>
  </w:footnote>
  <w:footnote w:id="418">
    <w:p w14:paraId="7112E84B" w14:textId="2D3BBD84" w:rsidR="00BC0BB7" w:rsidRDefault="00BC0BB7" w:rsidP="00C32C04">
      <w:pPr>
        <w:pStyle w:val="footnote"/>
      </w:pPr>
      <w:r>
        <w:rPr>
          <w:rStyle w:val="FootnoteReference"/>
        </w:rPr>
        <w:footnoteRef/>
      </w:r>
      <w:r>
        <w:t xml:space="preserve"> [JS] Or “I will give thanks to You,” or “I will thankfully confess You with praise”</w:t>
      </w:r>
    </w:p>
  </w:footnote>
  <w:footnote w:id="419">
    <w:p w14:paraId="108052F0" w14:textId="2ED40FDD" w:rsidR="00BC0BB7" w:rsidRDefault="00BC0BB7" w:rsidP="00C32C04">
      <w:pPr>
        <w:pStyle w:val="footnote"/>
      </w:pPr>
      <w:r>
        <w:rPr>
          <w:rStyle w:val="FootnoteReference"/>
        </w:rPr>
        <w:footnoteRef/>
      </w:r>
      <w:r>
        <w:t xml:space="preserve"> [JS] or “lawless”</w:t>
      </w:r>
    </w:p>
  </w:footnote>
  <w:footnote w:id="420">
    <w:p w14:paraId="76D459DC" w14:textId="1D5E39F2" w:rsidR="00BC0BB7" w:rsidRDefault="00BC0BB7" w:rsidP="004A5192">
      <w:pPr>
        <w:pStyle w:val="footnote"/>
      </w:pPr>
      <w:r>
        <w:rPr>
          <w:rStyle w:val="FootnoteReference"/>
        </w:rPr>
        <w:footnoteRef/>
      </w:r>
      <w:r>
        <w:t xml:space="preserve"> [JS] Or, “band”, “gathering”, or “synagogue”</w:t>
      </w:r>
    </w:p>
  </w:footnote>
  <w:footnote w:id="421">
    <w:p w14:paraId="664DD95E" w14:textId="08E445BA" w:rsidR="00BC0BB7" w:rsidRDefault="00BC0BB7" w:rsidP="004A5192">
      <w:pPr>
        <w:pStyle w:val="footnote"/>
      </w:pPr>
      <w:r>
        <w:rPr>
          <w:rStyle w:val="FootnoteReference"/>
        </w:rPr>
        <w:footnoteRef/>
      </w:r>
      <w:r>
        <w:t xml:space="preserve"> [JS] or “pitful”, or “full of pity”, but that has a different connotation in English today.</w:t>
      </w:r>
    </w:p>
  </w:footnote>
  <w:footnote w:id="422">
    <w:p w14:paraId="76FC32A6" w14:textId="12211DCE" w:rsidR="00BC0BB7" w:rsidRDefault="00BC0BB7"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3">
    <w:p w14:paraId="44300EEE" w14:textId="77777777" w:rsidR="00BC0BB7" w:rsidRDefault="00BC0BB7"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4">
    <w:p w14:paraId="585E74D4" w14:textId="33BA106A" w:rsidR="00BC0BB7" w:rsidRDefault="00BC0BB7" w:rsidP="00ED7AD3">
      <w:pPr>
        <w:pStyle w:val="footnote"/>
      </w:pPr>
      <w:r>
        <w:rPr>
          <w:rStyle w:val="FootnoteReference"/>
        </w:rPr>
        <w:footnoteRef/>
      </w:r>
      <w:r>
        <w:t xml:space="preserve"> [JS] or “Mother Zion will say,”</w:t>
      </w:r>
    </w:p>
  </w:footnote>
  <w:footnote w:id="425">
    <w:p w14:paraId="2178F99A" w14:textId="083F0AD6" w:rsidR="00BC0BB7" w:rsidRDefault="00BC0BB7" w:rsidP="00ED7AD3">
      <w:pPr>
        <w:pStyle w:val="footnote"/>
      </w:pPr>
      <w:r>
        <w:rPr>
          <w:rStyle w:val="FootnoteReference"/>
        </w:rPr>
        <w:footnoteRef/>
      </w:r>
      <w:r>
        <w:t xml:space="preserve"> [JS] Coptic has, “that a man and a man dwelt in her”</w:t>
      </w:r>
    </w:p>
  </w:footnote>
  <w:footnote w:id="426">
    <w:p w14:paraId="02B9876C" w14:textId="77777777" w:rsidR="00BC0BB7" w:rsidRDefault="00BC0BB7"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27">
    <w:p w14:paraId="6A0707A1" w14:textId="1AC8DF0B" w:rsidR="00BC0BB7" w:rsidRDefault="00BC0BB7" w:rsidP="004E2A9B">
      <w:pPr>
        <w:pStyle w:val="footnote"/>
      </w:pPr>
      <w:r>
        <w:rPr>
          <w:rStyle w:val="FootnoteReference"/>
        </w:rPr>
        <w:footnoteRef/>
      </w:r>
      <w:r>
        <w:t xml:space="preserve"> [JS] or, “corpses”</w:t>
      </w:r>
    </w:p>
  </w:footnote>
  <w:footnote w:id="428">
    <w:p w14:paraId="228CEE3D" w14:textId="77777777" w:rsidR="00BC0BB7" w:rsidRDefault="00BC0BB7"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29">
    <w:p w14:paraId="462F1208" w14:textId="4D992D60" w:rsidR="00BC0BB7" w:rsidRDefault="00BC0BB7" w:rsidP="004E2A9B">
      <w:pPr>
        <w:pStyle w:val="footnote"/>
      </w:pPr>
      <w:r>
        <w:rPr>
          <w:rStyle w:val="FootnoteReference"/>
        </w:rPr>
        <w:footnoteRef/>
      </w:r>
      <w:r>
        <w:t xml:space="preserve"> [JS] or “billows”</w:t>
      </w:r>
    </w:p>
  </w:footnote>
  <w:footnote w:id="430">
    <w:p w14:paraId="5ACFD856" w14:textId="14632015" w:rsidR="00BC0BB7" w:rsidRDefault="00BC0BB7" w:rsidP="00FF46D1">
      <w:pPr>
        <w:pStyle w:val="footnote"/>
      </w:pPr>
      <w:r>
        <w:rPr>
          <w:rStyle w:val="FootnoteReference"/>
        </w:rPr>
        <w:footnoteRef/>
      </w:r>
      <w:r>
        <w:t xml:space="preserve"> [JS] “they” refers to “the dead”, not to “physicians”</w:t>
      </w:r>
    </w:p>
  </w:footnote>
  <w:footnote w:id="431">
    <w:p w14:paraId="0E2F399B" w14:textId="26144FDB" w:rsidR="00BC0BB7" w:rsidRDefault="00BC0BB7" w:rsidP="00F06A9C">
      <w:pPr>
        <w:pStyle w:val="footnote"/>
      </w:pPr>
      <w:r>
        <w:rPr>
          <w:rStyle w:val="FootnoteReference"/>
        </w:rPr>
        <w:footnoteRef/>
      </w:r>
      <w:r>
        <w:t xml:space="preserve"> [JS] or “acknowledge You,” or “praise You,” or “thankfully confess You with praise”</w:t>
      </w:r>
    </w:p>
  </w:footnote>
  <w:footnote w:id="432">
    <w:p w14:paraId="73BB560B" w14:textId="3F96747B" w:rsidR="00BC0BB7" w:rsidRDefault="00BC0BB7" w:rsidP="00FF46D1">
      <w:pPr>
        <w:pStyle w:val="footnote"/>
      </w:pPr>
      <w:r>
        <w:rPr>
          <w:rStyle w:val="FootnoteReference"/>
        </w:rPr>
        <w:footnoteRef/>
      </w:r>
      <w:r>
        <w:t xml:space="preserve"> [JS] Fr. Lazarus has “the land of oblivion”. Being forgotten by God means death, being remembered by God means life.</w:t>
      </w:r>
    </w:p>
  </w:footnote>
  <w:footnote w:id="433">
    <w:p w14:paraId="139C4FE4" w14:textId="05D71ED0" w:rsidR="00BC0BB7" w:rsidRDefault="00BC0BB7" w:rsidP="00BD5BBE">
      <w:pPr>
        <w:pStyle w:val="footnote"/>
      </w:pPr>
      <w:r>
        <w:rPr>
          <w:rStyle w:val="FootnoteReference"/>
        </w:rPr>
        <w:footnoteRef/>
      </w:r>
      <w:r>
        <w:t xml:space="preserve"> ‘No eye has seen, no ear has heard... what God has planned for His lovers’ (1 Cor. 2:9).</w:t>
      </w:r>
    </w:p>
  </w:footnote>
  <w:footnote w:id="434">
    <w:p w14:paraId="6EB18B02" w14:textId="77777777" w:rsidR="00BC0BB7" w:rsidRDefault="00BC0BB7" w:rsidP="00BD5BBE">
      <w:pPr>
        <w:pStyle w:val="footnote"/>
      </w:pPr>
      <w:r>
        <w:rPr>
          <w:rStyle w:val="FootnoteReference"/>
        </w:rPr>
        <w:footnoteRef/>
      </w:r>
      <w:r>
        <w:t xml:space="preserve"> ‘God’s mercy is the salvation and grace granted by Christ’ (St. Athanasius).</w:t>
      </w:r>
    </w:p>
  </w:footnote>
  <w:footnote w:id="435">
    <w:p w14:paraId="2C2EB9DF" w14:textId="77777777" w:rsidR="00BC0BB7" w:rsidRDefault="00BC0BB7"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36">
    <w:p w14:paraId="0AA4687D" w14:textId="4D39510D" w:rsidR="00BC0BB7" w:rsidRDefault="00BC0BB7" w:rsidP="006D6CF8">
      <w:pPr>
        <w:pStyle w:val="footnote"/>
      </w:pPr>
      <w:r>
        <w:rPr>
          <w:rStyle w:val="FootnoteReference"/>
        </w:rPr>
        <w:footnoteRef/>
      </w:r>
      <w:r>
        <w:t xml:space="preserve"> [JS] Fr. Lazarus has, “for an eternal reign”</w:t>
      </w:r>
    </w:p>
  </w:footnote>
  <w:footnote w:id="437">
    <w:p w14:paraId="71813680" w14:textId="7D3BCF59" w:rsidR="00BC0BB7" w:rsidRDefault="00BC0BB7" w:rsidP="006D6CF8">
      <w:pPr>
        <w:pStyle w:val="footnote"/>
      </w:pPr>
      <w:r>
        <w:rPr>
          <w:rStyle w:val="FootnoteReference"/>
        </w:rPr>
        <w:footnoteRef/>
      </w:r>
      <w:r>
        <w:t xml:space="preserve"> [JS] Fr. Lazarus has, “for all generations.”</w:t>
      </w:r>
    </w:p>
  </w:footnote>
  <w:footnote w:id="438">
    <w:p w14:paraId="3E8CA221" w14:textId="7ED1052D" w:rsidR="00BC0BB7" w:rsidRDefault="00BC0BB7"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39">
    <w:p w14:paraId="033CDC5C" w14:textId="2A3450CF" w:rsidR="00BC0BB7" w:rsidRDefault="00BC0BB7" w:rsidP="006D6CF8">
      <w:pPr>
        <w:pStyle w:val="footnote"/>
      </w:pPr>
      <w:r>
        <w:rPr>
          <w:rStyle w:val="FootnoteReference"/>
        </w:rPr>
        <w:footnoteRef/>
      </w:r>
      <w:r>
        <w:t xml:space="preserve"> [JS] literally, “an assembly of holy ones”</w:t>
      </w:r>
    </w:p>
  </w:footnote>
  <w:footnote w:id="440">
    <w:p w14:paraId="179D7A74" w14:textId="04A38D47" w:rsidR="00BC0BB7" w:rsidRDefault="00BC0BB7"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1">
    <w:p w14:paraId="1EEEE9FB" w14:textId="52125690" w:rsidR="00BC0BB7" w:rsidRDefault="00BC0BB7" w:rsidP="001626CD">
      <w:pPr>
        <w:pStyle w:val="footnote"/>
      </w:pPr>
      <w:r>
        <w:rPr>
          <w:rStyle w:val="FootnoteReference"/>
        </w:rPr>
        <w:footnoteRef/>
      </w:r>
      <w:r>
        <w:t xml:space="preserve"> [JS] Fr. Lazarus has, “will pave the way for Your presence”</w:t>
      </w:r>
    </w:p>
  </w:footnote>
  <w:footnote w:id="442">
    <w:p w14:paraId="6DF491B9" w14:textId="2435757B" w:rsidR="00BC0BB7" w:rsidRDefault="00BC0BB7" w:rsidP="001626CD">
      <w:pPr>
        <w:pStyle w:val="footnote"/>
      </w:pPr>
      <w:r>
        <w:rPr>
          <w:rStyle w:val="FootnoteReference"/>
        </w:rPr>
        <w:footnoteRef/>
      </w:r>
      <w:r>
        <w:t xml:space="preserve"> [JS] or “face”</w:t>
      </w:r>
    </w:p>
  </w:footnote>
  <w:footnote w:id="443">
    <w:p w14:paraId="1815409B" w14:textId="50184218" w:rsidR="00BC0BB7" w:rsidRDefault="00BC0BB7" w:rsidP="00B5373A">
      <w:pPr>
        <w:pStyle w:val="footnote"/>
      </w:pPr>
      <w:r>
        <w:rPr>
          <w:rStyle w:val="FootnoteReference"/>
        </w:rPr>
        <w:footnoteRef/>
      </w:r>
      <w:r>
        <w:t xml:space="preserve"> [JS] Fr. Lazrus has “we are raised to power”</w:t>
      </w:r>
    </w:p>
  </w:footnote>
  <w:footnote w:id="444">
    <w:p w14:paraId="0F6F70D6" w14:textId="1994D705" w:rsidR="00BC0BB7" w:rsidRDefault="00BC0BB7" w:rsidP="00BD5BBE">
      <w:pPr>
        <w:pStyle w:val="footnote"/>
      </w:pPr>
      <w:r>
        <w:rPr>
          <w:rStyle w:val="FootnoteReference"/>
        </w:rPr>
        <w:footnoteRef/>
      </w:r>
      <w:r>
        <w:t xml:space="preserve"> Cf. 2 Samuel 7:4-17; 1 Chron. 17:3-14.</w:t>
      </w:r>
    </w:p>
  </w:footnote>
  <w:footnote w:id="445">
    <w:p w14:paraId="4FF1211C" w14:textId="57A861DB" w:rsidR="00BC0BB7" w:rsidRDefault="00BC0BB7" w:rsidP="00962B09">
      <w:pPr>
        <w:pStyle w:val="footnote"/>
      </w:pPr>
      <w:r>
        <w:rPr>
          <w:rStyle w:val="FootnoteReference"/>
        </w:rPr>
        <w:footnoteRef/>
      </w:r>
      <w:r>
        <w:t xml:space="preserve"> [JS] or “lawlessness,” or “transgression</w:t>
      </w:r>
    </w:p>
  </w:footnote>
  <w:footnote w:id="446">
    <w:p w14:paraId="5008AA97" w14:textId="7C635360" w:rsidR="00BC0BB7" w:rsidRDefault="00BC0BB7" w:rsidP="00B5373A">
      <w:pPr>
        <w:pStyle w:val="footnote"/>
      </w:pPr>
      <w:r>
        <w:rPr>
          <w:rStyle w:val="FootnoteReference"/>
        </w:rPr>
        <w:footnoteRef/>
      </w:r>
      <w:r>
        <w:t xml:space="preserve"> [JS] literally, “his horn will be exalted”</w:t>
      </w:r>
    </w:p>
  </w:footnote>
  <w:footnote w:id="447">
    <w:p w14:paraId="2D768480" w14:textId="725D7BB3" w:rsidR="00BC0BB7" w:rsidRDefault="00BC0BB7" w:rsidP="00B5373A">
      <w:pPr>
        <w:pStyle w:val="footnote"/>
      </w:pPr>
      <w:r>
        <w:rPr>
          <w:rStyle w:val="FootnoteReference"/>
        </w:rPr>
        <w:footnoteRef/>
      </w:r>
      <w:r>
        <w:t xml:space="preserve"> [JS] Fr. Lazarus has, “I will extend his power over the sea”</w:t>
      </w:r>
    </w:p>
  </w:footnote>
  <w:footnote w:id="448">
    <w:p w14:paraId="41487A2A" w14:textId="014FBA23" w:rsidR="00BC0BB7" w:rsidRDefault="00BC0BB7"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49">
    <w:p w14:paraId="73031B5F" w14:textId="4F21879A" w:rsidR="00BC0BB7" w:rsidRDefault="00BC0BB7" w:rsidP="00962B09">
      <w:pPr>
        <w:pStyle w:val="footnote"/>
      </w:pPr>
      <w:r>
        <w:rPr>
          <w:rStyle w:val="FootnoteReference"/>
        </w:rPr>
        <w:footnoteRef/>
      </w:r>
      <w:r>
        <w:t xml:space="preserve"> [JS] Fr. Lazarus renders this, “dynasty”</w:t>
      </w:r>
    </w:p>
  </w:footnote>
  <w:footnote w:id="450">
    <w:p w14:paraId="11323AA1" w14:textId="77777777" w:rsidR="00BC0BB7" w:rsidRDefault="00BC0BB7"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1">
    <w:p w14:paraId="1FBA801A" w14:textId="38FE3F54" w:rsidR="00BC0BB7" w:rsidRDefault="00BC0BB7" w:rsidP="00B5373A">
      <w:pPr>
        <w:pStyle w:val="footnote"/>
      </w:pPr>
      <w:r>
        <w:rPr>
          <w:rStyle w:val="FootnoteReference"/>
        </w:rPr>
        <w:footnoteRef/>
      </w:r>
      <w:r>
        <w:t xml:space="preserve"> [JS] or “in my holy place”</w:t>
      </w:r>
    </w:p>
  </w:footnote>
  <w:footnote w:id="452">
    <w:p w14:paraId="4C1D0FC5" w14:textId="77777777" w:rsidR="00BC0BB7" w:rsidRDefault="00BC0BB7" w:rsidP="00C544D6">
      <w:pPr>
        <w:pStyle w:val="footnote"/>
      </w:pPr>
      <w:r>
        <w:rPr>
          <w:rStyle w:val="FootnoteReference"/>
        </w:rPr>
        <w:footnoteRef/>
      </w:r>
      <w:r>
        <w:t xml:space="preserve"> Rev. 1:5; 3:14.</w:t>
      </w:r>
    </w:p>
  </w:footnote>
  <w:footnote w:id="453">
    <w:p w14:paraId="0B7D22CC" w14:textId="391FD3DE" w:rsidR="00BC0BB7" w:rsidRDefault="00BC0BB7" w:rsidP="00B5373A">
      <w:pPr>
        <w:pStyle w:val="footnote"/>
      </w:pPr>
      <w:r>
        <w:rPr>
          <w:rStyle w:val="FootnoteReference"/>
        </w:rPr>
        <w:footnoteRef/>
      </w:r>
      <w:r>
        <w:t xml:space="preserve"> [JS] “anointed”</w:t>
      </w:r>
    </w:p>
  </w:footnote>
  <w:footnote w:id="454">
    <w:p w14:paraId="2C6B21AE" w14:textId="0FBCD630" w:rsidR="00BC0BB7" w:rsidRDefault="00BC0BB7"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55">
    <w:p w14:paraId="5FCDABAE" w14:textId="06014163" w:rsidR="00BC0BB7" w:rsidRDefault="00BC0BB7" w:rsidP="00B5373A">
      <w:pPr>
        <w:pStyle w:val="footnote"/>
      </w:pPr>
      <w:r>
        <w:rPr>
          <w:rStyle w:val="FootnoteReference"/>
        </w:rPr>
        <w:footnoteRef/>
      </w:r>
      <w:r>
        <w:t xml:space="preserve"> [JS] “So be it! So be it!” or “May it be! May it be!”</w:t>
      </w:r>
    </w:p>
  </w:footnote>
  <w:footnote w:id="456">
    <w:p w14:paraId="33FEA89E" w14:textId="6A510F2C" w:rsidR="00BC0BB7" w:rsidRDefault="00BC0BB7" w:rsidP="006236CC">
      <w:pPr>
        <w:pStyle w:val="footnote"/>
      </w:pPr>
      <w:r>
        <w:rPr>
          <w:rStyle w:val="FootnoteReference"/>
        </w:rPr>
        <w:footnoteRef/>
      </w:r>
      <w:r>
        <w:t xml:space="preserve"> [JS] or “expired”</w:t>
      </w:r>
    </w:p>
  </w:footnote>
  <w:footnote w:id="457">
    <w:p w14:paraId="11F2D9AD" w14:textId="77777777" w:rsidR="00BC0BB7" w:rsidRDefault="00BC0BB7"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58">
    <w:p w14:paraId="7DBCCA76" w14:textId="0938027F" w:rsidR="00BC0BB7" w:rsidRDefault="00BC0BB7" w:rsidP="00DB082B">
      <w:pPr>
        <w:pStyle w:val="footnote"/>
      </w:pPr>
      <w:r>
        <w:rPr>
          <w:rStyle w:val="FootnoteReference"/>
        </w:rPr>
        <w:footnoteRef/>
      </w:r>
      <w:r>
        <w:t xml:space="preserve"> [JS] or “chastened”</w:t>
      </w:r>
    </w:p>
  </w:footnote>
  <w:footnote w:id="459">
    <w:p w14:paraId="2C9584E9" w14:textId="0BF57A67" w:rsidR="00BC0BB7" w:rsidRDefault="00BC0BB7"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0">
    <w:p w14:paraId="7F18A7EC" w14:textId="77777777" w:rsidR="00BC0BB7" w:rsidRDefault="00BC0BB7" w:rsidP="00C544D6">
      <w:pPr>
        <w:pStyle w:val="footnote"/>
      </w:pPr>
      <w:r>
        <w:rPr>
          <w:rStyle w:val="FootnoteReference"/>
        </w:rPr>
        <w:footnoteRef/>
      </w:r>
      <w:r>
        <w:t xml:space="preserve"> That is, in the Kingdom (1 Cor. 4:20).</w:t>
      </w:r>
    </w:p>
  </w:footnote>
  <w:footnote w:id="461">
    <w:p w14:paraId="6FEEFB4C" w14:textId="77777777" w:rsidR="00BC0BB7" w:rsidRDefault="00BC0BB7" w:rsidP="00C544D6">
      <w:pPr>
        <w:pStyle w:val="footnote"/>
      </w:pPr>
      <w:r>
        <w:rPr>
          <w:rStyle w:val="FootnoteReference"/>
        </w:rPr>
        <w:footnoteRef/>
      </w:r>
      <w:r>
        <w:t xml:space="preserve"> Verses 11 and 12 were quoted by Satan to tempt Christ (Matt. 4:6; Lk. 4:10).</w:t>
      </w:r>
    </w:p>
  </w:footnote>
  <w:footnote w:id="462">
    <w:p w14:paraId="3E2B8879" w14:textId="77777777" w:rsidR="00BC0BB7" w:rsidRDefault="00BC0BB7" w:rsidP="00C544D6">
      <w:pPr>
        <w:pStyle w:val="footnote"/>
      </w:pPr>
      <w:r>
        <w:rPr>
          <w:rStyle w:val="FootnoteReference"/>
        </w:rPr>
        <w:footnoteRef/>
      </w:r>
      <w:r>
        <w:t xml:space="preserve"> dragon: </w:t>
      </w:r>
      <w:r w:rsidRPr="0090411D">
        <w:rPr>
          <w:i/>
        </w:rPr>
        <w:t>or</w:t>
      </w:r>
      <w:r>
        <w:t xml:space="preserve"> serpent.</w:t>
      </w:r>
    </w:p>
  </w:footnote>
  <w:footnote w:id="463">
    <w:p w14:paraId="26EABD4D" w14:textId="6258FE51" w:rsidR="00BC0BB7" w:rsidRDefault="00BC0BB7" w:rsidP="003E7D85">
      <w:pPr>
        <w:pStyle w:val="footnote"/>
      </w:pPr>
      <w:r>
        <w:rPr>
          <w:rStyle w:val="FootnoteReference"/>
        </w:rPr>
        <w:footnoteRef/>
      </w:r>
      <w:r>
        <w:t xml:space="preserve"> [JS] or “to give thanks to the Lord,” or “to thankfully confess the Lord with praise”</w:t>
      </w:r>
    </w:p>
  </w:footnote>
  <w:footnote w:id="464">
    <w:p w14:paraId="0718D3EE" w14:textId="7B8EE1BA" w:rsidR="00BC0BB7" w:rsidRDefault="00BC0BB7" w:rsidP="00B74D74">
      <w:pPr>
        <w:pStyle w:val="footnote"/>
      </w:pPr>
      <w:r>
        <w:rPr>
          <w:rStyle w:val="FootnoteReference"/>
        </w:rPr>
        <w:footnoteRef/>
      </w:r>
      <w:r>
        <w:t xml:space="preserve"> [JS] Or “ode”</w:t>
      </w:r>
    </w:p>
  </w:footnote>
  <w:footnote w:id="465">
    <w:p w14:paraId="4C277098" w14:textId="02C8A24D" w:rsidR="00BC0BB7" w:rsidRDefault="00BC0BB7" w:rsidP="00B74D74">
      <w:pPr>
        <w:pStyle w:val="footnote"/>
      </w:pPr>
      <w:r>
        <w:rPr>
          <w:rStyle w:val="FootnoteReference"/>
        </w:rPr>
        <w:footnoteRef/>
      </w:r>
      <w:r>
        <w:t xml:space="preserve"> [JS] or “forever and ever.”</w:t>
      </w:r>
    </w:p>
  </w:footnote>
  <w:footnote w:id="466">
    <w:p w14:paraId="3BE1818B" w14:textId="556FC717" w:rsidR="00BC0BB7" w:rsidRDefault="00BC0BB7" w:rsidP="00B74D74">
      <w:pPr>
        <w:pStyle w:val="footnote"/>
      </w:pPr>
      <w:r>
        <w:rPr>
          <w:rStyle w:val="FootnoteReference"/>
        </w:rPr>
        <w:footnoteRef/>
      </w:r>
      <w:r>
        <w:t xml:space="preserve"> [JS] literally, “And my horn will be exalted like a unicorn’s”</w:t>
      </w:r>
    </w:p>
  </w:footnote>
  <w:footnote w:id="467">
    <w:p w14:paraId="0EA8E9DE" w14:textId="575E16F4" w:rsidR="00BC0BB7" w:rsidRDefault="00BC0BB7"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68">
    <w:p w14:paraId="271F5928" w14:textId="77777777" w:rsidR="00BC0BB7" w:rsidRDefault="00BC0BB7" w:rsidP="00C544D6">
      <w:pPr>
        <w:pStyle w:val="footnote"/>
      </w:pPr>
      <w:r>
        <w:rPr>
          <w:rStyle w:val="FootnoteReference"/>
        </w:rPr>
        <w:footnoteRef/>
      </w:r>
      <w:r>
        <w:t xml:space="preserve"> House—Home, Family, Church, Kingdom: where God’s will is done (1 Tim. 3:15; Heb. 3:2-6; Lk. 2:49; Mt. 6:10).</w:t>
      </w:r>
    </w:p>
  </w:footnote>
  <w:footnote w:id="469">
    <w:p w14:paraId="646109EB" w14:textId="4D40DAE6" w:rsidR="00BC0BB7" w:rsidRDefault="00BC0BB7" w:rsidP="00325B16">
      <w:pPr>
        <w:pStyle w:val="footnote"/>
      </w:pPr>
      <w:r>
        <w:rPr>
          <w:rStyle w:val="FootnoteReference"/>
        </w:rPr>
        <w:footnoteRef/>
      </w:r>
      <w:r>
        <w:t xml:space="preserve"> [JS] literally “still increase”</w:t>
      </w:r>
    </w:p>
  </w:footnote>
  <w:footnote w:id="470">
    <w:p w14:paraId="5C5C66FF" w14:textId="1F74D241" w:rsidR="00BC0BB7" w:rsidRDefault="00BC0BB7" w:rsidP="00325B16">
      <w:pPr>
        <w:pStyle w:val="footnote"/>
      </w:pPr>
      <w:r>
        <w:rPr>
          <w:rStyle w:val="FootnoteReference"/>
        </w:rPr>
        <w:footnoteRef/>
      </w:r>
      <w:r>
        <w:t xml:space="preserve"> [JS] literally, “rich” or “prosperous”</w:t>
      </w:r>
    </w:p>
  </w:footnote>
  <w:footnote w:id="471">
    <w:p w14:paraId="78AC2D24" w14:textId="77777777" w:rsidR="00BC0BB7" w:rsidRDefault="00BC0BB7" w:rsidP="00C544D6">
      <w:pPr>
        <w:pStyle w:val="footnote"/>
      </w:pPr>
      <w:r>
        <w:rPr>
          <w:rStyle w:val="FootnoteReference"/>
        </w:rPr>
        <w:footnoteRef/>
      </w:r>
      <w:r>
        <w:t xml:space="preserve"> John 7:38.</w:t>
      </w:r>
    </w:p>
  </w:footnote>
  <w:footnote w:id="472">
    <w:p w14:paraId="6ED6A617" w14:textId="771AAD68" w:rsidR="00BC0BB7" w:rsidRDefault="00BC0BB7" w:rsidP="00350BD4">
      <w:pPr>
        <w:pStyle w:val="footnote"/>
      </w:pPr>
      <w:r>
        <w:rPr>
          <w:rStyle w:val="FootnoteReference"/>
        </w:rPr>
        <w:footnoteRef/>
      </w:r>
      <w:r>
        <w:t xml:space="preserve"> [JS] or “forever”</w:t>
      </w:r>
    </w:p>
  </w:footnote>
  <w:footnote w:id="473">
    <w:p w14:paraId="004CC793" w14:textId="74A20F1B" w:rsidR="00BC0BB7" w:rsidRDefault="00BC0BB7"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4">
    <w:p w14:paraId="7B4C2DB0" w14:textId="39648656" w:rsidR="00BC0BB7" w:rsidRDefault="00BC0BB7" w:rsidP="0002098A">
      <w:pPr>
        <w:pStyle w:val="footnote"/>
      </w:pPr>
      <w:r>
        <w:rPr>
          <w:rStyle w:val="FootnoteReference"/>
        </w:rPr>
        <w:footnoteRef/>
      </w:r>
      <w:r>
        <w:t xml:space="preserve"> [JS] resident alien</w:t>
      </w:r>
    </w:p>
  </w:footnote>
  <w:footnote w:id="475">
    <w:p w14:paraId="1C9111DE" w14:textId="17A2009E" w:rsidR="00BC0BB7" w:rsidRDefault="00BC0BB7" w:rsidP="00C544D6">
      <w:pPr>
        <w:pStyle w:val="footnote"/>
      </w:pPr>
      <w:r>
        <w:rPr>
          <w:rStyle w:val="FootnoteReference"/>
        </w:rPr>
        <w:footnoteRef/>
      </w:r>
      <w:r>
        <w:t xml:space="preserve"> Cf. 1 Cor. 3:20, ‘The Lord knows the thoughts of the wise…’</w:t>
      </w:r>
    </w:p>
  </w:footnote>
  <w:footnote w:id="476">
    <w:p w14:paraId="63074263" w14:textId="3DCC4808" w:rsidR="00BC0BB7" w:rsidRDefault="00BC0BB7" w:rsidP="003E7D85">
      <w:pPr>
        <w:pStyle w:val="footnote"/>
      </w:pPr>
      <w:r>
        <w:rPr>
          <w:rStyle w:val="FootnoteReference"/>
        </w:rPr>
        <w:footnoteRef/>
      </w:r>
      <w:r>
        <w:t xml:space="preserve"> [JS] or “lawless,” or “the throne of iniquity”</w:t>
      </w:r>
    </w:p>
  </w:footnote>
  <w:footnote w:id="477">
    <w:p w14:paraId="31260F30" w14:textId="198F9DB4" w:rsidR="00BC0BB7" w:rsidRDefault="00BC0BB7" w:rsidP="000470D3">
      <w:pPr>
        <w:pStyle w:val="footnote"/>
      </w:pPr>
      <w:r>
        <w:rPr>
          <w:rStyle w:val="FootnoteReference"/>
        </w:rPr>
        <w:footnoteRef/>
      </w:r>
      <w:r>
        <w:t xml:space="preserve"> [JS] i.e. presence</w:t>
      </w:r>
    </w:p>
  </w:footnote>
  <w:footnote w:id="478">
    <w:p w14:paraId="3F261962" w14:textId="0A15CF5B" w:rsidR="00BC0BB7" w:rsidRDefault="00BC0BB7" w:rsidP="000470D3">
      <w:pPr>
        <w:pStyle w:val="footnote"/>
      </w:pPr>
      <w:r>
        <w:rPr>
          <w:rStyle w:val="FootnoteReference"/>
        </w:rPr>
        <w:footnoteRef/>
      </w:r>
      <w:r>
        <w:t xml:space="preserve"> [JS] or confession, as in “awknowldgment”. Perhaps, “let us enter His presence and thankfully confess Him,” or “praise”</w:t>
      </w:r>
    </w:p>
  </w:footnote>
  <w:footnote w:id="479">
    <w:p w14:paraId="27D55A36" w14:textId="056A9076" w:rsidR="00BC0BB7" w:rsidRDefault="00BC0BB7" w:rsidP="000470D3">
      <w:pPr>
        <w:pStyle w:val="footnote"/>
      </w:pPr>
      <w:r>
        <w:rPr>
          <w:rStyle w:val="FootnoteReference"/>
        </w:rPr>
        <w:footnoteRef/>
      </w:r>
      <w:r>
        <w:t xml:space="preserve"> [JS] or melody</w:t>
      </w:r>
    </w:p>
  </w:footnote>
  <w:footnote w:id="480">
    <w:p w14:paraId="6606F51D" w14:textId="294AC06E" w:rsidR="00BC0BB7" w:rsidRDefault="00BC0BB7" w:rsidP="002A2713">
      <w:pPr>
        <w:pStyle w:val="footnote"/>
      </w:pPr>
      <w:r>
        <w:rPr>
          <w:rStyle w:val="FootnoteReference"/>
        </w:rPr>
        <w:footnoteRef/>
      </w:r>
      <w:r>
        <w:t xml:space="preserve"> [JS] “do obeisance”</w:t>
      </w:r>
    </w:p>
  </w:footnote>
  <w:footnote w:id="481">
    <w:p w14:paraId="23B88AAA" w14:textId="4D5A6129" w:rsidR="00BC0BB7" w:rsidRDefault="00BC0BB7" w:rsidP="002A2713">
      <w:pPr>
        <w:pStyle w:val="footnote"/>
      </w:pPr>
      <w:r>
        <w:rPr>
          <w:rStyle w:val="FootnoteReference"/>
        </w:rPr>
        <w:footnoteRef/>
      </w:r>
      <w:r>
        <w:t xml:space="preserve"> [JS] “prostrate”</w:t>
      </w:r>
    </w:p>
  </w:footnote>
  <w:footnote w:id="482">
    <w:p w14:paraId="0242B10E" w14:textId="597B77DF" w:rsidR="00BC0BB7" w:rsidRDefault="00BC0BB7" w:rsidP="002A2713">
      <w:pPr>
        <w:pStyle w:val="footnote"/>
      </w:pPr>
      <w:r>
        <w:rPr>
          <w:rStyle w:val="FootnoteReference"/>
        </w:rPr>
        <w:footnoteRef/>
      </w:r>
      <w:r>
        <w:t xml:space="preserve"> [JS] OSB has, “Rebellion,” NETS has “embittering”</w:t>
      </w:r>
    </w:p>
  </w:footnote>
  <w:footnote w:id="483">
    <w:p w14:paraId="046745B9" w14:textId="77777777" w:rsidR="00BC0BB7" w:rsidRDefault="00BC0BB7" w:rsidP="00C544D6">
      <w:pPr>
        <w:pStyle w:val="footnote"/>
      </w:pPr>
      <w:r>
        <w:rPr>
          <w:rStyle w:val="FootnoteReference"/>
        </w:rPr>
        <w:footnoteRef/>
      </w:r>
      <w:r>
        <w:t xml:space="preserve"> Ex. 17:1-7.</w:t>
      </w:r>
    </w:p>
  </w:footnote>
  <w:footnote w:id="484">
    <w:p w14:paraId="64AAAD4A" w14:textId="25E6F9F0" w:rsidR="00BC0BB7" w:rsidRDefault="00BC0BB7" w:rsidP="002A2713">
      <w:pPr>
        <w:pStyle w:val="footnote"/>
      </w:pPr>
      <w:r>
        <w:rPr>
          <w:rStyle w:val="FootnoteReference"/>
        </w:rPr>
        <w:footnoteRef/>
      </w:r>
      <w:r>
        <w:t xml:space="preserve"> [JS] or “tempted”</w:t>
      </w:r>
    </w:p>
  </w:footnote>
  <w:footnote w:id="485">
    <w:p w14:paraId="08EA846E" w14:textId="77777777" w:rsidR="00BC0BB7" w:rsidRDefault="00BC0BB7" w:rsidP="00C544D6">
      <w:pPr>
        <w:pStyle w:val="footnote"/>
      </w:pPr>
      <w:r>
        <w:rPr>
          <w:rStyle w:val="FootnoteReference"/>
        </w:rPr>
        <w:footnoteRef/>
      </w:r>
      <w:r>
        <w:t xml:space="preserve"> Num. 14:32-34.</w:t>
      </w:r>
    </w:p>
  </w:footnote>
  <w:footnote w:id="486">
    <w:p w14:paraId="27E7289C" w14:textId="49B8D2B5" w:rsidR="00BC0BB7" w:rsidRDefault="00BC0BB7" w:rsidP="00C544D6">
      <w:pPr>
        <w:pStyle w:val="footnote"/>
      </w:pPr>
      <w:r>
        <w:rPr>
          <w:rStyle w:val="FootnoteReference"/>
        </w:rPr>
        <w:footnoteRef/>
      </w:r>
      <w:r>
        <w:t xml:space="preserve"> Cf. Heb.3:7-11; 4:10.</w:t>
      </w:r>
    </w:p>
  </w:footnote>
  <w:footnote w:id="487">
    <w:p w14:paraId="6A0DA86F" w14:textId="27B2622D" w:rsidR="00BC0BB7" w:rsidRDefault="00BC0BB7" w:rsidP="00C544D6">
      <w:pPr>
        <w:pStyle w:val="footnote"/>
      </w:pPr>
      <w:r>
        <w:rPr>
          <w:rStyle w:val="FootnoteReference"/>
        </w:rPr>
        <w:footnoteRef/>
      </w:r>
      <w:r>
        <w:t xml:space="preserve"> Cf. Deut. 32:17; 1 Cor. 10:20; Psalm 105:36-38; 1 Chron. 16:26.</w:t>
      </w:r>
    </w:p>
  </w:footnote>
  <w:footnote w:id="488">
    <w:p w14:paraId="20A46088" w14:textId="101D0C08" w:rsidR="00BC0BB7" w:rsidRDefault="00BC0BB7" w:rsidP="00363583">
      <w:pPr>
        <w:pStyle w:val="footnote"/>
      </w:pPr>
      <w:r>
        <w:rPr>
          <w:rStyle w:val="FootnoteReference"/>
        </w:rPr>
        <w:footnoteRef/>
      </w:r>
      <w:r>
        <w:t xml:space="preserve"> [JS] or “thanksgiving”, or “praise”. Really, “thankful confession with praise”.</w:t>
      </w:r>
    </w:p>
  </w:footnote>
  <w:footnote w:id="489">
    <w:p w14:paraId="4CE9E737" w14:textId="37ADED0C" w:rsidR="00BC0BB7" w:rsidRDefault="00BC0BB7" w:rsidP="00363583">
      <w:pPr>
        <w:pStyle w:val="footnote"/>
      </w:pPr>
      <w:r>
        <w:rPr>
          <w:rStyle w:val="FootnoteReference"/>
        </w:rPr>
        <w:footnoteRef/>
      </w:r>
      <w:r>
        <w:t xml:space="preserve"> [JS] literally, “holy place”</w:t>
      </w:r>
    </w:p>
  </w:footnote>
  <w:footnote w:id="490">
    <w:p w14:paraId="0D26CC38" w14:textId="563291CA" w:rsidR="00BC0BB7" w:rsidRDefault="00BC0BB7" w:rsidP="00363583">
      <w:pPr>
        <w:pStyle w:val="footnote"/>
      </w:pPr>
      <w:r>
        <w:rPr>
          <w:rStyle w:val="FootnoteReference"/>
        </w:rPr>
        <w:footnoteRef/>
      </w:r>
      <w:r>
        <w:t xml:space="preserve"> [JS] or, “sacrifices”</w:t>
      </w:r>
    </w:p>
  </w:footnote>
  <w:footnote w:id="491">
    <w:p w14:paraId="3B6D0020" w14:textId="12CB55F6" w:rsidR="00BC0BB7" w:rsidRDefault="00BC0BB7" w:rsidP="00363583">
      <w:pPr>
        <w:pStyle w:val="footnote"/>
      </w:pPr>
      <w:r>
        <w:rPr>
          <w:rStyle w:val="FootnoteReference"/>
        </w:rPr>
        <w:footnoteRef/>
      </w:r>
      <w:r>
        <w:t xml:space="preserve"> [JS] “do obeisance”</w:t>
      </w:r>
    </w:p>
  </w:footnote>
  <w:footnote w:id="492">
    <w:p w14:paraId="0223F21B" w14:textId="2545193C" w:rsidR="00BC0BB7" w:rsidRDefault="00BC0BB7"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3">
    <w:p w14:paraId="717DF0F4" w14:textId="601B218D" w:rsidR="00BC0BB7" w:rsidRDefault="00BC0BB7" w:rsidP="00445570">
      <w:pPr>
        <w:pStyle w:val="footnote"/>
      </w:pPr>
      <w:r>
        <w:rPr>
          <w:rStyle w:val="FootnoteReference"/>
        </w:rPr>
        <w:footnoteRef/>
      </w:r>
      <w:r>
        <w:t xml:space="preserve"> [JS] literally, “set right the world”.</w:t>
      </w:r>
    </w:p>
  </w:footnote>
  <w:footnote w:id="494">
    <w:p w14:paraId="29039A45" w14:textId="77777777" w:rsidR="00BC0BB7" w:rsidRDefault="00BC0BB7" w:rsidP="00C544D6">
      <w:pPr>
        <w:pStyle w:val="footnote"/>
      </w:pPr>
      <w:r>
        <w:rPr>
          <w:rStyle w:val="FootnoteReference"/>
        </w:rPr>
        <w:footnoteRef/>
      </w:r>
      <w:r>
        <w:t xml:space="preserve"> i.e. Let the sea dance and roar in thunderous applause as the King of Glory appears. (This line is identical with 97:7a).</w:t>
      </w:r>
    </w:p>
  </w:footnote>
  <w:footnote w:id="495">
    <w:p w14:paraId="0578D96E" w14:textId="3735D823" w:rsidR="00BC0BB7" w:rsidRDefault="00BC0BB7" w:rsidP="00445570">
      <w:pPr>
        <w:pStyle w:val="footnote"/>
      </w:pPr>
      <w:r>
        <w:rPr>
          <w:rStyle w:val="FootnoteReference"/>
        </w:rPr>
        <w:footnoteRef/>
      </w:r>
      <w:r>
        <w:t xml:space="preserve"> [JS] or “exult.”</w:t>
      </w:r>
    </w:p>
  </w:footnote>
  <w:footnote w:id="496">
    <w:p w14:paraId="027E6C5C" w14:textId="07849C22" w:rsidR="00BC0BB7" w:rsidRDefault="00BC0BB7" w:rsidP="00445570">
      <w:pPr>
        <w:pStyle w:val="footnote"/>
      </w:pPr>
      <w:r>
        <w:rPr>
          <w:rStyle w:val="FootnoteReference"/>
        </w:rPr>
        <w:footnoteRef/>
      </w:r>
      <w:r>
        <w:t xml:space="preserve"> [JS] i.e. “the the presence of the Lord”</w:t>
      </w:r>
    </w:p>
  </w:footnote>
  <w:footnote w:id="497">
    <w:p w14:paraId="502B0E29" w14:textId="19324D6F" w:rsidR="00BC0BB7" w:rsidRDefault="00BC0BB7" w:rsidP="00AF055B">
      <w:pPr>
        <w:pStyle w:val="footnote"/>
      </w:pPr>
      <w:r>
        <w:rPr>
          <w:rStyle w:val="FootnoteReference"/>
        </w:rPr>
        <w:footnoteRef/>
      </w:r>
      <w:r>
        <w:t xml:space="preserve"> [JS] or are the establishment/restoration of His throne.”</w:t>
      </w:r>
    </w:p>
  </w:footnote>
  <w:footnote w:id="498">
    <w:p w14:paraId="0A420AC8" w14:textId="0E9B7FA2" w:rsidR="00BC0BB7" w:rsidRDefault="00BC0BB7" w:rsidP="00C544D6">
      <w:pPr>
        <w:pStyle w:val="footnote"/>
      </w:pPr>
      <w:r>
        <w:rPr>
          <w:rStyle w:val="FootnoteReference"/>
        </w:rPr>
        <w:footnoteRef/>
      </w:r>
      <w:r>
        <w:t xml:space="preserve"> Cf. Pss. 32:5b; 84:10b. Rom. 1:19-21; 2 Cor. 4:6; Jn. 1:14; 6:40; 17:22-24.</w:t>
      </w:r>
    </w:p>
  </w:footnote>
  <w:footnote w:id="499">
    <w:p w14:paraId="7B92C494" w14:textId="3893728C" w:rsidR="00BC0BB7" w:rsidRDefault="00BC0BB7" w:rsidP="00AF055B">
      <w:pPr>
        <w:pStyle w:val="footnote"/>
      </w:pPr>
      <w:r>
        <w:rPr>
          <w:rStyle w:val="FootnoteReference"/>
        </w:rPr>
        <w:footnoteRef/>
      </w:r>
      <w:r>
        <w:t xml:space="preserve"> [JS] “do obeisance to”</w:t>
      </w:r>
    </w:p>
  </w:footnote>
  <w:footnote w:id="500">
    <w:p w14:paraId="3C69AEE3" w14:textId="2FCFF9DA" w:rsidR="00BC0BB7" w:rsidRDefault="00BC0BB7" w:rsidP="00AF055B">
      <w:pPr>
        <w:pStyle w:val="footnote"/>
      </w:pPr>
      <w:r>
        <w:rPr>
          <w:rStyle w:val="FootnoteReference"/>
        </w:rPr>
        <w:footnoteRef/>
      </w:r>
      <w:r>
        <w:t xml:space="preserve"> [JS] “do obeisance to”</w:t>
      </w:r>
    </w:p>
  </w:footnote>
  <w:footnote w:id="501">
    <w:p w14:paraId="7E0327B2" w14:textId="516E0233" w:rsidR="00BC0BB7" w:rsidRDefault="00BC0BB7" w:rsidP="00AF055B">
      <w:pPr>
        <w:pStyle w:val="footnote"/>
      </w:pPr>
      <w:r>
        <w:rPr>
          <w:rStyle w:val="FootnoteReference"/>
        </w:rPr>
        <w:footnoteRef/>
      </w:r>
      <w:r>
        <w:t xml:space="preserve"> [JS] Fr. Lazarus has “lives”</w:t>
      </w:r>
    </w:p>
  </w:footnote>
  <w:footnote w:id="502">
    <w:p w14:paraId="202D3E03" w14:textId="48C7AC7B" w:rsidR="00BC0BB7" w:rsidRDefault="00BC0BB7"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3">
    <w:p w14:paraId="22A45999" w14:textId="77777777" w:rsidR="00BC0BB7" w:rsidRDefault="00BC0BB7"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04">
    <w:p w14:paraId="160E0C3D" w14:textId="77777777" w:rsidR="00BC0BB7" w:rsidRDefault="00BC0BB7" w:rsidP="00C544D6">
      <w:pPr>
        <w:pStyle w:val="footnote"/>
      </w:pPr>
      <w:r>
        <w:rPr>
          <w:rStyle w:val="FootnoteReference"/>
        </w:rPr>
        <w:footnoteRef/>
      </w:r>
      <w:r>
        <w:t xml:space="preserve"> Rev. 4:6, Ezek. 1:5-10.</w:t>
      </w:r>
    </w:p>
  </w:footnote>
  <w:footnote w:id="505">
    <w:p w14:paraId="2C987C7D" w14:textId="7DA14E0E" w:rsidR="00BC0BB7" w:rsidRDefault="00BC0BB7" w:rsidP="006263C2">
      <w:pPr>
        <w:pStyle w:val="footnote"/>
      </w:pPr>
      <w:r>
        <w:rPr>
          <w:rStyle w:val="FootnoteReference"/>
        </w:rPr>
        <w:footnoteRef/>
      </w:r>
      <w:r>
        <w:t xml:space="preserve"> [JS] The word conveys both confessing Him and thanking or praising Him.</w:t>
      </w:r>
    </w:p>
  </w:footnote>
  <w:footnote w:id="506">
    <w:p w14:paraId="5846482D" w14:textId="3A662ECC" w:rsidR="00BC0BB7" w:rsidRDefault="00BC0BB7" w:rsidP="006263C2">
      <w:pPr>
        <w:pStyle w:val="footnote"/>
      </w:pPr>
      <w:r>
        <w:rPr>
          <w:rStyle w:val="FootnoteReference"/>
        </w:rPr>
        <w:footnoteRef/>
      </w:r>
      <w:r>
        <w:t xml:space="preserve"> [JS] Fr. Lazarus has “laws”</w:t>
      </w:r>
    </w:p>
  </w:footnote>
  <w:footnote w:id="507">
    <w:p w14:paraId="2FC019B3" w14:textId="70AAB5D0" w:rsidR="00BC0BB7" w:rsidRDefault="00BC0BB7" w:rsidP="006263C2">
      <w:pPr>
        <w:pStyle w:val="footnote"/>
      </w:pPr>
      <w:r>
        <w:rPr>
          <w:rStyle w:val="FootnoteReference"/>
        </w:rPr>
        <w:footnoteRef/>
      </w:r>
      <w:r>
        <w:t xml:space="preserve"> [JS] “do obeisance”, commonly rendered “worship”</w:t>
      </w:r>
    </w:p>
  </w:footnote>
  <w:footnote w:id="508">
    <w:p w14:paraId="7386C0B1" w14:textId="0080D811" w:rsidR="00BC0BB7" w:rsidRDefault="00BC0BB7" w:rsidP="004A1997">
      <w:pPr>
        <w:pStyle w:val="footnote"/>
      </w:pPr>
      <w:r>
        <w:rPr>
          <w:rStyle w:val="FootnoteReference"/>
        </w:rPr>
        <w:footnoteRef/>
      </w:r>
      <w:r>
        <w:t xml:space="preserve"> [JS] Fr. Lazarus has “correcting”</w:t>
      </w:r>
    </w:p>
  </w:footnote>
  <w:footnote w:id="509">
    <w:p w14:paraId="273EA178" w14:textId="4DFF2FD9" w:rsidR="00BC0BB7" w:rsidRDefault="00BC0BB7" w:rsidP="004A1997">
      <w:pPr>
        <w:pStyle w:val="footnote"/>
      </w:pPr>
      <w:r>
        <w:rPr>
          <w:rStyle w:val="FootnoteReference"/>
        </w:rPr>
        <w:footnoteRef/>
      </w:r>
      <w:r>
        <w:t xml:space="preserve"> [JS] “do obeisance” or “fall down”</w:t>
      </w:r>
    </w:p>
  </w:footnote>
  <w:footnote w:id="510">
    <w:p w14:paraId="6E38F9F7" w14:textId="307328EF" w:rsidR="00BC0BB7" w:rsidRDefault="00BC0BB7" w:rsidP="0016307C">
      <w:pPr>
        <w:pStyle w:val="footnote"/>
      </w:pPr>
      <w:r>
        <w:rPr>
          <w:rStyle w:val="FootnoteReference"/>
        </w:rPr>
        <w:footnoteRef/>
      </w:r>
      <w:r>
        <w:t xml:space="preserve"> [JS] as in “acknowledging”, or “thankfully confessing Him with praise”, not “confessing sins”</w:t>
      </w:r>
    </w:p>
  </w:footnote>
  <w:footnote w:id="511">
    <w:p w14:paraId="346D7C50" w14:textId="6DED6982" w:rsidR="00BC0BB7" w:rsidRDefault="00BC0BB7" w:rsidP="0016307C">
      <w:pPr>
        <w:pStyle w:val="footnote"/>
      </w:pPr>
      <w:r>
        <w:rPr>
          <w:rStyle w:val="FootnoteReference"/>
        </w:rPr>
        <w:footnoteRef/>
      </w:r>
      <w:r>
        <w:t xml:space="preserve"> [JS] or, “and not we Him”</w:t>
      </w:r>
    </w:p>
  </w:footnote>
  <w:footnote w:id="512">
    <w:p w14:paraId="14022FB6" w14:textId="4CE3B2A5" w:rsidR="00BC0BB7" w:rsidRDefault="00BC0BB7" w:rsidP="0016307C">
      <w:pPr>
        <w:pStyle w:val="footnote"/>
      </w:pPr>
      <w:r>
        <w:rPr>
          <w:rStyle w:val="FootnoteReference"/>
        </w:rPr>
        <w:footnoteRef/>
      </w:r>
      <w:r>
        <w:t xml:space="preserve"> [JS] not confession of sins, but confessing Him, with thanksgiving and praise.</w:t>
      </w:r>
    </w:p>
  </w:footnote>
  <w:footnote w:id="513">
    <w:p w14:paraId="74BE8AB4" w14:textId="15E7B0AD" w:rsidR="00BC0BB7" w:rsidRDefault="00BC0BB7" w:rsidP="00C050C7">
      <w:pPr>
        <w:pStyle w:val="footnote"/>
      </w:pPr>
      <w:r>
        <w:rPr>
          <w:rStyle w:val="FootnoteReference"/>
        </w:rPr>
        <w:footnoteRef/>
      </w:r>
      <w:r>
        <w:t xml:space="preserve"> [JS] or “do wrong,” or “the workers of iniquity”</w:t>
      </w:r>
    </w:p>
  </w:footnote>
  <w:footnote w:id="514">
    <w:p w14:paraId="4E28D6F6" w14:textId="75DDD646" w:rsidR="00BC0BB7" w:rsidRDefault="00BC0BB7" w:rsidP="00CD361B">
      <w:pPr>
        <w:pStyle w:val="footnote"/>
      </w:pPr>
      <w:r>
        <w:rPr>
          <w:rStyle w:val="FootnoteReference"/>
        </w:rPr>
        <w:footnoteRef/>
      </w:r>
      <w:r>
        <w:t xml:space="preserve"> [JS] or proud/haughty eyes.</w:t>
      </w:r>
    </w:p>
  </w:footnote>
  <w:footnote w:id="515">
    <w:p w14:paraId="33F848D7" w14:textId="77777777" w:rsidR="00BC0BB7" w:rsidRDefault="00BC0BB7" w:rsidP="00C544D6">
      <w:pPr>
        <w:pStyle w:val="footnote"/>
      </w:pPr>
      <w:r>
        <w:rPr>
          <w:rStyle w:val="FootnoteReference"/>
        </w:rPr>
        <w:footnoteRef/>
      </w:r>
      <w:r>
        <w:t xml:space="preserve"> Daily I pray for the lost. Sinners are slain by conversion into believers, saints, friends and lovers.</w:t>
      </w:r>
    </w:p>
  </w:footnote>
  <w:footnote w:id="516">
    <w:p w14:paraId="570F4149" w14:textId="77777777" w:rsidR="00BC0BB7" w:rsidRDefault="00BC0BB7" w:rsidP="00C544D6">
      <w:pPr>
        <w:pStyle w:val="footnote"/>
      </w:pPr>
      <w:r>
        <w:rPr>
          <w:rStyle w:val="FootnoteReference"/>
        </w:rPr>
        <w:footnoteRef/>
      </w:r>
      <w:r>
        <w:t xml:space="preserve"> Peter praised and confessed Christ, yet later he swore he did not know Him (Mt. 26:74; Mk. 14:71).</w:t>
      </w:r>
    </w:p>
  </w:footnote>
  <w:footnote w:id="517">
    <w:p w14:paraId="7F487DE9" w14:textId="1D877FA2" w:rsidR="00BC0BB7" w:rsidRDefault="00BC0BB7" w:rsidP="00C544D6">
      <w:pPr>
        <w:pStyle w:val="footnote"/>
      </w:pPr>
      <w:r>
        <w:rPr>
          <w:rStyle w:val="FootnoteReference"/>
        </w:rPr>
        <w:footnoteRef/>
      </w:r>
      <w:r>
        <w:t xml:space="preserve"> Cf. Ps. 38:7a.</w:t>
      </w:r>
    </w:p>
  </w:footnote>
  <w:footnote w:id="518">
    <w:p w14:paraId="1B133F2B" w14:textId="56FE4EC3" w:rsidR="00BC0BB7" w:rsidRDefault="00BC0BB7"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19">
    <w:p w14:paraId="4C6B2146" w14:textId="77777777" w:rsidR="00BC0BB7" w:rsidRDefault="00BC0BB7" w:rsidP="00C544D6">
      <w:pPr>
        <w:pStyle w:val="footnote"/>
      </w:pPr>
      <w:r>
        <w:rPr>
          <w:rStyle w:val="FootnoteReference"/>
        </w:rPr>
        <w:footnoteRef/>
      </w:r>
      <w:r>
        <w:t xml:space="preserve"> descendants: </w:t>
      </w:r>
      <w:r w:rsidRPr="00A80C80">
        <w:rPr>
          <w:i/>
        </w:rPr>
        <w:t>lit</w:t>
      </w:r>
      <w:r>
        <w:t>. seed. Verses 26-28 are quoted at Heb. 1:10-12; 13:8.</w:t>
      </w:r>
    </w:p>
  </w:footnote>
  <w:footnote w:id="520">
    <w:p w14:paraId="44E84D4D" w14:textId="77777777" w:rsidR="00BC0BB7" w:rsidRDefault="00BC0BB7" w:rsidP="00C544D6">
      <w:pPr>
        <w:pStyle w:val="footnote"/>
      </w:pPr>
      <w:r>
        <w:rPr>
          <w:rStyle w:val="FootnoteReference"/>
        </w:rPr>
        <w:footnoteRef/>
      </w:r>
      <w:r>
        <w:t xml:space="preserve"> ‘God is love’ (1 John 4:8,16).</w:t>
      </w:r>
    </w:p>
  </w:footnote>
  <w:footnote w:id="521">
    <w:p w14:paraId="169A7896" w14:textId="77777777" w:rsidR="00BC0BB7" w:rsidRDefault="00BC0BB7" w:rsidP="00C37403">
      <w:pPr>
        <w:pStyle w:val="footnote"/>
      </w:pPr>
      <w:r>
        <w:rPr>
          <w:rStyle w:val="FootnoteReference"/>
        </w:rPr>
        <w:footnoteRef/>
      </w:r>
      <w:r>
        <w:t xml:space="preserve"> [JS] NETS has “who is very conciliatory towards all your acts of lawlessness”</w:t>
      </w:r>
    </w:p>
  </w:footnote>
  <w:footnote w:id="522">
    <w:p w14:paraId="1EEA58C5" w14:textId="195647BB" w:rsidR="00BC0BB7" w:rsidRDefault="00BC0BB7" w:rsidP="00C544D6">
      <w:pPr>
        <w:pStyle w:val="footnote"/>
      </w:pPr>
      <w:r>
        <w:rPr>
          <w:rStyle w:val="FootnoteReference"/>
        </w:rPr>
        <w:footnoteRef/>
      </w:r>
      <w:r>
        <w:t xml:space="preserve"> Cf. Ps. 147:8.</w:t>
      </w:r>
    </w:p>
  </w:footnote>
  <w:footnote w:id="523">
    <w:p w14:paraId="3C4F2E7D" w14:textId="704C8BBC" w:rsidR="00BC0BB7" w:rsidRDefault="00BC0BB7" w:rsidP="001566BD">
      <w:pPr>
        <w:pStyle w:val="footnote"/>
      </w:pPr>
      <w:r>
        <w:rPr>
          <w:rStyle w:val="FootnoteReference"/>
        </w:rPr>
        <w:footnoteRef/>
      </w:r>
      <w:r>
        <w:t xml:space="preserve"> [JS] or “transgressions”</w:t>
      </w:r>
    </w:p>
  </w:footnote>
  <w:footnote w:id="524">
    <w:p w14:paraId="1F5C3038" w14:textId="77777777" w:rsidR="00BC0BB7" w:rsidRDefault="00BC0BB7" w:rsidP="00C544D6">
      <w:pPr>
        <w:pStyle w:val="footnote"/>
      </w:pPr>
      <w:r>
        <w:rPr>
          <w:rStyle w:val="FootnoteReference"/>
        </w:rPr>
        <w:footnoteRef/>
      </w:r>
      <w:r>
        <w:t xml:space="preserve"> East and West intersecting heaven and earth forms the Cross to which our sins were nailed (Col. 1:20; 2:14).</w:t>
      </w:r>
    </w:p>
  </w:footnote>
  <w:footnote w:id="525">
    <w:p w14:paraId="091111BB" w14:textId="79454437" w:rsidR="00BC0BB7" w:rsidRDefault="00BC0BB7" w:rsidP="00417F44">
      <w:pPr>
        <w:pStyle w:val="footnote"/>
      </w:pPr>
      <w:r>
        <w:rPr>
          <w:rStyle w:val="FootnoteReference"/>
        </w:rPr>
        <w:footnoteRef/>
      </w:r>
      <w:r>
        <w:t xml:space="preserve"> [JS] wind, or breath, spirit. The analogy is to “as the spirit passes from man, and he does not exist.”</w:t>
      </w:r>
    </w:p>
  </w:footnote>
  <w:footnote w:id="526">
    <w:p w14:paraId="2EB2A618" w14:textId="77777777" w:rsidR="00BC0BB7" w:rsidRDefault="00BC0BB7" w:rsidP="00C544D6">
      <w:pPr>
        <w:pStyle w:val="footnote"/>
      </w:pPr>
      <w:r>
        <w:rPr>
          <w:rStyle w:val="FootnoteReference"/>
        </w:rPr>
        <w:footnoteRef/>
      </w:r>
      <w:r>
        <w:t xml:space="preserve"> embraces all: </w:t>
      </w:r>
      <w:r w:rsidRPr="00A80C80">
        <w:rPr>
          <w:i/>
        </w:rPr>
        <w:t>or</w:t>
      </w:r>
      <w:r>
        <w:t>, ‘rules over all.’</w:t>
      </w:r>
    </w:p>
  </w:footnote>
  <w:footnote w:id="527">
    <w:p w14:paraId="74ECADBE" w14:textId="66332B8C" w:rsidR="00BC0BB7" w:rsidRDefault="00BC0BB7" w:rsidP="00342E73">
      <w:pPr>
        <w:pStyle w:val="footnote"/>
      </w:pPr>
      <w:r>
        <w:rPr>
          <w:rStyle w:val="FootnoteReference"/>
        </w:rPr>
        <w:footnoteRef/>
      </w:r>
      <w:r>
        <w:t xml:space="preserve"> [JS] Fr. Lazarus has “very great”</w:t>
      </w:r>
    </w:p>
  </w:footnote>
  <w:footnote w:id="528">
    <w:p w14:paraId="4F7FE92C" w14:textId="411FA40A" w:rsidR="00BC0BB7" w:rsidRDefault="00BC0BB7" w:rsidP="00342E73">
      <w:pPr>
        <w:pStyle w:val="footnote"/>
      </w:pPr>
      <w:r>
        <w:rPr>
          <w:rStyle w:val="FootnoteReference"/>
        </w:rPr>
        <w:footnoteRef/>
      </w:r>
      <w:r>
        <w:t xml:space="preserve"> [JS] or “thanksgiving,” or “thankful confession with praise”</w:t>
      </w:r>
    </w:p>
  </w:footnote>
  <w:footnote w:id="529">
    <w:p w14:paraId="169AA0B7" w14:textId="592F3FAF" w:rsidR="00BC0BB7" w:rsidRDefault="00BC0BB7"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0">
    <w:p w14:paraId="6BB1365A" w14:textId="27497F37" w:rsidR="00BC0BB7" w:rsidRDefault="00BC0BB7" w:rsidP="00342E73">
      <w:pPr>
        <w:pStyle w:val="footnote"/>
      </w:pPr>
      <w:r>
        <w:rPr>
          <w:rStyle w:val="FootnoteReference"/>
        </w:rPr>
        <w:footnoteRef/>
      </w:r>
      <w:r>
        <w:t xml:space="preserve"> [JS] or “makes the clouds His chariot”</w:t>
      </w:r>
    </w:p>
  </w:footnote>
  <w:footnote w:id="531">
    <w:p w14:paraId="62DF6E81" w14:textId="51054D24" w:rsidR="00BC0BB7" w:rsidRDefault="00BC0BB7" w:rsidP="00342E73">
      <w:pPr>
        <w:pStyle w:val="footnote"/>
      </w:pPr>
      <w:r>
        <w:rPr>
          <w:rStyle w:val="FootnoteReference"/>
        </w:rPr>
        <w:footnoteRef/>
      </w:r>
      <w:r>
        <w:t xml:space="preserve"> [JS] or “messengers”</w:t>
      </w:r>
    </w:p>
  </w:footnote>
  <w:footnote w:id="532">
    <w:p w14:paraId="168D3C90" w14:textId="7FDCEE0D" w:rsidR="00BC0BB7" w:rsidRDefault="00BC0BB7" w:rsidP="00342E73">
      <w:pPr>
        <w:pStyle w:val="footnote"/>
      </w:pPr>
      <w:r>
        <w:rPr>
          <w:rStyle w:val="FootnoteReference"/>
        </w:rPr>
        <w:footnoteRef/>
      </w:r>
      <w:r>
        <w:t xml:space="preserve"> [JS] Fr. Lazarus has “servants”</w:t>
      </w:r>
    </w:p>
  </w:footnote>
  <w:footnote w:id="533">
    <w:p w14:paraId="45145696" w14:textId="77777777" w:rsidR="00BC0BB7" w:rsidRDefault="00BC0BB7" w:rsidP="00C544D6">
      <w:pPr>
        <w:pStyle w:val="footnote"/>
      </w:pPr>
      <w:r>
        <w:rPr>
          <w:rStyle w:val="FootnoteReference"/>
        </w:rPr>
        <w:footnoteRef/>
      </w:r>
      <w:r>
        <w:t xml:space="preserve"> Heb. 1:7; Ezek. 1:14; 2 Esdras 8:22.</w:t>
      </w:r>
    </w:p>
  </w:footnote>
  <w:footnote w:id="534">
    <w:p w14:paraId="0185F645" w14:textId="47FC8356" w:rsidR="00BC0BB7" w:rsidRDefault="00BC0BB7" w:rsidP="00342E73">
      <w:pPr>
        <w:pStyle w:val="footnote"/>
      </w:pPr>
      <w:r>
        <w:rPr>
          <w:rStyle w:val="FootnoteReference"/>
        </w:rPr>
        <w:footnoteRef/>
      </w:r>
      <w:r>
        <w:t xml:space="preserve"> [JS] Fr. Lazarus has “axis”</w:t>
      </w:r>
    </w:p>
  </w:footnote>
  <w:footnote w:id="535">
    <w:p w14:paraId="62442F76" w14:textId="4CE61300" w:rsidR="00BC0BB7" w:rsidRDefault="00BC0BB7" w:rsidP="00342E73">
      <w:pPr>
        <w:pStyle w:val="footnote"/>
      </w:pPr>
      <w:r>
        <w:rPr>
          <w:rStyle w:val="FootnoteReference"/>
        </w:rPr>
        <w:footnoteRef/>
      </w:r>
      <w:r>
        <w:t xml:space="preserve"> [JS] Fr. Lazarus has “wander”. NETS has “be tilted”</w:t>
      </w:r>
    </w:p>
  </w:footnote>
  <w:footnote w:id="536">
    <w:p w14:paraId="1733D904" w14:textId="3B68C5C6" w:rsidR="00BC0BB7" w:rsidRDefault="00BC0BB7" w:rsidP="006A0F54">
      <w:pPr>
        <w:pStyle w:val="footnote"/>
      </w:pPr>
      <w:r>
        <w:rPr>
          <w:rStyle w:val="FootnoteReference"/>
        </w:rPr>
        <w:footnoteRef/>
      </w:r>
      <w:r>
        <w:t xml:space="preserve"> [JS] literally, “founded”</w:t>
      </w:r>
    </w:p>
  </w:footnote>
  <w:footnote w:id="537">
    <w:p w14:paraId="2075EA79" w14:textId="5E6B474F" w:rsidR="00BC0BB7" w:rsidRDefault="00BC0BB7" w:rsidP="006A0F54">
      <w:pPr>
        <w:pStyle w:val="footnote"/>
      </w:pPr>
      <w:r>
        <w:rPr>
          <w:rStyle w:val="FootnoteReference"/>
        </w:rPr>
        <w:footnoteRef/>
      </w:r>
      <w:r>
        <w:t xml:space="preserve"> [JS] or “takes the lead among them”</w:t>
      </w:r>
    </w:p>
  </w:footnote>
  <w:footnote w:id="538">
    <w:p w14:paraId="28E7BE34" w14:textId="16676F65" w:rsidR="00BC0BB7" w:rsidRDefault="00BC0BB7" w:rsidP="001566BD">
      <w:pPr>
        <w:pStyle w:val="footnote"/>
      </w:pPr>
      <w:r>
        <w:rPr>
          <w:rStyle w:val="FootnoteReference"/>
        </w:rPr>
        <w:footnoteRef/>
      </w:r>
      <w:r>
        <w:t xml:space="preserve"> [JS] or “serpent”</w:t>
      </w:r>
    </w:p>
  </w:footnote>
  <w:footnote w:id="539">
    <w:p w14:paraId="11DE9B53" w14:textId="0A5609C6" w:rsidR="00BC0BB7" w:rsidRDefault="00BC0BB7" w:rsidP="00915FD3">
      <w:pPr>
        <w:pStyle w:val="footnote"/>
      </w:pPr>
      <w:r>
        <w:rPr>
          <w:rStyle w:val="FootnoteReference"/>
        </w:rPr>
        <w:footnoteRef/>
      </w:r>
      <w:r>
        <w:t xml:space="preserve"> [JS] or, “the universe”</w:t>
      </w:r>
    </w:p>
  </w:footnote>
  <w:footnote w:id="540">
    <w:p w14:paraId="74093DC5" w14:textId="1E09F0AA" w:rsidR="00BC0BB7" w:rsidRDefault="00BC0BB7" w:rsidP="00915FD3">
      <w:pPr>
        <w:pStyle w:val="footnote"/>
      </w:pPr>
      <w:r>
        <w:rPr>
          <w:rStyle w:val="FootnoteReference"/>
        </w:rPr>
        <w:footnoteRef/>
      </w:r>
      <w:r>
        <w:t xml:space="preserve"> [JS] or, “breath”</w:t>
      </w:r>
    </w:p>
  </w:footnote>
  <w:footnote w:id="541">
    <w:p w14:paraId="7147B16E" w14:textId="621A8A9E" w:rsidR="00BC0BB7" w:rsidRDefault="00BC0BB7" w:rsidP="001566BD">
      <w:pPr>
        <w:pStyle w:val="footnote"/>
      </w:pPr>
      <w:r>
        <w:rPr>
          <w:rStyle w:val="FootnoteReference"/>
        </w:rPr>
        <w:footnoteRef/>
      </w:r>
      <w:r>
        <w:t xml:space="preserve"> [JS] Fr. Lazarus has, “meditation”</w:t>
      </w:r>
    </w:p>
  </w:footnote>
  <w:footnote w:id="542">
    <w:p w14:paraId="384A849F" w14:textId="641C79E3" w:rsidR="00BC0BB7" w:rsidRDefault="00BC0BB7" w:rsidP="00C544D6">
      <w:pPr>
        <w:pStyle w:val="footnote"/>
      </w:pPr>
      <w:r>
        <w:rPr>
          <w:rStyle w:val="FootnoteReference"/>
        </w:rPr>
        <w:footnoteRef/>
      </w:r>
      <w:r>
        <w:t xml:space="preserve"> Much of Psalm 104 occurs almost verbatim in 1 Chron. 16:8-22 (cf. vv. 7:36).</w:t>
      </w:r>
    </w:p>
  </w:footnote>
  <w:footnote w:id="543">
    <w:p w14:paraId="3905FF41" w14:textId="613F8D2E" w:rsidR="00BC0BB7" w:rsidRDefault="00BC0BB7" w:rsidP="00321F6F">
      <w:pPr>
        <w:pStyle w:val="footnote"/>
      </w:pPr>
      <w:r>
        <w:rPr>
          <w:rStyle w:val="FootnoteReference"/>
        </w:rPr>
        <w:footnoteRef/>
      </w:r>
      <w:r>
        <w:t xml:space="preserve"> [JS] or “give thanks to”. “Thankfully confess with praise”</w:t>
      </w:r>
    </w:p>
  </w:footnote>
  <w:footnote w:id="544">
    <w:p w14:paraId="01463307" w14:textId="64E551BC" w:rsidR="00BC0BB7" w:rsidRDefault="00BC0BB7" w:rsidP="00321F6F">
      <w:pPr>
        <w:pStyle w:val="footnote"/>
      </w:pPr>
      <w:r>
        <w:rPr>
          <w:rStyle w:val="FootnoteReference"/>
        </w:rPr>
        <w:footnoteRef/>
      </w:r>
      <w:r>
        <w:t xml:space="preserve"> [JS] or “make music to”</w:t>
      </w:r>
    </w:p>
  </w:footnote>
  <w:footnote w:id="545">
    <w:p w14:paraId="2B9E23B4" w14:textId="03FD2FE2" w:rsidR="00BC0BB7" w:rsidRDefault="00BC0BB7" w:rsidP="00321F6F">
      <w:pPr>
        <w:pStyle w:val="footnote"/>
      </w:pPr>
      <w:r>
        <w:rPr>
          <w:rStyle w:val="FootnoteReference"/>
        </w:rPr>
        <w:footnoteRef/>
      </w:r>
      <w:r>
        <w:t xml:space="preserve"> [JS] i.e. presence</w:t>
      </w:r>
    </w:p>
  </w:footnote>
  <w:footnote w:id="546">
    <w:p w14:paraId="661C891F" w14:textId="3A70284B" w:rsidR="00BC0BB7" w:rsidRDefault="00BC0BB7" w:rsidP="00321F6F">
      <w:pPr>
        <w:pStyle w:val="footnote"/>
      </w:pPr>
      <w:r>
        <w:rPr>
          <w:rStyle w:val="FootnoteReference"/>
        </w:rPr>
        <w:footnoteRef/>
      </w:r>
      <w:r>
        <w:t xml:space="preserve"> [JS] literally, “seed”</w:t>
      </w:r>
    </w:p>
  </w:footnote>
  <w:footnote w:id="547">
    <w:p w14:paraId="329D8569" w14:textId="5DC45E53" w:rsidR="00BC0BB7" w:rsidRDefault="00BC0BB7" w:rsidP="00321F6F">
      <w:pPr>
        <w:pStyle w:val="footnote"/>
      </w:pPr>
      <w:r>
        <w:rPr>
          <w:rStyle w:val="FootnoteReference"/>
        </w:rPr>
        <w:footnoteRef/>
      </w:r>
      <w:r>
        <w:t xml:space="preserve"> [JS] literally, “He remembered His covenant forever”</w:t>
      </w:r>
    </w:p>
  </w:footnote>
  <w:footnote w:id="548">
    <w:p w14:paraId="6010B733" w14:textId="6B64E095" w:rsidR="00BC0BB7" w:rsidRDefault="00BC0BB7" w:rsidP="00321F6F">
      <w:pPr>
        <w:pStyle w:val="footnote"/>
      </w:pPr>
      <w:r>
        <w:rPr>
          <w:rStyle w:val="FootnoteReference"/>
        </w:rPr>
        <w:footnoteRef/>
      </w:r>
      <w:r>
        <w:t xml:space="preserve"> [JS] i.e. the covenant</w:t>
      </w:r>
    </w:p>
  </w:footnote>
  <w:footnote w:id="549">
    <w:p w14:paraId="301BA381" w14:textId="3C68C9E1" w:rsidR="00BC0BB7" w:rsidRDefault="00BC0BB7" w:rsidP="00280E2D">
      <w:pPr>
        <w:pStyle w:val="footnote"/>
      </w:pPr>
      <w:r>
        <w:rPr>
          <w:rStyle w:val="FootnoteReference"/>
        </w:rPr>
        <w:footnoteRef/>
      </w:r>
      <w:r>
        <w:t xml:space="preserve"> [JS] or foreigners, resident aliens.</w:t>
      </w:r>
    </w:p>
  </w:footnote>
  <w:footnote w:id="550">
    <w:p w14:paraId="1DCE9038" w14:textId="77777777" w:rsidR="00BC0BB7" w:rsidRDefault="00BC0BB7"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1">
    <w:p w14:paraId="187F80A0" w14:textId="77777777" w:rsidR="00BC0BB7" w:rsidRDefault="00BC0BB7" w:rsidP="00C544D6">
      <w:pPr>
        <w:pStyle w:val="footnote"/>
      </w:pPr>
      <w:r>
        <w:rPr>
          <w:rStyle w:val="FootnoteReference"/>
        </w:rPr>
        <w:footnoteRef/>
      </w:r>
      <w:r>
        <w:t xml:space="preserve"> caterpillars: larva of the locust.</w:t>
      </w:r>
    </w:p>
  </w:footnote>
  <w:footnote w:id="552">
    <w:p w14:paraId="6E762A27" w14:textId="77777777" w:rsidR="00BC0BB7" w:rsidRDefault="00BC0BB7" w:rsidP="00C544D6">
      <w:pPr>
        <w:pStyle w:val="footnote"/>
      </w:pPr>
      <w:r>
        <w:rPr>
          <w:rStyle w:val="FootnoteReference"/>
        </w:rPr>
        <w:footnoteRef/>
      </w:r>
      <w:r>
        <w:t xml:space="preserve"> Ex. 16:12-15; Jn. 6:31-35.</w:t>
      </w:r>
    </w:p>
  </w:footnote>
  <w:footnote w:id="553">
    <w:p w14:paraId="49AE41C2" w14:textId="50246779" w:rsidR="00BC0BB7" w:rsidRDefault="00BC0BB7" w:rsidP="00E46516">
      <w:pPr>
        <w:pStyle w:val="footnote"/>
      </w:pPr>
      <w:r>
        <w:rPr>
          <w:rStyle w:val="FootnoteReference"/>
        </w:rPr>
        <w:footnoteRef/>
      </w:r>
      <w:r>
        <w:t xml:space="preserve"> [JS] or “promise”</w:t>
      </w:r>
    </w:p>
  </w:footnote>
  <w:footnote w:id="554">
    <w:p w14:paraId="463C0491" w14:textId="77777777" w:rsidR="00BC0BB7" w:rsidRDefault="00BC0BB7" w:rsidP="00C544D6">
      <w:pPr>
        <w:pStyle w:val="footnote"/>
      </w:pPr>
      <w:r>
        <w:rPr>
          <w:rStyle w:val="FootnoteReference"/>
        </w:rPr>
        <w:footnoteRef/>
      </w:r>
      <w:r>
        <w:t xml:space="preserve"> Gen. 15:14.</w:t>
      </w:r>
    </w:p>
  </w:footnote>
  <w:footnote w:id="555">
    <w:p w14:paraId="078805D2" w14:textId="5FA9820B" w:rsidR="00BC0BB7" w:rsidRDefault="00BC0BB7"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56">
    <w:p w14:paraId="6557E8C2" w14:textId="00E953DA" w:rsidR="00BC0BB7" w:rsidRDefault="00BC0BB7" w:rsidP="00854B91">
      <w:pPr>
        <w:pStyle w:val="footnote"/>
      </w:pPr>
      <w:r>
        <w:rPr>
          <w:rStyle w:val="FootnoteReference"/>
        </w:rPr>
        <w:footnoteRef/>
      </w:r>
      <w:r>
        <w:t xml:space="preserve"> [JS] or “give thanks to”. “Thankfully confess with praise”</w:t>
      </w:r>
    </w:p>
  </w:footnote>
  <w:footnote w:id="557">
    <w:p w14:paraId="08540649" w14:textId="77777777" w:rsidR="00BC0BB7" w:rsidRDefault="00BC0BB7" w:rsidP="00C544D6">
      <w:pPr>
        <w:pStyle w:val="footnote"/>
      </w:pPr>
      <w:r>
        <w:rPr>
          <w:rStyle w:val="FootnoteReference"/>
        </w:rPr>
        <w:footnoteRef/>
      </w:r>
      <w:r>
        <w:t xml:space="preserve"> mercy: </w:t>
      </w:r>
      <w:r w:rsidRPr="00B246C1">
        <w:rPr>
          <w:i/>
        </w:rPr>
        <w:t>or</w:t>
      </w:r>
      <w:r>
        <w:t xml:space="preserve"> love.</w:t>
      </w:r>
    </w:p>
  </w:footnote>
  <w:footnote w:id="558">
    <w:p w14:paraId="471071BF" w14:textId="61D7EC3C" w:rsidR="00BC0BB7" w:rsidRDefault="00BC0BB7" w:rsidP="00854B91">
      <w:pPr>
        <w:pStyle w:val="footnote"/>
      </w:pPr>
      <w:r>
        <w:rPr>
          <w:rStyle w:val="FootnoteReference"/>
        </w:rPr>
        <w:footnoteRef/>
      </w:r>
      <w:r>
        <w:t xml:space="preserve"> [JS] or “observe justice”</w:t>
      </w:r>
    </w:p>
  </w:footnote>
  <w:footnote w:id="559">
    <w:p w14:paraId="03E9E4DD" w14:textId="395B2D3C" w:rsidR="00BC0BB7" w:rsidRDefault="00BC0BB7" w:rsidP="00854B91">
      <w:pPr>
        <w:pStyle w:val="footnote"/>
      </w:pPr>
      <w:r>
        <w:rPr>
          <w:rStyle w:val="FootnoteReference"/>
        </w:rPr>
        <w:footnoteRef/>
      </w:r>
      <w:r>
        <w:t xml:space="preserve"> [JS] literally, “do”</w:t>
      </w:r>
    </w:p>
  </w:footnote>
  <w:footnote w:id="560">
    <w:p w14:paraId="5B7ACE2B" w14:textId="78E5BEF3" w:rsidR="00BC0BB7" w:rsidRDefault="00BC0BB7" w:rsidP="00854B91">
      <w:pPr>
        <w:pStyle w:val="footnote"/>
      </w:pPr>
      <w:r>
        <w:rPr>
          <w:rStyle w:val="FootnoteReference"/>
        </w:rPr>
        <w:footnoteRef/>
      </w:r>
      <w:r>
        <w:t xml:space="preserve"> [JS] or “because of the good will of Your people”</w:t>
      </w:r>
    </w:p>
  </w:footnote>
  <w:footnote w:id="561">
    <w:p w14:paraId="1A81CC74" w14:textId="6EC9F596" w:rsidR="00BC0BB7" w:rsidRDefault="00BC0BB7" w:rsidP="00C544D6">
      <w:pPr>
        <w:pStyle w:val="footnote"/>
      </w:pPr>
      <w:r>
        <w:rPr>
          <w:rStyle w:val="FootnoteReference"/>
        </w:rPr>
        <w:footnoteRef/>
      </w:r>
      <w:r>
        <w:t xml:space="preserve"> Cf. Mark 8:17-21; Matthew 16:9-12.</w:t>
      </w:r>
    </w:p>
  </w:footnote>
  <w:footnote w:id="562">
    <w:p w14:paraId="6D8403EE" w14:textId="7911CBB2" w:rsidR="00BC0BB7" w:rsidRDefault="00BC0BB7" w:rsidP="00FF4329">
      <w:pPr>
        <w:pStyle w:val="footnote"/>
      </w:pPr>
      <w:r>
        <w:rPr>
          <w:rStyle w:val="FootnoteReference"/>
        </w:rPr>
        <w:footnoteRef/>
      </w:r>
      <w:r>
        <w:t xml:space="preserve"> [JS] Fr. Lazarus has “will”</w:t>
      </w:r>
    </w:p>
  </w:footnote>
  <w:footnote w:id="563">
    <w:p w14:paraId="008D3EE2" w14:textId="77777777" w:rsidR="00BC0BB7" w:rsidRDefault="00BC0BB7" w:rsidP="00C544D6">
      <w:pPr>
        <w:pStyle w:val="footnote"/>
      </w:pPr>
      <w:r>
        <w:rPr>
          <w:rStyle w:val="FootnoteReference"/>
        </w:rPr>
        <w:footnoteRef/>
      </w:r>
      <w:r>
        <w:t xml:space="preserve"> Num. 11:34.</w:t>
      </w:r>
    </w:p>
  </w:footnote>
  <w:footnote w:id="564">
    <w:p w14:paraId="45B2152E" w14:textId="77777777" w:rsidR="00BC0BB7" w:rsidRDefault="00BC0BB7" w:rsidP="00C544D6">
      <w:pPr>
        <w:pStyle w:val="footnote"/>
      </w:pPr>
      <w:r>
        <w:rPr>
          <w:rStyle w:val="FootnoteReference"/>
        </w:rPr>
        <w:footnoteRef/>
      </w:r>
      <w:r>
        <w:t xml:space="preserve"> Num. 16:32.</w:t>
      </w:r>
    </w:p>
  </w:footnote>
  <w:footnote w:id="565">
    <w:p w14:paraId="4E447E07" w14:textId="714805BD" w:rsidR="00BC0BB7" w:rsidRDefault="00BC0BB7" w:rsidP="00FF4329">
      <w:pPr>
        <w:pStyle w:val="footnote"/>
      </w:pPr>
      <w:r>
        <w:rPr>
          <w:rStyle w:val="FootnoteReference"/>
        </w:rPr>
        <w:footnoteRef/>
      </w:r>
      <w:r>
        <w:t xml:space="preserve"> [JS] “did obeisance”. “bowed down to”.</w:t>
      </w:r>
    </w:p>
  </w:footnote>
  <w:footnote w:id="566">
    <w:p w14:paraId="74DDF551" w14:textId="7993EDFC" w:rsidR="00BC0BB7" w:rsidRDefault="00BC0BB7" w:rsidP="00FF4329">
      <w:pPr>
        <w:pStyle w:val="footnote"/>
      </w:pPr>
      <w:r>
        <w:rPr>
          <w:rStyle w:val="FootnoteReference"/>
        </w:rPr>
        <w:footnoteRef/>
      </w:r>
      <w:r>
        <w:t xml:space="preserve"> [JS] or fearful, terrible.</w:t>
      </w:r>
    </w:p>
  </w:footnote>
  <w:footnote w:id="567">
    <w:p w14:paraId="5BE35E93" w14:textId="77777777" w:rsidR="00BC0BB7" w:rsidRDefault="00BC0BB7" w:rsidP="00C544D6">
      <w:pPr>
        <w:pStyle w:val="footnote"/>
      </w:pPr>
      <w:r>
        <w:rPr>
          <w:rStyle w:val="FootnoteReference"/>
        </w:rPr>
        <w:footnoteRef/>
      </w:r>
      <w:r>
        <w:t xml:space="preserve"> children: </w:t>
      </w:r>
      <w:r w:rsidRPr="00B246C1">
        <w:rPr>
          <w:i/>
        </w:rPr>
        <w:t>lit</w:t>
      </w:r>
      <w:r>
        <w:t>. seed.</w:t>
      </w:r>
    </w:p>
  </w:footnote>
  <w:footnote w:id="568">
    <w:p w14:paraId="2898F4BB" w14:textId="7CD287CA" w:rsidR="00BC0BB7" w:rsidRDefault="00BC0BB7" w:rsidP="00335B68">
      <w:pPr>
        <w:pStyle w:val="footnote"/>
      </w:pPr>
      <w:r>
        <w:rPr>
          <w:rStyle w:val="FootnoteReference"/>
        </w:rPr>
        <w:footnoteRef/>
      </w:r>
      <w:r>
        <w:t xml:space="preserve"> [JS] or, “destruction”</w:t>
      </w:r>
    </w:p>
  </w:footnote>
  <w:footnote w:id="569">
    <w:p w14:paraId="6145EAB5" w14:textId="4C75086F" w:rsidR="00BC0BB7" w:rsidRDefault="00BC0BB7" w:rsidP="00335B68">
      <w:pPr>
        <w:pStyle w:val="footnote"/>
      </w:pPr>
      <w:r>
        <w:rPr>
          <w:rStyle w:val="FootnoteReference"/>
        </w:rPr>
        <w:footnoteRef/>
      </w:r>
      <w:r>
        <w:t xml:space="preserve"> [JS] or “the breach abated”</w:t>
      </w:r>
    </w:p>
  </w:footnote>
  <w:footnote w:id="570">
    <w:p w14:paraId="7BC84269" w14:textId="5FF802CF" w:rsidR="00BC0BB7" w:rsidRDefault="00BC0BB7" w:rsidP="00335B68">
      <w:pPr>
        <w:pStyle w:val="footnote"/>
      </w:pPr>
      <w:r>
        <w:rPr>
          <w:rStyle w:val="FootnoteReference"/>
        </w:rPr>
        <w:footnoteRef/>
      </w:r>
      <w:r>
        <w:t xml:space="preserve"> [JS] or “reckoned”</w:t>
      </w:r>
    </w:p>
  </w:footnote>
  <w:footnote w:id="571">
    <w:p w14:paraId="7C896B79" w14:textId="22421F6C" w:rsidR="00BC0BB7" w:rsidRDefault="00BC0BB7" w:rsidP="00335B68">
      <w:pPr>
        <w:pStyle w:val="footnote"/>
      </w:pPr>
      <w:r>
        <w:rPr>
          <w:rStyle w:val="FootnoteReference"/>
        </w:rPr>
        <w:footnoteRef/>
      </w:r>
      <w:r>
        <w:t xml:space="preserve"> [JS] literally “mingled” and “works”</w:t>
      </w:r>
    </w:p>
  </w:footnote>
  <w:footnote w:id="572">
    <w:p w14:paraId="642B0591" w14:textId="225C9085" w:rsidR="00BC0BB7" w:rsidRDefault="00BC0BB7" w:rsidP="00F208ED">
      <w:pPr>
        <w:pStyle w:val="footnote"/>
      </w:pPr>
      <w:r>
        <w:rPr>
          <w:rStyle w:val="FootnoteReference"/>
        </w:rPr>
        <w:footnoteRef/>
      </w:r>
      <w:r>
        <w:t xml:space="preserve"> [JS] or “give thanks to”, “thankfully confess with praise”</w:t>
      </w:r>
    </w:p>
  </w:footnote>
  <w:footnote w:id="573">
    <w:p w14:paraId="1D020CD0" w14:textId="190B32B1" w:rsidR="00BC0BB7" w:rsidRDefault="00BC0BB7" w:rsidP="00A87777">
      <w:pPr>
        <w:pStyle w:val="footnote"/>
      </w:pPr>
      <w:r>
        <w:rPr>
          <w:rStyle w:val="FootnoteReference"/>
        </w:rPr>
        <w:footnoteRef/>
      </w:r>
      <w:r>
        <w:t xml:space="preserve"> [JS] or “age to age”</w:t>
      </w:r>
    </w:p>
  </w:footnote>
  <w:footnote w:id="574">
    <w:p w14:paraId="0B2ABDB6" w14:textId="66F5B000" w:rsidR="00BC0BB7" w:rsidRDefault="00BC0BB7" w:rsidP="00F208ED">
      <w:pPr>
        <w:pStyle w:val="footnote"/>
      </w:pPr>
      <w:r>
        <w:rPr>
          <w:rStyle w:val="FootnoteReference"/>
        </w:rPr>
        <w:footnoteRef/>
      </w:r>
      <w:r>
        <w:t xml:space="preserve"> [JS] or “May it be! May it be” or “So be it! So be it!”</w:t>
      </w:r>
    </w:p>
  </w:footnote>
  <w:footnote w:id="575">
    <w:p w14:paraId="04C140F9" w14:textId="166D1F53" w:rsidR="00BC0BB7" w:rsidRDefault="00BC0BB7" w:rsidP="005843FD">
      <w:pPr>
        <w:pStyle w:val="footnote"/>
      </w:pPr>
      <w:r>
        <w:rPr>
          <w:rStyle w:val="FootnoteReference"/>
        </w:rPr>
        <w:footnoteRef/>
      </w:r>
      <w:r>
        <w:t xml:space="preserve"> [JS] or “give thanks to”, “thankfully confess with praise”</w:t>
      </w:r>
    </w:p>
  </w:footnote>
  <w:footnote w:id="576">
    <w:p w14:paraId="338DEC03" w14:textId="41CA3C59" w:rsidR="00BC0BB7" w:rsidRDefault="00BC0BB7" w:rsidP="005843FD">
      <w:pPr>
        <w:pStyle w:val="footnote"/>
      </w:pPr>
      <w:r>
        <w:rPr>
          <w:rStyle w:val="FootnoteReference"/>
        </w:rPr>
        <w:footnoteRef/>
      </w:r>
      <w:r>
        <w:t xml:space="preserve"> [JS] NETS and Fr. Lazarus have “sea” in place of “south”</w:t>
      </w:r>
    </w:p>
  </w:footnote>
  <w:footnote w:id="577">
    <w:p w14:paraId="6197905E" w14:textId="37F1FE6C" w:rsidR="00BC0BB7" w:rsidRDefault="00BC0BB7" w:rsidP="005843FD">
      <w:pPr>
        <w:pStyle w:val="footnote"/>
      </w:pPr>
      <w:r>
        <w:rPr>
          <w:rStyle w:val="FootnoteReference"/>
        </w:rPr>
        <w:footnoteRef/>
      </w:r>
      <w:r>
        <w:t xml:space="preserve"> [JS] or “praise and thank”, “thankfully confess with praise”</w:t>
      </w:r>
    </w:p>
  </w:footnote>
  <w:footnote w:id="578">
    <w:p w14:paraId="2927C9DC" w14:textId="30BA0C90" w:rsidR="00BC0BB7" w:rsidRDefault="00BC0BB7" w:rsidP="008B5FD0">
      <w:pPr>
        <w:pStyle w:val="footnote"/>
      </w:pPr>
      <w:r>
        <w:rPr>
          <w:rStyle w:val="FootnoteReference"/>
        </w:rPr>
        <w:footnoteRef/>
      </w:r>
      <w:r>
        <w:t xml:space="preserve"> [JS] or “praise and thank”, “thankfully confess with praise.”</w:t>
      </w:r>
    </w:p>
  </w:footnote>
  <w:footnote w:id="579">
    <w:p w14:paraId="6B4B3E8B" w14:textId="1A47DD82" w:rsidR="00BC0BB7" w:rsidRDefault="00BC0BB7" w:rsidP="005D0282">
      <w:pPr>
        <w:pStyle w:val="footnote"/>
      </w:pPr>
      <w:r>
        <w:rPr>
          <w:rStyle w:val="FootnoteReference"/>
        </w:rPr>
        <w:footnoteRef/>
      </w:r>
      <w:r>
        <w:t xml:space="preserve"> [JS] or “He helped them out of the way of their iniquity”</w:t>
      </w:r>
    </w:p>
  </w:footnote>
  <w:footnote w:id="580">
    <w:p w14:paraId="3CB0230A" w14:textId="77777777" w:rsidR="00BC0BB7" w:rsidRDefault="00BC0BB7"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1">
    <w:p w14:paraId="4C3C4DC6" w14:textId="4D9A8A9A" w:rsidR="00BC0BB7" w:rsidRDefault="00BC0BB7" w:rsidP="008B5FD0">
      <w:pPr>
        <w:pStyle w:val="footnote"/>
      </w:pPr>
      <w:r>
        <w:rPr>
          <w:rStyle w:val="FootnoteReference"/>
        </w:rPr>
        <w:footnoteRef/>
      </w:r>
      <w:r>
        <w:t xml:space="preserve"> [JS] or “praise and thank”, “thankfully confess with praise”</w:t>
      </w:r>
    </w:p>
  </w:footnote>
  <w:footnote w:id="582">
    <w:p w14:paraId="678ED315" w14:textId="00F5D3AB" w:rsidR="00BC0BB7" w:rsidRDefault="00BC0BB7" w:rsidP="0048178C">
      <w:pPr>
        <w:pStyle w:val="footnote"/>
      </w:pPr>
      <w:r>
        <w:rPr>
          <w:rStyle w:val="FootnoteReference"/>
        </w:rPr>
        <w:footnoteRef/>
      </w:r>
      <w:r>
        <w:t xml:space="preserve"> [JS] Fr. Lazarus has “all their skill was scuttled.”</w:t>
      </w:r>
    </w:p>
  </w:footnote>
  <w:footnote w:id="583">
    <w:p w14:paraId="34CCA381" w14:textId="4D43FBED" w:rsidR="00BC0BB7" w:rsidRDefault="00BC0BB7" w:rsidP="0048178C">
      <w:pPr>
        <w:pStyle w:val="footnote"/>
      </w:pPr>
      <w:r>
        <w:rPr>
          <w:rStyle w:val="FootnoteReference"/>
        </w:rPr>
        <w:footnoteRef/>
      </w:r>
      <w:r>
        <w:t xml:space="preserve"> [JS] or “praise and thank”, “thankfully confess with praise”</w:t>
      </w:r>
    </w:p>
  </w:footnote>
  <w:footnote w:id="584">
    <w:p w14:paraId="4C3D1737" w14:textId="77777777" w:rsidR="00BC0BB7" w:rsidRDefault="00BC0BB7" w:rsidP="00C544D6">
      <w:pPr>
        <w:pStyle w:val="footnote"/>
      </w:pPr>
      <w:r>
        <w:rPr>
          <w:rStyle w:val="FootnoteReference"/>
        </w:rPr>
        <w:footnoteRef/>
      </w:r>
      <w:r>
        <w:t xml:space="preserve"> ‘mercies of the Lord’: </w:t>
      </w:r>
      <w:r w:rsidRPr="00B246C1">
        <w:rPr>
          <w:i/>
        </w:rPr>
        <w:t>or</w:t>
      </w:r>
      <w:r>
        <w:t>, the Lord’s love.</w:t>
      </w:r>
    </w:p>
  </w:footnote>
  <w:footnote w:id="585">
    <w:p w14:paraId="0ED7A10C" w14:textId="45E3CDC2" w:rsidR="00BC0BB7" w:rsidRDefault="00BC0BB7" w:rsidP="00F56D7A">
      <w:pPr>
        <w:pStyle w:val="footnote"/>
      </w:pPr>
      <w:r>
        <w:rPr>
          <w:rStyle w:val="FootnoteReference"/>
        </w:rPr>
        <w:footnoteRef/>
      </w:r>
      <w:r>
        <w:t xml:space="preserve"> [JS] NETS has, “make music”, OSB, “give praise”</w:t>
      </w:r>
    </w:p>
  </w:footnote>
  <w:footnote w:id="586">
    <w:p w14:paraId="004CF885" w14:textId="714969FE" w:rsidR="00BC0BB7" w:rsidRDefault="00BC0BB7" w:rsidP="00F56D7A">
      <w:pPr>
        <w:pStyle w:val="footnote"/>
      </w:pPr>
      <w:r>
        <w:rPr>
          <w:rStyle w:val="FootnoteReference"/>
        </w:rPr>
        <w:footnoteRef/>
      </w:r>
      <w:r>
        <w:t xml:space="preserve"> [JS] “thankfully confess You with praise”</w:t>
      </w:r>
    </w:p>
  </w:footnote>
  <w:footnote w:id="587">
    <w:p w14:paraId="5EB077FD" w14:textId="77777777" w:rsidR="00BC0BB7" w:rsidRDefault="00BC0BB7" w:rsidP="00C544D6">
      <w:pPr>
        <w:pStyle w:val="footnote"/>
      </w:pPr>
      <w:r>
        <w:rPr>
          <w:rStyle w:val="FootnoteReference"/>
        </w:rPr>
        <w:footnoteRef/>
      </w:r>
      <w:r>
        <w:t xml:space="preserve"> The first 6 verses of this Psalm are almost identical with Psalm 56:8-12, and the rest only differ in 3 words from 59:7-14.</w:t>
      </w:r>
    </w:p>
  </w:footnote>
  <w:footnote w:id="588">
    <w:p w14:paraId="56236551" w14:textId="3FD3F8AE" w:rsidR="00BC0BB7" w:rsidRDefault="00BC0BB7" w:rsidP="00F56D7A">
      <w:pPr>
        <w:pStyle w:val="footnote"/>
      </w:pPr>
      <w:r>
        <w:rPr>
          <w:rStyle w:val="FootnoteReference"/>
        </w:rPr>
        <w:footnoteRef/>
      </w:r>
      <w:r>
        <w:t xml:space="preserve"> [JS] “holy place.”</w:t>
      </w:r>
    </w:p>
  </w:footnote>
  <w:footnote w:id="589">
    <w:p w14:paraId="32F80B0A" w14:textId="77777777" w:rsidR="00BC0BB7" w:rsidRDefault="00BC0BB7" w:rsidP="00C544D6">
      <w:pPr>
        <w:pStyle w:val="footnote"/>
      </w:pPr>
      <w:r>
        <w:rPr>
          <w:rStyle w:val="FootnoteReference"/>
        </w:rPr>
        <w:footnoteRef/>
      </w:r>
      <w:r>
        <w:t xml:space="preserve"> See Psalm 59:10 and footnote.</w:t>
      </w:r>
    </w:p>
  </w:footnote>
  <w:footnote w:id="590">
    <w:p w14:paraId="70CC4836" w14:textId="77777777" w:rsidR="00BC0BB7" w:rsidRDefault="00BC0BB7"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1">
    <w:p w14:paraId="38EEC6DA" w14:textId="0ACCF4C3" w:rsidR="00BC0BB7" w:rsidRDefault="00BC0BB7" w:rsidP="00814FC4">
      <w:pPr>
        <w:pStyle w:val="footnote"/>
      </w:pPr>
      <w:r>
        <w:rPr>
          <w:rStyle w:val="FootnoteReference"/>
        </w:rPr>
        <w:footnoteRef/>
      </w:r>
      <w:r>
        <w:t xml:space="preserve"> [JS] or “lawlessness”</w:t>
      </w:r>
    </w:p>
  </w:footnote>
  <w:footnote w:id="592">
    <w:p w14:paraId="67FB27B1" w14:textId="3F7103C4" w:rsidR="00BC0BB7" w:rsidRDefault="00BC0BB7" w:rsidP="00C544D6">
      <w:pPr>
        <w:pStyle w:val="footnote"/>
      </w:pPr>
      <w:r>
        <w:rPr>
          <w:rStyle w:val="FootnoteReference"/>
        </w:rPr>
        <w:footnoteRef/>
      </w:r>
      <w:r>
        <w:t xml:space="preserve"> Cf. Num. 5:22.</w:t>
      </w:r>
    </w:p>
  </w:footnote>
  <w:footnote w:id="593">
    <w:p w14:paraId="292E96AE" w14:textId="77777777" w:rsidR="00BC0BB7" w:rsidRDefault="00BC0BB7" w:rsidP="00C544D6">
      <w:pPr>
        <w:pStyle w:val="footnote"/>
      </w:pPr>
      <w:r>
        <w:rPr>
          <w:rStyle w:val="FootnoteReference"/>
        </w:rPr>
        <w:footnoteRef/>
      </w:r>
      <w:r>
        <w:t xml:space="preserve"> Mt. 27:39.</w:t>
      </w:r>
    </w:p>
  </w:footnote>
  <w:footnote w:id="594">
    <w:p w14:paraId="151268C5" w14:textId="656FFD88" w:rsidR="00BC0BB7" w:rsidRDefault="00BC0BB7" w:rsidP="003A31BD">
      <w:pPr>
        <w:pStyle w:val="footnote"/>
      </w:pPr>
      <w:r>
        <w:rPr>
          <w:rStyle w:val="FootnoteReference"/>
        </w:rPr>
        <w:footnoteRef/>
      </w:r>
      <w:r>
        <w:t xml:space="preserve"> [JS] or “give thanks to”. “thankfully confess with praise”</w:t>
      </w:r>
    </w:p>
  </w:footnote>
  <w:footnote w:id="595">
    <w:p w14:paraId="7B5761D5" w14:textId="1159D032" w:rsidR="00BC0BB7" w:rsidRDefault="00BC0BB7"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596">
    <w:p w14:paraId="6251134D" w14:textId="77777777" w:rsidR="00BC0BB7" w:rsidRDefault="00BC0BB7" w:rsidP="00C544D6">
      <w:pPr>
        <w:pStyle w:val="footnote"/>
      </w:pPr>
      <w:r>
        <w:rPr>
          <w:rStyle w:val="FootnoteReference"/>
        </w:rPr>
        <w:footnoteRef/>
      </w:r>
      <w:r>
        <w:t xml:space="preserve"> The power of the Gospel, the power of the Cross, which is the power of the Holy Spirit given at Pentecost (St. Athanasius).</w:t>
      </w:r>
    </w:p>
  </w:footnote>
  <w:footnote w:id="597">
    <w:p w14:paraId="09E5E6C1" w14:textId="13B68B37" w:rsidR="00BC0BB7" w:rsidRDefault="00BC0BB7" w:rsidP="00AB05E1">
      <w:pPr>
        <w:pStyle w:val="footnote"/>
      </w:pPr>
      <w:r>
        <w:rPr>
          <w:rStyle w:val="FootnoteReference"/>
        </w:rPr>
        <w:footnoteRef/>
      </w:r>
      <w:r>
        <w:t xml:space="preserve"> [JS] “with You is the dominion/rule in the day of Your power”</w:t>
      </w:r>
    </w:p>
  </w:footnote>
  <w:footnote w:id="598">
    <w:p w14:paraId="5B5E529A" w14:textId="5149157C" w:rsidR="00BC0BB7" w:rsidRDefault="00BC0BB7" w:rsidP="00C544D6">
      <w:pPr>
        <w:pStyle w:val="footnote"/>
      </w:pPr>
      <w:r>
        <w:rPr>
          <w:rStyle w:val="FootnoteReference"/>
        </w:rPr>
        <w:footnoteRef/>
      </w:r>
      <w:r>
        <w:t xml:space="preserve"> Cf. 1 Cor. 15:41-43.</w:t>
      </w:r>
    </w:p>
  </w:footnote>
  <w:footnote w:id="599">
    <w:p w14:paraId="58BF3DF2" w14:textId="33BF2504" w:rsidR="00BC0BB7" w:rsidRDefault="00BC0BB7" w:rsidP="00AB05E1">
      <w:pPr>
        <w:pStyle w:val="footnote"/>
      </w:pPr>
      <w:r>
        <w:rPr>
          <w:rStyle w:val="FootnoteReference"/>
        </w:rPr>
        <w:footnoteRef/>
      </w:r>
      <w:r>
        <w:t xml:space="preserve"> [JS] literally “morning star”</w:t>
      </w:r>
    </w:p>
  </w:footnote>
  <w:footnote w:id="600">
    <w:p w14:paraId="4C93D1C9" w14:textId="77777777" w:rsidR="00BC0BB7" w:rsidRDefault="00BC0BB7"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1">
    <w:p w14:paraId="1E1E10F2" w14:textId="52211208" w:rsidR="00BC0BB7" w:rsidRDefault="00BC0BB7" w:rsidP="00AB05E1">
      <w:pPr>
        <w:pStyle w:val="footnote"/>
      </w:pPr>
      <w:r>
        <w:rPr>
          <w:rStyle w:val="FootnoteReference"/>
        </w:rPr>
        <w:footnoteRef/>
      </w:r>
      <w:r>
        <w:t xml:space="preserve"> [JS] Fr. Lazarus renders “repent” as “change His mind”</w:t>
      </w:r>
    </w:p>
  </w:footnote>
  <w:footnote w:id="602">
    <w:p w14:paraId="5DE3DED0" w14:textId="77777777" w:rsidR="00BC0BB7" w:rsidRDefault="00BC0BB7" w:rsidP="00C544D6">
      <w:pPr>
        <w:pStyle w:val="footnote"/>
      </w:pPr>
      <w:r>
        <w:rPr>
          <w:rStyle w:val="FootnoteReference"/>
        </w:rPr>
        <w:footnoteRef/>
      </w:r>
      <w:r>
        <w:t xml:space="preserve"> Heb. 7:21.</w:t>
      </w:r>
    </w:p>
  </w:footnote>
  <w:footnote w:id="603">
    <w:p w14:paraId="09E7C6C1" w14:textId="5A2E3633" w:rsidR="00BC0BB7" w:rsidRDefault="00BC0BB7"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4">
    <w:p w14:paraId="5F67B7A9" w14:textId="253D54A9" w:rsidR="00BC0BB7" w:rsidRDefault="00BC0BB7" w:rsidP="003C200D">
      <w:pPr>
        <w:pStyle w:val="footnote"/>
      </w:pPr>
      <w:r>
        <w:rPr>
          <w:rStyle w:val="FootnoteReference"/>
        </w:rPr>
        <w:footnoteRef/>
      </w:r>
      <w:r>
        <w:t xml:space="preserve"> [JS] or “give thanks,” or “thankfully confess with praise”</w:t>
      </w:r>
    </w:p>
  </w:footnote>
  <w:footnote w:id="605">
    <w:p w14:paraId="71D97FF3" w14:textId="5ADB40B3" w:rsidR="00BC0BB7" w:rsidRDefault="00BC0BB7" w:rsidP="00680987">
      <w:pPr>
        <w:pStyle w:val="footnote"/>
      </w:pPr>
      <w:r>
        <w:rPr>
          <w:rStyle w:val="FootnoteReference"/>
        </w:rPr>
        <w:footnoteRef/>
      </w:r>
      <w:r>
        <w:t xml:space="preserve"> [JS] or “assembly”</w:t>
      </w:r>
    </w:p>
  </w:footnote>
  <w:footnote w:id="606">
    <w:p w14:paraId="794D19AF" w14:textId="3FB23375" w:rsidR="00BC0BB7" w:rsidRDefault="00BC0BB7" w:rsidP="00680987">
      <w:pPr>
        <w:pStyle w:val="footnote"/>
      </w:pPr>
      <w:r>
        <w:rPr>
          <w:rStyle w:val="FootnoteReference"/>
        </w:rPr>
        <w:footnoteRef/>
      </w:r>
      <w:r>
        <w:t xml:space="preserve"> [JS] or “sought out in all things according to His will.”</w:t>
      </w:r>
    </w:p>
  </w:footnote>
  <w:footnote w:id="607">
    <w:p w14:paraId="20B5E251" w14:textId="0958B144" w:rsidR="00BC0BB7" w:rsidRDefault="00BC0BB7" w:rsidP="003C200D">
      <w:pPr>
        <w:pStyle w:val="footnote"/>
      </w:pPr>
      <w:r>
        <w:rPr>
          <w:rStyle w:val="FootnoteReference"/>
        </w:rPr>
        <w:footnoteRef/>
      </w:r>
      <w:r>
        <w:t xml:space="preserve"> [JS] or “thanksgiving,” or “thankful confession with praise”</w:t>
      </w:r>
    </w:p>
  </w:footnote>
  <w:footnote w:id="608">
    <w:p w14:paraId="1BC090E3" w14:textId="77777777" w:rsidR="00BC0BB7" w:rsidRDefault="00BC0BB7"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09">
    <w:p w14:paraId="458325D6" w14:textId="77777777" w:rsidR="00BC0BB7" w:rsidRDefault="00BC0BB7" w:rsidP="00C544D6">
      <w:pPr>
        <w:pStyle w:val="footnote"/>
      </w:pPr>
      <w:r>
        <w:rPr>
          <w:rStyle w:val="FootnoteReference"/>
        </w:rPr>
        <w:footnoteRef/>
      </w:r>
      <w:r>
        <w:t xml:space="preserve"> Gen. 6:18; 9:9f; 15; 17; Ex. 19:5; Mk. 14:24; Lk. 22:20,29,30.</w:t>
      </w:r>
    </w:p>
  </w:footnote>
  <w:footnote w:id="610">
    <w:p w14:paraId="37902716" w14:textId="6DF49123" w:rsidR="00BC0BB7" w:rsidRDefault="00BC0BB7" w:rsidP="001F0BA8">
      <w:pPr>
        <w:pStyle w:val="footnote"/>
      </w:pPr>
      <w:r>
        <w:rPr>
          <w:rStyle w:val="FootnoteReference"/>
        </w:rPr>
        <w:footnoteRef/>
      </w:r>
      <w:r>
        <w:t xml:space="preserve"> [JS] or “awesome”, “terrible”</w:t>
      </w:r>
    </w:p>
  </w:footnote>
  <w:footnote w:id="611">
    <w:p w14:paraId="534F669F" w14:textId="77777777" w:rsidR="00BC0BB7" w:rsidRDefault="00BC0BB7"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2">
    <w:p w14:paraId="2820C079" w14:textId="019C661F" w:rsidR="00BC0BB7" w:rsidRDefault="00BC0BB7" w:rsidP="00C544D6">
      <w:pPr>
        <w:pStyle w:val="footnote"/>
      </w:pPr>
      <w:r>
        <w:rPr>
          <w:rStyle w:val="FootnoteReference"/>
        </w:rPr>
        <w:footnoteRef/>
      </w:r>
      <w:r>
        <w:t xml:space="preserve"> To cultivate this fear is to practice living in the presence of God, which is the height of wisdom and understanding.</w:t>
      </w:r>
    </w:p>
  </w:footnote>
  <w:footnote w:id="613">
    <w:p w14:paraId="4EC2A81B" w14:textId="24C25CFD" w:rsidR="00BC0BB7" w:rsidRDefault="00BC0BB7" w:rsidP="009717D4">
      <w:pPr>
        <w:pStyle w:val="footnote"/>
      </w:pPr>
      <w:r>
        <w:rPr>
          <w:rStyle w:val="FootnoteReference"/>
        </w:rPr>
        <w:footnoteRef/>
      </w:r>
      <w:r>
        <w:t xml:space="preserve"> [JS] or “endures forever and ever”</w:t>
      </w:r>
    </w:p>
  </w:footnote>
  <w:footnote w:id="614">
    <w:p w14:paraId="6ED31546" w14:textId="32850D5D" w:rsidR="00BC0BB7" w:rsidRDefault="00BC0BB7" w:rsidP="00081087">
      <w:pPr>
        <w:pStyle w:val="footnote"/>
      </w:pPr>
      <w:r>
        <w:rPr>
          <w:rStyle w:val="FootnoteReference"/>
        </w:rPr>
        <w:footnoteRef/>
      </w:r>
      <w:r>
        <w:t xml:space="preserve"> [JS] or “dawned”</w:t>
      </w:r>
    </w:p>
  </w:footnote>
  <w:footnote w:id="615">
    <w:p w14:paraId="56F05B01" w14:textId="70E648CE" w:rsidR="00BC0BB7" w:rsidRDefault="00BC0BB7" w:rsidP="00081087">
      <w:pPr>
        <w:pStyle w:val="footnote"/>
      </w:pPr>
      <w:r>
        <w:rPr>
          <w:rStyle w:val="FootnoteReference"/>
        </w:rPr>
        <w:footnoteRef/>
      </w:r>
      <w:r>
        <w:t xml:space="preserve"> [JS] NETS interprets this as “He scattered [His enemies]”</w:t>
      </w:r>
    </w:p>
  </w:footnote>
  <w:footnote w:id="616">
    <w:p w14:paraId="246FBDEA" w14:textId="2D78AE51" w:rsidR="00BC0BB7" w:rsidRDefault="00BC0BB7" w:rsidP="00081087">
      <w:pPr>
        <w:pStyle w:val="footnote"/>
      </w:pPr>
      <w:r>
        <w:rPr>
          <w:rStyle w:val="FootnoteReference"/>
        </w:rPr>
        <w:footnoteRef/>
      </w:r>
      <w:r>
        <w:t xml:space="preserve"> [JS] or “contines forever and ever”</w:t>
      </w:r>
    </w:p>
  </w:footnote>
  <w:footnote w:id="617">
    <w:p w14:paraId="58019E44" w14:textId="02459B25" w:rsidR="00BC0BB7" w:rsidRDefault="00BC0BB7" w:rsidP="00081087">
      <w:pPr>
        <w:pStyle w:val="footnote"/>
      </w:pPr>
      <w:r>
        <w:rPr>
          <w:rStyle w:val="FootnoteReference"/>
        </w:rPr>
        <w:footnoteRef/>
      </w:r>
      <w:r>
        <w:t xml:space="preserve"> [JS] or “he will be raised to power and glory.”</w:t>
      </w:r>
    </w:p>
  </w:footnote>
  <w:footnote w:id="618">
    <w:p w14:paraId="0B84AC37" w14:textId="74BB2C6D" w:rsidR="00BC0BB7" w:rsidRDefault="00BC0BB7" w:rsidP="00C544D6">
      <w:pPr>
        <w:pStyle w:val="footnote"/>
      </w:pPr>
      <w:r>
        <w:rPr>
          <w:rStyle w:val="FootnoteReference"/>
        </w:rPr>
        <w:footnoteRef/>
      </w:r>
      <w:r>
        <w:t xml:space="preserve"> ‘The world is passing away, and the desire for it; but anyone who does the will of God lives forever’ (1 Jn. 2:17).</w:t>
      </w:r>
    </w:p>
  </w:footnote>
  <w:footnote w:id="619">
    <w:p w14:paraId="7BCF6DAD" w14:textId="145C36D2" w:rsidR="00BC0BB7" w:rsidRDefault="00BC0BB7"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0">
    <w:p w14:paraId="5B7D718A" w14:textId="55E58CE6" w:rsidR="00BC0BB7" w:rsidRDefault="00BC0BB7" w:rsidP="00694704">
      <w:pPr>
        <w:pStyle w:val="footnote"/>
      </w:pPr>
      <w:r>
        <w:rPr>
          <w:rStyle w:val="FootnoteReference"/>
        </w:rPr>
        <w:footnoteRef/>
      </w:r>
      <w:r>
        <w:t xml:space="preserve"> [JS] all others have “servants”, but Fr. Athanasius from the Coptic has “children”, which Fr. Lazarus has as well.</w:t>
      </w:r>
    </w:p>
  </w:footnote>
  <w:footnote w:id="621">
    <w:p w14:paraId="5FAF92C9" w14:textId="77777777" w:rsidR="00BC0BB7" w:rsidRDefault="00BC0BB7" w:rsidP="00C544D6">
      <w:pPr>
        <w:pStyle w:val="footnote"/>
      </w:pPr>
      <w:r>
        <w:rPr>
          <w:rStyle w:val="FootnoteReference"/>
        </w:rPr>
        <w:footnoteRef/>
      </w:r>
      <w:r>
        <w:t xml:space="preserve"> Ex. 19:6; 29:43-46; Deut. 27:9; Is. 63:18,19; Jer. 2:3; 2 Cor. 6:16.</w:t>
      </w:r>
    </w:p>
  </w:footnote>
  <w:footnote w:id="622">
    <w:p w14:paraId="6D9F1C7B" w14:textId="0AA2BDBF" w:rsidR="00BC0BB7" w:rsidRDefault="00BC0BB7"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3">
    <w:p w14:paraId="0C14975E" w14:textId="016BE0A8" w:rsidR="00BC0BB7" w:rsidRDefault="00BC0BB7" w:rsidP="00C544D6">
      <w:pPr>
        <w:pStyle w:val="footnote"/>
      </w:pPr>
      <w:r>
        <w:rPr>
          <w:rStyle w:val="FootnoteReference"/>
        </w:rPr>
        <w:footnoteRef/>
      </w:r>
      <w:r>
        <w:t xml:space="preserve"> Earth rocked and rolled in travail at the birth of a nation (cf. Jn. 16:20-22).</w:t>
      </w:r>
    </w:p>
  </w:footnote>
  <w:footnote w:id="624">
    <w:p w14:paraId="57A4E776" w14:textId="40FC4D7E" w:rsidR="00BC0BB7" w:rsidRDefault="00BC0BB7" w:rsidP="004446FE">
      <w:pPr>
        <w:pStyle w:val="footnote"/>
      </w:pPr>
      <w:r>
        <w:rPr>
          <w:rStyle w:val="FootnoteReference"/>
        </w:rPr>
        <w:footnoteRef/>
      </w:r>
      <w:r>
        <w:t xml:space="preserve"> [JS] or “presence”</w:t>
      </w:r>
    </w:p>
  </w:footnote>
  <w:footnote w:id="625">
    <w:p w14:paraId="0CFFAE38" w14:textId="5E3C02BC" w:rsidR="00BC0BB7" w:rsidRDefault="00BC0BB7" w:rsidP="00C544D6">
      <w:pPr>
        <w:pStyle w:val="footnote"/>
      </w:pPr>
      <w:r>
        <w:rPr>
          <w:rStyle w:val="FootnoteReference"/>
        </w:rPr>
        <w:footnoteRef/>
      </w:r>
      <w:r>
        <w:t xml:space="preserve"> Cf. John 1:18; 3:13; Wisdom 18:16.</w:t>
      </w:r>
    </w:p>
  </w:footnote>
  <w:footnote w:id="626">
    <w:p w14:paraId="47CB4F3E" w14:textId="77777777" w:rsidR="00BC0BB7" w:rsidRDefault="00BC0BB7"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27">
    <w:p w14:paraId="30F48768" w14:textId="75F7FA85" w:rsidR="00BC0BB7" w:rsidRDefault="00BC0BB7" w:rsidP="00BD138C">
      <w:pPr>
        <w:pStyle w:val="footnote"/>
      </w:pPr>
      <w:r>
        <w:rPr>
          <w:rStyle w:val="FootnoteReference"/>
        </w:rPr>
        <w:footnoteRef/>
      </w:r>
      <w:r>
        <w:t xml:space="preserve"> [JS] or “from now and forevermore.”</w:t>
      </w:r>
    </w:p>
  </w:footnote>
  <w:footnote w:id="628">
    <w:p w14:paraId="5DABE081" w14:textId="210E3418" w:rsidR="00BC0BB7" w:rsidRDefault="00BC0BB7"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29">
    <w:p w14:paraId="4FB65011" w14:textId="5A457A03" w:rsidR="00BC0BB7" w:rsidRDefault="00BC0BB7" w:rsidP="00D27B1F">
      <w:pPr>
        <w:pStyle w:val="footnote"/>
      </w:pPr>
      <w:r>
        <w:rPr>
          <w:rStyle w:val="FootnoteReference"/>
        </w:rPr>
        <w:footnoteRef/>
      </w:r>
      <w:r>
        <w:t xml:space="preserve"> [JS] or “cry”</w:t>
      </w:r>
    </w:p>
  </w:footnote>
  <w:footnote w:id="630">
    <w:p w14:paraId="181149B5" w14:textId="32524C88" w:rsidR="00BC0BB7" w:rsidRDefault="00BC0BB7" w:rsidP="00D27B1F">
      <w:pPr>
        <w:pStyle w:val="footnote"/>
      </w:pPr>
      <w:r>
        <w:rPr>
          <w:rStyle w:val="FootnoteReference"/>
        </w:rPr>
        <w:footnoteRef/>
      </w:r>
      <w:r>
        <w:t xml:space="preserve"> [JS] or “rescue”, i.e. “O Lord, rescue me!”</w:t>
      </w:r>
    </w:p>
  </w:footnote>
  <w:footnote w:id="631">
    <w:p w14:paraId="25D08CAE" w14:textId="420582EC" w:rsidR="00BC0BB7" w:rsidRDefault="00BC0BB7" w:rsidP="00C544D6">
      <w:pPr>
        <w:pStyle w:val="footnote"/>
      </w:pPr>
      <w:r>
        <w:rPr>
          <w:rStyle w:val="FootnoteReference"/>
        </w:rPr>
        <w:footnoteRef/>
      </w:r>
      <w:r>
        <w:t xml:space="preserve"> cf. Heb. 4:10; Phil. 2:12; Mt. 11:28,29; Jer. 6:16.</w:t>
      </w:r>
    </w:p>
  </w:footnote>
  <w:footnote w:id="632">
    <w:p w14:paraId="05F0C10B" w14:textId="6BC266D9" w:rsidR="00BC0BB7" w:rsidRDefault="00BC0BB7" w:rsidP="0099246B">
      <w:pPr>
        <w:pStyle w:val="footnote"/>
      </w:pPr>
      <w:r>
        <w:rPr>
          <w:rStyle w:val="FootnoteReference"/>
        </w:rPr>
        <w:footnoteRef/>
      </w:r>
      <w:r>
        <w:t xml:space="preserve"> [JS] Fr. Lazarus has, “I will live to please the Lord”</w:t>
      </w:r>
    </w:p>
  </w:footnote>
  <w:footnote w:id="633">
    <w:p w14:paraId="4CB1C48E" w14:textId="77777777" w:rsidR="00BC0BB7" w:rsidRDefault="00BC0BB7" w:rsidP="00C544D6">
      <w:pPr>
        <w:pStyle w:val="footnote"/>
      </w:pPr>
      <w:r>
        <w:rPr>
          <w:rStyle w:val="FootnoteReference"/>
        </w:rPr>
        <w:footnoteRef/>
      </w:r>
      <w:r>
        <w:t xml:space="preserve"> 2 Cor. 4:13.</w:t>
      </w:r>
    </w:p>
  </w:footnote>
  <w:footnote w:id="634">
    <w:p w14:paraId="3BB26747" w14:textId="6DF70EDA" w:rsidR="00BC0BB7" w:rsidRDefault="00BC0BB7" w:rsidP="00040C56">
      <w:pPr>
        <w:pStyle w:val="footnote"/>
      </w:pPr>
      <w:r>
        <w:rPr>
          <w:rStyle w:val="FootnoteReference"/>
        </w:rPr>
        <w:footnoteRef/>
      </w:r>
      <w:r>
        <w:t xml:space="preserve"> [JS] or “brought very low”</w:t>
      </w:r>
    </w:p>
  </w:footnote>
  <w:footnote w:id="635">
    <w:p w14:paraId="14C69153" w14:textId="7E1050DE" w:rsidR="00BC0BB7" w:rsidRDefault="00BC0BB7" w:rsidP="00B403A1">
      <w:pPr>
        <w:pStyle w:val="footnote"/>
      </w:pPr>
      <w:r>
        <w:rPr>
          <w:rStyle w:val="FootnoteReference"/>
        </w:rPr>
        <w:footnoteRef/>
      </w:r>
      <w:r>
        <w:t xml:space="preserve"> [JS] OSB has, “ecstasy,” Fr. Lazarus has “madness,” Brenton has “amazement.”</w:t>
      </w:r>
    </w:p>
  </w:footnote>
  <w:footnote w:id="636">
    <w:p w14:paraId="01F55DAD" w14:textId="6E588482" w:rsidR="00BC0BB7" w:rsidRDefault="00BC0BB7" w:rsidP="00B403A1">
      <w:pPr>
        <w:pStyle w:val="footnote"/>
      </w:pPr>
      <w:r>
        <w:rPr>
          <w:rStyle w:val="FootnoteReference"/>
        </w:rPr>
        <w:footnoteRef/>
      </w:r>
      <w:r>
        <w:t xml:space="preserve"> [JS] NETS and OSB omit vs. 5.</w:t>
      </w:r>
    </w:p>
  </w:footnote>
  <w:footnote w:id="637">
    <w:p w14:paraId="0273528E" w14:textId="77777777" w:rsidR="00BC0BB7" w:rsidRDefault="00BC0BB7" w:rsidP="00F01C0B">
      <w:pPr>
        <w:pStyle w:val="footnote"/>
      </w:pPr>
      <w:r>
        <w:rPr>
          <w:rStyle w:val="FootnoteReference"/>
        </w:rPr>
        <w:footnoteRef/>
      </w:r>
      <w:r>
        <w:t xml:space="preserve"> [JS] literally, “holy ones.”</w:t>
      </w:r>
    </w:p>
  </w:footnote>
  <w:footnote w:id="638">
    <w:p w14:paraId="536B616C" w14:textId="77777777" w:rsidR="00BC0BB7" w:rsidRDefault="00BC0BB7" w:rsidP="00F01C0B">
      <w:pPr>
        <w:pStyle w:val="footnote"/>
      </w:pPr>
      <w:r>
        <w:rPr>
          <w:rStyle w:val="FootnoteReference"/>
        </w:rPr>
        <w:footnoteRef/>
      </w:r>
      <w:r>
        <w:t xml:space="preserve"> </w:t>
      </w:r>
      <w:r w:rsidRPr="00DC02D9">
        <w:rPr>
          <w:i/>
        </w:rPr>
        <w:t>Or:</w:t>
      </w:r>
      <w:r>
        <w:t xml:space="preserve"> costly (Wisdom 1:13-16).</w:t>
      </w:r>
    </w:p>
  </w:footnote>
  <w:footnote w:id="639">
    <w:p w14:paraId="6DE0E1BC" w14:textId="28145809" w:rsidR="00BC0BB7" w:rsidRDefault="00BC0BB7" w:rsidP="00B403A1">
      <w:pPr>
        <w:pStyle w:val="footnote"/>
      </w:pPr>
      <w:r>
        <w:rPr>
          <w:rStyle w:val="FootnoteReference"/>
        </w:rPr>
        <w:footnoteRef/>
      </w:r>
      <w:r>
        <w:t xml:space="preserve"> [JS] litearlly, “slave”.</w:t>
      </w:r>
    </w:p>
  </w:footnote>
  <w:footnote w:id="640">
    <w:p w14:paraId="74CEF705" w14:textId="6A24290B" w:rsidR="00BC0BB7" w:rsidRDefault="00BC0BB7" w:rsidP="00B403A1">
      <w:pPr>
        <w:pStyle w:val="footnote"/>
      </w:pPr>
      <w:r>
        <w:rPr>
          <w:rStyle w:val="FootnoteReference"/>
        </w:rPr>
        <w:footnoteRef/>
      </w:r>
      <w:r>
        <w:t xml:space="preserve"> [JS] [] lacking in NETS and OSB.</w:t>
      </w:r>
    </w:p>
  </w:footnote>
  <w:footnote w:id="641">
    <w:p w14:paraId="380C2FA4" w14:textId="77777777" w:rsidR="00BC0BB7" w:rsidRDefault="00BC0BB7" w:rsidP="00C544D6">
      <w:pPr>
        <w:pStyle w:val="footnote"/>
      </w:pPr>
      <w:r>
        <w:rPr>
          <w:rStyle w:val="FootnoteReference"/>
        </w:rPr>
        <w:footnoteRef/>
      </w:r>
      <w:r>
        <w:t xml:space="preserve"> Rom. 15:11.</w:t>
      </w:r>
    </w:p>
  </w:footnote>
  <w:footnote w:id="642">
    <w:p w14:paraId="62277668" w14:textId="3F273B69" w:rsidR="00BC0BB7" w:rsidRDefault="00BC0BB7" w:rsidP="00A63B10">
      <w:pPr>
        <w:pStyle w:val="footnote"/>
      </w:pPr>
      <w:r>
        <w:rPr>
          <w:rStyle w:val="FootnoteReference"/>
        </w:rPr>
        <w:footnoteRef/>
      </w:r>
      <w:r>
        <w:t xml:space="preserve"> [JS] Fr. Lazarus has “is strong” NETS has “became strong towards us,” OSB has “rules over us.”</w:t>
      </w:r>
    </w:p>
  </w:footnote>
  <w:footnote w:id="643">
    <w:p w14:paraId="5730A607" w14:textId="6F7B9D5F" w:rsidR="00BC0BB7" w:rsidRDefault="00BC0BB7" w:rsidP="00407DA2">
      <w:pPr>
        <w:pStyle w:val="footnote"/>
      </w:pPr>
      <w:r>
        <w:rPr>
          <w:rStyle w:val="FootnoteReference"/>
        </w:rPr>
        <w:footnoteRef/>
      </w:r>
      <w:r>
        <w:t xml:space="preserve"> [JS] “thankfully confess the Lord with praise,” here and throughout</w:t>
      </w:r>
    </w:p>
  </w:footnote>
  <w:footnote w:id="644">
    <w:p w14:paraId="468C84B0" w14:textId="77777777" w:rsidR="00BC0BB7" w:rsidRDefault="00BC0BB7" w:rsidP="00C544D6">
      <w:pPr>
        <w:pStyle w:val="footnote"/>
      </w:pPr>
      <w:r>
        <w:rPr>
          <w:rStyle w:val="FootnoteReference"/>
        </w:rPr>
        <w:footnoteRef/>
      </w:r>
      <w:r>
        <w:t xml:space="preserve"> Mercy </w:t>
      </w:r>
      <w:r w:rsidRPr="00DC02D9">
        <w:rPr>
          <w:i/>
        </w:rPr>
        <w:t>or</w:t>
      </w:r>
      <w:r>
        <w:t xml:space="preserve"> love.</w:t>
      </w:r>
    </w:p>
  </w:footnote>
  <w:footnote w:id="645">
    <w:p w14:paraId="17CB332D" w14:textId="77777777" w:rsidR="00BC0BB7" w:rsidRPr="00C544D6" w:rsidRDefault="00BC0BB7" w:rsidP="00C544D6">
      <w:pPr>
        <w:pStyle w:val="footnote"/>
      </w:pPr>
      <w:r w:rsidRPr="00C544D6">
        <w:rPr>
          <w:rStyle w:val="FootnoteReference"/>
          <w:vertAlign w:val="baseline"/>
        </w:rPr>
        <w:footnoteRef/>
      </w:r>
      <w:r w:rsidRPr="00C544D6">
        <w:t xml:space="preserve"> Heb. 13:6.</w:t>
      </w:r>
    </w:p>
  </w:footnote>
  <w:footnote w:id="646">
    <w:p w14:paraId="0D5076CD" w14:textId="11027FF0" w:rsidR="00BC0BB7" w:rsidRDefault="00BC0BB7" w:rsidP="00C13781">
      <w:pPr>
        <w:pStyle w:val="footnote"/>
      </w:pPr>
      <w:r>
        <w:rPr>
          <w:rStyle w:val="FootnoteReference"/>
        </w:rPr>
        <w:footnoteRef/>
      </w:r>
      <w:r>
        <w:t xml:space="preserve"> [JS] Fr. Lazarus has “see the fall of”</w:t>
      </w:r>
    </w:p>
  </w:footnote>
  <w:footnote w:id="647">
    <w:p w14:paraId="6976F3A7" w14:textId="5D43CA43" w:rsidR="00BC0BB7" w:rsidRDefault="00BC0BB7"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48">
    <w:p w14:paraId="54F1DDA3" w14:textId="7FA1559F" w:rsidR="00BC0BB7" w:rsidRDefault="00BC0BB7" w:rsidP="00283E41">
      <w:pPr>
        <w:pStyle w:val="footnote"/>
      </w:pPr>
      <w:r>
        <w:rPr>
          <w:rStyle w:val="FootnoteReference"/>
        </w:rPr>
        <w:footnoteRef/>
      </w:r>
      <w:r>
        <w:t xml:space="preserve"> [JS] or “give thanks to”, “thankfully confess with praise”</w:t>
      </w:r>
    </w:p>
  </w:footnote>
  <w:footnote w:id="649">
    <w:p w14:paraId="6FF61961" w14:textId="48C00F3F" w:rsidR="00BC0BB7" w:rsidRDefault="00BC0BB7" w:rsidP="00283E41">
      <w:pPr>
        <w:pStyle w:val="footnote"/>
      </w:pPr>
      <w:r>
        <w:rPr>
          <w:rStyle w:val="FootnoteReference"/>
        </w:rPr>
        <w:footnoteRef/>
      </w:r>
      <w:r>
        <w:t xml:space="preserve"> [JS] or “praise and thank,” “thankfully confess with praise”</w:t>
      </w:r>
    </w:p>
  </w:footnote>
  <w:footnote w:id="650">
    <w:p w14:paraId="136E3140" w14:textId="77777777" w:rsidR="00BC0BB7" w:rsidRDefault="00BC0BB7"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1">
    <w:p w14:paraId="130CB8A8" w14:textId="3314BD86" w:rsidR="00BC0BB7" w:rsidRDefault="00BC0BB7" w:rsidP="00283E41">
      <w:pPr>
        <w:pStyle w:val="footnote"/>
      </w:pPr>
      <w:r>
        <w:rPr>
          <w:rStyle w:val="FootnoteReference"/>
        </w:rPr>
        <w:footnoteRef/>
      </w:r>
      <w:r>
        <w:t xml:space="preserve"> [JS] or “prosper us”</w:t>
      </w:r>
    </w:p>
  </w:footnote>
  <w:footnote w:id="652">
    <w:p w14:paraId="7A2D9627" w14:textId="49D0AACD" w:rsidR="00BC0BB7" w:rsidRDefault="00BC0BB7" w:rsidP="00407DA2">
      <w:pPr>
        <w:pStyle w:val="footnote"/>
      </w:pPr>
      <w:r>
        <w:rPr>
          <w:rStyle w:val="FootnoteReference"/>
        </w:rPr>
        <w:footnoteRef/>
      </w:r>
      <w:r>
        <w:t xml:space="preserve"> [JS] or “revealed Himself to us”</w:t>
      </w:r>
    </w:p>
  </w:footnote>
  <w:footnote w:id="653">
    <w:p w14:paraId="05642717" w14:textId="78CE3F15" w:rsidR="00BC0BB7" w:rsidRDefault="00BC0BB7"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4">
    <w:p w14:paraId="27685407" w14:textId="50DBBE13" w:rsidR="00BC0BB7" w:rsidRDefault="00BC0BB7"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55">
    <w:p w14:paraId="10B6A538" w14:textId="218D14D9" w:rsidR="00BC0BB7" w:rsidRDefault="00BC0BB7" w:rsidP="00407DA2">
      <w:pPr>
        <w:pStyle w:val="footnote"/>
      </w:pPr>
      <w:r>
        <w:rPr>
          <w:rStyle w:val="FootnoteReference"/>
        </w:rPr>
        <w:footnoteRef/>
      </w:r>
      <w:r>
        <w:t xml:space="preserve"> [JS] “thankfully confess You with praise”</w:t>
      </w:r>
    </w:p>
  </w:footnote>
  <w:footnote w:id="656">
    <w:p w14:paraId="327B2E03" w14:textId="17966534" w:rsidR="00BC0BB7" w:rsidRDefault="00BC0BB7" w:rsidP="00407DA2">
      <w:pPr>
        <w:pStyle w:val="footnote"/>
      </w:pPr>
      <w:r>
        <w:rPr>
          <w:rStyle w:val="FootnoteReference"/>
        </w:rPr>
        <w:footnoteRef/>
      </w:r>
      <w:r>
        <w:t xml:space="preserve"> [JS] “thankfully confess You with praise”</w:t>
      </w:r>
    </w:p>
  </w:footnote>
  <w:footnote w:id="657">
    <w:p w14:paraId="6E3C51BA" w14:textId="77777777" w:rsidR="00BC0BB7" w:rsidRDefault="00BC0BB7"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58">
    <w:p w14:paraId="1B184B80" w14:textId="77777777" w:rsidR="00BC0BB7" w:rsidRDefault="00BC0BB7" w:rsidP="00C544D6">
      <w:pPr>
        <w:pStyle w:val="footnote"/>
      </w:pPr>
      <w:r>
        <w:rPr>
          <w:rStyle w:val="FootnoteReference"/>
        </w:rPr>
        <w:footnoteRef/>
      </w:r>
      <w:r>
        <w:t xml:space="preserve"> Rom. 10:5; Gal. 3:12; Lev. 18:5; Luke 10:25-28.</w:t>
      </w:r>
    </w:p>
  </w:footnote>
  <w:footnote w:id="659">
    <w:p w14:paraId="0E153BF4" w14:textId="77777777" w:rsidR="00BC0BB7" w:rsidRDefault="00BC0BB7"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0">
    <w:p w14:paraId="5FA9B9EF" w14:textId="77777777" w:rsidR="00BC0BB7" w:rsidRDefault="00BC0BB7"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1">
    <w:p w14:paraId="253864F1" w14:textId="16AD5912" w:rsidR="00BC0BB7" w:rsidRDefault="00BC0BB7" w:rsidP="00E869A6">
      <w:pPr>
        <w:pStyle w:val="footnote"/>
      </w:pPr>
      <w:r>
        <w:rPr>
          <w:rStyle w:val="FootnoteReference"/>
        </w:rPr>
        <w:footnoteRef/>
      </w:r>
      <w:r>
        <w:t xml:space="preserve"> [JS] or “ordinances”. Fr. Athanasius has, “truths”. Literally something engraved or inscribed.</w:t>
      </w:r>
    </w:p>
  </w:footnote>
  <w:footnote w:id="662">
    <w:p w14:paraId="18017E7A" w14:textId="699B3F0B" w:rsidR="00BC0BB7" w:rsidRDefault="00BC0BB7" w:rsidP="00E869A6">
      <w:pPr>
        <w:pStyle w:val="footnote"/>
      </w:pPr>
      <w:r>
        <w:rPr>
          <w:rStyle w:val="FootnoteReference"/>
        </w:rPr>
        <w:footnoteRef/>
      </w:r>
      <w:r>
        <w:t xml:space="preserve"> [JS] Fr. Lazarus has “praise and thank”. Could be rendered, “thankfully confess You with praise”.</w:t>
      </w:r>
    </w:p>
  </w:footnote>
  <w:footnote w:id="663">
    <w:p w14:paraId="6175A855" w14:textId="57690D3E" w:rsidR="00BC0BB7" w:rsidRDefault="00BC0BB7" w:rsidP="00C57482">
      <w:pPr>
        <w:pStyle w:val="footnote"/>
      </w:pPr>
      <w:r>
        <w:rPr>
          <w:rStyle w:val="FootnoteReference"/>
        </w:rPr>
        <w:footnoteRef/>
      </w:r>
      <w:r>
        <w:t xml:space="preserve"> [JS] or “sayings,” or “teachings”</w:t>
      </w:r>
    </w:p>
  </w:footnote>
  <w:footnote w:id="664">
    <w:p w14:paraId="798DF7BE" w14:textId="68962B07" w:rsidR="00BC0BB7" w:rsidRDefault="00BC0BB7" w:rsidP="00BE75D2">
      <w:pPr>
        <w:pStyle w:val="footnote"/>
      </w:pPr>
      <w:r>
        <w:rPr>
          <w:rStyle w:val="FootnoteReference"/>
        </w:rPr>
        <w:footnoteRef/>
      </w:r>
      <w:r>
        <w:t xml:space="preserve"> [JS] Fr. Athanasius has, “repaly,” Brenton has “recompense”</w:t>
      </w:r>
    </w:p>
  </w:footnote>
  <w:footnote w:id="665">
    <w:p w14:paraId="0D4EEBCE" w14:textId="0AC85059" w:rsidR="00BC0BB7" w:rsidRDefault="00BC0BB7"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66">
    <w:p w14:paraId="27B8F97B" w14:textId="77777777" w:rsidR="00BC0BB7" w:rsidRDefault="00BC0BB7"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67">
    <w:p w14:paraId="7E47ADA2" w14:textId="77777777" w:rsidR="00BC0BB7" w:rsidRDefault="00BC0BB7"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68">
    <w:p w14:paraId="1EDD2AC5" w14:textId="77777777" w:rsidR="00BC0BB7" w:rsidRDefault="00BC0BB7" w:rsidP="00C544D6">
      <w:pPr>
        <w:pStyle w:val="footnote"/>
      </w:pPr>
      <w:r>
        <w:rPr>
          <w:rStyle w:val="FootnoteReference"/>
        </w:rPr>
        <w:footnoteRef/>
      </w:r>
      <w:r>
        <w:t xml:space="preserve"> sloth: </w:t>
      </w:r>
      <w:r w:rsidRPr="0002544A">
        <w:rPr>
          <w:i/>
        </w:rPr>
        <w:t>or:</w:t>
      </w:r>
      <w:r>
        <w:t xml:space="preserve"> accidie.</w:t>
      </w:r>
    </w:p>
  </w:footnote>
  <w:footnote w:id="669">
    <w:p w14:paraId="35335E72" w14:textId="703A0471" w:rsidR="00BC0BB7" w:rsidRDefault="00BC0BB7" w:rsidP="005E7419">
      <w:pPr>
        <w:pStyle w:val="footnote"/>
      </w:pPr>
      <w:r>
        <w:rPr>
          <w:rStyle w:val="FootnoteReference"/>
        </w:rPr>
        <w:footnoteRef/>
      </w:r>
      <w:r>
        <w:t xml:space="preserve"> [JS] or “establish,” “confirm”</w:t>
      </w:r>
    </w:p>
  </w:footnote>
  <w:footnote w:id="670">
    <w:p w14:paraId="2E991C7E" w14:textId="4933BF85" w:rsidR="00BC0BB7" w:rsidRDefault="00BC0BB7" w:rsidP="00B5676D">
      <w:pPr>
        <w:pStyle w:val="footnote"/>
      </w:pPr>
      <w:r>
        <w:rPr>
          <w:rStyle w:val="FootnoteReference"/>
        </w:rPr>
        <w:footnoteRef/>
      </w:r>
      <w:r>
        <w:t xml:space="preserve"> [JS] or “covetousness”</w:t>
      </w:r>
    </w:p>
  </w:footnote>
  <w:footnote w:id="671">
    <w:p w14:paraId="25BE986A" w14:textId="2129563B" w:rsidR="00BC0BB7" w:rsidRDefault="00BC0BB7"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2">
    <w:p w14:paraId="1BE9F3FA" w14:textId="704CDB82" w:rsidR="00BC0BB7" w:rsidRDefault="00BC0BB7" w:rsidP="00C544D6">
      <w:pPr>
        <w:pStyle w:val="footnote"/>
      </w:pPr>
      <w:r>
        <w:rPr>
          <w:rStyle w:val="FootnoteReference"/>
        </w:rPr>
        <w:footnoteRef/>
      </w:r>
      <w:r>
        <w:t xml:space="preserve"> Christ is our way and our righteousness (cf. Jn. 14:6; 1 Cor 1:30; Ephes. 2:5-7).</w:t>
      </w:r>
    </w:p>
  </w:footnote>
  <w:footnote w:id="673">
    <w:p w14:paraId="79416CA6" w14:textId="027AF494" w:rsidR="00BC0BB7" w:rsidRDefault="00BC0BB7" w:rsidP="00C544D6">
      <w:pPr>
        <w:pStyle w:val="footnote"/>
      </w:pPr>
      <w:r>
        <w:rPr>
          <w:rStyle w:val="FootnoteReference"/>
        </w:rPr>
        <w:footnoteRef/>
      </w:r>
      <w:r>
        <w:t xml:space="preserve"> The house of wisdom can be built only if the fear of God is rooted deeply in the soul (cf. St Ambrose).</w:t>
      </w:r>
    </w:p>
  </w:footnote>
  <w:footnote w:id="674">
    <w:p w14:paraId="5DF20A4C" w14:textId="42D6EF77" w:rsidR="00BC0BB7" w:rsidRDefault="00BC0BB7" w:rsidP="00C544D6">
      <w:pPr>
        <w:pStyle w:val="footnote"/>
      </w:pPr>
      <w:r>
        <w:rPr>
          <w:rStyle w:val="FootnoteReference"/>
        </w:rPr>
        <w:footnoteRef/>
      </w:r>
      <w:r>
        <w:t xml:space="preserve"> Christ is our way and our righteousness (cf. Jn. 14:6; 1 Cor 1:30; Ephes. 2:5-7). &lt;see 2 footnotes above&gt;</w:t>
      </w:r>
    </w:p>
  </w:footnote>
  <w:footnote w:id="675">
    <w:p w14:paraId="2981F854" w14:textId="7B631D2E" w:rsidR="00BC0BB7" w:rsidRDefault="00BC0BB7" w:rsidP="00C544D6">
      <w:pPr>
        <w:pStyle w:val="footnote"/>
      </w:pPr>
      <w:r>
        <w:rPr>
          <w:rStyle w:val="FootnoteReference"/>
        </w:rPr>
        <w:footnoteRef/>
      </w:r>
      <w:r>
        <w:t xml:space="preserve"> </w:t>
      </w:r>
      <w:r w:rsidRPr="0002544A">
        <w:rPr>
          <w:i/>
        </w:rPr>
        <w:t>Lit</w:t>
      </w:r>
      <w:r>
        <w:t>. Face: a Hebraism for ‘favor’. (Cf. Psalm 44:13).</w:t>
      </w:r>
    </w:p>
  </w:footnote>
  <w:footnote w:id="676">
    <w:p w14:paraId="38605490" w14:textId="30AFC73A" w:rsidR="00BC0BB7" w:rsidRDefault="00BC0BB7" w:rsidP="00D305E3">
      <w:pPr>
        <w:pStyle w:val="footnote"/>
      </w:pPr>
      <w:r>
        <w:rPr>
          <w:rStyle w:val="FootnoteReference"/>
        </w:rPr>
        <w:footnoteRef/>
      </w:r>
      <w:r>
        <w:t xml:space="preserve"> [JS] or “thank,” “thankfully confess You with praise”</w:t>
      </w:r>
    </w:p>
  </w:footnote>
  <w:footnote w:id="677">
    <w:p w14:paraId="7A206583" w14:textId="77777777" w:rsidR="00BC0BB7" w:rsidRDefault="00BC0BB7"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78">
    <w:p w14:paraId="47E338DE" w14:textId="77777777" w:rsidR="00BC0BB7" w:rsidRDefault="00BC0BB7" w:rsidP="00C544D6">
      <w:pPr>
        <w:pStyle w:val="footnote"/>
      </w:pPr>
      <w:r>
        <w:rPr>
          <w:rStyle w:val="FootnoteReference"/>
        </w:rPr>
        <w:footnoteRef/>
      </w:r>
      <w:r>
        <w:t xml:space="preserve"> Curdled with scorn, anger and fear.</w:t>
      </w:r>
    </w:p>
  </w:footnote>
  <w:footnote w:id="679">
    <w:p w14:paraId="7309743D" w14:textId="0EE8ABB9" w:rsidR="00BC0BB7" w:rsidRDefault="00BC0BB7" w:rsidP="00C544D6">
      <w:pPr>
        <w:pStyle w:val="footnote"/>
      </w:pPr>
      <w:r>
        <w:rPr>
          <w:rStyle w:val="FootnoteReference"/>
        </w:rPr>
        <w:footnoteRef/>
      </w:r>
      <w:r>
        <w:t xml:space="preserve"> Was St. Peter poor when he had no gold and silver for the cripple? They are not currency in Canaan (cf. St. Chrysostom).</w:t>
      </w:r>
    </w:p>
  </w:footnote>
  <w:footnote w:id="680">
    <w:p w14:paraId="093B35A7" w14:textId="6379C8CD" w:rsidR="00BC0BB7" w:rsidRDefault="00BC0BB7"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1">
    <w:p w14:paraId="66EEA7F3" w14:textId="2655C0E8" w:rsidR="00BC0BB7" w:rsidRDefault="00BC0BB7" w:rsidP="00C936FC">
      <w:pPr>
        <w:pStyle w:val="footnote"/>
      </w:pPr>
      <w:r>
        <w:rPr>
          <w:rStyle w:val="FootnoteReference"/>
        </w:rPr>
        <w:footnoteRef/>
      </w:r>
      <w:r>
        <w:t xml:space="preserve"> [JS] i.e. my eyes were straigned looking for your word.</w:t>
      </w:r>
    </w:p>
  </w:footnote>
  <w:footnote w:id="682">
    <w:p w14:paraId="4CBD2EF6" w14:textId="212825E8" w:rsidR="00BC0BB7" w:rsidRDefault="00BC0BB7"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3">
    <w:p w14:paraId="10BF754D" w14:textId="77777777" w:rsidR="00BC0BB7" w:rsidRDefault="00BC0BB7" w:rsidP="00C544D6">
      <w:pPr>
        <w:pStyle w:val="footnote"/>
      </w:pPr>
      <w:r>
        <w:rPr>
          <w:rStyle w:val="FootnoteReference"/>
        </w:rPr>
        <w:footnoteRef/>
      </w:r>
      <w:r>
        <w:t xml:space="preserve"> Sprinkled with hoar-frost, a wineskin is like the greying head of an old man.</w:t>
      </w:r>
    </w:p>
  </w:footnote>
  <w:footnote w:id="684">
    <w:p w14:paraId="297C1D16" w14:textId="55FFB7CB" w:rsidR="00BC0BB7" w:rsidRDefault="00BC0BB7" w:rsidP="00D9575C">
      <w:pPr>
        <w:pStyle w:val="footnote"/>
      </w:pPr>
      <w:r>
        <w:rPr>
          <w:rStyle w:val="FootnoteReference"/>
        </w:rPr>
        <w:footnoteRef/>
      </w:r>
      <w:r>
        <w:t xml:space="preserve"> [JS] revive, “give me life”</w:t>
      </w:r>
    </w:p>
  </w:footnote>
  <w:footnote w:id="685">
    <w:p w14:paraId="43860D7B" w14:textId="0D5C0E48" w:rsidR="00BC0BB7" w:rsidRDefault="00BC0BB7" w:rsidP="00D9575C">
      <w:pPr>
        <w:pStyle w:val="footnote"/>
      </w:pPr>
      <w:r>
        <w:rPr>
          <w:rStyle w:val="FootnoteReference"/>
        </w:rPr>
        <w:footnoteRef/>
      </w:r>
      <w:r>
        <w:t xml:space="preserve"> [JS] “all things together”, i.e. “all the universe”</w:t>
      </w:r>
    </w:p>
  </w:footnote>
  <w:footnote w:id="686">
    <w:p w14:paraId="1C03CDF6" w14:textId="6210968E" w:rsidR="00BC0BB7" w:rsidRDefault="00BC0BB7"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87">
    <w:p w14:paraId="590118AD" w14:textId="77777777" w:rsidR="00BC0BB7" w:rsidRDefault="00BC0BB7" w:rsidP="00C544D6">
      <w:pPr>
        <w:pStyle w:val="footnote"/>
      </w:pPr>
      <w:r>
        <w:rPr>
          <w:rStyle w:val="FootnoteReference"/>
        </w:rPr>
        <w:footnoteRef/>
      </w:r>
      <w:r>
        <w:t xml:space="preserve"> hear: </w:t>
      </w:r>
      <w:r w:rsidRPr="0002544A">
        <w:rPr>
          <w:i/>
        </w:rPr>
        <w:t>lit</w:t>
      </w:r>
      <w:r>
        <w:t>. gullet, throat, larynx.</w:t>
      </w:r>
    </w:p>
  </w:footnote>
  <w:footnote w:id="688">
    <w:p w14:paraId="1A1C9B89" w14:textId="77777777" w:rsidR="00BC0BB7" w:rsidRDefault="00BC0BB7"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89">
    <w:p w14:paraId="608F88F3" w14:textId="5EEF24C6" w:rsidR="00BC0BB7" w:rsidRDefault="00BC0BB7" w:rsidP="004D36A2">
      <w:pPr>
        <w:pStyle w:val="footnote"/>
      </w:pPr>
      <w:r>
        <w:rPr>
          <w:rStyle w:val="FootnoteReference"/>
        </w:rPr>
        <w:footnoteRef/>
      </w:r>
      <w:r>
        <w:t xml:space="preserve"> [JS] probably “forever for a reward”, rather than “for an eternal reward”</w:t>
      </w:r>
    </w:p>
  </w:footnote>
  <w:footnote w:id="690">
    <w:p w14:paraId="5687A5D1" w14:textId="12E6D97D" w:rsidR="00BC0BB7" w:rsidRDefault="00BC0BB7"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1">
    <w:p w14:paraId="2CF134F8" w14:textId="13011A8D" w:rsidR="00BC0BB7" w:rsidRDefault="00BC0BB7"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2">
    <w:p w14:paraId="3C89D31A" w14:textId="188553A2" w:rsidR="00BC0BB7" w:rsidRDefault="00BC0BB7"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3">
    <w:p w14:paraId="0E747174" w14:textId="77777777" w:rsidR="00BC0BB7" w:rsidRDefault="00BC0BB7" w:rsidP="00C544D6">
      <w:pPr>
        <w:pStyle w:val="footnote"/>
      </w:pPr>
      <w:r>
        <w:rPr>
          <w:rStyle w:val="FootnoteReference"/>
        </w:rPr>
        <w:footnoteRef/>
      </w:r>
      <w:r>
        <w:t xml:space="preserve"> These words are repeated by the deacon at the beginning of the Divine Liturgy.</w:t>
      </w:r>
    </w:p>
  </w:footnote>
  <w:footnote w:id="694">
    <w:p w14:paraId="24311CED" w14:textId="1E1A85CD" w:rsidR="00BC0BB7" w:rsidRDefault="00BC0BB7"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695">
    <w:p w14:paraId="31DA08D1" w14:textId="75A07B30" w:rsidR="00BC0BB7" w:rsidRDefault="00BC0BB7" w:rsidP="00027E51">
      <w:pPr>
        <w:pStyle w:val="footnote"/>
      </w:pPr>
      <w:r>
        <w:rPr>
          <w:rStyle w:val="FootnoteReference"/>
        </w:rPr>
        <w:footnoteRef/>
      </w:r>
      <w:r>
        <w:t xml:space="preserve"> [JS] or “I directed myself towards”</w:t>
      </w:r>
    </w:p>
  </w:footnote>
  <w:footnote w:id="696">
    <w:p w14:paraId="0B2F62E7" w14:textId="0CF252B5" w:rsidR="00BC0BB7" w:rsidRDefault="00BC0BB7" w:rsidP="00C544D6">
      <w:pPr>
        <w:pStyle w:val="footnote"/>
      </w:pPr>
      <w:r>
        <w:rPr>
          <w:rStyle w:val="FootnoteReference"/>
        </w:rPr>
        <w:footnoteRef/>
      </w:r>
      <w:r>
        <w:t xml:space="preserve"> Cf. Lk. 24:27,32,45.</w:t>
      </w:r>
    </w:p>
  </w:footnote>
  <w:footnote w:id="697">
    <w:p w14:paraId="081BE299" w14:textId="0DC86D26" w:rsidR="00BC0BB7" w:rsidRDefault="00BC0BB7" w:rsidP="00027E51">
      <w:pPr>
        <w:pStyle w:val="footnote"/>
      </w:pPr>
      <w:r>
        <w:rPr>
          <w:rStyle w:val="FootnoteReference"/>
        </w:rPr>
        <w:footnoteRef/>
      </w:r>
      <w:r>
        <w:t xml:space="preserve"> [JS] Fr. Lazarus and Fr. Athanasius interpret this as “the Spirit” or “a Spirit”, (breath and spirit being the same word)</w:t>
      </w:r>
    </w:p>
  </w:footnote>
  <w:footnote w:id="698">
    <w:p w14:paraId="33F1F13D" w14:textId="77777777" w:rsidR="00BC0BB7" w:rsidRDefault="00BC0BB7" w:rsidP="00C544D6">
      <w:pPr>
        <w:pStyle w:val="footnote"/>
      </w:pPr>
      <w:r>
        <w:rPr>
          <w:rStyle w:val="FootnoteReference"/>
        </w:rPr>
        <w:footnoteRef/>
      </w:r>
      <w:r>
        <w:t xml:space="preserve"> Just as we who claim to love God judge it right to show mercy, so we can expect the divine mercy (Mt. 5:7).</w:t>
      </w:r>
    </w:p>
  </w:footnote>
  <w:footnote w:id="699">
    <w:p w14:paraId="63C08946" w14:textId="7EC52CFB" w:rsidR="00BC0BB7" w:rsidRDefault="00BC0BB7" w:rsidP="00C544D6">
      <w:pPr>
        <w:pStyle w:val="footnote"/>
      </w:pPr>
      <w:r>
        <w:rPr>
          <w:rStyle w:val="FootnoteReference"/>
        </w:rPr>
        <w:footnoteRef/>
      </w:r>
      <w:r>
        <w:t xml:space="preserve"> pure: </w:t>
      </w:r>
      <w:r w:rsidRPr="007B4ADE">
        <w:rPr>
          <w:i/>
        </w:rPr>
        <w:t>lit</w:t>
      </w:r>
      <w:r>
        <w:t>. burnt, fired: hence refined and pure (cf. Psalm 11:7).</w:t>
      </w:r>
    </w:p>
  </w:footnote>
  <w:footnote w:id="700">
    <w:p w14:paraId="6C5F33A5" w14:textId="77777777" w:rsidR="00BC0BB7" w:rsidRDefault="00BC0BB7"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1">
    <w:p w14:paraId="1B4D2C64" w14:textId="77376B3B" w:rsidR="00BC0BB7" w:rsidRDefault="00BC0BB7"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02">
    <w:p w14:paraId="7AACBE15" w14:textId="544AAC0D" w:rsidR="00BC0BB7" w:rsidRDefault="00BC0BB7"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3">
    <w:p w14:paraId="316360CF" w14:textId="52D1E6E8" w:rsidR="00BC0BB7" w:rsidRDefault="00BC0BB7" w:rsidP="00330381">
      <w:pPr>
        <w:pStyle w:val="footnote"/>
      </w:pPr>
      <w:r>
        <w:rPr>
          <w:rStyle w:val="FootnoteReference"/>
        </w:rPr>
        <w:footnoteRef/>
      </w:r>
      <w:r>
        <w:t xml:space="preserve"> [JS] or “wickedness”</w:t>
      </w:r>
    </w:p>
  </w:footnote>
  <w:footnote w:id="704">
    <w:p w14:paraId="50052FF4" w14:textId="1790CFD6" w:rsidR="00BC0BB7" w:rsidRDefault="00BC0BB7" w:rsidP="00C544D6">
      <w:pPr>
        <w:pStyle w:val="footnote"/>
      </w:pPr>
      <w:r>
        <w:rPr>
          <w:rStyle w:val="FootnoteReference"/>
        </w:rPr>
        <w:footnoteRef/>
      </w:r>
      <w:r>
        <w:t xml:space="preserve"> Cf. Ps. 110:10.</w:t>
      </w:r>
    </w:p>
  </w:footnote>
  <w:footnote w:id="705">
    <w:p w14:paraId="720D7516" w14:textId="1A9EC268" w:rsidR="00BC0BB7" w:rsidRDefault="00BC0BB7"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06">
    <w:p w14:paraId="7BCCBEE9" w14:textId="2E070483" w:rsidR="00BC0BB7" w:rsidRDefault="00BC0BB7" w:rsidP="00922B79">
      <w:pPr>
        <w:pStyle w:val="footnote"/>
      </w:pPr>
      <w:r>
        <w:rPr>
          <w:rStyle w:val="FootnoteReference"/>
        </w:rPr>
        <w:footnoteRef/>
      </w:r>
      <w:r>
        <w:t xml:space="preserve"> [JS] Coptic has, “Name”.</w:t>
      </w:r>
    </w:p>
  </w:footnote>
  <w:footnote w:id="707">
    <w:p w14:paraId="6758F0AB" w14:textId="1B97FFBE" w:rsidR="00BC0BB7" w:rsidRDefault="00BC0BB7" w:rsidP="00922B79">
      <w:pPr>
        <w:pStyle w:val="footnote"/>
      </w:pPr>
      <w:r>
        <w:rPr>
          <w:rStyle w:val="FootnoteReference"/>
        </w:rPr>
        <w:footnoteRef/>
      </w:r>
      <w:r>
        <w:t xml:space="preserve"> [JS] or “word,” or “teachings</w:t>
      </w:r>
    </w:p>
  </w:footnote>
  <w:footnote w:id="708">
    <w:p w14:paraId="6F9983BE" w14:textId="25FEB91F" w:rsidR="00BC0BB7" w:rsidRDefault="00BC0BB7" w:rsidP="00881117">
      <w:pPr>
        <w:pStyle w:val="footnote"/>
      </w:pPr>
      <w:r>
        <w:rPr>
          <w:rStyle w:val="FootnoteReference"/>
        </w:rPr>
        <w:footnoteRef/>
      </w:r>
      <w:r>
        <w:t xml:space="preserve"> [JS] Fr. Athanaius has “or what shall be added unto you, by a deceitful ltongue?”</w:t>
      </w:r>
    </w:p>
  </w:footnote>
  <w:footnote w:id="709">
    <w:p w14:paraId="0951B7D8" w14:textId="2424F68A" w:rsidR="00BC0BB7" w:rsidRDefault="00BC0BB7" w:rsidP="00C544D6">
      <w:pPr>
        <w:pStyle w:val="footnote"/>
      </w:pPr>
      <w:r>
        <w:rPr>
          <w:rStyle w:val="FootnoteReference"/>
        </w:rPr>
        <w:footnoteRef/>
      </w:r>
      <w:r>
        <w:t xml:space="preserve"> Cf. Psalm 139:11; Rom. 12:20. ‘Coals of hell’. For desolation as the equivalent of hell, see Mark 13:14.</w:t>
      </w:r>
    </w:p>
  </w:footnote>
  <w:footnote w:id="710">
    <w:p w14:paraId="1F068DD9" w14:textId="40950119" w:rsidR="00BC0BB7" w:rsidRDefault="00BC0BB7" w:rsidP="00C544D6">
      <w:pPr>
        <w:pStyle w:val="footnote"/>
      </w:pPr>
      <w:r>
        <w:rPr>
          <w:rStyle w:val="FootnoteReference"/>
        </w:rPr>
        <w:footnoteRef/>
      </w:r>
      <w:r>
        <w:t xml:space="preserve"> Cf. Jeremiah 3:23. I look through the hills to their unseen Maker.</w:t>
      </w:r>
    </w:p>
  </w:footnote>
  <w:footnote w:id="711">
    <w:p w14:paraId="597C7008" w14:textId="630EBDA2" w:rsidR="00BC0BB7" w:rsidRDefault="00BC0BB7"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2">
    <w:p w14:paraId="17B7D2D5" w14:textId="062D6F27" w:rsidR="00BC0BB7" w:rsidRDefault="00BC0BB7" w:rsidP="00CE55B0">
      <w:pPr>
        <w:pStyle w:val="footnote"/>
      </w:pPr>
      <w:r>
        <w:rPr>
          <w:rStyle w:val="FootnoteReference"/>
        </w:rPr>
        <w:footnoteRef/>
      </w:r>
      <w:r>
        <w:t xml:space="preserve"> [JS] Fr. Athanasius has, “Jerusalem is built as a city: her good pleasure is in this and that:”</w:t>
      </w:r>
    </w:p>
  </w:footnote>
  <w:footnote w:id="713">
    <w:p w14:paraId="15E2D793" w14:textId="77777777" w:rsidR="00BC0BB7" w:rsidRDefault="00BC0BB7"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4">
    <w:p w14:paraId="15A2BE54" w14:textId="760CD576" w:rsidR="00BC0BB7" w:rsidRDefault="00BC0BB7" w:rsidP="00CE55B0">
      <w:pPr>
        <w:pStyle w:val="footnote"/>
      </w:pPr>
      <w:r>
        <w:rPr>
          <w:rStyle w:val="FootnoteReference"/>
        </w:rPr>
        <w:footnoteRef/>
      </w:r>
      <w:r>
        <w:t xml:space="preserve"> [JS] or “thank and praise”, “thankfully confess with praise”</w:t>
      </w:r>
    </w:p>
  </w:footnote>
  <w:footnote w:id="715">
    <w:p w14:paraId="351045EF" w14:textId="461615AB" w:rsidR="00BC0BB7" w:rsidRDefault="00BC0BB7" w:rsidP="0033276B">
      <w:pPr>
        <w:pStyle w:val="footnote"/>
      </w:pPr>
      <w:r>
        <w:rPr>
          <w:rStyle w:val="FootnoteReference"/>
        </w:rPr>
        <w:footnoteRef/>
      </w:r>
      <w:r>
        <w:t xml:space="preserve"> [JS] or “pray” or “ask after” “that which pertains to the pace of Jesrusalem”</w:t>
      </w:r>
    </w:p>
  </w:footnote>
  <w:footnote w:id="716">
    <w:p w14:paraId="3A74CEC3" w14:textId="7502B3A2" w:rsidR="00BC0BB7" w:rsidRDefault="00BC0BB7"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17">
    <w:p w14:paraId="2E2CD6B3" w14:textId="77777777" w:rsidR="00BC0BB7" w:rsidRDefault="00BC0BB7" w:rsidP="00C544D6">
      <w:pPr>
        <w:pStyle w:val="footnote"/>
      </w:pPr>
      <w:r>
        <w:rPr>
          <w:rStyle w:val="FootnoteReference"/>
        </w:rPr>
        <w:footnoteRef/>
      </w:r>
      <w:r>
        <w:t xml:space="preserve"> Hebrews 11:26; 13:13.</w:t>
      </w:r>
    </w:p>
  </w:footnote>
  <w:footnote w:id="718">
    <w:p w14:paraId="09354BED" w14:textId="77777777" w:rsidR="00BC0BB7" w:rsidRDefault="00BC0BB7" w:rsidP="00C544D6">
      <w:pPr>
        <w:pStyle w:val="footnote"/>
      </w:pPr>
      <w:r>
        <w:rPr>
          <w:rStyle w:val="FootnoteReference"/>
        </w:rPr>
        <w:footnoteRef/>
      </w:r>
      <w:r>
        <w:t xml:space="preserve"> Heaven is here (Mt. 4:17; Lk. 17:21; Prov. 17:24).</w:t>
      </w:r>
    </w:p>
  </w:footnote>
  <w:footnote w:id="719">
    <w:p w14:paraId="70E4A917" w14:textId="510327E2" w:rsidR="00BC0BB7" w:rsidRDefault="00BC0BB7" w:rsidP="0017251E">
      <w:pPr>
        <w:pStyle w:val="footnote"/>
      </w:pPr>
      <w:r>
        <w:rPr>
          <w:rStyle w:val="FootnoteReference"/>
        </w:rPr>
        <w:footnoteRef/>
      </w:r>
      <w:r>
        <w:t xml:space="preserve"> [JS] Fr. Lazarus and NETS have “irresistible”, OSB has “overwhelming”</w:t>
      </w:r>
    </w:p>
  </w:footnote>
  <w:footnote w:id="720">
    <w:p w14:paraId="045830C0" w14:textId="3777C1FD" w:rsidR="00BC0BB7" w:rsidRDefault="00BC0BB7" w:rsidP="00330381">
      <w:pPr>
        <w:pStyle w:val="footnote"/>
      </w:pPr>
      <w:r>
        <w:rPr>
          <w:rStyle w:val="FootnoteReference"/>
        </w:rPr>
        <w:footnoteRef/>
      </w:r>
      <w:r>
        <w:t xml:space="preserve"> [JS] or “evildoers”</w:t>
      </w:r>
    </w:p>
  </w:footnote>
  <w:footnote w:id="721">
    <w:p w14:paraId="09C30AE4" w14:textId="6C02AB51" w:rsidR="00BC0BB7" w:rsidRDefault="00BC0BB7" w:rsidP="00511459">
      <w:pPr>
        <w:pStyle w:val="footnote"/>
      </w:pPr>
      <w:r>
        <w:rPr>
          <w:rStyle w:val="FootnoteReference"/>
        </w:rPr>
        <w:footnoteRef/>
      </w:r>
      <w:r>
        <w:t xml:space="preserve"> [JS] Fr. Athanasius has, “the Lord has magnified His doings with them.”</w:t>
      </w:r>
    </w:p>
  </w:footnote>
  <w:footnote w:id="722">
    <w:p w14:paraId="5CAE6DBB" w14:textId="77777777" w:rsidR="00BC0BB7" w:rsidRDefault="00BC0BB7"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3">
    <w:p w14:paraId="2AB48656" w14:textId="77777777" w:rsidR="00BC0BB7" w:rsidRDefault="00BC0BB7"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4">
    <w:p w14:paraId="7602D33B" w14:textId="34E014EA" w:rsidR="00BC0BB7" w:rsidRDefault="00BC0BB7" w:rsidP="003169DD">
      <w:pPr>
        <w:pStyle w:val="footnote"/>
      </w:pPr>
      <w:r>
        <w:rPr>
          <w:rStyle w:val="FootnoteReference"/>
        </w:rPr>
        <w:footnoteRef/>
      </w:r>
      <w:r>
        <w:t xml:space="preserve"> [JS] “from your rest”, literally, “after sitting”</w:t>
      </w:r>
    </w:p>
  </w:footnote>
  <w:footnote w:id="725">
    <w:p w14:paraId="2EF38BE0" w14:textId="36D5D79C" w:rsidR="00BC0BB7" w:rsidRDefault="00BC0BB7" w:rsidP="003169DD">
      <w:pPr>
        <w:pStyle w:val="footnote"/>
      </w:pPr>
      <w:r>
        <w:rPr>
          <w:rStyle w:val="FootnoteReference"/>
        </w:rPr>
        <w:footnoteRef/>
      </w:r>
      <w:r>
        <w:t xml:space="preserve"> [JS] Fr. Athanasius has, “the children of those who have been awakened.”</w:t>
      </w:r>
    </w:p>
  </w:footnote>
  <w:footnote w:id="726">
    <w:p w14:paraId="40FE15BF" w14:textId="13C73A63" w:rsidR="00BC0BB7" w:rsidRDefault="00BC0BB7" w:rsidP="008D24A6">
      <w:pPr>
        <w:pStyle w:val="footnote"/>
      </w:pPr>
      <w:r>
        <w:rPr>
          <w:rStyle w:val="FootnoteReference"/>
        </w:rPr>
        <w:footnoteRef/>
      </w:r>
      <w:r>
        <w:t xml:space="preserve"> [JS] Fr. Lazarus has, “such exiles”</w:t>
      </w:r>
    </w:p>
  </w:footnote>
  <w:footnote w:id="727">
    <w:p w14:paraId="48D4D6D3" w14:textId="3C1F801B" w:rsidR="00BC0BB7" w:rsidRDefault="00BC0BB7" w:rsidP="00087D9B">
      <w:pPr>
        <w:pStyle w:val="footnote"/>
      </w:pPr>
      <w:r>
        <w:rPr>
          <w:rStyle w:val="FootnoteReference"/>
        </w:rPr>
        <w:footnoteRef/>
      </w:r>
      <w:r>
        <w:t xml:space="preserve"> [JS] Fr. Athanasius has, “You will be blessed”</w:t>
      </w:r>
    </w:p>
  </w:footnote>
  <w:footnote w:id="728">
    <w:p w14:paraId="7A7A17DB" w14:textId="31683221" w:rsidR="00BC0BB7" w:rsidRDefault="00BC0BB7" w:rsidP="00087D9B">
      <w:pPr>
        <w:pStyle w:val="footnote"/>
      </w:pPr>
      <w:r>
        <w:rPr>
          <w:rStyle w:val="FootnoteReference"/>
        </w:rPr>
        <w:footnoteRef/>
      </w:r>
      <w:r>
        <w:t xml:space="preserve"> [JS]. Fr. Athanasius has, “you will,” instead of “may you”, throughout these last two vs. Lit. “sonss’ sons”</w:t>
      </w:r>
    </w:p>
  </w:footnote>
  <w:footnote w:id="729">
    <w:p w14:paraId="60A69A9F" w14:textId="2E477841" w:rsidR="00BC0BB7" w:rsidRDefault="00BC0BB7" w:rsidP="0061464A">
      <w:pPr>
        <w:pStyle w:val="footnote"/>
      </w:pPr>
      <w:r>
        <w:rPr>
          <w:rStyle w:val="FootnoteReference"/>
        </w:rPr>
        <w:footnoteRef/>
      </w:r>
      <w:r>
        <w:t xml:space="preserve"> [JS] OSB has “schemed behind my back,” NETS has, “On my back the sinners were practicing hteir skill”</w:t>
      </w:r>
    </w:p>
  </w:footnote>
  <w:footnote w:id="730">
    <w:p w14:paraId="74FF21CF" w14:textId="3FFF46C5" w:rsidR="00BC0BB7" w:rsidRDefault="00BC0BB7" w:rsidP="0061464A">
      <w:pPr>
        <w:pStyle w:val="footnote"/>
      </w:pPr>
      <w:r>
        <w:rPr>
          <w:rStyle w:val="FootnoteReference"/>
        </w:rPr>
        <w:footnoteRef/>
      </w:r>
      <w:r>
        <w:t xml:space="preserve"> [JS] or “lawlessness”</w:t>
      </w:r>
    </w:p>
  </w:footnote>
  <w:footnote w:id="731">
    <w:p w14:paraId="6A925E31" w14:textId="50F1CD8D" w:rsidR="00BC0BB7" w:rsidRDefault="00BC0BB7"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2">
    <w:p w14:paraId="0FC01CF2" w14:textId="3C79D2D9" w:rsidR="00BC0BB7" w:rsidRDefault="00BC0BB7" w:rsidP="00714F88">
      <w:pPr>
        <w:pStyle w:val="footnote"/>
      </w:pPr>
      <w:r>
        <w:rPr>
          <w:rStyle w:val="FootnoteReference"/>
        </w:rPr>
        <w:footnoteRef/>
      </w:r>
      <w:r>
        <w:t xml:space="preserve"> [JS] or “transgressions” or “acts of lawlessness”, throughout.</w:t>
      </w:r>
    </w:p>
  </w:footnote>
  <w:footnote w:id="733">
    <w:p w14:paraId="0461F9AD" w14:textId="6F28CA37" w:rsidR="00BC0BB7" w:rsidRDefault="00BC0BB7" w:rsidP="00714F88">
      <w:pPr>
        <w:pStyle w:val="footnote"/>
      </w:pPr>
      <w:r>
        <w:rPr>
          <w:rStyle w:val="FootnoteReference"/>
        </w:rPr>
        <w:footnoteRef/>
      </w:r>
      <w:r>
        <w:t xml:space="preserve"> [JS] or “forgiveness”</w:t>
      </w:r>
    </w:p>
  </w:footnote>
  <w:footnote w:id="734">
    <w:p w14:paraId="0C346C8C" w14:textId="77777777" w:rsidR="00BC0BB7" w:rsidRDefault="00BC0BB7"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35">
    <w:p w14:paraId="5234FC2B" w14:textId="0EBBDCE3" w:rsidR="00BC0BB7" w:rsidRDefault="00BC0BB7" w:rsidP="00C544D6">
      <w:pPr>
        <w:pStyle w:val="footnote"/>
      </w:pPr>
      <w:r>
        <w:rPr>
          <w:rStyle w:val="FootnoteReference"/>
        </w:rPr>
        <w:footnoteRef/>
      </w:r>
      <w:r>
        <w:t xml:space="preserve"> Cf. Titus 2:14.</w:t>
      </w:r>
    </w:p>
  </w:footnote>
  <w:footnote w:id="736">
    <w:p w14:paraId="55BAD822" w14:textId="77777777" w:rsidR="00BC0BB7" w:rsidRDefault="00BC0BB7" w:rsidP="00C544D6">
      <w:pPr>
        <w:pStyle w:val="footnote"/>
      </w:pPr>
      <w:r>
        <w:rPr>
          <w:rStyle w:val="FootnoteReference"/>
        </w:rPr>
        <w:footnoteRef/>
      </w:r>
      <w:r>
        <w:t xml:space="preserve"> Prov. 29:1; 2 Kings 17:14; Neh. 9:16; Dt. 9:6.</w:t>
      </w:r>
    </w:p>
  </w:footnote>
  <w:footnote w:id="737">
    <w:p w14:paraId="4E2F71A4" w14:textId="2CCCE707" w:rsidR="00BC0BB7" w:rsidRDefault="00BC0BB7" w:rsidP="00C0758B">
      <w:pPr>
        <w:pStyle w:val="footnote"/>
      </w:pPr>
      <w:r>
        <w:rPr>
          <w:rStyle w:val="FootnoteReference"/>
        </w:rPr>
        <w:footnoteRef/>
      </w:r>
      <w:r>
        <w:t xml:space="preserve"> [JS] literally “the tabernacle of my house”</w:t>
      </w:r>
    </w:p>
  </w:footnote>
  <w:footnote w:id="738">
    <w:p w14:paraId="7C027A5F" w14:textId="25B43E29" w:rsidR="00BC0BB7" w:rsidRDefault="00BC0BB7"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39">
    <w:p w14:paraId="061D8F8B" w14:textId="29FA4A55" w:rsidR="00BC0BB7" w:rsidRDefault="00BC0BB7" w:rsidP="00C544D6">
      <w:pPr>
        <w:pStyle w:val="footnote"/>
      </w:pPr>
      <w:r>
        <w:rPr>
          <w:rStyle w:val="FootnoteReference"/>
        </w:rPr>
        <w:footnoteRef/>
      </w:r>
      <w:r>
        <w:t xml:space="preserve"> Cf. 1 Kings 6:21 (1 Sam. 6:21).</w:t>
      </w:r>
    </w:p>
  </w:footnote>
  <w:footnote w:id="740">
    <w:p w14:paraId="7A5052C0" w14:textId="161D9B7D" w:rsidR="00BC0BB7" w:rsidRDefault="00BC0BB7" w:rsidP="00023B09">
      <w:pPr>
        <w:pStyle w:val="footnote"/>
      </w:pPr>
      <w:r>
        <w:rPr>
          <w:rStyle w:val="FootnoteReference"/>
        </w:rPr>
        <w:footnoteRef/>
      </w:r>
      <w:r>
        <w:t xml:space="preserve"> [JS] “do obeisance”, i.e. literally “bow down”</w:t>
      </w:r>
    </w:p>
  </w:footnote>
  <w:footnote w:id="741">
    <w:p w14:paraId="7B1B3D1C" w14:textId="1A224FFE" w:rsidR="00BC0BB7" w:rsidRDefault="00BC0BB7" w:rsidP="00023B09">
      <w:pPr>
        <w:pStyle w:val="footnote"/>
      </w:pPr>
      <w:r>
        <w:rPr>
          <w:rStyle w:val="FootnoteReference"/>
        </w:rPr>
        <w:footnoteRef/>
      </w:r>
      <w:r>
        <w:t xml:space="preserve"> [JS] Fr. Lazarus has “resting-place”</w:t>
      </w:r>
    </w:p>
  </w:footnote>
  <w:footnote w:id="742">
    <w:p w14:paraId="57742C2B" w14:textId="024D8554" w:rsidR="00BC0BB7" w:rsidRDefault="00BC0BB7" w:rsidP="00023B09">
      <w:pPr>
        <w:pStyle w:val="footnote"/>
      </w:pPr>
      <w:r>
        <w:rPr>
          <w:rStyle w:val="FootnoteReference"/>
        </w:rPr>
        <w:footnoteRef/>
      </w:r>
      <w:r>
        <w:t xml:space="preserve"> [JS] or “the ark of Your holiness”</w:t>
      </w:r>
    </w:p>
  </w:footnote>
  <w:footnote w:id="743">
    <w:p w14:paraId="371872E1" w14:textId="77777777" w:rsidR="00BC0BB7" w:rsidRDefault="00BC0BB7" w:rsidP="00C544D6">
      <w:pPr>
        <w:pStyle w:val="footnote"/>
      </w:pPr>
      <w:r>
        <w:rPr>
          <w:rStyle w:val="FootnoteReference"/>
        </w:rPr>
        <w:footnoteRef/>
      </w:r>
      <w:r>
        <w:t xml:space="preserve"> Ps. 131:8-10 = 2 Chron. 6:41-42.</w:t>
      </w:r>
    </w:p>
  </w:footnote>
  <w:footnote w:id="744">
    <w:p w14:paraId="3FFC0219" w14:textId="77777777" w:rsidR="00BC0BB7" w:rsidRDefault="00BC0BB7" w:rsidP="00C544D6">
      <w:pPr>
        <w:pStyle w:val="footnote"/>
      </w:pPr>
      <w:r>
        <w:rPr>
          <w:rStyle w:val="FootnoteReference"/>
        </w:rPr>
        <w:footnoteRef/>
      </w:r>
      <w:r>
        <w:t xml:space="preserve"> I Chron. 17:11-14; Acts 2:30-33.</w:t>
      </w:r>
    </w:p>
  </w:footnote>
  <w:footnote w:id="745">
    <w:p w14:paraId="750994E1" w14:textId="39B5FB55" w:rsidR="00BC0BB7" w:rsidRDefault="00BC0BB7" w:rsidP="00631963">
      <w:pPr>
        <w:pStyle w:val="footnote"/>
      </w:pPr>
      <w:r>
        <w:rPr>
          <w:rStyle w:val="FootnoteReference"/>
        </w:rPr>
        <w:footnoteRef/>
      </w:r>
      <w:r>
        <w:t xml:space="preserve"> [JS] Coptic has “widow”.</w:t>
      </w:r>
    </w:p>
  </w:footnote>
  <w:footnote w:id="746">
    <w:p w14:paraId="20533A22" w14:textId="760F6E73" w:rsidR="00BC0BB7" w:rsidRDefault="00BC0BB7" w:rsidP="00631963">
      <w:pPr>
        <w:pStyle w:val="footnote"/>
      </w:pPr>
      <w:r>
        <w:rPr>
          <w:rStyle w:val="FootnoteReference"/>
        </w:rPr>
        <w:footnoteRef/>
      </w:r>
      <w:r>
        <w:t xml:space="preserve"> [JS] or “rejoice with rejoicing”</w:t>
      </w:r>
    </w:p>
  </w:footnote>
  <w:footnote w:id="747">
    <w:p w14:paraId="41E94330" w14:textId="77777777" w:rsidR="00BC0BB7" w:rsidRDefault="00BC0BB7" w:rsidP="00C544D6">
      <w:pPr>
        <w:pStyle w:val="footnote"/>
      </w:pPr>
      <w:r>
        <w:rPr>
          <w:rStyle w:val="FootnoteReference"/>
        </w:rPr>
        <w:footnoteRef/>
      </w:r>
      <w:r>
        <w:t xml:space="preserve"> stock: </w:t>
      </w:r>
      <w:r w:rsidRPr="00783CA0">
        <w:rPr>
          <w:i/>
        </w:rPr>
        <w:t>lit</w:t>
      </w:r>
      <w:r>
        <w:t>. horn.</w:t>
      </w:r>
    </w:p>
  </w:footnote>
  <w:footnote w:id="748">
    <w:p w14:paraId="2CC35491" w14:textId="77777777" w:rsidR="00BC0BB7" w:rsidRDefault="00BC0BB7"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49">
    <w:p w14:paraId="5C900721" w14:textId="77777777" w:rsidR="00BC0BB7" w:rsidRDefault="00BC0BB7"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0">
    <w:p w14:paraId="1C6E6FA2" w14:textId="77777777" w:rsidR="00BC0BB7" w:rsidRDefault="00BC0BB7"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1">
    <w:p w14:paraId="53BD49E1" w14:textId="53C59812" w:rsidR="00BC0BB7" w:rsidRDefault="00BC0BB7"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2">
    <w:p w14:paraId="6C27778C" w14:textId="276CBE19" w:rsidR="00BC0BB7" w:rsidRDefault="00BC0BB7" w:rsidP="008B199B">
      <w:pPr>
        <w:pStyle w:val="footnote"/>
      </w:pPr>
      <w:r>
        <w:rPr>
          <w:rStyle w:val="FootnoteReference"/>
        </w:rPr>
        <w:footnoteRef/>
      </w:r>
      <w:r>
        <w:t xml:space="preserve"> [JS] literally, “slaves”</w:t>
      </w:r>
    </w:p>
  </w:footnote>
  <w:footnote w:id="753">
    <w:p w14:paraId="1FC82724" w14:textId="77777777" w:rsidR="00BC0BB7" w:rsidRDefault="00BC0BB7" w:rsidP="00C544D6">
      <w:pPr>
        <w:pStyle w:val="footnote"/>
      </w:pPr>
      <w:r>
        <w:rPr>
          <w:rStyle w:val="FootnoteReference"/>
        </w:rPr>
        <w:footnoteRef/>
      </w:r>
      <w:r>
        <w:t xml:space="preserve"> The kingdoms of this world have become the kingdoms of our Lord and of His Christ’ (Rev. 11:15).</w:t>
      </w:r>
    </w:p>
  </w:footnote>
  <w:footnote w:id="754">
    <w:p w14:paraId="5C9240DB" w14:textId="77777777" w:rsidR="00BC0BB7" w:rsidRDefault="00BC0BB7" w:rsidP="00C544D6">
      <w:pPr>
        <w:pStyle w:val="footnote"/>
      </w:pPr>
      <w:r>
        <w:rPr>
          <w:rStyle w:val="FootnoteReference"/>
        </w:rPr>
        <w:footnoteRef/>
      </w:r>
      <w:r>
        <w:t xml:space="preserve"> Deut. 32:36.</w:t>
      </w:r>
    </w:p>
  </w:footnote>
  <w:footnote w:id="755">
    <w:p w14:paraId="6CA454B0" w14:textId="699660A9" w:rsidR="00BC0BB7" w:rsidRDefault="00BC0BB7" w:rsidP="009F1DA0">
      <w:pPr>
        <w:pStyle w:val="footnote"/>
      </w:pPr>
      <w:r>
        <w:rPr>
          <w:rStyle w:val="FootnoteReference"/>
        </w:rPr>
        <w:footnoteRef/>
      </w:r>
      <w:r>
        <w:t xml:space="preserve"> [JS] [] lacking in all but OSB</w:t>
      </w:r>
    </w:p>
  </w:footnote>
  <w:footnote w:id="756">
    <w:p w14:paraId="71CEF4E9" w14:textId="77777777" w:rsidR="00BC0BB7" w:rsidRDefault="00BC0BB7"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57">
    <w:p w14:paraId="6639BD0B" w14:textId="45AA87DA" w:rsidR="00BC0BB7" w:rsidRDefault="00BC0BB7"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58">
    <w:p w14:paraId="2B96894E" w14:textId="6C468A01" w:rsidR="00BC0BB7" w:rsidRDefault="00BC0BB7" w:rsidP="00C544D6">
      <w:pPr>
        <w:pStyle w:val="footnote"/>
      </w:pPr>
      <w:r>
        <w:rPr>
          <w:rStyle w:val="FootnoteReference"/>
        </w:rPr>
        <w:footnoteRef/>
      </w:r>
      <w:r>
        <w:t xml:space="preserve"> mercy: </w:t>
      </w:r>
      <w:r w:rsidRPr="007F3CE8">
        <w:rPr>
          <w:i/>
        </w:rPr>
        <w:t>or</w:t>
      </w:r>
      <w:r>
        <w:t xml:space="preserve"> love. Cf. Lk. 10:37.</w:t>
      </w:r>
    </w:p>
  </w:footnote>
  <w:footnote w:id="759">
    <w:p w14:paraId="08E6A124" w14:textId="11CACB93" w:rsidR="00BC0BB7" w:rsidRDefault="00BC0BB7"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0">
    <w:p w14:paraId="39412F7E" w14:textId="1E04020D" w:rsidR="00BC0BB7" w:rsidRDefault="00BC0BB7" w:rsidP="00AE1E0F">
      <w:pPr>
        <w:pStyle w:val="footnote"/>
      </w:pPr>
      <w:r>
        <w:rPr>
          <w:rStyle w:val="FootnoteReference"/>
        </w:rPr>
        <w:footnoteRef/>
      </w:r>
      <w:r>
        <w:t xml:space="preserve"> [JS] or “and shook of Pharaoh and his army into the Red sea,”</w:t>
      </w:r>
    </w:p>
  </w:footnote>
  <w:footnote w:id="761">
    <w:p w14:paraId="0B96BC12" w14:textId="30893C5B" w:rsidR="00BC0BB7" w:rsidRDefault="00BC0BB7" w:rsidP="00AE1E0F">
      <w:pPr>
        <w:pStyle w:val="footnote"/>
      </w:pPr>
      <w:r>
        <w:rPr>
          <w:rStyle w:val="FootnoteReference"/>
        </w:rPr>
        <w:footnoteRef/>
      </w:r>
      <w:r>
        <w:t xml:space="preserve"> [JS] or “slew”</w:t>
      </w:r>
    </w:p>
  </w:footnote>
  <w:footnote w:id="762">
    <w:p w14:paraId="0DA78EFF" w14:textId="6EE98942" w:rsidR="00BC0BB7" w:rsidRDefault="00BC0BB7" w:rsidP="00AE1E0F">
      <w:pPr>
        <w:pStyle w:val="footnote"/>
      </w:pPr>
      <w:r>
        <w:rPr>
          <w:rStyle w:val="FootnoteReference"/>
        </w:rPr>
        <w:footnoteRef/>
      </w:r>
      <w:r>
        <w:t xml:space="preserve"> [JS] [] lacking in all but the Copitc. This verse and 16b lacking in most translations.</w:t>
      </w:r>
    </w:p>
  </w:footnote>
  <w:footnote w:id="763">
    <w:p w14:paraId="491E3626" w14:textId="77777777" w:rsidR="00BC0BB7" w:rsidRDefault="00BC0BB7"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4">
    <w:p w14:paraId="27102E37" w14:textId="01E87A4E" w:rsidR="00BC0BB7" w:rsidRDefault="00BC0BB7" w:rsidP="00C544D6">
      <w:pPr>
        <w:pStyle w:val="footnote"/>
      </w:pPr>
      <w:r>
        <w:rPr>
          <w:rStyle w:val="FootnoteReference"/>
        </w:rPr>
        <w:footnoteRef/>
      </w:r>
      <w:r>
        <w:t xml:space="preserve"> See previous footnote.</w:t>
      </w:r>
    </w:p>
  </w:footnote>
  <w:footnote w:id="765">
    <w:p w14:paraId="32C9C8BA" w14:textId="1283C1AE" w:rsidR="00BC0BB7" w:rsidRDefault="00BC0BB7"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66">
    <w:p w14:paraId="1CAEC73A" w14:textId="2CFEA53A" w:rsidR="00BC0BB7" w:rsidRDefault="00BC0BB7" w:rsidP="00AC3281">
      <w:pPr>
        <w:pStyle w:val="footnote"/>
      </w:pPr>
      <w:r>
        <w:rPr>
          <w:rStyle w:val="FootnoteReference"/>
        </w:rPr>
        <w:footnoteRef/>
      </w:r>
      <w:r>
        <w:t xml:space="preserve"> [JS] or “thank”, or “thankfully confess with praise”</w:t>
      </w:r>
    </w:p>
  </w:footnote>
  <w:footnote w:id="767">
    <w:p w14:paraId="02264BC2" w14:textId="77777777" w:rsidR="00BC0BB7" w:rsidRDefault="00BC0BB7"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68">
    <w:p w14:paraId="474A88D1" w14:textId="00155028" w:rsidR="00BC0BB7" w:rsidRDefault="00BC0BB7" w:rsidP="00AC3281">
      <w:pPr>
        <w:pStyle w:val="footnote"/>
      </w:pPr>
      <w:r>
        <w:rPr>
          <w:rStyle w:val="FootnoteReference"/>
        </w:rPr>
        <w:footnoteRef/>
      </w:r>
      <w:r>
        <w:t xml:space="preserve"> [JS] “do obeisance”, elsewhere rendered “worship’, but referring to the physical act.</w:t>
      </w:r>
    </w:p>
  </w:footnote>
  <w:footnote w:id="769">
    <w:p w14:paraId="1B1D5002" w14:textId="29B07E11" w:rsidR="00BC0BB7" w:rsidRDefault="00BC0BB7" w:rsidP="00C1761F">
      <w:pPr>
        <w:pStyle w:val="footnote"/>
      </w:pPr>
      <w:r>
        <w:rPr>
          <w:rStyle w:val="FootnoteReference"/>
        </w:rPr>
        <w:footnoteRef/>
      </w:r>
      <w:r>
        <w:t xml:space="preserve"> [JS] or “give thanks to,” or “prase,” or “thankfully confess Your Name with praise”</w:t>
      </w:r>
    </w:p>
  </w:footnote>
  <w:footnote w:id="770">
    <w:p w14:paraId="12351032" w14:textId="637DDCD6" w:rsidR="00BC0BB7" w:rsidRDefault="00BC0BB7"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1">
    <w:p w14:paraId="00F8589A" w14:textId="3079BAC3" w:rsidR="00BC0BB7" w:rsidRDefault="00BC0BB7" w:rsidP="00C1761F">
      <w:pPr>
        <w:pStyle w:val="footnote"/>
      </w:pPr>
      <w:r>
        <w:rPr>
          <w:rStyle w:val="FootnoteReference"/>
        </w:rPr>
        <w:footnoteRef/>
      </w:r>
      <w:r>
        <w:t xml:space="preserve"> [JS] or “acknowledge,” or “give thanks to,” or “thankfully confess with praise”</w:t>
      </w:r>
    </w:p>
  </w:footnote>
  <w:footnote w:id="772">
    <w:p w14:paraId="18BB02EB" w14:textId="33FE7177" w:rsidR="00BC0BB7" w:rsidRDefault="00BC0BB7"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3">
    <w:p w14:paraId="333B0F0E" w14:textId="4D89FC4A" w:rsidR="00BC0BB7" w:rsidRDefault="00BC0BB7" w:rsidP="00FF6795">
      <w:pPr>
        <w:pStyle w:val="footnote"/>
      </w:pPr>
      <w:r>
        <w:rPr>
          <w:rStyle w:val="FootnoteReference"/>
        </w:rPr>
        <w:footnoteRef/>
      </w:r>
      <w:r>
        <w:t xml:space="preserve"> [JS] literally “those who are exalted” or “the high things”</w:t>
      </w:r>
    </w:p>
  </w:footnote>
  <w:footnote w:id="774">
    <w:p w14:paraId="596BB70E" w14:textId="27F87B4A" w:rsidR="00BC0BB7" w:rsidRDefault="00BC0BB7" w:rsidP="00C544D6">
      <w:pPr>
        <w:pStyle w:val="footnote"/>
      </w:pPr>
      <w:r>
        <w:rPr>
          <w:rStyle w:val="FootnoteReference"/>
        </w:rPr>
        <w:footnoteRef/>
      </w:r>
      <w:r>
        <w:t xml:space="preserve"> The Spirit of the Lord fills the world (Wisdom 1:7). [JS] presence: literally “face”</w:t>
      </w:r>
    </w:p>
  </w:footnote>
  <w:footnote w:id="775">
    <w:p w14:paraId="7AB3BB43" w14:textId="5D02016E" w:rsidR="00BC0BB7" w:rsidRDefault="00BC0BB7" w:rsidP="00485563">
      <w:pPr>
        <w:pStyle w:val="footnote"/>
      </w:pPr>
      <w:r>
        <w:rPr>
          <w:rStyle w:val="FootnoteReference"/>
        </w:rPr>
        <w:footnoteRef/>
      </w:r>
      <w:r>
        <w:t xml:space="preserve"> [JS] or “possess”</w:t>
      </w:r>
    </w:p>
  </w:footnote>
  <w:footnote w:id="776">
    <w:p w14:paraId="145A6B15" w14:textId="77777777" w:rsidR="00BC0BB7" w:rsidRDefault="00BC0BB7" w:rsidP="00C544D6">
      <w:pPr>
        <w:pStyle w:val="footnote"/>
      </w:pPr>
      <w:r>
        <w:rPr>
          <w:rStyle w:val="FootnoteReference"/>
        </w:rPr>
        <w:footnoteRef/>
      </w:r>
      <w:r>
        <w:t xml:space="preserve"> heart: </w:t>
      </w:r>
      <w:r w:rsidRPr="007F3CE8">
        <w:rPr>
          <w:i/>
        </w:rPr>
        <w:t>lit</w:t>
      </w:r>
      <w:r>
        <w:t>. kidneys (seat of the affections in Hebrew thought).</w:t>
      </w:r>
    </w:p>
  </w:footnote>
  <w:footnote w:id="777">
    <w:p w14:paraId="5EA66D53" w14:textId="1C1D5AB6" w:rsidR="00BC0BB7" w:rsidRDefault="00BC0BB7" w:rsidP="00485563">
      <w:pPr>
        <w:pStyle w:val="footnote"/>
      </w:pPr>
      <w:r>
        <w:rPr>
          <w:rStyle w:val="FootnoteReference"/>
        </w:rPr>
        <w:footnoteRef/>
      </w:r>
      <w:r>
        <w:t xml:space="preserve"> [JS] or “give thanks,” or “thankfully confess You with praise”</w:t>
      </w:r>
    </w:p>
  </w:footnote>
  <w:footnote w:id="778">
    <w:p w14:paraId="4E73646F" w14:textId="549C13C9" w:rsidR="00BC0BB7" w:rsidRDefault="00BC0BB7" w:rsidP="00EB72A3">
      <w:pPr>
        <w:pStyle w:val="footnote"/>
      </w:pPr>
      <w:r>
        <w:rPr>
          <w:rStyle w:val="FootnoteReference"/>
        </w:rPr>
        <w:footnoteRef/>
      </w:r>
      <w:r>
        <w:t xml:space="preserve"> [JS] or “and do I not waste away because of my enemies?”</w:t>
      </w:r>
    </w:p>
  </w:footnote>
  <w:footnote w:id="779">
    <w:p w14:paraId="4CC16564" w14:textId="262FCF3B" w:rsidR="00BC0BB7" w:rsidRDefault="00BC0BB7" w:rsidP="00814FC4">
      <w:pPr>
        <w:pStyle w:val="footnote"/>
      </w:pPr>
      <w:r>
        <w:rPr>
          <w:rStyle w:val="FootnoteReference"/>
        </w:rPr>
        <w:footnoteRef/>
      </w:r>
      <w:r>
        <w:t xml:space="preserve"> [JS] or “way of iniquity”</w:t>
      </w:r>
    </w:p>
  </w:footnote>
  <w:footnote w:id="780">
    <w:p w14:paraId="6BCAB3AE" w14:textId="77777777" w:rsidR="00BC0BB7" w:rsidRDefault="00BC0BB7" w:rsidP="00C544D6">
      <w:pPr>
        <w:pStyle w:val="footnote"/>
      </w:pPr>
      <w:r>
        <w:rPr>
          <w:rStyle w:val="FootnoteReference"/>
        </w:rPr>
        <w:footnoteRef/>
      </w:r>
      <w:r>
        <w:t xml:space="preserve"> ‘He gives songs in the night’ (Job. 35:10).</w:t>
      </w:r>
    </w:p>
  </w:footnote>
  <w:footnote w:id="781">
    <w:p w14:paraId="6FFB8AE3" w14:textId="30159915" w:rsidR="00BC0BB7" w:rsidRDefault="00BC0BB7" w:rsidP="00FF4A4F">
      <w:pPr>
        <w:pStyle w:val="footnote"/>
      </w:pPr>
      <w:r>
        <w:rPr>
          <w:rStyle w:val="FootnoteReference"/>
        </w:rPr>
        <w:footnoteRef/>
      </w:r>
      <w:r>
        <w:t xml:space="preserve"> Literally “voice”</w:t>
      </w:r>
    </w:p>
  </w:footnote>
  <w:footnote w:id="782">
    <w:p w14:paraId="1995E6B7" w14:textId="70D38F62" w:rsidR="00BC0BB7" w:rsidRDefault="00BC0BB7" w:rsidP="00EB72A3">
      <w:pPr>
        <w:pStyle w:val="footnote"/>
      </w:pPr>
      <w:r>
        <w:rPr>
          <w:rStyle w:val="FootnoteReference"/>
        </w:rPr>
        <w:footnoteRef/>
      </w:r>
      <w:r>
        <w:t xml:space="preserve"> [JS] or “praise,” or “give thanks to,” or “thankfully confess with praise”</w:t>
      </w:r>
    </w:p>
  </w:footnote>
  <w:footnote w:id="783">
    <w:p w14:paraId="7EBC0985" w14:textId="77777777" w:rsidR="00BC0BB7" w:rsidRDefault="00BC0BB7" w:rsidP="00784373">
      <w:pPr>
        <w:pStyle w:val="footnote"/>
      </w:pPr>
      <w:r>
        <w:rPr>
          <w:rStyle w:val="FootnoteReference"/>
        </w:rPr>
        <w:footnoteRef/>
      </w:r>
      <w:r>
        <w:t xml:space="preserve"> [JS] or “Hades”.</w:t>
      </w:r>
    </w:p>
  </w:footnote>
  <w:footnote w:id="784">
    <w:p w14:paraId="5A5C1D1C" w14:textId="586EEB89" w:rsidR="00BC0BB7" w:rsidRDefault="00BC0BB7"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85">
    <w:p w14:paraId="1AD5A19A" w14:textId="77777777" w:rsidR="00BC0BB7" w:rsidRDefault="00BC0BB7" w:rsidP="00C544D6">
      <w:pPr>
        <w:pStyle w:val="footnote"/>
      </w:pPr>
      <w:r>
        <w:rPr>
          <w:rStyle w:val="FootnoteReference"/>
        </w:rPr>
        <w:footnoteRef/>
      </w:r>
      <w:r>
        <w:t xml:space="preserve"> this way: the confession of Christ (2 Tim. 3:12).</w:t>
      </w:r>
    </w:p>
  </w:footnote>
  <w:footnote w:id="786">
    <w:p w14:paraId="1B4DA4D8" w14:textId="4D3CDF72" w:rsidR="00BC0BB7" w:rsidRDefault="00BC0BB7" w:rsidP="00EB72A3">
      <w:pPr>
        <w:pStyle w:val="footnote"/>
      </w:pPr>
      <w:r>
        <w:rPr>
          <w:rStyle w:val="FootnoteReference"/>
        </w:rPr>
        <w:footnoteRef/>
      </w:r>
      <w:r>
        <w:t xml:space="preserve"> [JS] or “praise” or “thive thanks to,” or “thankfully confess with praise”</w:t>
      </w:r>
    </w:p>
  </w:footnote>
  <w:footnote w:id="787">
    <w:p w14:paraId="10A5500A" w14:textId="77777777" w:rsidR="00BC0BB7" w:rsidRDefault="00BC0BB7" w:rsidP="00C544D6">
      <w:pPr>
        <w:pStyle w:val="footnote"/>
      </w:pPr>
      <w:r>
        <w:rPr>
          <w:rStyle w:val="FootnoteReference"/>
        </w:rPr>
        <w:footnoteRef/>
      </w:r>
      <w:r>
        <w:t xml:space="preserve"> These two lines are identical with Lamentations 3:6.</w:t>
      </w:r>
    </w:p>
  </w:footnote>
  <w:footnote w:id="788">
    <w:p w14:paraId="30FC40DD" w14:textId="11119DF6" w:rsidR="00BC0BB7" w:rsidRDefault="00BC0BB7" w:rsidP="00C544D6">
      <w:pPr>
        <w:pStyle w:val="footnote"/>
      </w:pPr>
      <w:r>
        <w:rPr>
          <w:rStyle w:val="FootnoteReference"/>
        </w:rPr>
        <w:footnoteRef/>
      </w:r>
      <w:r>
        <w:t xml:space="preserve"> Cf. Rev. 10:5; Ezek. 20:23,28,42; Deut. 32:14.</w:t>
      </w:r>
    </w:p>
  </w:footnote>
  <w:footnote w:id="789">
    <w:p w14:paraId="58511EB9" w14:textId="77777777" w:rsidR="00BC0BB7" w:rsidRDefault="00BC0BB7"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0">
    <w:p w14:paraId="3B148124" w14:textId="77777777" w:rsidR="00BC0BB7" w:rsidRDefault="00BC0BB7"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1">
    <w:p w14:paraId="1CAB0511" w14:textId="43E4190B" w:rsidR="00BC0BB7" w:rsidRDefault="00BC0BB7" w:rsidP="00C544D6">
      <w:pPr>
        <w:pStyle w:val="footnote"/>
      </w:pPr>
      <w:r>
        <w:rPr>
          <w:rStyle w:val="FootnoteReference"/>
        </w:rPr>
        <w:footnoteRef/>
      </w:r>
      <w:r>
        <w:t xml:space="preserve"> Cf. ‘If I am lifted up from the earth, I will draw all men to Me’ (Jn. 12:32). See also Psalm 45:11 and the note there.</w:t>
      </w:r>
    </w:p>
  </w:footnote>
  <w:footnote w:id="792">
    <w:p w14:paraId="13B01E95" w14:textId="737A6D70" w:rsidR="00BC0BB7" w:rsidRDefault="00BC0BB7" w:rsidP="00F53108">
      <w:pPr>
        <w:pStyle w:val="footnote"/>
      </w:pPr>
      <w:r>
        <w:rPr>
          <w:rStyle w:val="FootnoteReference"/>
        </w:rPr>
        <w:footnoteRef/>
      </w:r>
      <w:r>
        <w:t xml:space="preserve"> [JS] or “gush forth”, “overflow”</w:t>
      </w:r>
    </w:p>
  </w:footnote>
  <w:footnote w:id="793">
    <w:p w14:paraId="291B5302" w14:textId="22414254" w:rsidR="00BC0BB7" w:rsidRDefault="00BC0BB7" w:rsidP="00F53108">
      <w:pPr>
        <w:pStyle w:val="footnote"/>
      </w:pPr>
      <w:r>
        <w:rPr>
          <w:rStyle w:val="FootnoteReference"/>
        </w:rPr>
        <w:footnoteRef/>
      </w:r>
      <w:r>
        <w:t xml:space="preserve"> [JS] or “thankfully confess You with praise”, or “praise”, or “give thanks to”</w:t>
      </w:r>
    </w:p>
  </w:footnote>
  <w:footnote w:id="794">
    <w:p w14:paraId="7FEF7BE1" w14:textId="0F451A05" w:rsidR="00BC0BB7" w:rsidRDefault="00BC0BB7" w:rsidP="008D3680">
      <w:pPr>
        <w:pStyle w:val="footnote"/>
      </w:pPr>
      <w:r>
        <w:rPr>
          <w:rStyle w:val="FootnoteReference"/>
        </w:rPr>
        <w:footnoteRef/>
      </w:r>
      <w:r>
        <w:t xml:space="preserve"> [JS] literally “holy ones”</w:t>
      </w:r>
    </w:p>
  </w:footnote>
  <w:footnote w:id="795">
    <w:p w14:paraId="67EE1F7C" w14:textId="1AC854C4" w:rsidR="00BC0BB7" w:rsidRDefault="00BC0BB7"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796">
    <w:p w14:paraId="353ACEBC" w14:textId="59328CB4" w:rsidR="00BC0BB7" w:rsidRDefault="00BC0BB7" w:rsidP="00C544D6">
      <w:pPr>
        <w:pStyle w:val="footnote"/>
      </w:pPr>
      <w:r>
        <w:rPr>
          <w:rStyle w:val="FootnoteReference"/>
        </w:rPr>
        <w:footnoteRef/>
      </w:r>
      <w:r>
        <w:t xml:space="preserve"> Cf. Ps. 145:2 with Ps. 103:33. Only verbs differ.</w:t>
      </w:r>
    </w:p>
  </w:footnote>
  <w:footnote w:id="797">
    <w:p w14:paraId="35C0C4DD" w14:textId="71AC6682" w:rsidR="00BC0BB7" w:rsidRDefault="00BC0BB7" w:rsidP="007F50FD">
      <w:pPr>
        <w:pStyle w:val="footnote"/>
      </w:pPr>
      <w:r>
        <w:rPr>
          <w:rStyle w:val="FootnoteReference"/>
        </w:rPr>
        <w:footnoteRef/>
      </w:r>
      <w:r>
        <w:t xml:space="preserve"> [JS] or “spirit”</w:t>
      </w:r>
    </w:p>
  </w:footnote>
  <w:footnote w:id="798">
    <w:p w14:paraId="23EB32F2" w14:textId="235BD424" w:rsidR="00BC0BB7" w:rsidRDefault="00BC0BB7" w:rsidP="007F50FD">
      <w:pPr>
        <w:pStyle w:val="footnote"/>
      </w:pPr>
      <w:r>
        <w:rPr>
          <w:rStyle w:val="FootnoteReference"/>
        </w:rPr>
        <w:footnoteRef/>
      </w:r>
      <w:r>
        <w:t xml:space="preserve"> [JS] thoughts, or designs, plans, projects</w:t>
      </w:r>
    </w:p>
  </w:footnote>
  <w:footnote w:id="799">
    <w:p w14:paraId="1E480973" w14:textId="3F051D55" w:rsidR="00BC0BB7" w:rsidRDefault="00BC0BB7" w:rsidP="007F50FD">
      <w:pPr>
        <w:pStyle w:val="footnote"/>
      </w:pPr>
      <w:r>
        <w:rPr>
          <w:rStyle w:val="FootnoteReference"/>
        </w:rPr>
        <w:footnoteRef/>
      </w:r>
      <w:r>
        <w:t xml:space="preserve"> [JS] or “guards”</w:t>
      </w:r>
    </w:p>
  </w:footnote>
  <w:footnote w:id="800">
    <w:p w14:paraId="6A1BF79E" w14:textId="2C42AEE5" w:rsidR="00BC0BB7" w:rsidRDefault="00BC0BB7" w:rsidP="007F50FD">
      <w:pPr>
        <w:pStyle w:val="footnote"/>
      </w:pPr>
      <w:r>
        <w:rPr>
          <w:rStyle w:val="FootnoteReference"/>
        </w:rPr>
        <w:footnoteRef/>
      </w:r>
      <w:r>
        <w:t xml:space="preserve"> [JS] or “frees the prisoners”</w:t>
      </w:r>
    </w:p>
  </w:footnote>
  <w:footnote w:id="801">
    <w:p w14:paraId="5D5111FF" w14:textId="66B6F812" w:rsidR="00BC0BB7" w:rsidRDefault="00BC0BB7" w:rsidP="007F50FD">
      <w:pPr>
        <w:pStyle w:val="footnote"/>
      </w:pPr>
      <w:r>
        <w:rPr>
          <w:rStyle w:val="FootnoteReference"/>
        </w:rPr>
        <w:footnoteRef/>
      </w:r>
      <w:r>
        <w:t xml:space="preserve"> [JS] or “bent”</w:t>
      </w:r>
    </w:p>
  </w:footnote>
  <w:footnote w:id="802">
    <w:p w14:paraId="4090A924" w14:textId="68E30641" w:rsidR="00BC0BB7" w:rsidRDefault="00BC0BB7" w:rsidP="007F50FD">
      <w:pPr>
        <w:pStyle w:val="footnote"/>
      </w:pPr>
      <w:r>
        <w:rPr>
          <w:rStyle w:val="FootnoteReference"/>
        </w:rPr>
        <w:footnoteRef/>
      </w:r>
      <w:r>
        <w:t xml:space="preserve"> [JS] or “skill”</w:t>
      </w:r>
    </w:p>
  </w:footnote>
  <w:footnote w:id="803">
    <w:p w14:paraId="6F819BD3" w14:textId="78976808" w:rsidR="00BC0BB7" w:rsidRDefault="00BC0BB7" w:rsidP="007F50FD">
      <w:pPr>
        <w:pStyle w:val="footnote"/>
      </w:pPr>
      <w:r>
        <w:rPr>
          <w:rStyle w:val="FootnoteReference"/>
        </w:rPr>
        <w:footnoteRef/>
      </w:r>
      <w:r>
        <w:t xml:space="preserve"> [JS] or “foreigners”</w:t>
      </w:r>
    </w:p>
  </w:footnote>
  <w:footnote w:id="804">
    <w:p w14:paraId="78560DE2" w14:textId="6759CA05" w:rsidR="00BC0BB7" w:rsidRDefault="00BC0BB7" w:rsidP="007F50FD">
      <w:pPr>
        <w:pStyle w:val="footnote"/>
      </w:pPr>
      <w:r>
        <w:rPr>
          <w:rStyle w:val="FootnoteReference"/>
        </w:rPr>
        <w:footnoteRef/>
      </w:r>
      <w:r>
        <w:t xml:space="preserve"> [JS] or a psalm, or a melody</w:t>
      </w:r>
    </w:p>
  </w:footnote>
  <w:footnote w:id="805">
    <w:p w14:paraId="2C19D159" w14:textId="3C9E27D5" w:rsidR="00BC0BB7" w:rsidRDefault="00BC0BB7" w:rsidP="00F258B1">
      <w:pPr>
        <w:pStyle w:val="footnote"/>
      </w:pPr>
      <w:r>
        <w:rPr>
          <w:rStyle w:val="FootnoteReference"/>
        </w:rPr>
        <w:footnoteRef/>
      </w:r>
      <w:r>
        <w:t xml:space="preserve"> </w:t>
      </w:r>
      <w:r w:rsidRPr="00D813A7">
        <w:rPr>
          <w:i/>
        </w:rPr>
        <w:t>Lit</w:t>
      </w:r>
      <w:r>
        <w:t>. ‘dispersions’. Cf. Mt. 24:31.</w:t>
      </w:r>
    </w:p>
  </w:footnote>
  <w:footnote w:id="806">
    <w:p w14:paraId="7AC7AD8B" w14:textId="5BFFD4CA" w:rsidR="00BC0BB7" w:rsidRDefault="00BC0BB7"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07">
    <w:p w14:paraId="1F0F4402" w14:textId="056F6B42" w:rsidR="00BC0BB7" w:rsidRDefault="00BC0BB7" w:rsidP="00CD1E61">
      <w:pPr>
        <w:pStyle w:val="footnote"/>
      </w:pPr>
      <w:r>
        <w:rPr>
          <w:rStyle w:val="FootnoteReference"/>
        </w:rPr>
        <w:footnoteRef/>
      </w:r>
      <w:r>
        <w:t xml:space="preserve"> [JS] or word, or teaching</w:t>
      </w:r>
    </w:p>
  </w:footnote>
  <w:footnote w:id="808">
    <w:p w14:paraId="407F2DDB" w14:textId="624657B1" w:rsidR="00BC0BB7" w:rsidRDefault="00BC0BB7"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09">
    <w:p w14:paraId="35167DCD" w14:textId="373FC63F" w:rsidR="00BC0BB7" w:rsidRDefault="00BC0BB7" w:rsidP="00DE04F0">
      <w:pPr>
        <w:pStyle w:val="footnote"/>
      </w:pPr>
      <w:r>
        <w:rPr>
          <w:rStyle w:val="FootnoteReference"/>
        </w:rPr>
        <w:footnoteRef/>
      </w:r>
      <w:r>
        <w:t xml:space="preserve"> [JS] or “stormy wind”</w:t>
      </w:r>
    </w:p>
  </w:footnote>
  <w:footnote w:id="810">
    <w:p w14:paraId="596CA46F" w14:textId="3CE69ED5" w:rsidR="00BC0BB7" w:rsidRDefault="00BC0BB7" w:rsidP="00DE04F0">
      <w:pPr>
        <w:pStyle w:val="footnote"/>
      </w:pPr>
      <w:r>
        <w:rPr>
          <w:rStyle w:val="FootnoteReference"/>
        </w:rPr>
        <w:footnoteRef/>
      </w:r>
      <w:r>
        <w:t xml:space="preserve"> [JS] or “maidens,” or “unmarried women”</w:t>
      </w:r>
    </w:p>
  </w:footnote>
  <w:footnote w:id="811">
    <w:p w14:paraId="302477DE" w14:textId="111432A8" w:rsidR="00BC0BB7" w:rsidRDefault="00BC0BB7"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2">
    <w:p w14:paraId="33D71E70" w14:textId="2D5394E7" w:rsidR="00BC0BB7" w:rsidRDefault="00BC0BB7" w:rsidP="007039A0">
      <w:pPr>
        <w:pStyle w:val="footnote"/>
      </w:pPr>
      <w:r>
        <w:rPr>
          <w:rStyle w:val="FootnoteReference"/>
        </w:rPr>
        <w:footnoteRef/>
      </w:r>
      <w:r>
        <w:t xml:space="preserve"> [JS] literally, “And He will raise/exalt the horn of His people”</w:t>
      </w:r>
    </w:p>
  </w:footnote>
  <w:footnote w:id="813">
    <w:p w14:paraId="43AD805B" w14:textId="6DFE2128" w:rsidR="00BC0BB7" w:rsidRDefault="00BC0BB7" w:rsidP="007039A0">
      <w:pPr>
        <w:pStyle w:val="footnote"/>
      </w:pPr>
      <w:r>
        <w:rPr>
          <w:rStyle w:val="FootnoteReference"/>
        </w:rPr>
        <w:footnoteRef/>
      </w:r>
      <w:r>
        <w:t xml:space="preserve"> [JS] “assembly”</w:t>
      </w:r>
    </w:p>
  </w:footnote>
  <w:footnote w:id="814">
    <w:p w14:paraId="0C277B75" w14:textId="51E0F674" w:rsidR="00BC0BB7" w:rsidRDefault="00BC0BB7" w:rsidP="007039A0">
      <w:pPr>
        <w:pStyle w:val="footnote"/>
      </w:pPr>
      <w:r>
        <w:rPr>
          <w:rStyle w:val="FootnoteReference"/>
        </w:rPr>
        <w:footnoteRef/>
      </w:r>
      <w:r>
        <w:t xml:space="preserve"> [JS] Coptic has “in the chorus”</w:t>
      </w:r>
    </w:p>
  </w:footnote>
  <w:footnote w:id="815">
    <w:p w14:paraId="7329AB19" w14:textId="77777777" w:rsidR="00BC0BB7" w:rsidRDefault="00BC0BB7" w:rsidP="00F258B1">
      <w:pPr>
        <w:pStyle w:val="footnote"/>
      </w:pPr>
      <w:r>
        <w:rPr>
          <w:rStyle w:val="FootnoteReference"/>
        </w:rPr>
        <w:footnoteRef/>
      </w:r>
      <w:r>
        <w:t xml:space="preserve"> two-edged sword: praise which conquers Amalek (St. Chrysostom).</w:t>
      </w:r>
    </w:p>
  </w:footnote>
  <w:footnote w:id="816">
    <w:p w14:paraId="2095C32A" w14:textId="77777777" w:rsidR="00BC0BB7" w:rsidRDefault="00BC0BB7" w:rsidP="00F258B1">
      <w:pPr>
        <w:pStyle w:val="footnote"/>
      </w:pPr>
      <w:r>
        <w:rPr>
          <w:rStyle w:val="FootnoteReference"/>
        </w:rPr>
        <w:footnoteRef/>
      </w:r>
      <w:r>
        <w:t xml:space="preserve"> ‘Holiness of life is the mother of glory’ (St Theodoret).</w:t>
      </w:r>
    </w:p>
  </w:footnote>
  <w:footnote w:id="817">
    <w:p w14:paraId="4C5EFC08" w14:textId="6D588D58" w:rsidR="00BC0BB7" w:rsidRDefault="00BC0BB7" w:rsidP="00AE5C5A">
      <w:pPr>
        <w:pStyle w:val="footnote"/>
      </w:pPr>
      <w:r>
        <w:rPr>
          <w:rStyle w:val="FootnoteReference"/>
        </w:rPr>
        <w:footnoteRef/>
      </w:r>
      <w:r>
        <w:t xml:space="preserve"> [JS] variant reading, “harp and lyre”</w:t>
      </w:r>
    </w:p>
  </w:footnote>
  <w:footnote w:id="818">
    <w:p w14:paraId="34B39967" w14:textId="2F98E45D" w:rsidR="00BC0BB7" w:rsidRDefault="00BC0BB7" w:rsidP="00AE5C5A">
      <w:pPr>
        <w:pStyle w:val="footnote"/>
      </w:pPr>
      <w:r>
        <w:rPr>
          <w:rStyle w:val="FootnoteReference"/>
        </w:rPr>
        <w:footnoteRef/>
      </w:r>
      <w:r>
        <w:t xml:space="preserve"> [JS] Coptic has “chorus” in place of “dance”</w:t>
      </w:r>
    </w:p>
  </w:footnote>
  <w:footnote w:id="819">
    <w:p w14:paraId="3F01F63D" w14:textId="7FB71CE4" w:rsidR="00BC0BB7" w:rsidRDefault="00BC0BB7" w:rsidP="00FB1741">
      <w:pPr>
        <w:pStyle w:val="footnote"/>
      </w:pPr>
      <w:r>
        <w:rPr>
          <w:rStyle w:val="FootnoteReference"/>
        </w:rPr>
        <w:footnoteRef/>
      </w:r>
      <w:r>
        <w:t xml:space="preserve"> [JS] or “allophyle”, which means “foreigner”, but specificially in reference to Philistines.</w:t>
      </w:r>
    </w:p>
  </w:footnote>
  <w:footnote w:id="820">
    <w:p w14:paraId="234F96D1" w14:textId="322FE18B" w:rsidR="00BC0BB7" w:rsidRDefault="00BC0BB7" w:rsidP="00865C59">
      <w:pPr>
        <w:pStyle w:val="footnote"/>
      </w:pPr>
      <w:r>
        <w:rPr>
          <w:rStyle w:val="FootnoteReference"/>
        </w:rPr>
        <w:footnoteRef/>
      </w:r>
      <w:r>
        <w:t xml:space="preserve"> Or “Spirit”</w:t>
      </w:r>
    </w:p>
  </w:footnote>
  <w:footnote w:id="821">
    <w:p w14:paraId="296DD30B" w14:textId="77777777" w:rsidR="00BC0BB7" w:rsidRDefault="00BC0BB7"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2">
    <w:p w14:paraId="75462569" w14:textId="77777777" w:rsidR="00BC0BB7" w:rsidRDefault="00BC0BB7" w:rsidP="00344A59">
      <w:pPr>
        <w:pStyle w:val="footnote"/>
      </w:pPr>
      <w:r>
        <w:rPr>
          <w:rStyle w:val="FootnoteReference"/>
        </w:rPr>
        <w:footnoteRef/>
      </w:r>
      <w:r>
        <w:t xml:space="preserve"> The “alleluia” in each vs is inserted into each verse of the Psalm</w:t>
      </w:r>
    </w:p>
  </w:footnote>
  <w:footnote w:id="823">
    <w:p w14:paraId="1F1613E0" w14:textId="77777777" w:rsidR="00BC0BB7" w:rsidRDefault="00BC0BB7"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24">
    <w:p w14:paraId="001DC1B4" w14:textId="77777777" w:rsidR="00A7333E" w:rsidRDefault="00A7333E" w:rsidP="00A7333E">
      <w:pPr>
        <w:pStyle w:val="footnote"/>
      </w:pPr>
      <w:r>
        <w:rPr>
          <w:rStyle w:val="FootnoteReference"/>
        </w:rPr>
        <w:footnoteRef/>
      </w:r>
      <w:r>
        <w:t xml:space="preserve"> Do obiesance</w:t>
      </w:r>
    </w:p>
  </w:footnote>
  <w:footnote w:id="825">
    <w:p w14:paraId="109CBDA9" w14:textId="77777777" w:rsidR="00A7333E" w:rsidRDefault="00A7333E" w:rsidP="00A7333E">
      <w:pPr>
        <w:pStyle w:val="footnote"/>
      </w:pPr>
      <w:r>
        <w:rPr>
          <w:rStyle w:val="FootnoteReference"/>
        </w:rPr>
        <w:footnoteRef/>
      </w:r>
      <w:r>
        <w:t xml:space="preserve"> Literally, “horn”</w:t>
      </w:r>
    </w:p>
  </w:footnote>
  <w:footnote w:id="826">
    <w:p w14:paraId="6824A765" w14:textId="77777777" w:rsidR="00A7333E" w:rsidRDefault="00A7333E" w:rsidP="00A7333E">
      <w:pPr>
        <w:pStyle w:val="footnote"/>
      </w:pPr>
      <w:r>
        <w:rPr>
          <w:rStyle w:val="FootnoteReference"/>
        </w:rPr>
        <w:footnoteRef/>
      </w:r>
      <w:r>
        <w:t xml:space="preserve"> Or, “ways”</w:t>
      </w:r>
    </w:p>
  </w:footnote>
  <w:footnote w:id="827">
    <w:p w14:paraId="6136C7AC" w14:textId="77777777" w:rsidR="00A7333E" w:rsidRDefault="00A7333E" w:rsidP="00A7333E">
      <w:pPr>
        <w:pStyle w:val="footnote"/>
      </w:pPr>
      <w:r>
        <w:rPr>
          <w:rStyle w:val="FootnoteReference"/>
        </w:rPr>
        <w:footnoteRef/>
      </w:r>
      <w:r>
        <w:t xml:space="preserve"> Literally, “exalt the horn”</w:t>
      </w:r>
    </w:p>
  </w:footnote>
  <w:footnote w:id="828">
    <w:p w14:paraId="0D97069A" w14:textId="77777777" w:rsidR="00A7333E" w:rsidRDefault="00A7333E" w:rsidP="00A7333E">
      <w:pPr>
        <w:pStyle w:val="footnote"/>
      </w:pPr>
      <w:r>
        <w:rPr>
          <w:rStyle w:val="FootnoteReference"/>
        </w:rPr>
        <w:footnoteRef/>
      </w:r>
      <w:r>
        <w:t xml:space="preserve"> Or “christs”</w:t>
      </w:r>
    </w:p>
  </w:footnote>
  <w:footnote w:id="829">
    <w:p w14:paraId="75E4F1BF" w14:textId="77777777" w:rsidR="00A7333E" w:rsidRDefault="00A7333E" w:rsidP="00A7333E">
      <w:pPr>
        <w:pStyle w:val="footnote"/>
      </w:pPr>
      <w:r>
        <w:rPr>
          <w:rStyle w:val="FootnoteReference"/>
        </w:rPr>
        <w:footnoteRef/>
      </w:r>
      <w:r>
        <w:t xml:space="preserve"> Or “workers of iniquity”</w:t>
      </w:r>
    </w:p>
  </w:footnote>
  <w:footnote w:id="830">
    <w:p w14:paraId="6B1B283E" w14:textId="77777777" w:rsidR="00A7333E" w:rsidRDefault="00A7333E"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31">
    <w:p w14:paraId="0BE3B61B" w14:textId="77777777" w:rsidR="00A7333E" w:rsidRDefault="00A7333E" w:rsidP="00A7333E">
      <w:pPr>
        <w:pStyle w:val="footnote"/>
      </w:pPr>
      <w:r>
        <w:rPr>
          <w:rStyle w:val="FootnoteReference"/>
        </w:rPr>
        <w:footnoteRef/>
      </w:r>
      <w:r>
        <w:t xml:space="preserve"> or “blessing”</w:t>
      </w:r>
    </w:p>
  </w:footnote>
  <w:footnote w:id="832">
    <w:p w14:paraId="39CDECB8" w14:textId="77777777" w:rsidR="00A7333E" w:rsidRDefault="00A7333E" w:rsidP="00A7333E">
      <w:pPr>
        <w:pStyle w:val="footnote"/>
      </w:pPr>
      <w:r>
        <w:rPr>
          <w:rStyle w:val="FootnoteReference"/>
        </w:rPr>
        <w:footnoteRef/>
      </w:r>
      <w:r>
        <w:t xml:space="preserve"> Or “Thy holy Name we do utter”</w:t>
      </w:r>
    </w:p>
  </w:footnote>
  <w:footnote w:id="833">
    <w:p w14:paraId="2BFF308D" w14:textId="77777777" w:rsidR="00A7333E" w:rsidRDefault="00A7333E" w:rsidP="00A7333E">
      <w:pPr>
        <w:pStyle w:val="footnote"/>
      </w:pPr>
      <w:r>
        <w:rPr>
          <w:rStyle w:val="FootnoteReference"/>
        </w:rPr>
        <w:footnoteRef/>
      </w:r>
      <w:r>
        <w:t xml:space="preserve"> Or “May it be so, Lord!”</w:t>
      </w:r>
    </w:p>
  </w:footnote>
  <w:footnote w:id="834">
    <w:p w14:paraId="7672FC08" w14:textId="77777777" w:rsidR="00A7333E" w:rsidRDefault="00A7333E" w:rsidP="00A7333E">
      <w:pPr>
        <w:pStyle w:val="footnote"/>
      </w:pPr>
      <w:r>
        <w:rPr>
          <w:rStyle w:val="FootnoteReference"/>
        </w:rPr>
        <w:footnoteRef/>
      </w:r>
      <w:r>
        <w:t xml:space="preserve"> Latria</w:t>
      </w:r>
    </w:p>
  </w:footnote>
  <w:footnote w:id="835">
    <w:p w14:paraId="6A1BE515" w14:textId="5E13A526" w:rsidR="00BC0BB7" w:rsidRDefault="00BC0BB7" w:rsidP="00426715">
      <w:pPr>
        <w:pStyle w:val="footnote"/>
      </w:pPr>
      <w:r>
        <w:rPr>
          <w:rStyle w:val="FootnoteReference"/>
        </w:rPr>
        <w:footnoteRef/>
      </w:r>
      <w:r>
        <w:t xml:space="preserve"> Or, “Sing a hymn to Him, and exalt Him beyond measure unto the ages.”</w:t>
      </w:r>
    </w:p>
  </w:footnote>
  <w:footnote w:id="836">
    <w:p w14:paraId="68D0AB21" w14:textId="61EA66CA" w:rsidR="00BC0BB7" w:rsidRDefault="00BC0BB7" w:rsidP="00426715">
      <w:pPr>
        <w:pStyle w:val="footnote"/>
      </w:pPr>
      <w:r>
        <w:rPr>
          <w:rStyle w:val="FootnoteReference"/>
        </w:rPr>
        <w:footnoteRef/>
      </w:r>
      <w:r>
        <w:t xml:space="preserve"> This verse is lacking in the Greek.</w:t>
      </w:r>
    </w:p>
  </w:footnote>
  <w:footnote w:id="837">
    <w:p w14:paraId="26544D11" w14:textId="10502CC8" w:rsidR="00BC0BB7" w:rsidRDefault="00BC0BB7" w:rsidP="007757C9">
      <w:pPr>
        <w:pStyle w:val="footnote"/>
      </w:pPr>
      <w:r>
        <w:rPr>
          <w:rStyle w:val="FootnoteReference"/>
        </w:rPr>
        <w:footnoteRef/>
      </w:r>
      <w:r>
        <w:t xml:space="preserve"> In Greek this verse breaks the pattern and has “Let the earth bless the Lord…”</w:t>
      </w:r>
    </w:p>
  </w:footnote>
  <w:footnote w:id="838">
    <w:p w14:paraId="00301B8D" w14:textId="27445427" w:rsidR="00BC0BB7" w:rsidRDefault="00BC0BB7" w:rsidP="007757C9">
      <w:pPr>
        <w:pStyle w:val="footnote"/>
      </w:pPr>
      <w:r>
        <w:rPr>
          <w:rStyle w:val="FootnoteReference"/>
        </w:rPr>
        <w:footnoteRef/>
      </w:r>
      <w:r>
        <w:t xml:space="preserve"> Greek has “sea-monsters”</w:t>
      </w:r>
    </w:p>
  </w:footnote>
  <w:footnote w:id="839">
    <w:p w14:paraId="0ECD7B50" w14:textId="7593729A" w:rsidR="00BC0BB7" w:rsidRDefault="00BC0BB7" w:rsidP="007757C9">
      <w:pPr>
        <w:pStyle w:val="footnote"/>
      </w:pPr>
      <w:r>
        <w:rPr>
          <w:rStyle w:val="FootnoteReference"/>
        </w:rPr>
        <w:footnoteRef/>
      </w:r>
      <w:r>
        <w:t xml:space="preserve"> [] not found in Gk.</w:t>
      </w:r>
    </w:p>
  </w:footnote>
  <w:footnote w:id="840">
    <w:p w14:paraId="0A00818E" w14:textId="6F9A1D3E" w:rsidR="00BC0BB7" w:rsidRDefault="00BC0BB7"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1">
    <w:p w14:paraId="4C080563" w14:textId="076FB7DA" w:rsidR="00BC0BB7" w:rsidRDefault="00BC0BB7"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42">
    <w:p w14:paraId="52E6C24B" w14:textId="77777777" w:rsidR="00BC0BB7" w:rsidRDefault="00BC0BB7" w:rsidP="003758F4">
      <w:pPr>
        <w:pStyle w:val="footnote"/>
      </w:pPr>
      <w:r>
        <w:rPr>
          <w:rStyle w:val="FootnoteReference"/>
        </w:rPr>
        <w:footnoteRef/>
      </w:r>
      <w:r>
        <w:t xml:space="preserve"> Or, “Sing a hymn to Him, and exalt Him beyond measure unto the ages.”</w:t>
      </w:r>
    </w:p>
  </w:footnote>
  <w:footnote w:id="843">
    <w:p w14:paraId="3AF01027" w14:textId="77777777" w:rsidR="00BC0BB7" w:rsidRDefault="00BC0BB7" w:rsidP="003758F4">
      <w:pPr>
        <w:pStyle w:val="footnote"/>
      </w:pPr>
      <w:r>
        <w:rPr>
          <w:rStyle w:val="FootnoteReference"/>
        </w:rPr>
        <w:footnoteRef/>
      </w:r>
      <w:r>
        <w:t xml:space="preserve"> In Greek this verse breaks the pattern and has “Let the earth bless the Lord…”</w:t>
      </w:r>
    </w:p>
  </w:footnote>
  <w:footnote w:id="844">
    <w:p w14:paraId="29625A78" w14:textId="77777777" w:rsidR="00BC0BB7" w:rsidRDefault="00BC0BB7" w:rsidP="003758F4">
      <w:pPr>
        <w:pStyle w:val="footnote"/>
      </w:pPr>
      <w:r>
        <w:rPr>
          <w:rStyle w:val="FootnoteReference"/>
        </w:rPr>
        <w:footnoteRef/>
      </w:r>
      <w:r>
        <w:t xml:space="preserve"> [] not found in Gk.</w:t>
      </w:r>
    </w:p>
  </w:footnote>
  <w:footnote w:id="845">
    <w:p w14:paraId="3D357C32" w14:textId="77777777" w:rsidR="00BC0BB7" w:rsidRDefault="00BC0BB7"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6">
    <w:p w14:paraId="206912E7" w14:textId="77777777" w:rsidR="00BC0BB7" w:rsidRDefault="00BC0BB7"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7">
    <w:p w14:paraId="7A06DB04" w14:textId="77777777" w:rsidR="00BC0BB7" w:rsidRDefault="00BC0BB7"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8">
    <w:p w14:paraId="28892EF0" w14:textId="6E1CE2C1" w:rsidR="00BC0BB7" w:rsidRPr="008D5F3D" w:rsidRDefault="00BC0BB7" w:rsidP="008D5F3D">
      <w:pPr>
        <w:pStyle w:val="footnote"/>
      </w:pPr>
      <w:r>
        <w:rPr>
          <w:rStyle w:val="FootnoteReference"/>
        </w:rPr>
        <w:footnoteRef/>
      </w:r>
      <w:r>
        <w:t xml:space="preserve"> [JS] Greek has “stars and light,” while Coptic has “stars of light”</w:t>
      </w:r>
    </w:p>
  </w:footnote>
  <w:footnote w:id="849">
    <w:p w14:paraId="6888EF75" w14:textId="7291EAAC" w:rsidR="00BC0BB7" w:rsidRDefault="00BC0BB7" w:rsidP="00A17656">
      <w:pPr>
        <w:pStyle w:val="footnote"/>
      </w:pPr>
      <w:r>
        <w:rPr>
          <w:rStyle w:val="FootnoteReference"/>
        </w:rPr>
        <w:footnoteRef/>
      </w:r>
      <w:r>
        <w:t xml:space="preserve"> [JS] Gk has “confession/praise of Him is in the earth and heaven”</w:t>
      </w:r>
    </w:p>
  </w:footnote>
  <w:footnote w:id="850">
    <w:p w14:paraId="0C9270F2" w14:textId="14BEF321" w:rsidR="00BC0BB7" w:rsidRDefault="00BC0BB7" w:rsidP="00A17656">
      <w:pPr>
        <w:pStyle w:val="footnote"/>
      </w:pPr>
      <w:r>
        <w:rPr>
          <w:rStyle w:val="FootnoteReference"/>
        </w:rPr>
        <w:footnoteRef/>
      </w:r>
      <w:r>
        <w:t xml:space="preserve"> [JS] literally, “And He will exalt the horn of His people”</w:t>
      </w:r>
    </w:p>
  </w:footnote>
  <w:footnote w:id="851">
    <w:p w14:paraId="1FE9005E" w14:textId="77777777" w:rsidR="00BC0BB7" w:rsidRDefault="00BC0BB7" w:rsidP="00823768">
      <w:pPr>
        <w:pStyle w:val="footnote"/>
      </w:pPr>
      <w:r>
        <w:rPr>
          <w:rStyle w:val="FootnoteReference"/>
        </w:rPr>
        <w:footnoteRef/>
      </w:r>
      <w:r>
        <w:t xml:space="preserve"> Or “thankfully confess You with praise”</w:t>
      </w:r>
    </w:p>
  </w:footnote>
  <w:footnote w:id="852">
    <w:p w14:paraId="2890F7AF" w14:textId="127DC52C" w:rsidR="00BC0BB7" w:rsidRDefault="00BC0BB7" w:rsidP="008A107E">
      <w:pPr>
        <w:pStyle w:val="footnote"/>
      </w:pPr>
      <w:r>
        <w:rPr>
          <w:rStyle w:val="FootnoteReference"/>
        </w:rPr>
        <w:footnoteRef/>
      </w:r>
      <w:r>
        <w:t xml:space="preserve"> or “statutes.” The meaning is the same as in Ps 118: statutes, ordinances, or truths. Literally, “engraved things”</w:t>
      </w:r>
    </w:p>
  </w:footnote>
  <w:footnote w:id="853">
    <w:p w14:paraId="690DC348" w14:textId="77777777" w:rsidR="00BC0BB7" w:rsidRDefault="00BC0BB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4">
    <w:p w14:paraId="50098A0E" w14:textId="77777777" w:rsidR="00BC0BB7" w:rsidRDefault="00BC0BB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5">
    <w:p w14:paraId="19022051" w14:textId="77777777" w:rsidR="00BC0BB7" w:rsidRDefault="00BC0BB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6">
    <w:p w14:paraId="3DC9334B" w14:textId="77777777" w:rsidR="00BC0BB7" w:rsidRDefault="00BC0BB7"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57">
    <w:p w14:paraId="6AC1A98C" w14:textId="77777777" w:rsidR="00BC0BB7" w:rsidRPr="00260CA9" w:rsidRDefault="00BC0BB7"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58">
    <w:p w14:paraId="22924FE1" w14:textId="77777777" w:rsidR="00BC0BB7" w:rsidRDefault="00BC0BB7" w:rsidP="006869EE">
      <w:pPr>
        <w:pStyle w:val="footnote"/>
      </w:pPr>
      <w:r>
        <w:rPr>
          <w:rStyle w:val="FootnoteReference"/>
        </w:rPr>
        <w:footnoteRef/>
      </w:r>
      <w:r>
        <w:t xml:space="preserve"> Literally “hegoumens”, as the monastic and priestly orders have been thoroughly confused.</w:t>
      </w:r>
    </w:p>
  </w:footnote>
  <w:footnote w:id="859">
    <w:p w14:paraId="620F336B" w14:textId="77777777" w:rsidR="00BC0BB7" w:rsidRDefault="00BC0BB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0">
    <w:p w14:paraId="7C34710D" w14:textId="77777777" w:rsidR="00BC0BB7" w:rsidRDefault="00BC0BB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1">
    <w:p w14:paraId="02E1F01F" w14:textId="77777777" w:rsidR="00BC0BB7" w:rsidRDefault="00BC0BB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2">
    <w:p w14:paraId="30C5740F" w14:textId="77777777" w:rsidR="00BC0BB7" w:rsidRDefault="00BC0BB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3">
    <w:p w14:paraId="22023008" w14:textId="77777777" w:rsidR="00BC0BB7" w:rsidRPr="00B021F8" w:rsidRDefault="00BC0BB7"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64">
    <w:p w14:paraId="48F95F73" w14:textId="77777777" w:rsidR="00BC0BB7" w:rsidRDefault="00BC0BB7" w:rsidP="006869EE">
      <w:pPr>
        <w:pStyle w:val="footnote"/>
      </w:pPr>
      <w:r>
        <w:rPr>
          <w:rStyle w:val="FootnoteReference"/>
        </w:rPr>
        <w:footnoteRef/>
      </w:r>
      <w:r>
        <w:t xml:space="preserve"> Originally, this litany belonged to the Deacon, not the Presbyter. However, it has shifted given the rarity of that order.</w:t>
      </w:r>
    </w:p>
  </w:footnote>
  <w:footnote w:id="865">
    <w:p w14:paraId="525C7D42" w14:textId="77777777" w:rsidR="00BC0BB7" w:rsidRDefault="00BC0BB7"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66">
    <w:p w14:paraId="413E3953" w14:textId="77777777" w:rsidR="00BC0BB7" w:rsidRDefault="00BC0BB7" w:rsidP="00CA3D47">
      <w:pPr>
        <w:pStyle w:val="footnote"/>
      </w:pPr>
      <w:r>
        <w:rPr>
          <w:rStyle w:val="FootnoteReference"/>
        </w:rPr>
        <w:footnoteRef/>
      </w:r>
      <w:r>
        <w:t xml:space="preserve"> From Paoni 12 to Paopi 19: “Bless the waters of the river this year”.</w:t>
      </w:r>
    </w:p>
    <w:p w14:paraId="0B29F1A8" w14:textId="77777777" w:rsidR="00BC0BB7" w:rsidRDefault="00BC0BB7" w:rsidP="00CA3D47">
      <w:pPr>
        <w:pStyle w:val="footnote"/>
      </w:pPr>
      <w:r>
        <w:t>From Paopi 10 to Tobi 10: “Bless the herbs and the plants”.</w:t>
      </w:r>
    </w:p>
    <w:p w14:paraId="63287EF7" w14:textId="77777777" w:rsidR="00BC0BB7" w:rsidRDefault="00BC0BB7" w:rsidP="00CA3D47">
      <w:pPr>
        <w:pStyle w:val="footnote"/>
      </w:pPr>
      <w:r>
        <w:t>From Tobi 11 to paoni 18: “Bless the air of heaven”.</w:t>
      </w:r>
    </w:p>
  </w:footnote>
  <w:footnote w:id="867">
    <w:p w14:paraId="2C6CD715" w14:textId="77777777" w:rsidR="00BC0BB7" w:rsidRDefault="00BC0BB7">
      <w:pPr>
        <w:pStyle w:val="FootnoteText"/>
      </w:pPr>
      <w:r>
        <w:rPr>
          <w:rStyle w:val="FootnoteReference"/>
        </w:rPr>
        <w:footnoteRef/>
      </w:r>
      <w:r>
        <w:t xml:space="preserve"> Acts 7:60</w:t>
      </w:r>
    </w:p>
  </w:footnote>
  <w:footnote w:id="868">
    <w:p w14:paraId="66841CA4" w14:textId="77777777" w:rsidR="00BC0BB7" w:rsidRDefault="00BC0BB7" w:rsidP="006B061A">
      <w:pPr>
        <w:pStyle w:val="Footnote0"/>
      </w:pPr>
      <w:r>
        <w:rPr>
          <w:rStyle w:val="FootnoteReference"/>
        </w:rPr>
        <w:footnoteRef/>
      </w:r>
      <w:r>
        <w:t xml:space="preserve"> Literally “virgin monastic”. The traditional English term for a female monastic is not “nun”, but “virgin”.</w:t>
      </w:r>
    </w:p>
  </w:footnote>
  <w:footnote w:id="869">
    <w:p w14:paraId="4603A540" w14:textId="757615F9" w:rsidR="00BC0BB7" w:rsidRDefault="00BC0BB7" w:rsidP="00B52F78">
      <w:pPr>
        <w:pStyle w:val="footnote"/>
      </w:pPr>
      <w:r>
        <w:rPr>
          <w:rStyle w:val="FootnoteReference"/>
        </w:rPr>
        <w:footnoteRef/>
      </w:r>
      <w:r>
        <w:t xml:space="preserve"> Composed in English by Heg. Fr. Athanasius Iskander, of Kitchener, Ontario, Canada.</w:t>
      </w:r>
    </w:p>
  </w:footnote>
  <w:footnote w:id="870">
    <w:p w14:paraId="754B9B83" w14:textId="77777777" w:rsidR="00BC0BB7" w:rsidRDefault="00BC0BB7">
      <w:pPr>
        <w:pStyle w:val="footnote"/>
        <w:rPr>
          <w:ins w:id="1109" w:author="Brett Slote" w:date="2011-07-21T19:13:00Z"/>
        </w:rPr>
        <w:pPrChange w:id="1110" w:author="Brett Slote" w:date="2011-07-21T20:05:00Z">
          <w:pPr>
            <w:pStyle w:val="FootnoteText"/>
          </w:pPr>
        </w:pPrChange>
      </w:pPr>
      <w:ins w:id="1111" w:author="Brett Slote" w:date="2011-07-21T19:13:00Z">
        <w:r>
          <w:rPr>
            <w:rStyle w:val="FootnoteReference"/>
          </w:rPr>
          <w:footnoteRef/>
        </w:r>
        <w:r>
          <w:t xml:space="preserve"> Numbers 12:7-8</w:t>
        </w:r>
      </w:ins>
    </w:p>
  </w:footnote>
  <w:footnote w:id="871">
    <w:p w14:paraId="7099EBEB" w14:textId="77777777" w:rsidR="00BC0BB7" w:rsidRDefault="00BC0BB7">
      <w:pPr>
        <w:pStyle w:val="footnote"/>
        <w:rPr>
          <w:ins w:id="1112" w:author="Brett Slote" w:date="2011-07-21T19:13:00Z"/>
        </w:rPr>
        <w:pPrChange w:id="1113" w:author="Brett Slote" w:date="2011-07-21T20:05:00Z">
          <w:pPr>
            <w:pStyle w:val="FootnoteText"/>
          </w:pPr>
        </w:pPrChange>
      </w:pPr>
      <w:ins w:id="1114" w:author="Brett Slote" w:date="2011-07-21T19:13:00Z">
        <w:r>
          <w:rPr>
            <w:rStyle w:val="FootnoteReference"/>
          </w:rPr>
          <w:footnoteRef/>
        </w:r>
        <w:r>
          <w:t xml:space="preserve"> Exodus 28:1</w:t>
        </w:r>
      </w:ins>
    </w:p>
  </w:footnote>
  <w:footnote w:id="872">
    <w:p w14:paraId="5BFC95F9" w14:textId="77777777" w:rsidR="00BC0BB7" w:rsidRDefault="00BC0BB7">
      <w:pPr>
        <w:pStyle w:val="footnote"/>
        <w:rPr>
          <w:ins w:id="1115" w:author="Brett Slote" w:date="2011-07-21T19:13:00Z"/>
        </w:rPr>
        <w:pPrChange w:id="1116" w:author="Brett Slote" w:date="2011-07-21T20:05:00Z">
          <w:pPr>
            <w:pStyle w:val="FootnoteText"/>
          </w:pPr>
        </w:pPrChange>
      </w:pPr>
      <w:ins w:id="1117" w:author="Brett Slote" w:date="2011-07-21T19:13:00Z">
        <w:r>
          <w:rPr>
            <w:rStyle w:val="FootnoteReference"/>
          </w:rPr>
          <w:footnoteRef/>
        </w:r>
        <w:r>
          <w:t xml:space="preserve"> Matthew 16:18</w:t>
        </w:r>
      </w:ins>
    </w:p>
  </w:footnote>
  <w:footnote w:id="873">
    <w:p w14:paraId="04125830" w14:textId="77777777" w:rsidR="00BC0BB7" w:rsidRDefault="00BC0BB7">
      <w:pPr>
        <w:pStyle w:val="footnote"/>
        <w:rPr>
          <w:ins w:id="1119" w:author="Brett Slote" w:date="2011-07-21T19:13:00Z"/>
        </w:rPr>
        <w:pPrChange w:id="1120" w:author="Brett Slote" w:date="2011-07-21T20:05:00Z">
          <w:pPr>
            <w:pStyle w:val="FootnoteText"/>
          </w:pPr>
        </w:pPrChange>
      </w:pPr>
      <w:ins w:id="1121" w:author="Brett Slote" w:date="2011-07-21T19:13:00Z">
        <w:r>
          <w:rPr>
            <w:rStyle w:val="FootnoteReference"/>
          </w:rPr>
          <w:footnoteRef/>
        </w:r>
        <w:r>
          <w:t xml:space="preserve"> Psalms 110:4, Hebrews 5:6,10</w:t>
        </w:r>
      </w:ins>
    </w:p>
  </w:footnote>
  <w:footnote w:id="874">
    <w:p w14:paraId="4ECDDE09" w14:textId="77777777" w:rsidR="00BC0BB7" w:rsidRDefault="00BC0BB7"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75">
    <w:p w14:paraId="4ACBECBD" w14:textId="77777777" w:rsidR="00BC0BB7" w:rsidRDefault="00BC0BB7"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76">
    <w:p w14:paraId="0C45F6F7" w14:textId="77777777" w:rsidR="00BC0BB7" w:rsidRDefault="00BC0BB7" w:rsidP="00C0205C">
      <w:pPr>
        <w:pStyle w:val="footnote"/>
      </w:pPr>
      <w:r>
        <w:rPr>
          <w:rStyle w:val="FootnoteReference"/>
          <w:rFonts w:eastAsiaTheme="majorEastAsia"/>
        </w:rPr>
        <w:footnoteRef/>
      </w:r>
      <w:r>
        <w:t xml:space="preserve"> Ps 72:10</w:t>
      </w:r>
    </w:p>
  </w:footnote>
  <w:footnote w:id="877">
    <w:p w14:paraId="73200F36" w14:textId="77777777" w:rsidR="00BC0BB7" w:rsidRDefault="00BC0BB7">
      <w:pPr>
        <w:pStyle w:val="FootnoteText"/>
      </w:pPr>
      <w:r>
        <w:rPr>
          <w:rStyle w:val="FootnoteReference"/>
        </w:rPr>
        <w:footnoteRef/>
      </w:r>
      <w:r>
        <w:t xml:space="preserve"> Pope Dioscorus can but substituted here to use this doxology on his feast.</w:t>
      </w:r>
    </w:p>
  </w:footnote>
  <w:footnote w:id="878">
    <w:p w14:paraId="2FF46E46" w14:textId="77777777" w:rsidR="00BC0BB7" w:rsidRDefault="00BC0BB7" w:rsidP="003D4209">
      <w:pPr>
        <w:pStyle w:val="footnote"/>
      </w:pPr>
      <w:r>
        <w:rPr>
          <w:rStyle w:val="FootnoteReference"/>
        </w:rPr>
        <w:footnoteRef/>
      </w:r>
      <w:r>
        <w:t xml:space="preserve"> Dan 12:3</w:t>
      </w:r>
    </w:p>
  </w:footnote>
  <w:footnote w:id="879">
    <w:p w14:paraId="4F373D62" w14:textId="77777777" w:rsidR="00BC0BB7" w:rsidRDefault="00BC0BB7" w:rsidP="003D4209">
      <w:pPr>
        <w:pStyle w:val="footnote"/>
      </w:pPr>
      <w:r>
        <w:rPr>
          <w:rStyle w:val="FootnoteReference"/>
        </w:rPr>
        <w:footnoteRef/>
      </w:r>
      <w:r>
        <w:t xml:space="preserve"> The Scetis Valley in Egypt, from which the word “ascetic” comes. Sheheet means “measure of the heart.”</w:t>
      </w:r>
    </w:p>
  </w:footnote>
  <w:footnote w:id="880">
    <w:p w14:paraId="153ABD29" w14:textId="77777777" w:rsidR="00BC0BB7" w:rsidRDefault="00BC0BB7" w:rsidP="003D4209">
      <w:pPr>
        <w:pStyle w:val="footnote"/>
      </w:pPr>
      <w:r>
        <w:rPr>
          <w:rStyle w:val="FootnoteReference"/>
        </w:rPr>
        <w:footnoteRef/>
      </w:r>
      <w:r>
        <w:t xml:space="preserve"> Cf Lk 22:30, Mt</w:t>
      </w:r>
      <w:r w:rsidRPr="003D4209">
        <w:rPr>
          <w:rStyle w:val="footnoteChar"/>
        </w:rPr>
        <w:t xml:space="preserve"> </w:t>
      </w:r>
      <w:r>
        <w:t>19:20</w:t>
      </w:r>
    </w:p>
  </w:footnote>
  <w:footnote w:id="881">
    <w:p w14:paraId="0977783C" w14:textId="77777777" w:rsidR="00BC0BB7" w:rsidRDefault="00BC0BB7">
      <w:pPr>
        <w:pStyle w:val="FootnoteText"/>
      </w:pPr>
      <w:r>
        <w:rPr>
          <w:rStyle w:val="FootnoteReference"/>
        </w:rPr>
        <w:footnoteRef/>
      </w:r>
      <w:r>
        <w:t xml:space="preserve"> Rev 4:6</w:t>
      </w:r>
    </w:p>
  </w:footnote>
  <w:footnote w:id="882">
    <w:p w14:paraId="474C3AF6" w14:textId="77777777" w:rsidR="00BC0BB7" w:rsidRDefault="00BC0BB7" w:rsidP="00104A9B">
      <w:pPr>
        <w:pStyle w:val="FootnoteText"/>
        <w:rPr>
          <w:ins w:id="1221" w:author="Brett Slote" w:date="2011-07-19T15:43:00Z"/>
        </w:rPr>
      </w:pPr>
      <w:ins w:id="1222" w:author="Brett Slote" w:date="2011-07-19T15:43:00Z">
        <w:r>
          <w:rPr>
            <w:rStyle w:val="FootnoteReference"/>
          </w:rPr>
          <w:footnoteRef/>
        </w:r>
        <w:r>
          <w:t xml:space="preserve"> or supplications/intercessions</w:t>
        </w:r>
      </w:ins>
    </w:p>
  </w:footnote>
  <w:footnote w:id="883">
    <w:p w14:paraId="527ECCCD" w14:textId="77777777" w:rsidR="00BC0BB7" w:rsidRDefault="00BC0BB7">
      <w:pPr>
        <w:pStyle w:val="footnote"/>
        <w:rPr>
          <w:ins w:id="1223" w:author="Brett Slote" w:date="2011-07-19T15:43:00Z"/>
        </w:rPr>
        <w:pPrChange w:id="1224" w:author="Brett Slote" w:date="2011-07-21T19:56:00Z">
          <w:pPr>
            <w:pStyle w:val="FootnoteText"/>
          </w:pPr>
        </w:pPrChange>
      </w:pPr>
      <w:ins w:id="1225" w:author="Brett Slote" w:date="2011-07-19T15:43:00Z">
        <w:r>
          <w:rPr>
            <w:rStyle w:val="FootnoteReference"/>
          </w:rPr>
          <w:footnoteRef/>
        </w:r>
        <w:r>
          <w:t xml:space="preserve"> Joel 3:13 – but I’m trying to remember something that says “the harvest is full and the wheat plentiful”</w:t>
        </w:r>
      </w:ins>
    </w:p>
  </w:footnote>
  <w:footnote w:id="884">
    <w:p w14:paraId="6583C1B7" w14:textId="77777777" w:rsidR="00BC0BB7" w:rsidRDefault="00BC0BB7">
      <w:pPr>
        <w:pStyle w:val="footnote"/>
        <w:rPr>
          <w:ins w:id="1226" w:author="Brett Slote" w:date="2011-07-19T15:43:00Z"/>
          <w:rFonts w:ascii="Antonious" w:hAnsi="Antonious" w:cs="Antonious"/>
        </w:rPr>
        <w:pPrChange w:id="1227" w:author="Brett Slote" w:date="2011-07-21T19:56:00Z">
          <w:pPr>
            <w:widowControl w:val="0"/>
            <w:autoSpaceDE w:val="0"/>
            <w:autoSpaceDN w:val="0"/>
            <w:adjustRightInd w:val="0"/>
          </w:pPr>
        </w:pPrChange>
      </w:pPr>
      <w:ins w:id="1228"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85">
    <w:p w14:paraId="3A76C60E" w14:textId="214D0337" w:rsidR="00BC0BB7" w:rsidRDefault="00BC0BB7"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86">
    <w:p w14:paraId="0AAB833E" w14:textId="77777777" w:rsidR="00BC0BB7" w:rsidRDefault="00BC0BB7">
      <w:pPr>
        <w:pStyle w:val="FootnoteText"/>
      </w:pPr>
      <w:r>
        <w:rPr>
          <w:rStyle w:val="FootnoteReference"/>
        </w:rPr>
        <w:footnoteRef/>
      </w:r>
      <w:r>
        <w:t xml:space="preserve"> Rev 4:4</w:t>
      </w:r>
    </w:p>
  </w:footnote>
  <w:footnote w:id="887">
    <w:p w14:paraId="70D69B5E" w14:textId="77777777" w:rsidR="00BC0BB7" w:rsidRDefault="00BC0BB7">
      <w:pPr>
        <w:pStyle w:val="FootnoteText"/>
      </w:pPr>
      <w:r>
        <w:rPr>
          <w:rStyle w:val="FootnoteReference"/>
        </w:rPr>
        <w:footnoteRef/>
      </w:r>
      <w:r>
        <w:t xml:space="preserve"> Rev 5:8</w:t>
      </w:r>
    </w:p>
  </w:footnote>
  <w:footnote w:id="888">
    <w:p w14:paraId="741347AD" w14:textId="77777777" w:rsidR="00BC0BB7" w:rsidRDefault="00BC0BB7">
      <w:pPr>
        <w:pStyle w:val="footnote"/>
        <w:rPr>
          <w:ins w:id="1252" w:author="Brett Slote" w:date="2011-07-19T18:33:00Z"/>
        </w:rPr>
        <w:pPrChange w:id="1253" w:author="Brett Slote" w:date="2011-07-21T19:58:00Z">
          <w:pPr>
            <w:pStyle w:val="FootnoteText"/>
          </w:pPr>
        </w:pPrChange>
      </w:pPr>
      <w:ins w:id="1254" w:author="Brett Slote" w:date="2011-07-19T18:33:00Z">
        <w:r w:rsidRPr="00C96A85">
          <w:rPr>
            <w:rStyle w:val="FootnoteReference"/>
            <w:vertAlign w:val="baseline"/>
          </w:rPr>
          <w:footnoteRef/>
        </w:r>
        <w:r w:rsidRPr="00C96A85">
          <w:t xml:space="preserve"> Ephesians 6:11</w:t>
        </w:r>
      </w:ins>
      <w:r>
        <w:t xml:space="preserve"> </w:t>
      </w:r>
      <w:ins w:id="1255" w:author="Brett Slote" w:date="2011-07-19T18:33:00Z">
        <w:r w:rsidRPr="00C96A85">
          <w:t>(Literally: “all the girding”)</w:t>
        </w:r>
      </w:ins>
    </w:p>
  </w:footnote>
  <w:footnote w:id="889">
    <w:p w14:paraId="22B1B2A8" w14:textId="77777777" w:rsidR="00BC0BB7" w:rsidRDefault="00BC0BB7">
      <w:pPr>
        <w:pStyle w:val="footnote"/>
        <w:rPr>
          <w:ins w:id="1258" w:author="Brett Slote" w:date="2011-07-19T18:34:00Z"/>
        </w:rPr>
        <w:pPrChange w:id="1259" w:author="Brett Slote" w:date="2011-07-21T19:58:00Z">
          <w:pPr>
            <w:pStyle w:val="FootnoteText"/>
          </w:pPr>
        </w:pPrChange>
      </w:pPr>
      <w:ins w:id="1260" w:author="Brett Slote" w:date="2011-07-19T18:34:00Z">
        <w:r>
          <w:rPr>
            <w:rStyle w:val="FootnoteReference"/>
          </w:rPr>
          <w:footnoteRef/>
        </w:r>
        <w:r>
          <w:t xml:space="preserve"> Col 3:1</w:t>
        </w:r>
      </w:ins>
    </w:p>
  </w:footnote>
  <w:footnote w:id="890">
    <w:p w14:paraId="515A7079" w14:textId="77777777" w:rsidR="00BC0BB7" w:rsidRDefault="00BC0BB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1">
    <w:p w14:paraId="11CE8A3A" w14:textId="77777777" w:rsidR="00BC0BB7" w:rsidRDefault="00BC0BB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2">
    <w:p w14:paraId="40B3C553" w14:textId="77777777" w:rsidR="00BC0BB7" w:rsidRDefault="00BC0BB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3">
    <w:p w14:paraId="161FA5C9" w14:textId="77777777" w:rsidR="00BC0BB7" w:rsidRDefault="00BC0BB7"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94">
    <w:p w14:paraId="5727BFD3" w14:textId="77777777" w:rsidR="00BC0BB7" w:rsidRDefault="00BC0BB7"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95">
    <w:p w14:paraId="2AF6D726" w14:textId="77777777" w:rsidR="00BC0BB7" w:rsidRPr="00A20ACC" w:rsidRDefault="00BC0BB7">
      <w:pPr>
        <w:pStyle w:val="footnote"/>
        <w:rPr>
          <w:ins w:id="1303" w:author="Brett Slote" w:date="2011-07-21T18:59:00Z"/>
          <w:color w:val="FF0000"/>
          <w:rPrChange w:id="1304" w:author="Brett Slote" w:date="2011-07-21T20:03:00Z">
            <w:rPr>
              <w:ins w:id="1305" w:author="Brett Slote" w:date="2011-07-21T18:59:00Z"/>
            </w:rPr>
          </w:rPrChange>
        </w:rPr>
        <w:pPrChange w:id="1306" w:author="Brett Slote" w:date="2011-07-21T20:03:00Z">
          <w:pPr>
            <w:pStyle w:val="FootnoteText"/>
          </w:pPr>
        </w:pPrChange>
      </w:pPr>
      <w:ins w:id="1307" w:author="Brett Slote" w:date="2011-07-21T18:59:00Z">
        <w:r w:rsidRPr="003A78C2">
          <w:rPr>
            <w:rStyle w:val="FootnoteReference"/>
            <w:color w:val="FF0000"/>
            <w:rPrChange w:id="1308" w:author="Brett Slote" w:date="2011-07-21T20:03:00Z">
              <w:rPr>
                <w:rStyle w:val="FootnoteReference"/>
              </w:rPr>
            </w:rPrChange>
          </w:rPr>
          <w:footnoteRef/>
        </w:r>
        <w:r w:rsidRPr="003A78C2">
          <w:rPr>
            <w:color w:val="FF0000"/>
            <w:rPrChange w:id="1309" w:author="Brett Slote" w:date="2011-07-21T20:03:00Z">
              <w:rPr>
                <w:vertAlign w:val="superscript"/>
              </w:rPr>
            </w:rPrChange>
          </w:rPr>
          <w:t xml:space="preserve"> Should decide on whether we’re going with Scete or Shiheet – Shiheet is easier to sing, but for now put “English” equivalents.</w:t>
        </w:r>
      </w:ins>
    </w:p>
  </w:footnote>
  <w:footnote w:id="896">
    <w:p w14:paraId="5AA889F2" w14:textId="77777777" w:rsidR="00BC0BB7" w:rsidRDefault="00BC0BB7">
      <w:pPr>
        <w:pStyle w:val="footnote"/>
        <w:rPr>
          <w:ins w:id="1310" w:author="Brett Slote" w:date="2011-07-21T19:00:00Z"/>
        </w:rPr>
        <w:pPrChange w:id="1311" w:author="Brett Slote" w:date="2011-07-21T20:03:00Z">
          <w:pPr>
            <w:pStyle w:val="FootnoteText"/>
          </w:pPr>
        </w:pPrChange>
      </w:pPr>
      <w:ins w:id="1312" w:author="Brett Slote" w:date="2011-07-21T19:00:00Z">
        <w:r>
          <w:rPr>
            <w:rStyle w:val="FootnoteReference"/>
          </w:rPr>
          <w:footnoteRef/>
        </w:r>
        <w:r>
          <w:t xml:space="preserve"> Need to do some research into the name of this man in English</w:t>
        </w:r>
      </w:ins>
    </w:p>
  </w:footnote>
  <w:footnote w:id="897">
    <w:p w14:paraId="4DD173AD" w14:textId="50F9B05A" w:rsidR="00BC0BB7" w:rsidRDefault="00BC0BB7" w:rsidP="00B52F78">
      <w:pPr>
        <w:pStyle w:val="footnote"/>
      </w:pPr>
      <w:r>
        <w:rPr>
          <w:rStyle w:val="FootnoteReference"/>
        </w:rPr>
        <w:footnoteRef/>
      </w:r>
      <w:r>
        <w:t xml:space="preserve"> Though not found on the Coptic Calendar, as one of the 318 gathered at Nicaea, it is fitting to venerate St. Spyridon.</w:t>
      </w:r>
    </w:p>
  </w:footnote>
  <w:footnote w:id="898">
    <w:p w14:paraId="0EC0EB26" w14:textId="77777777" w:rsidR="00BC0BB7" w:rsidRDefault="00BC0BB7"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899">
    <w:p w14:paraId="1A09C94E" w14:textId="77777777" w:rsidR="00BC0BB7" w:rsidRDefault="00BC0BB7" w:rsidP="00073003">
      <w:pPr>
        <w:pStyle w:val="footnote"/>
      </w:pPr>
      <w:r>
        <w:rPr>
          <w:rStyle w:val="FootnoteReference"/>
        </w:rPr>
        <w:footnoteRef/>
      </w:r>
      <w:r>
        <w:t xml:space="preserve"> Revelation 7:2</w:t>
      </w:r>
    </w:p>
  </w:footnote>
  <w:footnote w:id="900">
    <w:p w14:paraId="047C672B" w14:textId="77777777" w:rsidR="00BC0BB7" w:rsidRDefault="00BC0BB7" w:rsidP="00073003">
      <w:pPr>
        <w:pStyle w:val="footnote"/>
      </w:pPr>
      <w:r>
        <w:rPr>
          <w:rStyle w:val="FootnoteReference"/>
        </w:rPr>
        <w:footnoteRef/>
      </w:r>
      <w:r>
        <w:t xml:space="preserve"> Revelation 7:3</w:t>
      </w:r>
    </w:p>
  </w:footnote>
  <w:footnote w:id="901">
    <w:p w14:paraId="338E8815" w14:textId="77777777" w:rsidR="00BC0BB7" w:rsidRDefault="00BC0BB7"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02">
    <w:p w14:paraId="7E074E97" w14:textId="77777777" w:rsidR="00BC0BB7" w:rsidRDefault="00BC0BB7" w:rsidP="00BC160E">
      <w:pPr>
        <w:pStyle w:val="footnote"/>
      </w:pPr>
      <w:r>
        <w:rPr>
          <w:rStyle w:val="FootnoteReference"/>
        </w:rPr>
        <w:footnoteRef/>
      </w:r>
      <w:r>
        <w:t xml:space="preserve"> John 13:25</w:t>
      </w:r>
    </w:p>
  </w:footnote>
  <w:footnote w:id="903">
    <w:p w14:paraId="795EE333" w14:textId="77777777" w:rsidR="00BC0BB7" w:rsidRDefault="00BC0BB7" w:rsidP="00B53E05">
      <w:pPr>
        <w:pStyle w:val="footnote"/>
      </w:pPr>
      <w:r>
        <w:rPr>
          <w:rStyle w:val="FootnoteReference"/>
        </w:rPr>
        <w:footnoteRef/>
      </w:r>
      <w:r>
        <w:t xml:space="preserve"> Normally reserved for the Theotokos.</w:t>
      </w:r>
    </w:p>
  </w:footnote>
  <w:footnote w:id="904">
    <w:p w14:paraId="483F0E8B" w14:textId="77777777" w:rsidR="00BC0BB7" w:rsidRDefault="00BC0BB7" w:rsidP="00B53E05">
      <w:pPr>
        <w:pStyle w:val="footnote"/>
      </w:pPr>
      <w:r>
        <w:rPr>
          <w:rStyle w:val="FootnoteReference"/>
        </w:rPr>
        <w:footnoteRef/>
      </w:r>
      <w:r>
        <w:t xml:space="preserve"> The law of righteousness, not the Law of the Old Covenant.</w:t>
      </w:r>
    </w:p>
  </w:footnote>
  <w:footnote w:id="905">
    <w:p w14:paraId="361DBD71" w14:textId="77777777" w:rsidR="00BC0BB7" w:rsidRDefault="00BC0BB7" w:rsidP="00662600">
      <w:pPr>
        <w:pStyle w:val="footnote"/>
      </w:pPr>
      <w:r>
        <w:rPr>
          <w:rStyle w:val="FootnoteReference"/>
        </w:rPr>
        <w:footnoteRef/>
      </w:r>
      <w:r>
        <w:t xml:space="preserve"> Or image</w:t>
      </w:r>
    </w:p>
  </w:footnote>
  <w:footnote w:id="906">
    <w:p w14:paraId="2DF974D0" w14:textId="77777777" w:rsidR="00BC0BB7" w:rsidRDefault="00BC0BB7">
      <w:pPr>
        <w:pStyle w:val="footnote"/>
        <w:rPr>
          <w:ins w:id="1413" w:author="Brett Slote" w:date="2011-07-21T18:57:00Z"/>
        </w:rPr>
        <w:pPrChange w:id="1414" w:author="Brett Slote" w:date="2011-07-21T20:03:00Z">
          <w:pPr>
            <w:pStyle w:val="FootnoteText"/>
          </w:pPr>
        </w:pPrChange>
      </w:pPr>
      <w:ins w:id="1415" w:author="Brett Slote" w:date="2011-07-21T18:57:00Z">
        <w:r>
          <w:rPr>
            <w:rStyle w:val="FootnoteReference"/>
          </w:rPr>
          <w:footnoteRef/>
        </w:r>
        <w:r>
          <w:t xml:space="preserve"> Colossians 3:14</w:t>
        </w:r>
      </w:ins>
    </w:p>
  </w:footnote>
  <w:footnote w:id="907">
    <w:p w14:paraId="56032475" w14:textId="77777777" w:rsidR="00BC0BB7" w:rsidRDefault="00BC0BB7" w:rsidP="00E22010">
      <w:pPr>
        <w:pStyle w:val="footnote"/>
      </w:pPr>
      <w:r>
        <w:rPr>
          <w:rStyle w:val="FootnoteReference"/>
        </w:rPr>
        <w:footnoteRef/>
      </w:r>
      <w:r>
        <w:t xml:space="preserve"> 2 Tim 4:7</w:t>
      </w:r>
    </w:p>
  </w:footnote>
  <w:footnote w:id="908">
    <w:p w14:paraId="519A6EA0" w14:textId="77777777" w:rsidR="00BC0BB7" w:rsidRDefault="00BC0BB7" w:rsidP="00E22010">
      <w:pPr>
        <w:pStyle w:val="footnote"/>
      </w:pPr>
      <w:r>
        <w:rPr>
          <w:rStyle w:val="FootnoteReference"/>
        </w:rPr>
        <w:footnoteRef/>
      </w:r>
      <w:r>
        <w:t xml:space="preserve"> 2 Tim 4:8</w:t>
      </w:r>
    </w:p>
  </w:footnote>
  <w:footnote w:id="909">
    <w:p w14:paraId="2C92CCF6" w14:textId="77777777" w:rsidR="00BC0BB7" w:rsidRDefault="00BC0BB7" w:rsidP="001779C0">
      <w:pPr>
        <w:pStyle w:val="footnote"/>
      </w:pPr>
      <w:r>
        <w:rPr>
          <w:rStyle w:val="FootnoteReference"/>
        </w:rPr>
        <w:footnoteRef/>
      </w:r>
      <w:r>
        <w:t xml:space="preserve"> Composed in Coptic and Arabic by H.G. Bishop Demetrius of Malawi circa A.D. 2000.</w:t>
      </w:r>
    </w:p>
  </w:footnote>
  <w:footnote w:id="910">
    <w:p w14:paraId="16CDD53B" w14:textId="77777777" w:rsidR="00BC0BB7" w:rsidRDefault="00BC0BB7"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11">
    <w:p w14:paraId="717A066E" w14:textId="77777777" w:rsidR="00BC0BB7" w:rsidRDefault="00BC0BB7">
      <w:pPr>
        <w:pStyle w:val="footnote"/>
        <w:rPr>
          <w:ins w:id="1478" w:author="Brett Slote" w:date="2011-07-21T18:45:00Z"/>
        </w:rPr>
        <w:pPrChange w:id="1479" w:author="Brett Slote" w:date="2011-07-21T20:01:00Z">
          <w:pPr>
            <w:pStyle w:val="FootnoteText"/>
          </w:pPr>
        </w:pPrChange>
      </w:pPr>
      <w:ins w:id="1480" w:author="Brett Slote" w:date="2011-07-21T18:45:00Z">
        <w:r>
          <w:rPr>
            <w:rStyle w:val="FootnoteReference"/>
          </w:rPr>
          <w:footnoteRef/>
        </w:r>
        <w:r>
          <w:t xml:space="preserve"> Daniel 12:3</w:t>
        </w:r>
      </w:ins>
    </w:p>
  </w:footnote>
  <w:footnote w:id="912">
    <w:p w14:paraId="7155AD88" w14:textId="77777777" w:rsidR="00BC0BB7" w:rsidRDefault="00BC0BB7">
      <w:pPr>
        <w:pStyle w:val="footnote"/>
        <w:rPr>
          <w:ins w:id="1481" w:author="Brett Slote" w:date="2011-07-21T18:46:00Z"/>
        </w:rPr>
        <w:pPrChange w:id="1482" w:author="Brett Slote" w:date="2011-07-21T20:01:00Z">
          <w:pPr>
            <w:pStyle w:val="FootnoteText"/>
          </w:pPr>
        </w:pPrChange>
      </w:pPr>
      <w:ins w:id="1483" w:author="Brett Slote" w:date="2011-07-21T18:46:00Z">
        <w:r>
          <w:rPr>
            <w:rStyle w:val="FootnoteReference"/>
          </w:rPr>
          <w:footnoteRef/>
        </w:r>
        <w:r>
          <w:t xml:space="preserve"> Literally: all you monastic folk</w:t>
        </w:r>
      </w:ins>
    </w:p>
  </w:footnote>
  <w:footnote w:id="913">
    <w:p w14:paraId="7EEF391B" w14:textId="77777777" w:rsidR="00BC0BB7" w:rsidRDefault="00BC0BB7">
      <w:pPr>
        <w:pStyle w:val="FootnoteText"/>
      </w:pPr>
      <w:r>
        <w:rPr>
          <w:rStyle w:val="FootnoteReference"/>
        </w:rPr>
        <w:footnoteRef/>
      </w:r>
      <w:r>
        <w:t xml:space="preserve"> Published by Abouna Matta El-Maskeen of St. Macarius’ Monastery.</w:t>
      </w:r>
    </w:p>
  </w:footnote>
  <w:footnote w:id="914">
    <w:p w14:paraId="6BC2BFA9" w14:textId="77777777" w:rsidR="00BC0BB7" w:rsidRDefault="00BC0BB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3A6EC701" w14:textId="77777777" w:rsidR="00BC0BB7" w:rsidRDefault="00BC0BB7" w:rsidP="00670C79">
      <w:pPr>
        <w:pStyle w:val="footnote"/>
      </w:pPr>
      <w:r>
        <w:rPr>
          <w:rStyle w:val="FootnoteReference"/>
        </w:rPr>
        <w:footnoteRef/>
      </w:r>
      <w:r>
        <w:t xml:space="preserve"> Modern day Ethiopia and Eritrea.</w:t>
      </w:r>
    </w:p>
  </w:footnote>
  <w:footnote w:id="916">
    <w:p w14:paraId="46D5577E" w14:textId="77777777" w:rsidR="00BC0BB7" w:rsidRDefault="00BC0BB7" w:rsidP="0047441D">
      <w:pPr>
        <w:pStyle w:val="footnote"/>
      </w:pPr>
      <w:r>
        <w:rPr>
          <w:rStyle w:val="FootnoteReference"/>
        </w:rPr>
        <w:footnoteRef/>
      </w:r>
      <w:r>
        <w:t xml:space="preserve"> St. F</w:t>
      </w:r>
      <w:r w:rsidRPr="006422C6">
        <w:t>rumentius</w:t>
      </w:r>
      <w:r>
        <w:t>, whom the Ethiopians called “Abune Selama.”</w:t>
      </w:r>
    </w:p>
  </w:footnote>
  <w:footnote w:id="917">
    <w:p w14:paraId="2F5E6ED4" w14:textId="52CEBBCB" w:rsidR="00BC0BB7" w:rsidRDefault="00BC0BB7" w:rsidP="00BD2B3F">
      <w:pPr>
        <w:pStyle w:val="footnote"/>
      </w:pPr>
      <w:r>
        <w:rPr>
          <w:rStyle w:val="FootnoteReference"/>
        </w:rPr>
        <w:footnoteRef/>
      </w:r>
      <w:r>
        <w:t xml:space="preserve"> Adapted from the hymn of St. Severus of Antioch, in 2015 in English.</w:t>
      </w:r>
    </w:p>
  </w:footnote>
  <w:footnote w:id="918">
    <w:p w14:paraId="018A465B" w14:textId="77777777" w:rsidR="00BC0BB7" w:rsidRDefault="00BC0BB7">
      <w:pPr>
        <w:pStyle w:val="footnote"/>
        <w:rPr>
          <w:ins w:id="1569" w:author="Brett Slote" w:date="2011-07-21T19:11:00Z"/>
        </w:rPr>
        <w:pPrChange w:id="1570" w:author="Brett Slote" w:date="2011-07-21T20:05:00Z">
          <w:pPr>
            <w:pStyle w:val="FootnoteText"/>
          </w:pPr>
        </w:pPrChange>
      </w:pPr>
      <w:ins w:id="1571" w:author="Brett Slote" w:date="2011-07-21T19:11:00Z">
        <w:r>
          <w:rPr>
            <w:rStyle w:val="FootnoteReference"/>
          </w:rPr>
          <w:footnoteRef/>
        </w:r>
        <w:r>
          <w:t xml:space="preserve"> Psalm 41:1</w:t>
        </w:r>
      </w:ins>
    </w:p>
  </w:footnote>
  <w:footnote w:id="919">
    <w:p w14:paraId="30B9D2C6" w14:textId="77777777" w:rsidR="00BC0BB7" w:rsidRDefault="00BC0BB7"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20">
    <w:p w14:paraId="63D7B4DE" w14:textId="77777777" w:rsidR="00BC0BB7" w:rsidRDefault="00BC0BB7"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21">
    <w:p w14:paraId="6542A42A" w14:textId="77777777" w:rsidR="00BC0BB7" w:rsidRDefault="00BC0BB7"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22">
    <w:p w14:paraId="48A0DCFD" w14:textId="77777777" w:rsidR="00BC0BB7" w:rsidRDefault="00BC0BB7" w:rsidP="006D27E4">
      <w:pPr>
        <w:pStyle w:val="Footnote0"/>
      </w:pPr>
      <w:r>
        <w:rPr>
          <w:rStyle w:val="FootnoteReference"/>
        </w:rPr>
        <w:footnoteRef/>
      </w:r>
      <w:r>
        <w:t xml:space="preserve"> In modern day Libya</w:t>
      </w:r>
    </w:p>
  </w:footnote>
  <w:footnote w:id="923">
    <w:p w14:paraId="5E4AA7CE" w14:textId="77777777" w:rsidR="00BC0BB7" w:rsidRDefault="00BC0BB7">
      <w:pPr>
        <w:pStyle w:val="footnote"/>
        <w:rPr>
          <w:ins w:id="1596" w:author="Brett Slote" w:date="2011-07-21T18:49:00Z"/>
        </w:rPr>
        <w:pPrChange w:id="1597" w:author="Brett Slote" w:date="2011-07-21T20:02:00Z">
          <w:pPr>
            <w:pStyle w:val="FootnoteText"/>
          </w:pPr>
        </w:pPrChange>
      </w:pPr>
      <w:ins w:id="1598" w:author="Brett Slote" w:date="2011-07-21T18:49:00Z">
        <w:r>
          <w:rPr>
            <w:rStyle w:val="FootnoteReference"/>
          </w:rPr>
          <w:footnoteRef/>
        </w:r>
        <w:r>
          <w:t xml:space="preserve"> Note that </w:t>
        </w:r>
        <w:r w:rsidRPr="003A78C2">
          <w:rPr>
            <w:rFonts w:ascii="CS Avva Shenouda" w:hAnsi="CS Avva Shenouda"/>
            <w:rPrChange w:id="1599" w:author="Brett Slote" w:date="2011-07-21T20:02:00Z">
              <w:rPr>
                <w:rFonts w:ascii="Antonious Normal" w:hAnsi="Antonious Normal"/>
              </w:rPr>
            </w:rPrChange>
          </w:rPr>
          <w:t>twou</w:t>
        </w:r>
        <w:r>
          <w:t xml:space="preserve"> is used as mountain and desert interchangeably in Coptic monastic literature</w:t>
        </w:r>
      </w:ins>
    </w:p>
  </w:footnote>
  <w:footnote w:id="924">
    <w:p w14:paraId="71147821" w14:textId="77777777" w:rsidR="00BC0BB7" w:rsidRDefault="00BC0BB7">
      <w:pPr>
        <w:pStyle w:val="footnote"/>
        <w:rPr>
          <w:ins w:id="1600" w:author="Brett Slote" w:date="2011-07-21T18:50:00Z"/>
        </w:rPr>
        <w:pPrChange w:id="1601" w:author="Brett Slote" w:date="2011-07-21T20:02:00Z">
          <w:pPr>
            <w:pStyle w:val="FootnoteText"/>
          </w:pPr>
        </w:pPrChange>
      </w:pPr>
      <w:ins w:id="1602" w:author="Brett Slote" w:date="2011-07-21T18:50:00Z">
        <w:r>
          <w:rPr>
            <w:rStyle w:val="FootnoteReference"/>
          </w:rPr>
          <w:footnoteRef/>
        </w:r>
        <w:r>
          <w:t xml:space="preserve"> US book has “travails of torment” – but it’s not possessive.</w:t>
        </w:r>
      </w:ins>
    </w:p>
  </w:footnote>
  <w:footnote w:id="925">
    <w:p w14:paraId="39517237" w14:textId="77777777" w:rsidR="00BC0BB7" w:rsidRDefault="00BC0BB7">
      <w:pPr>
        <w:pStyle w:val="footnote"/>
        <w:rPr>
          <w:ins w:id="1603" w:author="Brett Slote" w:date="2011-07-21T18:49:00Z"/>
        </w:rPr>
        <w:pPrChange w:id="1604" w:author="Brett Slote" w:date="2011-07-21T20:02:00Z">
          <w:pPr>
            <w:pStyle w:val="FootnoteText"/>
          </w:pPr>
        </w:pPrChange>
      </w:pPr>
      <w:ins w:id="1605" w:author="Brett Slote" w:date="2011-07-21T18:49:00Z">
        <w:r>
          <w:rPr>
            <w:rStyle w:val="FootnoteReference"/>
          </w:rPr>
          <w:footnoteRef/>
        </w:r>
        <w:r>
          <w:t xml:space="preserve"> 1 Peter 1:4</w:t>
        </w:r>
      </w:ins>
    </w:p>
  </w:footnote>
  <w:footnote w:id="926">
    <w:p w14:paraId="049774F0" w14:textId="77777777" w:rsidR="00BC0BB7" w:rsidRDefault="00BC0BB7" w:rsidP="00E77C68">
      <w:pPr>
        <w:pStyle w:val="footnote"/>
      </w:pPr>
      <w:r>
        <w:rPr>
          <w:rStyle w:val="FootnoteReference"/>
        </w:rPr>
        <w:footnoteRef/>
      </w:r>
      <w:r>
        <w:t xml:space="preserve"> The Coptic has “Three names, one God,” which is the heresy of modalism, and certainly was not said at Ephesus.</w:t>
      </w:r>
    </w:p>
  </w:footnote>
  <w:footnote w:id="927">
    <w:p w14:paraId="416DBD35" w14:textId="77777777" w:rsidR="00BC0BB7" w:rsidRDefault="00BC0BB7" w:rsidP="00E77C68">
      <w:pPr>
        <w:pStyle w:val="footnote"/>
      </w:pPr>
      <w:r>
        <w:rPr>
          <w:rStyle w:val="FootnoteReference"/>
        </w:rPr>
        <w:footnoteRef/>
      </w:r>
      <w:r>
        <w:t xml:space="preserve"> This line is heretical.</w:t>
      </w:r>
    </w:p>
  </w:footnote>
  <w:footnote w:id="928">
    <w:p w14:paraId="2A005F90" w14:textId="77777777" w:rsidR="00BC0BB7" w:rsidRDefault="00BC0BB7">
      <w:pPr>
        <w:pStyle w:val="footnote"/>
        <w:rPr>
          <w:ins w:id="1640" w:author="Brett Slote" w:date="2011-07-21T18:55:00Z"/>
        </w:rPr>
        <w:pPrChange w:id="1641" w:author="Brett Slote" w:date="2011-07-21T20:02:00Z">
          <w:pPr>
            <w:pStyle w:val="FootnoteText"/>
          </w:pPr>
        </w:pPrChange>
      </w:pPr>
      <w:ins w:id="1642" w:author="Brett Slote" w:date="2011-07-21T18:55:00Z">
        <w:r>
          <w:rPr>
            <w:rStyle w:val="FootnoteReference"/>
          </w:rPr>
          <w:footnoteRef/>
        </w:r>
        <w:r>
          <w:t xml:space="preserve"> Hallow or consecrate – this was, according to a tradition, when he formerly became an archimandrite</w:t>
        </w:r>
      </w:ins>
    </w:p>
  </w:footnote>
  <w:footnote w:id="929">
    <w:p w14:paraId="6B5EF1D3" w14:textId="77777777" w:rsidR="00BC0BB7" w:rsidRDefault="00BC0BB7">
      <w:pPr>
        <w:pStyle w:val="footnote"/>
        <w:rPr>
          <w:ins w:id="1648" w:author="Brett Slote" w:date="2011-07-21T18:52:00Z"/>
        </w:rPr>
        <w:pPrChange w:id="1649" w:author="Brett Slote" w:date="2011-07-21T20:02:00Z">
          <w:pPr/>
        </w:pPrChange>
      </w:pPr>
      <w:ins w:id="1650" w:author="Brett Slote" w:date="2011-07-21T18:52:00Z">
        <w:r w:rsidRPr="00FB36D8">
          <w:rPr>
            <w:rStyle w:val="FootnoteReference"/>
            <w:vertAlign w:val="baseline"/>
          </w:rPr>
          <w:footnoteRef/>
        </w:r>
        <w:r w:rsidRPr="00FB36D8">
          <w:t xml:space="preserve"> This line is literally “because the hope of the good”</w:t>
        </w:r>
      </w:ins>
    </w:p>
  </w:footnote>
  <w:footnote w:id="930">
    <w:p w14:paraId="347015AD" w14:textId="77777777" w:rsidR="00BC0BB7" w:rsidRPr="00A20ACC" w:rsidRDefault="00BC0BB7">
      <w:pPr>
        <w:pStyle w:val="footnote"/>
        <w:rPr>
          <w:ins w:id="1651" w:author="Brett Slote" w:date="2011-07-21T18:52:00Z"/>
          <w:rFonts w:ascii="CS Avva Shenouda" w:hAnsi="CS Avva Shenouda"/>
          <w:color w:val="FF0000"/>
          <w:rPrChange w:id="1652" w:author="Brett Slote" w:date="2011-07-21T20:02:00Z">
            <w:rPr>
              <w:ins w:id="1653" w:author="Brett Slote" w:date="2011-07-21T18:52:00Z"/>
              <w:color w:val="FF0000"/>
            </w:rPr>
          </w:rPrChange>
        </w:rPr>
        <w:pPrChange w:id="1654" w:author="Brett Slote" w:date="2011-07-21T20:02:00Z">
          <w:pPr/>
        </w:pPrChange>
      </w:pPr>
      <w:ins w:id="1655" w:author="Brett Slote" w:date="2011-07-21T18:52:00Z">
        <w:r w:rsidRPr="00FB36D8">
          <w:rPr>
            <w:rStyle w:val="FootnoteReference"/>
            <w:vertAlign w:val="baseline"/>
          </w:rPr>
          <w:footnoteRef/>
        </w:r>
        <w:r w:rsidRPr="00FB36D8">
          <w:t xml:space="preserve"> </w:t>
        </w:r>
        <w:r w:rsidRPr="003A78C2">
          <w:rPr>
            <w:rPrChange w:id="1656" w:author="Brett Slote" w:date="2011-07-21T20:02:00Z">
              <w:rPr>
                <w:rFonts w:ascii="Antonious Normal" w:hAnsi="Antonious Normal"/>
                <w:color w:val="FF0000"/>
              </w:rPr>
            </w:rPrChange>
          </w:rPr>
          <w:t>qen hanhwd/ nem han'almoc</w:t>
        </w:r>
      </w:ins>
    </w:p>
  </w:footnote>
  <w:footnote w:id="931">
    <w:p w14:paraId="4AFC6896" w14:textId="77777777" w:rsidR="00BC0BB7" w:rsidRDefault="00BC0BB7">
      <w:pPr>
        <w:pStyle w:val="FootnoteText"/>
      </w:pPr>
      <w:r>
        <w:rPr>
          <w:rStyle w:val="FootnoteReference"/>
        </w:rPr>
        <w:footnoteRef/>
      </w:r>
      <w:r>
        <w:t xml:space="preserve"> Matthew 1:20</w:t>
      </w:r>
    </w:p>
  </w:footnote>
  <w:footnote w:id="932">
    <w:p w14:paraId="0E9CA519" w14:textId="77777777" w:rsidR="00BC0BB7" w:rsidRDefault="00BC0BB7" w:rsidP="00662A48">
      <w:pPr>
        <w:pStyle w:val="footnote"/>
      </w:pPr>
      <w:r>
        <w:rPr>
          <w:rStyle w:val="FootnoteReference"/>
          <w:rFonts w:eastAsiaTheme="majorEastAsia"/>
        </w:rPr>
        <w:footnoteRef/>
      </w:r>
      <w:r>
        <w:t xml:space="preserve"> All-holy</w:t>
      </w:r>
    </w:p>
  </w:footnote>
  <w:footnote w:id="933">
    <w:p w14:paraId="50451B0F" w14:textId="77777777" w:rsidR="00BC0BB7" w:rsidRDefault="00BC0BB7">
      <w:pPr>
        <w:pStyle w:val="footnote"/>
        <w:rPr>
          <w:ins w:id="1725" w:author="Brett Slote" w:date="2011-07-21T19:04:00Z"/>
        </w:rPr>
        <w:pPrChange w:id="1726" w:author="Brett Slote" w:date="2011-07-21T20:04:00Z">
          <w:pPr>
            <w:pStyle w:val="FootnoteText"/>
          </w:pPr>
        </w:pPrChange>
      </w:pPr>
      <w:ins w:id="1727" w:author="Brett Slote" w:date="2011-07-21T19:04:00Z">
        <w:r>
          <w:rPr>
            <w:rStyle w:val="FootnoteReference"/>
          </w:rPr>
          <w:footnoteRef/>
        </w:r>
        <w:r>
          <w:t xml:space="preserve"> literal is disregarded</w:t>
        </w:r>
      </w:ins>
    </w:p>
  </w:footnote>
  <w:footnote w:id="934">
    <w:p w14:paraId="062BDCC1" w14:textId="77777777" w:rsidR="00BC0BB7" w:rsidRDefault="00BC0BB7">
      <w:pPr>
        <w:pStyle w:val="FootnoteText"/>
      </w:pPr>
      <w:r>
        <w:rPr>
          <w:rStyle w:val="FootnoteReference"/>
        </w:rPr>
        <w:footnoteRef/>
      </w:r>
      <w:r>
        <w:t xml:space="preserve"> Ps 8:2</w:t>
      </w:r>
    </w:p>
  </w:footnote>
  <w:footnote w:id="935">
    <w:p w14:paraId="5BC08478" w14:textId="77777777" w:rsidR="00BC0BB7" w:rsidRPr="000C76BB" w:rsidRDefault="00BC0BB7"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36">
    <w:p w14:paraId="03A6DDD1" w14:textId="77777777" w:rsidR="00BC0BB7" w:rsidRDefault="00BC0BB7">
      <w:pPr>
        <w:pStyle w:val="FootnoteText"/>
      </w:pPr>
      <w:r>
        <w:rPr>
          <w:rStyle w:val="FootnoteReference"/>
        </w:rPr>
        <w:footnoteRef/>
      </w:r>
      <w:r>
        <w:t xml:space="preserve"> Matthew 28:6</w:t>
      </w:r>
    </w:p>
  </w:footnote>
  <w:footnote w:id="937">
    <w:p w14:paraId="339855D2" w14:textId="77777777" w:rsidR="00BC0BB7" w:rsidRDefault="00BC0BB7">
      <w:pPr>
        <w:pStyle w:val="FootnoteText"/>
      </w:pPr>
      <w:r>
        <w:rPr>
          <w:rStyle w:val="FootnoteReference"/>
        </w:rPr>
        <w:footnoteRef/>
      </w:r>
      <w:r>
        <w:t xml:space="preserve"> Matthew 28:7,6</w:t>
      </w:r>
    </w:p>
  </w:footnote>
  <w:footnote w:id="938">
    <w:p w14:paraId="76212A49" w14:textId="77777777" w:rsidR="00BC0BB7" w:rsidRDefault="00BC0BB7">
      <w:pPr>
        <w:pStyle w:val="FootnoteText"/>
      </w:pPr>
      <w:r>
        <w:rPr>
          <w:rStyle w:val="FootnoteReference"/>
        </w:rPr>
        <w:footnoteRef/>
      </w:r>
      <w:r>
        <w:t xml:space="preserve"> Matthew 28:7</w:t>
      </w:r>
    </w:p>
  </w:footnote>
  <w:footnote w:id="939">
    <w:p w14:paraId="716019EB" w14:textId="77777777" w:rsidR="00BC0BB7" w:rsidRDefault="00BC0BB7">
      <w:pPr>
        <w:pStyle w:val="FootnoteText"/>
      </w:pPr>
      <w:r>
        <w:rPr>
          <w:rStyle w:val="FootnoteReference"/>
        </w:rPr>
        <w:footnoteRef/>
      </w:r>
      <w:r>
        <w:t xml:space="preserve"> John 20:27</w:t>
      </w:r>
    </w:p>
  </w:footnote>
  <w:footnote w:id="940">
    <w:p w14:paraId="0ECF3FB0" w14:textId="77777777" w:rsidR="00BC0BB7" w:rsidRDefault="00BC0BB7">
      <w:pPr>
        <w:pStyle w:val="FootnoteText"/>
      </w:pPr>
      <w:r>
        <w:rPr>
          <w:rStyle w:val="FootnoteReference"/>
        </w:rPr>
        <w:footnoteRef/>
      </w:r>
      <w:r>
        <w:t xml:space="preserve"> John 20:28</w:t>
      </w:r>
    </w:p>
  </w:footnote>
  <w:footnote w:id="941">
    <w:p w14:paraId="3FCB0B65" w14:textId="77777777" w:rsidR="00BC0BB7" w:rsidRDefault="00BC0BB7">
      <w:pPr>
        <w:pStyle w:val="FootnoteText"/>
      </w:pPr>
      <w:r>
        <w:rPr>
          <w:rStyle w:val="FootnoteReference"/>
        </w:rPr>
        <w:footnoteRef/>
      </w:r>
      <w:r>
        <w:t xml:space="preserve"> John 20:29</w:t>
      </w:r>
    </w:p>
  </w:footnote>
  <w:footnote w:id="942">
    <w:p w14:paraId="6B80EDF7" w14:textId="77777777" w:rsidR="00BC0BB7" w:rsidRDefault="00BC0BB7">
      <w:pPr>
        <w:pStyle w:val="FootnoteText"/>
      </w:pPr>
      <w:r>
        <w:rPr>
          <w:rStyle w:val="FootnoteReference"/>
        </w:rPr>
        <w:footnoteRef/>
      </w:r>
      <w:r>
        <w:t xml:space="preserve"> John 20:29</w:t>
      </w:r>
    </w:p>
  </w:footnote>
  <w:footnote w:id="943">
    <w:p w14:paraId="31D8885C" w14:textId="3AFC7B18" w:rsidR="00BC0BB7" w:rsidRDefault="00BC0BB7"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22884CBB" w:rsidR="00BC0BB7" w:rsidRPr="00E00D27" w:rsidRDefault="00BC0BB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7333E">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BC0BB7" w:rsidRPr="00E00D27" w:rsidRDefault="00BC0BB7"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BC0BB7" w:rsidRPr="00E00D27" w:rsidRDefault="00BC0BB7" w:rsidP="00686912">
    <w:pPr>
      <w:pStyle w:val="Header"/>
      <w:jc w:val="center"/>
      <w:rPr>
        <w:sz w:val="20"/>
        <w:szCs w:val="20"/>
      </w:rPr>
    </w:pPr>
  </w:p>
  <w:p w14:paraId="022704DA" w14:textId="77777777" w:rsidR="00BC0BB7" w:rsidRPr="00686912" w:rsidRDefault="00BC0BB7"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0CA6F252" w:rsidR="00BC0BB7" w:rsidRPr="00E00D27" w:rsidRDefault="00BC0BB7"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A7333E">
      <w:rPr>
        <w:noProof/>
        <w:sz w:val="20"/>
        <w:szCs w:val="20"/>
      </w:rPr>
      <w:t>The Midnight Praise</w:t>
    </w:r>
    <w:r>
      <w:rPr>
        <w:sz w:val="20"/>
        <w:szCs w:val="20"/>
      </w:rPr>
      <w:fldChar w:fldCharType="end"/>
    </w:r>
  </w:p>
  <w:p w14:paraId="199CF7F3" w14:textId="77777777" w:rsidR="00BC0BB7" w:rsidRPr="00E00D27" w:rsidRDefault="00BC0BB7"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0BE1399D" w:rsidR="00BC0BB7" w:rsidRPr="00E00D27" w:rsidRDefault="00BC0BB7" w:rsidP="00044A4C">
    <w:pPr>
      <w:pStyle w:val="Header"/>
      <w:jc w:val="center"/>
      <w:rPr>
        <w:sz w:val="20"/>
        <w:szCs w:val="20"/>
      </w:rPr>
    </w:pPr>
    <w:r>
      <w:rPr>
        <w:sz w:val="20"/>
        <w:szCs w:val="20"/>
      </w:rPr>
      <w:fldChar w:fldCharType="begin"/>
    </w:r>
    <w:r>
      <w:rPr>
        <w:sz w:val="20"/>
        <w:szCs w:val="20"/>
      </w:rPr>
      <w:instrText xml:space="preserve"> STYLEREF  "Heading 3"  \* MERGEFORMAT </w:instrText>
    </w:r>
    <w:r w:rsidR="00A7333E">
      <w:rPr>
        <w:sz w:val="20"/>
        <w:szCs w:val="20"/>
      </w:rPr>
      <w:fldChar w:fldCharType="separate"/>
    </w:r>
    <w:r w:rsidR="00A7333E">
      <w:rPr>
        <w:noProof/>
        <w:sz w:val="20"/>
        <w:szCs w:val="20"/>
      </w:rPr>
      <w:t>Additional Canticles for the Vigil of Joyous Saturday from the Old Testament</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1BD59252" w:rsidR="00BC0BB7" w:rsidRPr="00E00D27" w:rsidRDefault="00BC0BB7"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7333E">
      <w:rPr>
        <w:noProof/>
        <w:sz w:val="20"/>
        <w:szCs w:val="20"/>
      </w:rPr>
      <w:t>The Canticles</w:t>
    </w:r>
    <w:r w:rsidRPr="00E00D27">
      <w:rPr>
        <w:sz w:val="20"/>
        <w:szCs w:val="20"/>
      </w:rPr>
      <w:fldChar w:fldCharType="end"/>
    </w:r>
  </w:p>
  <w:p w14:paraId="48CF3F9A" w14:textId="245E316D" w:rsidR="00BC0BB7" w:rsidRPr="00686912" w:rsidRDefault="00BC0BB7"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29256972" w:rsidR="00BC0BB7" w:rsidRPr="00E00D27" w:rsidRDefault="00BC0BB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25E58">
      <w:rPr>
        <w:noProof/>
        <w:sz w:val="20"/>
        <w:szCs w:val="20"/>
      </w:rPr>
      <w:t xml:space="preserve">Hymns for </w:t>
    </w:r>
    <w:r w:rsidR="00A25E58" w:rsidRPr="00A25E58">
      <w:rPr>
        <w:rFonts w:cs="Garamond"/>
        <w:noProof/>
        <w:sz w:val="20"/>
        <w:szCs w:val="20"/>
      </w:rPr>
      <w:t>Koiak</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7BDF5C9A" w:rsidR="00BC0BB7" w:rsidRPr="00E00D27" w:rsidRDefault="00BC0BB7"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25E58">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4B0DB26A" w:rsidR="00BC0BB7" w:rsidRPr="00E00D27" w:rsidRDefault="00BC0BB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25E58">
      <w:rPr>
        <w:noProof/>
        <w:sz w:val="20"/>
        <w:szCs w:val="20"/>
      </w:rPr>
      <w:t>Prayer for the Church</w:t>
    </w:r>
    <w:r w:rsidRPr="00E00D27">
      <w:rPr>
        <w:sz w:val="20"/>
        <w:szCs w:val="20"/>
      </w:rPr>
      <w:fldChar w:fldCharType="end"/>
    </w:r>
  </w:p>
  <w:p w14:paraId="1DAD4C8D" w14:textId="77777777" w:rsidR="00BC0BB7" w:rsidRPr="00686912" w:rsidRDefault="00BC0BB7"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BC0BB7" w:rsidRPr="00686912" w:rsidRDefault="00BC0BB7"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53DDD697" w:rsidR="00BC0BB7" w:rsidRPr="00E00D27" w:rsidRDefault="00BC0BB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25E58">
      <w:rPr>
        <w:noProof/>
        <w:sz w:val="20"/>
        <w:szCs w:val="20"/>
      </w:rPr>
      <w:t>PSALI BATOS AFTER THE THIRD CANTICLE</w:t>
    </w:r>
    <w:r w:rsidRPr="00E00D27">
      <w:rPr>
        <w:sz w:val="20"/>
        <w:szCs w:val="20"/>
      </w:rPr>
      <w:fldChar w:fldCharType="end"/>
    </w:r>
  </w:p>
  <w:p w14:paraId="7E9EFC1B" w14:textId="77777777" w:rsidR="00BC0BB7" w:rsidRPr="00686912" w:rsidRDefault="00BC0BB7"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340"/>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3C5A"/>
    <w:rsid w:val="0014584F"/>
    <w:rsid w:val="00145EE7"/>
    <w:rsid w:val="00146067"/>
    <w:rsid w:val="00154D4E"/>
    <w:rsid w:val="001566BD"/>
    <w:rsid w:val="001604CF"/>
    <w:rsid w:val="00160C25"/>
    <w:rsid w:val="00160DE3"/>
    <w:rsid w:val="00161998"/>
    <w:rsid w:val="001626CD"/>
    <w:rsid w:val="0016307C"/>
    <w:rsid w:val="00163A7A"/>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4568"/>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41E3"/>
    <w:rsid w:val="00365B9E"/>
    <w:rsid w:val="00366380"/>
    <w:rsid w:val="003711A9"/>
    <w:rsid w:val="00372152"/>
    <w:rsid w:val="003737D6"/>
    <w:rsid w:val="00373AE1"/>
    <w:rsid w:val="00374358"/>
    <w:rsid w:val="003758F4"/>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3016"/>
    <w:rsid w:val="004847AA"/>
    <w:rsid w:val="00484AEF"/>
    <w:rsid w:val="00485563"/>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2B9B"/>
    <w:rsid w:val="00542DE2"/>
    <w:rsid w:val="00542F6B"/>
    <w:rsid w:val="005438BF"/>
    <w:rsid w:val="005440D7"/>
    <w:rsid w:val="00544CE4"/>
    <w:rsid w:val="005453DF"/>
    <w:rsid w:val="00545EC8"/>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1ED3"/>
    <w:rsid w:val="006039B1"/>
    <w:rsid w:val="006108FD"/>
    <w:rsid w:val="006128E9"/>
    <w:rsid w:val="0061464A"/>
    <w:rsid w:val="00614947"/>
    <w:rsid w:val="00617485"/>
    <w:rsid w:val="006174EF"/>
    <w:rsid w:val="00617655"/>
    <w:rsid w:val="00617AE1"/>
    <w:rsid w:val="00622CF3"/>
    <w:rsid w:val="006236CC"/>
    <w:rsid w:val="00625164"/>
    <w:rsid w:val="006263C2"/>
    <w:rsid w:val="006303CE"/>
    <w:rsid w:val="0063128B"/>
    <w:rsid w:val="00631963"/>
    <w:rsid w:val="00633619"/>
    <w:rsid w:val="00634364"/>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8D5"/>
    <w:rsid w:val="00676A76"/>
    <w:rsid w:val="006800D4"/>
    <w:rsid w:val="00680987"/>
    <w:rsid w:val="00681432"/>
    <w:rsid w:val="00683A35"/>
    <w:rsid w:val="00683D9F"/>
    <w:rsid w:val="00686912"/>
    <w:rsid w:val="006869EE"/>
    <w:rsid w:val="0069088C"/>
    <w:rsid w:val="00691C22"/>
    <w:rsid w:val="0069406C"/>
    <w:rsid w:val="00694704"/>
    <w:rsid w:val="00694CDD"/>
    <w:rsid w:val="00695B43"/>
    <w:rsid w:val="006974C9"/>
    <w:rsid w:val="006A0403"/>
    <w:rsid w:val="006A0D7C"/>
    <w:rsid w:val="006A0F54"/>
    <w:rsid w:val="006A140A"/>
    <w:rsid w:val="006A2C42"/>
    <w:rsid w:val="006A3815"/>
    <w:rsid w:val="006A4A82"/>
    <w:rsid w:val="006A6323"/>
    <w:rsid w:val="006A6C21"/>
    <w:rsid w:val="006A78B4"/>
    <w:rsid w:val="006B061A"/>
    <w:rsid w:val="006B0A9B"/>
    <w:rsid w:val="006B2563"/>
    <w:rsid w:val="006B31BA"/>
    <w:rsid w:val="006B3289"/>
    <w:rsid w:val="006B398E"/>
    <w:rsid w:val="006B44CE"/>
    <w:rsid w:val="006C07E3"/>
    <w:rsid w:val="006C0C59"/>
    <w:rsid w:val="006C0CBB"/>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6450"/>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356BF"/>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57C9"/>
    <w:rsid w:val="00777816"/>
    <w:rsid w:val="0078100C"/>
    <w:rsid w:val="00783F3E"/>
    <w:rsid w:val="00784373"/>
    <w:rsid w:val="0078548F"/>
    <w:rsid w:val="00790D8D"/>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539"/>
    <w:rsid w:val="00811C7D"/>
    <w:rsid w:val="00812614"/>
    <w:rsid w:val="008148B0"/>
    <w:rsid w:val="00814FC4"/>
    <w:rsid w:val="0081710C"/>
    <w:rsid w:val="008172B5"/>
    <w:rsid w:val="00823768"/>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17A2"/>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83B"/>
    <w:rsid w:val="008A107E"/>
    <w:rsid w:val="008A1194"/>
    <w:rsid w:val="008A3F9A"/>
    <w:rsid w:val="008A40DF"/>
    <w:rsid w:val="008A506B"/>
    <w:rsid w:val="008A536F"/>
    <w:rsid w:val="008A76D3"/>
    <w:rsid w:val="008B199B"/>
    <w:rsid w:val="008B351A"/>
    <w:rsid w:val="008B4095"/>
    <w:rsid w:val="008B531C"/>
    <w:rsid w:val="008B5AA7"/>
    <w:rsid w:val="008B5FD0"/>
    <w:rsid w:val="008C0462"/>
    <w:rsid w:val="008C0538"/>
    <w:rsid w:val="008C19B4"/>
    <w:rsid w:val="008C4469"/>
    <w:rsid w:val="008C4D26"/>
    <w:rsid w:val="008D24A6"/>
    <w:rsid w:val="008D3204"/>
    <w:rsid w:val="008D3680"/>
    <w:rsid w:val="008D3689"/>
    <w:rsid w:val="008D5F3D"/>
    <w:rsid w:val="008D67CA"/>
    <w:rsid w:val="008D6DBB"/>
    <w:rsid w:val="008D7C77"/>
    <w:rsid w:val="008E0C10"/>
    <w:rsid w:val="008E14B2"/>
    <w:rsid w:val="008E2712"/>
    <w:rsid w:val="008E406C"/>
    <w:rsid w:val="008E59B4"/>
    <w:rsid w:val="008E7A71"/>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20A8C"/>
    <w:rsid w:val="009216DA"/>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C594D"/>
    <w:rsid w:val="009D062A"/>
    <w:rsid w:val="009D0B24"/>
    <w:rsid w:val="009D3C8B"/>
    <w:rsid w:val="009D45BB"/>
    <w:rsid w:val="009D58BD"/>
    <w:rsid w:val="009D6F61"/>
    <w:rsid w:val="009E143A"/>
    <w:rsid w:val="009E261C"/>
    <w:rsid w:val="009E31CF"/>
    <w:rsid w:val="009E3E9E"/>
    <w:rsid w:val="009E64DA"/>
    <w:rsid w:val="009E6CAF"/>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35C3"/>
    <w:rsid w:val="00A93CE8"/>
    <w:rsid w:val="00A95330"/>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39A8"/>
    <w:rsid w:val="00B1406C"/>
    <w:rsid w:val="00B14853"/>
    <w:rsid w:val="00B14DB7"/>
    <w:rsid w:val="00B15BD5"/>
    <w:rsid w:val="00B21270"/>
    <w:rsid w:val="00B23B31"/>
    <w:rsid w:val="00B24F7C"/>
    <w:rsid w:val="00B2668D"/>
    <w:rsid w:val="00B268A8"/>
    <w:rsid w:val="00B311C5"/>
    <w:rsid w:val="00B32610"/>
    <w:rsid w:val="00B34520"/>
    <w:rsid w:val="00B355C7"/>
    <w:rsid w:val="00B35B25"/>
    <w:rsid w:val="00B403A1"/>
    <w:rsid w:val="00B411C9"/>
    <w:rsid w:val="00B437A3"/>
    <w:rsid w:val="00B45901"/>
    <w:rsid w:val="00B46E6E"/>
    <w:rsid w:val="00B4736D"/>
    <w:rsid w:val="00B4739C"/>
    <w:rsid w:val="00B47C81"/>
    <w:rsid w:val="00B50C35"/>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3F86"/>
    <w:rsid w:val="00BA43BA"/>
    <w:rsid w:val="00BB3B58"/>
    <w:rsid w:val="00BB50F9"/>
    <w:rsid w:val="00BB5D46"/>
    <w:rsid w:val="00BB65AA"/>
    <w:rsid w:val="00BB7C50"/>
    <w:rsid w:val="00BC0AF3"/>
    <w:rsid w:val="00BC0B75"/>
    <w:rsid w:val="00BC0BB7"/>
    <w:rsid w:val="00BC160E"/>
    <w:rsid w:val="00BC6081"/>
    <w:rsid w:val="00BC7374"/>
    <w:rsid w:val="00BC7D0A"/>
    <w:rsid w:val="00BD138C"/>
    <w:rsid w:val="00BD1732"/>
    <w:rsid w:val="00BD2048"/>
    <w:rsid w:val="00BD21C4"/>
    <w:rsid w:val="00BD252D"/>
    <w:rsid w:val="00BD2B3F"/>
    <w:rsid w:val="00BD31CA"/>
    <w:rsid w:val="00BD5BBE"/>
    <w:rsid w:val="00BD61DC"/>
    <w:rsid w:val="00BD6AE2"/>
    <w:rsid w:val="00BD7E24"/>
    <w:rsid w:val="00BE1043"/>
    <w:rsid w:val="00BE273A"/>
    <w:rsid w:val="00BE705A"/>
    <w:rsid w:val="00BE75D2"/>
    <w:rsid w:val="00BE768B"/>
    <w:rsid w:val="00BE7BA2"/>
    <w:rsid w:val="00BF0205"/>
    <w:rsid w:val="00BF0AF7"/>
    <w:rsid w:val="00BF240D"/>
    <w:rsid w:val="00BF2674"/>
    <w:rsid w:val="00BF77D7"/>
    <w:rsid w:val="00C0205C"/>
    <w:rsid w:val="00C02B48"/>
    <w:rsid w:val="00C050C7"/>
    <w:rsid w:val="00C05A5B"/>
    <w:rsid w:val="00C06875"/>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3D47"/>
    <w:rsid w:val="00CA5F55"/>
    <w:rsid w:val="00CA7465"/>
    <w:rsid w:val="00CB0036"/>
    <w:rsid w:val="00CB04AB"/>
    <w:rsid w:val="00CB069B"/>
    <w:rsid w:val="00CB1B46"/>
    <w:rsid w:val="00CB2D55"/>
    <w:rsid w:val="00CB37C0"/>
    <w:rsid w:val="00CB3E69"/>
    <w:rsid w:val="00CB63B1"/>
    <w:rsid w:val="00CB65D3"/>
    <w:rsid w:val="00CB700D"/>
    <w:rsid w:val="00CC066E"/>
    <w:rsid w:val="00CC09DA"/>
    <w:rsid w:val="00CC1CA8"/>
    <w:rsid w:val="00CD0EDA"/>
    <w:rsid w:val="00CD1E61"/>
    <w:rsid w:val="00CD361B"/>
    <w:rsid w:val="00CD4BB2"/>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5D33"/>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1C91"/>
    <w:rsid w:val="00DC2AAA"/>
    <w:rsid w:val="00DC3A65"/>
    <w:rsid w:val="00DC3D34"/>
    <w:rsid w:val="00DC4810"/>
    <w:rsid w:val="00DC4A15"/>
    <w:rsid w:val="00DC7630"/>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10FAF"/>
    <w:rsid w:val="00E11362"/>
    <w:rsid w:val="00E12666"/>
    <w:rsid w:val="00E12AEC"/>
    <w:rsid w:val="00E16FE9"/>
    <w:rsid w:val="00E212FD"/>
    <w:rsid w:val="00E21EA3"/>
    <w:rsid w:val="00E22010"/>
    <w:rsid w:val="00E26788"/>
    <w:rsid w:val="00E269C1"/>
    <w:rsid w:val="00E276C1"/>
    <w:rsid w:val="00E27B27"/>
    <w:rsid w:val="00E302BD"/>
    <w:rsid w:val="00E30E2D"/>
    <w:rsid w:val="00E315A4"/>
    <w:rsid w:val="00E3362E"/>
    <w:rsid w:val="00E33756"/>
    <w:rsid w:val="00E34ACE"/>
    <w:rsid w:val="00E35F1F"/>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901"/>
    <w:rsid w:val="00EC5CBB"/>
    <w:rsid w:val="00EC728E"/>
    <w:rsid w:val="00EC7709"/>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5476"/>
    <w:rsid w:val="00F967BD"/>
    <w:rsid w:val="00F970EE"/>
    <w:rsid w:val="00F977F1"/>
    <w:rsid w:val="00F97AD6"/>
    <w:rsid w:val="00FA1244"/>
    <w:rsid w:val="00FA139D"/>
    <w:rsid w:val="00FA3C4C"/>
    <w:rsid w:val="00FA4F1D"/>
    <w:rsid w:val="00FA5B8C"/>
    <w:rsid w:val="00FA61CD"/>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D687B"/>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E6AA5E-5B5F-4309-8267-C111B375C59E}">
  <ds:schemaRefs>
    <ds:schemaRef ds:uri="http://schemas.openxmlformats.org/officeDocument/2006/bibliography"/>
  </ds:schemaRefs>
</ds:datastoreItem>
</file>

<file path=customXml/itemProps2.xml><?xml version="1.0" encoding="utf-8"?>
<ds:datastoreItem xmlns:ds="http://schemas.openxmlformats.org/officeDocument/2006/customXml" ds:itemID="{CFD17FD6-AF1F-41DF-8650-35DF6B07B9A5}">
  <ds:schemaRefs>
    <ds:schemaRef ds:uri="http://schemas.openxmlformats.org/officeDocument/2006/bibliography"/>
  </ds:schemaRefs>
</ds:datastoreItem>
</file>

<file path=customXml/itemProps3.xml><?xml version="1.0" encoding="utf-8"?>
<ds:datastoreItem xmlns:ds="http://schemas.openxmlformats.org/officeDocument/2006/customXml" ds:itemID="{FA51AEC4-BE9E-4E8C-969F-03CC4E2B5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26997</TotalTime>
  <Pages>1</Pages>
  <Words>199756</Words>
  <Characters>1138612</Characters>
  <Application>Microsoft Office Word</Application>
  <DocSecurity>0</DocSecurity>
  <Lines>9488</Lines>
  <Paragraphs>2671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536</cp:revision>
  <cp:lastPrinted>2016-04-15T12:29:00Z</cp:lastPrinted>
  <dcterms:created xsi:type="dcterms:W3CDTF">2014-10-30T02:06:00Z</dcterms:created>
  <dcterms:modified xsi:type="dcterms:W3CDTF">2016-04-19T16:52:00Z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