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067C4E">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067C4E">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067C4E">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067C4E">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067C4E">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067C4E">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067C4E">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067C4E">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067C4E">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067C4E">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067C4E">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067C4E">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067C4E">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067C4E">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067C4E">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067C4E">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067C4E">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067C4E">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067C4E">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067C4E">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067C4E">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067C4E">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067C4E">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067C4E">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067C4E">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067C4E">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067C4E">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067C4E">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067C4E">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067C4E">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067C4E">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067C4E">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067C4E">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067C4E">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067C4E">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067C4E">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067C4E">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067C4E">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067C4E">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067C4E">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067C4E">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067C4E">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067C4E">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067C4E">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067C4E">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067C4E">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067C4E">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067C4E">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067C4E">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067C4E">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067C4E">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067C4E">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4EC3F1EB" w:rsidR="002D71F0" w:rsidRPr="00AB1781" w:rsidRDefault="002D71F0" w:rsidP="00906079">
      <w:pPr>
        <w:pStyle w:val="EnglishHangNoCoptic"/>
      </w:pPr>
      <w:r w:rsidRPr="00AB1781">
        <w:t xml:space="preserve">6 </w:t>
      </w:r>
      <w:r w:rsidR="00CC373E">
        <w:t xml:space="preserve">the Lord is </w:t>
      </w:r>
      <w:r w:rsidRPr="00AB1781">
        <w:t>Blessed,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2"/>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4"/>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bookmarkStart w:id="257" w:name="_GoBack"/>
      <w:bookmarkEnd w:id="257"/>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7"/>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9"/>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0"/>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1"/>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2"/>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7"/>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9"/>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3"/>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3"/>
      </w:r>
      <w:r w:rsidRPr="00AB1781">
        <w:t xml:space="preserve"> </w:t>
      </w:r>
      <w:r w:rsidR="00E570CB">
        <w:t>Your</w:t>
      </w:r>
      <w:r w:rsidRPr="00AB1781">
        <w:t xml:space="preserve"> Name, O Lord, for it is good.</w:t>
      </w:r>
      <w:r w:rsidRPr="00AB1781">
        <w:rPr>
          <w:rStyle w:val="FootnoteReference"/>
        </w:rPr>
        <w:footnoteReference w:id="28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5"/>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3"/>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6"/>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4"/>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5"/>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6"/>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7"/>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9"/>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0"/>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1"/>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8"/>
      </w:r>
      <w:r w:rsidRPr="00AB1781">
        <w:t xml:space="preserve"> worship</w:t>
      </w:r>
      <w:r w:rsidR="000E01D1">
        <w:rPr>
          <w:rStyle w:val="FootnoteReference"/>
        </w:rPr>
        <w:footnoteReference w:id="31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3"/>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4"/>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6"/>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9"/>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2"/>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3"/>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4"/>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5"/>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6"/>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7"/>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8"/>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9"/>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0"/>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1"/>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2"/>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3"/>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4"/>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5"/>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6"/>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7"/>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3"/>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6"/>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3"/>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9"/>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7"/>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7"/>
      </w:r>
      <w:r>
        <w:t xml:space="preserve">, </w:t>
      </w:r>
      <w:r w:rsidR="006B0A9B">
        <w:t>manifest Yourself</w:t>
      </w:r>
      <w:r w:rsidR="006B0A9B">
        <w:rPr>
          <w:rStyle w:val="FootnoteReference"/>
        </w:rPr>
        <w:footnoteReference w:id="408"/>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2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9"/>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9"/>
      </w:r>
    </w:p>
    <w:p w14:paraId="41ECC6AA" w14:textId="04147FD6" w:rsidR="00935D4B" w:rsidRPr="00AB1781" w:rsidRDefault="00ED7AD3" w:rsidP="00935D4B">
      <w:pPr>
        <w:pStyle w:val="EnglishHangNoCoptic"/>
      </w:pPr>
      <w:r>
        <w:tab/>
        <w:t>and, “a man was born in her,”</w:t>
      </w:r>
      <w:r>
        <w:rPr>
          <w:rStyle w:val="FootnoteReference"/>
        </w:rPr>
        <w:footnoteReference w:id="44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57"/>
      </w:r>
      <w:r w:rsidR="001626CD">
        <w:t xml:space="preserve"> </w:t>
      </w:r>
      <w:r w:rsidRPr="00AB1781">
        <w:t>and the sea</w:t>
      </w:r>
      <w:r w:rsidR="001626CD">
        <w:t>s;</w:t>
      </w:r>
      <w:r w:rsidRPr="00AB1781">
        <w:rPr>
          <w:rStyle w:val="FootnoteReference"/>
        </w:rPr>
        <w:footnoteReference w:id="45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4"/>
      </w:r>
      <w:r w:rsidRPr="00AB1781">
        <w:t xml:space="preserve"> in </w:t>
      </w:r>
      <w:r w:rsidR="00E570CB">
        <w:t>Your</w:t>
      </w:r>
      <w:r w:rsidRPr="00AB1781">
        <w:t xml:space="preserve"> wrath,</w:t>
      </w:r>
      <w:r w:rsidRPr="00AB1781">
        <w:rPr>
          <w:rStyle w:val="FootnoteReference"/>
        </w:rPr>
        <w:footnoteReference w:id="47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7"/>
      </w:r>
      <w:r w:rsidRPr="00AB1781">
        <w:t xml:space="preserve"> in a ripe</w:t>
      </w:r>
      <w:r w:rsidR="00325B16">
        <w:rPr>
          <w:rStyle w:val="FootnoteReference"/>
        </w:rPr>
        <w:footnoteReference w:id="48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1"/>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6"/>
      </w:r>
      <w:r w:rsidRPr="00AB1781">
        <w:t xml:space="preserve"> with thanksgiving</w:t>
      </w:r>
      <w:r w:rsidR="000470D3">
        <w:rPr>
          <w:rStyle w:val="FootnoteReference"/>
        </w:rPr>
        <w:footnoteReference w:id="49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9"/>
      </w:r>
      <w:r w:rsidRPr="00AB1781">
        <w:t xml:space="preserve"> and fall down</w:t>
      </w:r>
      <w:r w:rsidR="002A2713">
        <w:rPr>
          <w:rStyle w:val="FootnoteReference"/>
        </w:rPr>
        <w:footnoteReference w:id="50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5"/>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1"/>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3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5"/>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1"/>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2"/>
      </w:r>
      <w:r w:rsidRPr="00AB1781">
        <w:t xml:space="preserve"> from us.</w:t>
      </w:r>
      <w:r w:rsidRPr="00AB1781">
        <w:rPr>
          <w:rStyle w:val="FootnoteReference"/>
        </w:rPr>
        <w:footnoteReference w:id="543"/>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4"/>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5"/>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6"/>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7"/>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8"/>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9"/>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0"/>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1"/>
      </w:r>
      <w:r w:rsidR="00342E73">
        <w:t xml:space="preserve"> flames of fire.</w:t>
      </w:r>
      <w:r w:rsidRPr="00AB1781">
        <w:rPr>
          <w:rStyle w:val="FootnoteReference"/>
        </w:rPr>
        <w:footnoteReference w:id="552"/>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3"/>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4"/>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5"/>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6"/>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7"/>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8"/>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9"/>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60"/>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61"/>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2"/>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3"/>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4"/>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5"/>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6"/>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7"/>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8"/>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9"/>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0"/>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1"/>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72"/>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3"/>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5"/>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6"/>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7"/>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8"/>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9"/>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0"/>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1"/>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2"/>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3"/>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4"/>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5"/>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6"/>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7"/>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8"/>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9"/>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0"/>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1"/>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2"/>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3"/>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4"/>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5"/>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6"/>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7"/>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8"/>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9"/>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0"/>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1"/>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2"/>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3"/>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4"/>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5"/>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6"/>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7"/>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8"/>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9"/>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0"/>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2"/>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3"/>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4"/>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5"/>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6"/>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7"/>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8"/>
      </w:r>
      <w:r w:rsidRPr="00AB1781">
        <w:t>.</w:t>
      </w:r>
      <w:r w:rsidRPr="00AB1781">
        <w:rPr>
          <w:rStyle w:val="FootnoteReference"/>
        </w:rPr>
        <w:footnoteReference w:id="619"/>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20"/>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2"/>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3"/>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4"/>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5"/>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6"/>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7"/>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8"/>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9"/>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0"/>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1"/>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2"/>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3"/>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4"/>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5"/>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6"/>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7"/>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8"/>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9"/>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0"/>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1"/>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2"/>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3"/>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5"/>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6"/>
      </w:r>
      <w:r w:rsidR="00510795" w:rsidRPr="00AB1781">
        <w:t>.</w:t>
      </w:r>
    </w:p>
    <w:p w14:paraId="397629CE" w14:textId="75AE80C9" w:rsidR="00510795" w:rsidRPr="00267F42" w:rsidRDefault="00267F42" w:rsidP="00BF0205">
      <w:pPr>
        <w:pStyle w:val="Heading4"/>
      </w:pPr>
      <w:bookmarkStart w:id="29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7"/>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8"/>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9"/>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0"/>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1"/>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2"/>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3"/>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4"/>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5"/>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6"/>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7"/>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8"/>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9"/>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0"/>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1"/>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2"/>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3"/>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4"/>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5"/>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6"/>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7"/>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8"/>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0"/>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1"/>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2"/>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3"/>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4"/>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5"/>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6"/>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7"/>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8"/>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9"/>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0"/>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1"/>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2"/>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3"/>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6"/>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2"/>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3"/>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6"/>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8"/>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0"/>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3"/>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5"/>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8"/>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4"/>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6"/>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9"/>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2"/>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3"/>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4"/>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5"/>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6"/>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lastRenderedPageBreak/>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7"/>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8"/>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9"/>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1"/>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2"/>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3"/>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4"/>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5"/>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lastRenderedPageBreak/>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7"/>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8"/>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9"/>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0"/>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2"/>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3"/>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4"/>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5"/>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6"/>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47"/>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8"/>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1"/>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2"/>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5"/>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9"/>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5"/>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4"/>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5"/>
      </w:r>
      <w:r w:rsidRPr="00AB1781">
        <w:t xml:space="preserve"> my heart,</w:t>
      </w:r>
      <w:r w:rsidRPr="00AB1781">
        <w:rPr>
          <w:rStyle w:val="FootnoteReference"/>
        </w:rPr>
        <w:footnoteReference w:id="79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4"/>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2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8"/>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3"/>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7"/>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5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4"/>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55"/>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5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60"/>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6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6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lastRenderedPageBreak/>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lastRenderedPageBreak/>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lastRenderedPageBreak/>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 xml:space="preserve">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r w:rsidR="00067C4E">
        <w:fldChar w:fldCharType="begin"/>
      </w:r>
      <w:r w:rsidR="00067C4E">
        <w:instrText xml:space="preserve"> PAGEREF _Ref297493889 </w:instrText>
      </w:r>
      <w:r w:rsidR="00067C4E">
        <w:fldChar w:fldCharType="separate"/>
      </w:r>
      <w:r w:rsidR="00285979">
        <w:rPr>
          <w:noProof/>
        </w:rPr>
        <w:t>340</w:t>
      </w:r>
      <w:r w:rsidR="00067C4E">
        <w:rPr>
          <w:noProof/>
        </w:rPr>
        <w:fldChar w:fldCharType="end"/>
      </w:r>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1"/>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067C4E"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067C4E"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2"/>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067C4E">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067C4E">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067C4E">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067C4E">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067C4E">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067C4E">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067C4E">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067C4E">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067C4E">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067C4E">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067C4E">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067C4E">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067C4E">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067C4E">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067C4E">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067C4E">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1D0DEE83" w:rsidR="00DB5470" w:rsidRDefault="00296539" w:rsidP="00DB5470">
      <w:pPr>
        <w:pStyle w:val="Heading4"/>
      </w:pPr>
      <w:bookmarkStart w:id="1194"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5"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897"/>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417DEF0C" w:rsidR="00BD6485" w:rsidRDefault="00BD6485" w:rsidP="00BD6485">
      <w:pPr>
        <w:pStyle w:val="Heading4"/>
      </w:pPr>
      <w:bookmarkStart w:id="1198"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 xml:space="preserve">For your </w:t>
            </w:r>
            <w:proofErr w:type="gramStart"/>
            <w:r>
              <w:t>their</w:t>
            </w:r>
            <w:proofErr w:type="gramEnd"/>
            <w:r>
              <w:t xml:space="preserve">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 xml:space="preserve">September 21 (22) / Tho-out 24: Martyrdom of St. Quandratus, One of the </w:t>
      </w:r>
      <w:proofErr w:type="gramStart"/>
      <w:r>
        <w:t>Seventy Two</w:t>
      </w:r>
      <w:bookmarkEnd w:id="1212"/>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77F4625E" w14:textId="77777777" w:rsidTr="003037B8">
        <w:trPr>
          <w:cantSplit/>
          <w:jc w:val="center"/>
        </w:trPr>
        <w:tc>
          <w:tcPr>
            <w:tcW w:w="288" w:type="dxa"/>
          </w:tcPr>
          <w:p w14:paraId="36BD4C9E" w14:textId="77777777" w:rsidR="003037B8" w:rsidRDefault="003037B8" w:rsidP="003037B8">
            <w:pPr>
              <w:pStyle w:val="CopticCross"/>
            </w:pPr>
          </w:p>
        </w:tc>
        <w:tc>
          <w:tcPr>
            <w:tcW w:w="3960" w:type="dxa"/>
          </w:tcPr>
          <w:p w14:paraId="23A04BD6" w14:textId="77777777" w:rsidR="003037B8" w:rsidRDefault="003037B8" w:rsidP="003037B8">
            <w:pPr>
              <w:pStyle w:val="EngHang"/>
            </w:pPr>
            <w:r>
              <w:t>Pray to the Lord on our behalf,</w:t>
            </w:r>
          </w:p>
          <w:p w14:paraId="6167795F" w14:textId="77777777" w:rsidR="003037B8" w:rsidRDefault="003037B8" w:rsidP="003037B8">
            <w:pPr>
              <w:pStyle w:val="EngHang"/>
            </w:pPr>
            <w:r>
              <w:t>O teachers of Orthodoxy,</w:t>
            </w:r>
          </w:p>
          <w:p w14:paraId="07DCA472" w14:textId="77777777" w:rsidR="003037B8" w:rsidRDefault="003037B8" w:rsidP="003037B8">
            <w:pPr>
              <w:pStyle w:val="EngHang"/>
            </w:pPr>
            <w:r>
              <w:t>Severus and Dioscorus,</w:t>
            </w:r>
          </w:p>
          <w:p w14:paraId="10900C71" w14:textId="1C25DF04" w:rsidR="003037B8" w:rsidRDefault="003037B8" w:rsidP="003037B8">
            <w:pPr>
              <w:pStyle w:val="EngHangEnd"/>
            </w:pPr>
            <w:r>
              <w:t>That He may forgive us our sins.</w:t>
            </w:r>
          </w:p>
        </w:tc>
        <w:tc>
          <w:tcPr>
            <w:tcW w:w="288" w:type="dxa"/>
          </w:tcPr>
          <w:p w14:paraId="0139F2C4" w14:textId="77777777" w:rsidR="003037B8" w:rsidRDefault="003037B8" w:rsidP="003037B8"/>
        </w:tc>
        <w:tc>
          <w:tcPr>
            <w:tcW w:w="288" w:type="dxa"/>
          </w:tcPr>
          <w:p w14:paraId="27230705" w14:textId="77777777" w:rsidR="003037B8" w:rsidRDefault="003037B8" w:rsidP="003037B8">
            <w:pPr>
              <w:pStyle w:val="CopticCross"/>
            </w:pPr>
          </w:p>
        </w:tc>
        <w:tc>
          <w:tcPr>
            <w:tcW w:w="3960" w:type="dxa"/>
          </w:tcPr>
          <w:p w14:paraId="56E352E5" w14:textId="77777777" w:rsidR="003037B8" w:rsidRDefault="003037B8" w:rsidP="003037B8">
            <w:pPr>
              <w:pStyle w:val="CopticVersemulti-line"/>
            </w:pPr>
            <w:r>
              <w:t>Ⲧⲱⲃ</w:t>
            </w:r>
            <w:r>
              <w:rPr>
                <w:rFonts w:ascii="Calibri" w:hAnsi="Calibri"/>
              </w:rPr>
              <w:t>ϩ</w:t>
            </w:r>
            <w:r>
              <w:t xml:space="preserve"> ⲙ̀Ⲡⲟ</w:t>
            </w:r>
            <w:r>
              <w:rPr>
                <w:rFonts w:ascii="Arial" w:hAnsi="Arial" w:cs="Arial"/>
              </w:rPr>
              <w:t>̄</w:t>
            </w:r>
            <w:r>
              <w:t>ⲥ</w:t>
            </w:r>
            <w:r>
              <w:rPr>
                <w:rFonts w:ascii="Arial" w:hAnsi="Arial" w:cs="Arial"/>
              </w:rPr>
              <w:t>̄</w:t>
            </w:r>
            <w:r>
              <w:t xml:space="preserve"> ⲉ̀</w:t>
            </w:r>
            <w:r>
              <w:rPr>
                <w:rFonts w:ascii="Calibri" w:hAnsi="Calibri"/>
              </w:rPr>
              <w:t>ϩ</w:t>
            </w:r>
            <w:r>
              <w:t>̀ⲣⲏⲓ ⲉ̀</w:t>
            </w:r>
            <w:r>
              <w:rPr>
                <w:rFonts w:ascii="Calibri" w:hAnsi="Calibri"/>
              </w:rPr>
              <w:t>ϫ</w:t>
            </w:r>
            <w:r>
              <w:t>ⲱⲛ:</w:t>
            </w:r>
          </w:p>
          <w:p w14:paraId="4B195C01" w14:textId="77777777" w:rsidR="003037B8" w:rsidRDefault="003037B8" w:rsidP="003037B8">
            <w:pPr>
              <w:pStyle w:val="CopticVersemulti-line"/>
            </w:pPr>
            <w:r>
              <w:t>ⲱ̀ ⲡ̀ⲥⲁ</w:t>
            </w:r>
            <w:r>
              <w:rPr>
                <w:rFonts w:ascii="Calibri" w:hAnsi="Calibri"/>
              </w:rPr>
              <w:t>ϭ</w:t>
            </w:r>
            <w:r>
              <w:t xml:space="preserve"> ⲛ̀ⲧⲉ </w:t>
            </w:r>
            <w:r>
              <w:rPr>
                <w:rFonts w:ascii="Calibri" w:hAnsi="Calibri"/>
              </w:rPr>
              <w:t>ϯ</w:t>
            </w:r>
            <w:r>
              <w:t>ⲟⲣⲑⲟⲇⲟⲝⲓⲁ̀:</w:t>
            </w:r>
          </w:p>
          <w:p w14:paraId="013B68E8" w14:textId="77777777" w:rsidR="003037B8" w:rsidRDefault="003037B8" w:rsidP="003037B8">
            <w:pPr>
              <w:pStyle w:val="CopticVersemulti-line"/>
            </w:pPr>
            <w:r>
              <w:t>Ⲥⲉⲩⲏ̀ⲣⲟⲥ ⲛⲉⲙ Ⲇⲓⲟⲥⲕⲟⲣⲟⲥ:</w:t>
            </w:r>
          </w:p>
          <w:p w14:paraId="163B31DB" w14:textId="23B1DD11" w:rsidR="003037B8" w:rsidRDefault="003037B8" w:rsidP="003037B8">
            <w:pPr>
              <w:pStyle w:val="CopticHangingVerse"/>
            </w:pPr>
            <w:r>
              <w:t>ⲛ̀ⲧⲉϥⲭⲁ ⲛⲉⲛⲛⲟⲃⲓ ⲛⲁⲛ ⲉ̀ⲃⲟⲗ.</w:t>
            </w:r>
          </w:p>
        </w:tc>
      </w:tr>
    </w:tbl>
    <w:p w14:paraId="7E962436" w14:textId="77777777" w:rsidR="003037B8" w:rsidRPr="003037B8" w:rsidRDefault="003037B8" w:rsidP="003037B8"/>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067C4E">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067C4E">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067C4E">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067C4E">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067C4E">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067C4E">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067C4E">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067C4E">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067C4E">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067C4E">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067C4E">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067C4E">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5549E0A" w:rsidR="0056261A" w:rsidRDefault="0056261A" w:rsidP="0056261A">
      <w:pPr>
        <w:pStyle w:val="Heading4"/>
      </w:pPr>
      <w:bookmarkStart w:id="1241" w:name="_Toc448227486"/>
      <w:r>
        <w:t>The Gospel Response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44159EB" w14:textId="77777777" w:rsidTr="0056261A">
        <w:trPr>
          <w:cantSplit/>
          <w:jc w:val="center"/>
        </w:trPr>
        <w:tc>
          <w:tcPr>
            <w:tcW w:w="288" w:type="dxa"/>
          </w:tcPr>
          <w:p w14:paraId="18FA182C" w14:textId="77777777" w:rsidR="0056261A" w:rsidRDefault="0056261A" w:rsidP="0056261A">
            <w:pPr>
              <w:pStyle w:val="CopticCross"/>
            </w:pPr>
          </w:p>
        </w:tc>
        <w:tc>
          <w:tcPr>
            <w:tcW w:w="3960" w:type="dxa"/>
          </w:tcPr>
          <w:p w14:paraId="797138A1" w14:textId="77777777" w:rsidR="0056261A" w:rsidRDefault="0056261A" w:rsidP="0056261A">
            <w:pPr>
              <w:pStyle w:val="EngHang"/>
            </w:pPr>
            <w:r>
              <w:t>Pray to the Lord on our behalf,</w:t>
            </w:r>
          </w:p>
          <w:p w14:paraId="56B067E6" w14:textId="77777777" w:rsidR="0056261A" w:rsidRDefault="0056261A" w:rsidP="0056261A">
            <w:pPr>
              <w:pStyle w:val="EngHang"/>
            </w:pPr>
            <w:r>
              <w:t>O struggle-bearers, the martyrs,</w:t>
            </w:r>
          </w:p>
          <w:p w14:paraId="36165640" w14:textId="77777777" w:rsidR="0056261A" w:rsidRDefault="0056261A" w:rsidP="0056261A">
            <w:pPr>
              <w:pStyle w:val="EngHang"/>
            </w:pPr>
            <w:r>
              <w:t>St. Sergius and St. Bacchus,</w:t>
            </w:r>
          </w:p>
          <w:p w14:paraId="75E7F19F" w14:textId="421EE872" w:rsidR="0056261A" w:rsidRDefault="0056261A" w:rsidP="0056261A">
            <w:pPr>
              <w:pStyle w:val="EngHangEnd"/>
            </w:pPr>
            <w:r>
              <w:t>That He may forgive us our sins.</w:t>
            </w:r>
          </w:p>
        </w:tc>
        <w:tc>
          <w:tcPr>
            <w:tcW w:w="288" w:type="dxa"/>
          </w:tcPr>
          <w:p w14:paraId="5E2D5F50" w14:textId="77777777" w:rsidR="0056261A" w:rsidRDefault="0056261A" w:rsidP="0056261A"/>
        </w:tc>
        <w:tc>
          <w:tcPr>
            <w:tcW w:w="288" w:type="dxa"/>
          </w:tcPr>
          <w:p w14:paraId="0DAE7853" w14:textId="77777777" w:rsidR="0056261A" w:rsidRDefault="0056261A" w:rsidP="0056261A">
            <w:pPr>
              <w:pStyle w:val="CopticCross"/>
            </w:pPr>
          </w:p>
        </w:tc>
        <w:tc>
          <w:tcPr>
            <w:tcW w:w="3960" w:type="dxa"/>
          </w:tcPr>
          <w:p w14:paraId="6A237854" w14:textId="77777777" w:rsidR="0056261A" w:rsidRDefault="0056261A" w:rsidP="0056261A">
            <w:pPr>
              <w:pStyle w:val="CopticVersemulti-line"/>
            </w:pPr>
            <w:r>
              <w:t>Ⲧⲱⲃϩ ⲙ̀Ⲡⲟ̄ⲥ̄ ⲉ̀ϩ̀ⲣⲏⲓ ⲉ̀ϫⲱⲛ:</w:t>
            </w:r>
          </w:p>
          <w:p w14:paraId="3BD90315" w14:textId="77777777" w:rsidR="0056261A" w:rsidRDefault="0056261A" w:rsidP="0056261A">
            <w:pPr>
              <w:pStyle w:val="CopticVersemulti-line"/>
            </w:pPr>
            <w:r>
              <w:t>ⲱ̀ ⲛⲓⲁⲑⲗⲟⲫⲟⲣⲟⲥ ⲙ̀ⲙⲁⲣⲧⲩⲣⲟⲥ:</w:t>
            </w:r>
          </w:p>
          <w:p w14:paraId="225A211F" w14:textId="77777777" w:rsidR="0056261A" w:rsidRDefault="0056261A" w:rsidP="0056261A">
            <w:pPr>
              <w:pStyle w:val="CopticVersemulti-line"/>
            </w:pPr>
            <w:r>
              <w:t>Ⲛⲓⲁ̀ⲅⲓⲟⲥ Ⲥⲉⲣⲅⲓⲟⲥ ⲛⲉⲙ Ⲃⲁⲭⲟⲥ:</w:t>
            </w:r>
          </w:p>
          <w:p w14:paraId="4D5014F8" w14:textId="4096609F" w:rsidR="0056261A" w:rsidRDefault="0056261A" w:rsidP="0056261A">
            <w:pPr>
              <w:pStyle w:val="CopticHangingVerse"/>
            </w:pPr>
            <w:r>
              <w:t>ⲛ̀ⲧⲉϥⲭⲁ ⲛⲉⲛⲛⲟⲃⲓ ⲛⲁⲛ ⲉ̀ⲃⲟⲗ.</w:t>
            </w:r>
          </w:p>
        </w:tc>
      </w:tr>
    </w:tbl>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35A98FD7" w:rsidR="00855550" w:rsidRDefault="00855550" w:rsidP="00855550">
      <w:pPr>
        <w:pStyle w:val="Heading4"/>
      </w:pPr>
      <w:bookmarkStart w:id="1247" w:name="_Toc448227490"/>
      <w:r>
        <w:t>The Gospel Response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55550" w14:paraId="068722CF" w14:textId="77777777" w:rsidTr="00855550">
        <w:trPr>
          <w:cantSplit/>
          <w:jc w:val="center"/>
        </w:trPr>
        <w:tc>
          <w:tcPr>
            <w:tcW w:w="288" w:type="dxa"/>
          </w:tcPr>
          <w:p w14:paraId="6F070869" w14:textId="77777777" w:rsidR="00855550" w:rsidRDefault="00855550" w:rsidP="00855550">
            <w:pPr>
              <w:pStyle w:val="CopticCross"/>
            </w:pPr>
          </w:p>
        </w:tc>
        <w:tc>
          <w:tcPr>
            <w:tcW w:w="3960" w:type="dxa"/>
          </w:tcPr>
          <w:p w14:paraId="6DF11F9A" w14:textId="77777777" w:rsidR="00855550" w:rsidRDefault="00855550" w:rsidP="00855550">
            <w:pPr>
              <w:pStyle w:val="EngHang"/>
            </w:pPr>
            <w:r>
              <w:t>Pray to the Lord on our behalf,</w:t>
            </w:r>
          </w:p>
          <w:p w14:paraId="678AB878" w14:textId="77777777" w:rsidR="00855550" w:rsidRDefault="00855550" w:rsidP="00855550">
            <w:pPr>
              <w:pStyle w:val="EngHang"/>
            </w:pPr>
            <w:r>
              <w:t>O my lord and father, Abba John</w:t>
            </w:r>
          </w:p>
          <w:p w14:paraId="3CB58203" w14:textId="77777777" w:rsidR="00855550" w:rsidRDefault="00855550" w:rsidP="00855550">
            <w:pPr>
              <w:pStyle w:val="EngHang"/>
            </w:pPr>
            <w:r>
              <w:t>The short Hegoumen,</w:t>
            </w:r>
          </w:p>
          <w:p w14:paraId="1331606B" w14:textId="310BC023" w:rsidR="00855550" w:rsidRDefault="00855550" w:rsidP="00855550">
            <w:pPr>
              <w:pStyle w:val="EngHangEnd"/>
            </w:pPr>
            <w:r>
              <w:t xml:space="preserve">That He may forgive us our sins. </w:t>
            </w:r>
          </w:p>
        </w:tc>
        <w:tc>
          <w:tcPr>
            <w:tcW w:w="288" w:type="dxa"/>
          </w:tcPr>
          <w:p w14:paraId="684CAEC7" w14:textId="77777777" w:rsidR="00855550" w:rsidRDefault="00855550" w:rsidP="00855550"/>
        </w:tc>
        <w:tc>
          <w:tcPr>
            <w:tcW w:w="288" w:type="dxa"/>
          </w:tcPr>
          <w:p w14:paraId="60D9F430" w14:textId="77777777" w:rsidR="00855550" w:rsidRDefault="00855550" w:rsidP="00855550">
            <w:pPr>
              <w:pStyle w:val="CopticCross"/>
            </w:pPr>
          </w:p>
        </w:tc>
        <w:tc>
          <w:tcPr>
            <w:tcW w:w="3960" w:type="dxa"/>
          </w:tcPr>
          <w:p w14:paraId="47CF56F3" w14:textId="77777777" w:rsidR="00855550" w:rsidRDefault="00855550" w:rsidP="00855550">
            <w:pPr>
              <w:pStyle w:val="CopticVersemulti-line"/>
            </w:pPr>
            <w:r>
              <w:t>Ⲧⲱⲃϩ ⲙ̀Ⲡⲟ̄ⲥ̄ ⲉ̀ϩ̀ⲣⲏⲓ ⲉ̀ϫⲱⲛ:</w:t>
            </w:r>
          </w:p>
          <w:p w14:paraId="73FDC7D1" w14:textId="77777777" w:rsidR="00855550" w:rsidRDefault="00855550" w:rsidP="00855550">
            <w:pPr>
              <w:pStyle w:val="CopticVersemulti-line"/>
            </w:pPr>
            <w:r>
              <w:t>ⲱ̀ ⲡⲁⲟ̄ⲥ̄ ⲛ̀ⲓⲱⲧ ⲁⲃⲃⲁ Ⲓⲱⲁⲛⲛⲏⲥ:</w:t>
            </w:r>
          </w:p>
          <w:p w14:paraId="4C5256A8" w14:textId="77777777" w:rsidR="00855550" w:rsidRDefault="00855550" w:rsidP="00855550">
            <w:pPr>
              <w:pStyle w:val="CopticVersemulti-line"/>
            </w:pPr>
            <w:r>
              <w:t>ⲡⲓϩⲏⲅⲟⲩⲙⲉⲛⲟⲥ ⲛ̀ⲕⲟⲗⲟⲃⲟⲥ:</w:t>
            </w:r>
          </w:p>
          <w:p w14:paraId="1EDC5A76" w14:textId="4761F91B" w:rsidR="00855550" w:rsidRPr="00C35319" w:rsidRDefault="00855550" w:rsidP="00855550">
            <w:pPr>
              <w:pStyle w:val="CopticHangingVerse"/>
            </w:pPr>
            <w:r>
              <w:t>ⲛ̀ⲧⲉϥⲭⲁ ⲛⲉⲛⲛⲟⲃⲓ ⲛⲁⲛ ⲉ̀ⲃⲟⲗ.</w:t>
            </w:r>
          </w:p>
        </w:tc>
      </w:tr>
    </w:tbl>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067C4E">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067C4E">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067C4E">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067C4E">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067C4E">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067C4E">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067C4E">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067C4E">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067C4E">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067C4E">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067C4E">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067C4E">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067C4E">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067C4E">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067C4E">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067C4E">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067C4E">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067C4E">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2AF892F7" w:rsidR="0082304E" w:rsidRDefault="0082304E" w:rsidP="0082304E">
      <w:pPr>
        <w:pStyle w:val="Heading4"/>
      </w:pPr>
      <w:bookmarkStart w:id="1266"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2"/>
            <w:r>
              <w:t>The ministering flames of fire,</w:t>
            </w:r>
            <w:commentRangeEnd w:id="1272"/>
            <w:r>
              <w:rPr>
                <w:rStyle w:val="CommentReference"/>
                <w:rFonts w:ascii="Times New Roman" w:eastAsiaTheme="minorHAnsi" w:hAnsi="Times New Roman" w:cstheme="minorBidi"/>
                <w:color w:val="auto"/>
              </w:rPr>
              <w:commentReference w:id="1272"/>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70"/>
      <w:bookmarkEnd w:id="1271"/>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08"/>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5E17B349" w14:textId="77777777" w:rsidR="00205EA4" w:rsidRDefault="00205EA4" w:rsidP="00205EA4">
      <w:pPr>
        <w:pStyle w:val="Heading4"/>
      </w:pPr>
      <w:bookmarkStart w:id="1287" w:name="_Ref434489493"/>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90" w:name="_Toc448227503"/>
      <w:r>
        <w:t>November 14 (15) / Athor 18: St. Philip the Apostle</w:t>
      </w:r>
      <w:bookmarkEnd w:id="1290"/>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5" w:name="_Toc448227507"/>
      <w:r>
        <w:t>November 17 (18) / Athor 21: Commemoration of the Theotokos</w:t>
      </w:r>
      <w:bookmarkEnd w:id="1295"/>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6" w:name="_Ref434562715"/>
      <w:bookmarkStart w:id="1297" w:name="_Toc448227508"/>
      <w:r>
        <w:lastRenderedPageBreak/>
        <w:t>November 18 (19) / Athor 22: Martyrdom of Sts. Cosmas, Damian, and their Brothers</w:t>
      </w:r>
      <w:bookmarkEnd w:id="1296"/>
      <w:bookmarkEnd w:id="1297"/>
    </w:p>
    <w:p w14:paraId="63F7F3A5" w14:textId="77777777" w:rsidR="0059166B" w:rsidRDefault="0059166B" w:rsidP="0059166B">
      <w:pPr>
        <w:pStyle w:val="Heading4"/>
      </w:pPr>
      <w:bookmarkStart w:id="1298" w:name="_Ref434489688"/>
      <w:r>
        <w:t>The Doxology</w:t>
      </w:r>
      <w:r w:rsidR="00B46E6E">
        <w:t xml:space="preserve"> for Sts. Cosmas, Damian, their Brothers and their Mother</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1" w:name="_Toc448227509"/>
      <w:r>
        <w:t>November 19 (20) / Athor 23: Consecration of the Church of St. Marina</w:t>
      </w:r>
      <w:bookmarkEnd w:id="1301"/>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2" w:name="_Toc448227510"/>
      <w:r>
        <w:t xml:space="preserve">November 20 (21) / Athor 24: The </w:t>
      </w:r>
      <w:proofErr w:type="gramStart"/>
      <w:r>
        <w:t>Twenty Four</w:t>
      </w:r>
      <w:proofErr w:type="gramEnd"/>
      <w:r>
        <w:t xml:space="preserve"> Presbyters</w:t>
      </w:r>
      <w:bookmarkEnd w:id="1302"/>
    </w:p>
    <w:p w14:paraId="4A042C64" w14:textId="77777777" w:rsidR="00205EA4" w:rsidRDefault="00205EA4" w:rsidP="00205EA4">
      <w:pPr>
        <w:pStyle w:val="Heading4"/>
      </w:pPr>
      <w:bookmarkStart w:id="1303" w:name="_Ref434488339"/>
      <w:r>
        <w:t>The Doxology</w:t>
      </w:r>
      <w:r w:rsidR="00B46E6E">
        <w:t xml:space="preserve"> for the </w:t>
      </w:r>
      <w:proofErr w:type="gramStart"/>
      <w:r w:rsidR="00B46E6E">
        <w:t>Twenty Four</w:t>
      </w:r>
      <w:proofErr w:type="gramEnd"/>
      <w:r w:rsidR="00B46E6E">
        <w:t xml:space="preserve"> Presbyters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4" w:name="_Toc448227511"/>
      <w:r>
        <w:t>November 21 (22) / Athor 25: St. Philopater Mercurius</w:t>
      </w:r>
      <w:bookmarkEnd w:id="1304"/>
    </w:p>
    <w:p w14:paraId="1868DD24" w14:textId="77777777" w:rsidR="00205EA4" w:rsidRDefault="00205EA4" w:rsidP="00205EA4">
      <w:pPr>
        <w:pStyle w:val="Heading4"/>
      </w:pPr>
      <w:bookmarkStart w:id="1305" w:name="_Ref434489457"/>
      <w:r>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5" w:name="_Toc448227512"/>
      <w:r>
        <w:t>November 24 (25) / Athor 28: Martyrdom of St. Serapamon, the bishop of Nikiou</w:t>
      </w:r>
      <w:bookmarkEnd w:id="1315"/>
    </w:p>
    <w:p w14:paraId="764EF4A2" w14:textId="77777777" w:rsidR="00DF43CA" w:rsidRDefault="00DF43CA" w:rsidP="00DF43CA">
      <w:pPr>
        <w:pStyle w:val="Heading4"/>
      </w:pPr>
      <w:bookmarkStart w:id="1316" w:name="_Ref434489794"/>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8" w:name="_Toc448227513"/>
      <w:r>
        <w:t>November 25 (26) / Athor 29: Commemoration of the Annunciation, Nativity, and Resurrection on the 29</w:t>
      </w:r>
      <w:r w:rsidRPr="00C0205C">
        <w:rPr>
          <w:vertAlign w:val="superscript"/>
        </w:rPr>
        <w:t>th</w:t>
      </w:r>
      <w:r>
        <w:t xml:space="preserve"> of Every Month</w:t>
      </w:r>
      <w:bookmarkEnd w:id="1318"/>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1" w:name="_Toc448227516"/>
      <w:r>
        <w:lastRenderedPageBreak/>
        <w:t>November 30 (December 1) / Koiak 4: Martyrdom of St. Andrew the Apostle</w:t>
      </w:r>
      <w:bookmarkEnd w:id="1321"/>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067C4E">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067C4E">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067C4E">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067C4E">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067C4E">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067C4E">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067C4E">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067C4E">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067C4E">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067C4E">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067C4E">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067C4E">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067C4E">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067C4E">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067C4E">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067C4E">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067C4E">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067C4E">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lastRenderedPageBreak/>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1" w:name="_Toc448227519"/>
      <w:r>
        <w:lastRenderedPageBreak/>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16"/>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1D4A5115" w14:textId="77777777" w:rsidR="00FF5FF3" w:rsidRDefault="00FF5FF3" w:rsidP="00FF5FF3">
      <w:pPr>
        <w:pStyle w:val="Heading4"/>
      </w:pPr>
      <w:bookmarkStart w:id="1354" w:name="_Ref434490169"/>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5" w:name="_Toc448227521"/>
      <w:r>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7" w:name="_Toc448227522"/>
      <w:r>
        <w:t>December 6 (7) / Koiak 10: Relocation of St. Severus’ Relics</w:t>
      </w:r>
      <w:bookmarkEnd w:id="1367"/>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8" w:name="_Toc448227523"/>
      <w:r>
        <w:t>December 8 (9) / Koiak 12: Commemoration of Archangel Michael</w:t>
      </w:r>
      <w:bookmarkEnd w:id="1368"/>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9" w:name="_Toc448227524"/>
      <w:r>
        <w:t>December 12 (13) / Koiak 16: Saint Spyridon</w:t>
      </w:r>
      <w:r>
        <w:rPr>
          <w:rStyle w:val="FootnoteReference"/>
        </w:rPr>
        <w:footnoteReference w:id="920"/>
      </w:r>
      <w:bookmarkEnd w:id="1369"/>
    </w:p>
    <w:p w14:paraId="598A6BCC" w14:textId="77777777" w:rsidR="005329C1" w:rsidRDefault="005329C1" w:rsidP="005329C1">
      <w:pPr>
        <w:pStyle w:val="Heading3"/>
      </w:pPr>
      <w:bookmarkStart w:id="1370" w:name="_Toc448227525"/>
      <w:r>
        <w:t>December 17 (18) / Koiak 21: Commemoration of the Theotokos</w:t>
      </w:r>
      <w:bookmarkEnd w:id="1370"/>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1" w:name="_Toc448227526"/>
      <w:r>
        <w:lastRenderedPageBreak/>
        <w:t>December 17 (18) / Koiak 21: Also the Martyrdom of St. Barnabas, on</w:t>
      </w:r>
      <w:r w:rsidR="00743CE8">
        <w:t>e</w:t>
      </w:r>
      <w:r>
        <w:t xml:space="preserve"> of the </w:t>
      </w:r>
      <w:proofErr w:type="gramStart"/>
      <w:r>
        <w:t>Seventy Two</w:t>
      </w:r>
      <w:bookmarkEnd w:id="1371"/>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2" w:name="_Toc448227527"/>
      <w:r>
        <w:t>December 18 (19) / Koiak 22: Archangel Gabriel</w:t>
      </w:r>
      <w:r w:rsidR="00481AE5">
        <w:t xml:space="preserve"> (Consecration)</w:t>
      </w:r>
      <w:bookmarkEnd w:id="1372"/>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3" w:name="_Toc448227528"/>
      <w:r>
        <w:t>December 20 (21) / Koiak 24: The Birth of St. Takle Haymanot</w:t>
      </w:r>
      <w:bookmarkEnd w:id="1373"/>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4" w:name="_Toc448227529"/>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48227530"/>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8" w:name="_Toc448227531"/>
      <w:r>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lastRenderedPageBreak/>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lastRenderedPageBreak/>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lastRenderedPageBreak/>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lastRenderedPageBreak/>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48227532"/>
      <w:r>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48227533"/>
      <w:r>
        <w:t>December 27 (28) / Tobi 1: St. Stephen Day</w:t>
      </w:r>
      <w:bookmarkEnd w:id="1400"/>
      <w:bookmarkEnd w:id="1401"/>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2" w:name="_Toc448227534"/>
      <w:r>
        <w:t xml:space="preserve">December 29 (30) / Tobi 3: The One Hundred and </w:t>
      </w:r>
      <w:proofErr w:type="gramStart"/>
      <w:r>
        <w:t>Forty Four</w:t>
      </w:r>
      <w:proofErr w:type="gramEnd"/>
      <w:r>
        <w:t xml:space="preserve">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w:t>
      </w:r>
      <w:proofErr w:type="gramStart"/>
      <w:r w:rsidR="00B46E6E">
        <w:t>Forty Four</w:t>
      </w:r>
      <w:proofErr w:type="gramEnd"/>
      <w:r w:rsidR="00B46E6E">
        <w:t xml:space="preserve">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48227535"/>
      <w:r>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24"/>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48696649"/>
      <w:bookmarkStart w:id="1412" w:name="January"/>
      <w:bookmarkEnd w:id="1327"/>
      <w:bookmarkEnd w:id="1346"/>
      <w:bookmarkEnd w:id="1347"/>
      <w:bookmarkEnd w:id="1348"/>
      <w:r>
        <w:lastRenderedPageBreak/>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949" w:displacedByCustomXml="next"/>
    <w:bookmarkStart w:id="1414" w:name="_Toc410196447" w:displacedByCustomXml="next"/>
    <w:bookmarkStart w:id="1415"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067C4E">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067C4E">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067C4E">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067C4E">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067C4E">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067C4E">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067C4E">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067C4E">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067C4E">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067C4E">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067C4E">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067C4E">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067C4E">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067C4E">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067C4E">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067C4E">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067C4E">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067C4E">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067C4E">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48227536"/>
      <w:r>
        <w:rPr>
          <w:lang w:val="en-US"/>
        </w:rPr>
        <w:lastRenderedPageBreak/>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48227537"/>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lastRenderedPageBreak/>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lastRenderedPageBreak/>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lastRenderedPageBreak/>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48227538"/>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48227539"/>
      <w:r>
        <w:lastRenderedPageBreak/>
        <w:t>January 7 (8) / Tobi 12</w:t>
      </w:r>
      <w:r w:rsidR="001225FA">
        <w:t xml:space="preserve">: </w:t>
      </w:r>
      <w:r>
        <w:t>Also the Commemoration of Archangel Michael</w:t>
      </w:r>
      <w:bookmarkEnd w:id="1448"/>
    </w:p>
    <w:p w14:paraId="322A578A" w14:textId="4D9FD667" w:rsidR="00191A26" w:rsidRPr="00B637D8" w:rsidRDefault="00191A26" w:rsidP="00191A26">
      <w:pPr>
        <w:pStyle w:val="Rubric"/>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2" w:name="_Ref434562461"/>
      <w:bookmarkStart w:id="1453" w:name="_Toc448227540"/>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48227541"/>
      <w:r>
        <w:t xml:space="preserve">January 8 (9) / Tobi 13: The Feast of </w:t>
      </w:r>
      <w:proofErr w:type="gramStart"/>
      <w:r>
        <w:t>T</w:t>
      </w:r>
      <w:r w:rsidR="00495F1A">
        <w:t>he</w:t>
      </w:r>
      <w:proofErr w:type="gramEnd"/>
      <w:r w:rsidR="00495F1A">
        <w:t xml:space="preserv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lastRenderedPageBreak/>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48227542"/>
      <w:r>
        <w:t>January 8 (9) / Tobi 13: Also the Martyrdom of St. Demiana</w:t>
      </w:r>
      <w:bookmarkEnd w:id="1461"/>
      <w:bookmarkEnd w:id="1462"/>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3" w:name="_Ref434490124"/>
      <w:r>
        <w:lastRenderedPageBreak/>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48227543"/>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48227544"/>
      <w:r>
        <w:t>Jan</w:t>
      </w:r>
      <w:r w:rsidR="00662600">
        <w:t>uary 12 (13) / Tobi 17: St. Dome</w:t>
      </w:r>
      <w:r>
        <w:t>tius</w:t>
      </w:r>
      <w:bookmarkEnd w:id="1470"/>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1" w:name="_Toc448227545"/>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3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2"/>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954" w:displacedByCustomXml="next"/>
    <w:bookmarkStart w:id="1496" w:name="_Toc410196452" w:displacedByCustomXml="next"/>
    <w:bookmarkStart w:id="1497"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067C4E">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067C4E">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067C4E">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067C4E">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067C4E">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067C4E">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067C4E">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067C4E">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067C4E">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4"/>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956" w:displacedByCustomXml="next"/>
    <w:bookmarkStart w:id="1516" w:name="_Toc410196454" w:displacedByCustomXml="next"/>
    <w:bookmarkStart w:id="1517"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067C4E">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067C4E">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067C4E">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067C4E">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067C4E">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067C4E">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067C4E">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067C4E">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067C4E">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067C4E">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5"/>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38"/>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067C4E">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067C4E">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067C4E">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067C4E">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067C4E">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067C4E">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067C4E">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067C4E">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067C4E">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067C4E">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067C4E">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960" w:displacedByCustomXml="next"/>
    <w:bookmarkStart w:id="1583" w:name="_Toc410196458" w:displacedByCustomXml="next"/>
    <w:bookmarkStart w:id="1584"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067C4E">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067C4E">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067C4E">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067C4E">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067C4E">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067C4E">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067C4E">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067C4E">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067C4E">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067C4E">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067C4E">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067C4E">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067C4E">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067C4E">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067C4E">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067C4E">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067C4E">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067C4E">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067C4E">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067C4E">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0"/>
            </w:r>
            <w:r>
              <w:t>;</w:t>
            </w:r>
          </w:p>
          <w:p w14:paraId="38DFDD79" w14:textId="77777777" w:rsidR="0047441D" w:rsidRDefault="0047441D" w:rsidP="0047441D">
            <w:pPr>
              <w:pStyle w:val="EngHang"/>
            </w:pPr>
            <w:r>
              <w:t>He sent them “the Father of Peace</w:t>
            </w:r>
            <w:r>
              <w:rPr>
                <w:rStyle w:val="FootnoteReference"/>
              </w:rPr>
              <w:footnoteReference w:id="94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 xml:space="preserve">May 8 / Pashons 13 St. Junia of the </w:t>
      </w:r>
      <w:proofErr w:type="gramStart"/>
      <w:r>
        <w:t>Seventy Two</w:t>
      </w:r>
      <w:proofErr w:type="gramEnd"/>
      <w:r>
        <w:t xml:space="preserve">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2"/>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067C4E">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067C4E">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067C4E">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067C4E">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067C4E">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067C4E">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067C4E">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067C4E">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067C4E">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067C4E">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067C4E">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067C4E">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067C4E">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067C4E">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067C4E">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067C4E">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067C4E">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067C4E">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067C4E">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4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965" w:displacedByCustomXml="next"/>
    <w:bookmarkStart w:id="1689" w:name="_Toc410196463" w:displacedByCustomXml="next"/>
    <w:bookmarkStart w:id="1690"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067C4E">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067C4E">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067C4E">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067C4E">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067C4E">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067C4E">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067C4E">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067C4E">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067C4E">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067C4E">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067C4E">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067C4E">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067C4E">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067C4E">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067C4E">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067C4E">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967" w:displacedByCustomXml="next"/>
    <w:bookmarkStart w:id="1743" w:name="_Toc410196465" w:displacedByCustomXml="next"/>
    <w:bookmarkStart w:id="1744"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067C4E">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067C4E">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067C4E">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067C4E">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067C4E">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067C4E">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067C4E">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067C4E">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067C4E">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067C4E">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067C4E">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067C4E">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971" w:displacedByCustomXml="next"/>
    <w:bookmarkStart w:id="1790" w:name="_Toc410196469" w:displacedByCustomXml="next"/>
    <w:bookmarkStart w:id="1791"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067C4E">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067C4E">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067C4E">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067C4E">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067C4E">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067C4E">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067C4E">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067C4E">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067C4E">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8"/>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9"/>
      </w:r>
      <w:r>
        <w:t>, manifest Yourself</w:t>
      </w:r>
      <w:r>
        <w:rPr>
          <w:rStyle w:val="FootnoteReference"/>
        </w:rPr>
        <w:footnoteReference w:id="970"/>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1"/>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2"/>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3"/>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4"/>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5"/>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6"/>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7"/>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8"/>
      </w:r>
    </w:p>
    <w:p w14:paraId="6433B72D" w14:textId="77777777" w:rsidR="00394CC7" w:rsidRPr="00AB1781" w:rsidRDefault="00394CC7" w:rsidP="00394CC7">
      <w:pPr>
        <w:pStyle w:val="EnglishHangNoCoptic"/>
      </w:pPr>
      <w:r>
        <w:tab/>
        <w:t>and, “a man was born in her,”</w:t>
      </w:r>
      <w:r>
        <w:rPr>
          <w:rStyle w:val="FootnoteReference"/>
        </w:rPr>
        <w:footnoteReference w:id="979"/>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0"/>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1"/>
      </w:r>
      <w:r>
        <w:t xml:space="preserve"> flames of fire.</w:t>
      </w:r>
      <w:r w:rsidRPr="00AB1781">
        <w:rPr>
          <w:rStyle w:val="FootnoteReference"/>
        </w:rPr>
        <w:footnoteReference w:id="982"/>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3"/>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4"/>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5"/>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6"/>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7"/>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8"/>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9"/>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0"/>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1"/>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2"/>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3"/>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4"/>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5"/>
      </w:r>
      <w:r>
        <w:t>,</w:t>
      </w:r>
      <w:r w:rsidRPr="00AB1781">
        <w:t xml:space="preserve"> all you </w:t>
      </w:r>
      <w:r>
        <w:t>upright in</w:t>
      </w:r>
      <w:r w:rsidRPr="00AB1781">
        <w:t xml:space="preserve"> heart.</w:t>
      </w:r>
      <w:r w:rsidRPr="00AB1781">
        <w:rPr>
          <w:rStyle w:val="FootnoteReference"/>
        </w:rPr>
        <w:footnoteReference w:id="996"/>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7"/>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8"/>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9"/>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0"/>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1"/>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2"/>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3"/>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4"/>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5"/>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6"/>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7"/>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8"/>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B31899" w:rsidRDefault="00B3189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31899" w:rsidRDefault="00B31899">
      <w:pPr>
        <w:pStyle w:val="CommentText"/>
      </w:pPr>
      <w:r>
        <w:rPr>
          <w:rStyle w:val="CommentReference"/>
        </w:rPr>
        <w:annotationRef/>
      </w:r>
      <w:r>
        <w:t>Compare to various translations</w:t>
      </w:r>
    </w:p>
  </w:comment>
  <w:comment w:id="94" w:author="Windows User" w:date="2015-10-30T12:37:00Z" w:initials="WU">
    <w:p w14:paraId="00B9961B" w14:textId="77777777" w:rsidR="00B31899" w:rsidRDefault="00B31899">
      <w:pPr>
        <w:pStyle w:val="CommentText"/>
      </w:pPr>
      <w:r>
        <w:rPr>
          <w:rStyle w:val="CommentReference"/>
        </w:rPr>
        <w:annotationRef/>
      </w:r>
      <w:r>
        <w:t>Is this supposed to be doubled?</w:t>
      </w:r>
    </w:p>
  </w:comment>
  <w:comment w:id="95" w:author="Windows User" w:date="2015-11-27T20:09:00Z" w:initials="WU">
    <w:p w14:paraId="218998C8" w14:textId="77777777" w:rsidR="00B31899" w:rsidRDefault="00B3189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31899" w:rsidRDefault="00B31899">
      <w:pPr>
        <w:pStyle w:val="CommentText"/>
      </w:pPr>
      <w:r>
        <w:rPr>
          <w:rStyle w:val="CommentReference"/>
        </w:rPr>
        <w:annotationRef/>
      </w:r>
      <w:r>
        <w:t>Does this go before Creed?</w:t>
      </w:r>
    </w:p>
  </w:comment>
  <w:comment w:id="99" w:author="Windows User" w:date="2015-11-06T13:03:00Z" w:initials="WU">
    <w:p w14:paraId="6B9D0F75" w14:textId="77777777" w:rsidR="00B31899" w:rsidRDefault="00B31899">
      <w:pPr>
        <w:pStyle w:val="CommentText"/>
      </w:pPr>
      <w:r>
        <w:rPr>
          <w:rStyle w:val="CommentReference"/>
        </w:rPr>
        <w:annotationRef/>
      </w:r>
      <w:r>
        <w:t>Coptic reader has Ps 3 here!</w:t>
      </w:r>
    </w:p>
  </w:comment>
  <w:comment w:id="116" w:author="Windows User" w:date="2015-11-02T08:54:00Z" w:initials="WU">
    <w:p w14:paraId="0366F544" w14:textId="77777777" w:rsidR="00B31899" w:rsidRDefault="00B31899">
      <w:pPr>
        <w:pStyle w:val="CommentText"/>
      </w:pPr>
      <w:r>
        <w:rPr>
          <w:rStyle w:val="CommentReference"/>
        </w:rPr>
        <w:annotationRef/>
      </w:r>
      <w:r>
        <w:t>Is there a phrase missing here?</w:t>
      </w:r>
    </w:p>
  </w:comment>
  <w:comment w:id="122" w:author="Windows User" w:date="2015-10-30T08:56:00Z" w:initials="WU">
    <w:p w14:paraId="1FDBEBA0" w14:textId="77777777" w:rsidR="00B31899" w:rsidRDefault="00B31899">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B31899" w:rsidRDefault="00B31899">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31899" w:rsidRDefault="00B31899"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31899" w:rsidRDefault="00B31899" w:rsidP="000C38C3">
      <w:pPr>
        <w:pStyle w:val="CommentText"/>
      </w:pPr>
      <w:r>
        <w:rPr>
          <w:rStyle w:val="CommentReference"/>
        </w:rPr>
        <w:annotationRef/>
      </w:r>
      <w:r>
        <w:t>works or deeds?</w:t>
      </w:r>
    </w:p>
  </w:comment>
  <w:comment w:id="130" w:author="Windows User" w:date="2015-11-21T13:24:00Z" w:initials="WU">
    <w:p w14:paraId="00EA2A44" w14:textId="77777777" w:rsidR="00B31899" w:rsidRDefault="00B31899" w:rsidP="000C38C3">
      <w:pPr>
        <w:pStyle w:val="CommentText"/>
      </w:pPr>
      <w:r>
        <w:rPr>
          <w:rStyle w:val="CommentReference"/>
        </w:rPr>
        <w:annotationRef/>
      </w:r>
      <w:r>
        <w:t>review</w:t>
      </w:r>
    </w:p>
  </w:comment>
  <w:comment w:id="131" w:author="Windows User" w:date="2015-10-30T08:56:00Z" w:initials="BS">
    <w:p w14:paraId="326418FE" w14:textId="77777777" w:rsidR="00B31899" w:rsidRDefault="00B31899" w:rsidP="000C38C3">
      <w:pPr>
        <w:pStyle w:val="CommentText"/>
      </w:pPr>
      <w:r>
        <w:rPr>
          <w:rStyle w:val="CommentReference"/>
        </w:rPr>
        <w:annotationRef/>
      </w:r>
      <w:r>
        <w:t>does Coptic have 'high'?</w:t>
      </w:r>
    </w:p>
  </w:comment>
  <w:comment w:id="132" w:author="Windows User" w:date="2015-11-21T13:24:00Z" w:initials="WU">
    <w:p w14:paraId="451F9B25" w14:textId="77777777" w:rsidR="00B31899" w:rsidRDefault="00B31899" w:rsidP="000C38C3">
      <w:pPr>
        <w:pStyle w:val="CommentText"/>
      </w:pPr>
      <w:r>
        <w:rPr>
          <w:rStyle w:val="CommentReference"/>
        </w:rPr>
        <w:annotationRef/>
      </w:r>
      <w:r>
        <w:t>review, add variant</w:t>
      </w:r>
    </w:p>
  </w:comment>
  <w:comment w:id="133" w:author="Windows User" w:date="2015-10-30T08:56:00Z" w:initials="BS">
    <w:p w14:paraId="688FBBBC" w14:textId="77777777" w:rsidR="00B31899" w:rsidRDefault="00B31899"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31899" w:rsidRDefault="00B31899">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31899" w:rsidRDefault="00B31899" w:rsidP="000278EC">
      <w:pPr>
        <w:pStyle w:val="CommentText"/>
      </w:pPr>
      <w:r>
        <w:rPr>
          <w:rStyle w:val="CommentReference"/>
        </w:rPr>
        <w:annotationRef/>
      </w:r>
      <w:r>
        <w:t>Gives light? Enlightens?</w:t>
      </w:r>
    </w:p>
  </w:comment>
  <w:comment w:id="171" w:author="Windows User" w:date="2015-10-30T08:56:00Z" w:initials="WU">
    <w:p w14:paraId="274DD96D" w14:textId="77777777" w:rsidR="00B31899" w:rsidRDefault="00B31899">
      <w:pPr>
        <w:pStyle w:val="CommentText"/>
      </w:pPr>
      <w:r>
        <w:rPr>
          <w:rStyle w:val="CommentReference"/>
        </w:rPr>
        <w:annotationRef/>
      </w:r>
      <w:r>
        <w:t>split after this vs?</w:t>
      </w:r>
    </w:p>
  </w:comment>
  <w:comment w:id="206" w:author="Windows User" w:date="2015-11-04T08:53:00Z" w:initials="WU">
    <w:p w14:paraId="057654D4" w14:textId="77777777" w:rsidR="00B31899" w:rsidRDefault="00B31899">
      <w:pPr>
        <w:pStyle w:val="CommentText"/>
      </w:pPr>
      <w:r>
        <w:rPr>
          <w:rStyle w:val="CommentReference"/>
        </w:rPr>
        <w:annotationRef/>
      </w:r>
      <w:r>
        <w:t>Life giver or giver of life?</w:t>
      </w:r>
    </w:p>
  </w:comment>
  <w:comment w:id="207" w:author="Windows User" w:date="2015-11-04T08:54:00Z" w:initials="WU">
    <w:p w14:paraId="27A10A48" w14:textId="77777777" w:rsidR="00B31899" w:rsidRDefault="00B31899">
      <w:pPr>
        <w:pStyle w:val="CommentText"/>
      </w:pPr>
      <w:r>
        <w:rPr>
          <w:rStyle w:val="CommentReference"/>
        </w:rPr>
        <w:annotationRef/>
      </w:r>
      <w:r>
        <w:t>Fix. Middle of this got deleted.</w:t>
      </w:r>
    </w:p>
  </w:comment>
  <w:comment w:id="218" w:author="Windows User" w:date="2015-10-30T08:56:00Z" w:initials="BS">
    <w:p w14:paraId="681427A6" w14:textId="77777777" w:rsidR="00B31899" w:rsidRDefault="00B31899">
      <w:pPr>
        <w:pStyle w:val="CommentText"/>
      </w:pPr>
      <w:r>
        <w:rPr>
          <w:rStyle w:val="CommentReference"/>
        </w:rPr>
        <w:annotationRef/>
      </w:r>
      <w:r>
        <w:t>coptic has confess</w:t>
      </w:r>
    </w:p>
  </w:comment>
  <w:comment w:id="242" w:author="Microsoft Office User" w:date="2015-12-11T19:51:00Z" w:initials="Office">
    <w:p w14:paraId="37A50849" w14:textId="7A27E5BD" w:rsidR="00B31899" w:rsidRDefault="00B31899">
      <w:pPr>
        <w:pStyle w:val="CommentText"/>
      </w:pPr>
      <w:r>
        <w:rPr>
          <w:rStyle w:val="CommentReference"/>
        </w:rPr>
        <w:annotationRef/>
      </w:r>
      <w:r>
        <w:t>this one needs rewording</w:t>
      </w:r>
    </w:p>
  </w:comment>
  <w:comment w:id="336" w:author="Windows User" w:date="2015-11-02T12:45:00Z" w:initials="WU">
    <w:p w14:paraId="7D99A743" w14:textId="77777777" w:rsidR="00B31899" w:rsidRDefault="00B3189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B31899" w:rsidRDefault="00B31899" w:rsidP="00D31F38">
      <w:pPr>
        <w:pStyle w:val="CommentText"/>
      </w:pPr>
      <w:r>
        <w:rPr>
          <w:rStyle w:val="CommentReference"/>
        </w:rPr>
        <w:annotationRef/>
      </w:r>
      <w:r>
        <w:t>flesh or body?</w:t>
      </w:r>
    </w:p>
  </w:comment>
  <w:comment w:id="338" w:author="Windows User" w:date="2015-10-30T08:56:00Z" w:initials="WU">
    <w:p w14:paraId="0375B80F" w14:textId="77777777" w:rsidR="00B31899" w:rsidRDefault="00B31899" w:rsidP="00D31F38">
      <w:pPr>
        <w:pStyle w:val="CommentText"/>
      </w:pPr>
      <w:r>
        <w:rPr>
          <w:rStyle w:val="CommentReference"/>
        </w:rPr>
        <w:annotationRef/>
      </w:r>
      <w:r>
        <w:t>Send up, or ascribe?</w:t>
      </w:r>
    </w:p>
  </w:comment>
  <w:comment w:id="339" w:author="Windows User" w:date="2015-10-30T08:56:00Z" w:initials="WU">
    <w:p w14:paraId="5622D018" w14:textId="77777777" w:rsidR="00B31899" w:rsidRDefault="00B31899" w:rsidP="00D31F38">
      <w:pPr>
        <w:pStyle w:val="CommentText"/>
      </w:pPr>
      <w:r>
        <w:rPr>
          <w:rStyle w:val="CommentReference"/>
        </w:rPr>
        <w:annotationRef/>
      </w:r>
      <w:r>
        <w:t>doxology or glorification?</w:t>
      </w:r>
    </w:p>
  </w:comment>
  <w:comment w:id="340" w:author="Windows User" w:date="2015-10-30T08:56:00Z" w:initials="WU">
    <w:p w14:paraId="10960ED9" w14:textId="77777777" w:rsidR="00B31899" w:rsidRDefault="00B3189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B31899" w:rsidRDefault="00B31899" w:rsidP="00D31F38">
      <w:pPr>
        <w:pStyle w:val="CommentText"/>
      </w:pPr>
      <w:r>
        <w:rPr>
          <w:rStyle w:val="CommentReference"/>
        </w:rPr>
        <w:annotationRef/>
      </w:r>
      <w:r>
        <w:t>You?</w:t>
      </w:r>
    </w:p>
  </w:comment>
  <w:comment w:id="342" w:author="Windows User" w:date="2015-10-30T08:56:00Z" w:initials="WU">
    <w:p w14:paraId="744CF838" w14:textId="77777777" w:rsidR="00B31899" w:rsidRDefault="00B31899"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B31899" w:rsidRDefault="00B3189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B31899" w:rsidRDefault="00B31899" w:rsidP="00D31F38">
      <w:pPr>
        <w:pStyle w:val="CommentText"/>
      </w:pPr>
      <w:r>
        <w:rPr>
          <w:rStyle w:val="CommentReference"/>
        </w:rPr>
        <w:annotationRef/>
      </w:r>
      <w:r>
        <w:t>supplication or cry?</w:t>
      </w:r>
    </w:p>
  </w:comment>
  <w:comment w:id="345" w:author="Windows User" w:date="2015-10-30T08:56:00Z" w:initials="WU">
    <w:p w14:paraId="4FD2340C" w14:textId="77777777" w:rsidR="00B31899" w:rsidRDefault="00B3189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B31899" w:rsidRDefault="00B31899" w:rsidP="00D31F38">
      <w:pPr>
        <w:pStyle w:val="CommentText"/>
      </w:pPr>
      <w:r>
        <w:rPr>
          <w:rStyle w:val="CommentReference"/>
        </w:rPr>
        <w:annotationRef/>
      </w:r>
      <w:r>
        <w:t>revive or deliver?</w:t>
      </w:r>
    </w:p>
  </w:comment>
  <w:comment w:id="347" w:author="Windows User" w:date="2015-10-30T08:56:00Z" w:initials="WU">
    <w:p w14:paraId="45934B86" w14:textId="77777777" w:rsidR="00B31899" w:rsidRDefault="00B3189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B31899" w:rsidRDefault="00B31899" w:rsidP="00D31F38">
      <w:pPr>
        <w:pStyle w:val="CommentText"/>
      </w:pPr>
      <w:r>
        <w:rPr>
          <w:rStyle w:val="CommentReference"/>
        </w:rPr>
        <w:annotationRef/>
      </w:r>
      <w:r>
        <w:t>blessing or praise?</w:t>
      </w:r>
    </w:p>
  </w:comment>
  <w:comment w:id="349" w:author="Windows User" w:date="2015-10-30T08:56:00Z" w:initials="WU">
    <w:p w14:paraId="30167A78" w14:textId="77777777" w:rsidR="00B31899" w:rsidRDefault="00B3189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B31899" w:rsidRDefault="00B31899" w:rsidP="00D31F38">
      <w:pPr>
        <w:pStyle w:val="CommentText"/>
      </w:pPr>
      <w:r>
        <w:rPr>
          <w:rStyle w:val="CommentReference"/>
        </w:rPr>
        <w:annotationRef/>
      </w:r>
      <w:r>
        <w:t>rightous, true, or truth?</w:t>
      </w:r>
    </w:p>
  </w:comment>
  <w:comment w:id="351" w:author="Windows User" w:date="2015-10-30T08:56:00Z" w:initials="WU">
    <w:p w14:paraId="668FF70C" w14:textId="77777777" w:rsidR="00B31899" w:rsidRDefault="00B31899" w:rsidP="00D31F38">
      <w:pPr>
        <w:pStyle w:val="CommentText"/>
      </w:pPr>
      <w:r>
        <w:rPr>
          <w:rStyle w:val="CommentReference"/>
        </w:rPr>
        <w:annotationRef/>
      </w:r>
      <w:r>
        <w:t>meditation, or delight?</w:t>
      </w:r>
    </w:p>
  </w:comment>
  <w:comment w:id="352" w:author="Windows User" w:date="2015-10-30T08:56:00Z" w:initials="WU">
    <w:p w14:paraId="3C05865D" w14:textId="77777777" w:rsidR="00B31899" w:rsidRDefault="00B31899" w:rsidP="00D31F38">
      <w:pPr>
        <w:pStyle w:val="CommentText"/>
      </w:pPr>
      <w:r>
        <w:rPr>
          <w:rStyle w:val="CommentReference"/>
        </w:rPr>
        <w:annotationRef/>
      </w:r>
      <w:r>
        <w:t>forever or always?</w:t>
      </w:r>
    </w:p>
  </w:comment>
  <w:comment w:id="353" w:author="Windows User" w:date="2015-10-30T08:56:00Z" w:initials="WU">
    <w:p w14:paraId="3B00730E" w14:textId="77777777" w:rsidR="00B31899" w:rsidRDefault="00B31899" w:rsidP="00D31F38">
      <w:pPr>
        <w:pStyle w:val="CommentText"/>
      </w:pPr>
      <w:r>
        <w:rPr>
          <w:rStyle w:val="CommentReference"/>
        </w:rPr>
        <w:annotationRef/>
      </w:r>
      <w:r>
        <w:t>and forever?</w:t>
      </w:r>
    </w:p>
  </w:comment>
  <w:comment w:id="354" w:author="Windows User" w:date="2015-10-30T08:56:00Z" w:initials="WU">
    <w:p w14:paraId="1B4AAEB0" w14:textId="77777777" w:rsidR="00B31899" w:rsidRDefault="00B31899" w:rsidP="00D31F38">
      <w:pPr>
        <w:pStyle w:val="CommentText"/>
      </w:pPr>
      <w:r>
        <w:rPr>
          <w:rStyle w:val="CommentReference"/>
        </w:rPr>
        <w:annotationRef/>
      </w:r>
      <w:r>
        <w:t>be?</w:t>
      </w:r>
    </w:p>
  </w:comment>
  <w:comment w:id="355" w:author="Windows User" w:date="2015-10-30T08:56:00Z" w:initials="WU">
    <w:p w14:paraId="1B1C5E2C" w14:textId="77777777" w:rsidR="00B31899" w:rsidRDefault="00B31899" w:rsidP="00D31F38">
      <w:pPr>
        <w:pStyle w:val="CommentText"/>
      </w:pPr>
      <w:r>
        <w:rPr>
          <w:rStyle w:val="CommentReference"/>
        </w:rPr>
        <w:annotationRef/>
      </w:r>
      <w:r>
        <w:t>be?</w:t>
      </w:r>
    </w:p>
  </w:comment>
  <w:comment w:id="356" w:author="Windows User" w:date="2015-10-30T08:56:00Z" w:initials="WU">
    <w:p w14:paraId="2A55755C" w14:textId="77777777" w:rsidR="00B31899" w:rsidRDefault="00B3189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B31899" w:rsidRDefault="00B31899" w:rsidP="00D31F38">
      <w:pPr>
        <w:pStyle w:val="CommentText"/>
      </w:pPr>
      <w:r>
        <w:rPr>
          <w:rStyle w:val="CommentReference"/>
        </w:rPr>
        <w:annotationRef/>
      </w:r>
      <w:r>
        <w:t>utter or declare?</w:t>
      </w:r>
    </w:p>
  </w:comment>
  <w:comment w:id="365" w:author="Windows User" w:date="2015-10-30T08:56:00Z" w:initials="BS">
    <w:p w14:paraId="5E20C97F" w14:textId="77777777" w:rsidR="00B31899" w:rsidRDefault="00B31899" w:rsidP="00D31F38">
      <w:pPr>
        <w:pStyle w:val="CommentText"/>
      </w:pPr>
      <w:r>
        <w:rPr>
          <w:rStyle w:val="CommentReference"/>
        </w:rPr>
        <w:annotationRef/>
      </w:r>
      <w:r>
        <w:t>look at? look upon? regard?</w:t>
      </w:r>
    </w:p>
  </w:comment>
  <w:comment w:id="366" w:author="Windows User" w:date="2015-10-30T08:56:00Z" w:initials="BS">
    <w:p w14:paraId="2ADF0207" w14:textId="77777777" w:rsidR="00B31899" w:rsidRDefault="00B31899" w:rsidP="00D31F38">
      <w:pPr>
        <w:pStyle w:val="CommentText"/>
      </w:pPr>
      <w:r>
        <w:rPr>
          <w:rStyle w:val="CommentReference"/>
        </w:rPr>
        <w:annotationRef/>
      </w:r>
      <w:r>
        <w:t>no one?</w:t>
      </w:r>
    </w:p>
  </w:comment>
  <w:comment w:id="367" w:author="Windows User" w:date="2015-10-30T08:56:00Z" w:initials="BS">
    <w:p w14:paraId="485D87CE" w14:textId="77777777" w:rsidR="00B31899" w:rsidRDefault="00B31899" w:rsidP="00D31F38">
      <w:pPr>
        <w:pStyle w:val="CommentText"/>
      </w:pPr>
      <w:r>
        <w:rPr>
          <w:rStyle w:val="CommentReference"/>
        </w:rPr>
        <w:annotationRef/>
      </w:r>
      <w:r>
        <w:t>in?</w:t>
      </w:r>
    </w:p>
    <w:p w14:paraId="472FCBB1" w14:textId="77777777" w:rsidR="00B31899" w:rsidRDefault="00B31899" w:rsidP="00D31F38">
      <w:pPr>
        <w:pStyle w:val="CommentText"/>
      </w:pPr>
    </w:p>
  </w:comment>
  <w:comment w:id="368" w:author="Windows User" w:date="2015-10-30T08:56:00Z" w:initials="BS">
    <w:p w14:paraId="0FA627AF" w14:textId="77777777" w:rsidR="00B31899" w:rsidRDefault="00B31899" w:rsidP="00D31F38">
      <w:pPr>
        <w:pStyle w:val="CommentText"/>
      </w:pPr>
      <w:r>
        <w:rPr>
          <w:rStyle w:val="CommentReference"/>
        </w:rPr>
        <w:annotationRef/>
      </w:r>
      <w:r>
        <w:t>before?</w:t>
      </w:r>
    </w:p>
  </w:comment>
  <w:comment w:id="369" w:author="Windows User" w:date="2015-10-30T08:56:00Z" w:initials="BS">
    <w:p w14:paraId="744D2B01" w14:textId="77777777" w:rsidR="00B31899" w:rsidRDefault="00B3189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B31899" w:rsidRDefault="00B3189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B31899" w:rsidRDefault="00B3189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B31899" w:rsidRDefault="00B3189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B31899" w:rsidRDefault="00B31899" w:rsidP="00D31F38">
      <w:pPr>
        <w:pStyle w:val="CommentText"/>
      </w:pPr>
      <w:r>
        <w:rPr>
          <w:rStyle w:val="CommentReference"/>
        </w:rPr>
        <w:annotationRef/>
      </w:r>
      <w:r>
        <w:t>spices or ointment</w:t>
      </w:r>
    </w:p>
  </w:comment>
  <w:comment w:id="374" w:author="Windows User" w:date="2015-10-30T08:56:00Z" w:initials="BS">
    <w:p w14:paraId="5C973492" w14:textId="77777777" w:rsidR="00B31899" w:rsidRDefault="00B31899" w:rsidP="00D31F38">
      <w:pPr>
        <w:pStyle w:val="CommentText"/>
      </w:pPr>
      <w:r>
        <w:rPr>
          <w:rStyle w:val="CommentReference"/>
        </w:rPr>
        <w:annotationRef/>
      </w:r>
      <w:r>
        <w:t>Is risen or has risen?</w:t>
      </w:r>
    </w:p>
  </w:comment>
  <w:comment w:id="375" w:author="Windows User" w:date="2015-10-30T08:56:00Z" w:initials="BS">
    <w:p w14:paraId="2FC8AFF7" w14:textId="77777777" w:rsidR="00B31899" w:rsidRDefault="00B3189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B31899" w:rsidRDefault="00B3189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B31899" w:rsidRDefault="00B31899" w:rsidP="00D31F38">
      <w:pPr>
        <w:pStyle w:val="CommentText"/>
      </w:pPr>
      <w:r>
        <w:rPr>
          <w:rStyle w:val="CommentReference"/>
        </w:rPr>
        <w:annotationRef/>
      </w:r>
      <w:r>
        <w:t xml:space="preserve">decay? </w:t>
      </w:r>
    </w:p>
  </w:comment>
  <w:comment w:id="379" w:author="Windows User" w:date="2015-10-30T08:56:00Z" w:initials="WU">
    <w:p w14:paraId="70A28C39" w14:textId="77777777" w:rsidR="00B31899" w:rsidRDefault="00B3189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B31899" w:rsidRDefault="00B3189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B31899" w:rsidRDefault="00B3189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B31899" w:rsidRDefault="00B3189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B31899" w:rsidRDefault="00B3189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B31899" w:rsidRDefault="00B31899" w:rsidP="00D31F38">
      <w:pPr>
        <w:pStyle w:val="CommentText"/>
      </w:pPr>
      <w:r>
        <w:rPr>
          <w:rStyle w:val="CommentReference"/>
        </w:rPr>
        <w:annotationRef/>
      </w:r>
      <w:r>
        <w:t>crushed or destroyed?</w:t>
      </w:r>
    </w:p>
  </w:comment>
  <w:comment w:id="385" w:author="Windows User" w:date="2015-10-30T08:56:00Z" w:initials="WU">
    <w:p w14:paraId="2D37744E" w14:textId="77777777" w:rsidR="00B31899" w:rsidRDefault="00B3189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B31899" w:rsidRDefault="00B31899" w:rsidP="00D31F38">
      <w:pPr>
        <w:pStyle w:val="CommentText"/>
      </w:pPr>
      <w:r>
        <w:rPr>
          <w:rStyle w:val="CommentReference"/>
        </w:rPr>
        <w:annotationRef/>
      </w:r>
      <w:r>
        <w:t>sent or sent forth?</w:t>
      </w:r>
    </w:p>
  </w:comment>
  <w:comment w:id="387" w:author="Windows User" w:date="2015-10-30T08:56:00Z" w:initials="WU">
    <w:p w14:paraId="6E78BA80" w14:textId="77777777" w:rsidR="00B31899" w:rsidRDefault="00B31899" w:rsidP="00D31F38">
      <w:pPr>
        <w:pStyle w:val="CommentText"/>
      </w:pPr>
      <w:r>
        <w:rPr>
          <w:rStyle w:val="CommentReference"/>
        </w:rPr>
        <w:annotationRef/>
      </w:r>
      <w:r>
        <w:t>or saints? ft note?</w:t>
      </w:r>
    </w:p>
  </w:comment>
  <w:comment w:id="388" w:author="Windows User" w:date="2015-10-30T08:56:00Z" w:initials="WU">
    <w:p w14:paraId="2897BA2F" w14:textId="77777777" w:rsidR="00B31899" w:rsidRDefault="00B3189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B31899" w:rsidRDefault="00B31899" w:rsidP="00D31F38">
      <w:pPr>
        <w:pStyle w:val="CommentText"/>
      </w:pPr>
      <w:r>
        <w:rPr>
          <w:rStyle w:val="CommentReference"/>
        </w:rPr>
        <w:annotationRef/>
      </w:r>
      <w:r>
        <w:t>redeemed? or chose?</w:t>
      </w:r>
    </w:p>
  </w:comment>
  <w:comment w:id="390" w:author="Windows User" w:date="2015-10-30T08:56:00Z" w:initials="WU">
    <w:p w14:paraId="0E9DC1B8" w14:textId="77777777" w:rsidR="00B31899" w:rsidRDefault="00B3189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B31899" w:rsidRDefault="00B31899" w:rsidP="00D31F38">
      <w:pPr>
        <w:pStyle w:val="CommentText"/>
      </w:pPr>
      <w:r>
        <w:rPr>
          <w:rStyle w:val="CommentReference"/>
        </w:rPr>
        <w:annotationRef/>
      </w:r>
      <w:r>
        <w:t>Nets has pangs.</w:t>
      </w:r>
    </w:p>
  </w:comment>
  <w:comment w:id="392" w:author="Windows User" w:date="2015-10-30T08:56:00Z" w:initials="WU">
    <w:p w14:paraId="6297DC8C" w14:textId="77777777" w:rsidR="00B31899" w:rsidRDefault="00B3189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B31899" w:rsidRDefault="00B3189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B31899" w:rsidRDefault="00B3189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B31899" w:rsidRDefault="00B31899" w:rsidP="00D31F38">
      <w:pPr>
        <w:pStyle w:val="CommentText"/>
      </w:pPr>
      <w:r>
        <w:rPr>
          <w:rStyle w:val="CommentReference"/>
        </w:rPr>
        <w:annotationRef/>
      </w:r>
      <w:r>
        <w:t>For? or Since?</w:t>
      </w:r>
    </w:p>
  </w:comment>
  <w:comment w:id="396" w:author="Windows User" w:date="2015-10-30T08:56:00Z" w:initials="WU">
    <w:p w14:paraId="031A7CF6" w14:textId="77777777" w:rsidR="00B31899" w:rsidRDefault="00B3189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B31899" w:rsidRDefault="00B31899">
      <w:pPr>
        <w:pStyle w:val="CommentText"/>
      </w:pPr>
      <w:r>
        <w:rPr>
          <w:rStyle w:val="CommentReference"/>
        </w:rPr>
        <w:annotationRef/>
      </w:r>
      <w:r>
        <w:t>Or “he has greatly glorified Himself, as NETS?</w:t>
      </w:r>
    </w:p>
  </w:comment>
  <w:comment w:id="398" w:author="Windows User" w:date="2015-10-30T08:56:00Z" w:initials="WU">
    <w:p w14:paraId="2A38A2FD" w14:textId="77777777" w:rsidR="00B31899" w:rsidRDefault="00B3189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B31899" w:rsidRDefault="00B3189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B31899" w:rsidRDefault="00B31899" w:rsidP="00D31F38">
      <w:pPr>
        <w:pStyle w:val="CommentText"/>
      </w:pPr>
      <w:r>
        <w:rPr>
          <w:rStyle w:val="CommentReference"/>
        </w:rPr>
        <w:annotationRef/>
      </w:r>
      <w:r>
        <w:t>path or walkway?</w:t>
      </w:r>
    </w:p>
  </w:comment>
  <w:comment w:id="407" w:author="Brett Slote" w:date="2015-10-30T08:56:00Z" w:initials="BS">
    <w:p w14:paraId="049D3BBD" w14:textId="77777777" w:rsidR="00B31899" w:rsidRDefault="00B31899"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B31899" w:rsidRDefault="00B3189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B31899" w:rsidRDefault="00B3189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B31899" w:rsidRDefault="00B31899" w:rsidP="00D31F38">
      <w:pPr>
        <w:pStyle w:val="CommentText"/>
      </w:pPr>
      <w:r>
        <w:rPr>
          <w:rStyle w:val="CommentReference"/>
        </w:rPr>
        <w:annotationRef/>
      </w:r>
      <w:r>
        <w:t>praising or singing?</w:t>
      </w:r>
    </w:p>
  </w:comment>
  <w:comment w:id="411" w:author="Windows User" w:date="2015-10-30T08:56:00Z" w:initials="WU">
    <w:p w14:paraId="56B7B31B" w14:textId="77777777" w:rsidR="00B31899" w:rsidRDefault="00B3189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B31899" w:rsidRDefault="00B31899" w:rsidP="00344A59">
      <w:pPr>
        <w:pStyle w:val="CommentText"/>
      </w:pPr>
      <w:r>
        <w:rPr>
          <w:rStyle w:val="CommentReference"/>
        </w:rPr>
        <w:annotationRef/>
      </w:r>
      <w:r>
        <w:t>check</w:t>
      </w:r>
    </w:p>
  </w:comment>
  <w:comment w:id="432" w:author="Windows User" w:date="2015-10-30T08:56:00Z" w:initials="BS">
    <w:p w14:paraId="396316C8" w14:textId="77777777" w:rsidR="00B31899" w:rsidRDefault="00B3189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B31899" w:rsidRDefault="00B3189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B31899" w:rsidRDefault="00B31899" w:rsidP="00D31F38">
      <w:pPr>
        <w:pStyle w:val="CommentText"/>
      </w:pPr>
      <w:r>
        <w:rPr>
          <w:rStyle w:val="CommentReference"/>
        </w:rPr>
        <w:annotationRef/>
      </w:r>
      <w:r>
        <w:t>heavens?</w:t>
      </w:r>
    </w:p>
  </w:comment>
  <w:comment w:id="446" w:author="Windows User" w:date="2015-10-30T08:56:00Z" w:initials="BS">
    <w:p w14:paraId="57E2DDC4" w14:textId="77777777" w:rsidR="00B31899" w:rsidRDefault="00B31899" w:rsidP="00D31F38">
      <w:pPr>
        <w:pStyle w:val="CommentText"/>
      </w:pPr>
      <w:r>
        <w:rPr>
          <w:rStyle w:val="CommentReference"/>
        </w:rPr>
        <w:annotationRef/>
      </w:r>
      <w:r>
        <w:t>NETS omits clouds</w:t>
      </w:r>
    </w:p>
  </w:comment>
  <w:comment w:id="447" w:author="Windows User" w:date="2015-10-30T08:56:00Z" w:initials="BS">
    <w:p w14:paraId="35628364" w14:textId="77777777" w:rsidR="00B31899" w:rsidRDefault="00B31899" w:rsidP="00D31F38">
      <w:pPr>
        <w:pStyle w:val="CommentText"/>
      </w:pPr>
      <w:r>
        <w:rPr>
          <w:rStyle w:val="CommentReference"/>
        </w:rPr>
        <w:annotationRef/>
      </w:r>
      <w:r>
        <w:t>NETS omits this vs</w:t>
      </w:r>
    </w:p>
  </w:comment>
  <w:comment w:id="448" w:author="Windows User" w:date="2015-10-30T08:56:00Z" w:initials="BS">
    <w:p w14:paraId="1F576F58" w14:textId="77777777" w:rsidR="00B31899" w:rsidRDefault="00B3189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B31899" w:rsidRDefault="00B3189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B31899" w:rsidRDefault="00B3189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B31899" w:rsidRDefault="00B31899" w:rsidP="00D31F38">
      <w:pPr>
        <w:pStyle w:val="CommentText"/>
      </w:pPr>
      <w:r>
        <w:rPr>
          <w:rStyle w:val="CommentReference"/>
        </w:rPr>
        <w:annotationRef/>
      </w:r>
      <w:r>
        <w:t>Get rid of ye’s!</w:t>
      </w:r>
    </w:p>
  </w:comment>
  <w:comment w:id="452" w:author="Windows User" w:date="2015-10-30T08:56:00Z" w:initials="BS">
    <w:p w14:paraId="66BEE13E" w14:textId="77777777" w:rsidR="00B31899" w:rsidRDefault="00B31899" w:rsidP="00D31F38">
      <w:pPr>
        <w:pStyle w:val="CommentText"/>
      </w:pPr>
      <w:r>
        <w:rPr>
          <w:rStyle w:val="CommentReference"/>
        </w:rPr>
        <w:annotationRef/>
      </w:r>
      <w:r>
        <w:t>NETS has sea-monsters</w:t>
      </w:r>
    </w:p>
  </w:comment>
  <w:comment w:id="453" w:author="Windows User" w:date="2015-10-30T08:56:00Z" w:initials="BS">
    <w:p w14:paraId="43D401E2" w14:textId="77777777" w:rsidR="00B31899" w:rsidRDefault="00B3189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B31899" w:rsidRDefault="00B31899" w:rsidP="00D31F38">
      <w:pPr>
        <w:pStyle w:val="CommentText"/>
      </w:pPr>
      <w:r>
        <w:rPr>
          <w:rStyle w:val="CommentReference"/>
        </w:rPr>
        <w:annotationRef/>
      </w:r>
      <w:r>
        <w:t>NETS has all humans on earth</w:t>
      </w:r>
    </w:p>
  </w:comment>
  <w:comment w:id="455" w:author="Windows User" w:date="2015-10-30T08:56:00Z" w:initials="BS">
    <w:p w14:paraId="6D54AC70" w14:textId="77777777" w:rsidR="00B31899" w:rsidRDefault="00B3189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B31899" w:rsidRDefault="00B31899" w:rsidP="00D31F38">
      <w:pPr>
        <w:pStyle w:val="CommentText"/>
      </w:pPr>
      <w:r>
        <w:rPr>
          <w:rStyle w:val="CommentReference"/>
        </w:rPr>
        <w:annotationRef/>
      </w:r>
      <w:r>
        <w:t>NETS ends quite differently</w:t>
      </w:r>
    </w:p>
  </w:comment>
  <w:comment w:id="462" w:author="Windows User" w:date="2015-10-30T08:56:00Z" w:initials="BS">
    <w:p w14:paraId="72C14B6E" w14:textId="77777777" w:rsidR="00B31899" w:rsidRDefault="00B3189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B31899" w:rsidRDefault="00B31899" w:rsidP="003758F4">
      <w:pPr>
        <w:pStyle w:val="CommentText"/>
      </w:pPr>
      <w:r>
        <w:rPr>
          <w:rStyle w:val="CommentReference"/>
        </w:rPr>
        <w:annotationRef/>
      </w:r>
      <w:r>
        <w:t>heavens?</w:t>
      </w:r>
    </w:p>
  </w:comment>
  <w:comment w:id="464" w:author="Windows User" w:date="2015-10-30T08:56:00Z" w:initials="BS">
    <w:p w14:paraId="18B419AF" w14:textId="77777777" w:rsidR="00B31899" w:rsidRDefault="00B3189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B31899" w:rsidRDefault="00B3189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B31899" w:rsidRDefault="00B3189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B31899" w:rsidRDefault="00B31899" w:rsidP="003758F4">
      <w:pPr>
        <w:pStyle w:val="CommentText"/>
      </w:pPr>
      <w:r>
        <w:rPr>
          <w:rStyle w:val="CommentReference"/>
        </w:rPr>
        <w:annotationRef/>
      </w:r>
      <w:r>
        <w:t>NETS has all humans on earth</w:t>
      </w:r>
    </w:p>
  </w:comment>
  <w:comment w:id="468" w:author="Windows User" w:date="2015-10-30T08:56:00Z" w:initials="BS">
    <w:p w14:paraId="4CB6D1D8" w14:textId="77777777" w:rsidR="00B31899" w:rsidRDefault="00B3189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B31899" w:rsidRDefault="00B31899" w:rsidP="003758F4">
      <w:pPr>
        <w:pStyle w:val="CommentText"/>
      </w:pPr>
      <w:r>
        <w:rPr>
          <w:rStyle w:val="CommentReference"/>
        </w:rPr>
        <w:annotationRef/>
      </w:r>
      <w:r>
        <w:t>NETS ends quite differently</w:t>
      </w:r>
    </w:p>
  </w:comment>
  <w:comment w:id="471" w:author="Windows User" w:date="2015-10-30T08:56:00Z" w:initials="BS">
    <w:p w14:paraId="499D113D" w14:textId="77777777" w:rsidR="00B31899" w:rsidRDefault="00B31899" w:rsidP="00D31F38">
      <w:pPr>
        <w:pStyle w:val="CommentText"/>
      </w:pPr>
      <w:r>
        <w:rPr>
          <w:rStyle w:val="CommentReference"/>
        </w:rPr>
        <w:annotationRef/>
      </w:r>
      <w:r>
        <w:t>giver, or maker?</w:t>
      </w:r>
    </w:p>
  </w:comment>
  <w:comment w:id="472" w:author="Windows User" w:date="2015-10-30T08:56:00Z" w:initials="BS">
    <w:p w14:paraId="29AB3125" w14:textId="77777777" w:rsidR="00B31899" w:rsidRDefault="00B31899" w:rsidP="00D31F38">
      <w:pPr>
        <w:pStyle w:val="CommentText"/>
      </w:pPr>
      <w:r>
        <w:rPr>
          <w:rStyle w:val="CommentReference"/>
        </w:rPr>
        <w:annotationRef/>
      </w:r>
      <w:r>
        <w:t>even NETS has Hananias</w:t>
      </w:r>
    </w:p>
  </w:comment>
  <w:comment w:id="473" w:author="Windows User" w:date="2015-10-30T08:56:00Z" w:initials="BS">
    <w:p w14:paraId="27892612" w14:textId="77777777" w:rsidR="00B31899" w:rsidRDefault="00B3189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B31899" w:rsidRDefault="00B31899" w:rsidP="00D31F38">
      <w:pPr>
        <w:pStyle w:val="CommentText"/>
      </w:pPr>
      <w:r>
        <w:rPr>
          <w:rStyle w:val="CommentReference"/>
        </w:rPr>
        <w:annotationRef/>
      </w:r>
      <w:r>
        <w:t>Coptic doesn't have "Our God"</w:t>
      </w:r>
    </w:p>
  </w:comment>
  <w:comment w:id="475" w:author="Windows User" w:date="2015-10-30T08:56:00Z" w:initials="BS">
    <w:p w14:paraId="5F8EC33A" w14:textId="77777777" w:rsidR="00B31899" w:rsidRDefault="00B31899" w:rsidP="00D31F38">
      <w:pPr>
        <w:pStyle w:val="CommentText"/>
      </w:pPr>
      <w:r>
        <w:rPr>
          <w:rStyle w:val="CommentReference"/>
        </w:rPr>
        <w:annotationRef/>
      </w:r>
      <w:r>
        <w:t>celebrate or proclaim?</w:t>
      </w:r>
    </w:p>
  </w:comment>
  <w:comment w:id="476" w:author="Windows User" w:date="2015-10-30T08:56:00Z" w:initials="BS">
    <w:p w14:paraId="02E465F6" w14:textId="77777777" w:rsidR="00B31899" w:rsidRDefault="00B31899" w:rsidP="00D31F38">
      <w:pPr>
        <w:pStyle w:val="CommentText"/>
      </w:pPr>
      <w:r>
        <w:rPr>
          <w:rStyle w:val="CommentReference"/>
        </w:rPr>
        <w:annotationRef/>
      </w:r>
      <w:r>
        <w:t>persevere or be sober?</w:t>
      </w:r>
    </w:p>
  </w:comment>
  <w:comment w:id="477" w:author="Windows User" w:date="2015-10-30T08:56:00Z" w:initials="BS">
    <w:p w14:paraId="0F283256" w14:textId="77777777" w:rsidR="00B31899" w:rsidRDefault="00B3189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B31899" w:rsidRDefault="00B31899" w:rsidP="00D31F38">
      <w:pPr>
        <w:pStyle w:val="CommentText"/>
      </w:pPr>
      <w:r>
        <w:rPr>
          <w:rStyle w:val="CommentReference"/>
        </w:rPr>
        <w:annotationRef/>
      </w:r>
      <w:r>
        <w:t>esmo is bless, not praise...</w:t>
      </w:r>
    </w:p>
  </w:comment>
  <w:comment w:id="479" w:author="Windows User" w:date="2015-10-30T08:56:00Z" w:initials="BS">
    <w:p w14:paraId="22452F1B" w14:textId="77777777" w:rsidR="00B31899" w:rsidRDefault="00B3189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B31899" w:rsidRDefault="00B3189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B31899" w:rsidRDefault="00B3189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B31899" w:rsidRDefault="00B3189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B31899" w:rsidRDefault="00B31899" w:rsidP="00D31F38">
      <w:pPr>
        <w:pStyle w:val="CommentText"/>
      </w:pPr>
      <w:r>
        <w:rPr>
          <w:rStyle w:val="CommentReference"/>
        </w:rPr>
        <w:annotationRef/>
      </w:r>
      <w:r>
        <w:t>disobedient? heretics?</w:t>
      </w:r>
    </w:p>
  </w:comment>
  <w:comment w:id="484" w:author="Windows User" w:date="2015-10-30T08:56:00Z" w:initials="BS">
    <w:p w14:paraId="298A6523" w14:textId="77777777" w:rsidR="00B31899" w:rsidRDefault="00B31899" w:rsidP="00D31F38">
      <w:pPr>
        <w:pStyle w:val="CommentText"/>
      </w:pPr>
      <w:r>
        <w:rPr>
          <w:rStyle w:val="CommentReference"/>
        </w:rPr>
        <w:annotationRef/>
      </w:r>
      <w:r>
        <w:t>souls or spirits?</w:t>
      </w:r>
    </w:p>
  </w:comment>
  <w:comment w:id="485" w:author="Windows User" w:date="2015-10-30T08:56:00Z" w:initials="BS">
    <w:p w14:paraId="3D56C030" w14:textId="77777777" w:rsidR="00B31899" w:rsidRDefault="00B31899" w:rsidP="00D31F38">
      <w:pPr>
        <w:pStyle w:val="CommentText"/>
      </w:pPr>
      <w:r>
        <w:rPr>
          <w:rStyle w:val="CommentReference"/>
        </w:rPr>
        <w:annotationRef/>
      </w:r>
      <w:r>
        <w:t>humble or contrite?</w:t>
      </w:r>
    </w:p>
  </w:comment>
  <w:comment w:id="486" w:author="Windows User" w:date="2015-10-30T08:56:00Z" w:initials="BS">
    <w:p w14:paraId="4417CE6C" w14:textId="77777777" w:rsidR="00B31899" w:rsidRDefault="00B31899" w:rsidP="00D31F38">
      <w:pPr>
        <w:pStyle w:val="CommentText"/>
      </w:pPr>
      <w:r>
        <w:rPr>
          <w:rStyle w:val="CommentReference"/>
        </w:rPr>
        <w:annotationRef/>
      </w:r>
      <w:r>
        <w:t>hearts?</w:t>
      </w:r>
    </w:p>
  </w:comment>
  <w:comment w:id="487" w:author="Windows User" w:date="2015-10-30T08:56:00Z" w:initials="BS">
    <w:p w14:paraId="6056EF08" w14:textId="77777777" w:rsidR="00B31899" w:rsidRDefault="00B31899" w:rsidP="00D31F38">
      <w:pPr>
        <w:pStyle w:val="CommentText"/>
      </w:pPr>
      <w:r>
        <w:rPr>
          <w:rStyle w:val="CommentReference"/>
        </w:rPr>
        <w:annotationRef/>
      </w:r>
      <w:r>
        <w:t>this or LA?</w:t>
      </w:r>
    </w:p>
  </w:comment>
  <w:comment w:id="488" w:author="Windows User" w:date="2015-10-30T08:56:00Z" w:initials="BS">
    <w:p w14:paraId="021CF208" w14:textId="77777777" w:rsidR="00B31899" w:rsidRDefault="00B31899" w:rsidP="00D31F38">
      <w:pPr>
        <w:pStyle w:val="CommentText"/>
      </w:pPr>
      <w:r>
        <w:rPr>
          <w:rStyle w:val="CommentReference"/>
        </w:rPr>
        <w:annotationRef/>
      </w:r>
      <w:r>
        <w:t>righteous of, or who revere</w:t>
      </w:r>
    </w:p>
  </w:comment>
  <w:comment w:id="489" w:author="Windows User" w:date="2015-10-30T08:56:00Z" w:initials="BS">
    <w:p w14:paraId="2B7DD481" w14:textId="77777777" w:rsidR="00B31899" w:rsidRDefault="00B3189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B31899" w:rsidRDefault="00B31899" w:rsidP="00D31F38">
      <w:pPr>
        <w:pStyle w:val="CommentText"/>
      </w:pPr>
      <w:r>
        <w:rPr>
          <w:rStyle w:val="CommentReference"/>
        </w:rPr>
        <w:annotationRef/>
      </w:r>
      <w:r>
        <w:t>that he may praise and say?</w:t>
      </w:r>
    </w:p>
  </w:comment>
  <w:comment w:id="508" w:author="Windows User" w:date="2015-11-21T13:00:00Z" w:initials="WU">
    <w:p w14:paraId="72B45ACE" w14:textId="77777777" w:rsidR="00B31899" w:rsidRDefault="00B31899" w:rsidP="00D31F38">
      <w:pPr>
        <w:pStyle w:val="CommentText"/>
      </w:pPr>
      <w:r>
        <w:rPr>
          <w:rStyle w:val="CommentReference"/>
        </w:rPr>
        <w:annotationRef/>
      </w:r>
      <w:r>
        <w:t>Check, and 2 above.</w:t>
      </w:r>
    </w:p>
  </w:comment>
  <w:comment w:id="509" w:author="Brett Slote" w:date="2015-10-30T08:56:00Z" w:initials="BS">
    <w:p w14:paraId="0C0C90F8" w14:textId="77777777" w:rsidR="00B31899" w:rsidRDefault="00B3189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B31899" w:rsidRDefault="00B31899" w:rsidP="00D31F38">
      <w:pPr>
        <w:pStyle w:val="CommentText"/>
      </w:pPr>
      <w:r>
        <w:rPr>
          <w:rStyle w:val="CommentReference"/>
        </w:rPr>
        <w:annotationRef/>
      </w:r>
      <w:r>
        <w:t>check</w:t>
      </w:r>
    </w:p>
  </w:comment>
  <w:comment w:id="511" w:author="Windows User" w:date="2015-11-21T13:00:00Z" w:initials="WU">
    <w:p w14:paraId="0CFC2594" w14:textId="77777777" w:rsidR="00B31899" w:rsidRDefault="00B31899" w:rsidP="00D31F38">
      <w:pPr>
        <w:pStyle w:val="CommentText"/>
      </w:pPr>
      <w:r>
        <w:rPr>
          <w:rStyle w:val="CommentReference"/>
        </w:rPr>
        <w:annotationRef/>
      </w:r>
      <w:r>
        <w:t>check</w:t>
      </w:r>
    </w:p>
  </w:comment>
  <w:comment w:id="512" w:author="Windows User" w:date="2015-11-21T13:01:00Z" w:initials="WU">
    <w:p w14:paraId="403A6460" w14:textId="77777777" w:rsidR="00B31899" w:rsidRDefault="00B31899" w:rsidP="00D31F38">
      <w:pPr>
        <w:pStyle w:val="CommentText"/>
      </w:pPr>
      <w:r>
        <w:rPr>
          <w:rStyle w:val="CommentReference"/>
        </w:rPr>
        <w:annotationRef/>
      </w:r>
      <w:r>
        <w:t>check, find Copitic</w:t>
      </w:r>
    </w:p>
  </w:comment>
  <w:comment w:id="513" w:author="Windows User" w:date="2015-10-30T08:56:00Z" w:initials="BS">
    <w:p w14:paraId="1B2986E7" w14:textId="77777777" w:rsidR="00B31899" w:rsidRDefault="00B3189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B31899" w:rsidRDefault="00B31899" w:rsidP="00D31F38">
      <w:pPr>
        <w:pStyle w:val="CommentText"/>
      </w:pPr>
      <w:r>
        <w:rPr>
          <w:rStyle w:val="CommentReference"/>
        </w:rPr>
        <w:annotationRef/>
      </w:r>
      <w:r>
        <w:t>add</w:t>
      </w:r>
    </w:p>
  </w:comment>
  <w:comment w:id="517" w:author="Windows User" w:date="2015-10-30T08:56:00Z" w:initials="BS">
    <w:p w14:paraId="76CF17E1" w14:textId="77777777" w:rsidR="00B31899" w:rsidRDefault="00B3189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B31899" w:rsidRDefault="00B31899" w:rsidP="00D31F38">
      <w:pPr>
        <w:pStyle w:val="CommentText"/>
      </w:pPr>
      <w:r>
        <w:rPr>
          <w:rStyle w:val="CommentReference"/>
        </w:rPr>
        <w:annotationRef/>
      </w:r>
      <w:r>
        <w:t>Communion or commemoration?</w:t>
      </w:r>
    </w:p>
  </w:comment>
  <w:comment w:id="519" w:author="Windows User" w:date="2015-11-21T13:01:00Z" w:initials="WU">
    <w:p w14:paraId="3C8EDFD6" w14:textId="77777777" w:rsidR="00B31899" w:rsidRDefault="00B31899" w:rsidP="00D31F38">
      <w:pPr>
        <w:pStyle w:val="CommentText"/>
      </w:pPr>
      <w:r>
        <w:rPr>
          <w:rStyle w:val="CommentReference"/>
        </w:rPr>
        <w:annotationRef/>
      </w:r>
      <w:r>
        <w:t>Check, and 2 above</w:t>
      </w:r>
    </w:p>
  </w:comment>
  <w:comment w:id="520" w:author="Brett Slote" w:date="2015-10-30T08:56:00Z" w:initials="BS">
    <w:p w14:paraId="502DF58D" w14:textId="77777777" w:rsidR="00B31899" w:rsidRDefault="00B3189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B31899" w:rsidRDefault="00B31899" w:rsidP="00D31F38">
      <w:pPr>
        <w:pStyle w:val="CommentText"/>
      </w:pPr>
      <w:r>
        <w:rPr>
          <w:rStyle w:val="CommentReference"/>
        </w:rPr>
        <w:annotationRef/>
      </w:r>
      <w:r>
        <w:t>check</w:t>
      </w:r>
    </w:p>
  </w:comment>
  <w:comment w:id="522" w:author="Windows User" w:date="2015-10-30T08:56:00Z" w:initials="BS">
    <w:p w14:paraId="303AD0FE" w14:textId="77777777" w:rsidR="00B31899" w:rsidRDefault="00B3189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B31899" w:rsidRDefault="00B31899" w:rsidP="00D31F38">
      <w:pPr>
        <w:pStyle w:val="CommentText"/>
      </w:pPr>
      <w:r>
        <w:rPr>
          <w:rStyle w:val="CommentReference"/>
        </w:rPr>
        <w:annotationRef/>
      </w:r>
      <w:r>
        <w:t>check.  Add Coptic</w:t>
      </w:r>
    </w:p>
  </w:comment>
  <w:comment w:id="529" w:author="Windows User" w:date="2015-11-02T12:45:00Z" w:initials="BS">
    <w:p w14:paraId="02E474EA" w14:textId="77777777" w:rsidR="00B31899" w:rsidRDefault="00B31899" w:rsidP="00D31F38">
      <w:pPr>
        <w:pStyle w:val="CommentText"/>
      </w:pPr>
      <w:r>
        <w:rPr>
          <w:rStyle w:val="CommentReference"/>
        </w:rPr>
        <w:annotationRef/>
      </w:r>
      <w:r>
        <w:t>Godhead or Divinity?</w:t>
      </w:r>
    </w:p>
  </w:comment>
  <w:comment w:id="530" w:author="Windows User" w:date="2015-10-30T08:56:00Z" w:initials="BS">
    <w:p w14:paraId="1165D588" w14:textId="77777777" w:rsidR="00B31899" w:rsidRDefault="00B3189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B31899" w:rsidRDefault="00B3189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B31899" w:rsidRDefault="00B3189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B31899" w:rsidRDefault="00B31899" w:rsidP="00D31F38">
      <w:pPr>
        <w:pStyle w:val="CommentText"/>
      </w:pPr>
      <w:r>
        <w:rPr>
          <w:rStyle w:val="CommentReference"/>
        </w:rPr>
        <w:annotationRef/>
      </w:r>
      <w:r>
        <w:t>check</w:t>
      </w:r>
    </w:p>
  </w:comment>
  <w:comment w:id="546" w:author="Windows User" w:date="2015-11-21T13:03:00Z" w:initials="WU">
    <w:p w14:paraId="2CFCDBC4" w14:textId="77777777" w:rsidR="00B31899" w:rsidRDefault="00B31899" w:rsidP="00D31F38">
      <w:pPr>
        <w:pStyle w:val="CommentText"/>
      </w:pPr>
      <w:r>
        <w:rPr>
          <w:rStyle w:val="CommentReference"/>
        </w:rPr>
        <w:annotationRef/>
      </w:r>
      <w:r>
        <w:t>check</w:t>
      </w:r>
    </w:p>
  </w:comment>
  <w:comment w:id="547" w:author="Windows User" w:date="2015-11-21T13:04:00Z" w:initials="WU">
    <w:p w14:paraId="7B87BF1F" w14:textId="77777777" w:rsidR="00B31899" w:rsidRDefault="00B31899" w:rsidP="00D31F38">
      <w:pPr>
        <w:pStyle w:val="CommentText"/>
      </w:pPr>
      <w:r>
        <w:rPr>
          <w:rStyle w:val="CommentReference"/>
        </w:rPr>
        <w:annotationRef/>
      </w:r>
      <w:r>
        <w:t>check</w:t>
      </w:r>
    </w:p>
  </w:comment>
  <w:comment w:id="548" w:author="Windows User" w:date="2015-10-30T08:56:00Z" w:initials="BS">
    <w:p w14:paraId="469A8399" w14:textId="77777777" w:rsidR="00B31899" w:rsidRDefault="00B3189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B31899" w:rsidRDefault="00B3189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B31899" w:rsidRDefault="00B3189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B31899" w:rsidRDefault="00B31899"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B31899" w:rsidRDefault="00B3189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B31899" w:rsidRDefault="00B31899" w:rsidP="00D31F38">
      <w:pPr>
        <w:pStyle w:val="CommentText"/>
      </w:pPr>
      <w:r>
        <w:rPr>
          <w:rStyle w:val="CommentReference"/>
        </w:rPr>
        <w:annotationRef/>
      </w:r>
      <w:r>
        <w:t>NETS has rebukes. punishments?</w:t>
      </w:r>
    </w:p>
  </w:comment>
  <w:comment w:id="564" w:author="Windows User" w:date="2015-10-30T08:56:00Z" w:initials="BS">
    <w:p w14:paraId="37F1C98E" w14:textId="77777777" w:rsidR="00B31899" w:rsidRDefault="00B31899" w:rsidP="00D31F38">
      <w:pPr>
        <w:pStyle w:val="CommentText"/>
      </w:pPr>
      <w:r>
        <w:rPr>
          <w:rStyle w:val="CommentReference"/>
        </w:rPr>
        <w:annotationRef/>
      </w:r>
      <w:r>
        <w:t>psaltry? or lyre?</w:t>
      </w:r>
    </w:p>
  </w:comment>
  <w:comment w:id="565" w:author="Windows User" w:date="2015-10-30T08:56:00Z" w:initials="BS">
    <w:p w14:paraId="51CE2A65" w14:textId="77777777" w:rsidR="00B31899" w:rsidRDefault="00B31899" w:rsidP="00D31F38">
      <w:pPr>
        <w:pStyle w:val="CommentText"/>
      </w:pPr>
      <w:r>
        <w:rPr>
          <w:rStyle w:val="CommentReference"/>
        </w:rPr>
        <w:annotationRef/>
      </w:r>
      <w:r>
        <w:t>NETS has drum and dance.</w:t>
      </w:r>
    </w:p>
  </w:comment>
  <w:comment w:id="578" w:author="Windows User" w:date="2015-11-21T13:04:00Z" w:initials="WU">
    <w:p w14:paraId="43A5D1B1" w14:textId="77777777" w:rsidR="00B31899" w:rsidRDefault="00B31899" w:rsidP="00E35F1F">
      <w:pPr>
        <w:pStyle w:val="CommentText"/>
      </w:pPr>
      <w:r>
        <w:rPr>
          <w:rStyle w:val="CommentReference"/>
        </w:rPr>
        <w:annotationRef/>
      </w:r>
      <w:r>
        <w:t>check</w:t>
      </w:r>
    </w:p>
  </w:comment>
  <w:comment w:id="579" w:author="Windows User" w:date="2015-11-21T13:04:00Z" w:initials="WU">
    <w:p w14:paraId="4B6A4DE4" w14:textId="77777777" w:rsidR="00B31899" w:rsidRDefault="00B31899" w:rsidP="00E35F1F">
      <w:pPr>
        <w:pStyle w:val="CommentText"/>
      </w:pPr>
      <w:r>
        <w:rPr>
          <w:rStyle w:val="CommentReference"/>
        </w:rPr>
        <w:annotationRef/>
      </w:r>
      <w:r>
        <w:t>check</w:t>
      </w:r>
    </w:p>
  </w:comment>
  <w:comment w:id="580" w:author="Windows User" w:date="2015-10-30T08:56:00Z" w:initials="BS">
    <w:p w14:paraId="483AEE75" w14:textId="77777777" w:rsidR="00B31899" w:rsidRDefault="00B31899" w:rsidP="00E35F1F">
      <w:pPr>
        <w:pStyle w:val="CommentText"/>
      </w:pPr>
      <w:r>
        <w:rPr>
          <w:rStyle w:val="CommentReference"/>
        </w:rPr>
        <w:annotationRef/>
      </w:r>
      <w:r>
        <w:t>tense? praise or will praise?</w:t>
      </w:r>
    </w:p>
  </w:comment>
  <w:comment w:id="581" w:author="Windows User" w:date="2015-10-30T08:56:00Z" w:initials="BS">
    <w:p w14:paraId="17DAD50D" w14:textId="77777777" w:rsidR="00B31899" w:rsidRDefault="00B31899" w:rsidP="00E35F1F">
      <w:pPr>
        <w:pStyle w:val="CommentText"/>
      </w:pPr>
      <w:r>
        <w:rPr>
          <w:rStyle w:val="CommentReference"/>
        </w:rPr>
        <w:annotationRef/>
      </w:r>
      <w:r>
        <w:t>earth? land? creation?</w:t>
      </w:r>
    </w:p>
  </w:comment>
  <w:comment w:id="582" w:author="Windows User" w:date="2015-11-21T13:05:00Z" w:initials="WU">
    <w:p w14:paraId="412BFF55" w14:textId="77777777" w:rsidR="00B31899" w:rsidRDefault="00B31899" w:rsidP="00E35F1F">
      <w:pPr>
        <w:pStyle w:val="CommentText"/>
      </w:pPr>
      <w:r>
        <w:rPr>
          <w:rStyle w:val="CommentReference"/>
        </w:rPr>
        <w:annotationRef/>
      </w:r>
      <w:r>
        <w:t>check</w:t>
      </w:r>
    </w:p>
  </w:comment>
  <w:comment w:id="583" w:author="Windows User" w:date="2015-10-30T08:56:00Z" w:initials="BS">
    <w:p w14:paraId="4FEF2EC7" w14:textId="77777777" w:rsidR="00B31899" w:rsidRDefault="00B31899"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B31899" w:rsidRDefault="00B31899"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B31899" w:rsidRDefault="00B31899"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B31899" w:rsidRDefault="00B31899" w:rsidP="00E35F1F">
      <w:pPr>
        <w:pStyle w:val="CommentText"/>
      </w:pPr>
      <w:r>
        <w:rPr>
          <w:rStyle w:val="CommentReference"/>
        </w:rPr>
        <w:annotationRef/>
      </w:r>
      <w:r>
        <w:t>patience or longsuffering?</w:t>
      </w:r>
    </w:p>
  </w:comment>
  <w:comment w:id="587" w:author="Windows User" w:date="2015-10-30T08:56:00Z" w:initials="BS">
    <w:p w14:paraId="2E20A232" w14:textId="77777777" w:rsidR="00B31899" w:rsidRDefault="00B31899" w:rsidP="00E35F1F">
      <w:pPr>
        <w:pStyle w:val="CommentText"/>
      </w:pPr>
      <w:r>
        <w:rPr>
          <w:rStyle w:val="CommentReference"/>
        </w:rPr>
        <w:annotationRef/>
      </w:r>
      <w:r>
        <w:t>just "at the first watch"?</w:t>
      </w:r>
    </w:p>
  </w:comment>
  <w:comment w:id="588" w:author="Windows User" w:date="2015-10-30T08:56:00Z" w:initials="BS">
    <w:p w14:paraId="34FB1BC0" w14:textId="77777777" w:rsidR="00B31899" w:rsidRDefault="00B31899" w:rsidP="00E35F1F">
      <w:pPr>
        <w:pStyle w:val="CommentText"/>
      </w:pPr>
      <w:r>
        <w:rPr>
          <w:rStyle w:val="CommentReference"/>
        </w:rPr>
        <w:annotationRef/>
      </w:r>
      <w:r>
        <w:t>sweet, or easy?</w:t>
      </w:r>
    </w:p>
  </w:comment>
  <w:comment w:id="589" w:author="Windows User" w:date="2015-10-30T08:56:00Z" w:initials="BS">
    <w:p w14:paraId="20646872" w14:textId="77777777" w:rsidR="00B31899" w:rsidRDefault="00B31899"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B31899" w:rsidRDefault="00B31899" w:rsidP="00E35F1F">
      <w:pPr>
        <w:pStyle w:val="CommentText"/>
      </w:pPr>
      <w:r>
        <w:rPr>
          <w:rStyle w:val="CommentReference"/>
        </w:rPr>
        <w:annotationRef/>
      </w:r>
      <w:r>
        <w:t>sound better if omit of?</w:t>
      </w:r>
    </w:p>
  </w:comment>
  <w:comment w:id="591" w:author="Windows User" w:date="2015-10-30T08:56:00Z" w:initials="BS">
    <w:p w14:paraId="0D6FF167" w14:textId="77777777" w:rsidR="00B31899" w:rsidRDefault="00B31899" w:rsidP="00E35F1F">
      <w:pPr>
        <w:pStyle w:val="CommentText"/>
      </w:pPr>
      <w:r>
        <w:rPr>
          <w:rStyle w:val="CommentReference"/>
        </w:rPr>
        <w:annotationRef/>
      </w:r>
      <w:r>
        <w:t>truth, or righteousness?</w:t>
      </w:r>
    </w:p>
  </w:comment>
  <w:comment w:id="592" w:author="Windows User" w:date="2015-10-30T08:56:00Z" w:initials="BS">
    <w:p w14:paraId="1A8CABED" w14:textId="77777777" w:rsidR="00B31899" w:rsidRDefault="00B31899" w:rsidP="00E35F1F">
      <w:pPr>
        <w:pStyle w:val="CommentText"/>
      </w:pPr>
      <w:r>
        <w:rPr>
          <w:rStyle w:val="CommentReference"/>
        </w:rPr>
        <w:annotationRef/>
      </w:r>
      <w:r>
        <w:t>true, or perfecvt?</w:t>
      </w:r>
    </w:p>
  </w:comment>
  <w:comment w:id="593" w:author="Windows User" w:date="2015-10-30T08:56:00Z" w:initials="BS">
    <w:p w14:paraId="21AC5CB8" w14:textId="77777777" w:rsidR="00B31899" w:rsidRDefault="00B31899" w:rsidP="00E35F1F">
      <w:pPr>
        <w:pStyle w:val="CommentText"/>
      </w:pPr>
      <w:r>
        <w:rPr>
          <w:rStyle w:val="CommentReference"/>
        </w:rPr>
        <w:annotationRef/>
      </w:r>
      <w:r>
        <w:t>and?</w:t>
      </w:r>
    </w:p>
  </w:comment>
  <w:comment w:id="594" w:author="Windows User" w:date="2015-10-30T08:56:00Z" w:initials="BS">
    <w:p w14:paraId="6C6DCC78" w14:textId="77777777" w:rsidR="00B31899" w:rsidRDefault="00B31899"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B31899" w:rsidRDefault="00B31899" w:rsidP="00E35F1F">
      <w:pPr>
        <w:pStyle w:val="CommentText"/>
      </w:pPr>
      <w:r>
        <w:rPr>
          <w:rStyle w:val="CommentReference"/>
        </w:rPr>
        <w:annotationRef/>
      </w:r>
      <w:r>
        <w:t>will?</w:t>
      </w:r>
    </w:p>
  </w:comment>
  <w:comment w:id="596" w:author="Windows User" w:date="2015-10-30T08:56:00Z" w:initials="BS">
    <w:p w14:paraId="6FC8752C" w14:textId="77777777" w:rsidR="00B31899" w:rsidRDefault="00B31899" w:rsidP="00E35F1F">
      <w:pPr>
        <w:pStyle w:val="CommentText"/>
      </w:pPr>
      <w:r>
        <w:rPr>
          <w:rStyle w:val="CommentReference"/>
        </w:rPr>
        <w:annotationRef/>
      </w:r>
      <w:r>
        <w:t>save? keep? deliver?</w:t>
      </w:r>
    </w:p>
  </w:comment>
  <w:comment w:id="597" w:author="Windows User" w:date="2015-10-30T08:56:00Z" w:initials="BS">
    <w:p w14:paraId="7843FDD6" w14:textId="77777777" w:rsidR="00B31899" w:rsidRDefault="00B31899"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B31899" w:rsidRDefault="00B31899"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B31899" w:rsidRDefault="00B31899"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B31899" w:rsidRDefault="00B31899"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B31899" w:rsidRDefault="00B31899" w:rsidP="00E35F1F">
      <w:pPr>
        <w:pStyle w:val="CommentText"/>
      </w:pPr>
      <w:r>
        <w:rPr>
          <w:rStyle w:val="CommentReference"/>
        </w:rPr>
        <w:annotationRef/>
      </w:r>
      <w:r>
        <w:t>tense?</w:t>
      </w:r>
    </w:p>
  </w:comment>
  <w:comment w:id="613" w:author="Windows User" w:date="2015-10-30T08:56:00Z" w:initials="BS">
    <w:p w14:paraId="5C472088" w14:textId="77777777" w:rsidR="00B31899" w:rsidRDefault="00B31899" w:rsidP="00E35F1F">
      <w:pPr>
        <w:pStyle w:val="CommentText"/>
      </w:pPr>
      <w:r>
        <w:rPr>
          <w:rStyle w:val="CommentReference"/>
        </w:rPr>
        <w:annotationRef/>
      </w:r>
      <w:r>
        <w:t>exalt or magnify?</w:t>
      </w:r>
    </w:p>
  </w:comment>
  <w:comment w:id="614" w:author="Windows User" w:date="2015-10-30T08:56:00Z" w:initials="BS">
    <w:p w14:paraId="2FB7E2BD" w14:textId="77777777" w:rsidR="00B31899" w:rsidRDefault="00B31899" w:rsidP="00E35F1F">
      <w:pPr>
        <w:pStyle w:val="CommentText"/>
      </w:pPr>
      <w:r>
        <w:rPr>
          <w:rStyle w:val="CommentReference"/>
        </w:rPr>
        <w:annotationRef/>
      </w:r>
      <w:r>
        <w:t>or iwn?</w:t>
      </w:r>
    </w:p>
  </w:comment>
  <w:comment w:id="618" w:author="Windows User" w:date="2015-10-30T08:56:00Z" w:initials="BS">
    <w:p w14:paraId="3C8244A0" w14:textId="77777777" w:rsidR="00B31899" w:rsidRDefault="00B31899"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B31899" w:rsidRDefault="00B31899"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B31899" w:rsidRDefault="00B31899"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B31899" w:rsidRDefault="00B31899"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B31899" w:rsidRDefault="00B31899" w:rsidP="00E35F1F">
      <w:pPr>
        <w:pStyle w:val="CommentText"/>
      </w:pPr>
      <w:r>
        <w:rPr>
          <w:rStyle w:val="CommentReference"/>
        </w:rPr>
        <w:annotationRef/>
      </w:r>
      <w:r>
        <w:t>coessential or consubstantial?</w:t>
      </w:r>
    </w:p>
  </w:comment>
  <w:comment w:id="623" w:author="Windows User" w:date="2015-10-30T08:56:00Z" w:initials="BS">
    <w:p w14:paraId="66C0B0D7" w14:textId="77777777" w:rsidR="00B31899" w:rsidRDefault="00B31899" w:rsidP="00E35F1F">
      <w:pPr>
        <w:pStyle w:val="CommentText"/>
      </w:pPr>
      <w:r>
        <w:rPr>
          <w:rStyle w:val="CommentReference"/>
        </w:rPr>
        <w:annotationRef/>
      </w:r>
      <w:r>
        <w:t>made one or joined?</w:t>
      </w:r>
    </w:p>
  </w:comment>
  <w:comment w:id="624" w:author="Windows User" w:date="2015-10-30T08:56:00Z" w:initials="BS">
    <w:p w14:paraId="094D26E3" w14:textId="77777777" w:rsidR="00B31899" w:rsidRDefault="00B31899"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B31899" w:rsidRDefault="00B31899"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B31899" w:rsidRDefault="00B31899" w:rsidP="00E35F1F">
      <w:pPr>
        <w:pStyle w:val="CommentText"/>
      </w:pPr>
      <w:r>
        <w:rPr>
          <w:rStyle w:val="CommentReference"/>
        </w:rPr>
        <w:annotationRef/>
      </w:r>
      <w:r>
        <w:t>woven or fine?</w:t>
      </w:r>
    </w:p>
  </w:comment>
  <w:comment w:id="627" w:author="Windows User" w:date="2015-10-30T08:56:00Z" w:initials="BS">
    <w:p w14:paraId="7A9FC970" w14:textId="77777777" w:rsidR="00B31899" w:rsidRDefault="00B31899" w:rsidP="00E35F1F">
      <w:pPr>
        <w:pStyle w:val="CommentText"/>
      </w:pPr>
      <w:r>
        <w:rPr>
          <w:rStyle w:val="CommentReference"/>
        </w:rPr>
        <w:annotationRef/>
      </w:r>
      <w:r>
        <w:t>palin</w:t>
      </w:r>
    </w:p>
  </w:comment>
  <w:comment w:id="628" w:author="Windows User" w:date="2015-10-30T08:56:00Z" w:initials="BS">
    <w:p w14:paraId="5EFFC3EC" w14:textId="77777777" w:rsidR="00B31899" w:rsidRDefault="00B31899" w:rsidP="00E35F1F">
      <w:pPr>
        <w:pStyle w:val="CommentText"/>
      </w:pPr>
      <w:r>
        <w:rPr>
          <w:rStyle w:val="CommentReference"/>
        </w:rPr>
        <w:annotationRef/>
      </w:r>
      <w:r>
        <w:t>exalt or magnify?</w:t>
      </w:r>
    </w:p>
  </w:comment>
  <w:comment w:id="629" w:author="Windows User" w:date="2015-10-30T08:56:00Z" w:initials="BS">
    <w:p w14:paraId="150C26DA" w14:textId="77777777" w:rsidR="00B31899" w:rsidRDefault="00B31899" w:rsidP="00E35F1F">
      <w:pPr>
        <w:pStyle w:val="CommentText"/>
      </w:pPr>
      <w:r>
        <w:rPr>
          <w:rStyle w:val="CommentReference"/>
        </w:rPr>
        <w:annotationRef/>
      </w:r>
      <w:r>
        <w:t>or iwn?</w:t>
      </w:r>
    </w:p>
  </w:comment>
  <w:comment w:id="633" w:author="Windows User" w:date="2015-10-30T08:56:00Z" w:initials="BS">
    <w:p w14:paraId="0E3B452D" w14:textId="77777777" w:rsidR="00B31899" w:rsidRDefault="00B31899"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B31899" w:rsidRDefault="00B31899" w:rsidP="00E35F1F">
      <w:pPr>
        <w:pStyle w:val="CommentText"/>
      </w:pPr>
      <w:r>
        <w:rPr>
          <w:rStyle w:val="CommentReference"/>
        </w:rPr>
        <w:annotationRef/>
      </w:r>
      <w:r>
        <w:t>forged or beaten?</w:t>
      </w:r>
    </w:p>
  </w:comment>
  <w:comment w:id="635" w:author="Windows User" w:date="2015-10-30T08:56:00Z" w:initials="BS">
    <w:p w14:paraId="3E8ADE2B" w14:textId="77777777" w:rsidR="00B31899" w:rsidRDefault="00B31899"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B31899" w:rsidRDefault="00B31899"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B31899" w:rsidRDefault="00B31899" w:rsidP="00E35F1F">
      <w:pPr>
        <w:pStyle w:val="CommentText"/>
      </w:pPr>
      <w:r>
        <w:rPr>
          <w:rStyle w:val="CommentReference"/>
        </w:rPr>
        <w:annotationRef/>
      </w:r>
      <w:r>
        <w:t>why does Abouna omit sin?</w:t>
      </w:r>
    </w:p>
  </w:comment>
  <w:comment w:id="638" w:author="Windows User" w:date="2015-10-30T08:56:00Z" w:initials="BS">
    <w:p w14:paraId="027A16CD" w14:textId="77777777" w:rsidR="00B31899" w:rsidRDefault="00B31899" w:rsidP="00E35F1F">
      <w:pPr>
        <w:pStyle w:val="CommentText"/>
      </w:pPr>
      <w:r>
        <w:rPr>
          <w:rStyle w:val="CommentReference"/>
        </w:rPr>
        <w:annotationRef/>
      </w:r>
      <w:r>
        <w:t>exalt or magnify?</w:t>
      </w:r>
    </w:p>
  </w:comment>
  <w:comment w:id="639" w:author="Windows User" w:date="2015-10-30T08:56:00Z" w:initials="BS">
    <w:p w14:paraId="20C9574B" w14:textId="77777777" w:rsidR="00B31899" w:rsidRDefault="00B31899" w:rsidP="00E35F1F">
      <w:pPr>
        <w:pStyle w:val="CommentText"/>
      </w:pPr>
      <w:r>
        <w:rPr>
          <w:rStyle w:val="CommentReference"/>
        </w:rPr>
        <w:annotationRef/>
      </w:r>
      <w:r>
        <w:t>or iwn?</w:t>
      </w:r>
    </w:p>
  </w:comment>
  <w:comment w:id="643" w:author="Windows User" w:date="2015-10-30T08:56:00Z" w:initials="BS">
    <w:p w14:paraId="6726A127" w14:textId="77777777" w:rsidR="00B31899" w:rsidRDefault="00B31899"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B31899" w:rsidRDefault="00B31899"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B31899" w:rsidRDefault="00B31899" w:rsidP="00E35F1F">
      <w:pPr>
        <w:pStyle w:val="CommentText"/>
      </w:pPr>
      <w:r>
        <w:rPr>
          <w:rStyle w:val="CommentReference"/>
        </w:rPr>
        <w:annotationRef/>
      </w:r>
      <w:r>
        <w:t>exalt or magnify?</w:t>
      </w:r>
    </w:p>
  </w:comment>
  <w:comment w:id="646" w:author="Windows User" w:date="2015-10-30T08:56:00Z" w:initials="BS">
    <w:p w14:paraId="3A4414A4" w14:textId="77777777" w:rsidR="00B31899" w:rsidRDefault="00B31899" w:rsidP="00E35F1F">
      <w:pPr>
        <w:pStyle w:val="CommentText"/>
      </w:pPr>
      <w:r>
        <w:rPr>
          <w:rStyle w:val="CommentReference"/>
        </w:rPr>
        <w:annotationRef/>
      </w:r>
      <w:r>
        <w:t>or iwn?</w:t>
      </w:r>
    </w:p>
  </w:comment>
  <w:comment w:id="650" w:author="Windows User" w:date="2015-10-30T08:56:00Z" w:initials="BS">
    <w:p w14:paraId="60D89983" w14:textId="77777777" w:rsidR="00B31899" w:rsidRDefault="00B31899" w:rsidP="00E35F1F">
      <w:pPr>
        <w:pStyle w:val="CommentText"/>
      </w:pPr>
      <w:r>
        <w:rPr>
          <w:rStyle w:val="CommentReference"/>
        </w:rPr>
        <w:annotationRef/>
      </w:r>
      <w:r>
        <w:t>perpetual lamp?</w:t>
      </w:r>
    </w:p>
  </w:comment>
  <w:comment w:id="651" w:author="Windows User" w:date="2015-10-30T08:56:00Z" w:initials="BS">
    <w:p w14:paraId="708630CC" w14:textId="77777777" w:rsidR="00B31899" w:rsidRDefault="00B31899" w:rsidP="00E35F1F">
      <w:pPr>
        <w:pStyle w:val="CommentText"/>
      </w:pPr>
      <w:r>
        <w:rPr>
          <w:rStyle w:val="CommentReference"/>
        </w:rPr>
        <w:annotationRef/>
      </w:r>
      <w:r>
        <w:t>parousia?</w:t>
      </w:r>
    </w:p>
  </w:comment>
  <w:comment w:id="652" w:author="Windows User" w:date="2015-10-30T08:56:00Z" w:initials="BS">
    <w:p w14:paraId="670AE5C3" w14:textId="77777777" w:rsidR="00B31899" w:rsidRDefault="00B31899" w:rsidP="00E35F1F">
      <w:pPr>
        <w:pStyle w:val="CommentText"/>
      </w:pPr>
      <w:r>
        <w:rPr>
          <w:rStyle w:val="CommentReference"/>
        </w:rPr>
        <w:annotationRef/>
      </w:r>
      <w:r>
        <w:t>tense?</w:t>
      </w:r>
    </w:p>
  </w:comment>
  <w:comment w:id="653" w:author="Windows User" w:date="2015-10-30T08:56:00Z" w:initials="BS">
    <w:p w14:paraId="281D5A29" w14:textId="77777777" w:rsidR="00B31899" w:rsidRDefault="00B31899" w:rsidP="00E35F1F">
      <w:pPr>
        <w:pStyle w:val="CommentText"/>
      </w:pPr>
      <w:r>
        <w:rPr>
          <w:rStyle w:val="CommentReference"/>
        </w:rPr>
        <w:annotationRef/>
      </w:r>
      <w:r>
        <w:t>enlightens?</w:t>
      </w:r>
    </w:p>
  </w:comment>
  <w:comment w:id="654" w:author="Windows User" w:date="2015-10-30T08:56:00Z" w:initials="BS">
    <w:p w14:paraId="09189517" w14:textId="77777777" w:rsidR="00B31899" w:rsidRDefault="00B31899" w:rsidP="00E35F1F">
      <w:pPr>
        <w:pStyle w:val="CommentText"/>
      </w:pPr>
      <w:r>
        <w:rPr>
          <w:rStyle w:val="CommentReference"/>
        </w:rPr>
        <w:annotationRef/>
      </w:r>
      <w:r>
        <w:t>exalt or magnify?</w:t>
      </w:r>
    </w:p>
  </w:comment>
  <w:comment w:id="655" w:author="Windows User" w:date="2015-10-30T08:56:00Z" w:initials="BS">
    <w:p w14:paraId="0F1C3DB1" w14:textId="77777777" w:rsidR="00B31899" w:rsidRDefault="00B31899" w:rsidP="00E35F1F">
      <w:pPr>
        <w:pStyle w:val="CommentText"/>
      </w:pPr>
      <w:r>
        <w:rPr>
          <w:rStyle w:val="CommentReference"/>
        </w:rPr>
        <w:annotationRef/>
      </w:r>
      <w:r>
        <w:t>or iwn?</w:t>
      </w:r>
    </w:p>
  </w:comment>
  <w:comment w:id="659" w:author="Windows User" w:date="2015-10-30T08:56:00Z" w:initials="BS">
    <w:p w14:paraId="49777AD4" w14:textId="77777777" w:rsidR="00B31899" w:rsidRDefault="00B31899" w:rsidP="00E35F1F">
      <w:pPr>
        <w:pStyle w:val="CommentText"/>
      </w:pPr>
      <w:r>
        <w:rPr>
          <w:rStyle w:val="CommentReference"/>
        </w:rPr>
        <w:annotationRef/>
      </w:r>
      <w:r>
        <w:t>this order better or worse?</w:t>
      </w:r>
    </w:p>
  </w:comment>
  <w:comment w:id="660" w:author="Windows User" w:date="2015-10-30T08:56:00Z" w:initials="BS">
    <w:p w14:paraId="07AFF474" w14:textId="77777777" w:rsidR="00B31899" w:rsidRDefault="00B31899" w:rsidP="00E35F1F">
      <w:pPr>
        <w:pStyle w:val="CommentText"/>
      </w:pPr>
      <w:r>
        <w:rPr>
          <w:rStyle w:val="CommentReference"/>
        </w:rPr>
        <w:annotationRef/>
      </w:r>
      <w:r>
        <w:t>I think upon should stay here</w:t>
      </w:r>
    </w:p>
  </w:comment>
  <w:comment w:id="661" w:author="Windows User" w:date="2015-10-30T08:56:00Z" w:initials="BS">
    <w:p w14:paraId="0441CD07" w14:textId="77777777" w:rsidR="00B31899" w:rsidRDefault="00B31899" w:rsidP="00E35F1F">
      <w:pPr>
        <w:pStyle w:val="CommentText"/>
      </w:pPr>
      <w:r>
        <w:rPr>
          <w:rStyle w:val="CommentReference"/>
        </w:rPr>
        <w:annotationRef/>
      </w:r>
      <w:r>
        <w:t>exalt or magnify?</w:t>
      </w:r>
    </w:p>
  </w:comment>
  <w:comment w:id="662" w:author="Windows User" w:date="2015-10-30T08:56:00Z" w:initials="BS">
    <w:p w14:paraId="6B633293" w14:textId="77777777" w:rsidR="00B31899" w:rsidRDefault="00B31899" w:rsidP="00E35F1F">
      <w:pPr>
        <w:pStyle w:val="CommentText"/>
      </w:pPr>
      <w:r>
        <w:rPr>
          <w:rStyle w:val="CommentReference"/>
        </w:rPr>
        <w:annotationRef/>
      </w:r>
      <w:r>
        <w:t>or iwn?</w:t>
      </w:r>
    </w:p>
  </w:comment>
  <w:comment w:id="670" w:author="Windows User" w:date="2015-10-30T08:56:00Z" w:initials="BS">
    <w:p w14:paraId="5798119C" w14:textId="77777777" w:rsidR="00B31899" w:rsidRDefault="00B31899"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B31899" w:rsidRDefault="00B31899"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B31899" w:rsidRDefault="00B31899"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B31899" w:rsidRDefault="00B31899"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B31899" w:rsidRDefault="00B31899" w:rsidP="00E35F1F">
      <w:pPr>
        <w:pStyle w:val="CommentText"/>
      </w:pPr>
      <w:r>
        <w:rPr>
          <w:rStyle w:val="CommentReference"/>
        </w:rPr>
        <w:annotationRef/>
      </w:r>
      <w:r>
        <w:t>exalt or magnify?</w:t>
      </w:r>
    </w:p>
  </w:comment>
  <w:comment w:id="675" w:author="Windows User" w:date="2015-10-30T08:56:00Z" w:initials="BS">
    <w:p w14:paraId="6604F03B" w14:textId="77777777" w:rsidR="00B31899" w:rsidRDefault="00B31899" w:rsidP="00E35F1F">
      <w:pPr>
        <w:pStyle w:val="CommentText"/>
      </w:pPr>
      <w:r>
        <w:rPr>
          <w:rStyle w:val="CommentReference"/>
        </w:rPr>
        <w:annotationRef/>
      </w:r>
      <w:r>
        <w:t>or iwn?</w:t>
      </w:r>
    </w:p>
  </w:comment>
  <w:comment w:id="679" w:author="Windows User" w:date="2015-10-30T08:56:00Z" w:initials="BS">
    <w:p w14:paraId="6680EED5" w14:textId="77777777" w:rsidR="00B31899" w:rsidRDefault="00B31899" w:rsidP="00E35F1F">
      <w:pPr>
        <w:pStyle w:val="CommentText"/>
      </w:pPr>
      <w:r>
        <w:rPr>
          <w:rStyle w:val="CommentReference"/>
        </w:rPr>
        <w:annotationRef/>
      </w:r>
      <w:r>
        <w:t>does this work?</w:t>
      </w:r>
    </w:p>
  </w:comment>
  <w:comment w:id="680" w:author="Windows User" w:date="2015-10-30T08:56:00Z" w:initials="BS">
    <w:p w14:paraId="7B5754B1" w14:textId="77777777" w:rsidR="00B31899" w:rsidRDefault="00B31899" w:rsidP="00E35F1F">
      <w:pPr>
        <w:pStyle w:val="CommentText"/>
      </w:pPr>
      <w:r>
        <w:rPr>
          <w:rStyle w:val="CommentReference"/>
        </w:rPr>
        <w:annotationRef/>
      </w:r>
      <w:r>
        <w:t>is this right?</w:t>
      </w:r>
    </w:p>
  </w:comment>
  <w:comment w:id="681" w:author="Windows User" w:date="2015-10-30T08:56:00Z" w:initials="BS">
    <w:p w14:paraId="6058F90B" w14:textId="77777777" w:rsidR="00B31899" w:rsidRDefault="00B31899" w:rsidP="00E35F1F">
      <w:pPr>
        <w:pStyle w:val="CommentText"/>
      </w:pPr>
      <w:r>
        <w:rPr>
          <w:rStyle w:val="CommentReference"/>
        </w:rPr>
        <w:annotationRef/>
      </w:r>
      <w:r>
        <w:t>?</w:t>
      </w:r>
    </w:p>
  </w:comment>
  <w:comment w:id="682" w:author="Windows User" w:date="2015-10-30T08:56:00Z" w:initials="BS">
    <w:p w14:paraId="505706D1" w14:textId="77777777" w:rsidR="00B31899" w:rsidRDefault="00B31899" w:rsidP="00E35F1F">
      <w:pPr>
        <w:pStyle w:val="CommentText"/>
      </w:pPr>
      <w:r>
        <w:rPr>
          <w:rStyle w:val="CommentReference"/>
        </w:rPr>
        <w:annotationRef/>
      </w:r>
      <w:r>
        <w:t>about or to?</w:t>
      </w:r>
    </w:p>
  </w:comment>
  <w:comment w:id="683" w:author="Windows User" w:date="2015-10-30T08:56:00Z" w:initials="BS">
    <w:p w14:paraId="35AD6860" w14:textId="77777777" w:rsidR="00B31899" w:rsidRDefault="00B31899" w:rsidP="00E35F1F">
      <w:pPr>
        <w:pStyle w:val="CommentText"/>
      </w:pPr>
      <w:r>
        <w:rPr>
          <w:rStyle w:val="CommentReference"/>
        </w:rPr>
        <w:annotationRef/>
      </w:r>
      <w:r>
        <w:t>proclaim or cry?</w:t>
      </w:r>
    </w:p>
  </w:comment>
  <w:comment w:id="684" w:author="Windows User" w:date="2015-10-30T08:56:00Z" w:initials="BS">
    <w:p w14:paraId="588A0CA8" w14:textId="77777777" w:rsidR="00B31899" w:rsidRDefault="00B31899" w:rsidP="00E35F1F">
      <w:pPr>
        <w:pStyle w:val="CommentText"/>
      </w:pPr>
      <w:r>
        <w:rPr>
          <w:rStyle w:val="CommentReference"/>
        </w:rPr>
        <w:annotationRef/>
      </w:r>
      <w:r>
        <w:t>??</w:t>
      </w:r>
    </w:p>
  </w:comment>
  <w:comment w:id="685" w:author="Windows User" w:date="2015-10-30T08:56:00Z" w:initials="BS">
    <w:p w14:paraId="43146472" w14:textId="77777777" w:rsidR="00B31899" w:rsidRDefault="00B31899" w:rsidP="00E35F1F">
      <w:pPr>
        <w:pStyle w:val="CommentText"/>
      </w:pPr>
      <w:r>
        <w:rPr>
          <w:rStyle w:val="CommentReference"/>
        </w:rPr>
        <w:annotationRef/>
      </w:r>
      <w:r>
        <w:t>just?</w:t>
      </w:r>
    </w:p>
  </w:comment>
  <w:comment w:id="686" w:author="Windows User" w:date="2015-10-30T08:56:00Z" w:initials="BS">
    <w:p w14:paraId="005E33F9" w14:textId="77777777" w:rsidR="00B31899" w:rsidRDefault="00B31899" w:rsidP="00E35F1F">
      <w:pPr>
        <w:pStyle w:val="CommentText"/>
      </w:pPr>
      <w:r>
        <w:rPr>
          <w:rStyle w:val="CommentReference"/>
        </w:rPr>
        <w:annotationRef/>
      </w:r>
      <w:r>
        <w:t>chaste or meek?</w:t>
      </w:r>
    </w:p>
  </w:comment>
  <w:comment w:id="687" w:author="Windows User" w:date="2015-10-30T08:56:00Z" w:initials="BS">
    <w:p w14:paraId="38FC80AB" w14:textId="77777777" w:rsidR="00B31899" w:rsidRDefault="00B31899" w:rsidP="00E35F1F">
      <w:pPr>
        <w:pStyle w:val="CommentText"/>
      </w:pPr>
      <w:r>
        <w:rPr>
          <w:rStyle w:val="CommentReference"/>
        </w:rPr>
        <w:annotationRef/>
      </w:r>
      <w:r>
        <w:t>St. Isaac? Holy issac?</w:t>
      </w:r>
    </w:p>
  </w:comment>
  <w:comment w:id="688" w:author="Windows User" w:date="2015-10-30T08:56:00Z" w:initials="BS">
    <w:p w14:paraId="49E0F637" w14:textId="77777777" w:rsidR="00B31899" w:rsidRDefault="00B31899" w:rsidP="00E35F1F">
      <w:pPr>
        <w:pStyle w:val="CommentText"/>
      </w:pPr>
      <w:r>
        <w:rPr>
          <w:rStyle w:val="CommentReference"/>
        </w:rPr>
        <w:annotationRef/>
      </w:r>
      <w:r>
        <w:t>ten thousand time?</w:t>
      </w:r>
    </w:p>
  </w:comment>
  <w:comment w:id="689" w:author="Windows User" w:date="2015-10-30T08:56:00Z" w:initials="BS">
    <w:p w14:paraId="565278E4" w14:textId="77777777" w:rsidR="00B31899" w:rsidRDefault="00B31899"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B31899" w:rsidRDefault="00B31899" w:rsidP="00E35F1F">
      <w:pPr>
        <w:pStyle w:val="CommentText"/>
      </w:pPr>
      <w:r>
        <w:rPr>
          <w:rStyle w:val="CommentReference"/>
        </w:rPr>
        <w:annotationRef/>
      </w:r>
      <w:r>
        <w:t>honour or pride?</w:t>
      </w:r>
    </w:p>
  </w:comment>
  <w:comment w:id="691" w:author="Windows User" w:date="2015-10-30T08:56:00Z" w:initials="BS">
    <w:p w14:paraId="28840E47" w14:textId="77777777" w:rsidR="00B31899" w:rsidRDefault="00B31899" w:rsidP="00E35F1F">
      <w:pPr>
        <w:pStyle w:val="CommentText"/>
      </w:pPr>
      <w:r>
        <w:rPr>
          <w:rStyle w:val="CommentReference"/>
        </w:rPr>
        <w:annotationRef/>
      </w:r>
      <w:r>
        <w:t>spouse or friend???</w:t>
      </w:r>
    </w:p>
  </w:comment>
  <w:comment w:id="692" w:author="Windows User" w:date="2015-10-30T08:56:00Z" w:initials="BS">
    <w:p w14:paraId="6D247103" w14:textId="77777777" w:rsidR="00B31899" w:rsidRDefault="00B31899"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B31899" w:rsidRDefault="00B31899"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B31899" w:rsidRDefault="00B31899"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B31899" w:rsidRDefault="00B3189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B31899" w:rsidRDefault="00B3189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B31899" w:rsidRDefault="00B31899" w:rsidP="00E35F1F">
      <w:pPr>
        <w:pStyle w:val="CommentText"/>
      </w:pPr>
      <w:r>
        <w:rPr>
          <w:rStyle w:val="CommentReference"/>
        </w:rPr>
        <w:annotationRef/>
      </w:r>
      <w:r>
        <w:t>Are more honoured?</w:t>
      </w:r>
    </w:p>
  </w:comment>
  <w:comment w:id="704" w:author="Windows User" w:date="2015-10-30T08:56:00Z" w:initials="WU">
    <w:p w14:paraId="38104BB5" w14:textId="77777777" w:rsidR="00B31899" w:rsidRDefault="00B3189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B31899" w:rsidRDefault="00B3189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B31899" w:rsidRDefault="00B3189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B31899" w:rsidRDefault="00B31899" w:rsidP="00E35F1F">
      <w:pPr>
        <w:pStyle w:val="CommentText"/>
      </w:pPr>
      <w:r>
        <w:rPr>
          <w:rStyle w:val="CommentReference"/>
        </w:rPr>
        <w:annotationRef/>
      </w:r>
      <w:r>
        <w:t>The Virgin Mary?</w:t>
      </w:r>
    </w:p>
  </w:comment>
  <w:comment w:id="717" w:author="Windows User" w:date="2015-10-30T08:56:00Z" w:initials="WU">
    <w:p w14:paraId="104BFD73" w14:textId="77777777" w:rsidR="00B31899" w:rsidRDefault="00B3189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B31899" w:rsidRDefault="00B3189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B31899" w:rsidRDefault="00B31899" w:rsidP="00E35F1F">
      <w:pPr>
        <w:pStyle w:val="CommentText"/>
      </w:pPr>
      <w:r>
        <w:rPr>
          <w:rStyle w:val="CommentReference"/>
        </w:rPr>
        <w:annotationRef/>
      </w:r>
      <w:r>
        <w:t>Not lampstand?</w:t>
      </w:r>
    </w:p>
  </w:comment>
  <w:comment w:id="723" w:author="Windows User" w:date="2015-10-30T08:56:00Z" w:initials="WU">
    <w:p w14:paraId="71035455" w14:textId="77777777" w:rsidR="00B31899" w:rsidRDefault="00B3189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B31899" w:rsidRDefault="00B3189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B31899" w:rsidRDefault="00B31899" w:rsidP="00E35F1F">
      <w:pPr>
        <w:pStyle w:val="CommentText"/>
      </w:pPr>
      <w:r>
        <w:rPr>
          <w:rStyle w:val="CommentReference"/>
        </w:rPr>
        <w:annotationRef/>
      </w:r>
      <w:r>
        <w:t>Tense(s) of this vs?</w:t>
      </w:r>
    </w:p>
  </w:comment>
  <w:comment w:id="729" w:author="Windows User" w:date="2015-10-30T08:56:00Z" w:initials="WU">
    <w:p w14:paraId="596EE3A5" w14:textId="77777777" w:rsidR="00B31899" w:rsidRDefault="00B3189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B31899" w:rsidRPr="00FA5B8C" w:rsidRDefault="00B3189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B31899" w:rsidRDefault="00B3189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B31899" w:rsidRDefault="00B3189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B31899" w:rsidRDefault="00B31899" w:rsidP="00E35F1F">
      <w:pPr>
        <w:pStyle w:val="CommentText"/>
      </w:pPr>
      <w:r>
        <w:rPr>
          <w:rStyle w:val="CommentReference"/>
        </w:rPr>
        <w:annotationRef/>
      </w:r>
      <w:r>
        <w:t>Care or concern?</w:t>
      </w:r>
    </w:p>
  </w:comment>
  <w:comment w:id="743" w:author="Windows User" w:date="2015-10-30T08:56:00Z" w:initials="WU">
    <w:p w14:paraId="78E58888" w14:textId="77777777" w:rsidR="00B31899" w:rsidRDefault="00B31899"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B31899" w:rsidRDefault="00B31899" w:rsidP="00E35F1F">
      <w:pPr>
        <w:pStyle w:val="CommentText"/>
      </w:pPr>
      <w:r>
        <w:rPr>
          <w:rStyle w:val="CommentReference"/>
        </w:rPr>
        <w:annotationRef/>
      </w:r>
      <w:r>
        <w:t>Exceedingly? Too? So?</w:t>
      </w:r>
    </w:p>
  </w:comment>
  <w:comment w:id="753" w:author="Windows User" w:date="2015-10-30T08:56:00Z" w:initials="WU">
    <w:p w14:paraId="44897493" w14:textId="77777777" w:rsidR="00B31899" w:rsidRDefault="00B31899" w:rsidP="00E35F1F">
      <w:pPr>
        <w:pStyle w:val="CommentText"/>
      </w:pPr>
      <w:r>
        <w:rPr>
          <w:rStyle w:val="CommentReference"/>
        </w:rPr>
        <w:annotationRef/>
      </w:r>
      <w:r>
        <w:t>Count or heed?</w:t>
      </w:r>
    </w:p>
  </w:comment>
  <w:comment w:id="754" w:author="Windows User" w:date="2015-10-30T08:56:00Z" w:initials="WU">
    <w:p w14:paraId="6849FDD2" w14:textId="77777777" w:rsidR="00B31899" w:rsidRDefault="00B31899" w:rsidP="00E35F1F">
      <w:pPr>
        <w:pStyle w:val="CommentText"/>
      </w:pPr>
      <w:r>
        <w:rPr>
          <w:rStyle w:val="CommentReference"/>
        </w:rPr>
        <w:annotationRef/>
      </w:r>
      <w:r>
        <w:t>Ramez, I or me?</w:t>
      </w:r>
    </w:p>
  </w:comment>
  <w:comment w:id="755" w:author="Windows User" w:date="2015-10-30T08:56:00Z" w:initials="WU">
    <w:p w14:paraId="799B59FF" w14:textId="77777777" w:rsidR="00B31899" w:rsidRDefault="00B31899"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B31899" w:rsidRDefault="00B31899"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B31899" w:rsidRDefault="00B31899" w:rsidP="00E35F1F">
      <w:pPr>
        <w:pStyle w:val="CommentText"/>
      </w:pPr>
      <w:r>
        <w:rPr>
          <w:rStyle w:val="CommentReference"/>
        </w:rPr>
        <w:annotationRef/>
      </w:r>
      <w:r>
        <w:t>Kind-hearted or merciful?</w:t>
      </w:r>
    </w:p>
  </w:comment>
  <w:comment w:id="758" w:author="Windows User" w:date="2015-10-30T08:56:00Z" w:initials="WU">
    <w:p w14:paraId="1370FE87" w14:textId="77777777" w:rsidR="00B31899" w:rsidRDefault="00B31899" w:rsidP="00E35F1F">
      <w:pPr>
        <w:pStyle w:val="CommentText"/>
      </w:pPr>
      <w:r>
        <w:rPr>
          <w:rStyle w:val="CommentReference"/>
        </w:rPr>
        <w:annotationRef/>
      </w:r>
      <w:r>
        <w:t>Compassions or tender mercies?</w:t>
      </w:r>
    </w:p>
  </w:comment>
  <w:comment w:id="759" w:author="Windows User" w:date="2015-10-30T08:56:00Z" w:initials="WU">
    <w:p w14:paraId="70E14B72" w14:textId="77777777" w:rsidR="00B31899" w:rsidRDefault="00B31899" w:rsidP="00E35F1F">
      <w:pPr>
        <w:pStyle w:val="CommentText"/>
      </w:pPr>
      <w:r>
        <w:rPr>
          <w:rStyle w:val="CommentReference"/>
        </w:rPr>
        <w:annotationRef/>
      </w:r>
      <w:r>
        <w:t>May He or that He may</w:t>
      </w:r>
    </w:p>
  </w:comment>
  <w:comment w:id="771" w:author="Windows User" w:date="2015-10-30T08:56:00Z" w:initials="BS">
    <w:p w14:paraId="1CD83694" w14:textId="77777777" w:rsidR="00B31899" w:rsidRDefault="00B31899" w:rsidP="00E35F1F">
      <w:pPr>
        <w:pStyle w:val="CommentText"/>
      </w:pPr>
      <w:r>
        <w:rPr>
          <w:rStyle w:val="CommentReference"/>
        </w:rPr>
        <w:annotationRef/>
      </w:r>
      <w:r>
        <w:t>very greatly is redundant...</w:t>
      </w:r>
    </w:p>
  </w:comment>
  <w:comment w:id="772" w:author="Windows User" w:date="2015-10-30T08:56:00Z" w:initials="BS">
    <w:p w14:paraId="2DB29619" w14:textId="77777777" w:rsidR="00B31899" w:rsidRDefault="00B31899" w:rsidP="00E35F1F">
      <w:pPr>
        <w:pStyle w:val="CommentText"/>
      </w:pPr>
      <w:r>
        <w:rPr>
          <w:rStyle w:val="CommentReference"/>
        </w:rPr>
        <w:annotationRef/>
      </w:r>
      <w:r>
        <w:t>above? in?</w:t>
      </w:r>
    </w:p>
  </w:comment>
  <w:comment w:id="773" w:author="Windows User" w:date="2015-10-30T08:56:00Z" w:initials="BS">
    <w:p w14:paraId="3734F7C0" w14:textId="77777777" w:rsidR="00B31899" w:rsidRDefault="00B31899"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B31899" w:rsidRDefault="00B31899" w:rsidP="00E35F1F">
      <w:pPr>
        <w:pStyle w:val="CommentText"/>
      </w:pPr>
      <w:r>
        <w:rPr>
          <w:rStyle w:val="CommentReference"/>
        </w:rPr>
        <w:annotationRef/>
      </w:r>
      <w:r>
        <w:t>mediated or put into practice?</w:t>
      </w:r>
    </w:p>
  </w:comment>
  <w:comment w:id="775" w:author="Windows User" w:date="2015-10-30T08:56:00Z" w:initials="BS">
    <w:p w14:paraId="6417B5A7" w14:textId="77777777" w:rsidR="00B31899" w:rsidRDefault="00B31899"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B31899" w:rsidRDefault="00B31899"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B31899" w:rsidRDefault="00B31899" w:rsidP="00E35F1F">
      <w:pPr>
        <w:pStyle w:val="CommentText"/>
      </w:pPr>
      <w:r>
        <w:rPr>
          <w:rStyle w:val="CommentReference"/>
        </w:rPr>
        <w:annotationRef/>
      </w:r>
      <w:r>
        <w:t>thoughts or senses?</w:t>
      </w:r>
    </w:p>
  </w:comment>
  <w:comment w:id="778" w:author="Windows User" w:date="2015-10-30T08:56:00Z" w:initials="BS">
    <w:p w14:paraId="5092C47C" w14:textId="77777777" w:rsidR="00B31899" w:rsidRDefault="00B31899" w:rsidP="00E35F1F">
      <w:pPr>
        <w:pStyle w:val="CommentText"/>
      </w:pPr>
      <w:r>
        <w:rPr>
          <w:rStyle w:val="CommentReference"/>
        </w:rPr>
        <w:annotationRef/>
      </w:r>
      <w:r>
        <w:t>lay? set? cast?</w:t>
      </w:r>
    </w:p>
  </w:comment>
  <w:comment w:id="779" w:author="Windows User" w:date="2015-10-30T08:56:00Z" w:initials="BS">
    <w:p w14:paraId="2988A4E9" w14:textId="77777777" w:rsidR="00B31899" w:rsidRDefault="00B31899"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B31899" w:rsidRDefault="00B31899" w:rsidP="00E35F1F">
      <w:pPr>
        <w:pStyle w:val="CommentText"/>
      </w:pPr>
      <w:r>
        <w:rPr>
          <w:rStyle w:val="CommentReference"/>
        </w:rPr>
        <w:annotationRef/>
      </w:r>
      <w:r>
        <w:t>types?</w:t>
      </w:r>
    </w:p>
  </w:comment>
  <w:comment w:id="789" w:author="Windows User" w:date="2015-10-30T08:56:00Z" w:initials="BS">
    <w:p w14:paraId="6A283326" w14:textId="77777777" w:rsidR="00B31899" w:rsidRDefault="00B31899"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B31899" w:rsidRDefault="00B31899" w:rsidP="00E35F1F">
      <w:pPr>
        <w:pStyle w:val="CommentText"/>
      </w:pPr>
      <w:r>
        <w:rPr>
          <w:rStyle w:val="CommentReference"/>
        </w:rPr>
        <w:annotationRef/>
      </w:r>
      <w:r>
        <w:t>risen, or shone?</w:t>
      </w:r>
    </w:p>
  </w:comment>
  <w:comment w:id="797" w:author="Windows User" w:date="2015-10-30T08:56:00Z" w:initials="BS">
    <w:p w14:paraId="4B4155FC" w14:textId="77777777" w:rsidR="00B31899" w:rsidRDefault="00B31899" w:rsidP="00E35F1F">
      <w:pPr>
        <w:pStyle w:val="CommentText"/>
      </w:pPr>
      <w:r>
        <w:rPr>
          <w:rStyle w:val="CommentReference"/>
        </w:rPr>
        <w:annotationRef/>
      </w:r>
      <w:r>
        <w:t>cap?</w:t>
      </w:r>
    </w:p>
  </w:comment>
  <w:comment w:id="798" w:author="Windows User" w:date="2015-10-30T08:56:00Z" w:initials="BS">
    <w:p w14:paraId="248C83A2" w14:textId="77777777" w:rsidR="00B31899" w:rsidRDefault="00B31899" w:rsidP="00E35F1F">
      <w:pPr>
        <w:pStyle w:val="CommentText"/>
      </w:pPr>
      <w:r>
        <w:rPr>
          <w:rStyle w:val="CommentReference"/>
        </w:rPr>
        <w:annotationRef/>
      </w:r>
      <w:r>
        <w:t>save? redeem?</w:t>
      </w:r>
    </w:p>
  </w:comment>
  <w:comment w:id="802" w:author="Windows User" w:date="2015-11-02T09:17:00Z" w:initials="BS">
    <w:p w14:paraId="3DA2A496" w14:textId="77777777" w:rsidR="00B31899" w:rsidRDefault="00B31899"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B31899" w:rsidRDefault="00B31899" w:rsidP="00E35F1F">
      <w:pPr>
        <w:pStyle w:val="CommentText"/>
      </w:pPr>
      <w:r>
        <w:rPr>
          <w:rStyle w:val="CommentReference"/>
        </w:rPr>
        <w:annotationRef/>
      </w:r>
      <w:r>
        <w:t>or should " be down here</w:t>
      </w:r>
    </w:p>
  </w:comment>
  <w:comment w:id="807" w:author="Windows User" w:date="2015-10-30T08:56:00Z" w:initials="BS">
    <w:p w14:paraId="061FF9BB" w14:textId="77777777" w:rsidR="00B31899" w:rsidRDefault="00B31899"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B31899" w:rsidRDefault="00B31899"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B31899" w:rsidRDefault="00B31899"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B31899" w:rsidRDefault="00B31899"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B31899" w:rsidRDefault="00B31899" w:rsidP="00E35F1F">
      <w:pPr>
        <w:pStyle w:val="CommentText"/>
      </w:pPr>
      <w:r>
        <w:rPr>
          <w:rStyle w:val="CommentReference"/>
        </w:rPr>
        <w:annotationRef/>
      </w:r>
      <w:r>
        <w:t>dividing wall?</w:t>
      </w:r>
    </w:p>
  </w:comment>
  <w:comment w:id="824" w:author="Windows User" w:date="2015-10-30T08:56:00Z" w:initials="BS">
    <w:p w14:paraId="0BDB9E8A" w14:textId="77777777" w:rsidR="00B31899" w:rsidRDefault="00B31899"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B31899" w:rsidRDefault="00B31899"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B31899" w:rsidRDefault="00B31899"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B31899" w:rsidRDefault="00B31899"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B31899" w:rsidRDefault="00B31899"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B31899" w:rsidRDefault="00B31899" w:rsidP="00E35F1F">
      <w:pPr>
        <w:pStyle w:val="CommentText"/>
      </w:pPr>
      <w:r>
        <w:rPr>
          <w:rStyle w:val="CommentReference"/>
        </w:rPr>
        <w:annotationRef/>
      </w:r>
      <w:r>
        <w:t>or "sining"?</w:t>
      </w:r>
    </w:p>
  </w:comment>
  <w:comment w:id="834" w:author="Windows User" w:date="2015-10-30T08:56:00Z" w:initials="BS">
    <w:p w14:paraId="1CF8EF29" w14:textId="77777777" w:rsidR="00B31899" w:rsidRDefault="00B31899"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B31899" w:rsidRDefault="00B31899"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B31899" w:rsidRDefault="00B3189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B31899" w:rsidRDefault="00B31899"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B31899" w:rsidRDefault="00B31899"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B31899" w:rsidRDefault="00B31899"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B31899" w:rsidRDefault="00B31899" w:rsidP="00E35F1F">
      <w:pPr>
        <w:pStyle w:val="CommentText"/>
      </w:pPr>
      <w:r>
        <w:rPr>
          <w:rStyle w:val="CommentReference"/>
        </w:rPr>
        <w:annotationRef/>
      </w:r>
      <w:r>
        <w:t>Received or bought?</w:t>
      </w:r>
    </w:p>
  </w:comment>
  <w:comment w:id="872" w:author="Brett Slote" w:date="2015-10-30T08:56:00Z" w:initials="BS">
    <w:p w14:paraId="705AFE6E" w14:textId="77777777" w:rsidR="00B31899" w:rsidRDefault="00B31899"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B31899" w:rsidRDefault="00B31899" w:rsidP="00E35F1F">
      <w:pPr>
        <w:pStyle w:val="CommentText"/>
      </w:pPr>
      <w:r>
        <w:rPr>
          <w:rStyle w:val="CommentReference"/>
        </w:rPr>
        <w:annotationRef/>
      </w:r>
      <w:r>
        <w:t>Uncircumscript?</w:t>
      </w:r>
    </w:p>
  </w:comment>
  <w:comment w:id="878" w:author="Brett Slote" w:date="2015-10-30T08:56:00Z" w:initials="BS">
    <w:p w14:paraId="39A4B3F9" w14:textId="77777777" w:rsidR="00B31899" w:rsidRDefault="00B31899" w:rsidP="00E35F1F">
      <w:pPr>
        <w:pStyle w:val="CommentText"/>
      </w:pPr>
      <w:r>
        <w:rPr>
          <w:rStyle w:val="CommentReference"/>
        </w:rPr>
        <w:annotationRef/>
      </w:r>
      <w:r>
        <w:t>Orthodox?</w:t>
      </w:r>
    </w:p>
  </w:comment>
  <w:comment w:id="879" w:author="Brett Slote" w:date="2015-10-30T08:56:00Z" w:initials="BS">
    <w:p w14:paraId="7E993A49" w14:textId="77777777" w:rsidR="00B31899" w:rsidRDefault="00B31899" w:rsidP="00E35F1F">
      <w:pPr>
        <w:pStyle w:val="CommentText"/>
      </w:pPr>
      <w:r>
        <w:rPr>
          <w:rStyle w:val="CommentReference"/>
        </w:rPr>
        <w:annotationRef/>
      </w:r>
      <w:r>
        <w:t>Faith?</w:t>
      </w:r>
    </w:p>
  </w:comment>
  <w:comment w:id="882" w:author="Brett Slote" w:date="2015-10-30T08:56:00Z" w:initials="BS">
    <w:p w14:paraId="575DF2C3" w14:textId="77777777" w:rsidR="00B31899" w:rsidRDefault="00B31899" w:rsidP="00E35F1F">
      <w:pPr>
        <w:pStyle w:val="CommentText"/>
      </w:pPr>
      <w:r>
        <w:rPr>
          <w:rStyle w:val="CommentReference"/>
        </w:rPr>
        <w:annotationRef/>
      </w:r>
      <w:r>
        <w:t>Need a consistent policy</w:t>
      </w:r>
    </w:p>
  </w:comment>
  <w:comment w:id="886" w:author="Brett Slote" w:date="2015-10-30T08:56:00Z" w:initials="BS">
    <w:p w14:paraId="4A370093" w14:textId="77777777" w:rsidR="00B31899" w:rsidRDefault="00B31899" w:rsidP="00E35F1F">
      <w:pPr>
        <w:pStyle w:val="CommentText"/>
      </w:pPr>
      <w:r>
        <w:rPr>
          <w:rStyle w:val="CommentReference"/>
        </w:rPr>
        <w:annotationRef/>
      </w:r>
      <w:r>
        <w:t>Ramez, He or Him?</w:t>
      </w:r>
    </w:p>
  </w:comment>
  <w:comment w:id="887" w:author="Brett Slote" w:date="2015-10-30T08:56:00Z" w:initials="BS">
    <w:p w14:paraId="3B1DEA29" w14:textId="77777777" w:rsidR="00B31899" w:rsidRDefault="00B31899" w:rsidP="00E35F1F">
      <w:pPr>
        <w:pStyle w:val="CommentText"/>
      </w:pPr>
      <w:r>
        <w:rPr>
          <w:rStyle w:val="CommentReference"/>
        </w:rPr>
        <w:annotationRef/>
      </w:r>
      <w:r>
        <w:t>On? By?</w:t>
      </w:r>
    </w:p>
  </w:comment>
  <w:comment w:id="888" w:author="Windows User" w:date="2015-11-21T13:15:00Z" w:initials="WU">
    <w:p w14:paraId="05ACE9CF" w14:textId="77777777" w:rsidR="00B31899" w:rsidRDefault="00B31899" w:rsidP="00E35F1F">
      <w:pPr>
        <w:pStyle w:val="CommentText"/>
      </w:pPr>
      <w:r>
        <w:rPr>
          <w:rStyle w:val="CommentReference"/>
        </w:rPr>
        <w:annotationRef/>
      </w:r>
      <w:r>
        <w:t>check</w:t>
      </w:r>
    </w:p>
  </w:comment>
  <w:comment w:id="896" w:author="Windows User" w:date="2015-10-30T08:56:00Z" w:initials="BS">
    <w:p w14:paraId="5592658B" w14:textId="77777777" w:rsidR="00B31899" w:rsidRDefault="00B31899"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B31899" w:rsidRDefault="00B31899"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B31899" w:rsidRDefault="00B31899" w:rsidP="00E35F1F">
      <w:pPr>
        <w:pStyle w:val="CommentText"/>
      </w:pPr>
      <w:r>
        <w:rPr>
          <w:rStyle w:val="CommentReference"/>
        </w:rPr>
        <w:annotationRef/>
      </w:r>
      <w:r>
        <w:t>adjective? severe?</w:t>
      </w:r>
    </w:p>
  </w:comment>
  <w:comment w:id="907" w:author="Windows User" w:date="2015-11-21T13:15:00Z" w:initials="WU">
    <w:p w14:paraId="071C1D6C" w14:textId="77777777" w:rsidR="00B31899" w:rsidRDefault="00B31899" w:rsidP="00E35F1F">
      <w:pPr>
        <w:pStyle w:val="CommentText"/>
      </w:pPr>
      <w:r>
        <w:rPr>
          <w:rStyle w:val="CommentReference"/>
        </w:rPr>
        <w:annotationRef/>
      </w:r>
      <w:r>
        <w:t>check</w:t>
      </w:r>
    </w:p>
  </w:comment>
  <w:comment w:id="909" w:author="Windows User" w:date="2015-10-30T08:56:00Z" w:initials="BS">
    <w:p w14:paraId="5CA1796C" w14:textId="77777777" w:rsidR="00B31899" w:rsidRDefault="00B31899" w:rsidP="00E35F1F">
      <w:pPr>
        <w:pStyle w:val="CommentText"/>
      </w:pPr>
      <w:r>
        <w:rPr>
          <w:rStyle w:val="CommentReference"/>
        </w:rPr>
        <w:annotationRef/>
      </w:r>
      <w:r>
        <w:t>too literal?</w:t>
      </w:r>
    </w:p>
  </w:comment>
  <w:comment w:id="912" w:author="Windows User" w:date="2015-10-30T08:56:00Z" w:initials="BS">
    <w:p w14:paraId="39BBFF20" w14:textId="77777777" w:rsidR="00B31899" w:rsidRDefault="00B31899" w:rsidP="00E35F1F">
      <w:pPr>
        <w:pStyle w:val="CommentText"/>
      </w:pPr>
      <w:r>
        <w:rPr>
          <w:rStyle w:val="CommentReference"/>
        </w:rPr>
        <w:annotationRef/>
      </w:r>
      <w:r>
        <w:t>awkward</w:t>
      </w:r>
    </w:p>
  </w:comment>
  <w:comment w:id="913" w:author="Windows User" w:date="2015-10-30T08:56:00Z" w:initials="BS">
    <w:p w14:paraId="7C372EC3" w14:textId="77777777" w:rsidR="00B31899" w:rsidRDefault="00B31899"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B31899" w:rsidRDefault="00B31899" w:rsidP="00E35F1F">
      <w:pPr>
        <w:pStyle w:val="CommentText"/>
      </w:pPr>
      <w:r>
        <w:rPr>
          <w:rStyle w:val="CommentReference"/>
        </w:rPr>
        <w:annotationRef/>
      </w:r>
      <w:r>
        <w:t>awkward</w:t>
      </w:r>
    </w:p>
  </w:comment>
  <w:comment w:id="916" w:author="Windows User" w:date="2015-10-30T08:56:00Z" w:initials="BS">
    <w:p w14:paraId="512D6CE2" w14:textId="77777777" w:rsidR="00B31899" w:rsidRDefault="00B31899" w:rsidP="00E35F1F">
      <w:pPr>
        <w:pStyle w:val="CommentText"/>
      </w:pPr>
      <w:r>
        <w:rPr>
          <w:rStyle w:val="CommentReference"/>
        </w:rPr>
        <w:annotationRef/>
      </w:r>
      <w:r>
        <w:t>terribly awkward</w:t>
      </w:r>
    </w:p>
  </w:comment>
  <w:comment w:id="917" w:author="Windows User" w:date="2015-11-21T13:16:00Z" w:initials="WU">
    <w:p w14:paraId="56B70852" w14:textId="77777777" w:rsidR="00B31899" w:rsidRDefault="00B31899" w:rsidP="00E35F1F">
      <w:pPr>
        <w:pStyle w:val="CommentText"/>
      </w:pPr>
      <w:r>
        <w:rPr>
          <w:rStyle w:val="CommentReference"/>
        </w:rPr>
        <w:annotationRef/>
      </w:r>
      <w:r>
        <w:t>check</w:t>
      </w:r>
    </w:p>
  </w:comment>
  <w:comment w:id="918" w:author="Windows User" w:date="2015-11-21T13:16:00Z" w:initials="WU">
    <w:p w14:paraId="46C7130C" w14:textId="77777777" w:rsidR="00B31899" w:rsidRDefault="00B31899" w:rsidP="00E35F1F">
      <w:pPr>
        <w:pStyle w:val="CommentText"/>
      </w:pPr>
      <w:r>
        <w:rPr>
          <w:rStyle w:val="CommentReference"/>
        </w:rPr>
        <w:annotationRef/>
      </w:r>
      <w:r>
        <w:t>check</w:t>
      </w:r>
    </w:p>
  </w:comment>
  <w:comment w:id="919" w:author="Windows User" w:date="2015-11-21T13:16:00Z" w:initials="WU">
    <w:p w14:paraId="5E32845B" w14:textId="77777777" w:rsidR="00B31899" w:rsidRDefault="00B31899" w:rsidP="00E35F1F">
      <w:pPr>
        <w:pStyle w:val="CommentText"/>
      </w:pPr>
      <w:r>
        <w:rPr>
          <w:rStyle w:val="CommentReference"/>
        </w:rPr>
        <w:annotationRef/>
      </w:r>
      <w:r>
        <w:t>check</w:t>
      </w:r>
    </w:p>
  </w:comment>
  <w:comment w:id="920" w:author="Windows User" w:date="2015-11-21T13:16:00Z" w:initials="WU">
    <w:p w14:paraId="530C7E75" w14:textId="77777777" w:rsidR="00B31899" w:rsidRDefault="00B31899" w:rsidP="00E35F1F">
      <w:pPr>
        <w:pStyle w:val="CommentText"/>
      </w:pPr>
      <w:r>
        <w:rPr>
          <w:rStyle w:val="CommentReference"/>
        </w:rPr>
        <w:annotationRef/>
      </w:r>
      <w:r>
        <w:t>check</w:t>
      </w:r>
    </w:p>
  </w:comment>
  <w:comment w:id="922" w:author="Windows User" w:date="2015-10-30T08:56:00Z" w:initials="BS">
    <w:p w14:paraId="215C41D2" w14:textId="77777777" w:rsidR="00B31899" w:rsidRDefault="00B31899" w:rsidP="00E35F1F">
      <w:pPr>
        <w:pStyle w:val="CommentText"/>
      </w:pPr>
      <w:r>
        <w:rPr>
          <w:rStyle w:val="CommentReference"/>
        </w:rPr>
        <w:annotationRef/>
      </w:r>
      <w:r>
        <w:t>sat?</w:t>
      </w:r>
    </w:p>
  </w:comment>
  <w:comment w:id="923" w:author="Windows User" w:date="2015-11-21T13:17:00Z" w:initials="WU">
    <w:p w14:paraId="6B55DDAB" w14:textId="77777777" w:rsidR="00B31899" w:rsidRDefault="00B31899" w:rsidP="00E35F1F">
      <w:pPr>
        <w:pStyle w:val="CommentText"/>
      </w:pPr>
      <w:r>
        <w:rPr>
          <w:rStyle w:val="CommentReference"/>
        </w:rPr>
        <w:annotationRef/>
      </w:r>
      <w:r>
        <w:t>check</w:t>
      </w:r>
    </w:p>
  </w:comment>
  <w:comment w:id="924" w:author="Windows User" w:date="2015-11-21T13:17:00Z" w:initials="WU">
    <w:p w14:paraId="5825D4CB" w14:textId="77777777" w:rsidR="00B31899" w:rsidRDefault="00B31899" w:rsidP="00E35F1F">
      <w:pPr>
        <w:pStyle w:val="CommentText"/>
      </w:pPr>
      <w:r>
        <w:rPr>
          <w:rStyle w:val="CommentReference"/>
        </w:rPr>
        <w:annotationRef/>
      </w:r>
      <w:r>
        <w:t>check</w:t>
      </w:r>
    </w:p>
  </w:comment>
  <w:comment w:id="927" w:author="Windows User" w:date="2015-10-30T08:56:00Z" w:initials="BS">
    <w:p w14:paraId="3E614A56" w14:textId="77777777" w:rsidR="00B31899" w:rsidRDefault="00B31899"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B31899" w:rsidRDefault="00B31899" w:rsidP="00E35F1F">
      <w:pPr>
        <w:pStyle w:val="CommentText"/>
      </w:pPr>
      <w:r>
        <w:rPr>
          <w:rStyle w:val="CommentReference"/>
        </w:rPr>
        <w:annotationRef/>
      </w:r>
      <w:r>
        <w:t>appearing?</w:t>
      </w:r>
    </w:p>
  </w:comment>
  <w:comment w:id="929" w:author="Windows User" w:date="2015-10-30T08:56:00Z" w:initials="BS">
    <w:p w14:paraId="4735348E" w14:textId="77777777" w:rsidR="00B31899" w:rsidRDefault="00B31899" w:rsidP="00E35F1F">
      <w:pPr>
        <w:pStyle w:val="CommentText"/>
      </w:pPr>
      <w:r>
        <w:rPr>
          <w:rStyle w:val="CommentReference"/>
        </w:rPr>
        <w:annotationRef/>
      </w:r>
      <w:r>
        <w:t>He</w:t>
      </w:r>
    </w:p>
  </w:comment>
  <w:comment w:id="936" w:author="Windows User" w:date="2015-10-30T08:56:00Z" w:initials="BS">
    <w:p w14:paraId="5F2DFD8E" w14:textId="77777777" w:rsidR="00B31899" w:rsidRDefault="00B31899"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B31899" w:rsidRDefault="00B31899" w:rsidP="00E35F1F">
      <w:pPr>
        <w:pStyle w:val="CommentText"/>
      </w:pPr>
      <w:r>
        <w:rPr>
          <w:rStyle w:val="CommentReference"/>
        </w:rPr>
        <w:annotationRef/>
      </w:r>
      <w:r>
        <w:t>For forty days</w:t>
      </w:r>
    </w:p>
  </w:comment>
  <w:comment w:id="938" w:author="Windows User" w:date="2015-10-30T08:56:00Z" w:initials="BS">
    <w:p w14:paraId="7D69D9EF" w14:textId="77777777" w:rsidR="00B31899" w:rsidRDefault="00B31899"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B31899" w:rsidRDefault="00B31899"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B31899" w:rsidRDefault="00B31899"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B31899" w:rsidRDefault="00B31899"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B31899" w:rsidRDefault="00B31899"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B31899" w:rsidRDefault="00B31899" w:rsidP="00E35F1F">
      <w:pPr>
        <w:pStyle w:val="CommentText"/>
      </w:pPr>
      <w:r>
        <w:rPr>
          <w:rStyle w:val="CommentReference"/>
        </w:rPr>
        <w:annotationRef/>
      </w:r>
      <w:r>
        <w:t>repeat quotes or contiguious?</w:t>
      </w:r>
    </w:p>
  </w:comment>
  <w:comment w:id="954" w:author="Windows User" w:date="2015-10-30T08:56:00Z" w:initials="BS">
    <w:p w14:paraId="29400B5B" w14:textId="77777777" w:rsidR="00B31899" w:rsidRDefault="00B31899" w:rsidP="00E35F1F">
      <w:pPr>
        <w:pStyle w:val="CommentText"/>
      </w:pPr>
      <w:r>
        <w:rPr>
          <w:rStyle w:val="CommentReference"/>
        </w:rPr>
        <w:annotationRef/>
      </w:r>
      <w:r>
        <w:t>in strength?</w:t>
      </w:r>
    </w:p>
  </w:comment>
  <w:comment w:id="955" w:author="Windows User" w:date="2015-10-30T08:56:00Z" w:initials="BS">
    <w:p w14:paraId="19007B27" w14:textId="77777777" w:rsidR="00B31899" w:rsidRDefault="00B31899"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B31899" w:rsidRDefault="00B31899" w:rsidP="00E35F1F">
      <w:pPr>
        <w:pStyle w:val="CommentText"/>
      </w:pPr>
      <w:r>
        <w:rPr>
          <w:rStyle w:val="CommentReference"/>
        </w:rPr>
        <w:annotationRef/>
      </w:r>
      <w:r>
        <w:t>theotokos, not mav em ef Nooti</w:t>
      </w:r>
    </w:p>
  </w:comment>
  <w:comment w:id="958" w:author="Windows User" w:date="2015-10-30T08:56:00Z" w:initials="BS">
    <w:p w14:paraId="72887F8D" w14:textId="77777777" w:rsidR="00B31899" w:rsidRDefault="00B31899" w:rsidP="00E35F1F">
      <w:pPr>
        <w:pStyle w:val="CommentText"/>
      </w:pPr>
      <w:r>
        <w:rPr>
          <w:rStyle w:val="CommentReference"/>
        </w:rPr>
        <w:annotationRef/>
      </w:r>
      <w:r>
        <w:t>in?</w:t>
      </w:r>
    </w:p>
  </w:comment>
  <w:comment w:id="960" w:author="Windows User" w:date="2015-10-30T08:56:00Z" w:initials="BS">
    <w:p w14:paraId="79923510" w14:textId="77777777" w:rsidR="00B31899" w:rsidRDefault="00B31899"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B31899" w:rsidRDefault="00B31899" w:rsidP="00E35F1F">
      <w:pPr>
        <w:pStyle w:val="CommentText"/>
      </w:pPr>
      <w:r>
        <w:rPr>
          <w:rStyle w:val="CommentReference"/>
        </w:rPr>
        <w:annotationRef/>
      </w:r>
      <w:r>
        <w:t>tense?</w:t>
      </w:r>
    </w:p>
  </w:comment>
  <w:comment w:id="963" w:author="Windows User" w:date="2015-10-30T08:56:00Z" w:initials="BS">
    <w:p w14:paraId="2626B3B0" w14:textId="77777777" w:rsidR="00B31899" w:rsidRDefault="00B31899" w:rsidP="00E35F1F">
      <w:pPr>
        <w:pStyle w:val="CommentText"/>
      </w:pPr>
      <w:r>
        <w:rPr>
          <w:rStyle w:val="CommentReference"/>
        </w:rPr>
        <w:annotationRef/>
      </w:r>
      <w:r>
        <w:t>too far for a pronoun</w:t>
      </w:r>
    </w:p>
  </w:comment>
  <w:comment w:id="964" w:author="Windows User" w:date="2015-10-30T08:56:00Z" w:initials="BS">
    <w:p w14:paraId="35C833E4" w14:textId="77777777" w:rsidR="00B31899" w:rsidRDefault="00B31899" w:rsidP="00E35F1F">
      <w:pPr>
        <w:pStyle w:val="CommentText"/>
      </w:pPr>
      <w:r>
        <w:rPr>
          <w:rStyle w:val="CommentReference"/>
        </w:rPr>
        <w:annotationRef/>
      </w:r>
      <w:r>
        <w:t>deemed or made?</w:t>
      </w:r>
    </w:p>
  </w:comment>
  <w:comment w:id="966" w:author="Windows User" w:date="2015-10-30T08:56:00Z" w:initials="BS">
    <w:p w14:paraId="5C7B7A35" w14:textId="77777777" w:rsidR="00B31899" w:rsidRDefault="00B31899"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B31899" w:rsidRDefault="00B31899" w:rsidP="00E35F1F">
      <w:pPr>
        <w:pStyle w:val="CommentText"/>
      </w:pPr>
      <w:r>
        <w:rPr>
          <w:rStyle w:val="CommentReference"/>
        </w:rPr>
        <w:annotationRef/>
      </w:r>
      <w:r>
        <w:t>rises or shines?</w:t>
      </w:r>
    </w:p>
  </w:comment>
  <w:comment w:id="971" w:author="Windows User" w:date="2015-10-30T08:56:00Z" w:initials="BS">
    <w:p w14:paraId="5671149C" w14:textId="77777777" w:rsidR="00B31899" w:rsidRDefault="00B31899" w:rsidP="00E35F1F">
      <w:pPr>
        <w:pStyle w:val="CommentText"/>
      </w:pPr>
      <w:r>
        <w:rPr>
          <w:rStyle w:val="CommentReference"/>
        </w:rPr>
        <w:annotationRef/>
      </w:r>
      <w:r>
        <w:t>destroyed or damaged?</w:t>
      </w:r>
    </w:p>
  </w:comment>
  <w:comment w:id="979" w:author="Windows User" w:date="2015-10-30T08:56:00Z" w:initials="BS">
    <w:p w14:paraId="4B308EB2" w14:textId="77777777" w:rsidR="00B31899" w:rsidRDefault="00B31899" w:rsidP="00E35F1F">
      <w:pPr>
        <w:pStyle w:val="CommentText"/>
      </w:pPr>
      <w:r>
        <w:rPr>
          <w:rStyle w:val="CommentReference"/>
        </w:rPr>
        <w:annotationRef/>
      </w:r>
      <w:r>
        <w:t>servant, or slave?</w:t>
      </w:r>
    </w:p>
  </w:comment>
  <w:comment w:id="980" w:author="Windows User" w:date="2015-10-30T08:56:00Z" w:initials="BS">
    <w:p w14:paraId="20DF1D54" w14:textId="77777777" w:rsidR="00B31899" w:rsidRDefault="00B31899" w:rsidP="00E35F1F">
      <w:pPr>
        <w:pStyle w:val="CommentText"/>
      </w:pPr>
      <w:r>
        <w:rPr>
          <w:rStyle w:val="CommentReference"/>
        </w:rPr>
        <w:annotationRef/>
      </w:r>
      <w:r>
        <w:t>Feels way too literal</w:t>
      </w:r>
    </w:p>
  </w:comment>
  <w:comment w:id="981" w:author="Windows User" w:date="2015-11-21T13:18:00Z" w:initials="WU">
    <w:p w14:paraId="2A74F11D" w14:textId="77777777" w:rsidR="00B31899" w:rsidRDefault="00B31899" w:rsidP="00E35F1F">
      <w:pPr>
        <w:pStyle w:val="CommentText"/>
      </w:pPr>
      <w:r>
        <w:rPr>
          <w:rStyle w:val="CommentReference"/>
        </w:rPr>
        <w:annotationRef/>
      </w:r>
      <w:r>
        <w:t>check</w:t>
      </w:r>
    </w:p>
  </w:comment>
  <w:comment w:id="989" w:author="Windows User" w:date="2015-10-30T08:56:00Z" w:initials="BS">
    <w:p w14:paraId="6352B7F4" w14:textId="77777777" w:rsidR="00B31899" w:rsidRDefault="00B3189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B31899" w:rsidRDefault="00B31899"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B31899" w:rsidRDefault="00B3189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B31899" w:rsidRDefault="00B31899"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B31899" w:rsidRDefault="00B31899"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B31899" w:rsidRDefault="00B31899" w:rsidP="00E35F1F">
      <w:pPr>
        <w:pStyle w:val="CommentText"/>
      </w:pPr>
      <w:r>
        <w:rPr>
          <w:rStyle w:val="CommentReference"/>
        </w:rPr>
        <w:annotationRef/>
      </w:r>
      <w:r>
        <w:t>net or hook?</w:t>
      </w:r>
    </w:p>
  </w:comment>
  <w:comment w:id="1003" w:author="Windows User" w:date="2015-10-30T08:56:00Z" w:initials="BS">
    <w:p w14:paraId="631E73A0" w14:textId="77777777" w:rsidR="00B31899" w:rsidRDefault="00B31899"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B31899" w:rsidRDefault="00B31899" w:rsidP="00E35F1F">
      <w:pPr>
        <w:pStyle w:val="CommentText"/>
      </w:pPr>
      <w:r>
        <w:rPr>
          <w:rStyle w:val="CommentReference"/>
        </w:rPr>
        <w:annotationRef/>
      </w:r>
      <w:r>
        <w:t>what does this mean?</w:t>
      </w:r>
    </w:p>
  </w:comment>
  <w:comment w:id="1005" w:author="Windows User" w:date="2015-10-30T08:56:00Z" w:initials="BS">
    <w:p w14:paraId="0A6E9F00" w14:textId="77777777" w:rsidR="00B31899" w:rsidRDefault="00B31899" w:rsidP="00E35F1F">
      <w:pPr>
        <w:pStyle w:val="CommentText"/>
      </w:pPr>
      <w:r>
        <w:rPr>
          <w:rStyle w:val="CommentReference"/>
        </w:rPr>
        <w:annotationRef/>
      </w:r>
      <w:r>
        <w:t>Path? Or Way? i.e. Christ?</w:t>
      </w:r>
    </w:p>
  </w:comment>
  <w:comment w:id="1006" w:author="Windows User" w:date="2015-10-30T08:56:00Z" w:initials="BS">
    <w:p w14:paraId="50D676B3" w14:textId="77777777" w:rsidR="00B31899" w:rsidRDefault="00B31899" w:rsidP="00E35F1F">
      <w:pPr>
        <w:pStyle w:val="CommentText"/>
      </w:pPr>
      <w:r>
        <w:rPr>
          <w:rStyle w:val="CommentReference"/>
        </w:rPr>
        <w:annotationRef/>
      </w:r>
      <w:r>
        <w:t>forward to? Or towards?</w:t>
      </w:r>
    </w:p>
  </w:comment>
  <w:comment w:id="1007" w:author="Windows User" w:date="2015-10-30T08:56:00Z" w:initials="BS">
    <w:p w14:paraId="4E94979B" w14:textId="77777777" w:rsidR="00B31899" w:rsidRDefault="00B31899" w:rsidP="00E35F1F">
      <w:pPr>
        <w:pStyle w:val="CommentText"/>
      </w:pPr>
      <w:r>
        <w:rPr>
          <w:rStyle w:val="CommentReference"/>
        </w:rPr>
        <w:annotationRef/>
      </w:r>
      <w:r>
        <w:t>gladness</w:t>
      </w:r>
    </w:p>
  </w:comment>
  <w:comment w:id="1015" w:author="Windows User" w:date="2015-10-30T08:56:00Z" w:initials="BS">
    <w:p w14:paraId="3588E256" w14:textId="77777777" w:rsidR="00B31899" w:rsidRDefault="00B31899"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B31899" w:rsidRDefault="00B31899" w:rsidP="00E35F1F">
      <w:pPr>
        <w:pStyle w:val="CommentText"/>
      </w:pPr>
      <w:r>
        <w:rPr>
          <w:rStyle w:val="CommentReference"/>
        </w:rPr>
        <w:annotationRef/>
      </w:r>
      <w:r>
        <w:t>Everyday or a day?</w:t>
      </w:r>
    </w:p>
  </w:comment>
  <w:comment w:id="1017" w:author="Windows User" w:date="2015-10-30T08:56:00Z" w:initials="BS">
    <w:p w14:paraId="7938A467" w14:textId="77777777" w:rsidR="00B31899" w:rsidRDefault="00B31899"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B31899" w:rsidRDefault="00B31899" w:rsidP="00E35F1F">
      <w:pPr>
        <w:pStyle w:val="CommentText"/>
      </w:pPr>
      <w:r>
        <w:rPr>
          <w:rStyle w:val="CommentReference"/>
        </w:rPr>
        <w:annotationRef/>
      </w:r>
      <w:r>
        <w:t>glory, splendor or beauty?</w:t>
      </w:r>
    </w:p>
  </w:comment>
  <w:comment w:id="1019" w:author="Windows User" w:date="2015-10-30T08:56:00Z" w:initials="BS">
    <w:p w14:paraId="07A7FAB4" w14:textId="77777777" w:rsidR="00B31899" w:rsidRDefault="00B31899" w:rsidP="00E35F1F">
      <w:pPr>
        <w:pStyle w:val="CommentText"/>
      </w:pPr>
      <w:r>
        <w:rPr>
          <w:rStyle w:val="CommentReference"/>
        </w:rPr>
        <w:annotationRef/>
      </w:r>
      <w:r>
        <w:t>from or and?</w:t>
      </w:r>
    </w:p>
  </w:comment>
  <w:comment w:id="1020" w:author="Windows User" w:date="2015-10-30T08:56:00Z" w:initials="BS">
    <w:p w14:paraId="5249720E" w14:textId="77777777" w:rsidR="00B31899" w:rsidRDefault="00B31899"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B31899" w:rsidRDefault="00B31899"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B31899" w:rsidRDefault="00B31899" w:rsidP="00E35F1F">
      <w:pPr>
        <w:pStyle w:val="CommentText"/>
      </w:pPr>
      <w:r>
        <w:rPr>
          <w:rStyle w:val="CommentReference"/>
        </w:rPr>
        <w:annotationRef/>
      </w:r>
      <w:r>
        <w:t>is this right?</w:t>
      </w:r>
    </w:p>
  </w:comment>
  <w:comment w:id="1023" w:author="Windows User" w:date="2015-10-30T08:56:00Z" w:initials="BS">
    <w:p w14:paraId="21BA9344" w14:textId="77777777" w:rsidR="00B31899" w:rsidRDefault="00B31899" w:rsidP="00E35F1F">
      <w:pPr>
        <w:pStyle w:val="CommentText"/>
      </w:pPr>
      <w:r>
        <w:rPr>
          <w:rStyle w:val="CommentReference"/>
        </w:rPr>
        <w:annotationRef/>
      </w:r>
      <w:r>
        <w:t>isn't it of?</w:t>
      </w:r>
    </w:p>
  </w:comment>
  <w:comment w:id="1024" w:author="Windows User" w:date="2015-10-30T08:56:00Z" w:initials="BS">
    <w:p w14:paraId="0DB057D8" w14:textId="77777777" w:rsidR="00B31899" w:rsidRDefault="00B31899"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B31899" w:rsidRDefault="00B31899" w:rsidP="00E35F1F">
      <w:pPr>
        <w:pStyle w:val="CommentText"/>
      </w:pPr>
      <w:r>
        <w:rPr>
          <w:rStyle w:val="CommentReference"/>
        </w:rPr>
        <w:annotationRef/>
      </w:r>
      <w:r>
        <w:t>blessing or blessing?</w:t>
      </w:r>
    </w:p>
  </w:comment>
  <w:comment w:id="1026" w:author="Windows User" w:date="2015-10-30T08:56:00Z" w:initials="BS">
    <w:p w14:paraId="068E7184" w14:textId="77777777" w:rsidR="00B31899" w:rsidRDefault="00B31899"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B31899" w:rsidRDefault="00B31899" w:rsidP="00E35F1F">
      <w:pPr>
        <w:pStyle w:val="CommentText"/>
      </w:pPr>
      <w:r>
        <w:rPr>
          <w:rStyle w:val="CommentReference"/>
        </w:rPr>
        <w:annotationRef/>
      </w:r>
      <w:r>
        <w:t>perfect or true?</w:t>
      </w:r>
    </w:p>
  </w:comment>
  <w:comment w:id="1030" w:author="Windows User" w:date="2015-11-21T13:21:00Z" w:initials="WU">
    <w:p w14:paraId="686F5E9C" w14:textId="77777777" w:rsidR="00B31899" w:rsidRDefault="00B31899" w:rsidP="00E35F1F">
      <w:pPr>
        <w:pStyle w:val="CommentText"/>
      </w:pPr>
      <w:r>
        <w:rPr>
          <w:rStyle w:val="CommentReference"/>
        </w:rPr>
        <w:annotationRef/>
      </w:r>
    </w:p>
  </w:comment>
  <w:comment w:id="1037" w:author="Windows User" w:date="2015-10-30T08:56:00Z" w:initials="BS">
    <w:p w14:paraId="138D81C8" w14:textId="77777777" w:rsidR="00B31899" w:rsidRDefault="00B31899" w:rsidP="00E35F1F">
      <w:pPr>
        <w:pStyle w:val="CommentText"/>
      </w:pPr>
      <w:r>
        <w:rPr>
          <w:rStyle w:val="CommentReference"/>
        </w:rPr>
        <w:annotationRef/>
      </w:r>
      <w:r>
        <w:t>which word is right?</w:t>
      </w:r>
    </w:p>
  </w:comment>
  <w:comment w:id="1038" w:author="Windows User" w:date="2015-10-30T08:56:00Z" w:initials="BS">
    <w:p w14:paraId="36B899D8" w14:textId="77777777" w:rsidR="00B31899" w:rsidRDefault="00B31899" w:rsidP="00E35F1F">
      <w:pPr>
        <w:pStyle w:val="CommentText"/>
      </w:pPr>
      <w:r>
        <w:rPr>
          <w:rStyle w:val="CommentReference"/>
        </w:rPr>
        <w:annotationRef/>
      </w:r>
      <w:r>
        <w:t>wise?</w:t>
      </w:r>
    </w:p>
  </w:comment>
  <w:comment w:id="1040" w:author="Windows User" w:date="2015-10-30T08:56:00Z" w:initials="BS">
    <w:p w14:paraId="62F2B22F" w14:textId="77777777" w:rsidR="00B31899" w:rsidRDefault="00B31899" w:rsidP="00E35F1F">
      <w:pPr>
        <w:pStyle w:val="CommentText"/>
      </w:pPr>
      <w:r>
        <w:rPr>
          <w:rStyle w:val="CommentReference"/>
        </w:rPr>
        <w:annotationRef/>
      </w:r>
      <w:r>
        <w:t>bride, or bridal chamber?</w:t>
      </w:r>
    </w:p>
  </w:comment>
  <w:comment w:id="1041" w:author="Windows User" w:date="2015-10-30T08:56:00Z" w:initials="BS">
    <w:p w14:paraId="13AA9031" w14:textId="77777777" w:rsidR="00B31899" w:rsidRDefault="00B31899" w:rsidP="00E35F1F">
      <w:pPr>
        <w:pStyle w:val="CommentText"/>
      </w:pPr>
      <w:r>
        <w:rPr>
          <w:rStyle w:val="CommentReference"/>
        </w:rPr>
        <w:annotationRef/>
      </w:r>
      <w:r>
        <w:t>truth, logos, or true logos?</w:t>
      </w:r>
    </w:p>
  </w:comment>
  <w:comment w:id="1042" w:author="Windows User" w:date="2015-10-30T08:56:00Z" w:initials="BS">
    <w:p w14:paraId="116A567C" w14:textId="77777777" w:rsidR="00B31899" w:rsidRDefault="00B31899" w:rsidP="00E35F1F">
      <w:pPr>
        <w:pStyle w:val="CommentText"/>
      </w:pPr>
      <w:r>
        <w:rPr>
          <w:rStyle w:val="CommentReference"/>
        </w:rPr>
        <w:annotationRef/>
      </w:r>
      <w:r>
        <w:t>redeemed or saved?</w:t>
      </w:r>
    </w:p>
  </w:comment>
  <w:comment w:id="1044" w:author="Windows User" w:date="2015-10-30T08:56:00Z" w:initials="BS">
    <w:p w14:paraId="37848CBE" w14:textId="77777777" w:rsidR="00B31899" w:rsidRDefault="00B31899" w:rsidP="00E35F1F">
      <w:pPr>
        <w:pStyle w:val="CommentText"/>
      </w:pPr>
      <w:r>
        <w:rPr>
          <w:rStyle w:val="CommentReference"/>
        </w:rPr>
        <w:annotationRef/>
      </w:r>
      <w:r>
        <w:t>for us or unto us?</w:t>
      </w:r>
    </w:p>
  </w:comment>
  <w:comment w:id="1047" w:author="Windows User" w:date="2015-10-30T08:56:00Z" w:initials="BS">
    <w:p w14:paraId="7318299D" w14:textId="77777777" w:rsidR="00B31899" w:rsidRDefault="00B31899" w:rsidP="00E35F1F">
      <w:pPr>
        <w:pStyle w:val="CommentText"/>
      </w:pPr>
      <w:r>
        <w:rPr>
          <w:rStyle w:val="CommentReference"/>
        </w:rPr>
        <w:annotationRef/>
      </w:r>
      <w:r>
        <w:t>what does eshleelooi mean?</w:t>
      </w:r>
    </w:p>
  </w:comment>
  <w:comment w:id="1048" w:author="Windows User" w:date="2015-10-30T08:56:00Z" w:initials="BS">
    <w:p w14:paraId="01016F04" w14:textId="77777777" w:rsidR="00B31899" w:rsidRDefault="00B31899" w:rsidP="00E35F1F">
      <w:pPr>
        <w:pStyle w:val="CommentText"/>
      </w:pPr>
      <w:r>
        <w:rPr>
          <w:rStyle w:val="CommentReference"/>
        </w:rPr>
        <w:annotationRef/>
      </w:r>
      <w:r>
        <w:t>save or redeem?</w:t>
      </w:r>
    </w:p>
  </w:comment>
  <w:comment w:id="1050" w:author="Windows User" w:date="2015-10-30T08:56:00Z" w:initials="BS">
    <w:p w14:paraId="2F0C8D0C" w14:textId="77777777" w:rsidR="00B31899" w:rsidRDefault="00B31899"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B31899" w:rsidRDefault="00B31899"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B31899" w:rsidRDefault="00B31899"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B31899" w:rsidRDefault="00B31899" w:rsidP="00E35F1F">
      <w:pPr>
        <w:pStyle w:val="CommentText"/>
      </w:pPr>
      <w:r>
        <w:rPr>
          <w:rStyle w:val="CommentReference"/>
        </w:rPr>
        <w:annotationRef/>
      </w:r>
      <w:r>
        <w:t>Saviour or redeemer?</w:t>
      </w:r>
    </w:p>
  </w:comment>
  <w:comment w:id="1056" w:author="Windows User" w:date="2015-10-30T08:56:00Z" w:initials="BS">
    <w:p w14:paraId="7BA01F3B" w14:textId="77777777" w:rsidR="00B31899" w:rsidRDefault="00B31899"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B31899" w:rsidRDefault="00B3189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B31899" w:rsidRDefault="00B31899"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B31899" w:rsidRDefault="00B31899"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B31899" w:rsidRDefault="00B31899"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B31899" w:rsidRDefault="00B31899"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B31899" w:rsidRDefault="00B31899"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B31899" w:rsidRDefault="00B31899"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B31899" w:rsidRDefault="00B31899"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B31899" w:rsidRDefault="00B31899"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B31899" w:rsidRDefault="00B31899" w:rsidP="00E35F1F">
      <w:pPr>
        <w:pStyle w:val="CommentText"/>
      </w:pPr>
      <w:r>
        <w:rPr>
          <w:rStyle w:val="CommentReference"/>
        </w:rPr>
        <w:annotationRef/>
      </w:r>
      <w:r>
        <w:t>review</w:t>
      </w:r>
    </w:p>
  </w:comment>
  <w:comment w:id="1079" w:author="Windows User" w:date="2015-10-30T08:56:00Z" w:initials="BS">
    <w:p w14:paraId="5D50DB65" w14:textId="77777777" w:rsidR="00B31899" w:rsidRDefault="00B31899"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B31899" w:rsidRDefault="00B31899" w:rsidP="00E35F1F">
      <w:pPr>
        <w:pStyle w:val="CommentText"/>
      </w:pPr>
      <w:r>
        <w:rPr>
          <w:rStyle w:val="CommentReference"/>
        </w:rPr>
        <w:annotationRef/>
      </w:r>
      <w:r>
        <w:t>works or deeds?</w:t>
      </w:r>
    </w:p>
  </w:comment>
  <w:comment w:id="1081" w:author="Windows User" w:date="2015-11-21T13:24:00Z" w:initials="WU">
    <w:p w14:paraId="7A990723" w14:textId="77777777" w:rsidR="00B31899" w:rsidRDefault="00B31899" w:rsidP="00E35F1F">
      <w:pPr>
        <w:pStyle w:val="CommentText"/>
      </w:pPr>
      <w:r>
        <w:rPr>
          <w:rStyle w:val="CommentReference"/>
        </w:rPr>
        <w:annotationRef/>
      </w:r>
      <w:r>
        <w:t>review</w:t>
      </w:r>
    </w:p>
  </w:comment>
  <w:comment w:id="1082" w:author="Windows User" w:date="2015-10-30T08:56:00Z" w:initials="BS">
    <w:p w14:paraId="5BB3D65B" w14:textId="77777777" w:rsidR="00B31899" w:rsidRDefault="00B31899" w:rsidP="00E35F1F">
      <w:pPr>
        <w:pStyle w:val="CommentText"/>
      </w:pPr>
      <w:r>
        <w:rPr>
          <w:rStyle w:val="CommentReference"/>
        </w:rPr>
        <w:annotationRef/>
      </w:r>
      <w:r>
        <w:t>does Coptic have 'high'?</w:t>
      </w:r>
    </w:p>
  </w:comment>
  <w:comment w:id="1083" w:author="Windows User" w:date="2015-11-21T13:24:00Z" w:initials="WU">
    <w:p w14:paraId="1D334F95" w14:textId="77777777" w:rsidR="00B31899" w:rsidRDefault="00B31899" w:rsidP="00E35F1F">
      <w:pPr>
        <w:pStyle w:val="CommentText"/>
      </w:pPr>
      <w:r>
        <w:rPr>
          <w:rStyle w:val="CommentReference"/>
        </w:rPr>
        <w:annotationRef/>
      </w:r>
      <w:r>
        <w:t>review, add variant</w:t>
      </w:r>
    </w:p>
  </w:comment>
  <w:comment w:id="1084" w:author="Windows User" w:date="2015-10-30T08:56:00Z" w:initials="BS">
    <w:p w14:paraId="5480B788" w14:textId="77777777" w:rsidR="00B31899" w:rsidRDefault="00B31899"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B31899" w:rsidRDefault="00B31899"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B31899" w:rsidRDefault="00B31899" w:rsidP="006869EE">
      <w:pPr>
        <w:pStyle w:val="CommentText"/>
      </w:pPr>
      <w:r>
        <w:rPr>
          <w:rStyle w:val="CommentReference"/>
        </w:rPr>
        <w:annotationRef/>
      </w:r>
      <w:r>
        <w:t>May He or that He may</w:t>
      </w:r>
    </w:p>
  </w:comment>
  <w:comment w:id="1095" w:author="Windows User" w:date="2015-10-30T08:56:00Z" w:initials="BS">
    <w:p w14:paraId="5BE9E7DF" w14:textId="77777777" w:rsidR="00B31899" w:rsidRDefault="00B31899" w:rsidP="006869EE">
      <w:pPr>
        <w:pStyle w:val="CommentText"/>
      </w:pPr>
      <w:r>
        <w:rPr>
          <w:rStyle w:val="CommentReference"/>
        </w:rPr>
        <w:annotationRef/>
      </w:r>
      <w:r>
        <w:t>protopresbyters?</w:t>
      </w:r>
    </w:p>
  </w:comment>
  <w:comment w:id="1096" w:author="Windows User" w:date="2015-10-30T08:56:00Z" w:initials="BS">
    <w:p w14:paraId="37712CA1" w14:textId="77777777" w:rsidR="00B31899" w:rsidRDefault="00B31899" w:rsidP="006869EE">
      <w:pPr>
        <w:pStyle w:val="CommentText"/>
      </w:pPr>
      <w:r>
        <w:rPr>
          <w:rStyle w:val="CommentReference"/>
        </w:rPr>
        <w:annotationRef/>
      </w:r>
      <w:r>
        <w:t>those who?</w:t>
      </w:r>
    </w:p>
  </w:comment>
  <w:comment w:id="1097" w:author="Windows User" w:date="2015-10-30T08:56:00Z" w:initials="BS">
    <w:p w14:paraId="0BC9F56F" w14:textId="77777777" w:rsidR="00B31899" w:rsidRDefault="00B31899" w:rsidP="006869EE">
      <w:pPr>
        <w:pStyle w:val="CommentText"/>
      </w:pPr>
      <w:r>
        <w:rPr>
          <w:rStyle w:val="CommentReference"/>
        </w:rPr>
        <w:annotationRef/>
      </w:r>
      <w:r>
        <w:t>Yourself?</w:t>
      </w:r>
    </w:p>
  </w:comment>
  <w:comment w:id="1101" w:author="Windows User" w:date="2015-11-27T20:09:00Z" w:initials="WU">
    <w:p w14:paraId="5DD947BD" w14:textId="77777777" w:rsidR="00B31899" w:rsidRDefault="00B31899"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B31899" w:rsidRDefault="00B31899"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B31899" w:rsidRDefault="00B31899" w:rsidP="006869EE">
      <w:pPr>
        <w:pStyle w:val="CommentText"/>
      </w:pPr>
      <w:r>
        <w:rPr>
          <w:rStyle w:val="CommentReference"/>
        </w:rPr>
        <w:annotationRef/>
      </w:r>
      <w:r>
        <w:t>Good News or Glad Tidings?</w:t>
      </w:r>
    </w:p>
  </w:comment>
  <w:comment w:id="1112" w:author="Windows User" w:date="2015-10-30T08:56:00Z" w:initials="WU">
    <w:p w14:paraId="07481CDA" w14:textId="77777777" w:rsidR="00B31899" w:rsidRDefault="00B31899"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B31899" w:rsidRDefault="00B31899"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B31899" w:rsidRDefault="00B31899" w:rsidP="006869EE">
      <w:pPr>
        <w:pStyle w:val="CommentText"/>
      </w:pPr>
      <w:r>
        <w:rPr>
          <w:rStyle w:val="CommentReference"/>
        </w:rPr>
        <w:annotationRef/>
      </w:r>
      <w:r>
        <w:t>Add footnote of what this is</w:t>
      </w:r>
    </w:p>
  </w:comment>
  <w:comment w:id="1123" w:author="Windows User" w:date="2016-02-10T12:41:00Z" w:initials="WU">
    <w:p w14:paraId="67A8D0BB" w14:textId="77777777" w:rsidR="00B31899" w:rsidRDefault="00B31899" w:rsidP="00CA3D47">
      <w:pPr>
        <w:pStyle w:val="CommentText"/>
      </w:pPr>
      <w:r>
        <w:rPr>
          <w:rStyle w:val="CommentReference"/>
        </w:rPr>
        <w:annotationRef/>
      </w:r>
      <w:r>
        <w:t>May He or that He may</w:t>
      </w:r>
    </w:p>
  </w:comment>
  <w:comment w:id="1133" w:author="Windows User" w:date="2015-10-30T08:56:00Z" w:initials="WU">
    <w:p w14:paraId="6841EDAF" w14:textId="77777777" w:rsidR="00B31899" w:rsidRDefault="00B31899">
      <w:pPr>
        <w:pStyle w:val="CommentText"/>
      </w:pPr>
      <w:r>
        <w:rPr>
          <w:rStyle w:val="CommentReference"/>
        </w:rPr>
        <w:annotationRef/>
      </w:r>
      <w:r>
        <w:t>Isn’t this one more faithful?</w:t>
      </w:r>
    </w:p>
  </w:comment>
  <w:comment w:id="1134" w:author="Windows User" w:date="2015-10-30T08:56:00Z" w:initials="WU">
    <w:p w14:paraId="44483F5F" w14:textId="77777777" w:rsidR="00B31899" w:rsidRDefault="00B31899">
      <w:pPr>
        <w:pStyle w:val="CommentText"/>
      </w:pPr>
      <w:r>
        <w:rPr>
          <w:rStyle w:val="CommentReference"/>
        </w:rPr>
        <w:annotationRef/>
      </w:r>
      <w:r>
        <w:t>Which one(s) are/is right?</w:t>
      </w:r>
    </w:p>
  </w:comment>
  <w:comment w:id="1135" w:author="Windows User" w:date="2015-10-30T08:56:00Z" w:initials="WU">
    <w:p w14:paraId="22B3EF76" w14:textId="77777777" w:rsidR="00B31899" w:rsidRDefault="00B31899">
      <w:pPr>
        <w:pStyle w:val="CommentText"/>
      </w:pPr>
      <w:r>
        <w:rPr>
          <w:rStyle w:val="CommentReference"/>
        </w:rPr>
        <w:annotationRef/>
      </w:r>
      <w:r>
        <w:t>Coptic doesn’t seem to have “O Lord”</w:t>
      </w:r>
    </w:p>
  </w:comment>
  <w:comment w:id="1139" w:author="Windows User" w:date="2015-10-30T08:56:00Z" w:initials="WU">
    <w:p w14:paraId="6BF65470" w14:textId="77777777" w:rsidR="00B31899" w:rsidRDefault="00B31899">
      <w:pPr>
        <w:pStyle w:val="CommentText"/>
      </w:pPr>
      <w:r>
        <w:rPr>
          <w:rStyle w:val="CommentReference"/>
        </w:rPr>
        <w:annotationRef/>
      </w:r>
      <w:r>
        <w:t>Called or named?</w:t>
      </w:r>
    </w:p>
  </w:comment>
  <w:comment w:id="1140" w:author="Windows User" w:date="2015-10-30T08:56:00Z" w:initials="WU">
    <w:p w14:paraId="64122CF8" w14:textId="77777777" w:rsidR="00B31899" w:rsidRDefault="00B31899">
      <w:pPr>
        <w:pStyle w:val="CommentText"/>
      </w:pPr>
      <w:r>
        <w:rPr>
          <w:rStyle w:val="CommentReference"/>
        </w:rPr>
        <w:annotationRef/>
      </w:r>
      <w:r>
        <w:t>John loved the Lord, or the Lord loved John?</w:t>
      </w:r>
    </w:p>
  </w:comment>
  <w:comment w:id="1142" w:author="Windows User" w:date="2015-10-30T08:56:00Z" w:initials="WU">
    <w:p w14:paraId="28540FAB" w14:textId="77777777" w:rsidR="00B31899" w:rsidRDefault="00B31899">
      <w:pPr>
        <w:pStyle w:val="CommentText"/>
      </w:pPr>
      <w:r>
        <w:rPr>
          <w:rStyle w:val="CommentReference"/>
        </w:rPr>
        <w:annotationRef/>
      </w:r>
      <w:r>
        <w:t>Not the Lord?</w:t>
      </w:r>
    </w:p>
  </w:comment>
  <w:comment w:id="1143" w:author="Windows User" w:date="2015-10-30T08:56:00Z" w:initials="WU">
    <w:p w14:paraId="3BE9EA57" w14:textId="77777777" w:rsidR="00B31899" w:rsidRDefault="00B31899">
      <w:pPr>
        <w:pStyle w:val="CommentText"/>
      </w:pPr>
      <w:r>
        <w:rPr>
          <w:rStyle w:val="CommentReference"/>
        </w:rPr>
        <w:annotationRef/>
      </w:r>
      <w:r>
        <w:t>The rest missing?</w:t>
      </w:r>
    </w:p>
  </w:comment>
  <w:comment w:id="1144" w:author="Windows User" w:date="2015-10-30T08:56:00Z" w:initials="WU">
    <w:p w14:paraId="17CFCF91" w14:textId="77777777" w:rsidR="00B31899" w:rsidRDefault="00B31899">
      <w:pPr>
        <w:pStyle w:val="CommentText"/>
      </w:pPr>
      <w:r>
        <w:rPr>
          <w:rStyle w:val="CommentReference"/>
        </w:rPr>
        <w:annotationRef/>
      </w:r>
      <w:r>
        <w:t>Completely different…</w:t>
      </w:r>
    </w:p>
  </w:comment>
  <w:comment w:id="1145" w:author="Windows User" w:date="2015-10-30T08:56:00Z" w:initials="WU">
    <w:p w14:paraId="1A5ABDDA" w14:textId="77777777" w:rsidR="00B31899" w:rsidRDefault="00B31899">
      <w:pPr>
        <w:pStyle w:val="CommentText"/>
      </w:pPr>
      <w:r>
        <w:rPr>
          <w:rStyle w:val="CommentReference"/>
        </w:rPr>
        <w:annotationRef/>
      </w:r>
      <w:r>
        <w:t>Sound or voices?</w:t>
      </w:r>
    </w:p>
  </w:comment>
  <w:comment w:id="1147" w:author="Windows User" w:date="2015-10-30T08:56:00Z" w:initials="WU">
    <w:p w14:paraId="2632154F" w14:textId="77777777" w:rsidR="00B31899" w:rsidRDefault="00B31899">
      <w:pPr>
        <w:pStyle w:val="CommentText"/>
      </w:pPr>
      <w:r>
        <w:rPr>
          <w:rStyle w:val="CommentReference"/>
        </w:rPr>
        <w:annotationRef/>
      </w:r>
      <w:r>
        <w:t>AAP has divinely inspired.</w:t>
      </w:r>
    </w:p>
  </w:comment>
  <w:comment w:id="1149" w:author="Windows User" w:date="2015-10-30T08:56:00Z" w:initials="WU">
    <w:p w14:paraId="6A684B9E" w14:textId="77777777" w:rsidR="00B31899" w:rsidRDefault="00B31899">
      <w:pPr>
        <w:pStyle w:val="CommentText"/>
      </w:pPr>
      <w:r>
        <w:rPr>
          <w:rStyle w:val="CommentReference"/>
        </w:rPr>
        <w:annotationRef/>
      </w:r>
      <w:r>
        <w:t>This one needs looking at.</w:t>
      </w:r>
    </w:p>
  </w:comment>
  <w:comment w:id="1150" w:author="Windows User" w:date="2015-10-30T08:56:00Z" w:initials="WU">
    <w:p w14:paraId="3E29D706" w14:textId="77777777" w:rsidR="00B31899" w:rsidRDefault="00B31899">
      <w:pPr>
        <w:pStyle w:val="CommentText"/>
      </w:pPr>
      <w:r>
        <w:rPr>
          <w:rStyle w:val="CommentReference"/>
        </w:rPr>
        <w:annotationRef/>
      </w:r>
      <w:r>
        <w:t>Partners?</w:t>
      </w:r>
    </w:p>
  </w:comment>
  <w:comment w:id="1155" w:author="Windows User" w:date="2015-10-30T08:56:00Z" w:initials="WU">
    <w:p w14:paraId="662AC6DC" w14:textId="77777777" w:rsidR="00B31899" w:rsidRDefault="00B31899">
      <w:pPr>
        <w:pStyle w:val="CommentText"/>
      </w:pPr>
      <w:r>
        <w:rPr>
          <w:rStyle w:val="CommentReference"/>
        </w:rPr>
        <w:annotationRef/>
      </w:r>
      <w:r>
        <w:t>What land?</w:t>
      </w:r>
    </w:p>
  </w:comment>
  <w:comment w:id="1157" w:author="Windows User" w:date="2015-10-30T08:56:00Z" w:initials="WU">
    <w:p w14:paraId="121BE348" w14:textId="77777777" w:rsidR="00B31899" w:rsidRDefault="00B31899">
      <w:pPr>
        <w:pStyle w:val="CommentText"/>
      </w:pPr>
      <w:r>
        <w:rPr>
          <w:rStyle w:val="CommentReference"/>
        </w:rPr>
        <w:annotationRef/>
      </w:r>
      <w:r>
        <w:t>Or englighten?</w:t>
      </w:r>
    </w:p>
  </w:comment>
  <w:comment w:id="1171" w:author="Windows User" w:date="2015-10-30T08:56:00Z" w:initials="WU">
    <w:p w14:paraId="52EAF036" w14:textId="77777777" w:rsidR="00B31899" w:rsidRDefault="00B31899">
      <w:pPr>
        <w:pStyle w:val="CommentText"/>
      </w:pPr>
      <w:r>
        <w:rPr>
          <w:rStyle w:val="CommentReference"/>
        </w:rPr>
        <w:annotationRef/>
      </w:r>
      <w:r>
        <w:t>What should this verse be?</w:t>
      </w:r>
    </w:p>
  </w:comment>
  <w:comment w:id="1182" w:author="Windows User" w:date="2015-10-30T08:56:00Z" w:initials="BS">
    <w:p w14:paraId="1A0E2428" w14:textId="77777777" w:rsidR="00B31899" w:rsidRDefault="00B31899">
      <w:pPr>
        <w:pStyle w:val="CommentText"/>
      </w:pPr>
      <w:r>
        <w:rPr>
          <w:rStyle w:val="CommentReference"/>
        </w:rPr>
        <w:annotationRef/>
      </w:r>
      <w:r>
        <w:t>wiles or snares?</w:t>
      </w:r>
    </w:p>
  </w:comment>
  <w:comment w:id="1184" w:author="Windows User" w:date="2015-10-30T08:56:00Z" w:initials="BS">
    <w:p w14:paraId="2B8DD286" w14:textId="77777777" w:rsidR="00B31899" w:rsidRDefault="00B31899">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B31899" w:rsidRDefault="00B31899">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B31899" w:rsidRDefault="00B31899">
      <w:pPr>
        <w:pStyle w:val="CommentText"/>
      </w:pPr>
      <w:r>
        <w:rPr>
          <w:rStyle w:val="CommentReference"/>
        </w:rPr>
        <w:annotationRef/>
      </w:r>
      <w:r>
        <w:t>omit 'be' in contemporary?</w:t>
      </w:r>
    </w:p>
  </w:comment>
  <w:comment w:id="1188" w:author="Windows User" w:date="2015-10-30T08:56:00Z" w:initials="BS">
    <w:p w14:paraId="6511FB80" w14:textId="77777777" w:rsidR="00B31899" w:rsidRDefault="00B31899">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B31899" w:rsidRDefault="00B31899">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B31899" w:rsidRDefault="00B31899">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B31899" w:rsidRDefault="00B31899">
      <w:pPr>
        <w:pStyle w:val="CommentText"/>
      </w:pPr>
      <w:r>
        <w:rPr>
          <w:rStyle w:val="CommentReference"/>
        </w:rPr>
        <w:annotationRef/>
      </w:r>
      <w:r>
        <w:t>Needs work.</w:t>
      </w:r>
    </w:p>
  </w:comment>
  <w:comment w:id="1214" w:author="Windows User" w:date="2015-10-30T08:56:00Z" w:initials="WU">
    <w:p w14:paraId="76E8B799" w14:textId="77777777" w:rsidR="00B31899" w:rsidRDefault="00B31899">
      <w:pPr>
        <w:pStyle w:val="CommentText"/>
      </w:pPr>
      <w:r>
        <w:rPr>
          <w:rStyle w:val="CommentReference"/>
        </w:rPr>
        <w:annotationRef/>
      </w:r>
      <w:r>
        <w:t>Should this be tho-out 5? Or 25?</w:t>
      </w:r>
    </w:p>
  </w:comment>
  <w:comment w:id="1221" w:author="Windows User" w:date="2015-11-11T11:06:00Z" w:initials="WU">
    <w:p w14:paraId="58D84DCF" w14:textId="77777777" w:rsidR="00B31899" w:rsidRDefault="00B31899">
      <w:pPr>
        <w:pStyle w:val="CommentText"/>
      </w:pPr>
      <w:r>
        <w:rPr>
          <w:rStyle w:val="CommentReference"/>
        </w:rPr>
        <w:annotationRef/>
      </w:r>
      <w:r>
        <w:t>Should this be last age or something?</w:t>
      </w:r>
    </w:p>
  </w:comment>
  <w:comment w:id="1223" w:author="Windows User" w:date="2015-11-11T11:00:00Z" w:initials="WU">
    <w:p w14:paraId="7D2DE752" w14:textId="77777777" w:rsidR="00B31899" w:rsidRDefault="00B31899">
      <w:pPr>
        <w:pStyle w:val="CommentText"/>
      </w:pPr>
      <w:r>
        <w:rPr>
          <w:rStyle w:val="CommentReference"/>
        </w:rPr>
        <w:annotationRef/>
      </w:r>
      <w:r>
        <w:t>This needs reviewing!</w:t>
      </w:r>
    </w:p>
  </w:comment>
  <w:comment w:id="1224" w:author="Windows User" w:date="2015-11-11T11:00:00Z" w:initials="WU">
    <w:p w14:paraId="65102EEC" w14:textId="77777777" w:rsidR="00B31899" w:rsidRDefault="00B31899">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B31899" w:rsidRDefault="00B31899">
      <w:pPr>
        <w:pStyle w:val="CommentText"/>
      </w:pPr>
      <w:r>
        <w:rPr>
          <w:rStyle w:val="CommentReference"/>
        </w:rPr>
        <w:annotationRef/>
      </w:r>
      <w:r>
        <w:t>Confirmed?</w:t>
      </w:r>
    </w:p>
  </w:comment>
  <w:comment w:id="1240" w:author="Windows User" w:date="2015-10-30T08:56:00Z" w:initials="WU">
    <w:p w14:paraId="41EDECE7" w14:textId="77777777" w:rsidR="00B31899" w:rsidRDefault="00B31899">
      <w:pPr>
        <w:pStyle w:val="CommentText"/>
      </w:pPr>
      <w:r>
        <w:rPr>
          <w:rStyle w:val="CommentReference"/>
        </w:rPr>
        <w:annotationRef/>
      </w:r>
      <w:r>
        <w:t>Heroes, or athletes?</w:t>
      </w:r>
    </w:p>
  </w:comment>
  <w:comment w:id="1267" w:author="Windows User" w:date="2015-10-30T08:56:00Z" w:initials="WU">
    <w:p w14:paraId="5FA627EB" w14:textId="77777777" w:rsidR="00B31899" w:rsidRDefault="00B31899">
      <w:pPr>
        <w:pStyle w:val="CommentText"/>
      </w:pPr>
      <w:r>
        <w:rPr>
          <w:rStyle w:val="CommentReference"/>
        </w:rPr>
        <w:annotationRef/>
      </w:r>
      <w:r>
        <w:t>Beasts or creatures?</w:t>
      </w:r>
    </w:p>
  </w:comment>
  <w:comment w:id="1268" w:author="Windows User" w:date="2015-10-30T08:56:00Z" w:initials="WU">
    <w:p w14:paraId="04563F96" w14:textId="77777777" w:rsidR="00B31899" w:rsidRDefault="00B31899">
      <w:pPr>
        <w:pStyle w:val="CommentText"/>
      </w:pPr>
      <w:r>
        <w:rPr>
          <w:rStyle w:val="CommentReference"/>
        </w:rPr>
        <w:annotationRef/>
      </w:r>
      <w:r>
        <w:t>Incessant? Or unceasing?</w:t>
      </w:r>
    </w:p>
  </w:comment>
  <w:comment w:id="1269" w:author="Windows User" w:date="2015-10-30T08:56:00Z" w:initials="WU">
    <w:p w14:paraId="7BD20F77" w14:textId="77777777" w:rsidR="00B31899" w:rsidRDefault="00B31899">
      <w:pPr>
        <w:pStyle w:val="CommentText"/>
      </w:pPr>
      <w:r>
        <w:rPr>
          <w:rStyle w:val="CommentReference"/>
        </w:rPr>
        <w:annotationRef/>
      </w:r>
      <w:r>
        <w:t>Flames of fire or fervent as fire?</w:t>
      </w:r>
    </w:p>
  </w:comment>
  <w:comment w:id="1272" w:author="Windows User" w:date="2015-10-30T08:56:00Z" w:initials="WU">
    <w:p w14:paraId="7F286799" w14:textId="77777777" w:rsidR="00B31899" w:rsidRDefault="00B31899" w:rsidP="0082304E">
      <w:pPr>
        <w:pStyle w:val="CommentText"/>
      </w:pPr>
      <w:r>
        <w:rPr>
          <w:rStyle w:val="CommentReference"/>
        </w:rPr>
        <w:annotationRef/>
      </w:r>
      <w:r>
        <w:t>Flames of fire or fervent as fire?</w:t>
      </w:r>
    </w:p>
  </w:comment>
  <w:comment w:id="1274" w:author="Windows User" w:date="2015-10-30T08:56:00Z" w:initials="WU">
    <w:p w14:paraId="44A84E5A" w14:textId="77777777" w:rsidR="00B31899" w:rsidRDefault="00B31899">
      <w:pPr>
        <w:pStyle w:val="CommentText"/>
      </w:pPr>
      <w:r>
        <w:rPr>
          <w:rStyle w:val="CommentReference"/>
        </w:rPr>
        <w:annotationRef/>
      </w:r>
      <w:r>
        <w:t>Serving the Lord, or serving before the Lord?</w:t>
      </w:r>
    </w:p>
  </w:comment>
  <w:comment w:id="1288" w:author="Windows User" w:date="2015-10-30T08:56:00Z" w:initials="WU">
    <w:p w14:paraId="07D2B1EF" w14:textId="77777777" w:rsidR="00B31899" w:rsidRDefault="00B31899">
      <w:pPr>
        <w:pStyle w:val="CommentText"/>
      </w:pPr>
      <w:r>
        <w:rPr>
          <w:rStyle w:val="CommentReference"/>
        </w:rPr>
        <w:annotationRef/>
      </w:r>
      <w:r>
        <w:t>Or voice of God?</w:t>
      </w:r>
    </w:p>
  </w:comment>
  <w:comment w:id="1289" w:author="Windows User" w:date="2015-10-30T08:56:00Z" w:initials="WU">
    <w:p w14:paraId="3900CC21" w14:textId="77777777" w:rsidR="00B31899" w:rsidRDefault="00B31899">
      <w:pPr>
        <w:pStyle w:val="CommentText"/>
      </w:pPr>
      <w:r>
        <w:rPr>
          <w:rStyle w:val="CommentReference"/>
        </w:rPr>
        <w:annotationRef/>
      </w:r>
      <w:r>
        <w:t>Received or accepted?</w:t>
      </w:r>
    </w:p>
  </w:comment>
  <w:comment w:id="1294" w:author="Windows User" w:date="2015-11-06T08:39:00Z" w:initials="WU">
    <w:p w14:paraId="6EA3F191" w14:textId="77777777" w:rsidR="00B31899" w:rsidRDefault="00B31899">
      <w:pPr>
        <w:pStyle w:val="CommentText"/>
      </w:pPr>
      <w:r>
        <w:rPr>
          <w:rStyle w:val="CommentReference"/>
        </w:rPr>
        <w:annotationRef/>
      </w:r>
      <w:r>
        <w:t>Is this the right St. Theodore?</w:t>
      </w:r>
    </w:p>
  </w:comment>
  <w:comment w:id="1299" w:author="Windows User" w:date="2015-10-30T08:56:00Z" w:initials="WU">
    <w:p w14:paraId="227730E1" w14:textId="77777777" w:rsidR="00B31899" w:rsidRDefault="00B31899">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B31899" w:rsidRDefault="00B31899">
      <w:pPr>
        <w:pStyle w:val="CommentText"/>
      </w:pPr>
      <w:r>
        <w:rPr>
          <w:rStyle w:val="CommentReference"/>
        </w:rPr>
        <w:annotationRef/>
      </w:r>
      <w:r>
        <w:t>Building them upon the Name?</w:t>
      </w:r>
    </w:p>
  </w:comment>
  <w:comment w:id="1310" w:author="Windows User" w:date="2015-10-30T08:56:00Z" w:initials="WU">
    <w:p w14:paraId="3CFB1D1A" w14:textId="77777777" w:rsidR="00B31899" w:rsidRDefault="00B31899">
      <w:pPr>
        <w:pStyle w:val="CommentText"/>
      </w:pPr>
      <w:r>
        <w:rPr>
          <w:rStyle w:val="CommentReference"/>
        </w:rPr>
        <w:annotationRef/>
      </w:r>
      <w:r>
        <w:t>Placed or established?</w:t>
      </w:r>
    </w:p>
  </w:comment>
  <w:comment w:id="1311" w:author="Windows User" w:date="2015-10-30T08:56:00Z" w:initials="WU">
    <w:p w14:paraId="08983CC0" w14:textId="77777777" w:rsidR="00B31899" w:rsidRDefault="00B31899">
      <w:pPr>
        <w:pStyle w:val="CommentText"/>
      </w:pPr>
      <w:r>
        <w:rPr>
          <w:rStyle w:val="CommentReference"/>
        </w:rPr>
        <w:annotationRef/>
      </w:r>
      <w:r>
        <w:t>Or refused?</w:t>
      </w:r>
    </w:p>
  </w:comment>
  <w:comment w:id="1317" w:author="Windows User" w:date="2015-10-30T08:56:00Z" w:initials="WU">
    <w:p w14:paraId="535F3E1B" w14:textId="77777777" w:rsidR="00B31899" w:rsidRDefault="00B31899">
      <w:pPr>
        <w:pStyle w:val="CommentText"/>
      </w:pPr>
      <w:r>
        <w:rPr>
          <w:rStyle w:val="CommentReference"/>
        </w:rPr>
        <w:annotationRef/>
      </w:r>
      <w:r>
        <w:t>Sprung forth? Came forth? Blossomed?</w:t>
      </w:r>
    </w:p>
  </w:comment>
  <w:comment w:id="1329" w:author="Windows User" w:date="2015-10-30T08:56:00Z" w:initials="BS">
    <w:p w14:paraId="07DE8008" w14:textId="77777777" w:rsidR="00B31899" w:rsidRDefault="00B31899">
      <w:pPr>
        <w:pStyle w:val="CommentText"/>
      </w:pPr>
      <w:r>
        <w:rPr>
          <w:rStyle w:val="CommentReference"/>
        </w:rPr>
        <w:annotationRef/>
      </w:r>
      <w:r>
        <w:t>what does this mean?</w:t>
      </w:r>
    </w:p>
  </w:comment>
  <w:comment w:id="1330" w:author="Windows User" w:date="2015-10-30T08:56:00Z" w:initials="BS">
    <w:p w14:paraId="7DE26DCC" w14:textId="77777777" w:rsidR="00B31899" w:rsidRDefault="00B31899">
      <w:pPr>
        <w:pStyle w:val="CommentText"/>
      </w:pPr>
      <w:r>
        <w:rPr>
          <w:rStyle w:val="CommentReference"/>
        </w:rPr>
        <w:annotationRef/>
      </w:r>
      <w:r>
        <w:t>announced or proclaimed?</w:t>
      </w:r>
    </w:p>
  </w:comment>
  <w:comment w:id="1334" w:author="Windows User" w:date="2015-10-30T08:56:00Z" w:initials="WU">
    <w:p w14:paraId="729B2278" w14:textId="77777777" w:rsidR="00B31899" w:rsidRDefault="00B31899">
      <w:pPr>
        <w:pStyle w:val="CommentText"/>
      </w:pPr>
      <w:r>
        <w:rPr>
          <w:rStyle w:val="CommentReference"/>
        </w:rPr>
        <w:annotationRef/>
      </w:r>
      <w:r>
        <w:t>?</w:t>
      </w:r>
    </w:p>
  </w:comment>
  <w:comment w:id="1335" w:author="Windows User" w:date="2015-10-30T08:56:00Z" w:initials="WU">
    <w:p w14:paraId="44863D12" w14:textId="77777777" w:rsidR="00B31899" w:rsidRDefault="00B31899">
      <w:pPr>
        <w:pStyle w:val="CommentText"/>
      </w:pPr>
      <w:r>
        <w:rPr>
          <w:rStyle w:val="CommentReference"/>
        </w:rPr>
        <w:annotationRef/>
      </w:r>
      <w:r>
        <w:t>Bride, no, not bridegroom?</w:t>
      </w:r>
    </w:p>
  </w:comment>
  <w:comment w:id="1338" w:author="Windows User" w:date="2015-10-30T08:56:00Z" w:initials="WU">
    <w:p w14:paraId="6CE1AF88" w14:textId="77777777" w:rsidR="00B31899" w:rsidRDefault="00B31899">
      <w:pPr>
        <w:pStyle w:val="CommentText"/>
      </w:pPr>
      <w:r>
        <w:rPr>
          <w:rStyle w:val="CommentReference"/>
        </w:rPr>
        <w:annotationRef/>
      </w:r>
      <w:r>
        <w:t>Return?</w:t>
      </w:r>
    </w:p>
  </w:comment>
  <w:comment w:id="1339" w:author="Windows User" w:date="2015-10-30T08:56:00Z" w:initials="WU">
    <w:p w14:paraId="2917E600" w14:textId="77777777" w:rsidR="00B31899" w:rsidRDefault="00B31899">
      <w:pPr>
        <w:pStyle w:val="CommentText"/>
      </w:pPr>
      <w:r>
        <w:rPr>
          <w:rStyle w:val="CommentReference"/>
        </w:rPr>
        <w:annotationRef/>
      </w:r>
      <w:r>
        <w:t>Establishment? Building up?</w:t>
      </w:r>
    </w:p>
  </w:comment>
  <w:comment w:id="1341" w:author="Windows User" w:date="2015-10-30T08:56:00Z" w:initials="WU">
    <w:p w14:paraId="14DF4F91" w14:textId="77777777" w:rsidR="00B31899" w:rsidRDefault="00B31899">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B31899" w:rsidRDefault="00B31899">
      <w:pPr>
        <w:pStyle w:val="CommentText"/>
      </w:pPr>
      <w:r>
        <w:rPr>
          <w:rStyle w:val="CommentReference"/>
        </w:rPr>
        <w:annotationRef/>
      </w:r>
      <w:r>
        <w:t>I don’t see “the Lord is with you” in the Coptic</w:t>
      </w:r>
    </w:p>
    <w:p w14:paraId="4431CB1C" w14:textId="77777777" w:rsidR="00B31899" w:rsidRDefault="00B31899">
      <w:pPr>
        <w:pStyle w:val="CommentText"/>
      </w:pPr>
    </w:p>
  </w:comment>
  <w:comment w:id="1343" w:author="Windows User" w:date="2015-10-30T08:56:00Z" w:initials="WU">
    <w:p w14:paraId="4549B91A" w14:textId="77777777" w:rsidR="00B31899" w:rsidRDefault="00B31899">
      <w:pPr>
        <w:pStyle w:val="CommentText"/>
      </w:pPr>
      <w:r>
        <w:rPr>
          <w:rStyle w:val="CommentReference"/>
        </w:rPr>
        <w:annotationRef/>
      </w:r>
      <w:r>
        <w:t>Heavenly herald of Good News?</w:t>
      </w:r>
    </w:p>
    <w:p w14:paraId="384F02AC" w14:textId="77777777" w:rsidR="00B31899" w:rsidRDefault="00B31899">
      <w:pPr>
        <w:pStyle w:val="CommentText"/>
      </w:pPr>
    </w:p>
  </w:comment>
  <w:comment w:id="1350" w:author="Windows User" w:date="2015-10-30T08:56:00Z" w:initials="WU">
    <w:p w14:paraId="4A264D5C" w14:textId="77777777" w:rsidR="00B31899" w:rsidRDefault="00B31899">
      <w:pPr>
        <w:pStyle w:val="CommentText"/>
      </w:pPr>
      <w:r>
        <w:rPr>
          <w:rStyle w:val="CommentReference"/>
        </w:rPr>
        <w:annotationRef/>
      </w:r>
      <w:r>
        <w:t>I think we’re doing holy for ethowab, but saint for agios… open to discussion though.</w:t>
      </w:r>
    </w:p>
  </w:comment>
  <w:comment w:id="1381" w:author="Windows User" w:date="2015-10-30T08:56:00Z" w:initials="WU">
    <w:p w14:paraId="3A72AA33" w14:textId="77777777" w:rsidR="00B31899" w:rsidRDefault="00B31899">
      <w:pPr>
        <w:pStyle w:val="CommentText"/>
      </w:pPr>
      <w:r>
        <w:rPr>
          <w:rStyle w:val="CommentReference"/>
        </w:rPr>
        <w:annotationRef/>
      </w:r>
      <w:r>
        <w:t>Redeemed?</w:t>
      </w:r>
    </w:p>
  </w:comment>
  <w:comment w:id="1382" w:author="Windows User" w:date="2015-10-30T08:56:00Z" w:initials="WU">
    <w:p w14:paraId="5BF82FF5" w14:textId="77777777" w:rsidR="00B31899" w:rsidRDefault="00B31899">
      <w:pPr>
        <w:pStyle w:val="CommentText"/>
      </w:pPr>
      <w:r>
        <w:rPr>
          <w:rStyle w:val="CommentReference"/>
        </w:rPr>
        <w:annotationRef/>
      </w:r>
      <w:r>
        <w:t>For? So?</w:t>
      </w:r>
    </w:p>
  </w:comment>
  <w:comment w:id="1387" w:author="Windows User" w:date="2015-10-30T08:56:00Z" w:initials="WU">
    <w:p w14:paraId="5B54A424" w14:textId="77777777" w:rsidR="00B31899" w:rsidRDefault="00B31899">
      <w:pPr>
        <w:pStyle w:val="CommentText"/>
      </w:pPr>
      <w:r>
        <w:rPr>
          <w:rStyle w:val="CommentReference"/>
        </w:rPr>
        <w:annotationRef/>
      </w:r>
      <w:r>
        <w:t>Or did shine and did illuminate</w:t>
      </w:r>
    </w:p>
  </w:comment>
  <w:comment w:id="1388" w:author="Windows User" w:date="2015-10-30T08:56:00Z" w:initials="WU">
    <w:p w14:paraId="5929E69F" w14:textId="77777777" w:rsidR="00B31899" w:rsidRDefault="00B31899">
      <w:pPr>
        <w:pStyle w:val="CommentText"/>
      </w:pPr>
      <w:r>
        <w:rPr>
          <w:rStyle w:val="CommentReference"/>
        </w:rPr>
        <w:annotationRef/>
      </w:r>
      <w:r>
        <w:t>What should this verse be?</w:t>
      </w:r>
    </w:p>
  </w:comment>
  <w:comment w:id="1389" w:author="Windows User" w:date="2015-10-30T08:56:00Z" w:initials="WU">
    <w:p w14:paraId="37815108" w14:textId="77777777" w:rsidR="00B31899" w:rsidRDefault="00B31899">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B31899" w:rsidRDefault="00B31899">
      <w:pPr>
        <w:pStyle w:val="CommentText"/>
      </w:pPr>
      <w:r>
        <w:rPr>
          <w:rStyle w:val="CommentReference"/>
        </w:rPr>
        <w:annotationRef/>
      </w:r>
      <w:r>
        <w:t>Who?</w:t>
      </w:r>
    </w:p>
  </w:comment>
  <w:comment w:id="1391" w:author="Windows User" w:date="2015-10-30T08:56:00Z" w:initials="WU">
    <w:p w14:paraId="7FDD5784" w14:textId="77777777" w:rsidR="00B31899" w:rsidRDefault="00B31899">
      <w:pPr>
        <w:pStyle w:val="CommentText"/>
      </w:pPr>
      <w:r>
        <w:rPr>
          <w:rStyle w:val="CommentReference"/>
        </w:rPr>
        <w:annotationRef/>
      </w:r>
      <w:r>
        <w:t>Different adjective</w:t>
      </w:r>
    </w:p>
  </w:comment>
  <w:comment w:id="1392" w:author="Windows User" w:date="2015-10-30T08:56:00Z" w:initials="WU">
    <w:p w14:paraId="69734FAC" w14:textId="77777777" w:rsidR="00B31899" w:rsidRDefault="00B31899">
      <w:pPr>
        <w:pStyle w:val="CommentText"/>
      </w:pPr>
      <w:r>
        <w:rPr>
          <w:rStyle w:val="CommentReference"/>
        </w:rPr>
        <w:annotationRef/>
      </w:r>
      <w:r>
        <w:t>Sickness?</w:t>
      </w:r>
    </w:p>
  </w:comment>
  <w:comment w:id="1395" w:author="Windows User" w:date="2015-10-30T08:56:00Z" w:initials="BS">
    <w:p w14:paraId="07C468E8" w14:textId="77777777" w:rsidR="00B31899" w:rsidRDefault="00B3189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B31899" w:rsidRDefault="00B31899">
      <w:pPr>
        <w:pStyle w:val="CommentText"/>
      </w:pPr>
      <w:r>
        <w:rPr>
          <w:rStyle w:val="CommentReference"/>
        </w:rPr>
        <w:annotationRef/>
      </w:r>
      <w:r>
        <w:t>What?</w:t>
      </w:r>
    </w:p>
  </w:comment>
  <w:comment w:id="1407" w:author="Windows User" w:date="2015-10-30T08:56:00Z" w:initials="WU">
    <w:p w14:paraId="39A2608E" w14:textId="77777777" w:rsidR="00B31899" w:rsidRDefault="00B31899">
      <w:pPr>
        <w:pStyle w:val="CommentText"/>
      </w:pPr>
      <w:r>
        <w:rPr>
          <w:rStyle w:val="CommentReference"/>
        </w:rPr>
        <w:annotationRef/>
      </w:r>
    </w:p>
  </w:comment>
  <w:comment w:id="1418" w:author="Windows User" w:date="2015-10-30T08:56:00Z" w:initials="WU">
    <w:p w14:paraId="255EEE9F" w14:textId="77777777" w:rsidR="00B31899" w:rsidRDefault="00B31899">
      <w:pPr>
        <w:pStyle w:val="CommentText"/>
      </w:pPr>
      <w:r>
        <w:rPr>
          <w:rStyle w:val="CommentReference"/>
        </w:rPr>
        <w:annotationRef/>
      </w:r>
      <w:r>
        <w:t>Is abouna going by a different version of the Coptic?</w:t>
      </w:r>
    </w:p>
    <w:p w14:paraId="45F504BB" w14:textId="77777777" w:rsidR="00B31899" w:rsidRDefault="00B31899">
      <w:pPr>
        <w:pStyle w:val="CommentText"/>
      </w:pPr>
    </w:p>
  </w:comment>
  <w:comment w:id="1420" w:author="Windows User" w:date="2015-10-30T08:56:00Z" w:initials="WU">
    <w:p w14:paraId="63C351E6" w14:textId="77777777" w:rsidR="00B31899" w:rsidRDefault="00B31899">
      <w:pPr>
        <w:pStyle w:val="CommentText"/>
      </w:pPr>
      <w:r>
        <w:rPr>
          <w:rStyle w:val="CommentReference"/>
        </w:rPr>
        <w:annotationRef/>
      </w:r>
      <w:r>
        <w:t>Praise and victory doesn’t make sense.</w:t>
      </w:r>
    </w:p>
  </w:comment>
  <w:comment w:id="1422" w:author="Windows User" w:date="2015-10-30T08:56:00Z" w:initials="WU">
    <w:p w14:paraId="5729C7D5" w14:textId="77777777" w:rsidR="00B31899" w:rsidRDefault="00B31899">
      <w:pPr>
        <w:pStyle w:val="CommentText"/>
      </w:pPr>
      <w:r>
        <w:rPr>
          <w:rStyle w:val="CommentReference"/>
        </w:rPr>
        <w:annotationRef/>
      </w:r>
      <w:r>
        <w:t>Godhead?</w:t>
      </w:r>
    </w:p>
  </w:comment>
  <w:comment w:id="1431" w:author="Windows User" w:date="2015-10-30T08:56:00Z" w:initials="WU">
    <w:p w14:paraId="78E42A11" w14:textId="77777777" w:rsidR="00B31899" w:rsidRDefault="00B31899">
      <w:pPr>
        <w:pStyle w:val="CommentText"/>
      </w:pPr>
      <w:r>
        <w:rPr>
          <w:rStyle w:val="CommentReference"/>
        </w:rPr>
        <w:annotationRef/>
      </w:r>
      <w:r>
        <w:t>Establish?</w:t>
      </w:r>
    </w:p>
  </w:comment>
  <w:comment w:id="1432" w:author="Windows User" w:date="2015-10-30T08:56:00Z" w:initials="WU">
    <w:p w14:paraId="642EB965" w14:textId="77777777" w:rsidR="00B31899" w:rsidRDefault="00B31899">
      <w:pPr>
        <w:pStyle w:val="CommentText"/>
      </w:pPr>
      <w:r>
        <w:rPr>
          <w:rStyle w:val="CommentReference"/>
        </w:rPr>
        <w:annotationRef/>
      </w:r>
      <w:r>
        <w:t>Check another source… missing puncuation</w:t>
      </w:r>
    </w:p>
  </w:comment>
  <w:comment w:id="1433" w:author="Windows User" w:date="2015-10-30T08:56:00Z" w:initials="WU">
    <w:p w14:paraId="6F8B5532" w14:textId="77777777" w:rsidR="00B31899" w:rsidRDefault="00B31899">
      <w:pPr>
        <w:pStyle w:val="CommentText"/>
      </w:pPr>
      <w:r>
        <w:rPr>
          <w:rStyle w:val="CommentReference"/>
        </w:rPr>
        <w:annotationRef/>
      </w:r>
      <w:r>
        <w:t>Worked?</w:t>
      </w:r>
    </w:p>
  </w:comment>
  <w:comment w:id="1434" w:author="Windows User" w:date="2015-10-30T08:56:00Z" w:initials="WU">
    <w:p w14:paraId="4F504285" w14:textId="77777777" w:rsidR="00B31899" w:rsidRDefault="00B31899">
      <w:pPr>
        <w:pStyle w:val="CommentText"/>
      </w:pPr>
      <w:r>
        <w:rPr>
          <w:rStyle w:val="CommentReference"/>
        </w:rPr>
        <w:annotationRef/>
      </w:r>
      <w:r>
        <w:t>Thrice holy or Trisagion?</w:t>
      </w:r>
    </w:p>
  </w:comment>
  <w:comment w:id="1436" w:author="Windows User" w:date="2015-10-30T08:56:00Z" w:initials="WU">
    <w:p w14:paraId="5514BCC2" w14:textId="77777777" w:rsidR="00B31899" w:rsidRPr="00936DE7"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7" w:author="Windows User" w:date="2015-10-30T08:56:00Z" w:initials="WU">
    <w:p w14:paraId="179A5384" w14:textId="77777777" w:rsidR="00B31899" w:rsidRDefault="00B31899">
      <w:pPr>
        <w:pStyle w:val="CommentText"/>
      </w:pPr>
      <w:r>
        <w:rPr>
          <w:rStyle w:val="CommentReference"/>
        </w:rPr>
        <w:annotationRef/>
      </w:r>
      <w:r>
        <w:t>Right translation?</w:t>
      </w:r>
    </w:p>
  </w:comment>
  <w:comment w:id="1439" w:author="Windows User" w:date="2015-10-30T08:56:00Z" w:initials="WU">
    <w:p w14:paraId="1682BE28" w14:textId="77777777" w:rsidR="00B31899" w:rsidRDefault="00B31899">
      <w:pPr>
        <w:pStyle w:val="CommentText"/>
      </w:pPr>
      <w:r>
        <w:rPr>
          <w:rStyle w:val="CommentReference"/>
        </w:rPr>
        <w:annotationRef/>
      </w:r>
      <w:r>
        <w:t>What does this mean?</w:t>
      </w:r>
    </w:p>
  </w:comment>
  <w:comment w:id="1440" w:author="Windows User" w:date="2015-10-30T08:56:00Z" w:initials="WU">
    <w:p w14:paraId="30C5B7C9" w14:textId="77777777" w:rsidR="00B31899" w:rsidRDefault="00B31899">
      <w:pPr>
        <w:pStyle w:val="CommentText"/>
      </w:pPr>
      <w:r>
        <w:rPr>
          <w:rStyle w:val="CommentReference"/>
        </w:rPr>
        <w:annotationRef/>
      </w:r>
      <w:r>
        <w:t>To the end?</w:t>
      </w:r>
    </w:p>
  </w:comment>
  <w:comment w:id="1445" w:author="Windows User" w:date="2015-10-30T08:56:00Z" w:initials="WU">
    <w:p w14:paraId="2C2856CA" w14:textId="77777777" w:rsidR="00B31899" w:rsidRDefault="00B31899">
      <w:pPr>
        <w:pStyle w:val="CommentText"/>
      </w:pPr>
      <w:r>
        <w:rPr>
          <w:rStyle w:val="CommentReference"/>
        </w:rPr>
        <w:annotationRef/>
      </w:r>
      <w:r>
        <w:t>Or freedom?</w:t>
      </w:r>
    </w:p>
  </w:comment>
  <w:comment w:id="1446" w:author="Windows User" w:date="2015-10-30T08:56:00Z" w:initials="WU">
    <w:p w14:paraId="229642C6" w14:textId="77777777" w:rsidR="00B31899" w:rsidRDefault="00B31899">
      <w:pPr>
        <w:pStyle w:val="CommentText"/>
      </w:pPr>
      <w:r>
        <w:rPr>
          <w:rStyle w:val="CommentReference"/>
        </w:rPr>
        <w:annotationRef/>
      </w:r>
      <w:r>
        <w:t>Or establish?</w:t>
      </w:r>
    </w:p>
  </w:comment>
  <w:comment w:id="1454" w:author="Windows User" w:date="2015-10-30T08:56:00Z" w:initials="WU">
    <w:p w14:paraId="798C7307" w14:textId="77777777" w:rsidR="00B31899" w:rsidRDefault="00B31899">
      <w:pPr>
        <w:pStyle w:val="CommentText"/>
      </w:pPr>
      <w:r>
        <w:rPr>
          <w:rStyle w:val="CommentReference"/>
        </w:rPr>
        <w:annotationRef/>
      </w:r>
      <w:r>
        <w:t>Is this the correct date?</w:t>
      </w:r>
    </w:p>
  </w:comment>
  <w:comment w:id="1546" w:author="Windows User" w:date="2015-10-30T08:56:00Z" w:initials="WU">
    <w:p w14:paraId="1C25D03A" w14:textId="77777777" w:rsidR="00B31899" w:rsidRDefault="00B31899">
      <w:pPr>
        <w:pStyle w:val="CommentText"/>
      </w:pPr>
      <w:r>
        <w:rPr>
          <w:rStyle w:val="CommentReference"/>
        </w:rPr>
        <w:annotationRef/>
      </w:r>
      <w:r>
        <w:t>Can this be reworded?</w:t>
      </w:r>
    </w:p>
  </w:comment>
  <w:comment w:id="1548" w:author="Windows User" w:date="2015-10-30T08:56:00Z" w:initials="WU">
    <w:p w14:paraId="71B1FE22" w14:textId="77777777" w:rsidR="00B31899" w:rsidRDefault="00B31899">
      <w:pPr>
        <w:pStyle w:val="CommentText"/>
      </w:pPr>
      <w:r>
        <w:rPr>
          <w:rStyle w:val="CommentReference"/>
        </w:rPr>
        <w:annotationRef/>
      </w:r>
      <w:r>
        <w:t>Check other books for alternate word here.</w:t>
      </w:r>
    </w:p>
  </w:comment>
  <w:comment w:id="1549" w:author="Windows User" w:date="2015-10-30T08:56:00Z" w:initials="WU">
    <w:p w14:paraId="546F5FFA" w14:textId="77777777" w:rsidR="00B31899" w:rsidRDefault="00B31899">
      <w:pPr>
        <w:pStyle w:val="CommentText"/>
      </w:pPr>
      <w:r>
        <w:rPr>
          <w:rStyle w:val="CommentReference"/>
        </w:rPr>
        <w:annotationRef/>
      </w:r>
      <w:r>
        <w:t>Nations or peoples?</w:t>
      </w:r>
    </w:p>
  </w:comment>
  <w:comment w:id="1550" w:author="Windows User" w:date="2015-10-30T08:56:00Z" w:initials="WU">
    <w:p w14:paraId="4FC1DCF3" w14:textId="77777777" w:rsidR="00B31899" w:rsidRDefault="00B31899">
      <w:pPr>
        <w:pStyle w:val="CommentText"/>
      </w:pPr>
      <w:r>
        <w:rPr>
          <w:rStyle w:val="CommentReference"/>
        </w:rPr>
        <w:annotationRef/>
      </w:r>
      <w:r>
        <w:t>Burned or consumed?</w:t>
      </w:r>
    </w:p>
  </w:comment>
  <w:comment w:id="1551" w:author="Windows User" w:date="2015-10-30T08:56:00Z" w:initials="WU">
    <w:p w14:paraId="5B463C07" w14:textId="77777777" w:rsidR="00B31899" w:rsidRDefault="00B31899">
      <w:pPr>
        <w:pStyle w:val="CommentText"/>
      </w:pPr>
      <w:r>
        <w:rPr>
          <w:rStyle w:val="CommentReference"/>
        </w:rPr>
        <w:annotationRef/>
      </w:r>
      <w:r>
        <w:t>?</w:t>
      </w:r>
    </w:p>
  </w:comment>
  <w:comment w:id="1552" w:author="Windows User" w:date="2015-10-30T08:56:00Z" w:initials="WU">
    <w:p w14:paraId="3079CC02" w14:textId="77777777" w:rsidR="00B31899" w:rsidRPr="0098028B"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B31899" w:rsidRDefault="00B31899">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B31899" w:rsidRDefault="00B31899">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B31899" w:rsidRDefault="00B31899">
      <w:pPr>
        <w:pStyle w:val="CommentText"/>
      </w:pPr>
      <w:r>
        <w:rPr>
          <w:rStyle w:val="CommentReference"/>
        </w:rPr>
        <w:annotationRef/>
      </w:r>
      <w:r>
        <w:t>Approached? What does this vs mean?</w:t>
      </w:r>
    </w:p>
  </w:comment>
  <w:comment w:id="1608" w:author="Windows User" w:date="2015-10-30T08:56:00Z" w:initials="WU">
    <w:p w14:paraId="329416E7" w14:textId="77777777" w:rsidR="00B31899" w:rsidRPr="00035775"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B31899" w:rsidRDefault="00B31899">
      <w:pPr>
        <w:pStyle w:val="CommentText"/>
      </w:pPr>
      <w:r>
        <w:rPr>
          <w:rStyle w:val="CommentReference"/>
        </w:rPr>
        <w:annotationRef/>
      </w:r>
      <w:r>
        <w:t>Thoughts?</w:t>
      </w:r>
    </w:p>
  </w:comment>
  <w:comment w:id="1635" w:author="Windows User" w:date="2015-10-30T08:56:00Z" w:initials="WU">
    <w:p w14:paraId="7B47C8A3" w14:textId="77777777" w:rsidR="00B31899" w:rsidRDefault="00B3189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B31899" w:rsidRDefault="00B31899">
      <w:pPr>
        <w:pStyle w:val="CommentText"/>
      </w:pPr>
      <w:r>
        <w:rPr>
          <w:rStyle w:val="CommentReference"/>
        </w:rPr>
        <w:annotationRef/>
      </w:r>
      <w:r>
        <w:t>Completely different.</w:t>
      </w:r>
    </w:p>
  </w:comment>
  <w:comment w:id="1671" w:author="Windows User" w:date="2015-10-30T08:56:00Z" w:initials="WU">
    <w:p w14:paraId="074682DD" w14:textId="77777777" w:rsidR="00B31899" w:rsidRDefault="00B31899">
      <w:pPr>
        <w:pStyle w:val="CommentText"/>
      </w:pPr>
      <w:r>
        <w:rPr>
          <w:rStyle w:val="CommentReference"/>
        </w:rPr>
        <w:annotationRef/>
      </w:r>
      <w:r>
        <w:t>With or in?</w:t>
      </w:r>
    </w:p>
  </w:comment>
  <w:comment w:id="1672" w:author="Windows User" w:date="2015-10-30T08:56:00Z" w:initials="WU">
    <w:p w14:paraId="371712E1" w14:textId="77777777" w:rsidR="00B31899" w:rsidRDefault="00B31899">
      <w:pPr>
        <w:pStyle w:val="CommentText"/>
      </w:pPr>
      <w:r>
        <w:rPr>
          <w:rStyle w:val="CommentReference"/>
        </w:rPr>
        <w:annotationRef/>
      </w:r>
    </w:p>
  </w:comment>
  <w:comment w:id="1673" w:author="Windows User" w:date="2015-10-30T08:56:00Z" w:initials="WU">
    <w:p w14:paraId="0B3C1D3B" w14:textId="77777777" w:rsidR="00B31899" w:rsidRDefault="00B31899">
      <w:pPr>
        <w:pStyle w:val="CommentText"/>
      </w:pPr>
      <w:r>
        <w:rPr>
          <w:rStyle w:val="CommentReference"/>
        </w:rPr>
        <w:annotationRef/>
      </w:r>
      <w:r>
        <w:t>Sound or voice?</w:t>
      </w:r>
    </w:p>
  </w:comment>
  <w:comment w:id="1675" w:author="Windows User" w:date="2015-10-30T08:56:00Z" w:initials="WU">
    <w:p w14:paraId="1C3A0B98" w14:textId="77777777" w:rsidR="00B31899" w:rsidRDefault="00B31899">
      <w:pPr>
        <w:pStyle w:val="CommentText"/>
      </w:pPr>
      <w:r>
        <w:rPr>
          <w:rStyle w:val="CommentReference"/>
        </w:rPr>
        <w:annotationRef/>
      </w:r>
      <w:r>
        <w:t>Open to suggetions.</w:t>
      </w:r>
    </w:p>
  </w:comment>
  <w:comment w:id="1676" w:author="Windows User" w:date="2015-10-30T08:56:00Z" w:initials="WU">
    <w:p w14:paraId="79DB91AB" w14:textId="77777777" w:rsidR="00B31899" w:rsidRDefault="00B31899">
      <w:pPr>
        <w:pStyle w:val="CommentText"/>
      </w:pPr>
      <w:r>
        <w:rPr>
          <w:rStyle w:val="CommentReference"/>
        </w:rPr>
        <w:annotationRef/>
      </w:r>
      <w:r>
        <w:t>Before?</w:t>
      </w:r>
    </w:p>
  </w:comment>
  <w:comment w:id="1677" w:author="Windows User" w:date="2015-10-30T08:56:00Z" w:initials="WU">
    <w:p w14:paraId="777049F3" w14:textId="77777777" w:rsidR="00B31899" w:rsidRDefault="00B31899">
      <w:pPr>
        <w:pStyle w:val="CommentText"/>
      </w:pPr>
      <w:r>
        <w:rPr>
          <w:rStyle w:val="CommentReference"/>
        </w:rPr>
        <w:annotationRef/>
      </w:r>
      <w:r>
        <w:t>Nations?</w:t>
      </w:r>
    </w:p>
  </w:comment>
  <w:comment w:id="1678" w:author="Windows User" w:date="2015-10-30T08:56:00Z" w:initials="WU">
    <w:p w14:paraId="29D1E0CC" w14:textId="77777777" w:rsidR="00B31899" w:rsidRDefault="00B31899">
      <w:pPr>
        <w:pStyle w:val="CommentText"/>
      </w:pPr>
      <w:r>
        <w:rPr>
          <w:rStyle w:val="CommentReference"/>
        </w:rPr>
        <w:annotationRef/>
      </w:r>
      <w:r>
        <w:t>?</w:t>
      </w:r>
    </w:p>
  </w:comment>
  <w:comment w:id="1719" w:author="Windows User" w:date="2015-10-30T08:56:00Z" w:initials="WU">
    <w:p w14:paraId="73A9ACC7" w14:textId="77777777" w:rsidR="00B31899" w:rsidRDefault="00B31899">
      <w:pPr>
        <w:pStyle w:val="CommentText"/>
      </w:pPr>
      <w:r>
        <w:rPr>
          <w:rStyle w:val="CommentReference"/>
        </w:rPr>
        <w:annotationRef/>
      </w:r>
      <w:r>
        <w:t>?</w:t>
      </w:r>
    </w:p>
  </w:comment>
  <w:comment w:id="1726" w:author="Windows User" w:date="2015-10-30T08:56:00Z" w:initials="WU">
    <w:p w14:paraId="4F5630C0" w14:textId="77777777" w:rsidR="00B31899" w:rsidRDefault="00B31899">
      <w:pPr>
        <w:pStyle w:val="CommentText"/>
      </w:pPr>
      <w:r>
        <w:rPr>
          <w:rStyle w:val="CommentReference"/>
        </w:rPr>
        <w:annotationRef/>
      </w:r>
      <w:r>
        <w:t>Abba Noub, abanoub, Apa Noub, Apnoub?</w:t>
      </w:r>
    </w:p>
  </w:comment>
  <w:comment w:id="1727" w:author="Windows User" w:date="2015-10-30T08:56:00Z" w:initials="WU">
    <w:p w14:paraId="3899034D" w14:textId="77777777" w:rsidR="00B31899" w:rsidRDefault="00B31899">
      <w:pPr>
        <w:pStyle w:val="CommentText"/>
      </w:pPr>
      <w:r>
        <w:rPr>
          <w:rStyle w:val="CommentReference"/>
        </w:rPr>
        <w:annotationRef/>
      </w:r>
      <w:r>
        <w:t>Upright, or orthodox?</w:t>
      </w:r>
    </w:p>
  </w:comment>
  <w:comment w:id="1736" w:author="Windows User" w:date="2015-10-30T08:56:00Z" w:initials="WU">
    <w:p w14:paraId="61207ABC" w14:textId="77777777" w:rsidR="00B31899" w:rsidRDefault="00B31899">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B31899" w:rsidRDefault="00B31899">
      <w:pPr>
        <w:pStyle w:val="CommentText"/>
      </w:pPr>
      <w:r>
        <w:rPr>
          <w:rStyle w:val="CommentReference"/>
        </w:rPr>
        <w:annotationRef/>
      </w:r>
      <w:r>
        <w:t>Is this for Adam days? Or just Sundays?</w:t>
      </w:r>
    </w:p>
  </w:comment>
  <w:comment w:id="1759" w:author="Windows User" w:date="2015-11-18T20:38:00Z" w:initials="WU">
    <w:p w14:paraId="43F9C3B7" w14:textId="77777777" w:rsidR="00B31899" w:rsidRDefault="00B31899">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B31899" w:rsidRDefault="00B31899">
      <w:pPr>
        <w:pStyle w:val="CommentText"/>
      </w:pPr>
      <w:r>
        <w:rPr>
          <w:rStyle w:val="CommentReference"/>
        </w:rPr>
        <w:annotationRef/>
      </w:r>
      <w:r>
        <w:t>Theotokos forever, or ever-Theotokos?</w:t>
      </w:r>
    </w:p>
  </w:comment>
  <w:comment w:id="1762" w:author="Windows User" w:date="2015-11-19T22:12:00Z" w:initials="WU">
    <w:p w14:paraId="7E2C6DDB" w14:textId="77777777" w:rsidR="00B31899" w:rsidRDefault="00B31899">
      <w:pPr>
        <w:pStyle w:val="CommentText"/>
      </w:pPr>
      <w:r>
        <w:rPr>
          <w:rStyle w:val="CommentReference"/>
        </w:rPr>
        <w:annotationRef/>
      </w:r>
      <w:r>
        <w:t>What does this mean?</w:t>
      </w:r>
    </w:p>
  </w:comment>
  <w:comment w:id="1763" w:author="Windows User" w:date="2015-11-19T22:12:00Z" w:initials="WU">
    <w:p w14:paraId="71146019" w14:textId="77777777" w:rsidR="00B31899" w:rsidRDefault="00B31899">
      <w:pPr>
        <w:pStyle w:val="CommentText"/>
      </w:pPr>
      <w:r>
        <w:rPr>
          <w:rStyle w:val="CommentReference"/>
        </w:rPr>
        <w:annotationRef/>
      </w:r>
      <w:r>
        <w:t>What does this mean?</w:t>
      </w:r>
    </w:p>
  </w:comment>
  <w:comment w:id="1764" w:author="Windows User" w:date="2015-11-19T22:12:00Z" w:initials="WU">
    <w:p w14:paraId="24E4F57A" w14:textId="77777777" w:rsidR="00B31899" w:rsidRDefault="00B31899">
      <w:pPr>
        <w:pStyle w:val="CommentText"/>
      </w:pPr>
      <w:r>
        <w:rPr>
          <w:rStyle w:val="CommentReference"/>
        </w:rPr>
        <w:annotationRef/>
      </w:r>
      <w:r>
        <w:t>Praying or interceding?</w:t>
      </w:r>
    </w:p>
  </w:comment>
  <w:comment w:id="1782" w:author="Windows User" w:date="2015-10-30T08:56:00Z" w:initials="WU">
    <w:p w14:paraId="36116F5D" w14:textId="77777777" w:rsidR="00B31899" w:rsidRPr="00F905FE"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B31899" w:rsidRDefault="00B31899">
      <w:pPr>
        <w:pStyle w:val="CommentText"/>
      </w:pPr>
      <w:r>
        <w:rPr>
          <w:rStyle w:val="CommentReference"/>
        </w:rPr>
        <w:annotationRef/>
      </w:r>
      <w:r>
        <w:t>Typo?</w:t>
      </w:r>
    </w:p>
  </w:comment>
  <w:comment w:id="1804" w:author="Windows User" w:date="2015-10-30T08:56:00Z" w:initials="WU">
    <w:p w14:paraId="11E5D177" w14:textId="77777777" w:rsidR="00B31899" w:rsidRPr="00DD5DBC"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B31899" w:rsidRDefault="00B31899">
      <w:pPr>
        <w:pStyle w:val="CommentText"/>
      </w:pPr>
      <w:r>
        <w:rPr>
          <w:rStyle w:val="CommentReference"/>
        </w:rPr>
        <w:annotationRef/>
      </w:r>
      <w:r>
        <w:t>What does the Coptic say?</w:t>
      </w:r>
    </w:p>
  </w:comment>
  <w:comment w:id="1807" w:author="Windows User" w:date="2015-10-30T08:56:00Z" w:initials="WU">
    <w:p w14:paraId="239824AA" w14:textId="77777777" w:rsidR="00B31899" w:rsidRDefault="00B31899">
      <w:pPr>
        <w:pStyle w:val="CommentText"/>
      </w:pPr>
      <w:r>
        <w:rPr>
          <w:rStyle w:val="CommentReference"/>
        </w:rPr>
        <w:annotationRef/>
      </w:r>
      <w:r>
        <w:t>What is being quoted? 2Cor 5?</w:t>
      </w:r>
    </w:p>
  </w:comment>
  <w:comment w:id="1810" w:author="Windows User" w:date="2015-10-30T08:56:00Z" w:initials="WU">
    <w:p w14:paraId="1EC34668" w14:textId="77777777" w:rsidR="00B31899" w:rsidRDefault="00B31899">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B31899" w:rsidRDefault="00B31899">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B31899" w:rsidRDefault="00B31899">
      <w:pPr>
        <w:pStyle w:val="CommentText"/>
      </w:pPr>
      <w:r>
        <w:rPr>
          <w:rStyle w:val="CommentReference"/>
        </w:rPr>
        <w:annotationRef/>
      </w:r>
      <w:r>
        <w:t>Or athletes? Or athletic martyrs?</w:t>
      </w:r>
    </w:p>
  </w:comment>
  <w:comment w:id="1813" w:author="Windows User" w:date="2015-10-30T08:56:00Z" w:initials="WU">
    <w:p w14:paraId="72F9FFC3" w14:textId="77777777" w:rsidR="00B31899" w:rsidRDefault="00B31899">
      <w:pPr>
        <w:pStyle w:val="CommentText"/>
      </w:pPr>
      <w:r>
        <w:rPr>
          <w:rStyle w:val="CommentReference"/>
        </w:rPr>
        <w:annotationRef/>
      </w:r>
      <w:r>
        <w:t>Or of the martyrs?</w:t>
      </w:r>
    </w:p>
  </w:comment>
  <w:comment w:id="1814" w:author="Windows User" w:date="2015-10-30T08:56:00Z" w:initials="WU">
    <w:p w14:paraId="7BD5C124" w14:textId="77777777" w:rsidR="00B31899" w:rsidRDefault="00B31899">
      <w:pPr>
        <w:pStyle w:val="CommentText"/>
      </w:pPr>
      <w:r>
        <w:rPr>
          <w:rStyle w:val="CommentReference"/>
        </w:rPr>
        <w:annotationRef/>
      </w:r>
      <w:r>
        <w:t>Carries or lifts?</w:t>
      </w:r>
    </w:p>
  </w:comment>
  <w:comment w:id="1815" w:author="Windows User" w:date="2015-10-30T08:56:00Z" w:initials="WU">
    <w:p w14:paraId="525F7218" w14:textId="77777777" w:rsidR="00B31899" w:rsidRDefault="00B31899">
      <w:pPr>
        <w:pStyle w:val="CommentText"/>
      </w:pPr>
      <w:r>
        <w:rPr>
          <w:rStyle w:val="CommentReference"/>
        </w:rPr>
        <w:annotationRef/>
      </w:r>
      <w:r>
        <w:t>Churches?</w:t>
      </w:r>
    </w:p>
    <w:p w14:paraId="32A8F1D7" w14:textId="77777777" w:rsidR="00B31899" w:rsidRDefault="00B31899">
      <w:pPr>
        <w:pStyle w:val="CommentText"/>
      </w:pPr>
    </w:p>
  </w:comment>
  <w:comment w:id="1816" w:author="Windows User" w:date="2015-10-30T08:56:00Z" w:initials="WU">
    <w:p w14:paraId="165286E5" w14:textId="77777777" w:rsidR="00B31899" w:rsidRDefault="00B31899">
      <w:pPr>
        <w:pStyle w:val="CommentText"/>
      </w:pPr>
      <w:r>
        <w:rPr>
          <w:rStyle w:val="CommentReference"/>
        </w:rPr>
        <w:annotationRef/>
      </w:r>
      <w:r>
        <w:t>End?</w:t>
      </w:r>
    </w:p>
  </w:comment>
  <w:comment w:id="1825" w:author="Windows User" w:date="2015-10-30T08:56:00Z" w:initials="WU">
    <w:p w14:paraId="770DC519" w14:textId="77777777" w:rsidR="00B31899" w:rsidRDefault="00B31899">
      <w:pPr>
        <w:pStyle w:val="CommentText"/>
      </w:pPr>
      <w:r>
        <w:rPr>
          <w:rStyle w:val="CommentReference"/>
        </w:rPr>
        <w:annotationRef/>
      </w:r>
      <w:r>
        <w:t>Or full stop. You are worthy of the glory,</w:t>
      </w:r>
    </w:p>
  </w:comment>
  <w:comment w:id="1831" w:author="Windows User" w:date="2015-10-30T08:56:00Z" w:initials="WU">
    <w:p w14:paraId="664F3BFA" w14:textId="77777777" w:rsidR="00B31899" w:rsidRDefault="00B31899">
      <w:pPr>
        <w:pStyle w:val="CommentText"/>
      </w:pPr>
      <w:r>
        <w:rPr>
          <w:rStyle w:val="CommentReference"/>
        </w:rPr>
        <w:annotationRef/>
      </w:r>
      <w:r>
        <w:t>?</w:t>
      </w:r>
    </w:p>
  </w:comment>
  <w:comment w:id="1834" w:author="Windows User" w:date="2015-10-30T08:56:00Z" w:initials="WU">
    <w:p w14:paraId="08BCD53E" w14:textId="77777777" w:rsidR="00B31899" w:rsidRDefault="00B31899">
      <w:pPr>
        <w:pStyle w:val="CommentText"/>
      </w:pPr>
      <w:r>
        <w:rPr>
          <w:rStyle w:val="CommentReference"/>
        </w:rPr>
        <w:annotationRef/>
      </w:r>
      <w:r>
        <w:t>Is? Or will be? Exalted, or highly exalted?</w:t>
      </w:r>
    </w:p>
  </w:comment>
  <w:comment w:id="1836" w:author="Windows User" w:date="2015-10-30T08:56:00Z" w:initials="WU">
    <w:p w14:paraId="4F4D62D2" w14:textId="77777777" w:rsidR="00B31899" w:rsidRDefault="00B31899">
      <w:pPr>
        <w:pStyle w:val="CommentText"/>
      </w:pPr>
      <w:r>
        <w:rPr>
          <w:rStyle w:val="CommentReference"/>
        </w:rPr>
        <w:annotationRef/>
      </w:r>
      <w:r>
        <w:t>Bring or offer</w:t>
      </w:r>
    </w:p>
  </w:comment>
  <w:comment w:id="1837" w:author="Windows User" w:date="2015-10-30T08:56:00Z" w:initials="WU">
    <w:p w14:paraId="66D4EE13" w14:textId="77777777" w:rsidR="00B31899" w:rsidRDefault="00B31899">
      <w:pPr>
        <w:pStyle w:val="CommentText"/>
      </w:pPr>
      <w:r>
        <w:rPr>
          <w:rStyle w:val="CommentReference"/>
        </w:rPr>
        <w:annotationRef/>
      </w:r>
      <w:r>
        <w:t>Spelling?</w:t>
      </w:r>
    </w:p>
  </w:comment>
  <w:comment w:id="1843" w:author="Windows User" w:date="2015-11-17T22:12:00Z" w:initials="WU">
    <w:p w14:paraId="412F0631" w14:textId="77777777" w:rsidR="00B31899" w:rsidRDefault="00B31899">
      <w:pPr>
        <w:pStyle w:val="CommentText"/>
      </w:pPr>
      <w:r>
        <w:rPr>
          <w:rStyle w:val="CommentReference"/>
        </w:rPr>
        <w:annotationRef/>
      </w:r>
      <w:r>
        <w:t>Literally trampled, right? Or crushed?</w:t>
      </w:r>
    </w:p>
  </w:comment>
  <w:comment w:id="1844" w:author="Windows User" w:date="2015-11-17T22:12:00Z" w:initials="WU">
    <w:p w14:paraId="135DCC31" w14:textId="77777777" w:rsidR="00B31899" w:rsidRDefault="00B31899">
      <w:pPr>
        <w:pStyle w:val="CommentText"/>
      </w:pPr>
      <w:r>
        <w:rPr>
          <w:rStyle w:val="CommentReference"/>
        </w:rPr>
        <w:annotationRef/>
      </w:r>
      <w:r>
        <w:t>Authority? Might? Reign?</w:t>
      </w:r>
    </w:p>
  </w:comment>
  <w:comment w:id="1847" w:author="Windows User" w:date="2015-10-30T08:56:00Z" w:initials="WU">
    <w:p w14:paraId="11BE3C4D" w14:textId="77777777" w:rsidR="00B31899" w:rsidRDefault="00B31899">
      <w:pPr>
        <w:pStyle w:val="CommentText"/>
      </w:pPr>
      <w:r>
        <w:rPr>
          <w:rStyle w:val="CommentReference"/>
        </w:rPr>
        <w:annotationRef/>
      </w:r>
      <w:r>
        <w:t>Name or Holy Name?</w:t>
      </w:r>
    </w:p>
  </w:comment>
  <w:comment w:id="1857" w:author="Windows User" w:date="2015-10-30T08:56:00Z" w:initials="WU">
    <w:p w14:paraId="4A1C10F1" w14:textId="77777777" w:rsidR="00B31899" w:rsidRDefault="00B31899">
      <w:pPr>
        <w:pStyle w:val="CommentText"/>
      </w:pPr>
      <w:r>
        <w:rPr>
          <w:rStyle w:val="CommentReference"/>
        </w:rPr>
        <w:annotationRef/>
      </w:r>
      <w:r>
        <w:t>Christ or Jesus Christ?</w:t>
      </w:r>
    </w:p>
  </w:comment>
  <w:comment w:id="1863" w:author="Windows User" w:date="2015-10-30T08:56:00Z" w:initials="WU">
    <w:p w14:paraId="31C2C585" w14:textId="77777777" w:rsidR="00B31899" w:rsidRDefault="00B31899">
      <w:pPr>
        <w:pStyle w:val="CommentText"/>
      </w:pPr>
      <w:r>
        <w:rPr>
          <w:rStyle w:val="CommentReference"/>
        </w:rPr>
        <w:annotationRef/>
      </w:r>
      <w:r>
        <w:t>Name or Holy Name?</w:t>
      </w:r>
    </w:p>
  </w:comment>
  <w:comment w:id="1864" w:author="Windows User" w:date="2015-10-30T08:56:00Z" w:initials="WU">
    <w:p w14:paraId="18203C3C" w14:textId="77777777" w:rsidR="00B31899" w:rsidRDefault="00B31899">
      <w:pPr>
        <w:pStyle w:val="CommentText"/>
      </w:pPr>
      <w:r>
        <w:rPr>
          <w:rStyle w:val="CommentReference"/>
        </w:rPr>
        <w:annotationRef/>
      </w:r>
      <w:r>
        <w:t>To Him? Or by His might/power?</w:t>
      </w:r>
    </w:p>
  </w:comment>
  <w:comment w:id="1865" w:author="Windows User" w:date="2015-10-30T08:56:00Z" w:initials="WU">
    <w:p w14:paraId="27B39720" w14:textId="77777777" w:rsidR="00B31899" w:rsidRDefault="00B31899">
      <w:pPr>
        <w:pStyle w:val="CommentText"/>
      </w:pPr>
      <w:r>
        <w:rPr>
          <w:rStyle w:val="CommentReference"/>
        </w:rPr>
        <w:annotationRef/>
      </w:r>
      <w:r>
        <w:t>Might, or may?</w:t>
      </w:r>
    </w:p>
  </w:comment>
  <w:comment w:id="1866" w:author="Windows User" w:date="2015-10-30T08:56:00Z" w:initials="WU">
    <w:p w14:paraId="2FB96B7C" w14:textId="77777777" w:rsidR="00B31899" w:rsidRDefault="00B31899" w:rsidP="00F77A5B">
      <w:pPr>
        <w:pStyle w:val="CommentText"/>
      </w:pPr>
      <w:r>
        <w:rPr>
          <w:rStyle w:val="CommentReference"/>
        </w:rPr>
        <w:annotationRef/>
      </w:r>
      <w:r>
        <w:t>Christ or Jesus Christ?</w:t>
      </w:r>
    </w:p>
  </w:comment>
  <w:comment w:id="1869" w:author="Windows User" w:date="2015-10-30T08:56:00Z" w:initials="WU">
    <w:p w14:paraId="775D4B1C" w14:textId="77777777" w:rsidR="00B31899" w:rsidRDefault="00B31899">
      <w:pPr>
        <w:pStyle w:val="CommentText"/>
      </w:pPr>
      <w:r>
        <w:rPr>
          <w:rStyle w:val="CommentReference"/>
        </w:rPr>
        <w:annotationRef/>
      </w:r>
      <w:r>
        <w:t>Miracles?</w:t>
      </w:r>
    </w:p>
  </w:comment>
  <w:comment w:id="1875" w:author="Windows User" w:date="2015-10-30T08:56:00Z" w:initials="WU">
    <w:p w14:paraId="511773EC" w14:textId="77777777" w:rsidR="00B31899" w:rsidRDefault="00B31899">
      <w:pPr>
        <w:pStyle w:val="CommentText"/>
      </w:pPr>
      <w:r>
        <w:rPr>
          <w:rStyle w:val="CommentReference"/>
        </w:rPr>
        <w:annotationRef/>
      </w:r>
      <w:r>
        <w:t>Name or Holy Name?</w:t>
      </w:r>
    </w:p>
  </w:comment>
  <w:comment w:id="1876" w:author="Windows User" w:date="2015-10-30T08:56:00Z" w:initials="WU">
    <w:p w14:paraId="0BC6FD3A" w14:textId="77777777" w:rsidR="00B31899" w:rsidRDefault="00B31899">
      <w:pPr>
        <w:pStyle w:val="CommentText"/>
      </w:pPr>
      <w:r>
        <w:rPr>
          <w:rStyle w:val="CommentReference"/>
        </w:rPr>
        <w:annotationRef/>
      </w:r>
      <w:r>
        <w:t>To Him? Or by His might/power?</w:t>
      </w:r>
    </w:p>
  </w:comment>
  <w:comment w:id="1877" w:author="Windows User" w:date="2015-10-30T08:56:00Z" w:initials="WU">
    <w:p w14:paraId="6BED6166" w14:textId="77777777" w:rsidR="00B31899" w:rsidRDefault="00B31899">
      <w:pPr>
        <w:pStyle w:val="CommentText"/>
      </w:pPr>
      <w:r>
        <w:rPr>
          <w:rStyle w:val="CommentReference"/>
        </w:rPr>
        <w:annotationRef/>
      </w:r>
      <w:r>
        <w:t>Might, or may?</w:t>
      </w:r>
    </w:p>
  </w:comment>
  <w:comment w:id="1882" w:author="Brett Slote" w:date="2016-05-06T20:19:00Z" w:initials="BS">
    <w:p w14:paraId="184BF56F" w14:textId="0C1ED1E8" w:rsidR="00B31899" w:rsidRDefault="00B3189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EE952D" w14:textId="77777777" w:rsidR="00067C4E" w:rsidRDefault="00067C4E" w:rsidP="006D61CA">
      <w:pPr>
        <w:spacing w:after="0" w:line="240" w:lineRule="auto"/>
      </w:pPr>
      <w:r>
        <w:separator/>
      </w:r>
    </w:p>
  </w:endnote>
  <w:endnote w:type="continuationSeparator" w:id="0">
    <w:p w14:paraId="5D5DE95D" w14:textId="77777777" w:rsidR="00067C4E" w:rsidRDefault="00067C4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F6C3C66" w:rsidR="00B31899" w:rsidRPr="004D6538" w:rsidRDefault="00B3189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CC373E">
      <w:rPr>
        <w:noProof/>
        <w:lang w:val="en-US"/>
      </w:rPr>
      <w:t>146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31899" w:rsidRPr="009654EE" w:rsidRDefault="00B3189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E370D16" w:rsidR="00B31899" w:rsidRPr="009654EE" w:rsidRDefault="00B3189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C373E">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A186983"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C373E">
      <w:rPr>
        <w:noProof/>
        <w:lang w:val="en-US"/>
      </w:rPr>
      <w:t>145</w:t>
    </w:r>
    <w:r w:rsidRPr="006D61CA">
      <w:rPr>
        <w:lang w:val="en-US"/>
      </w:rPr>
      <w:fldChar w:fldCharType="end"/>
    </w:r>
  </w:p>
  <w:p w14:paraId="1546C8BA" w14:textId="77777777" w:rsidR="00B31899" w:rsidRDefault="00B31899"/>
  <w:p w14:paraId="578F45FC" w14:textId="77777777" w:rsidR="00B31899" w:rsidRDefault="00B3189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FF4C354"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C373E">
      <w:rPr>
        <w:noProof/>
        <w:lang w:val="en-US"/>
      </w:rPr>
      <w:t>1123</w:t>
    </w:r>
    <w:r w:rsidRPr="006D61CA">
      <w:rPr>
        <w:lang w:val="en-US"/>
      </w:rPr>
      <w:fldChar w:fldCharType="end"/>
    </w:r>
  </w:p>
  <w:p w14:paraId="6E3E0469" w14:textId="77777777" w:rsidR="00B31899" w:rsidRDefault="00B31899"/>
  <w:p w14:paraId="5C3C24E2" w14:textId="77777777" w:rsidR="00B31899" w:rsidRDefault="00B3189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A29D334" w:rsidR="00B31899" w:rsidRPr="004D6538" w:rsidRDefault="00B3189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C373E">
      <w:rPr>
        <w:noProof/>
        <w:lang w:val="en-US"/>
      </w:rPr>
      <w:t>1122</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F14AB" w14:textId="77777777" w:rsidR="00067C4E" w:rsidRDefault="00067C4E" w:rsidP="006D61CA">
      <w:pPr>
        <w:spacing w:after="0" w:line="240" w:lineRule="auto"/>
      </w:pPr>
      <w:r>
        <w:separator/>
      </w:r>
    </w:p>
  </w:footnote>
  <w:footnote w:type="continuationSeparator" w:id="0">
    <w:p w14:paraId="11FF002D" w14:textId="77777777" w:rsidR="00067C4E" w:rsidRDefault="00067C4E" w:rsidP="006D61CA">
      <w:pPr>
        <w:spacing w:after="0" w:line="240" w:lineRule="auto"/>
      </w:pPr>
      <w:r>
        <w:continuationSeparator/>
      </w:r>
    </w:p>
  </w:footnote>
  <w:footnote w:id="1">
    <w:p w14:paraId="525741D5" w14:textId="22489CEA" w:rsidR="00B31899" w:rsidRDefault="00B31899" w:rsidP="00F94412">
      <w:pPr>
        <w:pStyle w:val="footnote"/>
      </w:pPr>
      <w:r>
        <w:rPr>
          <w:rStyle w:val="FootnoteReference"/>
        </w:rPr>
        <w:footnoteRef/>
      </w:r>
      <w:r>
        <w:t xml:space="preserve"> [JS] or “assemblies”</w:t>
      </w:r>
    </w:p>
  </w:footnote>
  <w:footnote w:id="2">
    <w:p w14:paraId="5E4DFE5E" w14:textId="69B73039" w:rsidR="00B31899" w:rsidRPr="00926B87" w:rsidRDefault="00B3189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B31899" w:rsidRDefault="00B31899" w:rsidP="00031314">
      <w:pPr>
        <w:pStyle w:val="footnote"/>
      </w:pPr>
    </w:p>
  </w:footnote>
  <w:footnote w:id="3">
    <w:p w14:paraId="5EDE2D3A" w14:textId="77777777" w:rsidR="00B31899" w:rsidRDefault="00B3189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31899" w:rsidRDefault="00B31899" w:rsidP="00323889">
      <w:pPr>
        <w:pStyle w:val="footnote"/>
      </w:pPr>
      <w:r>
        <w:rPr>
          <w:rStyle w:val="FootnoteReference"/>
        </w:rPr>
        <w:footnoteRef/>
      </w:r>
      <w:r>
        <w:t xml:space="preserve"> Or “The Lord’s Annointed”</w:t>
      </w:r>
    </w:p>
  </w:footnote>
  <w:footnote w:id="5">
    <w:p w14:paraId="31BBF667" w14:textId="77777777" w:rsidR="00B31899" w:rsidRPr="00926B87" w:rsidRDefault="00B3189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B31899" w:rsidRDefault="00B31899" w:rsidP="00441BAC">
      <w:pPr>
        <w:pStyle w:val="footnote"/>
      </w:pPr>
    </w:p>
  </w:footnote>
  <w:footnote w:id="6">
    <w:p w14:paraId="580FAEDD" w14:textId="77777777" w:rsidR="00B31899" w:rsidRDefault="00B31899" w:rsidP="00130E47">
      <w:pPr>
        <w:pStyle w:val="footnote"/>
      </w:pPr>
      <w:r>
        <w:rPr>
          <w:rStyle w:val="FootnoteReference"/>
        </w:rPr>
        <w:footnoteRef/>
      </w:r>
      <w:r>
        <w:t xml:space="preserve"> Or “The Lord’s Annointed”</w:t>
      </w:r>
    </w:p>
  </w:footnote>
  <w:footnote w:id="7">
    <w:p w14:paraId="74D64774" w14:textId="4A8F239B" w:rsidR="00B31899" w:rsidRDefault="00B3189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31899" w:rsidRDefault="00B3189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B31899" w:rsidRDefault="00B3189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31899" w:rsidRDefault="00B31899" w:rsidP="00485E0C">
      <w:pPr>
        <w:pStyle w:val="footnote"/>
      </w:pPr>
      <w:r>
        <w:rPr>
          <w:rStyle w:val="FootnoteReference"/>
          <w:rFonts w:cs="@MingLiU"/>
          <w:szCs w:val="18"/>
        </w:rPr>
        <w:footnoteRef/>
      </w:r>
      <w:r w:rsidRPr="003C6041">
        <w:t>Literally, unbroken fence</w:t>
      </w:r>
    </w:p>
  </w:footnote>
  <w:footnote w:id="11">
    <w:p w14:paraId="7C2A9DE8" w14:textId="15E62972" w:rsidR="00B31899" w:rsidRDefault="00B3189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B31899" w:rsidRDefault="00B3189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B31899" w:rsidRDefault="00B3189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B31899" w:rsidRDefault="00B3189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31899" w:rsidRDefault="00B31899" w:rsidP="006800D4">
      <w:pPr>
        <w:pStyle w:val="footnote"/>
      </w:pPr>
      <w:r>
        <w:rPr>
          <w:rStyle w:val="FootnoteReference"/>
        </w:rPr>
        <w:footnoteRef/>
      </w:r>
      <w:r>
        <w:t xml:space="preserve"> Or ‘Unique’</w:t>
      </w:r>
    </w:p>
  </w:footnote>
  <w:footnote w:id="16">
    <w:p w14:paraId="4D9AA31B" w14:textId="77777777" w:rsidR="00B31899" w:rsidRDefault="00B31899"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31899" w:rsidRDefault="00B3189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B31899" w:rsidRDefault="00B3189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31899" w:rsidRDefault="00B3189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31899" w:rsidRDefault="00B3189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B31899" w:rsidRDefault="00B3189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31899" w:rsidRDefault="00B3189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B31899" w:rsidRDefault="00B3189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B31899" w:rsidRPr="004A3E27" w:rsidRDefault="00B3189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31899" w:rsidRPr="004A3E27" w:rsidRDefault="00B31899"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31899" w:rsidRPr="004A3E27" w:rsidRDefault="00B3189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31899" w:rsidRPr="004A3E27" w:rsidRDefault="00B3189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31899" w:rsidRPr="004A3E27" w:rsidRDefault="00B3189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31899" w:rsidRPr="004A3E27" w:rsidRDefault="00B3189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31899" w:rsidRPr="004A3E27" w:rsidRDefault="00B31899"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31899" w:rsidRDefault="00B31899" w:rsidP="00AC01E8">
      <w:pPr>
        <w:pStyle w:val="footnote"/>
      </w:pPr>
      <w:r>
        <w:rPr>
          <w:rStyle w:val="FootnoteReference"/>
        </w:rPr>
        <w:footnoteRef/>
      </w:r>
      <w:r>
        <w:t xml:space="preserve"> [JS] or “enlarged me”</w:t>
      </w:r>
    </w:p>
  </w:footnote>
  <w:footnote w:id="32">
    <w:p w14:paraId="369566FF" w14:textId="769E6598" w:rsidR="00B31899" w:rsidRPr="004A3E27" w:rsidRDefault="00B3189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31899" w:rsidRPr="004A3E27" w:rsidRDefault="00B3189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31899" w:rsidRPr="004A3E27" w:rsidRDefault="00B3189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31899" w:rsidRPr="004A3E27" w:rsidRDefault="00B3189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31899" w:rsidRDefault="00B31899" w:rsidP="00AC01E8">
      <w:pPr>
        <w:pStyle w:val="footnote"/>
      </w:pPr>
      <w:r>
        <w:rPr>
          <w:rStyle w:val="FootnoteReference"/>
        </w:rPr>
        <w:footnoteRef/>
      </w:r>
      <w:r>
        <w:t xml:space="preserve"> [JS] literally, “face”</w:t>
      </w:r>
    </w:p>
  </w:footnote>
  <w:footnote w:id="37">
    <w:p w14:paraId="158091A0" w14:textId="77777777" w:rsidR="00B31899" w:rsidRPr="004A3E27" w:rsidRDefault="00B31899"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31899" w:rsidRPr="004A3E27" w:rsidRDefault="00B3189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31899" w:rsidRDefault="00B31899" w:rsidP="00FE33CB">
      <w:pPr>
        <w:pStyle w:val="footnote"/>
      </w:pPr>
      <w:r>
        <w:rPr>
          <w:rStyle w:val="FootnoteReference"/>
        </w:rPr>
        <w:footnoteRef/>
      </w:r>
      <w:r>
        <w:t xml:space="preserve"> [JS] or “and You will see me.”</w:t>
      </w:r>
    </w:p>
  </w:footnote>
  <w:footnote w:id="40">
    <w:p w14:paraId="2738F1D2" w14:textId="121829F4" w:rsidR="00B31899" w:rsidRDefault="00B31899" w:rsidP="00DC2AAA">
      <w:pPr>
        <w:pStyle w:val="footnote"/>
      </w:pPr>
      <w:r>
        <w:rPr>
          <w:rStyle w:val="FootnoteReference"/>
        </w:rPr>
        <w:footnoteRef/>
      </w:r>
      <w:r>
        <w:t xml:space="preserve"> [JS] or lawlessness</w:t>
      </w:r>
    </w:p>
  </w:footnote>
  <w:footnote w:id="41">
    <w:p w14:paraId="0C722E17" w14:textId="0C245CCD" w:rsidR="00B31899" w:rsidRDefault="00B31899" w:rsidP="00423962">
      <w:pPr>
        <w:pStyle w:val="footnote"/>
      </w:pPr>
      <w:r>
        <w:rPr>
          <w:rStyle w:val="FootnoteReference"/>
        </w:rPr>
        <w:footnoteRef/>
      </w:r>
      <w:r>
        <w:t xml:space="preserve"> [JS] “do obeisance”, “worship”, referring to the physical act</w:t>
      </w:r>
    </w:p>
  </w:footnote>
  <w:footnote w:id="42">
    <w:p w14:paraId="673FFF4D" w14:textId="4AC67C07" w:rsidR="00B31899" w:rsidRPr="004A3E27" w:rsidRDefault="00B3189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31899" w:rsidRDefault="00B3189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31899" w:rsidRPr="004A3E27" w:rsidRDefault="00B31899"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31899" w:rsidRPr="004A3E27" w:rsidRDefault="00B3189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31899" w:rsidRDefault="00B31899" w:rsidP="00530F84">
      <w:pPr>
        <w:pStyle w:val="footnote"/>
      </w:pPr>
      <w:r>
        <w:rPr>
          <w:rStyle w:val="FootnoteReference"/>
        </w:rPr>
        <w:footnoteRef/>
      </w:r>
      <w:r>
        <w:t xml:space="preserve"> [JS] or “give thanks”. The word conveys “thankfully confess with praise”</w:t>
      </w:r>
    </w:p>
  </w:footnote>
  <w:footnote w:id="47">
    <w:p w14:paraId="3C274CF7" w14:textId="753C99BC" w:rsidR="00B31899" w:rsidRPr="004A3E27" w:rsidRDefault="00B3189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31899" w:rsidRDefault="00B31899" w:rsidP="00530F84">
      <w:pPr>
        <w:pStyle w:val="footnote"/>
      </w:pPr>
      <w:r>
        <w:rPr>
          <w:rStyle w:val="FootnoteReference"/>
        </w:rPr>
        <w:footnoteRef/>
      </w:r>
      <w:r>
        <w:t xml:space="preserve"> [JS] Fr. Lazarus and Brenton interpolate “my enemy”</w:t>
      </w:r>
    </w:p>
  </w:footnote>
  <w:footnote w:id="49">
    <w:p w14:paraId="4AC07AFE" w14:textId="206B4893" w:rsidR="00B31899" w:rsidRPr="004A3E27" w:rsidRDefault="00B31899"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31899" w:rsidRPr="004A3E27" w:rsidRDefault="00B31899" w:rsidP="00C06875">
      <w:pPr>
        <w:pStyle w:val="footnote"/>
      </w:pPr>
      <w:r w:rsidRPr="004A3E27">
        <w:rPr>
          <w:rStyle w:val="FootnoteReference"/>
        </w:rPr>
        <w:footnoteRef/>
      </w:r>
      <w:r w:rsidRPr="004A3E27">
        <w:t xml:space="preserve"> Empties fall (Ephes. 5:18).</w:t>
      </w:r>
    </w:p>
  </w:footnote>
  <w:footnote w:id="51">
    <w:p w14:paraId="5DDCA66E" w14:textId="77777777" w:rsidR="00B31899" w:rsidRPr="004A3E27" w:rsidRDefault="00B3189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31899" w:rsidRDefault="00B31899" w:rsidP="00741EF6">
      <w:pPr>
        <w:pStyle w:val="footnote"/>
      </w:pPr>
      <w:r>
        <w:rPr>
          <w:rStyle w:val="FootnoteReference"/>
        </w:rPr>
        <w:footnoteRef/>
      </w:r>
      <w:r>
        <w:t xml:space="preserve"> [JS] or “give thanks to”, or “thankfully confess the Lord with Praise”</w:t>
      </w:r>
    </w:p>
  </w:footnote>
  <w:footnote w:id="53">
    <w:p w14:paraId="74E99F4D" w14:textId="77777777" w:rsidR="00B31899" w:rsidRPr="004A3E27" w:rsidRDefault="00B3189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31899" w:rsidRPr="004A3E27" w:rsidRDefault="00B31899" w:rsidP="00C06875">
      <w:pPr>
        <w:pStyle w:val="footnote"/>
      </w:pPr>
      <w:r w:rsidRPr="004A3E27">
        <w:rPr>
          <w:rStyle w:val="FootnoteReference"/>
        </w:rPr>
        <w:footnoteRef/>
      </w:r>
      <w:r w:rsidRPr="004A3E27">
        <w:t xml:space="preserve"> Mt. 21:16.</w:t>
      </w:r>
    </w:p>
  </w:footnote>
  <w:footnote w:id="55">
    <w:p w14:paraId="263154A0" w14:textId="77777777" w:rsidR="00B31899" w:rsidRPr="004A3E27" w:rsidRDefault="00B3189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31899" w:rsidRPr="004A3E27" w:rsidRDefault="00B31899"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31899" w:rsidRDefault="00B31899" w:rsidP="00741EF6">
      <w:pPr>
        <w:pStyle w:val="footnote"/>
      </w:pPr>
      <w:r>
        <w:rPr>
          <w:rStyle w:val="FootnoteReference"/>
        </w:rPr>
        <w:footnoteRef/>
      </w:r>
      <w:r>
        <w:t xml:space="preserve"> [JS] or “thank”, “I will thankfully confess You with praise”</w:t>
      </w:r>
    </w:p>
  </w:footnote>
  <w:footnote w:id="58">
    <w:p w14:paraId="4A64FA1B" w14:textId="245FE10B" w:rsidR="00B31899" w:rsidRDefault="00B31899" w:rsidP="005C7C41">
      <w:pPr>
        <w:pStyle w:val="footnote"/>
      </w:pPr>
      <w:r>
        <w:rPr>
          <w:rStyle w:val="FootnoteReference"/>
        </w:rPr>
        <w:footnoteRef/>
      </w:r>
      <w:r>
        <w:t xml:space="preserve"> [JS] Or, “I will confess You with thanksgiving”</w:t>
      </w:r>
    </w:p>
  </w:footnote>
  <w:footnote w:id="59">
    <w:p w14:paraId="70996BAC" w14:textId="67EDD120" w:rsidR="00B31899" w:rsidRDefault="00B31899" w:rsidP="00741EF6">
      <w:pPr>
        <w:pStyle w:val="footnote"/>
      </w:pPr>
      <w:r>
        <w:rPr>
          <w:rStyle w:val="FootnoteReference"/>
        </w:rPr>
        <w:footnoteRef/>
      </w:r>
      <w:r>
        <w:t xml:space="preserve"> [JS] literally, “from before Your face”</w:t>
      </w:r>
    </w:p>
  </w:footnote>
  <w:footnote w:id="60">
    <w:p w14:paraId="1EEFD7A1" w14:textId="55BF803F" w:rsidR="00B31899" w:rsidRPr="004A3E27" w:rsidRDefault="00B3189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31899" w:rsidRPr="004A3E27" w:rsidRDefault="00B3189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31899" w:rsidRPr="004A3E27" w:rsidRDefault="00B3189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31899" w:rsidRPr="004A3E27" w:rsidRDefault="00B3189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31899" w:rsidRDefault="00B31899" w:rsidP="00AF711D">
      <w:pPr>
        <w:pStyle w:val="footnote"/>
      </w:pPr>
      <w:r>
        <w:rPr>
          <w:rStyle w:val="FootnoteReference"/>
        </w:rPr>
        <w:footnoteRef/>
      </w:r>
      <w:r>
        <w:t xml:space="preserve"> [JS] literally, “arm”</w:t>
      </w:r>
    </w:p>
  </w:footnote>
  <w:footnote w:id="65">
    <w:p w14:paraId="4F5EE238" w14:textId="67FB8443" w:rsidR="00B31899" w:rsidRPr="004A3E27" w:rsidRDefault="00B31899"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31899" w:rsidRPr="004A3E27" w:rsidRDefault="00B31899"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31899" w:rsidRPr="004A3E27" w:rsidRDefault="00B3189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B31899" w:rsidRDefault="00B3189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B31899" w:rsidRDefault="00B31899" w:rsidP="003F1DDB">
      <w:pPr>
        <w:pStyle w:val="footnote"/>
      </w:pPr>
      <w:r>
        <w:rPr>
          <w:rStyle w:val="FootnoteReference"/>
        </w:rPr>
        <w:footnoteRef/>
      </w:r>
      <w:r>
        <w:t xml:space="preserve"> [JS] from Fr. Athanasius</w:t>
      </w:r>
    </w:p>
  </w:footnote>
  <w:footnote w:id="70">
    <w:p w14:paraId="69DDC031" w14:textId="072B35A0" w:rsidR="00B31899" w:rsidRPr="004A3E27" w:rsidRDefault="00B3189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31899" w:rsidRPr="004A3E27" w:rsidRDefault="00B3189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31899" w:rsidRPr="004A3E27" w:rsidRDefault="00B3189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31899" w:rsidRPr="004A3E27" w:rsidRDefault="00B3189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31899" w:rsidRPr="004A3E27" w:rsidRDefault="00B3189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31899" w:rsidRPr="004A3E27" w:rsidRDefault="00B31899"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31899" w:rsidRPr="004A3E27" w:rsidRDefault="00B3189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31899" w:rsidRPr="004A3E27" w:rsidRDefault="00B3189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31899" w:rsidRPr="004A3E27" w:rsidRDefault="00B3189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31899" w:rsidRDefault="00B31899" w:rsidP="00D47452">
      <w:pPr>
        <w:pStyle w:val="footnote"/>
      </w:pPr>
      <w:r>
        <w:rPr>
          <w:rStyle w:val="FootnoteReference"/>
        </w:rPr>
        <w:footnoteRef/>
      </w:r>
      <w:r>
        <w:t xml:space="preserve"> [JS] or “foundation”</w:t>
      </w:r>
    </w:p>
  </w:footnote>
  <w:footnote w:id="80">
    <w:p w14:paraId="3C5663F2" w14:textId="2A9D9C12" w:rsidR="00B31899" w:rsidRDefault="00B31899"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31899" w:rsidRPr="004A3E27" w:rsidRDefault="00B31899"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31899" w:rsidRPr="004A3E27" w:rsidRDefault="00B31899"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31899" w:rsidRDefault="00B31899" w:rsidP="00D47452">
      <w:pPr>
        <w:pStyle w:val="footnote"/>
      </w:pPr>
      <w:r>
        <w:rPr>
          <w:rStyle w:val="FootnoteReference"/>
        </w:rPr>
        <w:footnoteRef/>
      </w:r>
      <w:r>
        <w:t xml:space="preserve"> [JS] literally, “then the sptrings of water were seen/appeared”</w:t>
      </w:r>
    </w:p>
  </w:footnote>
  <w:footnote w:id="84">
    <w:p w14:paraId="767519CF" w14:textId="3A0C4171"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31899" w:rsidRPr="004A3E27" w:rsidRDefault="00B31899"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31899" w:rsidRPr="004A3E27" w:rsidRDefault="00B31899"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31899" w:rsidRPr="004A3E27" w:rsidRDefault="00B3189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31899" w:rsidRDefault="00B31899" w:rsidP="006303CE">
      <w:pPr>
        <w:pStyle w:val="footnote"/>
      </w:pPr>
      <w:r>
        <w:rPr>
          <w:rStyle w:val="FootnoteReference"/>
        </w:rPr>
        <w:footnoteRef/>
      </w:r>
      <w:r>
        <w:t xml:space="preserve"> [JS] or “give thanks to You”, or “thankfully confess You with praise”</w:t>
      </w:r>
    </w:p>
  </w:footnote>
  <w:footnote w:id="90">
    <w:p w14:paraId="57A591AD" w14:textId="5B4F539E" w:rsidR="00B31899" w:rsidRPr="004A3E27" w:rsidRDefault="00B3189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31899" w:rsidRPr="004A3E27" w:rsidRDefault="00B3189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31899" w:rsidRDefault="00B31899" w:rsidP="00D019CA">
      <w:pPr>
        <w:pStyle w:val="footnote"/>
      </w:pPr>
      <w:r>
        <w:rPr>
          <w:rStyle w:val="FootnoteReference"/>
        </w:rPr>
        <w:footnoteRef/>
      </w:r>
      <w:r>
        <w:t xml:space="preserve"> [JS] lit. day to day</w:t>
      </w:r>
    </w:p>
  </w:footnote>
  <w:footnote w:id="93">
    <w:p w14:paraId="4D739E0B" w14:textId="0FB443F5" w:rsidR="00B31899" w:rsidRDefault="00B31899"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31899" w:rsidRPr="004A3E27" w:rsidRDefault="00B31899" w:rsidP="00BD5BBE">
      <w:pPr>
        <w:pStyle w:val="footnote"/>
      </w:pPr>
      <w:r w:rsidRPr="004A3E27">
        <w:rPr>
          <w:rStyle w:val="FootnoteReference"/>
        </w:rPr>
        <w:footnoteRef/>
      </w:r>
      <w:r w:rsidRPr="004A3E27">
        <w:t xml:space="preserve"> Rom. 10:18.</w:t>
      </w:r>
    </w:p>
  </w:footnote>
  <w:footnote w:id="95">
    <w:p w14:paraId="774F183E" w14:textId="35452E5D" w:rsidR="00B31899" w:rsidRDefault="00B31899" w:rsidP="005E2409">
      <w:pPr>
        <w:pStyle w:val="footnote"/>
      </w:pPr>
      <w:r>
        <w:rPr>
          <w:rStyle w:val="FootnoteReference"/>
        </w:rPr>
        <w:footnoteRef/>
      </w:r>
      <w:r>
        <w:t xml:space="preserve"> [JS] Fr. Lazarus has “sanctuary”</w:t>
      </w:r>
    </w:p>
  </w:footnote>
  <w:footnote w:id="96">
    <w:p w14:paraId="28F942E6" w14:textId="353F357B" w:rsidR="00B31899" w:rsidRPr="004A3E27" w:rsidRDefault="00B31899"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31899" w:rsidRDefault="00B31899" w:rsidP="005E2409">
      <w:pPr>
        <w:pStyle w:val="footnote"/>
      </w:pPr>
      <w:r>
        <w:rPr>
          <w:rStyle w:val="FootnoteReference"/>
        </w:rPr>
        <w:footnoteRef/>
      </w:r>
      <w:r>
        <w:t xml:space="preserve"> [JS] literally “giant”</w:t>
      </w:r>
    </w:p>
  </w:footnote>
  <w:footnote w:id="98">
    <w:p w14:paraId="4D5F61F1" w14:textId="397EFA8A" w:rsidR="00B31899" w:rsidRDefault="00B31899" w:rsidP="005E2409">
      <w:pPr>
        <w:pStyle w:val="footnote"/>
      </w:pPr>
      <w:r>
        <w:rPr>
          <w:rStyle w:val="FootnoteReference"/>
        </w:rPr>
        <w:footnoteRef/>
      </w:r>
      <w:r>
        <w:t xml:space="preserve"> [JS] or “it”</w:t>
      </w:r>
    </w:p>
  </w:footnote>
  <w:footnote w:id="99">
    <w:p w14:paraId="7D882E05" w14:textId="2F32DF97" w:rsidR="00B31899" w:rsidRPr="004A3E27" w:rsidRDefault="00B31899"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31899" w:rsidRPr="004A3E27" w:rsidRDefault="00B3189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31899" w:rsidRPr="004A3E27" w:rsidRDefault="00B3189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31899" w:rsidRDefault="00B31899" w:rsidP="00223CB5">
      <w:pPr>
        <w:pStyle w:val="footnote"/>
      </w:pPr>
      <w:r>
        <w:rPr>
          <w:rStyle w:val="FootnoteReference"/>
        </w:rPr>
        <w:footnoteRef/>
      </w:r>
      <w:r>
        <w:t xml:space="preserve"> [JS] literally “holy place”.</w:t>
      </w:r>
    </w:p>
  </w:footnote>
  <w:footnote w:id="103">
    <w:p w14:paraId="383B4369" w14:textId="77D437E1" w:rsidR="00B31899" w:rsidRDefault="00B31899"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B31899" w:rsidRPr="004A3E27" w:rsidRDefault="00B3189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31899" w:rsidRDefault="00B31899" w:rsidP="00A10A86">
      <w:pPr>
        <w:pStyle w:val="footnote"/>
      </w:pPr>
      <w:r>
        <w:rPr>
          <w:rStyle w:val="FootnoteReference"/>
        </w:rPr>
        <w:footnoteRef/>
      </w:r>
      <w:r>
        <w:t xml:space="preserve"> [JS] or “his glory is great by your salvation/deliverance”</w:t>
      </w:r>
    </w:p>
  </w:footnote>
  <w:footnote w:id="106">
    <w:p w14:paraId="40556A29" w14:textId="77777777" w:rsidR="00B31899" w:rsidRPr="004A3E27" w:rsidRDefault="00B3189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31899" w:rsidRPr="004A3E27" w:rsidRDefault="00B31899"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31899" w:rsidRPr="004A3E27" w:rsidRDefault="00B3189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31899" w:rsidRPr="004A3E27" w:rsidRDefault="00B3189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31899" w:rsidRDefault="00B31899" w:rsidP="00614947">
      <w:pPr>
        <w:pStyle w:val="footnote"/>
      </w:pPr>
      <w:r>
        <w:rPr>
          <w:rStyle w:val="FootnoteReference"/>
        </w:rPr>
        <w:footnoteRef/>
      </w:r>
      <w:r>
        <w:t xml:space="preserve"> [JS] Fr. Lazarus has “dwell in the holy place”.</w:t>
      </w:r>
    </w:p>
  </w:footnote>
  <w:footnote w:id="111">
    <w:p w14:paraId="41CC497C" w14:textId="77777777" w:rsidR="00B31899" w:rsidRPr="004A3E27" w:rsidRDefault="00B31899" w:rsidP="00BD5BBE">
      <w:pPr>
        <w:pStyle w:val="footnote"/>
      </w:pPr>
      <w:r w:rsidRPr="004A3E27">
        <w:rPr>
          <w:rStyle w:val="FootnoteReference"/>
        </w:rPr>
        <w:footnoteRef/>
      </w:r>
      <w:r w:rsidRPr="004A3E27">
        <w:t xml:space="preserve"> Mt. 27:39,43; Wis. 2:12-20.</w:t>
      </w:r>
    </w:p>
  </w:footnote>
  <w:footnote w:id="112">
    <w:p w14:paraId="552BFC80" w14:textId="77777777" w:rsidR="00B31899" w:rsidRPr="004A3E27" w:rsidRDefault="00B31899" w:rsidP="00BD5BBE">
      <w:pPr>
        <w:pStyle w:val="footnote"/>
      </w:pPr>
      <w:r w:rsidRPr="004A3E27">
        <w:rPr>
          <w:rStyle w:val="FootnoteReference"/>
        </w:rPr>
        <w:footnoteRef/>
      </w:r>
      <w:r w:rsidRPr="004A3E27">
        <w:t xml:space="preserve"> Lam. 2:16; 3:46.</w:t>
      </w:r>
    </w:p>
  </w:footnote>
  <w:footnote w:id="113">
    <w:p w14:paraId="1382AE44" w14:textId="77777777" w:rsidR="00B31899" w:rsidRPr="004A3E27" w:rsidRDefault="00B31899" w:rsidP="00BD5BBE">
      <w:pPr>
        <w:pStyle w:val="footnote"/>
      </w:pPr>
      <w:r w:rsidRPr="004A3E27">
        <w:rPr>
          <w:rStyle w:val="FootnoteReference"/>
        </w:rPr>
        <w:footnoteRef/>
      </w:r>
      <w:r w:rsidRPr="004A3E27">
        <w:t xml:space="preserve"> Jn. 19:37.</w:t>
      </w:r>
    </w:p>
  </w:footnote>
  <w:footnote w:id="114">
    <w:p w14:paraId="17643289" w14:textId="77777777" w:rsidR="00B31899" w:rsidRPr="004A3E27" w:rsidRDefault="00B31899" w:rsidP="00BD5BBE">
      <w:pPr>
        <w:pStyle w:val="footnote"/>
      </w:pPr>
      <w:r w:rsidRPr="004A3E27">
        <w:rPr>
          <w:rStyle w:val="FootnoteReference"/>
        </w:rPr>
        <w:footnoteRef/>
      </w:r>
      <w:r w:rsidRPr="004A3E27">
        <w:t xml:space="preserve"> Jn. 19:24.</w:t>
      </w:r>
    </w:p>
  </w:footnote>
  <w:footnote w:id="115">
    <w:p w14:paraId="79F35E59" w14:textId="3AF86606" w:rsidR="00B31899" w:rsidRPr="004A3E27" w:rsidRDefault="00B3189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31899" w:rsidRDefault="00B31899" w:rsidP="00ED0D70">
      <w:pPr>
        <w:pStyle w:val="footnote"/>
      </w:pPr>
      <w:r>
        <w:rPr>
          <w:rStyle w:val="FootnoteReference"/>
        </w:rPr>
        <w:footnoteRef/>
      </w:r>
      <w:r>
        <w:t xml:space="preserve"> [JS]Others have “and my only-begotten from the hand of the dog.”</w:t>
      </w:r>
    </w:p>
  </w:footnote>
  <w:footnote w:id="117">
    <w:p w14:paraId="18C385E9" w14:textId="2415B4A3" w:rsidR="00B31899" w:rsidRDefault="00B31899" w:rsidP="00ED0D70">
      <w:pPr>
        <w:pStyle w:val="footnote"/>
      </w:pPr>
      <w:r>
        <w:rPr>
          <w:rStyle w:val="FootnoteReference"/>
        </w:rPr>
        <w:footnoteRef/>
      </w:r>
      <w:r>
        <w:t xml:space="preserve"> [JS] Fr. Lazarus has “the rhinoceros.”</w:t>
      </w:r>
    </w:p>
  </w:footnote>
  <w:footnote w:id="118">
    <w:p w14:paraId="08777F76" w14:textId="77777777" w:rsidR="00B31899" w:rsidRPr="004A3E27" w:rsidRDefault="00B31899" w:rsidP="00BD5BBE">
      <w:pPr>
        <w:pStyle w:val="footnote"/>
      </w:pPr>
      <w:r w:rsidRPr="004A3E27">
        <w:rPr>
          <w:rStyle w:val="FootnoteReference"/>
        </w:rPr>
        <w:footnoteRef/>
      </w:r>
      <w:r w:rsidRPr="004A3E27">
        <w:t xml:space="preserve"> Hebrews 2:12.</w:t>
      </w:r>
    </w:p>
  </w:footnote>
  <w:footnote w:id="119">
    <w:p w14:paraId="1C395EA2" w14:textId="6F37561F" w:rsidR="00B31899" w:rsidRDefault="00B31899" w:rsidP="000651AA">
      <w:pPr>
        <w:pStyle w:val="footnote"/>
      </w:pPr>
      <w:r>
        <w:rPr>
          <w:rStyle w:val="FootnoteReference"/>
        </w:rPr>
        <w:footnoteRef/>
      </w:r>
      <w:r>
        <w:t xml:space="preserve"> [JS] literally “all you seed of Jacob”</w:t>
      </w:r>
    </w:p>
  </w:footnote>
  <w:footnote w:id="120">
    <w:p w14:paraId="077193E5" w14:textId="6727B2C9" w:rsidR="00B31899" w:rsidRDefault="00B31899" w:rsidP="007A2D16">
      <w:pPr>
        <w:pStyle w:val="footnote"/>
      </w:pPr>
      <w:r>
        <w:rPr>
          <w:rStyle w:val="FootnoteReference"/>
        </w:rPr>
        <w:footnoteRef/>
      </w:r>
      <w:r>
        <w:t xml:space="preserve"> [JS] Congregation or assembly, not building.</w:t>
      </w:r>
    </w:p>
  </w:footnote>
  <w:footnote w:id="121">
    <w:p w14:paraId="332BD906" w14:textId="38FB3FF8" w:rsidR="00B31899" w:rsidRDefault="00B31899" w:rsidP="007A2D16">
      <w:pPr>
        <w:pStyle w:val="footnote"/>
      </w:pPr>
      <w:r>
        <w:rPr>
          <w:rStyle w:val="FootnoteReference"/>
        </w:rPr>
        <w:footnoteRef/>
      </w:r>
      <w:r>
        <w:t xml:space="preserve"> [JS] or “give thanks to”</w:t>
      </w:r>
    </w:p>
  </w:footnote>
  <w:footnote w:id="122">
    <w:p w14:paraId="5B6174F4" w14:textId="35F5BA44" w:rsidR="00B31899" w:rsidRDefault="00B31899" w:rsidP="000651AA">
      <w:pPr>
        <w:pStyle w:val="footnote"/>
      </w:pPr>
      <w:r>
        <w:rPr>
          <w:rStyle w:val="FootnoteReference"/>
        </w:rPr>
        <w:footnoteRef/>
      </w:r>
      <w:r>
        <w:t xml:space="preserve"> [JS] did obeisance, i.e. the physical act of bowing down.</w:t>
      </w:r>
    </w:p>
  </w:footnote>
  <w:footnote w:id="123">
    <w:p w14:paraId="6B61808C" w14:textId="77777777" w:rsidR="00B31899" w:rsidRPr="004A3E27" w:rsidRDefault="00B3189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31899" w:rsidRPr="004A3E27" w:rsidRDefault="00B31899" w:rsidP="00BD5BBE">
      <w:pPr>
        <w:pStyle w:val="footnote"/>
      </w:pPr>
      <w:r w:rsidRPr="004A3E27">
        <w:rPr>
          <w:rStyle w:val="FootnoteReference"/>
        </w:rPr>
        <w:footnoteRef/>
      </w:r>
      <w:r w:rsidRPr="004A3E27">
        <w:t xml:space="preserve"> Romans 3:24-26; John 17:4; 19:30.</w:t>
      </w:r>
    </w:p>
  </w:footnote>
  <w:footnote w:id="125">
    <w:p w14:paraId="47E5BE1D" w14:textId="6D6B1127" w:rsidR="00B31899" w:rsidRPr="004A3E27" w:rsidRDefault="00B3189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31899" w:rsidRPr="004A3E27" w:rsidRDefault="00B3189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31899" w:rsidRPr="004A3E27" w:rsidRDefault="00B31899"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31899" w:rsidRPr="004A3E27" w:rsidRDefault="00B31899"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31899" w:rsidRPr="004A3E27" w:rsidRDefault="00B31899" w:rsidP="00BD5BBE">
      <w:pPr>
        <w:pStyle w:val="footnote"/>
      </w:pPr>
      <w:r w:rsidRPr="004A3E27">
        <w:rPr>
          <w:rStyle w:val="FootnoteReference"/>
        </w:rPr>
        <w:footnoteRef/>
      </w:r>
      <w:r w:rsidRPr="004A3E27">
        <w:t xml:space="preserve"> Is. 2:2; Dan. 2:35; 1 Cor. 10:4.</w:t>
      </w:r>
    </w:p>
  </w:footnote>
  <w:footnote w:id="130">
    <w:p w14:paraId="51F7905C" w14:textId="09ECCFBD" w:rsidR="00B31899" w:rsidRPr="004A3E27" w:rsidRDefault="00B3189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31899" w:rsidRDefault="00B31899" w:rsidP="005A5E13">
      <w:pPr>
        <w:pStyle w:val="footnote"/>
      </w:pPr>
      <w:r>
        <w:rPr>
          <w:rStyle w:val="FootnoteReference"/>
        </w:rPr>
        <w:footnoteRef/>
      </w:r>
      <w:r>
        <w:t xml:space="preserve"> [JS] literally: “because they are from of old”.</w:t>
      </w:r>
    </w:p>
  </w:footnote>
  <w:footnote w:id="132">
    <w:p w14:paraId="78816607" w14:textId="60AD0FEA" w:rsidR="00B31899" w:rsidRDefault="00B31899" w:rsidP="00055722">
      <w:pPr>
        <w:pStyle w:val="footnote"/>
      </w:pPr>
      <w:r>
        <w:rPr>
          <w:rStyle w:val="FootnoteReference"/>
        </w:rPr>
        <w:footnoteRef/>
      </w:r>
      <w:r>
        <w:t xml:space="preserve"> [JS] literally, “so He sets a law for those who sin in the way.”</w:t>
      </w:r>
    </w:p>
  </w:footnote>
  <w:footnote w:id="133">
    <w:p w14:paraId="2169EE05" w14:textId="77777777" w:rsidR="00B31899" w:rsidRPr="004A3E27" w:rsidRDefault="00B3189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31899" w:rsidRPr="004A3E27" w:rsidRDefault="00B3189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31899" w:rsidRDefault="00B31899" w:rsidP="00055722">
      <w:pPr>
        <w:pStyle w:val="footnote"/>
      </w:pPr>
      <w:r>
        <w:rPr>
          <w:rStyle w:val="FootnoteReference"/>
        </w:rPr>
        <w:footnoteRef/>
      </w:r>
      <w:r>
        <w:t xml:space="preserve"> [JS] NETS and Fr. Athanasius have “You will”</w:t>
      </w:r>
    </w:p>
  </w:footnote>
  <w:footnote w:id="136">
    <w:p w14:paraId="71590F21" w14:textId="77777777" w:rsidR="00B31899" w:rsidRPr="004A3E27" w:rsidRDefault="00B3189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31899" w:rsidRDefault="00B31899" w:rsidP="003B7D97">
      <w:pPr>
        <w:pStyle w:val="footnote"/>
      </w:pPr>
      <w:r>
        <w:rPr>
          <w:rStyle w:val="FootnoteReference"/>
        </w:rPr>
        <w:footnoteRef/>
      </w:r>
      <w:r>
        <w:t xml:space="preserve"> Present in Fr. Athanasius and OSB.</w:t>
      </w:r>
    </w:p>
  </w:footnote>
  <w:footnote w:id="138">
    <w:p w14:paraId="00A665CB" w14:textId="42EDEB47" w:rsidR="00B31899" w:rsidRPr="004A3E27" w:rsidRDefault="00B3189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31899" w:rsidRDefault="00B31899"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31899" w:rsidRPr="004A3E27" w:rsidRDefault="00B3189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31899" w:rsidRPr="004A3E27" w:rsidRDefault="00B3189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31899" w:rsidRDefault="00B31899" w:rsidP="00550F3A">
      <w:pPr>
        <w:pStyle w:val="footnote"/>
      </w:pPr>
      <w:r>
        <w:rPr>
          <w:rStyle w:val="FootnoteReference"/>
        </w:rPr>
        <w:footnoteRef/>
      </w:r>
      <w:r>
        <w:t xml:space="preserve"> [JS] literally, “place”</w:t>
      </w:r>
    </w:p>
  </w:footnote>
  <w:footnote w:id="144">
    <w:p w14:paraId="2B8FEA02" w14:textId="77777777" w:rsidR="00B31899" w:rsidRPr="004A3E27" w:rsidRDefault="00B31899"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31899" w:rsidRPr="004A3E27" w:rsidRDefault="00B3189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31899" w:rsidRPr="004A3E27" w:rsidRDefault="00B3189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1899" w:rsidRPr="004A3E27" w:rsidRDefault="00B31899" w:rsidP="00BD5BBE">
      <w:pPr>
        <w:pStyle w:val="footnote"/>
      </w:pPr>
      <w:r w:rsidRPr="004A3E27">
        <w:tab/>
        <w:t>‘No sweeter fragrance than to follow Christ,</w:t>
      </w:r>
    </w:p>
    <w:p w14:paraId="506149C0" w14:textId="77777777" w:rsidR="00B31899" w:rsidRPr="004A3E27" w:rsidRDefault="00B31899" w:rsidP="00BD5BBE">
      <w:pPr>
        <w:pStyle w:val="footnote"/>
      </w:pPr>
      <w:r w:rsidRPr="004A3E27">
        <w:tab/>
        <w:t>when man makes offerings of a holy life,</w:t>
      </w:r>
    </w:p>
    <w:p w14:paraId="3F57220B" w14:textId="77777777" w:rsidR="00B31899" w:rsidRPr="004A3E27" w:rsidRDefault="00B31899" w:rsidP="00BD5BBE">
      <w:pPr>
        <w:pStyle w:val="footnote"/>
      </w:pPr>
      <w:r w:rsidRPr="004A3E27">
        <w:tab/>
        <w:t>and offers golden deeds in sacrifice’ (St. Prosper).</w:t>
      </w:r>
    </w:p>
  </w:footnote>
  <w:footnote w:id="147">
    <w:p w14:paraId="0CC1CAEE" w14:textId="1E5BC75B" w:rsidR="00B31899" w:rsidRPr="004A3E27" w:rsidRDefault="00B31899"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31899" w:rsidRPr="004A3E27" w:rsidRDefault="00B31899"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31899" w:rsidRDefault="00B31899" w:rsidP="005922FD">
      <w:pPr>
        <w:pStyle w:val="footnote"/>
      </w:pPr>
      <w:r>
        <w:rPr>
          <w:rStyle w:val="FootnoteReference"/>
        </w:rPr>
        <w:footnoteRef/>
      </w:r>
      <w:r>
        <w:t xml:space="preserve"> [JS] confess: or “give thanks to”, or “thankfully confess”</w:t>
      </w:r>
    </w:p>
  </w:footnote>
  <w:footnote w:id="150">
    <w:p w14:paraId="73C943A7" w14:textId="0F5D3F1A" w:rsidR="00B31899" w:rsidRPr="004A3E27" w:rsidRDefault="00B31899"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31899" w:rsidRDefault="00B31899" w:rsidP="008A40DF">
      <w:pPr>
        <w:pStyle w:val="footnote"/>
      </w:pPr>
      <w:r>
        <w:rPr>
          <w:rStyle w:val="FootnoteReference"/>
        </w:rPr>
        <w:footnoteRef/>
      </w:r>
      <w:r>
        <w:t xml:space="preserve"> [JS] “do obeisance”, i.e. a physical act.</w:t>
      </w:r>
    </w:p>
  </w:footnote>
  <w:footnote w:id="152">
    <w:p w14:paraId="0B35546F" w14:textId="519CF713" w:rsidR="00B31899" w:rsidRPr="004A3E27" w:rsidRDefault="00B3189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31899" w:rsidRPr="004A3E27" w:rsidRDefault="00B3189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31899" w:rsidRPr="004A3E27" w:rsidRDefault="00B3189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31899" w:rsidRPr="004A3E27" w:rsidRDefault="00B3189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31899" w:rsidRPr="004A3E27" w:rsidRDefault="00B31899"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31899" w:rsidRPr="004A3E27" w:rsidRDefault="00B3189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31899" w:rsidRDefault="00B31899" w:rsidP="00643BB8">
      <w:pPr>
        <w:pStyle w:val="footnote"/>
      </w:pPr>
      <w:r>
        <w:rPr>
          <w:rStyle w:val="FootnoteReference"/>
        </w:rPr>
        <w:footnoteRef/>
      </w:r>
      <w:r>
        <w:t xml:space="preserve"> [JS] or “give thanks to You”, or “thankfully confess You with praise”</w:t>
      </w:r>
    </w:p>
  </w:footnote>
  <w:footnote w:id="159">
    <w:p w14:paraId="5ADD520F" w14:textId="77777777" w:rsidR="00B31899" w:rsidRPr="004A3E27" w:rsidRDefault="00B3189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31899" w:rsidRPr="004A3E27" w:rsidRDefault="00B31899" w:rsidP="00BD5BBE">
      <w:pPr>
        <w:pStyle w:val="footnote"/>
      </w:pPr>
      <w:r w:rsidRPr="004A3E27">
        <w:rPr>
          <w:rStyle w:val="FootnoteReference"/>
        </w:rPr>
        <w:footnoteRef/>
      </w:r>
      <w:r w:rsidRPr="004A3E27">
        <w:t xml:space="preserve"> Luke 23:46.</w:t>
      </w:r>
    </w:p>
  </w:footnote>
  <w:footnote w:id="161">
    <w:p w14:paraId="1A1A8E3A" w14:textId="6D5B65DB" w:rsidR="00B31899" w:rsidRPr="004A3E27" w:rsidRDefault="00B3189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31899" w:rsidRPr="004A3E27" w:rsidRDefault="00B3189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31899" w:rsidRDefault="00B31899"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B31899" w:rsidRPr="004A3E27" w:rsidRDefault="00B31899"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31899" w:rsidRDefault="00B31899" w:rsidP="00E87C17">
      <w:pPr>
        <w:pStyle w:val="footnote"/>
      </w:pPr>
      <w:r>
        <w:rPr>
          <w:rStyle w:val="FootnoteReference"/>
        </w:rPr>
        <w:footnoteRef/>
      </w:r>
      <w:r>
        <w:t xml:space="preserve"> [JS] or “seeks out”</w:t>
      </w:r>
    </w:p>
  </w:footnote>
  <w:footnote w:id="166">
    <w:p w14:paraId="33F185A4" w14:textId="47E8B164" w:rsidR="00B31899" w:rsidRDefault="00B3189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B31899" w:rsidRPr="004A3E27" w:rsidRDefault="00B3189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B31899" w:rsidRPr="004A3E27" w:rsidRDefault="00B3189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B31899" w:rsidRDefault="00B31899" w:rsidP="00E87C17">
      <w:pPr>
        <w:pStyle w:val="footnote"/>
      </w:pPr>
      <w:r>
        <w:rPr>
          <w:rStyle w:val="FootnoteReference"/>
        </w:rPr>
        <w:footnoteRef/>
      </w:r>
      <w:r>
        <w:t xml:space="preserve"> [JS] or, “boast”</w:t>
      </w:r>
    </w:p>
  </w:footnote>
  <w:footnote w:id="171">
    <w:p w14:paraId="68902C2B" w14:textId="77777777" w:rsidR="00B31899" w:rsidRPr="004A3E27" w:rsidRDefault="00B31899"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B31899" w:rsidRDefault="00B31899"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B31899" w:rsidRDefault="00B31899" w:rsidP="00643986">
      <w:pPr>
        <w:pStyle w:val="footnote"/>
      </w:pPr>
      <w:r>
        <w:rPr>
          <w:rStyle w:val="FootnoteReference"/>
        </w:rPr>
        <w:footnoteRef/>
      </w:r>
      <w:r>
        <w:t xml:space="preserve"> [JS] or “Confess the Lord with the harp.</w:t>
      </w:r>
    </w:p>
  </w:footnote>
  <w:footnote w:id="174">
    <w:p w14:paraId="7DFB6EDE" w14:textId="2BE29A55"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B31899" w:rsidRPr="004A3E27" w:rsidRDefault="00B3189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B31899" w:rsidRPr="004A3E27" w:rsidRDefault="00B31899" w:rsidP="00BD5BBE">
      <w:pPr>
        <w:pStyle w:val="footnote"/>
      </w:pPr>
      <w:r w:rsidRPr="004A3E27">
        <w:rPr>
          <w:rStyle w:val="FootnoteReference"/>
        </w:rPr>
        <w:footnoteRef/>
      </w:r>
      <w:r w:rsidRPr="004A3E27">
        <w:t xml:space="preserve"> Naturally and spiritually (Jn. 3:3-6).</w:t>
      </w:r>
    </w:p>
  </w:footnote>
  <w:footnote w:id="177">
    <w:p w14:paraId="21961A60" w14:textId="0C801544" w:rsidR="00B31899" w:rsidRDefault="00B31899" w:rsidP="002C27B3">
      <w:pPr>
        <w:pStyle w:val="footnote"/>
      </w:pPr>
      <w:r>
        <w:rPr>
          <w:rStyle w:val="FootnoteReference"/>
        </w:rPr>
        <w:footnoteRef/>
      </w:r>
      <w:r>
        <w:t xml:space="preserve"> [JS] Fr. Lazarus has “plans”</w:t>
      </w:r>
    </w:p>
  </w:footnote>
  <w:footnote w:id="178">
    <w:p w14:paraId="13FB143C" w14:textId="0A8A9BB8" w:rsidR="00B31899" w:rsidRDefault="00B31899" w:rsidP="00831460">
      <w:pPr>
        <w:pStyle w:val="footnote"/>
      </w:pPr>
      <w:r>
        <w:rPr>
          <w:rStyle w:val="FootnoteReference"/>
        </w:rPr>
        <w:footnoteRef/>
      </w:r>
      <w:r>
        <w:t xml:space="preserve"> [JS] or “fashioned”</w:t>
      </w:r>
    </w:p>
  </w:footnote>
  <w:footnote w:id="179">
    <w:p w14:paraId="1CA3C8B8" w14:textId="7384D6BF" w:rsidR="00B31899" w:rsidRDefault="00B31899" w:rsidP="00366380">
      <w:pPr>
        <w:pStyle w:val="footnote"/>
      </w:pPr>
      <w:r>
        <w:rPr>
          <w:rStyle w:val="FootnoteReference"/>
        </w:rPr>
        <w:footnoteRef/>
      </w:r>
      <w:r>
        <w:t xml:space="preserve"> Fr. Athanasius has “My soul shall make her boast in the Lord”</w:t>
      </w:r>
    </w:p>
  </w:footnote>
  <w:footnote w:id="180">
    <w:p w14:paraId="50F89B8F" w14:textId="77777777" w:rsidR="00B31899" w:rsidRPr="004A3E27" w:rsidRDefault="00B3189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B31899" w:rsidRPr="004A3E27" w:rsidRDefault="00B31899"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B31899" w:rsidRDefault="00B31899" w:rsidP="00E42174">
      <w:pPr>
        <w:pStyle w:val="footnote"/>
      </w:pPr>
      <w:r>
        <w:rPr>
          <w:rStyle w:val="FootnoteReference"/>
        </w:rPr>
        <w:footnoteRef/>
      </w:r>
      <w:r>
        <w:t xml:space="preserve"> [JS] or “contrite in heart”</w:t>
      </w:r>
    </w:p>
  </w:footnote>
  <w:footnote w:id="183">
    <w:p w14:paraId="7E58A13C" w14:textId="1AC06A85" w:rsidR="00B31899" w:rsidRDefault="00B31899" w:rsidP="00F803AB">
      <w:pPr>
        <w:pStyle w:val="footnote"/>
      </w:pPr>
      <w:r>
        <w:rPr>
          <w:rStyle w:val="FootnoteReference"/>
        </w:rPr>
        <w:footnoteRef/>
      </w:r>
      <w:r>
        <w:t xml:space="preserve"> [JS] Coptic has “eat their hearts”, which Fr. Athanasius renders, “regret”</w:t>
      </w:r>
    </w:p>
  </w:footnote>
  <w:footnote w:id="184">
    <w:p w14:paraId="54D93979" w14:textId="34E7EB30" w:rsidR="00B31899" w:rsidRDefault="00B31899" w:rsidP="00F803AB">
      <w:pPr>
        <w:pStyle w:val="footnote"/>
      </w:pPr>
      <w:r>
        <w:rPr>
          <w:rStyle w:val="FootnoteReference"/>
        </w:rPr>
        <w:footnoteRef/>
      </w:r>
      <w:r>
        <w:t xml:space="preserve"> [JS] or regret.</w:t>
      </w:r>
    </w:p>
  </w:footnote>
  <w:footnote w:id="185">
    <w:p w14:paraId="51CEFDC6" w14:textId="77777777" w:rsidR="00B31899" w:rsidRPr="004A3E27" w:rsidRDefault="00B3189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B31899" w:rsidRDefault="00B31899" w:rsidP="00442FE7">
      <w:pPr>
        <w:pStyle w:val="footnote"/>
      </w:pPr>
      <w:r>
        <w:rPr>
          <w:rStyle w:val="FootnoteReference"/>
        </w:rPr>
        <w:footnoteRef/>
      </w:r>
      <w:r>
        <w:t xml:space="preserve"> [JS] literally “and my soul with barrenness/childlessness.”</w:t>
      </w:r>
    </w:p>
  </w:footnote>
  <w:footnote w:id="187">
    <w:p w14:paraId="0CEA87F3" w14:textId="77777777" w:rsidR="00B31899" w:rsidRPr="004A3E27" w:rsidRDefault="00B31899" w:rsidP="00BD5BBE">
      <w:pPr>
        <w:pStyle w:val="footnote"/>
      </w:pPr>
      <w:r w:rsidRPr="004A3E27">
        <w:rPr>
          <w:rStyle w:val="FootnoteReference"/>
        </w:rPr>
        <w:footnoteRef/>
      </w:r>
      <w:r w:rsidRPr="004A3E27">
        <w:t xml:space="preserve"> John 19:1; Mt. 27:26.</w:t>
      </w:r>
    </w:p>
  </w:footnote>
  <w:footnote w:id="188">
    <w:p w14:paraId="1C6E21CA" w14:textId="4A1BFD04" w:rsidR="00B31899" w:rsidRPr="004A3E27" w:rsidRDefault="00B31899"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B31899" w:rsidRDefault="00B31899"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B31899" w:rsidRDefault="00B31899" w:rsidP="00E14083">
      <w:pPr>
        <w:pStyle w:val="footnote"/>
      </w:pPr>
      <w:r>
        <w:rPr>
          <w:rStyle w:val="FootnoteReference"/>
        </w:rPr>
        <w:footnoteRef/>
      </w:r>
      <w:r>
        <w:t xml:space="preserve"> [JS] [] found in Coptic</w:t>
      </w:r>
    </w:p>
  </w:footnote>
  <w:footnote w:id="191">
    <w:p w14:paraId="4812F1D0" w14:textId="6C4603E2" w:rsidR="00B31899" w:rsidRPr="004A3E27" w:rsidRDefault="00B31899"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B31899" w:rsidRDefault="00B31899" w:rsidP="004E0429">
      <w:pPr>
        <w:pStyle w:val="footnote"/>
      </w:pPr>
      <w:r>
        <w:rPr>
          <w:rStyle w:val="FootnoteReference"/>
        </w:rPr>
        <w:footnoteRef/>
      </w:r>
      <w:r>
        <w:t xml:space="preserve"> [JS] or “Aha! Aha!” Or “Well done! Well done!”</w:t>
      </w:r>
    </w:p>
  </w:footnote>
  <w:footnote w:id="193">
    <w:p w14:paraId="55852630" w14:textId="7161891F" w:rsidR="00B31899" w:rsidRDefault="00B31899" w:rsidP="004D4897">
      <w:pPr>
        <w:pStyle w:val="footnote"/>
      </w:pPr>
      <w:r>
        <w:rPr>
          <w:rStyle w:val="FootnoteReference"/>
        </w:rPr>
        <w:footnoteRef/>
      </w:r>
      <w:r>
        <w:t xml:space="preserve"> [JS] others have “righteousness”. NETS has “vindication”.</w:t>
      </w:r>
    </w:p>
  </w:footnote>
  <w:footnote w:id="194">
    <w:p w14:paraId="5AE758E3" w14:textId="591B2CD9" w:rsidR="00B31899" w:rsidRDefault="00B31899" w:rsidP="004E0429">
      <w:pPr>
        <w:pStyle w:val="footnote"/>
      </w:pPr>
      <w:r>
        <w:rPr>
          <w:rStyle w:val="FootnoteReference"/>
        </w:rPr>
        <w:footnoteRef/>
      </w:r>
      <w:r>
        <w:t xml:space="preserve"> [JS] Fr. Lazarus has, “towering mountains”</w:t>
      </w:r>
    </w:p>
  </w:footnote>
  <w:footnote w:id="195">
    <w:p w14:paraId="6484AC83" w14:textId="6D53CC8C" w:rsidR="00B31899" w:rsidRPr="004A3E27" w:rsidRDefault="00B31899"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B31899" w:rsidRDefault="00B31899" w:rsidP="00090695">
      <w:pPr>
        <w:pStyle w:val="footnote"/>
      </w:pPr>
      <w:r>
        <w:rPr>
          <w:rStyle w:val="FootnoteReference"/>
        </w:rPr>
        <w:footnoteRef/>
      </w:r>
      <w:r>
        <w:t xml:space="preserve"> [JS] OSB has “many waters”</w:t>
      </w:r>
    </w:p>
  </w:footnote>
  <w:footnote w:id="197">
    <w:p w14:paraId="50DAFDF2" w14:textId="77777777" w:rsidR="00B31899" w:rsidRPr="004A3E27" w:rsidRDefault="00B3189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B31899" w:rsidRPr="004A3E27" w:rsidRDefault="00B31899"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B31899" w:rsidRPr="004A3E27" w:rsidRDefault="00B31899" w:rsidP="00BD5BBE">
      <w:pPr>
        <w:pStyle w:val="footnote"/>
      </w:pPr>
      <w:r w:rsidRPr="004A3E27">
        <w:rPr>
          <w:rStyle w:val="FootnoteReference"/>
        </w:rPr>
        <w:footnoteRef/>
      </w:r>
      <w:r w:rsidRPr="004A3E27">
        <w:t xml:space="preserve"> Prov. 24:19.</w:t>
      </w:r>
    </w:p>
  </w:footnote>
  <w:footnote w:id="200">
    <w:p w14:paraId="325B4264" w14:textId="77777777" w:rsidR="00B31899" w:rsidRPr="004A3E27" w:rsidRDefault="00B3189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B31899" w:rsidRPr="004A3E27" w:rsidRDefault="00B3189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B31899" w:rsidRPr="004A3E27" w:rsidRDefault="00B3189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B31899" w:rsidRDefault="00B31899" w:rsidP="00402CB0">
      <w:pPr>
        <w:pStyle w:val="footnote"/>
      </w:pPr>
      <w:r>
        <w:rPr>
          <w:rStyle w:val="FootnoteReference"/>
        </w:rPr>
        <w:footnoteRef/>
      </w:r>
      <w:r>
        <w:t xml:space="preserve"> [JS] or “judgment”</w:t>
      </w:r>
    </w:p>
  </w:footnote>
  <w:footnote w:id="204">
    <w:p w14:paraId="0271DF81" w14:textId="5DFB25DB" w:rsidR="00B31899" w:rsidRPr="004A3E27" w:rsidRDefault="00B3189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B31899" w:rsidRDefault="00B31899" w:rsidP="00402CB0">
      <w:pPr>
        <w:pStyle w:val="footnote"/>
      </w:pPr>
      <w:r>
        <w:rPr>
          <w:rStyle w:val="FootnoteReference"/>
        </w:rPr>
        <w:footnoteRef/>
      </w:r>
      <w:r>
        <w:t xml:space="preserve"> [JS] or “fret”</w:t>
      </w:r>
    </w:p>
  </w:footnote>
  <w:footnote w:id="206">
    <w:p w14:paraId="0F35B29D" w14:textId="57DF774F" w:rsidR="00B31899" w:rsidRDefault="00B31899" w:rsidP="00414006">
      <w:pPr>
        <w:pStyle w:val="footnote"/>
      </w:pPr>
      <w:r>
        <w:rPr>
          <w:rStyle w:val="FootnoteReference"/>
        </w:rPr>
        <w:footnoteRef/>
      </w:r>
      <w:r>
        <w:t xml:space="preserve"> [JS] or “land”</w:t>
      </w:r>
    </w:p>
  </w:footnote>
  <w:footnote w:id="207">
    <w:p w14:paraId="65980F9C" w14:textId="79143A5A" w:rsidR="00B31899" w:rsidRPr="004A3E27" w:rsidRDefault="00B3189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B31899" w:rsidRPr="004A3E27" w:rsidRDefault="00B3189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B31899" w:rsidRDefault="00B31899" w:rsidP="00090695">
      <w:pPr>
        <w:pStyle w:val="footnote"/>
      </w:pPr>
      <w:r>
        <w:rPr>
          <w:rStyle w:val="FootnoteReference"/>
        </w:rPr>
        <w:footnoteRef/>
      </w:r>
      <w:r>
        <w:t xml:space="preserve"> [JS] literally, “seed”, here and throughout</w:t>
      </w:r>
    </w:p>
  </w:footnote>
  <w:footnote w:id="210">
    <w:p w14:paraId="112B59F5" w14:textId="77777777" w:rsidR="00B31899" w:rsidRPr="004A3E27" w:rsidRDefault="00B31899"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B31899" w:rsidRPr="004A3E27" w:rsidRDefault="00B31899"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B31899" w:rsidRPr="004A3E27" w:rsidRDefault="00B3189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B31899" w:rsidRDefault="00B31899" w:rsidP="003F50A7">
      <w:pPr>
        <w:pStyle w:val="footnote"/>
      </w:pPr>
      <w:r>
        <w:rPr>
          <w:rStyle w:val="FootnoteReference"/>
        </w:rPr>
        <w:footnoteRef/>
      </w:r>
      <w:r>
        <w:t xml:space="preserve"> [JS] literally “with a sad face”</w:t>
      </w:r>
    </w:p>
  </w:footnote>
  <w:footnote w:id="214">
    <w:p w14:paraId="18445857" w14:textId="0B799012" w:rsidR="00B31899" w:rsidRDefault="00B31899" w:rsidP="003F50A7">
      <w:pPr>
        <w:pStyle w:val="footnote"/>
      </w:pPr>
      <w:r>
        <w:rPr>
          <w:rStyle w:val="FootnoteReference"/>
        </w:rPr>
        <w:footnoteRef/>
      </w:r>
      <w:r>
        <w:t xml:space="preserve"> [JS] literally “loins”</w:t>
      </w:r>
    </w:p>
  </w:footnote>
  <w:footnote w:id="215">
    <w:p w14:paraId="72DD6C76" w14:textId="7D200E30" w:rsidR="00B31899" w:rsidRPr="004A3E27" w:rsidRDefault="00B31899"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B31899" w:rsidRDefault="00B31899" w:rsidP="002538F7">
      <w:pPr>
        <w:pStyle w:val="footnote"/>
      </w:pPr>
      <w:r>
        <w:rPr>
          <w:rStyle w:val="FootnoteReference"/>
        </w:rPr>
        <w:footnoteRef/>
      </w:r>
      <w:r>
        <w:t xml:space="preserve"> [JS] or “walks about like a phantom”</w:t>
      </w:r>
    </w:p>
  </w:footnote>
  <w:footnote w:id="217">
    <w:p w14:paraId="3396E2D4" w14:textId="4AC28F88" w:rsidR="00B31899" w:rsidRPr="004A3E27" w:rsidRDefault="00B3189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B31899" w:rsidRPr="004A3E27" w:rsidRDefault="00B3189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B31899" w:rsidRPr="004A3E27" w:rsidRDefault="00B3189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B31899" w:rsidRPr="004A3E27" w:rsidRDefault="00B3189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B31899" w:rsidRPr="004A3E27" w:rsidRDefault="00B3189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215A183B" w14:textId="1FC8DE97" w:rsidR="00B31899" w:rsidRDefault="00B31899" w:rsidP="005B3452">
      <w:pPr>
        <w:pStyle w:val="footnote"/>
      </w:pPr>
      <w:r>
        <w:rPr>
          <w:rStyle w:val="FootnoteReference"/>
        </w:rPr>
        <w:footnoteRef/>
      </w:r>
      <w:r>
        <w:t xml:space="preserve"> [JS] or “Aha! Aha!” or “Well done! Well done!”</w:t>
      </w:r>
    </w:p>
  </w:footnote>
  <w:footnote w:id="223">
    <w:p w14:paraId="37A0E454" w14:textId="77777777" w:rsidR="00B31899" w:rsidRPr="004A3E27" w:rsidRDefault="00B31899" w:rsidP="00BD5BBE">
      <w:pPr>
        <w:pStyle w:val="footnote"/>
      </w:pPr>
      <w:r w:rsidRPr="004A3E27">
        <w:rPr>
          <w:rStyle w:val="FootnoteReference"/>
        </w:rPr>
        <w:footnoteRef/>
      </w:r>
      <w:r w:rsidRPr="004A3E27">
        <w:t xml:space="preserve"> John 13:30.</w:t>
      </w:r>
    </w:p>
  </w:footnote>
  <w:footnote w:id="224">
    <w:p w14:paraId="32644EEC" w14:textId="77777777" w:rsidR="00B31899" w:rsidRPr="004A3E27" w:rsidRDefault="00B3189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5">
    <w:p w14:paraId="4D34767F" w14:textId="77777777" w:rsidR="00B31899" w:rsidRPr="004A3E27" w:rsidRDefault="00B3189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6">
    <w:p w14:paraId="70B2B9E7" w14:textId="77777777" w:rsidR="00B31899" w:rsidRPr="004A3E27" w:rsidRDefault="00B31899" w:rsidP="00BD5BBE">
      <w:pPr>
        <w:pStyle w:val="footnote"/>
      </w:pPr>
      <w:r w:rsidRPr="004A3E27">
        <w:rPr>
          <w:rStyle w:val="FootnoteReference"/>
        </w:rPr>
        <w:footnoteRef/>
      </w:r>
      <w:r w:rsidRPr="004A3E27">
        <w:t xml:space="preserve"> With the Gospel of forgiveness (1 Sam. 24:17-20; Lk. 23:34).</w:t>
      </w:r>
    </w:p>
  </w:footnote>
  <w:footnote w:id="227">
    <w:p w14:paraId="276D5CC0" w14:textId="69BE5264" w:rsidR="00B31899" w:rsidRDefault="00B31899" w:rsidP="008612F3">
      <w:pPr>
        <w:pStyle w:val="footnote"/>
      </w:pPr>
      <w:r>
        <w:rPr>
          <w:rStyle w:val="FootnoteReference"/>
        </w:rPr>
        <w:footnoteRef/>
      </w:r>
      <w:r>
        <w:t xml:space="preserve"> [JS] or “from age to age. So be it! So be it!”</w:t>
      </w:r>
    </w:p>
  </w:footnote>
  <w:footnote w:id="228">
    <w:p w14:paraId="2B9F5A56" w14:textId="77777777" w:rsidR="00B31899" w:rsidRPr="004A3E27" w:rsidRDefault="00B3189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9">
    <w:p w14:paraId="7C55B28F" w14:textId="7EC58CB5" w:rsidR="00B31899" w:rsidRDefault="00B31899" w:rsidP="005B3452">
      <w:pPr>
        <w:pStyle w:val="footnote"/>
      </w:pPr>
      <w:r>
        <w:rPr>
          <w:rStyle w:val="FootnoteReference"/>
        </w:rPr>
        <w:footnoteRef/>
      </w:r>
      <w:r>
        <w:t xml:space="preserve"> [JS] or “thanksgiving”, or “thankful confession with praise”</w:t>
      </w:r>
    </w:p>
  </w:footnote>
  <w:footnote w:id="230">
    <w:p w14:paraId="53A5AE10" w14:textId="0D816E3A" w:rsidR="00B31899" w:rsidRDefault="00B3189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1">
    <w:p w14:paraId="3BCC68DE" w14:textId="1191DE34" w:rsidR="00B31899" w:rsidRDefault="00B31899" w:rsidP="00AD1AC9">
      <w:pPr>
        <w:pStyle w:val="footnote"/>
      </w:pPr>
      <w:r>
        <w:rPr>
          <w:rStyle w:val="FootnoteReference"/>
        </w:rPr>
        <w:footnoteRef/>
      </w:r>
      <w:r>
        <w:t xml:space="preserve"> [JS] Fr. Lazarus has “dwelling”</w:t>
      </w:r>
    </w:p>
  </w:footnote>
  <w:footnote w:id="232">
    <w:p w14:paraId="03275919" w14:textId="77777777" w:rsidR="00B31899" w:rsidRPr="004A3E27" w:rsidRDefault="00B3189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3">
    <w:p w14:paraId="6E7F4F1E" w14:textId="416FA7A8" w:rsidR="00B31899" w:rsidRDefault="00B31899" w:rsidP="005B3452">
      <w:pPr>
        <w:pStyle w:val="footnote"/>
      </w:pPr>
      <w:r>
        <w:rPr>
          <w:rStyle w:val="FootnoteReference"/>
        </w:rPr>
        <w:footnoteRef/>
      </w:r>
      <w:r>
        <w:t xml:space="preserve"> [JS] “I will give thanks to You on the lyre”, or “I will thankfully confess You with praise with the lyre”</w:t>
      </w:r>
    </w:p>
  </w:footnote>
  <w:footnote w:id="234">
    <w:p w14:paraId="0FDCCB36" w14:textId="0CCB7207" w:rsidR="00B31899" w:rsidRDefault="00B31899" w:rsidP="006C1793">
      <w:pPr>
        <w:pStyle w:val="footnote"/>
      </w:pPr>
      <w:r>
        <w:rPr>
          <w:rStyle w:val="FootnoteReference"/>
        </w:rPr>
        <w:footnoteRef/>
      </w:r>
      <w:r>
        <w:t xml:space="preserve"> [JS] or “I will give thanks to Him,” or “I will thankfully confess Him with praies”</w:t>
      </w:r>
    </w:p>
  </w:footnote>
  <w:footnote w:id="235">
    <w:p w14:paraId="1791CAEF" w14:textId="44F0ADBF" w:rsidR="00B31899" w:rsidRPr="004A3E27" w:rsidRDefault="00B3189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6">
    <w:p w14:paraId="75A6D655" w14:textId="0B7DAC2D" w:rsidR="00B31899" w:rsidRDefault="00B31899" w:rsidP="006C1793">
      <w:pPr>
        <w:pStyle w:val="footnote"/>
      </w:pPr>
      <w:r>
        <w:rPr>
          <w:rStyle w:val="FootnoteReference"/>
        </w:rPr>
        <w:footnoteRef/>
      </w:r>
      <w:r>
        <w:t xml:space="preserve"> [JS] or “presence”</w:t>
      </w:r>
    </w:p>
  </w:footnote>
  <w:footnote w:id="237">
    <w:p w14:paraId="14C8DE9A" w14:textId="1AF2328A" w:rsidR="00B31899" w:rsidRDefault="00B31899" w:rsidP="006C1793">
      <w:pPr>
        <w:pStyle w:val="footnote"/>
      </w:pPr>
      <w:r>
        <w:rPr>
          <w:rStyle w:val="FootnoteReference"/>
        </w:rPr>
        <w:footnoteRef/>
      </w:r>
      <w:r>
        <w:t xml:space="preserve"> [JS] or “boast in” or “praise”</w:t>
      </w:r>
    </w:p>
  </w:footnote>
  <w:footnote w:id="238">
    <w:p w14:paraId="66A26B87" w14:textId="54FC310A" w:rsidR="00B31899" w:rsidRDefault="00B31899" w:rsidP="006C1793">
      <w:pPr>
        <w:pStyle w:val="footnote"/>
      </w:pPr>
      <w:r>
        <w:rPr>
          <w:rStyle w:val="FootnoteReference"/>
        </w:rPr>
        <w:footnoteRef/>
      </w:r>
      <w:r>
        <w:t xml:space="preserve"> [JS] or “give thanks to”, or “thankfully confess Your Name with praise”</w:t>
      </w:r>
    </w:p>
  </w:footnote>
  <w:footnote w:id="239">
    <w:p w14:paraId="4F22E4CE" w14:textId="77777777" w:rsidR="00B31899" w:rsidRPr="004A3E27" w:rsidRDefault="00B3189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0">
    <w:p w14:paraId="08B0833D" w14:textId="77777777" w:rsidR="00B31899" w:rsidRPr="004A3E27" w:rsidRDefault="00B3189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1">
    <w:p w14:paraId="76A76AD0" w14:textId="77777777" w:rsidR="00B31899" w:rsidRPr="004A3E27" w:rsidRDefault="00B3189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2">
    <w:p w14:paraId="0FB99B7C" w14:textId="516B1CB2" w:rsidR="00B31899" w:rsidRPr="004A3E27" w:rsidRDefault="00B31899" w:rsidP="00BD5BBE">
      <w:pPr>
        <w:pStyle w:val="footnote"/>
      </w:pPr>
      <w:r w:rsidRPr="004A3E27">
        <w:rPr>
          <w:rStyle w:val="FootnoteReference"/>
        </w:rPr>
        <w:footnoteRef/>
      </w:r>
      <w:r w:rsidRPr="004A3E27">
        <w:t xml:space="preserve"> </w:t>
      </w:r>
      <w:r>
        <w:t>cf</w:t>
      </w:r>
      <w:r w:rsidRPr="004A3E27">
        <w:t>. Rev. 19:11-16.</w:t>
      </w:r>
    </w:p>
  </w:footnote>
  <w:footnote w:id="243">
    <w:p w14:paraId="5E8EA981" w14:textId="77777777" w:rsidR="00B31899" w:rsidRPr="004A3E27" w:rsidRDefault="00B3189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4">
    <w:p w14:paraId="2209A251" w14:textId="77777777" w:rsidR="00B31899" w:rsidRPr="004A3E27" w:rsidRDefault="00B3189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5">
    <w:p w14:paraId="1503C91E" w14:textId="77777777" w:rsidR="00B31899" w:rsidRDefault="00B31899" w:rsidP="005E56A9">
      <w:pPr>
        <w:pStyle w:val="footnote"/>
      </w:pPr>
      <w:r>
        <w:rPr>
          <w:rStyle w:val="FootnoteReference"/>
        </w:rPr>
        <w:footnoteRef/>
      </w:r>
      <w:r>
        <w:t xml:space="preserve"> [JS] myrrh: resin for incense; stacte: a component of the Temple incense; cassia: cinnamon.</w:t>
      </w:r>
    </w:p>
  </w:footnote>
  <w:footnote w:id="246">
    <w:p w14:paraId="5BF4F4E3" w14:textId="0D86ACD7" w:rsidR="00B31899" w:rsidRDefault="00B31899" w:rsidP="00E10FAF">
      <w:pPr>
        <w:pStyle w:val="footnote"/>
      </w:pPr>
      <w:r>
        <w:rPr>
          <w:rStyle w:val="FootnoteReference"/>
        </w:rPr>
        <w:footnoteRef/>
      </w:r>
      <w:r>
        <w:t xml:space="preserve"> [JS] literally “do obeisance”, i.e. “bow down to”</w:t>
      </w:r>
    </w:p>
  </w:footnote>
  <w:footnote w:id="247">
    <w:p w14:paraId="66A4B8D8" w14:textId="2A1C62C8" w:rsidR="00B31899" w:rsidRPr="004A3E27" w:rsidRDefault="00B3189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8">
    <w:p w14:paraId="3B2B6F3D" w14:textId="77777777" w:rsidR="00B31899" w:rsidRPr="004A3E27" w:rsidRDefault="00B31899" w:rsidP="00714A98">
      <w:pPr>
        <w:pStyle w:val="footnote"/>
      </w:pPr>
      <w:r w:rsidRPr="004A3E27">
        <w:rPr>
          <w:rStyle w:val="FootnoteReference"/>
        </w:rPr>
        <w:footnoteRef/>
      </w:r>
      <w:r w:rsidRPr="004A3E27">
        <w:t xml:space="preserve"> Rev. 22:1.</w:t>
      </w:r>
    </w:p>
  </w:footnote>
  <w:footnote w:id="249">
    <w:p w14:paraId="0C57446A" w14:textId="77777777" w:rsidR="00B31899" w:rsidRDefault="00B31899" w:rsidP="00714A98">
      <w:pPr>
        <w:pStyle w:val="footnote"/>
      </w:pPr>
      <w:r>
        <w:rPr>
          <w:rStyle w:val="FootnoteReference"/>
        </w:rPr>
        <w:footnoteRef/>
      </w:r>
      <w:r>
        <w:t xml:space="preserve"> Fr. Lazarus has “dwelling-place”</w:t>
      </w:r>
    </w:p>
  </w:footnote>
  <w:footnote w:id="250">
    <w:p w14:paraId="77903F63" w14:textId="77777777" w:rsidR="00B31899" w:rsidRDefault="00B31899" w:rsidP="00714A98">
      <w:pPr>
        <w:pStyle w:val="footnote"/>
      </w:pPr>
      <w:r>
        <w:rPr>
          <w:rStyle w:val="FootnoteReference"/>
        </w:rPr>
        <w:footnoteRef/>
      </w:r>
      <w:r>
        <w:t xml:space="preserve"> [JS] the city’s</w:t>
      </w:r>
    </w:p>
  </w:footnote>
  <w:footnote w:id="251">
    <w:p w14:paraId="73DCC24E" w14:textId="7E226D89" w:rsidR="00B31899" w:rsidRPr="004A3E27" w:rsidRDefault="00B3189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2">
    <w:p w14:paraId="0D6388ED" w14:textId="683F8CF0" w:rsidR="00B31899" w:rsidRPr="004A3E27" w:rsidRDefault="00B31899" w:rsidP="00714A98">
      <w:pPr>
        <w:pStyle w:val="footnote"/>
      </w:pPr>
      <w:r w:rsidRPr="004A3E27">
        <w:rPr>
          <w:rStyle w:val="FootnoteReference"/>
        </w:rPr>
        <w:footnoteRef/>
      </w:r>
      <w:r w:rsidRPr="004A3E27">
        <w:t xml:space="preserve"> </w:t>
      </w:r>
      <w:r>
        <w:t>cf</w:t>
      </w:r>
      <w:r w:rsidRPr="004A3E27">
        <w:t>. 75:4; Is. 2:4; 11:9; 65:25; Hos. 2:18; Zac. 9:10.</w:t>
      </w:r>
    </w:p>
  </w:footnote>
  <w:footnote w:id="253">
    <w:p w14:paraId="739DF71C" w14:textId="7B9E3A9D" w:rsidR="00B31899" w:rsidRPr="004A3E27" w:rsidRDefault="00B3189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4">
    <w:p w14:paraId="341712F2" w14:textId="77777777" w:rsidR="00B31899" w:rsidRPr="004A3E27" w:rsidRDefault="00B31899" w:rsidP="00BD5BBE">
      <w:pPr>
        <w:pStyle w:val="footnote"/>
      </w:pPr>
      <w:r w:rsidRPr="004A3E27">
        <w:rPr>
          <w:rStyle w:val="FootnoteReference"/>
        </w:rPr>
        <w:footnoteRef/>
      </w:r>
      <w:r w:rsidRPr="004A3E27">
        <w:t xml:space="preserve"> ‘The calling of the Gentiles is to be understood, as in 71:9’ (St. Athanasius).</w:t>
      </w:r>
    </w:p>
  </w:footnote>
  <w:footnote w:id="255">
    <w:p w14:paraId="743E9AAD" w14:textId="55C8741B" w:rsidR="00B31899" w:rsidRPr="004A3E27" w:rsidRDefault="00B3189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6">
    <w:p w14:paraId="20C0CF5B" w14:textId="605C1673" w:rsidR="00B31899" w:rsidRPr="004A3E27" w:rsidRDefault="00B31899" w:rsidP="00BD5BBE">
      <w:pPr>
        <w:pStyle w:val="footnote"/>
      </w:pPr>
      <w:r w:rsidRPr="004A3E27">
        <w:rPr>
          <w:rStyle w:val="FootnoteReference"/>
        </w:rPr>
        <w:footnoteRef/>
      </w:r>
      <w:r w:rsidRPr="004A3E27">
        <w:t xml:space="preserve"> </w:t>
      </w:r>
      <w:r>
        <w:t>Cf</w:t>
      </w:r>
      <w:r w:rsidRPr="004A3E27">
        <w:t>. Ex. 15:17; Is. 58:14: I Pet. 1:4.</w:t>
      </w:r>
    </w:p>
  </w:footnote>
  <w:footnote w:id="257">
    <w:p w14:paraId="1FDF9287" w14:textId="77777777" w:rsidR="00B31899" w:rsidRPr="004A3E27" w:rsidRDefault="00B3189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8">
    <w:p w14:paraId="3490B998" w14:textId="1EB3F17C" w:rsidR="00B31899" w:rsidRDefault="00B31899" w:rsidP="008C19B4">
      <w:pPr>
        <w:pStyle w:val="footnote"/>
      </w:pPr>
      <w:r>
        <w:rPr>
          <w:rStyle w:val="FootnoteReference"/>
        </w:rPr>
        <w:footnoteRef/>
      </w:r>
      <w:r>
        <w:t xml:space="preserve"> [JS] or “beautifully situated”</w:t>
      </w:r>
    </w:p>
  </w:footnote>
  <w:footnote w:id="259">
    <w:p w14:paraId="5F050EEC" w14:textId="7F9EDEA1" w:rsidR="00B31899" w:rsidRPr="004A3E27" w:rsidRDefault="00B3189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0">
    <w:p w14:paraId="51B5ACBD" w14:textId="77777777" w:rsidR="00B31899" w:rsidRPr="004A3E27" w:rsidRDefault="00B3189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1">
    <w:p w14:paraId="6CAE8B9B" w14:textId="5A8E6334" w:rsidR="00B31899" w:rsidRPr="004A3E27" w:rsidRDefault="00B3189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2">
    <w:p w14:paraId="1586EC07" w14:textId="381B84AF" w:rsidR="00B31899" w:rsidRDefault="00B31899" w:rsidP="00183599">
      <w:pPr>
        <w:pStyle w:val="footnote"/>
      </w:pPr>
      <w:r>
        <w:rPr>
          <w:rStyle w:val="FootnoteReference"/>
        </w:rPr>
        <w:footnoteRef/>
      </w:r>
      <w:r>
        <w:t xml:space="preserve"> [JS] Fr. Lazarus adds “justice and right judgment” to “righteousness”</w:t>
      </w:r>
    </w:p>
  </w:footnote>
  <w:footnote w:id="263">
    <w:p w14:paraId="7F2EAAD2" w14:textId="77777777" w:rsidR="00B31899" w:rsidRPr="004A3E27" w:rsidRDefault="00B3189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4">
    <w:p w14:paraId="3C5C41AF" w14:textId="77777777" w:rsidR="00B31899" w:rsidRPr="004A3E27" w:rsidRDefault="00B3189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5">
    <w:p w14:paraId="55E3C647" w14:textId="417C46F1" w:rsidR="00B31899" w:rsidRDefault="00B31899" w:rsidP="00183599">
      <w:pPr>
        <w:pStyle w:val="footnote"/>
      </w:pPr>
      <w:r>
        <w:rPr>
          <w:rStyle w:val="FootnoteReference"/>
        </w:rPr>
        <w:footnoteRef/>
      </w:r>
      <w:r>
        <w:t xml:space="preserve"> [JS] or “eternally”</w:t>
      </w:r>
    </w:p>
  </w:footnote>
  <w:footnote w:id="266">
    <w:p w14:paraId="398A65D2" w14:textId="3A913DFE" w:rsidR="00B31899" w:rsidRDefault="00B3189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7">
    <w:p w14:paraId="2DAC0755" w14:textId="21183A3B" w:rsidR="00B31899" w:rsidRDefault="00B31899" w:rsidP="00183599">
      <w:pPr>
        <w:pStyle w:val="footnote"/>
      </w:pPr>
      <w:r>
        <w:rPr>
          <w:rStyle w:val="FootnoteReference"/>
        </w:rPr>
        <w:footnoteRef/>
      </w:r>
      <w:r>
        <w:t xml:space="preserve"> [JS] or “workers of iniquity”</w:t>
      </w:r>
    </w:p>
  </w:footnote>
  <w:footnote w:id="268">
    <w:p w14:paraId="3A50B91B" w14:textId="77777777" w:rsidR="00B31899" w:rsidRPr="004A3E27" w:rsidRDefault="00B3189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9">
    <w:p w14:paraId="4E4A30D1" w14:textId="62ED497C" w:rsidR="00B31899" w:rsidRDefault="00B31899" w:rsidP="00183599">
      <w:pPr>
        <w:pStyle w:val="footnote"/>
      </w:pPr>
      <w:r>
        <w:rPr>
          <w:rStyle w:val="FootnoteReference"/>
        </w:rPr>
        <w:footnoteRef/>
      </w:r>
      <w:r>
        <w:t xml:space="preserve"> [JS] or “ransom”</w:t>
      </w:r>
    </w:p>
  </w:footnote>
  <w:footnote w:id="270">
    <w:p w14:paraId="058ED3C9" w14:textId="6776EDA1" w:rsidR="00B31899" w:rsidRDefault="00B31899" w:rsidP="001B710E">
      <w:pPr>
        <w:pStyle w:val="footnote"/>
      </w:pPr>
      <w:r>
        <w:rPr>
          <w:rStyle w:val="FootnoteReference"/>
        </w:rPr>
        <w:footnoteRef/>
      </w:r>
      <w:r>
        <w:t xml:space="preserve"> [JS] or tabernacles.</w:t>
      </w:r>
    </w:p>
  </w:footnote>
  <w:footnote w:id="271">
    <w:p w14:paraId="329608F2" w14:textId="7CC39845" w:rsidR="00B31899" w:rsidRDefault="00B31899" w:rsidP="00183599">
      <w:pPr>
        <w:pStyle w:val="footnote"/>
      </w:pPr>
      <w:r>
        <w:rPr>
          <w:rStyle w:val="FootnoteReference"/>
        </w:rPr>
        <w:footnoteRef/>
      </w:r>
      <w:r>
        <w:t xml:space="preserve"> [JS] or “acknowledge,” or “thank,” or “thankfully confess You with praise when…”</w:t>
      </w:r>
    </w:p>
  </w:footnote>
  <w:footnote w:id="272">
    <w:p w14:paraId="25D034C3" w14:textId="2662C64E" w:rsidR="00B31899" w:rsidRDefault="00B31899" w:rsidP="005E4259">
      <w:pPr>
        <w:pStyle w:val="footnote"/>
      </w:pPr>
      <w:r>
        <w:rPr>
          <w:rStyle w:val="FootnoteReference"/>
        </w:rPr>
        <w:footnoteRef/>
      </w:r>
      <w:r>
        <w:t xml:space="preserve"> [JS] or “I will not find fault with your sacrifices”</w:t>
      </w:r>
    </w:p>
  </w:footnote>
  <w:footnote w:id="273">
    <w:p w14:paraId="45DA152E" w14:textId="77777777" w:rsidR="00B31899" w:rsidRPr="004A3E27" w:rsidRDefault="00B3189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4">
    <w:p w14:paraId="43CC2ABF" w14:textId="536DD164" w:rsidR="00B31899" w:rsidRDefault="00B31899" w:rsidP="007E0330">
      <w:pPr>
        <w:pStyle w:val="footnote"/>
      </w:pPr>
      <w:r>
        <w:rPr>
          <w:rStyle w:val="FootnoteReference"/>
        </w:rPr>
        <w:footnoteRef/>
      </w:r>
      <w:r>
        <w:t xml:space="preserve"> [JS] [] found in Coptic</w:t>
      </w:r>
    </w:p>
  </w:footnote>
  <w:footnote w:id="275">
    <w:p w14:paraId="5A6B4D6B" w14:textId="65293C06" w:rsidR="00B31899" w:rsidRPr="004A3E27" w:rsidRDefault="00B3189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6">
    <w:p w14:paraId="7D7FC96A" w14:textId="1FA8AB7E" w:rsidR="00B31899" w:rsidRDefault="00B31899" w:rsidP="007E0330">
      <w:pPr>
        <w:pStyle w:val="footnote"/>
      </w:pPr>
      <w:r>
        <w:rPr>
          <w:rStyle w:val="FootnoteReference"/>
        </w:rPr>
        <w:footnoteRef/>
      </w:r>
      <w:r>
        <w:t xml:space="preserve"> [JS] “showed me” or “made known to me”</w:t>
      </w:r>
    </w:p>
  </w:footnote>
  <w:footnote w:id="277">
    <w:p w14:paraId="6185D531" w14:textId="77777777" w:rsidR="00B31899" w:rsidRPr="004A3E27" w:rsidRDefault="00B31899" w:rsidP="00BD5BBE">
      <w:pPr>
        <w:pStyle w:val="footnote"/>
      </w:pPr>
      <w:r w:rsidRPr="004A3E27">
        <w:rPr>
          <w:rStyle w:val="FootnoteReference"/>
        </w:rPr>
        <w:footnoteRef/>
      </w:r>
      <w:r w:rsidRPr="004A3E27">
        <w:t xml:space="preserve"> Exodus 12:22; John 19:29; Hebrews 9:19.</w:t>
      </w:r>
    </w:p>
  </w:footnote>
  <w:footnote w:id="278">
    <w:p w14:paraId="3533F1BB" w14:textId="71B96EA6" w:rsidR="00B31899" w:rsidRDefault="00B31899" w:rsidP="007E0330">
      <w:pPr>
        <w:pStyle w:val="footnote"/>
      </w:pPr>
      <w:r>
        <w:rPr>
          <w:rStyle w:val="FootnoteReference"/>
        </w:rPr>
        <w:footnoteRef/>
      </w:r>
      <w:r>
        <w:t xml:space="preserve"> [JS] literally “face”.</w:t>
      </w:r>
    </w:p>
  </w:footnote>
  <w:footnote w:id="279">
    <w:p w14:paraId="1F9FC60F" w14:textId="3E919970" w:rsidR="00B31899" w:rsidRDefault="00B31899" w:rsidP="005E4259">
      <w:pPr>
        <w:pStyle w:val="footnote"/>
      </w:pPr>
      <w:r>
        <w:rPr>
          <w:rStyle w:val="FootnoteReference"/>
        </w:rPr>
        <w:footnoteRef/>
      </w:r>
      <w:r>
        <w:t xml:space="preserve"> [JS] or “blood-guiltiness”</w:t>
      </w:r>
    </w:p>
  </w:footnote>
  <w:footnote w:id="280">
    <w:p w14:paraId="202128F8" w14:textId="4DFF74D6" w:rsidR="00B31899" w:rsidRDefault="00B31899" w:rsidP="00284568">
      <w:pPr>
        <w:pStyle w:val="footnote"/>
      </w:pPr>
      <w:r>
        <w:rPr>
          <w:rStyle w:val="FootnoteReference"/>
        </w:rPr>
        <w:footnoteRef/>
      </w:r>
      <w:r>
        <w:t xml:space="preserve"> [JS] or “gives thanks to,” or “thankfully confess You with praise”</w:t>
      </w:r>
    </w:p>
  </w:footnote>
  <w:footnote w:id="281">
    <w:p w14:paraId="6650920A" w14:textId="4D441CB0" w:rsidR="00B31899" w:rsidRPr="004A3E27" w:rsidRDefault="00B3189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2">
    <w:p w14:paraId="3BFF7049" w14:textId="77777777" w:rsidR="00B31899" w:rsidRPr="004A3E27" w:rsidRDefault="00B3189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45B1AA56" w14:textId="765C7C37" w:rsidR="00B31899" w:rsidRDefault="00B31899" w:rsidP="00284568">
      <w:pPr>
        <w:pStyle w:val="footnote"/>
      </w:pPr>
      <w:r>
        <w:rPr>
          <w:rStyle w:val="FootnoteReference"/>
        </w:rPr>
        <w:footnoteRef/>
      </w:r>
      <w:r>
        <w:t xml:space="preserve"> [JS] or “give thanks to You,” or “thankfully confess You with praise”</w:t>
      </w:r>
    </w:p>
  </w:footnote>
  <w:footnote w:id="284">
    <w:p w14:paraId="51837483" w14:textId="77777777" w:rsidR="00B31899" w:rsidRPr="004A3E27" w:rsidRDefault="00B3189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5">
    <w:p w14:paraId="3B19B72F" w14:textId="77777777" w:rsidR="00B31899" w:rsidRPr="004A3E27" w:rsidRDefault="00B31899" w:rsidP="00BD5BBE">
      <w:pPr>
        <w:pStyle w:val="footnote"/>
      </w:pPr>
      <w:r w:rsidRPr="004A3E27">
        <w:rPr>
          <w:rStyle w:val="FootnoteReference"/>
        </w:rPr>
        <w:footnoteRef/>
      </w:r>
      <w:r w:rsidRPr="004A3E27">
        <w:t xml:space="preserve"> Lk. 10:18; 2 Thess. 1:6.</w:t>
      </w:r>
    </w:p>
  </w:footnote>
  <w:footnote w:id="286">
    <w:p w14:paraId="649547A2" w14:textId="77777777" w:rsidR="00B31899" w:rsidRPr="004A3E27" w:rsidRDefault="00B3189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7">
    <w:p w14:paraId="4184D201" w14:textId="3A3901AE" w:rsidR="00B31899" w:rsidRDefault="00B31899" w:rsidP="00125EB7">
      <w:pPr>
        <w:pStyle w:val="footnote"/>
      </w:pPr>
      <w:r>
        <w:rPr>
          <w:rStyle w:val="FootnoteReference"/>
        </w:rPr>
        <w:footnoteRef/>
      </w:r>
      <w:r>
        <w:t xml:space="preserve"> [JS] “it” refers to the iniquity and strife.</w:t>
      </w:r>
    </w:p>
  </w:footnote>
  <w:footnote w:id="288">
    <w:p w14:paraId="4DEA0F95" w14:textId="27D8C248" w:rsidR="00B31899" w:rsidRPr="004A3E27" w:rsidRDefault="00B31899" w:rsidP="00BD5BBE">
      <w:pPr>
        <w:pStyle w:val="footnote"/>
      </w:pPr>
      <w:r w:rsidRPr="004A3E27">
        <w:rPr>
          <w:rStyle w:val="FootnoteReference"/>
        </w:rPr>
        <w:footnoteRef/>
      </w:r>
      <w:r w:rsidRPr="004A3E27">
        <w:t xml:space="preserve"> </w:t>
      </w:r>
      <w:r>
        <w:t>cf</w:t>
      </w:r>
      <w:r w:rsidRPr="004A3E27">
        <w:t>. 1 Peter 5:7.</w:t>
      </w:r>
    </w:p>
  </w:footnote>
  <w:footnote w:id="289">
    <w:p w14:paraId="27649907" w14:textId="3BE538AE" w:rsidR="00B31899" w:rsidRPr="004A3E27" w:rsidRDefault="00B31899" w:rsidP="00BD5BBE">
      <w:pPr>
        <w:pStyle w:val="footnote"/>
      </w:pPr>
      <w:r w:rsidRPr="004A3E27">
        <w:rPr>
          <w:rStyle w:val="FootnoteReference"/>
        </w:rPr>
        <w:footnoteRef/>
      </w:r>
      <w:r w:rsidRPr="004A3E27">
        <w:t xml:space="preserve"> </w:t>
      </w:r>
      <w:r>
        <w:t>cf</w:t>
      </w:r>
      <w:r w:rsidRPr="004A3E27">
        <w:t>. Ephes 6:12; 1 Tim 4:1; Rev. 16:14.</w:t>
      </w:r>
    </w:p>
  </w:footnote>
  <w:footnote w:id="290">
    <w:p w14:paraId="2999B88D" w14:textId="4A88AAD6" w:rsidR="00B31899" w:rsidRDefault="00B31899" w:rsidP="00A8553A">
      <w:pPr>
        <w:pStyle w:val="footnote"/>
      </w:pPr>
      <w:r>
        <w:rPr>
          <w:rStyle w:val="FootnoteReference"/>
        </w:rPr>
        <w:footnoteRef/>
      </w:r>
      <w:r>
        <w:t xml:space="preserve"> [JS] NETS omits “not”</w:t>
      </w:r>
    </w:p>
  </w:footnote>
  <w:footnote w:id="291">
    <w:p w14:paraId="594F6979" w14:textId="77777777" w:rsidR="00B31899" w:rsidRPr="004A3E27" w:rsidRDefault="00B3189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2">
    <w:p w14:paraId="568E2F2E" w14:textId="77777777" w:rsidR="00B31899" w:rsidRPr="004A3E27" w:rsidRDefault="00B3189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3">
    <w:p w14:paraId="6DBE026F" w14:textId="65E17A50" w:rsidR="00B31899" w:rsidRDefault="00B31899" w:rsidP="003E4AFE">
      <w:pPr>
        <w:pStyle w:val="footnote"/>
      </w:pPr>
      <w:r>
        <w:rPr>
          <w:rStyle w:val="FootnoteReference"/>
        </w:rPr>
        <w:footnoteRef/>
      </w:r>
      <w:r>
        <w:t xml:space="preserve"> [JS] or “I will sing and praise,” or “I will sing and make music”</w:t>
      </w:r>
    </w:p>
  </w:footnote>
  <w:footnote w:id="294">
    <w:p w14:paraId="5EA08A63" w14:textId="7ED730C0" w:rsidR="00B31899" w:rsidRDefault="00B31899" w:rsidP="003E4AFE">
      <w:pPr>
        <w:pStyle w:val="footnote"/>
      </w:pPr>
      <w:r>
        <w:rPr>
          <w:rStyle w:val="FootnoteReference"/>
        </w:rPr>
        <w:footnoteRef/>
      </w:r>
      <w:r>
        <w:t xml:space="preserve"> [JS] or “I will give thanks to You,” or “I will thankfully confess You with praise”</w:t>
      </w:r>
    </w:p>
  </w:footnote>
  <w:footnote w:id="295">
    <w:p w14:paraId="2EF83620" w14:textId="1732A893" w:rsidR="00B31899" w:rsidRDefault="00B31899" w:rsidP="005C1F97">
      <w:pPr>
        <w:pStyle w:val="footnote"/>
      </w:pPr>
      <w:r>
        <w:rPr>
          <w:rStyle w:val="FootnoteReference"/>
        </w:rPr>
        <w:footnoteRef/>
      </w:r>
      <w:r>
        <w:t xml:space="preserve"> [JS] Coptic has “Name” in place of “mercy”.</w:t>
      </w:r>
    </w:p>
  </w:footnote>
  <w:footnote w:id="296">
    <w:p w14:paraId="62A6540D" w14:textId="77777777" w:rsidR="00B31899" w:rsidRPr="004A3E27" w:rsidRDefault="00B31899" w:rsidP="00BD5BBE">
      <w:pPr>
        <w:pStyle w:val="footnote"/>
      </w:pPr>
      <w:r w:rsidRPr="004A3E27">
        <w:rPr>
          <w:rStyle w:val="FootnoteReference"/>
        </w:rPr>
        <w:footnoteRef/>
      </w:r>
      <w:r w:rsidRPr="004A3E27">
        <w:t xml:space="preserve"> Verses 8-12 are repeated almost verbatim in Ps. 107:2-6.</w:t>
      </w:r>
    </w:p>
  </w:footnote>
  <w:footnote w:id="297">
    <w:p w14:paraId="3A60B5BF" w14:textId="4103FFA5" w:rsidR="00B31899" w:rsidRDefault="00B31899" w:rsidP="0080248C">
      <w:pPr>
        <w:pStyle w:val="footnote"/>
      </w:pPr>
      <w:r>
        <w:rPr>
          <w:rStyle w:val="FootnoteReference"/>
        </w:rPr>
        <w:footnoteRef/>
      </w:r>
      <w:r>
        <w:t xml:space="preserve"> [JS] or “the lawless,” or “those that do wickedness”</w:t>
      </w:r>
    </w:p>
  </w:footnote>
  <w:footnote w:id="298">
    <w:p w14:paraId="21F36685" w14:textId="77777777" w:rsidR="00B31899" w:rsidRPr="004A3E27" w:rsidRDefault="00B31899" w:rsidP="00BD5BBE">
      <w:pPr>
        <w:pStyle w:val="footnote"/>
      </w:pPr>
      <w:r w:rsidRPr="004A3E27">
        <w:rPr>
          <w:rStyle w:val="FootnoteReference"/>
        </w:rPr>
        <w:footnoteRef/>
      </w:r>
      <w:r w:rsidRPr="004A3E27">
        <w:t xml:space="preserve"> Mercy: love (Luke 10:37).</w:t>
      </w:r>
    </w:p>
  </w:footnote>
  <w:footnote w:id="299">
    <w:p w14:paraId="6EFF888C" w14:textId="1261A193" w:rsidR="00B31899" w:rsidRPr="004A3E27" w:rsidRDefault="00B3189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0">
    <w:p w14:paraId="42604FE7" w14:textId="77777777" w:rsidR="00B31899" w:rsidRPr="004A3E27" w:rsidRDefault="00B31899" w:rsidP="00BD5BBE">
      <w:pPr>
        <w:pStyle w:val="footnote"/>
      </w:pPr>
      <w:r w:rsidRPr="004A3E27">
        <w:rPr>
          <w:rStyle w:val="FootnoteReference"/>
        </w:rPr>
        <w:footnoteRef/>
      </w:r>
      <w:r w:rsidRPr="004A3E27">
        <w:t xml:space="preserve"> Washbowl: i.e. reduced to the most menial servitude.</w:t>
      </w:r>
    </w:p>
  </w:footnote>
  <w:footnote w:id="301">
    <w:p w14:paraId="03E619D4" w14:textId="1339E3A3" w:rsidR="00B31899" w:rsidRPr="004A3E27" w:rsidRDefault="00B3189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2">
    <w:p w14:paraId="2D798361" w14:textId="77777777" w:rsidR="00B31899" w:rsidRPr="004A3E27" w:rsidRDefault="00B3189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3">
    <w:p w14:paraId="29B1DDE8" w14:textId="45FA342F" w:rsidR="00B31899" w:rsidRPr="004A3E27" w:rsidRDefault="00B3189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4">
    <w:p w14:paraId="279AD391" w14:textId="274C1C9A" w:rsidR="00B31899" w:rsidRPr="004A3E27" w:rsidRDefault="00B3189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5">
    <w:p w14:paraId="7753865A" w14:textId="3B559F98" w:rsidR="00B31899" w:rsidRDefault="00B31899" w:rsidP="009C1AC4">
      <w:pPr>
        <w:pStyle w:val="footnote"/>
      </w:pPr>
      <w:r>
        <w:rPr>
          <w:rStyle w:val="FootnoteReference"/>
        </w:rPr>
        <w:footnoteRef/>
      </w:r>
      <w:r>
        <w:t xml:space="preserve"> [JS] OSB has, “they are altogether useless.” NETS has “they together derive from vanity.</w:t>
      </w:r>
    </w:p>
  </w:footnote>
  <w:footnote w:id="306">
    <w:p w14:paraId="20ED6838" w14:textId="77777777" w:rsidR="00B31899" w:rsidRPr="004A3E27" w:rsidRDefault="00B31899" w:rsidP="009C1AC4">
      <w:pPr>
        <w:pStyle w:val="footnote"/>
      </w:pPr>
      <w:r w:rsidRPr="004A3E27">
        <w:rPr>
          <w:rStyle w:val="FootnoteReference"/>
        </w:rPr>
        <w:footnoteRef/>
      </w:r>
      <w:r w:rsidRPr="004A3E27">
        <w:t xml:space="preserve"> Job. 33:14.</w:t>
      </w:r>
    </w:p>
  </w:footnote>
  <w:footnote w:id="307">
    <w:p w14:paraId="3F4DF601" w14:textId="362CF8F1" w:rsidR="00B31899" w:rsidRDefault="00B31899" w:rsidP="004F49CE">
      <w:pPr>
        <w:pStyle w:val="footnote"/>
      </w:pPr>
      <w:r>
        <w:rPr>
          <w:rStyle w:val="FootnoteReference"/>
        </w:rPr>
        <w:footnoteRef/>
      </w:r>
      <w:r>
        <w:t xml:space="preserve"> [JS] literally, “holy place”</w:t>
      </w:r>
    </w:p>
  </w:footnote>
  <w:footnote w:id="308">
    <w:p w14:paraId="686CF1C0" w14:textId="1BBF228C" w:rsidR="00B31899" w:rsidRPr="004A3E27" w:rsidRDefault="00B3189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9">
    <w:p w14:paraId="4BD1F676" w14:textId="28A76380" w:rsidR="00B31899" w:rsidRDefault="00B31899" w:rsidP="00C0729B">
      <w:pPr>
        <w:pStyle w:val="footnote"/>
      </w:pPr>
      <w:r>
        <w:rPr>
          <w:rStyle w:val="FootnoteReference"/>
        </w:rPr>
        <w:footnoteRef/>
      </w:r>
      <w:r>
        <w:t xml:space="preserve"> [JS] Fr. Athanasius’ translation from the Coptic has “shall glory”</w:t>
      </w:r>
    </w:p>
  </w:footnote>
  <w:footnote w:id="310">
    <w:p w14:paraId="33DDB994" w14:textId="5E62FF5E" w:rsidR="00B31899" w:rsidRDefault="00B31899" w:rsidP="00627006">
      <w:pPr>
        <w:pStyle w:val="footnote"/>
      </w:pPr>
      <w:r>
        <w:rPr>
          <w:rStyle w:val="FootnoteReference"/>
        </w:rPr>
        <w:footnoteRef/>
      </w:r>
      <w:r>
        <w:t xml:space="preserve"> All but Fr. Athanasius’ translation from the Coptic have “and a vow will be paid to You in Jerusalem”</w:t>
      </w:r>
    </w:p>
  </w:footnote>
  <w:footnote w:id="311">
    <w:p w14:paraId="7806F1DC" w14:textId="6D5F9E7B" w:rsidR="00B31899" w:rsidRDefault="00B31899" w:rsidP="00722B95">
      <w:pPr>
        <w:pStyle w:val="footnote"/>
      </w:pPr>
      <w:r>
        <w:rPr>
          <w:rStyle w:val="FootnoteReference"/>
        </w:rPr>
        <w:footnoteRef/>
      </w:r>
      <w:r>
        <w:t xml:space="preserve"> [] Found in Fr. Athanasius’ translation from the Coptic</w:t>
      </w:r>
    </w:p>
  </w:footnote>
  <w:footnote w:id="312">
    <w:p w14:paraId="36833249" w14:textId="34120CF1" w:rsidR="00B31899" w:rsidRPr="004A3E27" w:rsidRDefault="00B3189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22CE4B2" w14:textId="77777777" w:rsidR="00B31899" w:rsidRPr="004A3E27" w:rsidRDefault="00B31899" w:rsidP="00BD5BBE">
      <w:pPr>
        <w:pStyle w:val="footnote"/>
      </w:pPr>
      <w:r w:rsidRPr="004A3E27">
        <w:rPr>
          <w:rStyle w:val="FootnoteReference"/>
        </w:rPr>
        <w:footnoteRef/>
      </w:r>
      <w:r w:rsidRPr="004A3E27">
        <w:t xml:space="preserve"> So the Slavonic (Greek often omits ‘stillest’).</w:t>
      </w:r>
    </w:p>
  </w:footnote>
  <w:footnote w:id="314">
    <w:p w14:paraId="0BA13A66" w14:textId="54830EC5" w:rsidR="00B31899" w:rsidRDefault="00B31899" w:rsidP="005438BF">
      <w:pPr>
        <w:pStyle w:val="footnote"/>
      </w:pPr>
      <w:r>
        <w:rPr>
          <w:rStyle w:val="FootnoteReference"/>
        </w:rPr>
        <w:footnoteRef/>
      </w:r>
      <w:r>
        <w:t xml:space="preserve"> [JS] lit, “filled with fatness.”</w:t>
      </w:r>
    </w:p>
  </w:footnote>
  <w:footnote w:id="315">
    <w:p w14:paraId="6F4E7A1F" w14:textId="704DC134" w:rsidR="00B31899" w:rsidRPr="004A3E27" w:rsidRDefault="00B3189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30AFE1F6" w14:textId="77777777" w:rsidR="00B31899" w:rsidRPr="004A3E27" w:rsidRDefault="00B3189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67C6704" w14:textId="77777777" w:rsidR="00B31899" w:rsidRPr="004A3E27" w:rsidRDefault="00B3189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4D88FDB0" w14:textId="77777777" w:rsidR="00B31899" w:rsidRPr="004A3E27" w:rsidRDefault="00B31899" w:rsidP="00BD5BBE">
      <w:pPr>
        <w:pStyle w:val="footnote"/>
      </w:pPr>
      <w:r w:rsidRPr="004A3E27">
        <w:rPr>
          <w:rStyle w:val="FootnoteReference"/>
        </w:rPr>
        <w:footnoteRef/>
      </w:r>
      <w:r w:rsidRPr="004A3E27">
        <w:t xml:space="preserve"> See footnote 62. &lt;2 previously&gt;</w:t>
      </w:r>
    </w:p>
  </w:footnote>
  <w:footnote w:id="319">
    <w:p w14:paraId="520E1D4D" w14:textId="70DD6036" w:rsidR="00B31899" w:rsidRDefault="00B31899" w:rsidP="000E01D1">
      <w:pPr>
        <w:pStyle w:val="footnote"/>
      </w:pPr>
      <w:r>
        <w:rPr>
          <w:rStyle w:val="FootnoteReference"/>
        </w:rPr>
        <w:footnoteRef/>
      </w:r>
      <w:r>
        <w:t xml:space="preserve"> [JS], “do obeisance”, i.e. prostrate, not just an attitude, but an act</w:t>
      </w:r>
    </w:p>
  </w:footnote>
  <w:footnote w:id="320">
    <w:p w14:paraId="1B791EBC" w14:textId="77777777" w:rsidR="00B31899" w:rsidRPr="004A3E27" w:rsidRDefault="00B3189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109CC4F4" w14:textId="77777777" w:rsidR="00B31899" w:rsidRPr="004A3E27" w:rsidRDefault="00B31899" w:rsidP="00BD5BBE">
      <w:pPr>
        <w:pStyle w:val="footnote"/>
      </w:pPr>
      <w:r w:rsidRPr="004A3E27">
        <w:rPr>
          <w:rStyle w:val="FootnoteReference"/>
        </w:rPr>
        <w:footnoteRef/>
      </w:r>
      <w:r w:rsidRPr="004A3E27">
        <w:t xml:space="preserve"> ‘What God has planned for His lovers’ (1 Cor. 2:9).</w:t>
      </w:r>
    </w:p>
  </w:footnote>
  <w:footnote w:id="322">
    <w:p w14:paraId="096C8EE6" w14:textId="40879E1D" w:rsidR="00B31899" w:rsidRDefault="00B31899" w:rsidP="000E01D1">
      <w:pPr>
        <w:pStyle w:val="footnote"/>
      </w:pPr>
      <w:r>
        <w:rPr>
          <w:rStyle w:val="FootnoteReference"/>
        </w:rPr>
        <w:footnoteRef/>
      </w:r>
      <w:r>
        <w:t xml:space="preserve"> [JS] Fr. Lazarus has, “for”</w:t>
      </w:r>
    </w:p>
  </w:footnote>
  <w:footnote w:id="323">
    <w:p w14:paraId="693C7006" w14:textId="4BAA4AB8" w:rsidR="00B31899" w:rsidRPr="004A3E27" w:rsidRDefault="00B3189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4EA27689" w14:textId="41C52921" w:rsidR="00B31899" w:rsidRPr="004A3E27" w:rsidRDefault="00B3189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49AA563D" w14:textId="77777777" w:rsidR="00B31899" w:rsidRPr="004A3E27" w:rsidRDefault="00B3189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26BB2E4A" w14:textId="256060DE" w:rsidR="00B31899" w:rsidRPr="004A3E27" w:rsidRDefault="00B3189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DEE92CE" w14:textId="409EAD51" w:rsidR="00B31899" w:rsidRDefault="00B31899" w:rsidP="00F81502">
      <w:pPr>
        <w:pStyle w:val="footnote"/>
      </w:pPr>
      <w:r>
        <w:rPr>
          <w:rStyle w:val="FootnoteReference"/>
        </w:rPr>
        <w:footnoteRef/>
      </w:r>
      <w:r>
        <w:t xml:space="preserve"> [JS] or “give thanks to You” or “thankfully confess You with praise”</w:t>
      </w:r>
    </w:p>
  </w:footnote>
  <w:footnote w:id="328">
    <w:p w14:paraId="29F3A7DD" w14:textId="66A81F41" w:rsidR="00B31899" w:rsidRDefault="00B31899" w:rsidP="00F81502">
      <w:pPr>
        <w:pStyle w:val="footnote"/>
      </w:pPr>
      <w:r>
        <w:rPr>
          <w:rStyle w:val="FootnoteReference"/>
        </w:rPr>
        <w:footnoteRef/>
      </w:r>
      <w:r>
        <w:t xml:space="preserve"> [JS] or “praise You” or “give thanks to You” or “thankfully confess You with praise”</w:t>
      </w:r>
    </w:p>
  </w:footnote>
  <w:footnote w:id="329">
    <w:p w14:paraId="75EB9556" w14:textId="77777777" w:rsidR="00B31899" w:rsidRPr="004A3E27" w:rsidRDefault="00B3189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69CCF6E1" w14:textId="734C2AF2" w:rsidR="00B31899" w:rsidRPr="004A3E27" w:rsidRDefault="00B31899" w:rsidP="00BD5BBE">
      <w:pPr>
        <w:pStyle w:val="footnote"/>
      </w:pPr>
      <w:r w:rsidRPr="004A3E27">
        <w:rPr>
          <w:rStyle w:val="FootnoteReference"/>
        </w:rPr>
        <w:footnoteRef/>
      </w:r>
      <w:r w:rsidRPr="004A3E27">
        <w:t xml:space="preserve"> Numbers 10:35. </w:t>
      </w:r>
      <w:r>
        <w:t>Cf</w:t>
      </w:r>
      <w:r w:rsidRPr="004A3E27">
        <w:t>. Exodus 14.</w:t>
      </w:r>
    </w:p>
  </w:footnote>
  <w:footnote w:id="331">
    <w:p w14:paraId="772812A4" w14:textId="77777777" w:rsidR="00B31899" w:rsidRPr="004A3E27" w:rsidRDefault="00B3189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648336FE" w14:textId="679542B0" w:rsidR="00B31899" w:rsidRDefault="00B31899" w:rsidP="00A66BCD">
      <w:pPr>
        <w:pStyle w:val="footnote"/>
      </w:pPr>
      <w:r>
        <w:rPr>
          <w:rStyle w:val="FootnoteReference"/>
        </w:rPr>
        <w:footnoteRef/>
      </w:r>
      <w:r>
        <w:t xml:space="preserve"> [JS] literally, “before the face of”</w:t>
      </w:r>
    </w:p>
  </w:footnote>
  <w:footnote w:id="333">
    <w:p w14:paraId="576015E9" w14:textId="77777777" w:rsidR="00B31899" w:rsidRPr="004A3E27" w:rsidRDefault="00B31899" w:rsidP="00BD5BBE">
      <w:pPr>
        <w:pStyle w:val="footnote"/>
      </w:pPr>
      <w:r w:rsidRPr="004A3E27">
        <w:rPr>
          <w:rStyle w:val="FootnoteReference"/>
        </w:rPr>
        <w:footnoteRef/>
      </w:r>
      <w:r w:rsidRPr="004A3E27">
        <w:t xml:space="preserve"> Luke 4:32.</w:t>
      </w:r>
    </w:p>
  </w:footnote>
  <w:footnote w:id="334">
    <w:p w14:paraId="528CA841" w14:textId="6B333BD0" w:rsidR="00B31899" w:rsidRDefault="00B31899" w:rsidP="003863C1">
      <w:pPr>
        <w:pStyle w:val="footnote"/>
      </w:pPr>
      <w:r>
        <w:rPr>
          <w:rStyle w:val="FootnoteReference"/>
        </w:rPr>
        <w:footnoteRef/>
      </w:r>
      <w:r>
        <w:t xml:space="preserve"> [JS] literally “hosts”</w:t>
      </w:r>
    </w:p>
  </w:footnote>
  <w:footnote w:id="335">
    <w:p w14:paraId="1C35810F" w14:textId="7EDB3A13"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6">
    <w:p w14:paraId="182BF5C1" w14:textId="77B0A7B7" w:rsidR="00B31899" w:rsidRDefault="00B31899" w:rsidP="0080282E">
      <w:pPr>
        <w:pStyle w:val="footnote"/>
      </w:pPr>
      <w:r>
        <w:rPr>
          <w:rStyle w:val="FootnoteReference"/>
        </w:rPr>
        <w:footnoteRef/>
      </w:r>
      <w:r>
        <w:t xml:space="preserve"> [JS] literally, “ten-thousand fold”</w:t>
      </w:r>
    </w:p>
  </w:footnote>
  <w:footnote w:id="337">
    <w:p w14:paraId="4BA4E820" w14:textId="74DEA970" w:rsidR="00B31899" w:rsidRPr="004A3E27" w:rsidRDefault="00B31899" w:rsidP="00BD5BBE">
      <w:pPr>
        <w:pStyle w:val="footnote"/>
      </w:pPr>
      <w:r w:rsidRPr="004A3E27">
        <w:rPr>
          <w:rStyle w:val="FootnoteReference"/>
        </w:rPr>
        <w:footnoteRef/>
      </w:r>
      <w:r w:rsidRPr="004A3E27">
        <w:t xml:space="preserve"> </w:t>
      </w:r>
      <w:r>
        <w:t>Cf</w:t>
      </w:r>
      <w:r w:rsidRPr="004A3E27">
        <w:t>. Ephes. 4:8.</w:t>
      </w:r>
    </w:p>
  </w:footnote>
  <w:footnote w:id="338">
    <w:p w14:paraId="6F7FE73D" w14:textId="3ED6EBEB" w:rsidR="00B31899" w:rsidRDefault="00B31899" w:rsidP="00AC3180">
      <w:pPr>
        <w:pStyle w:val="footnote"/>
      </w:pPr>
      <w:r>
        <w:rPr>
          <w:rStyle w:val="FootnoteReference"/>
        </w:rPr>
        <w:footnoteRef/>
      </w:r>
      <w:r>
        <w:t xml:space="preserve"> [JS] “assemblies” or “congregations”</w:t>
      </w:r>
    </w:p>
  </w:footnote>
  <w:footnote w:id="339">
    <w:p w14:paraId="1069FF00" w14:textId="77777777" w:rsidR="00B31899" w:rsidRPr="004A3E27" w:rsidRDefault="00B3189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0">
    <w:p w14:paraId="4D6861A4" w14:textId="77777777" w:rsidR="00B31899" w:rsidRPr="004A3E27" w:rsidRDefault="00B3189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1">
    <w:p w14:paraId="3876A4B9" w14:textId="77777777" w:rsidR="00B31899" w:rsidRPr="004A3E27" w:rsidRDefault="00B3189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2">
    <w:p w14:paraId="3A9A265F" w14:textId="622FDAFA" w:rsidR="00B31899" w:rsidRPr="004A3E27" w:rsidRDefault="00B3189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3">
    <w:p w14:paraId="46BEEA32" w14:textId="77777777" w:rsidR="00B31899" w:rsidRPr="004A3E27" w:rsidRDefault="00B31899" w:rsidP="00BD5BBE">
      <w:pPr>
        <w:pStyle w:val="footnote"/>
      </w:pPr>
      <w:r w:rsidRPr="004A3E27">
        <w:rPr>
          <w:rStyle w:val="FootnoteReference"/>
        </w:rPr>
        <w:footnoteRef/>
      </w:r>
      <w:r w:rsidRPr="004A3E27">
        <w:t xml:space="preserve"> Mk. 15:29; Jn. 2:17; Rom. 15:3.</w:t>
      </w:r>
    </w:p>
  </w:footnote>
  <w:footnote w:id="344">
    <w:p w14:paraId="252B5848" w14:textId="77777777" w:rsidR="00B31899" w:rsidRPr="004A3E27" w:rsidRDefault="00B31899" w:rsidP="00BD5BBE">
      <w:pPr>
        <w:pStyle w:val="footnote"/>
      </w:pPr>
      <w:r w:rsidRPr="004A3E27">
        <w:rPr>
          <w:rStyle w:val="FootnoteReference"/>
        </w:rPr>
        <w:footnoteRef/>
      </w:r>
      <w:r w:rsidRPr="004A3E27">
        <w:t xml:space="preserve"> The elders and chief priests.</w:t>
      </w:r>
    </w:p>
  </w:footnote>
  <w:footnote w:id="345">
    <w:p w14:paraId="0AE68D03" w14:textId="77777777" w:rsidR="00B31899" w:rsidRPr="004A3E27" w:rsidRDefault="00B3189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6">
    <w:p w14:paraId="49BC712C" w14:textId="77777777" w:rsidR="00B31899" w:rsidRPr="004A3E27" w:rsidRDefault="00B31899" w:rsidP="00BD5BBE">
      <w:pPr>
        <w:pStyle w:val="footnote"/>
      </w:pPr>
      <w:r w:rsidRPr="004A3E27">
        <w:rPr>
          <w:rStyle w:val="FootnoteReference"/>
        </w:rPr>
        <w:footnoteRef/>
      </w:r>
      <w:r w:rsidRPr="004A3E27">
        <w:t xml:space="preserve"> Mt. 16:21; Mk. 8:31.</w:t>
      </w:r>
    </w:p>
  </w:footnote>
  <w:footnote w:id="347">
    <w:p w14:paraId="5D4E90F4" w14:textId="77777777" w:rsidR="00B31899" w:rsidRPr="004A3E27" w:rsidRDefault="00B31899" w:rsidP="00BD5BBE">
      <w:pPr>
        <w:pStyle w:val="footnote"/>
      </w:pPr>
      <w:r w:rsidRPr="004A3E27">
        <w:rPr>
          <w:rStyle w:val="FootnoteReference"/>
        </w:rPr>
        <w:footnoteRef/>
      </w:r>
      <w:r w:rsidRPr="004A3E27">
        <w:t xml:space="preserve"> Mt. 27:34.</w:t>
      </w:r>
    </w:p>
  </w:footnote>
  <w:footnote w:id="348">
    <w:p w14:paraId="2A1BD707" w14:textId="2E0A380E" w:rsidR="00B31899" w:rsidRPr="004A3E27" w:rsidRDefault="00B31899" w:rsidP="00BD5BBE">
      <w:pPr>
        <w:pStyle w:val="footnote"/>
      </w:pPr>
      <w:r w:rsidRPr="004A3E27">
        <w:rPr>
          <w:rStyle w:val="FootnoteReference"/>
        </w:rPr>
        <w:footnoteRef/>
      </w:r>
      <w:r w:rsidRPr="004A3E27">
        <w:t xml:space="preserve"> </w:t>
      </w:r>
      <w:r>
        <w:t>Cf</w:t>
      </w:r>
      <w:r w:rsidRPr="004A3E27">
        <w:t>. Rom. 11:9,10.</w:t>
      </w:r>
    </w:p>
  </w:footnote>
  <w:footnote w:id="349">
    <w:p w14:paraId="09150116" w14:textId="70A37D6F" w:rsidR="00B31899" w:rsidRPr="004A3E27" w:rsidRDefault="00B3189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0">
    <w:p w14:paraId="05D75ECB" w14:textId="77777777" w:rsidR="00B31899" w:rsidRPr="004A3E27" w:rsidRDefault="00B31899" w:rsidP="00BD5BBE">
      <w:pPr>
        <w:pStyle w:val="footnote"/>
      </w:pPr>
      <w:r w:rsidRPr="004A3E27">
        <w:rPr>
          <w:rStyle w:val="FootnoteReference"/>
        </w:rPr>
        <w:footnoteRef/>
      </w:r>
      <w:r w:rsidRPr="004A3E27">
        <w:t xml:space="preserve"> Ps. 69:3-7 differs only slightly from Ps. 39:15-18.</w:t>
      </w:r>
    </w:p>
  </w:footnote>
  <w:footnote w:id="351">
    <w:p w14:paraId="3C5E1D6F" w14:textId="58735F32" w:rsidR="00B31899" w:rsidRDefault="00B31899" w:rsidP="004F3DCD">
      <w:pPr>
        <w:pStyle w:val="footnote"/>
      </w:pPr>
      <w:r>
        <w:rPr>
          <w:rStyle w:val="FootnoteReference"/>
        </w:rPr>
        <w:footnoteRef/>
      </w:r>
      <w:r>
        <w:t xml:space="preserve"> [JS] “Good! Good!”, or “Aha! Aha!”, or “Well done! Well done!” what one says when they think they have beaten their opponent.</w:t>
      </w:r>
    </w:p>
  </w:footnote>
  <w:footnote w:id="352">
    <w:p w14:paraId="325C5542" w14:textId="77777777" w:rsidR="00B31899" w:rsidRPr="004A3E27" w:rsidRDefault="00B31899" w:rsidP="00BD5BBE">
      <w:pPr>
        <w:pStyle w:val="footnote"/>
      </w:pPr>
      <w:r w:rsidRPr="004A3E27">
        <w:rPr>
          <w:rStyle w:val="FootnoteReference"/>
        </w:rPr>
        <w:footnoteRef/>
      </w:r>
      <w:r w:rsidRPr="004A3E27">
        <w:t xml:space="preserve"> The first three lines of Psalms 70 and 30 are identical. See footnote there.</w:t>
      </w:r>
    </w:p>
  </w:footnote>
  <w:footnote w:id="353">
    <w:p w14:paraId="1B3F91B5" w14:textId="58F71B16"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4">
    <w:p w14:paraId="1479583A" w14:textId="0156B220" w:rsidR="00B31899" w:rsidRDefault="00B31899" w:rsidP="00C614C7">
      <w:pPr>
        <w:pStyle w:val="footnote"/>
      </w:pPr>
      <w:r>
        <w:rPr>
          <w:rStyle w:val="FootnoteReference"/>
        </w:rPr>
        <w:footnoteRef/>
      </w:r>
      <w:r>
        <w:t xml:space="preserve"> [JS] literally, “arm”.</w:t>
      </w:r>
    </w:p>
  </w:footnote>
  <w:footnote w:id="355">
    <w:p w14:paraId="523E76EA" w14:textId="77777777" w:rsidR="00B31899" w:rsidRPr="004A3E27" w:rsidRDefault="00B31899" w:rsidP="00C614C7">
      <w:pPr>
        <w:pStyle w:val="footnote"/>
      </w:pPr>
      <w:r w:rsidRPr="004A3E27">
        <w:rPr>
          <w:rStyle w:val="FootnoteReference"/>
        </w:rPr>
        <w:footnoteRef/>
      </w:r>
      <w:r w:rsidRPr="004A3E27">
        <w:t xml:space="preserve"> Ephes. 3:10; 4:8.</w:t>
      </w:r>
    </w:p>
  </w:footnote>
  <w:footnote w:id="356">
    <w:p w14:paraId="65732174" w14:textId="7AFAEA7C" w:rsidR="00B31899" w:rsidRDefault="00B31899" w:rsidP="00E269C1">
      <w:pPr>
        <w:pStyle w:val="footnote"/>
      </w:pPr>
      <w:r>
        <w:rPr>
          <w:rStyle w:val="FootnoteReference"/>
        </w:rPr>
        <w:footnoteRef/>
      </w:r>
      <w:r>
        <w:t xml:space="preserve"> [JS] or “praise Your” or “acknowledge You”, or “thankfully confess with praise [for Your]”</w:t>
      </w:r>
    </w:p>
  </w:footnote>
  <w:footnote w:id="357">
    <w:p w14:paraId="63D5291B" w14:textId="120CBC18" w:rsidR="00B31899" w:rsidRPr="004A3E27" w:rsidRDefault="00B3189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8">
    <w:p w14:paraId="0396CA5A" w14:textId="2DEA52B7" w:rsidR="00B31899" w:rsidRPr="004A3E27" w:rsidRDefault="00B3189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9">
    <w:p w14:paraId="145DE01A" w14:textId="6D6C89A5" w:rsidR="00B31899" w:rsidRDefault="00B31899" w:rsidP="00733705">
      <w:pPr>
        <w:pStyle w:val="footnote"/>
      </w:pPr>
      <w:r>
        <w:rPr>
          <w:rStyle w:val="FootnoteReference"/>
        </w:rPr>
        <w:footnoteRef/>
      </w:r>
      <w:r>
        <w:t xml:space="preserve"> [JS] literally “He will judge the poor of the people.”</w:t>
      </w:r>
    </w:p>
  </w:footnote>
  <w:footnote w:id="360">
    <w:p w14:paraId="4ADD947E" w14:textId="3381547D" w:rsidR="00B31899" w:rsidRPr="004A3E27" w:rsidRDefault="00B3189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1">
    <w:p w14:paraId="31968FA6" w14:textId="77777777" w:rsidR="00B31899" w:rsidRPr="004A3E27" w:rsidRDefault="00B31899" w:rsidP="00BD5BBE">
      <w:pPr>
        <w:pStyle w:val="footnote"/>
      </w:pPr>
      <w:r w:rsidRPr="004A3E27">
        <w:rPr>
          <w:rStyle w:val="FootnoteReference"/>
        </w:rPr>
        <w:footnoteRef/>
      </w:r>
      <w:r w:rsidRPr="004A3E27">
        <w:t xml:space="preserve"> Rivers: Tigris and Euphrates.</w:t>
      </w:r>
    </w:p>
  </w:footnote>
  <w:footnote w:id="362">
    <w:p w14:paraId="7811A007" w14:textId="64EFDFFD" w:rsidR="00B31899" w:rsidRPr="004A3E27" w:rsidRDefault="00B31899" w:rsidP="00BD5BBE">
      <w:pPr>
        <w:pStyle w:val="footnote"/>
      </w:pPr>
      <w:r w:rsidRPr="004A3E27">
        <w:rPr>
          <w:rStyle w:val="FootnoteReference"/>
        </w:rPr>
        <w:footnoteRef/>
      </w:r>
      <w:r w:rsidRPr="004A3E27">
        <w:t xml:space="preserve"> </w:t>
      </w:r>
      <w:r>
        <w:t>Cf</w:t>
      </w:r>
      <w:r w:rsidRPr="004A3E27">
        <w:t>. Ps. 47:8.</w:t>
      </w:r>
    </w:p>
  </w:footnote>
  <w:footnote w:id="363">
    <w:p w14:paraId="34781B0F" w14:textId="1A0B612C" w:rsidR="00B31899" w:rsidRDefault="00B31899" w:rsidP="00E269C1">
      <w:pPr>
        <w:pStyle w:val="footnote"/>
      </w:pPr>
      <w:r>
        <w:rPr>
          <w:rStyle w:val="FootnoteReference"/>
        </w:rPr>
        <w:footnoteRef/>
      </w:r>
      <w:r>
        <w:t xml:space="preserve"> [JS] literally “do obeisance to”, i.e. the physical act of prostrating or bowing down.</w:t>
      </w:r>
    </w:p>
  </w:footnote>
  <w:footnote w:id="364">
    <w:p w14:paraId="57352CBF" w14:textId="0D12012F" w:rsidR="00B31899" w:rsidRPr="004A3E27" w:rsidRDefault="00B31899" w:rsidP="00BD5BBE">
      <w:pPr>
        <w:pStyle w:val="footnote"/>
      </w:pPr>
      <w:r w:rsidRPr="004A3E27">
        <w:rPr>
          <w:rStyle w:val="FootnoteReference"/>
        </w:rPr>
        <w:footnoteRef/>
      </w:r>
      <w:r w:rsidRPr="004A3E27">
        <w:t xml:space="preserve"> </w:t>
      </w:r>
      <w:r>
        <w:t>Cf</w:t>
      </w:r>
      <w:r w:rsidRPr="004A3E27">
        <w:t>. Rev. 1:18; Heb. 7:25; Num. 14:28.</w:t>
      </w:r>
    </w:p>
  </w:footnote>
  <w:footnote w:id="365">
    <w:p w14:paraId="2E026D23" w14:textId="77777777" w:rsidR="00B31899" w:rsidRPr="004A3E27" w:rsidRDefault="00B3189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6">
    <w:p w14:paraId="550199CE" w14:textId="322C0FE5" w:rsidR="00B31899" w:rsidRDefault="00B31899" w:rsidP="005B5466">
      <w:pPr>
        <w:pStyle w:val="footnote"/>
      </w:pPr>
      <w:r>
        <w:rPr>
          <w:rStyle w:val="FootnoteReference"/>
        </w:rPr>
        <w:footnoteRef/>
      </w:r>
      <w:r>
        <w:t xml:space="preserve"> [JS] or, “So be it! So be it!”</w:t>
      </w:r>
    </w:p>
  </w:footnote>
  <w:footnote w:id="367">
    <w:p w14:paraId="2E2191B6" w14:textId="77777777" w:rsidR="00B31899" w:rsidRPr="004A3E27" w:rsidRDefault="00B3189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8">
    <w:p w14:paraId="58DFBD38" w14:textId="77777777" w:rsidR="00B31899" w:rsidRPr="004A3E27" w:rsidRDefault="00B3189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1899" w:rsidRPr="004A3E27" w:rsidRDefault="00B31899" w:rsidP="00BD5BBE">
      <w:pPr>
        <w:pStyle w:val="footnote"/>
      </w:pPr>
      <w:r w:rsidRPr="004A3E27">
        <w:tab/>
        <w:t>For them there are no pains;</w:t>
      </w:r>
    </w:p>
    <w:p w14:paraId="15E57D33" w14:textId="77777777" w:rsidR="00B31899" w:rsidRPr="004A3E27" w:rsidRDefault="00B31899" w:rsidP="00BD5BBE">
      <w:pPr>
        <w:pStyle w:val="footnote"/>
      </w:pPr>
      <w:r w:rsidRPr="004A3E27">
        <w:tab/>
        <w:t>fit and strong are their bodies.</w:t>
      </w:r>
    </w:p>
  </w:footnote>
  <w:footnote w:id="369">
    <w:p w14:paraId="2000D9CE" w14:textId="77777777" w:rsidR="00B31899" w:rsidRPr="004A3E27" w:rsidRDefault="00B31899" w:rsidP="00BD5BBE">
      <w:pPr>
        <w:pStyle w:val="footnote"/>
      </w:pPr>
      <w:r w:rsidRPr="004A3E27">
        <w:rPr>
          <w:rStyle w:val="FootnoteReference"/>
        </w:rPr>
        <w:footnoteRef/>
      </w:r>
      <w:r w:rsidRPr="004A3E27">
        <w:t xml:space="preserve"> The apparent success and prosperity of the godless is transitory and short-lived.</w:t>
      </w:r>
    </w:p>
  </w:footnote>
  <w:footnote w:id="370">
    <w:p w14:paraId="5BB08A3A" w14:textId="77777777" w:rsidR="00B31899" w:rsidRPr="004A3E27" w:rsidRDefault="00B3189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1">
    <w:p w14:paraId="1EB3BD79" w14:textId="77777777" w:rsidR="00B31899" w:rsidRPr="004A3E27" w:rsidRDefault="00B3189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2">
    <w:p w14:paraId="70787BBC" w14:textId="7DA1EC54" w:rsidR="00B31899" w:rsidRPr="004A3E27" w:rsidRDefault="00B3189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3">
    <w:p w14:paraId="592FBEA7" w14:textId="77777777" w:rsidR="00B31899" w:rsidRPr="004A3E27" w:rsidRDefault="00B3189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4">
    <w:p w14:paraId="17B1E11D" w14:textId="77777777" w:rsidR="00B31899" w:rsidRPr="004A3E27" w:rsidRDefault="00B3189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5">
    <w:p w14:paraId="1E15E436" w14:textId="77777777" w:rsidR="00B31899" w:rsidRPr="004A3E27" w:rsidRDefault="00B3189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6">
    <w:p w14:paraId="52B2065B" w14:textId="28E7781C" w:rsidR="00B31899" w:rsidRDefault="00B31899" w:rsidP="004B0577">
      <w:pPr>
        <w:pStyle w:val="footnote"/>
      </w:pPr>
      <w:r>
        <w:rPr>
          <w:rStyle w:val="FootnoteReference"/>
        </w:rPr>
        <w:footnoteRef/>
      </w:r>
      <w:r>
        <w:t xml:space="preserve"> [JS] holy places, could refer to a place, or people, i.e. “among Your saints”.</w:t>
      </w:r>
    </w:p>
  </w:footnote>
  <w:footnote w:id="377">
    <w:p w14:paraId="3D3DC9BD" w14:textId="4BA8FE39" w:rsidR="00B31899" w:rsidRDefault="00B31899" w:rsidP="004B0577">
      <w:pPr>
        <w:pStyle w:val="footnote"/>
      </w:pPr>
      <w:r>
        <w:rPr>
          <w:rStyle w:val="FootnoteReference"/>
        </w:rPr>
        <w:footnoteRef/>
      </w:r>
      <w:r>
        <w:t xml:space="preserve"> [JS] or emblems.</w:t>
      </w:r>
    </w:p>
  </w:footnote>
  <w:footnote w:id="378">
    <w:p w14:paraId="48E0BAD1" w14:textId="77777777" w:rsidR="00B31899" w:rsidRPr="004A3E27" w:rsidRDefault="00B31899" w:rsidP="00BD5BBE">
      <w:pPr>
        <w:pStyle w:val="footnote"/>
      </w:pPr>
      <w:r w:rsidRPr="004A3E27">
        <w:rPr>
          <w:rStyle w:val="FootnoteReference"/>
        </w:rPr>
        <w:footnoteRef/>
      </w:r>
      <w:r w:rsidRPr="004A3E27">
        <w:t xml:space="preserve"> Signs and miracles of God’s presence, protection and deliverance.</w:t>
      </w:r>
    </w:p>
  </w:footnote>
  <w:footnote w:id="379">
    <w:p w14:paraId="706BBD8A" w14:textId="77777777" w:rsidR="00B31899" w:rsidRPr="004A3E27" w:rsidRDefault="00B3189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0">
    <w:p w14:paraId="70533A43" w14:textId="77777777" w:rsidR="00B31899" w:rsidRPr="004A3E27" w:rsidRDefault="00B3189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1">
    <w:p w14:paraId="78FF1B50" w14:textId="32D86D96" w:rsidR="00B31899" w:rsidRPr="005B2E82" w:rsidRDefault="00B3189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2">
    <w:p w14:paraId="2451EBE5" w14:textId="284A8300" w:rsidR="00B31899" w:rsidRDefault="00B31899" w:rsidP="00E269C1">
      <w:pPr>
        <w:pStyle w:val="footnote"/>
      </w:pPr>
      <w:r>
        <w:rPr>
          <w:rStyle w:val="FootnoteReference"/>
        </w:rPr>
        <w:footnoteRef/>
      </w:r>
      <w:r>
        <w:t xml:space="preserve"> [JS] or “give thanks to You” or “thankfully confess you with praise”</w:t>
      </w:r>
    </w:p>
  </w:footnote>
  <w:footnote w:id="383">
    <w:p w14:paraId="13B7F9F8" w14:textId="32B2D2FD" w:rsidR="00B31899" w:rsidRDefault="00B31899" w:rsidP="00220BA1">
      <w:pPr>
        <w:pStyle w:val="footnote"/>
      </w:pPr>
      <w:r>
        <w:rPr>
          <w:rStyle w:val="FootnoteReference"/>
        </w:rPr>
        <w:footnoteRef/>
      </w:r>
      <w:r>
        <w:t xml:space="preserve"> [JS] literally “from egress nor from setting” (NETS). OSB has “from the sunrise nor the sunset.”</w:t>
      </w:r>
    </w:p>
  </w:footnote>
  <w:footnote w:id="384">
    <w:p w14:paraId="5A7D4EBB" w14:textId="6C2E1ACC" w:rsidR="00B31899" w:rsidRDefault="00B31899" w:rsidP="00220BA1">
      <w:pPr>
        <w:pStyle w:val="footnote"/>
      </w:pPr>
      <w:r>
        <w:rPr>
          <w:rStyle w:val="FootnoteReference"/>
        </w:rPr>
        <w:footnoteRef/>
      </w:r>
      <w:r>
        <w:t xml:space="preserve"> [JS] literally “horn”, here and below.</w:t>
      </w:r>
    </w:p>
  </w:footnote>
  <w:footnote w:id="385">
    <w:p w14:paraId="43EF022B" w14:textId="270DF778"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6">
    <w:p w14:paraId="4332FFC4" w14:textId="6C5875B6" w:rsidR="00B31899" w:rsidRPr="004A3E27" w:rsidRDefault="00B31899" w:rsidP="00BD5BBE">
      <w:pPr>
        <w:pStyle w:val="footnote"/>
      </w:pPr>
      <w:r w:rsidRPr="004A3E27">
        <w:rPr>
          <w:rStyle w:val="FootnoteReference"/>
        </w:rPr>
        <w:footnoteRef/>
      </w:r>
      <w:r w:rsidRPr="004A3E27">
        <w:t xml:space="preserve"> </w:t>
      </w:r>
      <w:r>
        <w:t>Cf</w:t>
      </w:r>
      <w:r w:rsidRPr="004A3E27">
        <w:t>. Ps. 45:10; Is. 2:4; 11:9; 65:25; Hos. 2:18; Zac. 9:10.</w:t>
      </w:r>
    </w:p>
  </w:footnote>
  <w:footnote w:id="387">
    <w:p w14:paraId="168ADB5F" w14:textId="77777777" w:rsidR="00B31899" w:rsidRPr="004A3E27" w:rsidRDefault="00B31899" w:rsidP="00BD5BBE">
      <w:pPr>
        <w:pStyle w:val="footnote"/>
      </w:pPr>
      <w:r w:rsidRPr="004A3E27">
        <w:rPr>
          <w:rStyle w:val="FootnoteReference"/>
        </w:rPr>
        <w:footnoteRef/>
      </w:r>
      <w:r w:rsidRPr="004A3E27">
        <w:t xml:space="preserve"> Sinai and Zion, Moses and Christ, the Law and the Gospel enlighten the earth.</w:t>
      </w:r>
    </w:p>
  </w:footnote>
  <w:footnote w:id="388">
    <w:p w14:paraId="680E84D4" w14:textId="51AC975C" w:rsidR="00B31899" w:rsidRPr="004A3E27" w:rsidRDefault="00B3189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9">
    <w:p w14:paraId="100AB77F" w14:textId="77777777" w:rsidR="00B31899" w:rsidRPr="004A3E27" w:rsidRDefault="00B3189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0">
    <w:p w14:paraId="19D36410" w14:textId="52AB6CF1" w:rsidR="00B31899" w:rsidRDefault="00B3189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1">
    <w:p w14:paraId="2AEE0DC8" w14:textId="2C9926C9" w:rsidR="00B31899" w:rsidRDefault="00B31899" w:rsidP="0077116C">
      <w:pPr>
        <w:pStyle w:val="footnote"/>
      </w:pPr>
      <w:r>
        <w:rPr>
          <w:rStyle w:val="FootnoteReference"/>
        </w:rPr>
        <w:footnoteRef/>
      </w:r>
      <w:r>
        <w:t xml:space="preserve"> [JS] literally, “their voice”</w:t>
      </w:r>
    </w:p>
  </w:footnote>
  <w:footnote w:id="392">
    <w:p w14:paraId="691BE305" w14:textId="638D6FB9" w:rsidR="00B31899" w:rsidRDefault="00B31899" w:rsidP="0077116C">
      <w:pPr>
        <w:pStyle w:val="footnote"/>
      </w:pPr>
      <w:r>
        <w:rPr>
          <w:rStyle w:val="FootnoteReference"/>
        </w:rPr>
        <w:footnoteRef/>
      </w:r>
      <w:r>
        <w:t xml:space="preserve"> [JS] literally, “arrows”</w:t>
      </w:r>
    </w:p>
  </w:footnote>
  <w:footnote w:id="393">
    <w:p w14:paraId="02B0A65D" w14:textId="5AC6E269" w:rsidR="00B31899" w:rsidRDefault="00B31899" w:rsidP="0077116C">
      <w:pPr>
        <w:pStyle w:val="footnote"/>
      </w:pPr>
      <w:r>
        <w:rPr>
          <w:rStyle w:val="FootnoteReference"/>
        </w:rPr>
        <w:footnoteRef/>
      </w:r>
      <w:r>
        <w:t xml:space="preserve"> [JS] literally, “voice”</w:t>
      </w:r>
    </w:p>
  </w:footnote>
  <w:footnote w:id="394">
    <w:p w14:paraId="23F3A799" w14:textId="20EBC598" w:rsidR="00B31899" w:rsidRDefault="00B31899" w:rsidP="00E21183">
      <w:pPr>
        <w:pStyle w:val="footnote"/>
      </w:pPr>
      <w:r>
        <w:rPr>
          <w:rStyle w:val="FootnoteReference"/>
        </w:rPr>
        <w:footnoteRef/>
      </w:r>
      <w:r>
        <w:t xml:space="preserve"> [JS] [] found in Coptic, in the Vespers Gospel of the Third Sunday of Tobi.</w:t>
      </w:r>
    </w:p>
  </w:footnote>
  <w:footnote w:id="395">
    <w:p w14:paraId="062E4DFE" w14:textId="77777777" w:rsidR="00B31899" w:rsidRDefault="00B3189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1899" w:rsidRDefault="00B31899" w:rsidP="00BD5BBE">
      <w:pPr>
        <w:pStyle w:val="footnote"/>
      </w:pPr>
      <w:r>
        <w:tab/>
        <w:t>‘I will speak My mind in parables,</w:t>
      </w:r>
    </w:p>
    <w:p w14:paraId="04636509" w14:textId="5081AB06" w:rsidR="00B31899" w:rsidRDefault="00B31899" w:rsidP="00BD5BBE">
      <w:pPr>
        <w:pStyle w:val="footnote"/>
      </w:pPr>
      <w:r>
        <w:tab/>
        <w:t>divulge secrets hidden since creation’ (cf. Rev. 3:14).</w:t>
      </w:r>
    </w:p>
  </w:footnote>
  <w:footnote w:id="396">
    <w:p w14:paraId="7427B3ED" w14:textId="77777777" w:rsidR="00B31899" w:rsidRDefault="00B3189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7">
    <w:p w14:paraId="322E8B00" w14:textId="45C17DD9" w:rsidR="00B31899" w:rsidRDefault="00B31899" w:rsidP="00BD5BBE">
      <w:pPr>
        <w:pStyle w:val="footnote"/>
      </w:pPr>
      <w:r>
        <w:rPr>
          <w:rStyle w:val="FootnoteReference"/>
        </w:rPr>
        <w:footnoteRef/>
      </w:r>
      <w:r>
        <w:t xml:space="preserve"> Ephraim = Israel (cf. Hos. 7; Num. 14; 1 Sam. 4).</w:t>
      </w:r>
    </w:p>
  </w:footnote>
  <w:footnote w:id="398">
    <w:p w14:paraId="0E4A044E" w14:textId="4F6EBBCE" w:rsidR="00B31899" w:rsidRDefault="00B31899" w:rsidP="008A536F">
      <w:pPr>
        <w:pStyle w:val="footnote"/>
      </w:pPr>
      <w:r>
        <w:rPr>
          <w:rStyle w:val="FootnoteReference"/>
        </w:rPr>
        <w:footnoteRef/>
      </w:r>
      <w:r>
        <w:t xml:space="preserve"> [JS] literally, “a waterless land”</w:t>
      </w:r>
    </w:p>
  </w:footnote>
  <w:footnote w:id="399">
    <w:p w14:paraId="3B847EA8" w14:textId="49A093A4" w:rsidR="00B31899" w:rsidRDefault="00B31899" w:rsidP="00544441">
      <w:pPr>
        <w:pStyle w:val="footnote"/>
      </w:pPr>
      <w:r>
        <w:rPr>
          <w:rStyle w:val="FootnoteReference"/>
        </w:rPr>
        <w:footnoteRef/>
      </w:r>
      <w:r>
        <w:t xml:space="preserve"> [JS] Fr. Athanasius has “and the valleys flowed with water.” “wadis” is probably accurate.</w:t>
      </w:r>
    </w:p>
  </w:footnote>
  <w:footnote w:id="400">
    <w:p w14:paraId="3E975B3D" w14:textId="77777777" w:rsidR="00B31899" w:rsidRDefault="00B31899" w:rsidP="00BD5BBE">
      <w:pPr>
        <w:pStyle w:val="footnote"/>
      </w:pPr>
      <w:r>
        <w:rPr>
          <w:rStyle w:val="FootnoteReference"/>
        </w:rPr>
        <w:footnoteRef/>
      </w:r>
      <w:r>
        <w:t xml:space="preserve"> He deferred giving them the promised food and the Promised Land.</w:t>
      </w:r>
    </w:p>
  </w:footnote>
  <w:footnote w:id="401">
    <w:p w14:paraId="0FFCC018" w14:textId="5FB43138" w:rsidR="00B31899" w:rsidRDefault="00B3189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2">
    <w:p w14:paraId="7932D42F" w14:textId="0C4D29DA" w:rsidR="00B31899" w:rsidRDefault="00B31899" w:rsidP="00287CDE">
      <w:pPr>
        <w:pStyle w:val="footnote"/>
      </w:pPr>
      <w:r>
        <w:rPr>
          <w:rStyle w:val="FootnoteReference"/>
        </w:rPr>
        <w:footnoteRef/>
      </w:r>
      <w:r>
        <w:t xml:space="preserve"> [JS] Fr. Lazarus has “recovered from wine”</w:t>
      </w:r>
    </w:p>
  </w:footnote>
  <w:footnote w:id="403">
    <w:p w14:paraId="4F93FDA3" w14:textId="3D07B295" w:rsidR="00B31899" w:rsidRDefault="00B3189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4">
    <w:p w14:paraId="7B76452E" w14:textId="635C6B00" w:rsidR="00B31899" w:rsidRDefault="00B31899" w:rsidP="00BD5BBE">
      <w:pPr>
        <w:pStyle w:val="footnote"/>
      </w:pPr>
      <w:r>
        <w:rPr>
          <w:rStyle w:val="FootnoteReference"/>
        </w:rPr>
        <w:footnoteRef/>
      </w:r>
      <w:r>
        <w:t xml:space="preserve"> sanctuary: </w:t>
      </w:r>
      <w:r w:rsidRPr="00636EF6">
        <w:rPr>
          <w:i/>
        </w:rPr>
        <w:t>lit</w:t>
      </w:r>
      <w:r>
        <w:t>. place. Cf. Psalm 131:5 and footnote there.</w:t>
      </w:r>
    </w:p>
  </w:footnote>
  <w:footnote w:id="405">
    <w:p w14:paraId="0348F64B" w14:textId="77777777" w:rsidR="00B31899" w:rsidRDefault="00B31899" w:rsidP="00BD5BBE">
      <w:pPr>
        <w:pStyle w:val="footnote"/>
      </w:pPr>
      <w:r>
        <w:rPr>
          <w:rStyle w:val="FootnoteReference"/>
        </w:rPr>
        <w:footnoteRef/>
      </w:r>
      <w:r>
        <w:t xml:space="preserve"> John 15.</w:t>
      </w:r>
    </w:p>
  </w:footnote>
  <w:footnote w:id="406">
    <w:p w14:paraId="211D4309" w14:textId="77777777" w:rsidR="00B31899" w:rsidRDefault="00B31899" w:rsidP="00BD5BBE">
      <w:pPr>
        <w:pStyle w:val="footnote"/>
      </w:pPr>
      <w:r>
        <w:rPr>
          <w:rStyle w:val="FootnoteReference"/>
        </w:rPr>
        <w:footnoteRef/>
      </w:r>
      <w:r>
        <w:t xml:space="preserve"> Joseph = Israel (Gen. 40:23; 48:15; Amos 6:6).</w:t>
      </w:r>
    </w:p>
  </w:footnote>
  <w:footnote w:id="407">
    <w:p w14:paraId="7AA1750E" w14:textId="77777777" w:rsidR="00B31899" w:rsidRDefault="00B31899" w:rsidP="00BD5BBE">
      <w:pPr>
        <w:pStyle w:val="footnote"/>
      </w:pPr>
      <w:r>
        <w:rPr>
          <w:rStyle w:val="FootnoteReference"/>
        </w:rPr>
        <w:footnoteRef/>
      </w:r>
      <w:r>
        <w:t xml:space="preserve"> 2 Sam. 6:2 (LXX).</w:t>
      </w:r>
    </w:p>
  </w:footnote>
  <w:footnote w:id="408">
    <w:p w14:paraId="4A2B3530" w14:textId="5B5CF4B9" w:rsidR="00B31899" w:rsidRDefault="00B31899" w:rsidP="006B0A9B">
      <w:pPr>
        <w:pStyle w:val="footnote"/>
      </w:pPr>
      <w:r>
        <w:rPr>
          <w:rStyle w:val="FootnoteReference"/>
        </w:rPr>
        <w:footnoteRef/>
      </w:r>
      <w:r>
        <w:t xml:space="preserve"> [JS] or “appear” or “reveal Yourself”</w:t>
      </w:r>
    </w:p>
  </w:footnote>
  <w:footnote w:id="409">
    <w:p w14:paraId="502F316B" w14:textId="0CF056C9" w:rsidR="00B31899" w:rsidRDefault="00B31899" w:rsidP="00542B9B">
      <w:pPr>
        <w:pStyle w:val="footnote"/>
      </w:pPr>
      <w:r>
        <w:rPr>
          <w:rStyle w:val="FootnoteReference"/>
        </w:rPr>
        <w:footnoteRef/>
      </w:r>
      <w:r>
        <w:t xml:space="preserve"> [JS] or “reveal Your face”.</w:t>
      </w:r>
    </w:p>
  </w:footnote>
  <w:footnote w:id="410">
    <w:p w14:paraId="7E586EB7" w14:textId="12BBDF20" w:rsidR="00B31899" w:rsidRDefault="00B3189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1">
    <w:p w14:paraId="1F148131" w14:textId="7C16470D" w:rsidR="00B31899" w:rsidRDefault="00B31899"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2">
    <w:p w14:paraId="70ACE5E0" w14:textId="77777777" w:rsidR="00B31899" w:rsidRDefault="00B31899" w:rsidP="00BD5BBE">
      <w:pPr>
        <w:pStyle w:val="footnote"/>
      </w:pPr>
      <w:r>
        <w:rPr>
          <w:rStyle w:val="FootnoteReference"/>
        </w:rPr>
        <w:footnoteRef/>
      </w:r>
      <w:r>
        <w:t xml:space="preserve"> ‘What tongue? The voice of God’ (St Athanasius).</w:t>
      </w:r>
    </w:p>
  </w:footnote>
  <w:footnote w:id="413">
    <w:p w14:paraId="33FBC19B" w14:textId="77777777" w:rsidR="00B31899" w:rsidRDefault="00B31899" w:rsidP="00BD5BBE">
      <w:pPr>
        <w:pStyle w:val="footnote"/>
      </w:pPr>
      <w:r>
        <w:rPr>
          <w:rStyle w:val="FootnoteReference"/>
        </w:rPr>
        <w:footnoteRef/>
      </w:r>
      <w:r>
        <w:t xml:space="preserve"> Exodus 9:23; 19:16.</w:t>
      </w:r>
    </w:p>
  </w:footnote>
  <w:footnote w:id="414">
    <w:p w14:paraId="5C3F1B44" w14:textId="608ECC60" w:rsidR="00B31899" w:rsidRDefault="00B31899" w:rsidP="00BD5BBE">
      <w:pPr>
        <w:pStyle w:val="footnote"/>
      </w:pPr>
      <w:r>
        <w:rPr>
          <w:rStyle w:val="FootnoteReference"/>
        </w:rPr>
        <w:footnoteRef/>
      </w:r>
      <w:r>
        <w:t xml:space="preserve"> ‘You have always been deaf to His voice, blind to the vision of Him’ (Jn. 5:37; cf. Deut. 18:16; Isaiah 48:18).</w:t>
      </w:r>
    </w:p>
  </w:footnote>
  <w:footnote w:id="415">
    <w:p w14:paraId="7C05F63D" w14:textId="2961204D" w:rsidR="00B31899" w:rsidRDefault="00B3189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6">
    <w:p w14:paraId="0BC469A4" w14:textId="77777777" w:rsidR="00B31899" w:rsidRDefault="00B31899" w:rsidP="00BD5BBE">
      <w:pPr>
        <w:pStyle w:val="footnote"/>
      </w:pPr>
      <w:r>
        <w:rPr>
          <w:rStyle w:val="FootnoteReference"/>
        </w:rPr>
        <w:footnoteRef/>
      </w:r>
      <w:r>
        <w:t xml:space="preserve"> </w:t>
      </w:r>
      <w:r>
        <w:rPr>
          <w:i/>
        </w:rPr>
        <w:t>See the previous footnote</w:t>
      </w:r>
      <w:r>
        <w:t>.</w:t>
      </w:r>
    </w:p>
  </w:footnote>
  <w:footnote w:id="417">
    <w:p w14:paraId="09156637" w14:textId="44D0701B" w:rsidR="00B31899" w:rsidRDefault="00B31899" w:rsidP="00BD5BBE">
      <w:pPr>
        <w:pStyle w:val="footnote"/>
      </w:pPr>
      <w:r>
        <w:rPr>
          <w:rStyle w:val="FootnoteReference"/>
        </w:rPr>
        <w:footnoteRef/>
      </w:r>
      <w:r>
        <w:t xml:space="preserve"> Cf. Isaiah 36:6; 2 Chron. 32:8; 1 Tim. 6:17; Ps. 74:4; Gal. 2:9; 1 Sam. 2:8.</w:t>
      </w:r>
    </w:p>
  </w:footnote>
  <w:footnote w:id="418">
    <w:p w14:paraId="14FEF0D9" w14:textId="77777777" w:rsidR="00B31899" w:rsidRDefault="00B31899" w:rsidP="00BD5BBE">
      <w:pPr>
        <w:pStyle w:val="footnote"/>
      </w:pPr>
      <w:r>
        <w:rPr>
          <w:rStyle w:val="FootnoteReference"/>
        </w:rPr>
        <w:footnoteRef/>
      </w:r>
      <w:r>
        <w:t xml:space="preserve"> John 10:34-36.</w:t>
      </w:r>
    </w:p>
  </w:footnote>
  <w:footnote w:id="419">
    <w:p w14:paraId="136A7666" w14:textId="77777777" w:rsidR="00B31899" w:rsidRDefault="00B31899" w:rsidP="00BD5BBE">
      <w:pPr>
        <w:pStyle w:val="footnote"/>
      </w:pPr>
      <w:r>
        <w:rPr>
          <w:rStyle w:val="FootnoteReference"/>
        </w:rPr>
        <w:footnoteRef/>
      </w:r>
      <w:r>
        <w:t xml:space="preserve"> This prayer is already answered (John 3:18; 9:39; 12:31; Acts 17:31).</w:t>
      </w:r>
    </w:p>
  </w:footnote>
  <w:footnote w:id="420">
    <w:p w14:paraId="764CD80E" w14:textId="77777777" w:rsidR="00B31899" w:rsidRDefault="00B31899" w:rsidP="00BD5BBE">
      <w:pPr>
        <w:pStyle w:val="footnote"/>
      </w:pPr>
      <w:r>
        <w:rPr>
          <w:rStyle w:val="FootnoteReference"/>
        </w:rPr>
        <w:footnoteRef/>
      </w:r>
      <w:r>
        <w:t xml:space="preserve"> </w:t>
      </w:r>
      <w:r w:rsidRPr="003111C9">
        <w:rPr>
          <w:i/>
        </w:rPr>
        <w:t>Lit</w:t>
      </w:r>
      <w:r>
        <w:t>. ‘How beloved are Your dwellings.’</w:t>
      </w:r>
    </w:p>
  </w:footnote>
  <w:footnote w:id="421">
    <w:p w14:paraId="7D098958" w14:textId="77777777" w:rsidR="00B31899" w:rsidRDefault="00B31899" w:rsidP="00BD5BBE">
      <w:pPr>
        <w:pStyle w:val="footnote"/>
      </w:pPr>
      <w:r>
        <w:rPr>
          <w:rStyle w:val="FootnoteReference"/>
        </w:rPr>
        <w:footnoteRef/>
      </w:r>
      <w:r>
        <w:t xml:space="preserve"> Man has made a mess of the earth (Gen. 3; Isaiah 24:4-6 etc.)</w:t>
      </w:r>
    </w:p>
  </w:footnote>
  <w:footnote w:id="422">
    <w:p w14:paraId="65885EA4" w14:textId="7CFB9AA8" w:rsidR="00B31899" w:rsidRDefault="00B31899" w:rsidP="00C7094F">
      <w:pPr>
        <w:pStyle w:val="footnote"/>
      </w:pPr>
      <w:r>
        <w:rPr>
          <w:rStyle w:val="FootnoteReference"/>
        </w:rPr>
        <w:footnoteRef/>
      </w:r>
      <w:r>
        <w:t xml:space="preserve"> [JS] or “anointed”</w:t>
      </w:r>
    </w:p>
  </w:footnote>
  <w:footnote w:id="423">
    <w:p w14:paraId="71E6E356" w14:textId="3B6C4C62" w:rsidR="00B31899" w:rsidRDefault="00B31899" w:rsidP="00BD5BBE">
      <w:pPr>
        <w:pStyle w:val="footnote"/>
      </w:pPr>
      <w:r>
        <w:rPr>
          <w:rStyle w:val="FootnoteReference"/>
        </w:rPr>
        <w:footnoteRef/>
      </w:r>
      <w:r>
        <w:t xml:space="preserve"> Cf. Lk. 13:25; Mk. 4:11; Col. 4:5; Rev. 22:15.</w:t>
      </w:r>
    </w:p>
  </w:footnote>
  <w:footnote w:id="424">
    <w:p w14:paraId="39C94F4B" w14:textId="0B87A78E" w:rsidR="00B31899" w:rsidRDefault="00B31899" w:rsidP="006B0A9B">
      <w:pPr>
        <w:pStyle w:val="footnote"/>
      </w:pPr>
      <w:r>
        <w:rPr>
          <w:rStyle w:val="FootnoteReference"/>
        </w:rPr>
        <w:footnoteRef/>
      </w:r>
      <w:r>
        <w:t xml:space="preserve"> [JS] or “transgressions”</w:t>
      </w:r>
    </w:p>
  </w:footnote>
  <w:footnote w:id="425">
    <w:p w14:paraId="41AC4983" w14:textId="77777777" w:rsidR="00B31899" w:rsidRDefault="00B31899" w:rsidP="00BD5BBE">
      <w:pPr>
        <w:pStyle w:val="footnote"/>
      </w:pPr>
      <w:r>
        <w:rPr>
          <w:rStyle w:val="FootnoteReference"/>
        </w:rPr>
        <w:footnoteRef/>
      </w:r>
      <w:r>
        <w:t xml:space="preserve"> God is love. Love covers all sins (see 1 Jn. 4:16; 1 Pet. 4:8; Prov. 10:12; Jas. 5:20; Lk. 7:47).</w:t>
      </w:r>
    </w:p>
  </w:footnote>
  <w:footnote w:id="426">
    <w:p w14:paraId="3B0173D6" w14:textId="15DA3620" w:rsidR="00B31899" w:rsidRDefault="00B31899" w:rsidP="009745F6">
      <w:pPr>
        <w:pStyle w:val="footnote"/>
      </w:pPr>
      <w:r>
        <w:rPr>
          <w:rStyle w:val="FootnoteReference"/>
        </w:rPr>
        <w:footnoteRef/>
      </w:r>
      <w:r>
        <w:t xml:space="preserve"> [JS] Fr. Lazarus has, “convert us”</w:t>
      </w:r>
    </w:p>
  </w:footnote>
  <w:footnote w:id="427">
    <w:p w14:paraId="5359A239" w14:textId="2D06041F" w:rsidR="00B31899" w:rsidRDefault="00B31899" w:rsidP="009745F6">
      <w:pPr>
        <w:pStyle w:val="footnote"/>
      </w:pPr>
      <w:r>
        <w:rPr>
          <w:rStyle w:val="FootnoteReference"/>
        </w:rPr>
        <w:footnoteRef/>
      </w:r>
      <w:r>
        <w:t xml:space="preserve"> [JS] or “sprouted”</w:t>
      </w:r>
    </w:p>
  </w:footnote>
  <w:footnote w:id="428">
    <w:p w14:paraId="098CF664" w14:textId="4B2C526D" w:rsidR="00B31899" w:rsidRDefault="00B31899" w:rsidP="00BD5BBE">
      <w:pPr>
        <w:pStyle w:val="footnote"/>
      </w:pPr>
      <w:r>
        <w:rPr>
          <w:rStyle w:val="FootnoteReference"/>
        </w:rPr>
        <w:footnoteRef/>
      </w:r>
      <w:r>
        <w:t xml:space="preserve"> holy: cf. 1 Cor. 3:16,17; 6:15-19; Heb. 3:1; 12:10; 1 Pet. 1:15,16; 2 Pet. 1-4.</w:t>
      </w:r>
    </w:p>
  </w:footnote>
  <w:footnote w:id="429">
    <w:p w14:paraId="7FD51EF5" w14:textId="77777777" w:rsidR="00B31899" w:rsidRDefault="00B31899" w:rsidP="00BD5BBE">
      <w:pPr>
        <w:pStyle w:val="footnote"/>
      </w:pPr>
      <w:r>
        <w:rPr>
          <w:rStyle w:val="FootnoteReference"/>
        </w:rPr>
        <w:footnoteRef/>
      </w:r>
      <w:r>
        <w:t xml:space="preserve"> Powers of the soul are will, desire, intellect, understanding, memory, imagination.</w:t>
      </w:r>
    </w:p>
  </w:footnote>
  <w:footnote w:id="430">
    <w:p w14:paraId="5045F193" w14:textId="6C847ECE" w:rsidR="00B31899" w:rsidRDefault="00B31899" w:rsidP="00751701">
      <w:pPr>
        <w:pStyle w:val="footnote"/>
      </w:pPr>
      <w:r>
        <w:rPr>
          <w:rStyle w:val="FootnoteReference"/>
        </w:rPr>
        <w:footnoteRef/>
      </w:r>
      <w:r>
        <w:t xml:space="preserve"> [JS] literally, “voice”</w:t>
      </w:r>
    </w:p>
  </w:footnote>
  <w:footnote w:id="431">
    <w:p w14:paraId="3DAD2C70" w14:textId="080A36FD" w:rsidR="00B31899" w:rsidRDefault="00B31899" w:rsidP="00C32C04">
      <w:pPr>
        <w:pStyle w:val="footnote"/>
      </w:pPr>
      <w:r>
        <w:rPr>
          <w:rStyle w:val="FootnoteReference"/>
        </w:rPr>
        <w:footnoteRef/>
      </w:r>
      <w:r>
        <w:t xml:space="preserve"> [JS] Literally, “do obeisance”, i.e. physically bow down</w:t>
      </w:r>
    </w:p>
  </w:footnote>
  <w:footnote w:id="432">
    <w:p w14:paraId="2E11ABE5" w14:textId="77777777" w:rsidR="00B31899" w:rsidRDefault="00B31899" w:rsidP="00BD5BBE">
      <w:pPr>
        <w:pStyle w:val="footnote"/>
      </w:pPr>
      <w:r>
        <w:rPr>
          <w:rStyle w:val="FootnoteReference"/>
        </w:rPr>
        <w:footnoteRef/>
      </w:r>
      <w:r>
        <w:t xml:space="preserve"> ‘The song of the Lamb.’ (Rev. 15:3-5; John 12:32).</w:t>
      </w:r>
    </w:p>
  </w:footnote>
  <w:footnote w:id="433">
    <w:p w14:paraId="7112E84B" w14:textId="2D3BBD84" w:rsidR="00B31899" w:rsidRDefault="00B31899" w:rsidP="00C32C04">
      <w:pPr>
        <w:pStyle w:val="footnote"/>
      </w:pPr>
      <w:r>
        <w:rPr>
          <w:rStyle w:val="FootnoteReference"/>
        </w:rPr>
        <w:footnoteRef/>
      </w:r>
      <w:r>
        <w:t xml:space="preserve"> [JS] Or “I will give thanks to You,” or “I will thankfully confess You with praise”</w:t>
      </w:r>
    </w:p>
  </w:footnote>
  <w:footnote w:id="434">
    <w:p w14:paraId="108052F0" w14:textId="2ED40FDD" w:rsidR="00B31899" w:rsidRDefault="00B31899" w:rsidP="00C32C04">
      <w:pPr>
        <w:pStyle w:val="footnote"/>
      </w:pPr>
      <w:r>
        <w:rPr>
          <w:rStyle w:val="FootnoteReference"/>
        </w:rPr>
        <w:footnoteRef/>
      </w:r>
      <w:r>
        <w:t xml:space="preserve"> [JS] or “lawless”</w:t>
      </w:r>
    </w:p>
  </w:footnote>
  <w:footnote w:id="435">
    <w:p w14:paraId="76D459DC" w14:textId="1D5E39F2" w:rsidR="00B31899" w:rsidRDefault="00B31899" w:rsidP="004A5192">
      <w:pPr>
        <w:pStyle w:val="footnote"/>
      </w:pPr>
      <w:r>
        <w:rPr>
          <w:rStyle w:val="FootnoteReference"/>
        </w:rPr>
        <w:footnoteRef/>
      </w:r>
      <w:r>
        <w:t xml:space="preserve"> [JS] Or, “band”, “gathering”, or “synagogue”</w:t>
      </w:r>
    </w:p>
  </w:footnote>
  <w:footnote w:id="436">
    <w:p w14:paraId="664DD95E" w14:textId="08E445BA" w:rsidR="00B31899" w:rsidRDefault="00B31899" w:rsidP="004A5192">
      <w:pPr>
        <w:pStyle w:val="footnote"/>
      </w:pPr>
      <w:r>
        <w:rPr>
          <w:rStyle w:val="FootnoteReference"/>
        </w:rPr>
        <w:footnoteRef/>
      </w:r>
      <w:r>
        <w:t xml:space="preserve"> [JS] or “pitful”, or “full of pity”, but that has a different connotation in English today.</w:t>
      </w:r>
    </w:p>
  </w:footnote>
  <w:footnote w:id="437">
    <w:p w14:paraId="76FC32A6" w14:textId="12211DCE" w:rsidR="00B31899" w:rsidRDefault="00B3189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8">
    <w:p w14:paraId="44300EEE" w14:textId="77777777" w:rsidR="00B31899" w:rsidRDefault="00B3189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9">
    <w:p w14:paraId="585E74D4" w14:textId="33BA106A" w:rsidR="00B31899" w:rsidRDefault="00B31899" w:rsidP="00ED7AD3">
      <w:pPr>
        <w:pStyle w:val="footnote"/>
      </w:pPr>
      <w:r>
        <w:rPr>
          <w:rStyle w:val="FootnoteReference"/>
        </w:rPr>
        <w:footnoteRef/>
      </w:r>
      <w:r>
        <w:t xml:space="preserve"> [JS] or “Mother Zion will say,”</w:t>
      </w:r>
    </w:p>
  </w:footnote>
  <w:footnote w:id="440">
    <w:p w14:paraId="2178F99A" w14:textId="083F0AD6" w:rsidR="00B31899" w:rsidRDefault="00B31899" w:rsidP="00ED7AD3">
      <w:pPr>
        <w:pStyle w:val="footnote"/>
      </w:pPr>
      <w:r>
        <w:rPr>
          <w:rStyle w:val="FootnoteReference"/>
        </w:rPr>
        <w:footnoteRef/>
      </w:r>
      <w:r>
        <w:t xml:space="preserve"> [JS] Coptic has, “that a man and a man dwelt in her”</w:t>
      </w:r>
    </w:p>
  </w:footnote>
  <w:footnote w:id="441">
    <w:p w14:paraId="00496924" w14:textId="19753A18" w:rsidR="00B31899" w:rsidRDefault="00B31899" w:rsidP="00641372">
      <w:pPr>
        <w:pStyle w:val="footnote"/>
      </w:pPr>
      <w:r>
        <w:rPr>
          <w:rStyle w:val="FootnoteReference"/>
        </w:rPr>
        <w:footnoteRef/>
      </w:r>
      <w:r>
        <w:t xml:space="preserve"> [JS] Coptic has, “established her forever”</w:t>
      </w:r>
    </w:p>
  </w:footnote>
  <w:footnote w:id="442">
    <w:p w14:paraId="02B9876C" w14:textId="77777777" w:rsidR="00B31899" w:rsidRDefault="00B3189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B31899" w:rsidRDefault="00B31899" w:rsidP="004E2A9B">
      <w:pPr>
        <w:pStyle w:val="footnote"/>
      </w:pPr>
      <w:r>
        <w:rPr>
          <w:rStyle w:val="FootnoteReference"/>
        </w:rPr>
        <w:footnoteRef/>
      </w:r>
      <w:r>
        <w:t xml:space="preserve"> [JS] or, “corpses”</w:t>
      </w:r>
    </w:p>
  </w:footnote>
  <w:footnote w:id="444">
    <w:p w14:paraId="228CEE3D" w14:textId="77777777" w:rsidR="00B31899" w:rsidRDefault="00B3189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B31899" w:rsidRDefault="00B31899" w:rsidP="004E2A9B">
      <w:pPr>
        <w:pStyle w:val="footnote"/>
      </w:pPr>
      <w:r>
        <w:rPr>
          <w:rStyle w:val="FootnoteReference"/>
        </w:rPr>
        <w:footnoteRef/>
      </w:r>
      <w:r>
        <w:t xml:space="preserve"> [JS] or “billows”</w:t>
      </w:r>
    </w:p>
  </w:footnote>
  <w:footnote w:id="446">
    <w:p w14:paraId="5ACFD856" w14:textId="14632015" w:rsidR="00B31899" w:rsidRDefault="00B31899" w:rsidP="00FF46D1">
      <w:pPr>
        <w:pStyle w:val="footnote"/>
      </w:pPr>
      <w:r>
        <w:rPr>
          <w:rStyle w:val="FootnoteReference"/>
        </w:rPr>
        <w:footnoteRef/>
      </w:r>
      <w:r>
        <w:t xml:space="preserve"> [JS] “they” refers to “the dead”, not to “physicians”</w:t>
      </w:r>
    </w:p>
  </w:footnote>
  <w:footnote w:id="447">
    <w:p w14:paraId="0E2F399B" w14:textId="26144FDB" w:rsidR="00B31899" w:rsidRDefault="00B31899"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B31899" w:rsidRDefault="00B31899"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B31899" w:rsidRDefault="00B31899"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50">
    <w:p w14:paraId="6EB18B02" w14:textId="77777777" w:rsidR="00B31899" w:rsidRDefault="00B31899"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B31899" w:rsidRDefault="00B3189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B31899" w:rsidRDefault="00B31899" w:rsidP="006D6CF8">
      <w:pPr>
        <w:pStyle w:val="footnote"/>
      </w:pPr>
      <w:r>
        <w:rPr>
          <w:rStyle w:val="FootnoteReference"/>
        </w:rPr>
        <w:footnoteRef/>
      </w:r>
      <w:r>
        <w:t xml:space="preserve"> [JS] Fr. Lazarus has, “for an eternal reign”</w:t>
      </w:r>
    </w:p>
  </w:footnote>
  <w:footnote w:id="453">
    <w:p w14:paraId="71813680" w14:textId="7D3BCF59" w:rsidR="00B31899" w:rsidRDefault="00B31899" w:rsidP="006D6CF8">
      <w:pPr>
        <w:pStyle w:val="footnote"/>
      </w:pPr>
      <w:r>
        <w:rPr>
          <w:rStyle w:val="FootnoteReference"/>
        </w:rPr>
        <w:footnoteRef/>
      </w:r>
      <w:r>
        <w:t xml:space="preserve"> [JS] Fr. Lazarus has, “for all generations.”</w:t>
      </w:r>
    </w:p>
  </w:footnote>
  <w:footnote w:id="454">
    <w:p w14:paraId="3E8CA221" w14:textId="7ED1052D" w:rsidR="00B31899" w:rsidRDefault="00B3189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5">
    <w:p w14:paraId="033CDC5C" w14:textId="2A3450CF" w:rsidR="00B31899" w:rsidRDefault="00B31899" w:rsidP="006D6CF8">
      <w:pPr>
        <w:pStyle w:val="footnote"/>
      </w:pPr>
      <w:r>
        <w:rPr>
          <w:rStyle w:val="FootnoteReference"/>
        </w:rPr>
        <w:footnoteRef/>
      </w:r>
      <w:r>
        <w:t xml:space="preserve"> [JS] literally, “an assembly of holy ones”</w:t>
      </w:r>
    </w:p>
  </w:footnote>
  <w:footnote w:id="456">
    <w:p w14:paraId="2A65B69B" w14:textId="51CE4DFD" w:rsidR="00B31899" w:rsidRDefault="00B31899" w:rsidP="003C363D">
      <w:pPr>
        <w:pStyle w:val="footnote"/>
      </w:pPr>
      <w:r>
        <w:rPr>
          <w:rStyle w:val="FootnoteReference"/>
        </w:rPr>
        <w:footnoteRef/>
      </w:r>
      <w:r>
        <w:t xml:space="preserve"> [</w:t>
      </w:r>
      <w:r w:rsidRPr="003C363D">
        <w:t>JS] Fr. Athanasius and Fr. Lazarus have, “above”</w:t>
      </w:r>
    </w:p>
  </w:footnote>
  <w:footnote w:id="457">
    <w:p w14:paraId="6F2C2B7E" w14:textId="7E83EAF6" w:rsidR="00CC373E" w:rsidRDefault="00CC373E" w:rsidP="00CC373E">
      <w:pPr>
        <w:pStyle w:val="footnote"/>
      </w:pPr>
      <w:r>
        <w:rPr>
          <w:rStyle w:val="FootnoteReference"/>
        </w:rPr>
        <w:footnoteRef/>
      </w:r>
      <w:r>
        <w:t xml:space="preserve"> [JS] OSB inserts “wind” here.</w:t>
      </w:r>
    </w:p>
  </w:footnote>
  <w:footnote w:id="458">
    <w:p w14:paraId="179D7A74" w14:textId="04A38D47" w:rsidR="00B31899" w:rsidRDefault="00B31899"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59">
    <w:p w14:paraId="1EEEE9FB" w14:textId="52125690" w:rsidR="00B31899" w:rsidRDefault="00B31899" w:rsidP="001626CD">
      <w:pPr>
        <w:pStyle w:val="footnote"/>
      </w:pPr>
      <w:r>
        <w:rPr>
          <w:rStyle w:val="FootnoteReference"/>
        </w:rPr>
        <w:footnoteRef/>
      </w:r>
      <w:r>
        <w:t xml:space="preserve"> [JS] Fr. Lazarus has, “will pave the way for Your presence”</w:t>
      </w:r>
    </w:p>
  </w:footnote>
  <w:footnote w:id="460">
    <w:p w14:paraId="6DF491B9" w14:textId="2435757B" w:rsidR="00B31899" w:rsidRDefault="00B31899" w:rsidP="001626CD">
      <w:pPr>
        <w:pStyle w:val="footnote"/>
      </w:pPr>
      <w:r>
        <w:rPr>
          <w:rStyle w:val="FootnoteReference"/>
        </w:rPr>
        <w:footnoteRef/>
      </w:r>
      <w:r>
        <w:t xml:space="preserve"> [JS] or “face”</w:t>
      </w:r>
    </w:p>
  </w:footnote>
  <w:footnote w:id="461">
    <w:p w14:paraId="1815409B" w14:textId="50184218" w:rsidR="00B31899" w:rsidRDefault="00B31899" w:rsidP="00B5373A">
      <w:pPr>
        <w:pStyle w:val="footnote"/>
      </w:pPr>
      <w:r>
        <w:rPr>
          <w:rStyle w:val="FootnoteReference"/>
        </w:rPr>
        <w:footnoteRef/>
      </w:r>
      <w:r>
        <w:t xml:space="preserve"> [JS] Fr. Lazrus has “we are raised to power”</w:t>
      </w:r>
    </w:p>
  </w:footnote>
  <w:footnote w:id="462">
    <w:p w14:paraId="0F6F70D6" w14:textId="1994D705" w:rsidR="00B31899" w:rsidRDefault="00B31899" w:rsidP="00BD5BBE">
      <w:pPr>
        <w:pStyle w:val="footnote"/>
      </w:pPr>
      <w:r>
        <w:rPr>
          <w:rStyle w:val="FootnoteReference"/>
        </w:rPr>
        <w:footnoteRef/>
      </w:r>
      <w:r>
        <w:t xml:space="preserve"> Cf. 2 Samuel 7:4-17; 1 Chron. 17:3-14.</w:t>
      </w:r>
    </w:p>
  </w:footnote>
  <w:footnote w:id="463">
    <w:p w14:paraId="4FF1211C" w14:textId="57A861DB" w:rsidR="00B31899" w:rsidRDefault="00B31899" w:rsidP="00962B09">
      <w:pPr>
        <w:pStyle w:val="footnote"/>
      </w:pPr>
      <w:r>
        <w:rPr>
          <w:rStyle w:val="FootnoteReference"/>
        </w:rPr>
        <w:footnoteRef/>
      </w:r>
      <w:r>
        <w:t xml:space="preserve"> [JS] or “lawlessness,” or “transgression</w:t>
      </w:r>
    </w:p>
  </w:footnote>
  <w:footnote w:id="464">
    <w:p w14:paraId="5008AA97" w14:textId="7C635360" w:rsidR="00B31899" w:rsidRDefault="00B31899" w:rsidP="00B5373A">
      <w:pPr>
        <w:pStyle w:val="footnote"/>
      </w:pPr>
      <w:r>
        <w:rPr>
          <w:rStyle w:val="FootnoteReference"/>
        </w:rPr>
        <w:footnoteRef/>
      </w:r>
      <w:r>
        <w:t xml:space="preserve"> [JS] literally, “his horn will be exalted”</w:t>
      </w:r>
    </w:p>
  </w:footnote>
  <w:footnote w:id="465">
    <w:p w14:paraId="2D768480" w14:textId="725D7BB3" w:rsidR="00B31899" w:rsidRDefault="00B31899" w:rsidP="00B5373A">
      <w:pPr>
        <w:pStyle w:val="footnote"/>
      </w:pPr>
      <w:r>
        <w:rPr>
          <w:rStyle w:val="FootnoteReference"/>
        </w:rPr>
        <w:footnoteRef/>
      </w:r>
      <w:r>
        <w:t xml:space="preserve"> [JS] Fr. Lazarus has, “I will extend his power over the sea”</w:t>
      </w:r>
    </w:p>
  </w:footnote>
  <w:footnote w:id="466">
    <w:p w14:paraId="41487A2A" w14:textId="014FBA23" w:rsidR="00B31899" w:rsidRDefault="00B3189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7">
    <w:p w14:paraId="73031B5F" w14:textId="4F21879A" w:rsidR="00B31899" w:rsidRDefault="00B31899" w:rsidP="00962B09">
      <w:pPr>
        <w:pStyle w:val="footnote"/>
      </w:pPr>
      <w:r>
        <w:rPr>
          <w:rStyle w:val="FootnoteReference"/>
        </w:rPr>
        <w:footnoteRef/>
      </w:r>
      <w:r>
        <w:t xml:space="preserve"> [JS] Fr. Lazarus renders this, “dynasty”</w:t>
      </w:r>
    </w:p>
  </w:footnote>
  <w:footnote w:id="468">
    <w:p w14:paraId="11323AA1" w14:textId="77777777" w:rsidR="00B31899" w:rsidRDefault="00B3189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9">
    <w:p w14:paraId="1FBA801A" w14:textId="38FE3F54" w:rsidR="00B31899" w:rsidRDefault="00B31899" w:rsidP="00B5373A">
      <w:pPr>
        <w:pStyle w:val="footnote"/>
      </w:pPr>
      <w:r>
        <w:rPr>
          <w:rStyle w:val="FootnoteReference"/>
        </w:rPr>
        <w:footnoteRef/>
      </w:r>
      <w:r>
        <w:t xml:space="preserve"> [JS] or “in my holy place”</w:t>
      </w:r>
    </w:p>
  </w:footnote>
  <w:footnote w:id="470">
    <w:p w14:paraId="4C1D0FC5" w14:textId="77777777" w:rsidR="00B31899" w:rsidRDefault="00B31899" w:rsidP="00C544D6">
      <w:pPr>
        <w:pStyle w:val="footnote"/>
      </w:pPr>
      <w:r>
        <w:rPr>
          <w:rStyle w:val="FootnoteReference"/>
        </w:rPr>
        <w:footnoteRef/>
      </w:r>
      <w:r>
        <w:t xml:space="preserve"> Rev. 1:5; 3:14.</w:t>
      </w:r>
    </w:p>
  </w:footnote>
  <w:footnote w:id="471">
    <w:p w14:paraId="0B7D22CC" w14:textId="391FD3DE" w:rsidR="00B31899" w:rsidRDefault="00B31899" w:rsidP="00B5373A">
      <w:pPr>
        <w:pStyle w:val="footnote"/>
      </w:pPr>
      <w:r>
        <w:rPr>
          <w:rStyle w:val="FootnoteReference"/>
        </w:rPr>
        <w:footnoteRef/>
      </w:r>
      <w:r>
        <w:t xml:space="preserve"> [JS] “anointed”</w:t>
      </w:r>
    </w:p>
  </w:footnote>
  <w:footnote w:id="472">
    <w:p w14:paraId="2C6B21AE" w14:textId="0FBCD630" w:rsidR="00B31899" w:rsidRDefault="00B3189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3">
    <w:p w14:paraId="5FCDABAE" w14:textId="06014163" w:rsidR="00B31899" w:rsidRDefault="00B31899" w:rsidP="00B5373A">
      <w:pPr>
        <w:pStyle w:val="footnote"/>
      </w:pPr>
      <w:r>
        <w:rPr>
          <w:rStyle w:val="FootnoteReference"/>
        </w:rPr>
        <w:footnoteRef/>
      </w:r>
      <w:r>
        <w:t xml:space="preserve"> [JS] “So be it! So be it!” or “May it be! May it be!”</w:t>
      </w:r>
    </w:p>
  </w:footnote>
  <w:footnote w:id="474">
    <w:p w14:paraId="33FEA89E" w14:textId="6A510F2C" w:rsidR="00B31899" w:rsidRDefault="00B31899" w:rsidP="006236CC">
      <w:pPr>
        <w:pStyle w:val="footnote"/>
      </w:pPr>
      <w:r>
        <w:rPr>
          <w:rStyle w:val="FootnoteReference"/>
        </w:rPr>
        <w:footnoteRef/>
      </w:r>
      <w:r>
        <w:t xml:space="preserve"> [JS] or “expired”</w:t>
      </w:r>
    </w:p>
  </w:footnote>
  <w:footnote w:id="475">
    <w:p w14:paraId="11F2D9AD" w14:textId="77777777" w:rsidR="00B31899" w:rsidRDefault="00B3189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6">
    <w:p w14:paraId="7DBCCA76" w14:textId="0938027F" w:rsidR="00B31899" w:rsidRDefault="00B31899" w:rsidP="00DB082B">
      <w:pPr>
        <w:pStyle w:val="footnote"/>
      </w:pPr>
      <w:r>
        <w:rPr>
          <w:rStyle w:val="FootnoteReference"/>
        </w:rPr>
        <w:footnoteRef/>
      </w:r>
      <w:r>
        <w:t xml:space="preserve"> [JS] or “chastened”</w:t>
      </w:r>
    </w:p>
  </w:footnote>
  <w:footnote w:id="477">
    <w:p w14:paraId="2C9584E9" w14:textId="0BF57A67" w:rsidR="00B31899" w:rsidRDefault="00B3189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8">
    <w:p w14:paraId="7F18A7EC" w14:textId="77777777" w:rsidR="00B31899" w:rsidRDefault="00B31899" w:rsidP="00C544D6">
      <w:pPr>
        <w:pStyle w:val="footnote"/>
      </w:pPr>
      <w:r>
        <w:rPr>
          <w:rStyle w:val="FootnoteReference"/>
        </w:rPr>
        <w:footnoteRef/>
      </w:r>
      <w:r>
        <w:t xml:space="preserve"> That is, in the Kingdom (1 Cor. 4:20).</w:t>
      </w:r>
    </w:p>
  </w:footnote>
  <w:footnote w:id="479">
    <w:p w14:paraId="6FEEFB4C" w14:textId="77777777" w:rsidR="00B31899" w:rsidRDefault="00B31899" w:rsidP="00C544D6">
      <w:pPr>
        <w:pStyle w:val="footnote"/>
      </w:pPr>
      <w:r>
        <w:rPr>
          <w:rStyle w:val="FootnoteReference"/>
        </w:rPr>
        <w:footnoteRef/>
      </w:r>
      <w:r>
        <w:t xml:space="preserve"> Verses 11 and 12 were quoted by Satan to tempt Christ (Matt. 4:6; Lk. 4:10).</w:t>
      </w:r>
    </w:p>
  </w:footnote>
  <w:footnote w:id="480">
    <w:p w14:paraId="3E2B8879" w14:textId="77777777" w:rsidR="00B31899" w:rsidRDefault="00B31899" w:rsidP="00C544D6">
      <w:pPr>
        <w:pStyle w:val="footnote"/>
      </w:pPr>
      <w:r>
        <w:rPr>
          <w:rStyle w:val="FootnoteReference"/>
        </w:rPr>
        <w:footnoteRef/>
      </w:r>
      <w:r>
        <w:t xml:space="preserve"> dragon: </w:t>
      </w:r>
      <w:r w:rsidRPr="0090411D">
        <w:rPr>
          <w:i/>
        </w:rPr>
        <w:t>or</w:t>
      </w:r>
      <w:r>
        <w:t xml:space="preserve"> serpent.</w:t>
      </w:r>
    </w:p>
  </w:footnote>
  <w:footnote w:id="481">
    <w:p w14:paraId="26EABD4D" w14:textId="6258FE51" w:rsidR="00B31899" w:rsidRDefault="00B31899" w:rsidP="003E7D85">
      <w:pPr>
        <w:pStyle w:val="footnote"/>
      </w:pPr>
      <w:r>
        <w:rPr>
          <w:rStyle w:val="FootnoteReference"/>
        </w:rPr>
        <w:footnoteRef/>
      </w:r>
      <w:r>
        <w:t xml:space="preserve"> [JS] or “to give thanks to the Lord,” or “to thankfully confess the Lord with praise”</w:t>
      </w:r>
    </w:p>
  </w:footnote>
  <w:footnote w:id="482">
    <w:p w14:paraId="0718D3EE" w14:textId="7B8EE1BA" w:rsidR="00B31899" w:rsidRDefault="00B31899" w:rsidP="00B74D74">
      <w:pPr>
        <w:pStyle w:val="footnote"/>
      </w:pPr>
      <w:r>
        <w:rPr>
          <w:rStyle w:val="FootnoteReference"/>
        </w:rPr>
        <w:footnoteRef/>
      </w:r>
      <w:r>
        <w:t xml:space="preserve"> [JS] Or “ode”</w:t>
      </w:r>
    </w:p>
  </w:footnote>
  <w:footnote w:id="483">
    <w:p w14:paraId="4C277098" w14:textId="02C8A24D" w:rsidR="00B31899" w:rsidRDefault="00B31899" w:rsidP="00B74D74">
      <w:pPr>
        <w:pStyle w:val="footnote"/>
      </w:pPr>
      <w:r>
        <w:rPr>
          <w:rStyle w:val="FootnoteReference"/>
        </w:rPr>
        <w:footnoteRef/>
      </w:r>
      <w:r>
        <w:t xml:space="preserve"> [JS] or “forever and ever.”</w:t>
      </w:r>
    </w:p>
  </w:footnote>
  <w:footnote w:id="484">
    <w:p w14:paraId="3BE1818B" w14:textId="556FC717" w:rsidR="00B31899" w:rsidRDefault="00B31899" w:rsidP="00B74D74">
      <w:pPr>
        <w:pStyle w:val="footnote"/>
      </w:pPr>
      <w:r>
        <w:rPr>
          <w:rStyle w:val="FootnoteReference"/>
        </w:rPr>
        <w:footnoteRef/>
      </w:r>
      <w:r>
        <w:t xml:space="preserve"> [JS] literally, “And my horn will be exalted like a unicorn’s”</w:t>
      </w:r>
    </w:p>
  </w:footnote>
  <w:footnote w:id="485">
    <w:p w14:paraId="0EA8E9DE" w14:textId="575E16F4" w:rsidR="00B31899" w:rsidRDefault="00B31899"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6">
    <w:p w14:paraId="271F5928" w14:textId="77777777" w:rsidR="00B31899" w:rsidRDefault="00B31899"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87">
    <w:p w14:paraId="646109EB" w14:textId="4D40DAE6" w:rsidR="00B31899" w:rsidRDefault="00B31899" w:rsidP="00325B16">
      <w:pPr>
        <w:pStyle w:val="footnote"/>
      </w:pPr>
      <w:r>
        <w:rPr>
          <w:rStyle w:val="FootnoteReference"/>
        </w:rPr>
        <w:footnoteRef/>
      </w:r>
      <w:r>
        <w:t xml:space="preserve"> [JS] literally “still increase”</w:t>
      </w:r>
    </w:p>
  </w:footnote>
  <w:footnote w:id="488">
    <w:p w14:paraId="5C5C66FF" w14:textId="1F74D241" w:rsidR="00B31899" w:rsidRDefault="00B31899" w:rsidP="00325B16">
      <w:pPr>
        <w:pStyle w:val="footnote"/>
      </w:pPr>
      <w:r>
        <w:rPr>
          <w:rStyle w:val="FootnoteReference"/>
        </w:rPr>
        <w:footnoteRef/>
      </w:r>
      <w:r>
        <w:t xml:space="preserve"> [JS] literally, “rich” or “prosperous”</w:t>
      </w:r>
    </w:p>
  </w:footnote>
  <w:footnote w:id="489">
    <w:p w14:paraId="78AC2D24" w14:textId="77777777" w:rsidR="00B31899" w:rsidRDefault="00B31899" w:rsidP="00C544D6">
      <w:pPr>
        <w:pStyle w:val="footnote"/>
      </w:pPr>
      <w:r>
        <w:rPr>
          <w:rStyle w:val="FootnoteReference"/>
        </w:rPr>
        <w:footnoteRef/>
      </w:r>
      <w:r>
        <w:t xml:space="preserve"> John 7:38.</w:t>
      </w:r>
    </w:p>
  </w:footnote>
  <w:footnote w:id="490">
    <w:p w14:paraId="65FE19C9" w14:textId="6CEBCB66" w:rsidR="00B31899" w:rsidRDefault="00B31899" w:rsidP="00BC5328">
      <w:pPr>
        <w:pStyle w:val="footnote"/>
      </w:pPr>
      <w:r>
        <w:rPr>
          <w:rStyle w:val="FootnoteReference"/>
        </w:rPr>
        <w:footnoteRef/>
      </w:r>
      <w:r>
        <w:t xml:space="preserve"> Coptic has “it” here, and “beauty” in place of majesty.</w:t>
      </w:r>
    </w:p>
  </w:footnote>
  <w:footnote w:id="491">
    <w:p w14:paraId="6ED6A617" w14:textId="771AAD68" w:rsidR="00B31899" w:rsidRDefault="00B31899" w:rsidP="00350BD4">
      <w:pPr>
        <w:pStyle w:val="footnote"/>
      </w:pPr>
      <w:r>
        <w:rPr>
          <w:rStyle w:val="FootnoteReference"/>
        </w:rPr>
        <w:footnoteRef/>
      </w:r>
      <w:r>
        <w:t xml:space="preserve"> [JS] or “forever”</w:t>
      </w:r>
    </w:p>
  </w:footnote>
  <w:footnote w:id="492">
    <w:p w14:paraId="004CC793" w14:textId="74A20F1B" w:rsidR="00B31899" w:rsidRDefault="00B3189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3">
    <w:p w14:paraId="7B4C2DB0" w14:textId="39648656" w:rsidR="00B31899" w:rsidRDefault="00B31899" w:rsidP="0002098A">
      <w:pPr>
        <w:pStyle w:val="footnote"/>
      </w:pPr>
      <w:r>
        <w:rPr>
          <w:rStyle w:val="FootnoteReference"/>
        </w:rPr>
        <w:footnoteRef/>
      </w:r>
      <w:r>
        <w:t xml:space="preserve"> [JS] resident alien</w:t>
      </w:r>
    </w:p>
  </w:footnote>
  <w:footnote w:id="494">
    <w:p w14:paraId="1C9111DE" w14:textId="17A2009E" w:rsidR="00B31899" w:rsidRDefault="00B31899" w:rsidP="00C544D6">
      <w:pPr>
        <w:pStyle w:val="footnote"/>
      </w:pPr>
      <w:r>
        <w:rPr>
          <w:rStyle w:val="FootnoteReference"/>
        </w:rPr>
        <w:footnoteRef/>
      </w:r>
      <w:r>
        <w:t xml:space="preserve"> Cf. 1 Cor. 3:20, ‘The Lord knows the thoughts of the wise…’</w:t>
      </w:r>
    </w:p>
  </w:footnote>
  <w:footnote w:id="495">
    <w:p w14:paraId="63074263" w14:textId="3DCC4808" w:rsidR="00B31899" w:rsidRDefault="00B31899" w:rsidP="003E7D85">
      <w:pPr>
        <w:pStyle w:val="footnote"/>
      </w:pPr>
      <w:r>
        <w:rPr>
          <w:rStyle w:val="FootnoteReference"/>
        </w:rPr>
        <w:footnoteRef/>
      </w:r>
      <w:r>
        <w:t xml:space="preserve"> [JS] or “lawless,” or “the throne of iniquity”</w:t>
      </w:r>
    </w:p>
  </w:footnote>
  <w:footnote w:id="496">
    <w:p w14:paraId="31260F30" w14:textId="198F9DB4" w:rsidR="00B31899" w:rsidRDefault="00B31899" w:rsidP="000470D3">
      <w:pPr>
        <w:pStyle w:val="footnote"/>
      </w:pPr>
      <w:r>
        <w:rPr>
          <w:rStyle w:val="FootnoteReference"/>
        </w:rPr>
        <w:footnoteRef/>
      </w:r>
      <w:r>
        <w:t xml:space="preserve"> [JS] i.e. presence</w:t>
      </w:r>
    </w:p>
  </w:footnote>
  <w:footnote w:id="497">
    <w:p w14:paraId="3F261962" w14:textId="0A15CF5B" w:rsidR="00B31899" w:rsidRDefault="00B31899" w:rsidP="000470D3">
      <w:pPr>
        <w:pStyle w:val="footnote"/>
      </w:pPr>
      <w:r>
        <w:rPr>
          <w:rStyle w:val="FootnoteReference"/>
        </w:rPr>
        <w:footnoteRef/>
      </w:r>
      <w:r>
        <w:t xml:space="preserve"> [JS] or confession, as in “awknowldgment”. Perhaps, “let us enter His presence and thankfully confess Him,” or “praise”</w:t>
      </w:r>
    </w:p>
  </w:footnote>
  <w:footnote w:id="498">
    <w:p w14:paraId="27D55A36" w14:textId="056A9076" w:rsidR="00B31899" w:rsidRDefault="00B31899" w:rsidP="000470D3">
      <w:pPr>
        <w:pStyle w:val="footnote"/>
      </w:pPr>
      <w:r>
        <w:rPr>
          <w:rStyle w:val="FootnoteReference"/>
        </w:rPr>
        <w:footnoteRef/>
      </w:r>
      <w:r>
        <w:t xml:space="preserve"> [JS] or melody</w:t>
      </w:r>
    </w:p>
  </w:footnote>
  <w:footnote w:id="499">
    <w:p w14:paraId="6606F51D" w14:textId="294AC06E" w:rsidR="00B31899" w:rsidRDefault="00B31899" w:rsidP="002A2713">
      <w:pPr>
        <w:pStyle w:val="footnote"/>
      </w:pPr>
      <w:r>
        <w:rPr>
          <w:rStyle w:val="FootnoteReference"/>
        </w:rPr>
        <w:footnoteRef/>
      </w:r>
      <w:r>
        <w:t xml:space="preserve"> [JS] “do obeisance”</w:t>
      </w:r>
    </w:p>
  </w:footnote>
  <w:footnote w:id="500">
    <w:p w14:paraId="23B88AAA" w14:textId="4D5A6129" w:rsidR="00B31899" w:rsidRDefault="00B31899" w:rsidP="002A2713">
      <w:pPr>
        <w:pStyle w:val="footnote"/>
      </w:pPr>
      <w:r>
        <w:rPr>
          <w:rStyle w:val="FootnoteReference"/>
        </w:rPr>
        <w:footnoteRef/>
      </w:r>
      <w:r>
        <w:t xml:space="preserve"> [JS] “prostrate”</w:t>
      </w:r>
    </w:p>
  </w:footnote>
  <w:footnote w:id="501">
    <w:p w14:paraId="0242B10E" w14:textId="597B77DF" w:rsidR="00B31899" w:rsidRDefault="00B31899" w:rsidP="002A2713">
      <w:pPr>
        <w:pStyle w:val="footnote"/>
      </w:pPr>
      <w:r>
        <w:rPr>
          <w:rStyle w:val="FootnoteReference"/>
        </w:rPr>
        <w:footnoteRef/>
      </w:r>
      <w:r>
        <w:t xml:space="preserve"> [JS] OSB has, “Rebellion,” NETS has “embittering”</w:t>
      </w:r>
    </w:p>
  </w:footnote>
  <w:footnote w:id="502">
    <w:p w14:paraId="046745B9" w14:textId="77777777" w:rsidR="00B31899" w:rsidRDefault="00B31899" w:rsidP="00C544D6">
      <w:pPr>
        <w:pStyle w:val="footnote"/>
      </w:pPr>
      <w:r>
        <w:rPr>
          <w:rStyle w:val="FootnoteReference"/>
        </w:rPr>
        <w:footnoteRef/>
      </w:r>
      <w:r>
        <w:t xml:space="preserve"> Ex. 17:1-7.</w:t>
      </w:r>
    </w:p>
  </w:footnote>
  <w:footnote w:id="503">
    <w:p w14:paraId="64AAAD4A" w14:textId="25E6F9F0" w:rsidR="00B31899" w:rsidRDefault="00B31899" w:rsidP="002A2713">
      <w:pPr>
        <w:pStyle w:val="footnote"/>
      </w:pPr>
      <w:r>
        <w:rPr>
          <w:rStyle w:val="FootnoteReference"/>
        </w:rPr>
        <w:footnoteRef/>
      </w:r>
      <w:r>
        <w:t xml:space="preserve"> [JS] or “tempted”</w:t>
      </w:r>
    </w:p>
  </w:footnote>
  <w:footnote w:id="504">
    <w:p w14:paraId="08EA846E" w14:textId="77777777" w:rsidR="00B31899" w:rsidRDefault="00B31899" w:rsidP="00C544D6">
      <w:pPr>
        <w:pStyle w:val="footnote"/>
      </w:pPr>
      <w:r>
        <w:rPr>
          <w:rStyle w:val="FootnoteReference"/>
        </w:rPr>
        <w:footnoteRef/>
      </w:r>
      <w:r>
        <w:t xml:space="preserve"> Num. 14:32-34.</w:t>
      </w:r>
    </w:p>
  </w:footnote>
  <w:footnote w:id="505">
    <w:p w14:paraId="27E7289C" w14:textId="49B8D2B5" w:rsidR="00B31899" w:rsidRDefault="00B31899" w:rsidP="00C544D6">
      <w:pPr>
        <w:pStyle w:val="footnote"/>
      </w:pPr>
      <w:r>
        <w:rPr>
          <w:rStyle w:val="FootnoteReference"/>
        </w:rPr>
        <w:footnoteRef/>
      </w:r>
      <w:r>
        <w:t xml:space="preserve"> Cf. Heb.3:7-11; 4:10.</w:t>
      </w:r>
    </w:p>
  </w:footnote>
  <w:footnote w:id="506">
    <w:p w14:paraId="6A0DA86F" w14:textId="27B2622D" w:rsidR="00B31899" w:rsidRDefault="00B31899" w:rsidP="00C544D6">
      <w:pPr>
        <w:pStyle w:val="footnote"/>
      </w:pPr>
      <w:r>
        <w:rPr>
          <w:rStyle w:val="FootnoteReference"/>
        </w:rPr>
        <w:footnoteRef/>
      </w:r>
      <w:r>
        <w:t xml:space="preserve"> Cf. Deut. 32:17; 1 Cor. 10:20; Psalm 105:36-38; 1 Chron. 16:26.</w:t>
      </w:r>
    </w:p>
  </w:footnote>
  <w:footnote w:id="507">
    <w:p w14:paraId="20A46088" w14:textId="101D0C08" w:rsidR="00B31899" w:rsidRDefault="00B31899" w:rsidP="00363583">
      <w:pPr>
        <w:pStyle w:val="footnote"/>
      </w:pPr>
      <w:r>
        <w:rPr>
          <w:rStyle w:val="FootnoteReference"/>
        </w:rPr>
        <w:footnoteRef/>
      </w:r>
      <w:r>
        <w:t xml:space="preserve"> [JS] or “thanksgiving”, or “praise”. Really, “thankful confession with praise”.</w:t>
      </w:r>
    </w:p>
  </w:footnote>
  <w:footnote w:id="508">
    <w:p w14:paraId="4CE9E737" w14:textId="37ADED0C" w:rsidR="00B31899" w:rsidRDefault="00B31899" w:rsidP="00363583">
      <w:pPr>
        <w:pStyle w:val="footnote"/>
      </w:pPr>
      <w:r>
        <w:rPr>
          <w:rStyle w:val="FootnoteReference"/>
        </w:rPr>
        <w:footnoteRef/>
      </w:r>
      <w:r>
        <w:t xml:space="preserve"> [JS] literally, “holy place”</w:t>
      </w:r>
    </w:p>
  </w:footnote>
  <w:footnote w:id="509">
    <w:p w14:paraId="0D26CC38" w14:textId="563291CA" w:rsidR="00B31899" w:rsidRDefault="00B31899" w:rsidP="00363583">
      <w:pPr>
        <w:pStyle w:val="footnote"/>
      </w:pPr>
      <w:r>
        <w:rPr>
          <w:rStyle w:val="FootnoteReference"/>
        </w:rPr>
        <w:footnoteRef/>
      </w:r>
      <w:r>
        <w:t xml:space="preserve"> [JS] or, “sacrifices”</w:t>
      </w:r>
    </w:p>
  </w:footnote>
  <w:footnote w:id="510">
    <w:p w14:paraId="3B6D0020" w14:textId="12CB55F6" w:rsidR="00B31899" w:rsidRDefault="00B31899" w:rsidP="00363583">
      <w:pPr>
        <w:pStyle w:val="footnote"/>
      </w:pPr>
      <w:r>
        <w:rPr>
          <w:rStyle w:val="FootnoteReference"/>
        </w:rPr>
        <w:footnoteRef/>
      </w:r>
      <w:r>
        <w:t xml:space="preserve"> [JS] “do obeisance”</w:t>
      </w:r>
    </w:p>
  </w:footnote>
  <w:footnote w:id="511">
    <w:p w14:paraId="0223F21B" w14:textId="2545193C" w:rsidR="00B31899" w:rsidRDefault="00B3189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2">
    <w:p w14:paraId="717DF0F4" w14:textId="601B218D" w:rsidR="00B31899" w:rsidRDefault="00B31899" w:rsidP="00445570">
      <w:pPr>
        <w:pStyle w:val="footnote"/>
      </w:pPr>
      <w:r>
        <w:rPr>
          <w:rStyle w:val="FootnoteReference"/>
        </w:rPr>
        <w:footnoteRef/>
      </w:r>
      <w:r>
        <w:t xml:space="preserve"> [JS] literally, “set right the world”.</w:t>
      </w:r>
    </w:p>
  </w:footnote>
  <w:footnote w:id="513">
    <w:p w14:paraId="29039A45" w14:textId="77777777" w:rsidR="00B31899" w:rsidRDefault="00B31899" w:rsidP="00C544D6">
      <w:pPr>
        <w:pStyle w:val="footnote"/>
      </w:pPr>
      <w:r>
        <w:rPr>
          <w:rStyle w:val="FootnoteReference"/>
        </w:rPr>
        <w:footnoteRef/>
      </w:r>
      <w:r>
        <w:t xml:space="preserve"> i.e. Let the sea dance and roar in thunderous applause as the King of Glory appears. (This line is identical with 97:7a).</w:t>
      </w:r>
    </w:p>
  </w:footnote>
  <w:footnote w:id="514">
    <w:p w14:paraId="0578D96E" w14:textId="3735D823" w:rsidR="00B31899" w:rsidRDefault="00B31899" w:rsidP="00445570">
      <w:pPr>
        <w:pStyle w:val="footnote"/>
      </w:pPr>
      <w:r>
        <w:rPr>
          <w:rStyle w:val="FootnoteReference"/>
        </w:rPr>
        <w:footnoteRef/>
      </w:r>
      <w:r>
        <w:t xml:space="preserve"> [JS] or “exult.”</w:t>
      </w:r>
    </w:p>
  </w:footnote>
  <w:footnote w:id="515">
    <w:p w14:paraId="027E6C5C" w14:textId="07849C22" w:rsidR="00B31899" w:rsidRDefault="00B31899" w:rsidP="00445570">
      <w:pPr>
        <w:pStyle w:val="footnote"/>
      </w:pPr>
      <w:r>
        <w:rPr>
          <w:rStyle w:val="FootnoteReference"/>
        </w:rPr>
        <w:footnoteRef/>
      </w:r>
      <w:r>
        <w:t xml:space="preserve"> [JS] i.e. “the the presence of the Lord”</w:t>
      </w:r>
    </w:p>
  </w:footnote>
  <w:footnote w:id="516">
    <w:p w14:paraId="502B0E29" w14:textId="363AF83B" w:rsidR="00B31899" w:rsidRDefault="00B31899" w:rsidP="00AF055B">
      <w:pPr>
        <w:pStyle w:val="footnote"/>
      </w:pPr>
      <w:r>
        <w:rPr>
          <w:rStyle w:val="FootnoteReference"/>
        </w:rPr>
        <w:footnoteRef/>
      </w:r>
      <w:r>
        <w:t xml:space="preserve"> [JS] or “keep His throne straight.”</w:t>
      </w:r>
    </w:p>
  </w:footnote>
  <w:footnote w:id="517">
    <w:p w14:paraId="0A420AC8" w14:textId="0E9B7FA2" w:rsidR="00B31899" w:rsidRDefault="00B31899" w:rsidP="00C544D6">
      <w:pPr>
        <w:pStyle w:val="footnote"/>
      </w:pPr>
      <w:r>
        <w:rPr>
          <w:rStyle w:val="FootnoteReference"/>
        </w:rPr>
        <w:footnoteRef/>
      </w:r>
      <w:r>
        <w:t xml:space="preserve"> Cf. Pss. 32:5b; 84:10b. Rom. 1:19-21; 2 Cor. 4:6; Jn. 1:14; 6:40; 17:22-24.</w:t>
      </w:r>
    </w:p>
  </w:footnote>
  <w:footnote w:id="518">
    <w:p w14:paraId="7B92C494" w14:textId="3893728C" w:rsidR="00B31899" w:rsidRDefault="00B31899" w:rsidP="00AF055B">
      <w:pPr>
        <w:pStyle w:val="footnote"/>
      </w:pPr>
      <w:r>
        <w:rPr>
          <w:rStyle w:val="FootnoteReference"/>
        </w:rPr>
        <w:footnoteRef/>
      </w:r>
      <w:r>
        <w:t xml:space="preserve"> [JS] “do obeisance to”</w:t>
      </w:r>
    </w:p>
  </w:footnote>
  <w:footnote w:id="519">
    <w:p w14:paraId="3C69AEE3" w14:textId="2FCFF9DA" w:rsidR="00B31899" w:rsidRDefault="00B31899" w:rsidP="00AF055B">
      <w:pPr>
        <w:pStyle w:val="footnote"/>
      </w:pPr>
      <w:r>
        <w:rPr>
          <w:rStyle w:val="FootnoteReference"/>
        </w:rPr>
        <w:footnoteRef/>
      </w:r>
      <w:r>
        <w:t xml:space="preserve"> [JS] “do obeisance to”</w:t>
      </w:r>
    </w:p>
  </w:footnote>
  <w:footnote w:id="520">
    <w:p w14:paraId="7E0327B2" w14:textId="516E0233" w:rsidR="00B31899" w:rsidRDefault="00B31899" w:rsidP="00AF055B">
      <w:pPr>
        <w:pStyle w:val="footnote"/>
      </w:pPr>
      <w:r>
        <w:rPr>
          <w:rStyle w:val="FootnoteReference"/>
        </w:rPr>
        <w:footnoteRef/>
      </w:r>
      <w:r>
        <w:t xml:space="preserve"> [JS] Fr. Lazarus has “lives”</w:t>
      </w:r>
    </w:p>
  </w:footnote>
  <w:footnote w:id="521">
    <w:p w14:paraId="202D3E03" w14:textId="48C7AC7B" w:rsidR="00B31899" w:rsidRDefault="00B3189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2">
    <w:p w14:paraId="22A45999" w14:textId="660B33F2" w:rsidR="00B31899" w:rsidRDefault="00B31899"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23">
    <w:p w14:paraId="160E0C3D" w14:textId="77777777" w:rsidR="00B31899" w:rsidRDefault="00B31899" w:rsidP="00C544D6">
      <w:pPr>
        <w:pStyle w:val="footnote"/>
      </w:pPr>
      <w:r>
        <w:rPr>
          <w:rStyle w:val="FootnoteReference"/>
        </w:rPr>
        <w:footnoteRef/>
      </w:r>
      <w:r>
        <w:t xml:space="preserve"> Rev. 4:6, Ezek. 1:5-10.</w:t>
      </w:r>
    </w:p>
  </w:footnote>
  <w:footnote w:id="524">
    <w:p w14:paraId="2C987C7D" w14:textId="7DA14E0E" w:rsidR="00B31899" w:rsidRDefault="00B31899" w:rsidP="006263C2">
      <w:pPr>
        <w:pStyle w:val="footnote"/>
      </w:pPr>
      <w:r>
        <w:rPr>
          <w:rStyle w:val="FootnoteReference"/>
        </w:rPr>
        <w:footnoteRef/>
      </w:r>
      <w:r>
        <w:t xml:space="preserve"> [JS] The word conveys both confessing Him and thanking or praising Him.</w:t>
      </w:r>
    </w:p>
  </w:footnote>
  <w:footnote w:id="525">
    <w:p w14:paraId="5846482D" w14:textId="3A662ECC" w:rsidR="00B31899" w:rsidRDefault="00B31899" w:rsidP="006263C2">
      <w:pPr>
        <w:pStyle w:val="footnote"/>
      </w:pPr>
      <w:r>
        <w:rPr>
          <w:rStyle w:val="FootnoteReference"/>
        </w:rPr>
        <w:footnoteRef/>
      </w:r>
      <w:r>
        <w:t xml:space="preserve"> [JS] Fr. Lazarus has “laws”</w:t>
      </w:r>
    </w:p>
  </w:footnote>
  <w:footnote w:id="526">
    <w:p w14:paraId="2FC019B3" w14:textId="70AAB5D0" w:rsidR="00B31899" w:rsidRDefault="00B31899" w:rsidP="006263C2">
      <w:pPr>
        <w:pStyle w:val="footnote"/>
      </w:pPr>
      <w:r>
        <w:rPr>
          <w:rStyle w:val="FootnoteReference"/>
        </w:rPr>
        <w:footnoteRef/>
      </w:r>
      <w:r>
        <w:t xml:space="preserve"> [JS] “do obeisance”, commonly rendered “worship”</w:t>
      </w:r>
    </w:p>
  </w:footnote>
  <w:footnote w:id="527">
    <w:p w14:paraId="7386C0B1" w14:textId="0080D811" w:rsidR="00B31899" w:rsidRDefault="00B31899" w:rsidP="004A1997">
      <w:pPr>
        <w:pStyle w:val="footnote"/>
      </w:pPr>
      <w:r>
        <w:rPr>
          <w:rStyle w:val="FootnoteReference"/>
        </w:rPr>
        <w:footnoteRef/>
      </w:r>
      <w:r>
        <w:t xml:space="preserve"> [JS] Fr. Lazarus has “correcting”</w:t>
      </w:r>
    </w:p>
  </w:footnote>
  <w:footnote w:id="528">
    <w:p w14:paraId="273EA178" w14:textId="4DFF2FD9" w:rsidR="00B31899" w:rsidRDefault="00B31899" w:rsidP="004A1997">
      <w:pPr>
        <w:pStyle w:val="footnote"/>
      </w:pPr>
      <w:r>
        <w:rPr>
          <w:rStyle w:val="FootnoteReference"/>
        </w:rPr>
        <w:footnoteRef/>
      </w:r>
      <w:r>
        <w:t xml:space="preserve"> [JS] “do obeisance” or “fall down”</w:t>
      </w:r>
    </w:p>
  </w:footnote>
  <w:footnote w:id="529">
    <w:p w14:paraId="6E38F9F7" w14:textId="307328EF" w:rsidR="00B31899" w:rsidRDefault="00B31899" w:rsidP="0016307C">
      <w:pPr>
        <w:pStyle w:val="footnote"/>
      </w:pPr>
      <w:r>
        <w:rPr>
          <w:rStyle w:val="FootnoteReference"/>
        </w:rPr>
        <w:footnoteRef/>
      </w:r>
      <w:r>
        <w:t xml:space="preserve"> [JS] as in “acknowledging”, or “thankfully confessing Him with praise”, not “confessing sins”</w:t>
      </w:r>
    </w:p>
  </w:footnote>
  <w:footnote w:id="530">
    <w:p w14:paraId="346D7C50" w14:textId="6DED6982" w:rsidR="00B31899" w:rsidRDefault="00B31899" w:rsidP="0016307C">
      <w:pPr>
        <w:pStyle w:val="footnote"/>
      </w:pPr>
      <w:r>
        <w:rPr>
          <w:rStyle w:val="FootnoteReference"/>
        </w:rPr>
        <w:footnoteRef/>
      </w:r>
      <w:r>
        <w:t xml:space="preserve"> [JS] or, “and not we Him”</w:t>
      </w:r>
    </w:p>
  </w:footnote>
  <w:footnote w:id="531">
    <w:p w14:paraId="14022FB6" w14:textId="4CE3B2A5" w:rsidR="00B31899" w:rsidRDefault="00B31899" w:rsidP="0016307C">
      <w:pPr>
        <w:pStyle w:val="footnote"/>
      </w:pPr>
      <w:r>
        <w:rPr>
          <w:rStyle w:val="FootnoteReference"/>
        </w:rPr>
        <w:footnoteRef/>
      </w:r>
      <w:r>
        <w:t xml:space="preserve"> [JS] not confession of sins, but confessing Him, with thanksgiving and praise.</w:t>
      </w:r>
    </w:p>
  </w:footnote>
  <w:footnote w:id="532">
    <w:p w14:paraId="74BE8AB4" w14:textId="15E7B0AD" w:rsidR="00B31899" w:rsidRDefault="00B31899" w:rsidP="00C050C7">
      <w:pPr>
        <w:pStyle w:val="footnote"/>
      </w:pPr>
      <w:r>
        <w:rPr>
          <w:rStyle w:val="FootnoteReference"/>
        </w:rPr>
        <w:footnoteRef/>
      </w:r>
      <w:r>
        <w:t xml:space="preserve"> [JS] or “do wrong,” or “the workers of iniquity”</w:t>
      </w:r>
    </w:p>
  </w:footnote>
  <w:footnote w:id="533">
    <w:p w14:paraId="4E28D6F6" w14:textId="75DDD646" w:rsidR="00B31899" w:rsidRDefault="00B31899" w:rsidP="00CD361B">
      <w:pPr>
        <w:pStyle w:val="footnote"/>
      </w:pPr>
      <w:r>
        <w:rPr>
          <w:rStyle w:val="FootnoteReference"/>
        </w:rPr>
        <w:footnoteRef/>
      </w:r>
      <w:r>
        <w:t xml:space="preserve"> [JS] or proud/haughty eyes.</w:t>
      </w:r>
    </w:p>
  </w:footnote>
  <w:footnote w:id="534">
    <w:p w14:paraId="33F848D7" w14:textId="77777777" w:rsidR="00B31899" w:rsidRDefault="00B31899" w:rsidP="00C544D6">
      <w:pPr>
        <w:pStyle w:val="footnote"/>
      </w:pPr>
      <w:r>
        <w:rPr>
          <w:rStyle w:val="FootnoteReference"/>
        </w:rPr>
        <w:footnoteRef/>
      </w:r>
      <w:r>
        <w:t xml:space="preserve"> Daily I pray for the lost. Sinners are slain by conversion into believers, saints, friends and lovers.</w:t>
      </w:r>
    </w:p>
  </w:footnote>
  <w:footnote w:id="535">
    <w:p w14:paraId="570F4149" w14:textId="77777777" w:rsidR="00B31899" w:rsidRDefault="00B31899" w:rsidP="00C544D6">
      <w:pPr>
        <w:pStyle w:val="footnote"/>
      </w:pPr>
      <w:r>
        <w:rPr>
          <w:rStyle w:val="FootnoteReference"/>
        </w:rPr>
        <w:footnoteRef/>
      </w:r>
      <w:r>
        <w:t xml:space="preserve"> Peter praised and confessed Christ, yet later he swore he did not know Him (Mt. 26:74; Mk. 14:71).</w:t>
      </w:r>
    </w:p>
  </w:footnote>
  <w:footnote w:id="536">
    <w:p w14:paraId="7F487DE9" w14:textId="1D877FA2" w:rsidR="00B31899" w:rsidRDefault="00B31899" w:rsidP="00C544D6">
      <w:pPr>
        <w:pStyle w:val="footnote"/>
      </w:pPr>
      <w:r>
        <w:rPr>
          <w:rStyle w:val="FootnoteReference"/>
        </w:rPr>
        <w:footnoteRef/>
      </w:r>
      <w:r>
        <w:t xml:space="preserve"> Cf. Ps. 38:7a.</w:t>
      </w:r>
    </w:p>
  </w:footnote>
  <w:footnote w:id="537">
    <w:p w14:paraId="1B133F2B" w14:textId="56FE4EC3" w:rsidR="00B31899" w:rsidRDefault="00B3189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8">
    <w:p w14:paraId="4C6B2146" w14:textId="77777777" w:rsidR="00B31899" w:rsidRDefault="00B31899" w:rsidP="00C544D6">
      <w:pPr>
        <w:pStyle w:val="footnote"/>
      </w:pPr>
      <w:r>
        <w:rPr>
          <w:rStyle w:val="FootnoteReference"/>
        </w:rPr>
        <w:footnoteRef/>
      </w:r>
      <w:r>
        <w:t xml:space="preserve"> descendants: </w:t>
      </w:r>
      <w:r w:rsidRPr="00A80C80">
        <w:rPr>
          <w:i/>
        </w:rPr>
        <w:t>lit</w:t>
      </w:r>
      <w:r>
        <w:t>. seed. Verses 26-28 are quoted at Heb. 1:10-12; 13:8.</w:t>
      </w:r>
    </w:p>
  </w:footnote>
  <w:footnote w:id="539">
    <w:p w14:paraId="44E84D4D" w14:textId="77777777" w:rsidR="00B31899" w:rsidRDefault="00B31899" w:rsidP="00C544D6">
      <w:pPr>
        <w:pStyle w:val="footnote"/>
      </w:pPr>
      <w:r>
        <w:rPr>
          <w:rStyle w:val="FootnoteReference"/>
        </w:rPr>
        <w:footnoteRef/>
      </w:r>
      <w:r>
        <w:t xml:space="preserve"> ‘God is love’ (1 John 4:8,16).</w:t>
      </w:r>
    </w:p>
  </w:footnote>
  <w:footnote w:id="540">
    <w:p w14:paraId="169A7896" w14:textId="77777777" w:rsidR="00B31899" w:rsidRDefault="00B31899" w:rsidP="00C37403">
      <w:pPr>
        <w:pStyle w:val="footnote"/>
      </w:pPr>
      <w:r>
        <w:rPr>
          <w:rStyle w:val="FootnoteReference"/>
        </w:rPr>
        <w:footnoteRef/>
      </w:r>
      <w:r>
        <w:t xml:space="preserve"> [JS] NETS has “who is very conciliatory towards all your acts of lawlessness”</w:t>
      </w:r>
    </w:p>
  </w:footnote>
  <w:footnote w:id="541">
    <w:p w14:paraId="1EEA58C5" w14:textId="195647BB" w:rsidR="00B31899" w:rsidRDefault="00B31899" w:rsidP="00C544D6">
      <w:pPr>
        <w:pStyle w:val="footnote"/>
      </w:pPr>
      <w:r>
        <w:rPr>
          <w:rStyle w:val="FootnoteReference"/>
        </w:rPr>
        <w:footnoteRef/>
      </w:r>
      <w:r>
        <w:t xml:space="preserve"> Cf. Ps. 147:8.</w:t>
      </w:r>
    </w:p>
  </w:footnote>
  <w:footnote w:id="542">
    <w:p w14:paraId="3C4F2E7D" w14:textId="704C8BBC" w:rsidR="00B31899" w:rsidRDefault="00B31899" w:rsidP="001566BD">
      <w:pPr>
        <w:pStyle w:val="footnote"/>
      </w:pPr>
      <w:r>
        <w:rPr>
          <w:rStyle w:val="FootnoteReference"/>
        </w:rPr>
        <w:footnoteRef/>
      </w:r>
      <w:r>
        <w:t xml:space="preserve"> [JS] or “transgressions”</w:t>
      </w:r>
    </w:p>
  </w:footnote>
  <w:footnote w:id="543">
    <w:p w14:paraId="1F5C3038" w14:textId="77777777" w:rsidR="00B31899" w:rsidRDefault="00B31899" w:rsidP="00C544D6">
      <w:pPr>
        <w:pStyle w:val="footnote"/>
      </w:pPr>
      <w:r>
        <w:rPr>
          <w:rStyle w:val="FootnoteReference"/>
        </w:rPr>
        <w:footnoteRef/>
      </w:r>
      <w:r>
        <w:t xml:space="preserve"> East and West intersecting heaven and earth forms the Cross to which our sins were nailed (Col. 1:20; 2:14).</w:t>
      </w:r>
    </w:p>
  </w:footnote>
  <w:footnote w:id="544">
    <w:p w14:paraId="091111BB" w14:textId="79454437" w:rsidR="00B31899" w:rsidRDefault="00B31899" w:rsidP="00417F44">
      <w:pPr>
        <w:pStyle w:val="footnote"/>
      </w:pPr>
      <w:r>
        <w:rPr>
          <w:rStyle w:val="FootnoteReference"/>
        </w:rPr>
        <w:footnoteRef/>
      </w:r>
      <w:r>
        <w:t xml:space="preserve"> [JS] wind, or breath, spirit. The analogy is to “as the spirit passes from man, and he does not exist.”</w:t>
      </w:r>
    </w:p>
  </w:footnote>
  <w:footnote w:id="545">
    <w:p w14:paraId="2EB2A618" w14:textId="77777777" w:rsidR="00B31899" w:rsidRDefault="00B31899" w:rsidP="00C544D6">
      <w:pPr>
        <w:pStyle w:val="footnote"/>
      </w:pPr>
      <w:r>
        <w:rPr>
          <w:rStyle w:val="FootnoteReference"/>
        </w:rPr>
        <w:footnoteRef/>
      </w:r>
      <w:r>
        <w:t xml:space="preserve"> embraces all: </w:t>
      </w:r>
      <w:r w:rsidRPr="00A80C80">
        <w:rPr>
          <w:i/>
        </w:rPr>
        <w:t>or</w:t>
      </w:r>
      <w:r>
        <w:t>, ‘rules over all.’</w:t>
      </w:r>
    </w:p>
  </w:footnote>
  <w:footnote w:id="546">
    <w:p w14:paraId="74ECADBE" w14:textId="66332B8C" w:rsidR="00B31899" w:rsidRDefault="00B31899" w:rsidP="00342E73">
      <w:pPr>
        <w:pStyle w:val="footnote"/>
      </w:pPr>
      <w:r>
        <w:rPr>
          <w:rStyle w:val="FootnoteReference"/>
        </w:rPr>
        <w:footnoteRef/>
      </w:r>
      <w:r>
        <w:t xml:space="preserve"> [JS] Fr. Lazarus has “very great”</w:t>
      </w:r>
    </w:p>
  </w:footnote>
  <w:footnote w:id="547">
    <w:p w14:paraId="4F7FE92C" w14:textId="411FA40A" w:rsidR="00B31899" w:rsidRDefault="00B31899" w:rsidP="00342E73">
      <w:pPr>
        <w:pStyle w:val="footnote"/>
      </w:pPr>
      <w:r>
        <w:rPr>
          <w:rStyle w:val="FootnoteReference"/>
        </w:rPr>
        <w:footnoteRef/>
      </w:r>
      <w:r>
        <w:t xml:space="preserve"> [JS] or “thanksgiving,” or “thankful confession with praise”</w:t>
      </w:r>
    </w:p>
  </w:footnote>
  <w:footnote w:id="548">
    <w:p w14:paraId="169AA0B7" w14:textId="592F3FAF" w:rsidR="00B31899" w:rsidRDefault="00B3189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9">
    <w:p w14:paraId="6BB1365A" w14:textId="27497F37" w:rsidR="00B31899" w:rsidRDefault="00B31899" w:rsidP="00342E73">
      <w:pPr>
        <w:pStyle w:val="footnote"/>
      </w:pPr>
      <w:r>
        <w:rPr>
          <w:rStyle w:val="FootnoteReference"/>
        </w:rPr>
        <w:footnoteRef/>
      </w:r>
      <w:r>
        <w:t xml:space="preserve"> [JS] or “makes the clouds His chariot”</w:t>
      </w:r>
    </w:p>
  </w:footnote>
  <w:footnote w:id="550">
    <w:p w14:paraId="62DF6E81" w14:textId="51054D24" w:rsidR="00B31899" w:rsidRDefault="00B31899" w:rsidP="00342E73">
      <w:pPr>
        <w:pStyle w:val="footnote"/>
      </w:pPr>
      <w:r>
        <w:rPr>
          <w:rStyle w:val="FootnoteReference"/>
        </w:rPr>
        <w:footnoteRef/>
      </w:r>
      <w:r>
        <w:t xml:space="preserve"> [JS] or “messengers”</w:t>
      </w:r>
    </w:p>
  </w:footnote>
  <w:footnote w:id="551">
    <w:p w14:paraId="168D3C90" w14:textId="7FDCEE0D" w:rsidR="00B31899" w:rsidRDefault="00B31899" w:rsidP="00342E73">
      <w:pPr>
        <w:pStyle w:val="footnote"/>
      </w:pPr>
      <w:r>
        <w:rPr>
          <w:rStyle w:val="FootnoteReference"/>
        </w:rPr>
        <w:footnoteRef/>
      </w:r>
      <w:r>
        <w:t xml:space="preserve"> [JS] Fr. Lazarus has “servants”</w:t>
      </w:r>
    </w:p>
  </w:footnote>
  <w:footnote w:id="552">
    <w:p w14:paraId="45145696" w14:textId="77777777" w:rsidR="00B31899" w:rsidRDefault="00B31899" w:rsidP="00C544D6">
      <w:pPr>
        <w:pStyle w:val="footnote"/>
      </w:pPr>
      <w:r>
        <w:rPr>
          <w:rStyle w:val="FootnoteReference"/>
        </w:rPr>
        <w:footnoteRef/>
      </w:r>
      <w:r>
        <w:t xml:space="preserve"> Heb. 1:7; Ezek. 1:14; 2 Esdras 8:22.</w:t>
      </w:r>
    </w:p>
  </w:footnote>
  <w:footnote w:id="553">
    <w:p w14:paraId="0185F645" w14:textId="47FC8356" w:rsidR="00B31899" w:rsidRDefault="00B31899" w:rsidP="00342E73">
      <w:pPr>
        <w:pStyle w:val="footnote"/>
      </w:pPr>
      <w:r>
        <w:rPr>
          <w:rStyle w:val="FootnoteReference"/>
        </w:rPr>
        <w:footnoteRef/>
      </w:r>
      <w:r>
        <w:t xml:space="preserve"> [JS] Fr. Lazarus has “axis”</w:t>
      </w:r>
    </w:p>
  </w:footnote>
  <w:footnote w:id="554">
    <w:p w14:paraId="62442F76" w14:textId="4CE61300" w:rsidR="00B31899" w:rsidRDefault="00B31899" w:rsidP="00342E73">
      <w:pPr>
        <w:pStyle w:val="footnote"/>
      </w:pPr>
      <w:r>
        <w:rPr>
          <w:rStyle w:val="FootnoteReference"/>
        </w:rPr>
        <w:footnoteRef/>
      </w:r>
      <w:r>
        <w:t xml:space="preserve"> [JS] Fr. Lazarus has “wander”. NETS has “be tilted”</w:t>
      </w:r>
    </w:p>
  </w:footnote>
  <w:footnote w:id="555">
    <w:p w14:paraId="1733D904" w14:textId="3B68C5C6" w:rsidR="00B31899" w:rsidRDefault="00B31899" w:rsidP="006A0F54">
      <w:pPr>
        <w:pStyle w:val="footnote"/>
      </w:pPr>
      <w:r>
        <w:rPr>
          <w:rStyle w:val="FootnoteReference"/>
        </w:rPr>
        <w:footnoteRef/>
      </w:r>
      <w:r>
        <w:t xml:space="preserve"> [JS] literally, “founded”</w:t>
      </w:r>
    </w:p>
  </w:footnote>
  <w:footnote w:id="556">
    <w:p w14:paraId="2075EA79" w14:textId="5E6B474F" w:rsidR="00B31899" w:rsidRDefault="00B31899" w:rsidP="006A0F54">
      <w:pPr>
        <w:pStyle w:val="footnote"/>
      </w:pPr>
      <w:r>
        <w:rPr>
          <w:rStyle w:val="FootnoteReference"/>
        </w:rPr>
        <w:footnoteRef/>
      </w:r>
      <w:r>
        <w:t xml:space="preserve"> [JS] or “takes the lead among them”</w:t>
      </w:r>
    </w:p>
  </w:footnote>
  <w:footnote w:id="557">
    <w:p w14:paraId="28E7BE34" w14:textId="16676F65" w:rsidR="00B31899" w:rsidRDefault="00B31899" w:rsidP="001566BD">
      <w:pPr>
        <w:pStyle w:val="footnote"/>
      </w:pPr>
      <w:r>
        <w:rPr>
          <w:rStyle w:val="FootnoteReference"/>
        </w:rPr>
        <w:footnoteRef/>
      </w:r>
      <w:r>
        <w:t xml:space="preserve"> [JS] or “serpent”</w:t>
      </w:r>
    </w:p>
  </w:footnote>
  <w:footnote w:id="558">
    <w:p w14:paraId="11DE9B53" w14:textId="0A5609C6" w:rsidR="00B31899" w:rsidRDefault="00B31899" w:rsidP="00915FD3">
      <w:pPr>
        <w:pStyle w:val="footnote"/>
      </w:pPr>
      <w:r>
        <w:rPr>
          <w:rStyle w:val="FootnoteReference"/>
        </w:rPr>
        <w:footnoteRef/>
      </w:r>
      <w:r>
        <w:t xml:space="preserve"> [JS] or, “the universe”</w:t>
      </w:r>
    </w:p>
  </w:footnote>
  <w:footnote w:id="559">
    <w:p w14:paraId="74093DC5" w14:textId="1E09F0AA" w:rsidR="00B31899" w:rsidRDefault="00B31899" w:rsidP="00915FD3">
      <w:pPr>
        <w:pStyle w:val="footnote"/>
      </w:pPr>
      <w:r>
        <w:rPr>
          <w:rStyle w:val="FootnoteReference"/>
        </w:rPr>
        <w:footnoteRef/>
      </w:r>
      <w:r>
        <w:t xml:space="preserve"> [JS] or, “breath”</w:t>
      </w:r>
    </w:p>
  </w:footnote>
  <w:footnote w:id="560">
    <w:p w14:paraId="7147B16E" w14:textId="621A8A9E" w:rsidR="00B31899" w:rsidRDefault="00B31899" w:rsidP="001566BD">
      <w:pPr>
        <w:pStyle w:val="footnote"/>
      </w:pPr>
      <w:r>
        <w:rPr>
          <w:rStyle w:val="FootnoteReference"/>
        </w:rPr>
        <w:footnoteRef/>
      </w:r>
      <w:r>
        <w:t xml:space="preserve"> [JS] Fr. Lazarus has, “meditation”</w:t>
      </w:r>
    </w:p>
  </w:footnote>
  <w:footnote w:id="561">
    <w:p w14:paraId="384A849F" w14:textId="641C79E3" w:rsidR="00B31899" w:rsidRDefault="00B31899" w:rsidP="00C544D6">
      <w:pPr>
        <w:pStyle w:val="footnote"/>
      </w:pPr>
      <w:r>
        <w:rPr>
          <w:rStyle w:val="FootnoteReference"/>
        </w:rPr>
        <w:footnoteRef/>
      </w:r>
      <w:r>
        <w:t xml:space="preserve"> Much of Psalm 104 occurs almost verbatim in 1 Chron. 16:8-22 (cf. vv. 7:36).</w:t>
      </w:r>
    </w:p>
  </w:footnote>
  <w:footnote w:id="562">
    <w:p w14:paraId="3905FF41" w14:textId="613F8D2E" w:rsidR="00B31899" w:rsidRDefault="00B31899" w:rsidP="00321F6F">
      <w:pPr>
        <w:pStyle w:val="footnote"/>
      </w:pPr>
      <w:r>
        <w:rPr>
          <w:rStyle w:val="FootnoteReference"/>
        </w:rPr>
        <w:footnoteRef/>
      </w:r>
      <w:r>
        <w:t xml:space="preserve"> [JS] or “give thanks to”. “Thankfully confess with praise”</w:t>
      </w:r>
    </w:p>
  </w:footnote>
  <w:footnote w:id="563">
    <w:p w14:paraId="01463307" w14:textId="64E551BC" w:rsidR="00B31899" w:rsidRDefault="00B31899" w:rsidP="00321F6F">
      <w:pPr>
        <w:pStyle w:val="footnote"/>
      </w:pPr>
      <w:r>
        <w:rPr>
          <w:rStyle w:val="FootnoteReference"/>
        </w:rPr>
        <w:footnoteRef/>
      </w:r>
      <w:r>
        <w:t xml:space="preserve"> [JS] or “make music to”</w:t>
      </w:r>
    </w:p>
  </w:footnote>
  <w:footnote w:id="564">
    <w:p w14:paraId="2B9E23B4" w14:textId="03FD2FE2" w:rsidR="00B31899" w:rsidRDefault="00B31899" w:rsidP="00321F6F">
      <w:pPr>
        <w:pStyle w:val="footnote"/>
      </w:pPr>
      <w:r>
        <w:rPr>
          <w:rStyle w:val="FootnoteReference"/>
        </w:rPr>
        <w:footnoteRef/>
      </w:r>
      <w:r>
        <w:t xml:space="preserve"> [JS] i.e. presence</w:t>
      </w:r>
    </w:p>
  </w:footnote>
  <w:footnote w:id="565">
    <w:p w14:paraId="661C891F" w14:textId="3A70284B" w:rsidR="00B31899" w:rsidRDefault="00B31899" w:rsidP="00321F6F">
      <w:pPr>
        <w:pStyle w:val="footnote"/>
      </w:pPr>
      <w:r>
        <w:rPr>
          <w:rStyle w:val="FootnoteReference"/>
        </w:rPr>
        <w:footnoteRef/>
      </w:r>
      <w:r>
        <w:t xml:space="preserve"> [JS] literally, “seed”</w:t>
      </w:r>
    </w:p>
  </w:footnote>
  <w:footnote w:id="566">
    <w:p w14:paraId="329D8569" w14:textId="5DC45E53" w:rsidR="00B31899" w:rsidRDefault="00B31899" w:rsidP="00321F6F">
      <w:pPr>
        <w:pStyle w:val="footnote"/>
      </w:pPr>
      <w:r>
        <w:rPr>
          <w:rStyle w:val="FootnoteReference"/>
        </w:rPr>
        <w:footnoteRef/>
      </w:r>
      <w:r>
        <w:t xml:space="preserve"> [JS] literally, “He remembered His covenant forever”</w:t>
      </w:r>
    </w:p>
  </w:footnote>
  <w:footnote w:id="567">
    <w:p w14:paraId="6010B733" w14:textId="6B64E095" w:rsidR="00B31899" w:rsidRDefault="00B31899" w:rsidP="00321F6F">
      <w:pPr>
        <w:pStyle w:val="footnote"/>
      </w:pPr>
      <w:r>
        <w:rPr>
          <w:rStyle w:val="FootnoteReference"/>
        </w:rPr>
        <w:footnoteRef/>
      </w:r>
      <w:r>
        <w:t xml:space="preserve"> [JS] i.e. the covenant</w:t>
      </w:r>
    </w:p>
  </w:footnote>
  <w:footnote w:id="568">
    <w:p w14:paraId="301BA381" w14:textId="3C68C9E1" w:rsidR="00B31899" w:rsidRDefault="00B31899" w:rsidP="00280E2D">
      <w:pPr>
        <w:pStyle w:val="footnote"/>
      </w:pPr>
      <w:r>
        <w:rPr>
          <w:rStyle w:val="FootnoteReference"/>
        </w:rPr>
        <w:footnoteRef/>
      </w:r>
      <w:r>
        <w:t xml:space="preserve"> [JS] or foreigners, resident aliens.</w:t>
      </w:r>
    </w:p>
  </w:footnote>
  <w:footnote w:id="569">
    <w:p w14:paraId="1DCE9038" w14:textId="77777777" w:rsidR="00B31899" w:rsidRDefault="00B3189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0">
    <w:p w14:paraId="187F80A0" w14:textId="77777777" w:rsidR="00B31899" w:rsidRDefault="00B31899" w:rsidP="00C544D6">
      <w:pPr>
        <w:pStyle w:val="footnote"/>
      </w:pPr>
      <w:r>
        <w:rPr>
          <w:rStyle w:val="FootnoteReference"/>
        </w:rPr>
        <w:footnoteRef/>
      </w:r>
      <w:r>
        <w:t xml:space="preserve"> caterpillars: larva of the locust.</w:t>
      </w:r>
    </w:p>
  </w:footnote>
  <w:footnote w:id="571">
    <w:p w14:paraId="6E762A27" w14:textId="77777777" w:rsidR="00B31899" w:rsidRDefault="00B31899" w:rsidP="00C544D6">
      <w:pPr>
        <w:pStyle w:val="footnote"/>
      </w:pPr>
      <w:r>
        <w:rPr>
          <w:rStyle w:val="FootnoteReference"/>
        </w:rPr>
        <w:footnoteRef/>
      </w:r>
      <w:r>
        <w:t xml:space="preserve"> Ex. 16:12-15; Jn. 6:31-35.</w:t>
      </w:r>
    </w:p>
  </w:footnote>
  <w:footnote w:id="572">
    <w:p w14:paraId="49AE41C2" w14:textId="50246779" w:rsidR="00B31899" w:rsidRDefault="00B31899" w:rsidP="00E46516">
      <w:pPr>
        <w:pStyle w:val="footnote"/>
      </w:pPr>
      <w:r>
        <w:rPr>
          <w:rStyle w:val="FootnoteReference"/>
        </w:rPr>
        <w:footnoteRef/>
      </w:r>
      <w:r>
        <w:t xml:space="preserve"> [JS] or “promise”</w:t>
      </w:r>
    </w:p>
  </w:footnote>
  <w:footnote w:id="573">
    <w:p w14:paraId="463C0491" w14:textId="77777777" w:rsidR="00B31899" w:rsidRDefault="00B31899" w:rsidP="00C544D6">
      <w:pPr>
        <w:pStyle w:val="footnote"/>
      </w:pPr>
      <w:r>
        <w:rPr>
          <w:rStyle w:val="FootnoteReference"/>
        </w:rPr>
        <w:footnoteRef/>
      </w:r>
      <w:r>
        <w:t xml:space="preserve"> Gen. 15:14.</w:t>
      </w:r>
    </w:p>
  </w:footnote>
  <w:footnote w:id="574">
    <w:p w14:paraId="078805D2" w14:textId="5FA9820B" w:rsidR="00B31899" w:rsidRDefault="00B3189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5">
    <w:p w14:paraId="6557E8C2" w14:textId="00E953DA" w:rsidR="00B31899" w:rsidRDefault="00B31899" w:rsidP="00854B91">
      <w:pPr>
        <w:pStyle w:val="footnote"/>
      </w:pPr>
      <w:r>
        <w:rPr>
          <w:rStyle w:val="FootnoteReference"/>
        </w:rPr>
        <w:footnoteRef/>
      </w:r>
      <w:r>
        <w:t xml:space="preserve"> [JS] or “give thanks to”. “Thankfully confess with praise”</w:t>
      </w:r>
    </w:p>
  </w:footnote>
  <w:footnote w:id="576">
    <w:p w14:paraId="08540649" w14:textId="77777777" w:rsidR="00B31899" w:rsidRDefault="00B31899" w:rsidP="00C544D6">
      <w:pPr>
        <w:pStyle w:val="footnote"/>
      </w:pPr>
      <w:r>
        <w:rPr>
          <w:rStyle w:val="FootnoteReference"/>
        </w:rPr>
        <w:footnoteRef/>
      </w:r>
      <w:r>
        <w:t xml:space="preserve"> mercy: </w:t>
      </w:r>
      <w:r w:rsidRPr="00B246C1">
        <w:rPr>
          <w:i/>
        </w:rPr>
        <w:t>or</w:t>
      </w:r>
      <w:r>
        <w:t xml:space="preserve"> love.</w:t>
      </w:r>
    </w:p>
  </w:footnote>
  <w:footnote w:id="577">
    <w:p w14:paraId="471071BF" w14:textId="61D7EC3C" w:rsidR="00B31899" w:rsidRDefault="00B31899" w:rsidP="00854B91">
      <w:pPr>
        <w:pStyle w:val="footnote"/>
      </w:pPr>
      <w:r>
        <w:rPr>
          <w:rStyle w:val="FootnoteReference"/>
        </w:rPr>
        <w:footnoteRef/>
      </w:r>
      <w:r>
        <w:t xml:space="preserve"> [JS] or “observe justice”</w:t>
      </w:r>
    </w:p>
  </w:footnote>
  <w:footnote w:id="578">
    <w:p w14:paraId="03E9E4DD" w14:textId="395B2D3C" w:rsidR="00B31899" w:rsidRDefault="00B31899" w:rsidP="00854B91">
      <w:pPr>
        <w:pStyle w:val="footnote"/>
      </w:pPr>
      <w:r>
        <w:rPr>
          <w:rStyle w:val="FootnoteReference"/>
        </w:rPr>
        <w:footnoteRef/>
      </w:r>
      <w:r>
        <w:t xml:space="preserve"> [JS] literally, “do”</w:t>
      </w:r>
    </w:p>
  </w:footnote>
  <w:footnote w:id="579">
    <w:p w14:paraId="5B7ACE2B" w14:textId="78E5BEF3" w:rsidR="00B31899" w:rsidRDefault="00B31899" w:rsidP="00854B91">
      <w:pPr>
        <w:pStyle w:val="footnote"/>
      </w:pPr>
      <w:r>
        <w:rPr>
          <w:rStyle w:val="FootnoteReference"/>
        </w:rPr>
        <w:footnoteRef/>
      </w:r>
      <w:r>
        <w:t xml:space="preserve"> [JS] or “because of the good will of Your people”</w:t>
      </w:r>
    </w:p>
  </w:footnote>
  <w:footnote w:id="580">
    <w:p w14:paraId="1A81CC74" w14:textId="6EC9F596" w:rsidR="00B31899" w:rsidRDefault="00B31899" w:rsidP="00C544D6">
      <w:pPr>
        <w:pStyle w:val="footnote"/>
      </w:pPr>
      <w:r>
        <w:rPr>
          <w:rStyle w:val="FootnoteReference"/>
        </w:rPr>
        <w:footnoteRef/>
      </w:r>
      <w:r>
        <w:t xml:space="preserve"> Cf. Mark 8:17-21; Matthew 16:9-12.</w:t>
      </w:r>
    </w:p>
  </w:footnote>
  <w:footnote w:id="581">
    <w:p w14:paraId="6D8403EE" w14:textId="7911CBB2" w:rsidR="00B31899" w:rsidRDefault="00B31899" w:rsidP="00FF4329">
      <w:pPr>
        <w:pStyle w:val="footnote"/>
      </w:pPr>
      <w:r>
        <w:rPr>
          <w:rStyle w:val="FootnoteReference"/>
        </w:rPr>
        <w:footnoteRef/>
      </w:r>
      <w:r>
        <w:t xml:space="preserve"> [JS] Fr. Lazarus has “will”</w:t>
      </w:r>
    </w:p>
  </w:footnote>
  <w:footnote w:id="582">
    <w:p w14:paraId="008D3EE2" w14:textId="77777777" w:rsidR="00B31899" w:rsidRDefault="00B31899" w:rsidP="00C544D6">
      <w:pPr>
        <w:pStyle w:val="footnote"/>
      </w:pPr>
      <w:r>
        <w:rPr>
          <w:rStyle w:val="FootnoteReference"/>
        </w:rPr>
        <w:footnoteRef/>
      </w:r>
      <w:r>
        <w:t xml:space="preserve"> Num. 11:34.</w:t>
      </w:r>
    </w:p>
  </w:footnote>
  <w:footnote w:id="583">
    <w:p w14:paraId="45B2152E" w14:textId="77777777" w:rsidR="00B31899" w:rsidRDefault="00B31899" w:rsidP="00C544D6">
      <w:pPr>
        <w:pStyle w:val="footnote"/>
      </w:pPr>
      <w:r>
        <w:rPr>
          <w:rStyle w:val="FootnoteReference"/>
        </w:rPr>
        <w:footnoteRef/>
      </w:r>
      <w:r>
        <w:t xml:space="preserve"> Num. 16:32.</w:t>
      </w:r>
    </w:p>
  </w:footnote>
  <w:footnote w:id="584">
    <w:p w14:paraId="4E447E07" w14:textId="714805BD" w:rsidR="00B31899" w:rsidRDefault="00B31899" w:rsidP="00FF4329">
      <w:pPr>
        <w:pStyle w:val="footnote"/>
      </w:pPr>
      <w:r>
        <w:rPr>
          <w:rStyle w:val="FootnoteReference"/>
        </w:rPr>
        <w:footnoteRef/>
      </w:r>
      <w:r>
        <w:t xml:space="preserve"> [JS] “did obeisance”. “bowed down to”.</w:t>
      </w:r>
    </w:p>
  </w:footnote>
  <w:footnote w:id="585">
    <w:p w14:paraId="74DDF551" w14:textId="7993EDFC" w:rsidR="00B31899" w:rsidRDefault="00B31899" w:rsidP="00FF4329">
      <w:pPr>
        <w:pStyle w:val="footnote"/>
      </w:pPr>
      <w:r>
        <w:rPr>
          <w:rStyle w:val="FootnoteReference"/>
        </w:rPr>
        <w:footnoteRef/>
      </w:r>
      <w:r>
        <w:t xml:space="preserve"> [JS] or fearful, terrible.</w:t>
      </w:r>
    </w:p>
  </w:footnote>
  <w:footnote w:id="586">
    <w:p w14:paraId="5BE35E93" w14:textId="77777777" w:rsidR="00B31899" w:rsidRDefault="00B31899" w:rsidP="00C544D6">
      <w:pPr>
        <w:pStyle w:val="footnote"/>
      </w:pPr>
      <w:r>
        <w:rPr>
          <w:rStyle w:val="FootnoteReference"/>
        </w:rPr>
        <w:footnoteRef/>
      </w:r>
      <w:r>
        <w:t xml:space="preserve"> children: </w:t>
      </w:r>
      <w:r w:rsidRPr="00B246C1">
        <w:rPr>
          <w:i/>
        </w:rPr>
        <w:t>lit</w:t>
      </w:r>
      <w:r>
        <w:t>. seed.</w:t>
      </w:r>
    </w:p>
  </w:footnote>
  <w:footnote w:id="587">
    <w:p w14:paraId="2898F4BB" w14:textId="7CD287CA" w:rsidR="00B31899" w:rsidRDefault="00B31899" w:rsidP="00335B68">
      <w:pPr>
        <w:pStyle w:val="footnote"/>
      </w:pPr>
      <w:r>
        <w:rPr>
          <w:rStyle w:val="FootnoteReference"/>
        </w:rPr>
        <w:footnoteRef/>
      </w:r>
      <w:r>
        <w:t xml:space="preserve"> [JS] or, “destruction”</w:t>
      </w:r>
    </w:p>
  </w:footnote>
  <w:footnote w:id="588">
    <w:p w14:paraId="6145EAB5" w14:textId="4C75086F" w:rsidR="00B31899" w:rsidRDefault="00B31899" w:rsidP="00335B68">
      <w:pPr>
        <w:pStyle w:val="footnote"/>
      </w:pPr>
      <w:r>
        <w:rPr>
          <w:rStyle w:val="FootnoteReference"/>
        </w:rPr>
        <w:footnoteRef/>
      </w:r>
      <w:r>
        <w:t xml:space="preserve"> [JS] or “the breach abated”</w:t>
      </w:r>
    </w:p>
  </w:footnote>
  <w:footnote w:id="589">
    <w:p w14:paraId="7BC84269" w14:textId="5FF802CF" w:rsidR="00B31899" w:rsidRDefault="00B31899" w:rsidP="00335B68">
      <w:pPr>
        <w:pStyle w:val="footnote"/>
      </w:pPr>
      <w:r>
        <w:rPr>
          <w:rStyle w:val="FootnoteReference"/>
        </w:rPr>
        <w:footnoteRef/>
      </w:r>
      <w:r>
        <w:t xml:space="preserve"> [JS] or “reckoned”</w:t>
      </w:r>
    </w:p>
  </w:footnote>
  <w:footnote w:id="590">
    <w:p w14:paraId="7C896B79" w14:textId="22421F6C" w:rsidR="00B31899" w:rsidRDefault="00B31899" w:rsidP="00335B68">
      <w:pPr>
        <w:pStyle w:val="footnote"/>
      </w:pPr>
      <w:r>
        <w:rPr>
          <w:rStyle w:val="FootnoteReference"/>
        </w:rPr>
        <w:footnoteRef/>
      </w:r>
      <w:r>
        <w:t xml:space="preserve"> [JS] literally “mingled” and “works”</w:t>
      </w:r>
    </w:p>
  </w:footnote>
  <w:footnote w:id="591">
    <w:p w14:paraId="642B0591" w14:textId="225C9085" w:rsidR="00B31899" w:rsidRDefault="00B31899" w:rsidP="00F208ED">
      <w:pPr>
        <w:pStyle w:val="footnote"/>
      </w:pPr>
      <w:r>
        <w:rPr>
          <w:rStyle w:val="FootnoteReference"/>
        </w:rPr>
        <w:footnoteRef/>
      </w:r>
      <w:r>
        <w:t xml:space="preserve"> [JS] or “give thanks to”, “thankfully confess with praise”</w:t>
      </w:r>
    </w:p>
  </w:footnote>
  <w:footnote w:id="592">
    <w:p w14:paraId="1D020CD0" w14:textId="190B32B1" w:rsidR="00B31899" w:rsidRDefault="00B31899" w:rsidP="00A87777">
      <w:pPr>
        <w:pStyle w:val="footnote"/>
      </w:pPr>
      <w:r>
        <w:rPr>
          <w:rStyle w:val="FootnoteReference"/>
        </w:rPr>
        <w:footnoteRef/>
      </w:r>
      <w:r>
        <w:t xml:space="preserve"> [JS] or “age to age”</w:t>
      </w:r>
    </w:p>
  </w:footnote>
  <w:footnote w:id="593">
    <w:p w14:paraId="0B2ABDB6" w14:textId="66F5B000" w:rsidR="00B31899" w:rsidRDefault="00B31899" w:rsidP="00F208ED">
      <w:pPr>
        <w:pStyle w:val="footnote"/>
      </w:pPr>
      <w:r>
        <w:rPr>
          <w:rStyle w:val="FootnoteReference"/>
        </w:rPr>
        <w:footnoteRef/>
      </w:r>
      <w:r>
        <w:t xml:space="preserve"> [JS] or “May it be! May it be” or “So be it! So be it!”</w:t>
      </w:r>
    </w:p>
  </w:footnote>
  <w:footnote w:id="594">
    <w:p w14:paraId="04C140F9" w14:textId="166D1F53" w:rsidR="00B31899" w:rsidRDefault="00B31899" w:rsidP="005843FD">
      <w:pPr>
        <w:pStyle w:val="footnote"/>
      </w:pPr>
      <w:r>
        <w:rPr>
          <w:rStyle w:val="FootnoteReference"/>
        </w:rPr>
        <w:footnoteRef/>
      </w:r>
      <w:r>
        <w:t xml:space="preserve"> [JS] or “give thanks to”, “thankfully confess with praise”</w:t>
      </w:r>
    </w:p>
  </w:footnote>
  <w:footnote w:id="595">
    <w:p w14:paraId="338DEC03" w14:textId="41CA3C59" w:rsidR="00B31899" w:rsidRDefault="00B31899" w:rsidP="005843FD">
      <w:pPr>
        <w:pStyle w:val="footnote"/>
      </w:pPr>
      <w:r>
        <w:rPr>
          <w:rStyle w:val="FootnoteReference"/>
        </w:rPr>
        <w:footnoteRef/>
      </w:r>
      <w:r>
        <w:t xml:space="preserve"> [JS] NETS and Fr. Lazarus have “sea” in place of “south”</w:t>
      </w:r>
    </w:p>
  </w:footnote>
  <w:footnote w:id="596">
    <w:p w14:paraId="6197905E" w14:textId="37F1FE6C" w:rsidR="00B31899" w:rsidRDefault="00B31899" w:rsidP="005843FD">
      <w:pPr>
        <w:pStyle w:val="footnote"/>
      </w:pPr>
      <w:r>
        <w:rPr>
          <w:rStyle w:val="FootnoteReference"/>
        </w:rPr>
        <w:footnoteRef/>
      </w:r>
      <w:r>
        <w:t xml:space="preserve"> [JS] or “praise and thank”, “thankfully confess with praise”</w:t>
      </w:r>
    </w:p>
  </w:footnote>
  <w:footnote w:id="597">
    <w:p w14:paraId="2927C9DC" w14:textId="30BA0C90" w:rsidR="00B31899" w:rsidRDefault="00B31899" w:rsidP="008B5FD0">
      <w:pPr>
        <w:pStyle w:val="footnote"/>
      </w:pPr>
      <w:r>
        <w:rPr>
          <w:rStyle w:val="FootnoteReference"/>
        </w:rPr>
        <w:footnoteRef/>
      </w:r>
      <w:r>
        <w:t xml:space="preserve"> [JS] or “praise and thank”, “thankfully confess with praise.”</w:t>
      </w:r>
    </w:p>
  </w:footnote>
  <w:footnote w:id="598">
    <w:p w14:paraId="6B4B3E8B" w14:textId="1A47DD82" w:rsidR="00B31899" w:rsidRDefault="00B31899" w:rsidP="005D0282">
      <w:pPr>
        <w:pStyle w:val="footnote"/>
      </w:pPr>
      <w:r>
        <w:rPr>
          <w:rStyle w:val="FootnoteReference"/>
        </w:rPr>
        <w:footnoteRef/>
      </w:r>
      <w:r>
        <w:t xml:space="preserve"> [JS] or “He helped them out of the way of their iniquity”</w:t>
      </w:r>
    </w:p>
  </w:footnote>
  <w:footnote w:id="599">
    <w:p w14:paraId="3CB0230A" w14:textId="77777777" w:rsidR="00B31899" w:rsidRDefault="00B3189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0">
    <w:p w14:paraId="4C3C4DC6" w14:textId="4D9A8A9A" w:rsidR="00B31899" w:rsidRDefault="00B31899" w:rsidP="008B5FD0">
      <w:pPr>
        <w:pStyle w:val="footnote"/>
      </w:pPr>
      <w:r>
        <w:rPr>
          <w:rStyle w:val="FootnoteReference"/>
        </w:rPr>
        <w:footnoteRef/>
      </w:r>
      <w:r>
        <w:t xml:space="preserve"> [JS] or “praise and thank”, “thankfully confess with praise”</w:t>
      </w:r>
    </w:p>
  </w:footnote>
  <w:footnote w:id="601">
    <w:p w14:paraId="678ED315" w14:textId="00F5D3AB" w:rsidR="00B31899" w:rsidRDefault="00B31899" w:rsidP="0048178C">
      <w:pPr>
        <w:pStyle w:val="footnote"/>
      </w:pPr>
      <w:r>
        <w:rPr>
          <w:rStyle w:val="FootnoteReference"/>
        </w:rPr>
        <w:footnoteRef/>
      </w:r>
      <w:r>
        <w:t xml:space="preserve"> [JS] Fr. Lazarus has “all their skill was scuttled.”</w:t>
      </w:r>
    </w:p>
  </w:footnote>
  <w:footnote w:id="602">
    <w:p w14:paraId="34CCA381" w14:textId="4D43FBED" w:rsidR="00B31899" w:rsidRDefault="00B31899" w:rsidP="0048178C">
      <w:pPr>
        <w:pStyle w:val="footnote"/>
      </w:pPr>
      <w:r>
        <w:rPr>
          <w:rStyle w:val="FootnoteReference"/>
        </w:rPr>
        <w:footnoteRef/>
      </w:r>
      <w:r>
        <w:t xml:space="preserve"> [JS] or “praise and thank”, “thankfully confess with praise”</w:t>
      </w:r>
    </w:p>
  </w:footnote>
  <w:footnote w:id="603">
    <w:p w14:paraId="4C3D1737" w14:textId="77777777" w:rsidR="00B31899" w:rsidRDefault="00B31899" w:rsidP="00C544D6">
      <w:pPr>
        <w:pStyle w:val="footnote"/>
      </w:pPr>
      <w:r>
        <w:rPr>
          <w:rStyle w:val="FootnoteReference"/>
        </w:rPr>
        <w:footnoteRef/>
      </w:r>
      <w:r>
        <w:t xml:space="preserve"> ‘mercies of the Lord’: </w:t>
      </w:r>
      <w:r w:rsidRPr="00B246C1">
        <w:rPr>
          <w:i/>
        </w:rPr>
        <w:t>or</w:t>
      </w:r>
      <w:r>
        <w:t>, the Lord’s love.</w:t>
      </w:r>
    </w:p>
  </w:footnote>
  <w:footnote w:id="604">
    <w:p w14:paraId="0ED7A10C" w14:textId="45E3CDC2" w:rsidR="00B31899" w:rsidRDefault="00B31899" w:rsidP="00F56D7A">
      <w:pPr>
        <w:pStyle w:val="footnote"/>
      </w:pPr>
      <w:r>
        <w:rPr>
          <w:rStyle w:val="FootnoteReference"/>
        </w:rPr>
        <w:footnoteRef/>
      </w:r>
      <w:r>
        <w:t xml:space="preserve"> [JS] NETS has, “make music”, OSB, “give praise”</w:t>
      </w:r>
    </w:p>
  </w:footnote>
  <w:footnote w:id="605">
    <w:p w14:paraId="004CF885" w14:textId="714969FE" w:rsidR="00B31899" w:rsidRDefault="00B31899" w:rsidP="00F56D7A">
      <w:pPr>
        <w:pStyle w:val="footnote"/>
      </w:pPr>
      <w:r>
        <w:rPr>
          <w:rStyle w:val="FootnoteReference"/>
        </w:rPr>
        <w:footnoteRef/>
      </w:r>
      <w:r>
        <w:t xml:space="preserve"> [JS] “thankfully confess You with praise”</w:t>
      </w:r>
    </w:p>
  </w:footnote>
  <w:footnote w:id="606">
    <w:p w14:paraId="5EB077FD" w14:textId="77777777" w:rsidR="00B31899" w:rsidRDefault="00B3189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7">
    <w:p w14:paraId="56236551" w14:textId="3FD3F8AE" w:rsidR="00B31899" w:rsidRDefault="00B31899" w:rsidP="00F56D7A">
      <w:pPr>
        <w:pStyle w:val="footnote"/>
      </w:pPr>
      <w:r>
        <w:rPr>
          <w:rStyle w:val="FootnoteReference"/>
        </w:rPr>
        <w:footnoteRef/>
      </w:r>
      <w:r>
        <w:t xml:space="preserve"> [JS] “holy place.”</w:t>
      </w:r>
    </w:p>
  </w:footnote>
  <w:footnote w:id="608">
    <w:p w14:paraId="32F80B0A" w14:textId="77777777" w:rsidR="00B31899" w:rsidRDefault="00B31899" w:rsidP="00C544D6">
      <w:pPr>
        <w:pStyle w:val="footnote"/>
      </w:pPr>
      <w:r>
        <w:rPr>
          <w:rStyle w:val="FootnoteReference"/>
        </w:rPr>
        <w:footnoteRef/>
      </w:r>
      <w:r>
        <w:t xml:space="preserve"> See Psalm 59:10 and footnote.</w:t>
      </w:r>
    </w:p>
  </w:footnote>
  <w:footnote w:id="609">
    <w:p w14:paraId="70CC4836" w14:textId="77777777" w:rsidR="00B31899" w:rsidRDefault="00B3189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0">
    <w:p w14:paraId="38EEC6DA" w14:textId="0ACCF4C3" w:rsidR="00B31899" w:rsidRDefault="00B31899" w:rsidP="00814FC4">
      <w:pPr>
        <w:pStyle w:val="footnote"/>
      </w:pPr>
      <w:r>
        <w:rPr>
          <w:rStyle w:val="FootnoteReference"/>
        </w:rPr>
        <w:footnoteRef/>
      </w:r>
      <w:r>
        <w:t xml:space="preserve"> [JS] or “lawlessness”</w:t>
      </w:r>
    </w:p>
  </w:footnote>
  <w:footnote w:id="611">
    <w:p w14:paraId="67FB27B1" w14:textId="3F7103C4" w:rsidR="00B31899" w:rsidRDefault="00B31899" w:rsidP="00C544D6">
      <w:pPr>
        <w:pStyle w:val="footnote"/>
      </w:pPr>
      <w:r>
        <w:rPr>
          <w:rStyle w:val="FootnoteReference"/>
        </w:rPr>
        <w:footnoteRef/>
      </w:r>
      <w:r>
        <w:t xml:space="preserve"> Cf. Num. 5:22.</w:t>
      </w:r>
    </w:p>
  </w:footnote>
  <w:footnote w:id="612">
    <w:p w14:paraId="292E96AE" w14:textId="77777777" w:rsidR="00B31899" w:rsidRDefault="00B31899" w:rsidP="00C544D6">
      <w:pPr>
        <w:pStyle w:val="footnote"/>
      </w:pPr>
      <w:r>
        <w:rPr>
          <w:rStyle w:val="FootnoteReference"/>
        </w:rPr>
        <w:footnoteRef/>
      </w:r>
      <w:r>
        <w:t xml:space="preserve"> Mt. 27:39.</w:t>
      </w:r>
    </w:p>
  </w:footnote>
  <w:footnote w:id="613">
    <w:p w14:paraId="151268C5" w14:textId="656FFD88" w:rsidR="00B31899" w:rsidRDefault="00B31899" w:rsidP="003A31BD">
      <w:pPr>
        <w:pStyle w:val="footnote"/>
      </w:pPr>
      <w:r>
        <w:rPr>
          <w:rStyle w:val="FootnoteReference"/>
        </w:rPr>
        <w:footnoteRef/>
      </w:r>
      <w:r>
        <w:t xml:space="preserve"> [JS] or “give thanks to”. “thankfully confess with praise”</w:t>
      </w:r>
    </w:p>
  </w:footnote>
  <w:footnote w:id="614">
    <w:p w14:paraId="7B5761D5" w14:textId="1159D032" w:rsidR="00B31899" w:rsidRDefault="00B3189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5">
    <w:p w14:paraId="6251134D" w14:textId="77777777" w:rsidR="00B31899" w:rsidRDefault="00B3189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6">
    <w:p w14:paraId="09E5E6C1" w14:textId="13B68B37" w:rsidR="00B31899" w:rsidRDefault="00B31899" w:rsidP="00AB05E1">
      <w:pPr>
        <w:pStyle w:val="footnote"/>
      </w:pPr>
      <w:r>
        <w:rPr>
          <w:rStyle w:val="FootnoteReference"/>
        </w:rPr>
        <w:footnoteRef/>
      </w:r>
      <w:r>
        <w:t xml:space="preserve"> [JS] “with You is the dominion/rule in the day of Your power”</w:t>
      </w:r>
    </w:p>
  </w:footnote>
  <w:footnote w:id="617">
    <w:p w14:paraId="5B5E529A" w14:textId="5149157C" w:rsidR="00B31899" w:rsidRDefault="00B31899" w:rsidP="00C544D6">
      <w:pPr>
        <w:pStyle w:val="footnote"/>
      </w:pPr>
      <w:r>
        <w:rPr>
          <w:rStyle w:val="FootnoteReference"/>
        </w:rPr>
        <w:footnoteRef/>
      </w:r>
      <w:r>
        <w:t xml:space="preserve"> Cf. 1 Cor. 15:41-43.</w:t>
      </w:r>
    </w:p>
  </w:footnote>
  <w:footnote w:id="618">
    <w:p w14:paraId="58BF3DF2" w14:textId="33BF2504" w:rsidR="00B31899" w:rsidRDefault="00B31899" w:rsidP="00AB05E1">
      <w:pPr>
        <w:pStyle w:val="footnote"/>
      </w:pPr>
      <w:r>
        <w:rPr>
          <w:rStyle w:val="FootnoteReference"/>
        </w:rPr>
        <w:footnoteRef/>
      </w:r>
      <w:r>
        <w:t xml:space="preserve"> [JS] literally “morning star”</w:t>
      </w:r>
    </w:p>
  </w:footnote>
  <w:footnote w:id="619">
    <w:p w14:paraId="4C93D1C9" w14:textId="77777777" w:rsidR="00B31899" w:rsidRDefault="00B3189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0">
    <w:p w14:paraId="1E1E10F2" w14:textId="52211208" w:rsidR="00B31899" w:rsidRDefault="00B31899" w:rsidP="00AB05E1">
      <w:pPr>
        <w:pStyle w:val="footnote"/>
      </w:pPr>
      <w:r>
        <w:rPr>
          <w:rStyle w:val="FootnoteReference"/>
        </w:rPr>
        <w:footnoteRef/>
      </w:r>
      <w:r>
        <w:t xml:space="preserve"> [JS] Fr. Lazarus renders “repent” as “change His mind”</w:t>
      </w:r>
    </w:p>
  </w:footnote>
  <w:footnote w:id="621">
    <w:p w14:paraId="5DE3DED0" w14:textId="77777777" w:rsidR="00B31899" w:rsidRDefault="00B31899" w:rsidP="00C544D6">
      <w:pPr>
        <w:pStyle w:val="footnote"/>
      </w:pPr>
      <w:r>
        <w:rPr>
          <w:rStyle w:val="FootnoteReference"/>
        </w:rPr>
        <w:footnoteRef/>
      </w:r>
      <w:r>
        <w:t xml:space="preserve"> Heb. 7:21.</w:t>
      </w:r>
    </w:p>
  </w:footnote>
  <w:footnote w:id="622">
    <w:p w14:paraId="09E7C6C1" w14:textId="5A2E3633" w:rsidR="00B31899" w:rsidRDefault="00B3189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3">
    <w:p w14:paraId="5F67B7A9" w14:textId="253D54A9" w:rsidR="00B31899" w:rsidRDefault="00B31899" w:rsidP="003C200D">
      <w:pPr>
        <w:pStyle w:val="footnote"/>
      </w:pPr>
      <w:r>
        <w:rPr>
          <w:rStyle w:val="FootnoteReference"/>
        </w:rPr>
        <w:footnoteRef/>
      </w:r>
      <w:r>
        <w:t xml:space="preserve"> [JS] or “give thanks,” or “thankfully confess with praise”</w:t>
      </w:r>
    </w:p>
  </w:footnote>
  <w:footnote w:id="624">
    <w:p w14:paraId="71D97FF3" w14:textId="5ADB40B3" w:rsidR="00B31899" w:rsidRDefault="00B31899" w:rsidP="00680987">
      <w:pPr>
        <w:pStyle w:val="footnote"/>
      </w:pPr>
      <w:r>
        <w:rPr>
          <w:rStyle w:val="FootnoteReference"/>
        </w:rPr>
        <w:footnoteRef/>
      </w:r>
      <w:r>
        <w:t xml:space="preserve"> [JS] or “assembly”</w:t>
      </w:r>
    </w:p>
  </w:footnote>
  <w:footnote w:id="625">
    <w:p w14:paraId="794D19AF" w14:textId="3FB23375" w:rsidR="00B31899" w:rsidRDefault="00B31899" w:rsidP="00680987">
      <w:pPr>
        <w:pStyle w:val="footnote"/>
      </w:pPr>
      <w:r>
        <w:rPr>
          <w:rStyle w:val="FootnoteReference"/>
        </w:rPr>
        <w:footnoteRef/>
      </w:r>
      <w:r>
        <w:t xml:space="preserve"> [JS] or “sought out in all things according to His will.”</w:t>
      </w:r>
    </w:p>
  </w:footnote>
  <w:footnote w:id="626">
    <w:p w14:paraId="20B5E251" w14:textId="0958B144" w:rsidR="00B31899" w:rsidRDefault="00B31899" w:rsidP="003C200D">
      <w:pPr>
        <w:pStyle w:val="footnote"/>
      </w:pPr>
      <w:r>
        <w:rPr>
          <w:rStyle w:val="FootnoteReference"/>
        </w:rPr>
        <w:footnoteRef/>
      </w:r>
      <w:r>
        <w:t xml:space="preserve"> [JS] or “thanksgiving,” or “thankful confession with praise”</w:t>
      </w:r>
    </w:p>
  </w:footnote>
  <w:footnote w:id="627">
    <w:p w14:paraId="1BC090E3" w14:textId="77777777" w:rsidR="00B31899" w:rsidRDefault="00B3189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8">
    <w:p w14:paraId="458325D6" w14:textId="77777777" w:rsidR="00B31899" w:rsidRDefault="00B31899" w:rsidP="00C544D6">
      <w:pPr>
        <w:pStyle w:val="footnote"/>
      </w:pPr>
      <w:r>
        <w:rPr>
          <w:rStyle w:val="FootnoteReference"/>
        </w:rPr>
        <w:footnoteRef/>
      </w:r>
      <w:r>
        <w:t xml:space="preserve"> Gen. 6:18; 9:9f; 15; 17; Ex. 19:5; Mk. 14:24; Lk. 22:20,29,30.</w:t>
      </w:r>
    </w:p>
  </w:footnote>
  <w:footnote w:id="629">
    <w:p w14:paraId="37902716" w14:textId="6DF49123" w:rsidR="00B31899" w:rsidRDefault="00B31899" w:rsidP="001F0BA8">
      <w:pPr>
        <w:pStyle w:val="footnote"/>
      </w:pPr>
      <w:r>
        <w:rPr>
          <w:rStyle w:val="FootnoteReference"/>
        </w:rPr>
        <w:footnoteRef/>
      </w:r>
      <w:r>
        <w:t xml:space="preserve"> [JS] or “awesome”, “terrible”</w:t>
      </w:r>
    </w:p>
  </w:footnote>
  <w:footnote w:id="630">
    <w:p w14:paraId="534F669F" w14:textId="77777777" w:rsidR="00B31899" w:rsidRDefault="00B3189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1">
    <w:p w14:paraId="2820C079" w14:textId="019C661F" w:rsidR="00B31899" w:rsidRDefault="00B31899" w:rsidP="00C544D6">
      <w:pPr>
        <w:pStyle w:val="footnote"/>
      </w:pPr>
      <w:r>
        <w:rPr>
          <w:rStyle w:val="FootnoteReference"/>
        </w:rPr>
        <w:footnoteRef/>
      </w:r>
      <w:r>
        <w:t xml:space="preserve"> To cultivate this fear is to practice living in the presence of God, which is the height of wisdom and understanding.</w:t>
      </w:r>
    </w:p>
  </w:footnote>
  <w:footnote w:id="632">
    <w:p w14:paraId="4EC2A81B" w14:textId="24C25CFD" w:rsidR="00B31899" w:rsidRDefault="00B31899" w:rsidP="009717D4">
      <w:pPr>
        <w:pStyle w:val="footnote"/>
      </w:pPr>
      <w:r>
        <w:rPr>
          <w:rStyle w:val="FootnoteReference"/>
        </w:rPr>
        <w:footnoteRef/>
      </w:r>
      <w:r>
        <w:t xml:space="preserve"> [JS] or “endures forever and ever”</w:t>
      </w:r>
    </w:p>
  </w:footnote>
  <w:footnote w:id="633">
    <w:p w14:paraId="6ED31546" w14:textId="32850D5D" w:rsidR="00B31899" w:rsidRDefault="00B31899" w:rsidP="00081087">
      <w:pPr>
        <w:pStyle w:val="footnote"/>
      </w:pPr>
      <w:r>
        <w:rPr>
          <w:rStyle w:val="FootnoteReference"/>
        </w:rPr>
        <w:footnoteRef/>
      </w:r>
      <w:r>
        <w:t xml:space="preserve"> [JS] or “dawned”</w:t>
      </w:r>
    </w:p>
  </w:footnote>
  <w:footnote w:id="634">
    <w:p w14:paraId="56F05B01" w14:textId="70E648CE" w:rsidR="00B31899" w:rsidRDefault="00B31899" w:rsidP="00081087">
      <w:pPr>
        <w:pStyle w:val="footnote"/>
      </w:pPr>
      <w:r>
        <w:rPr>
          <w:rStyle w:val="FootnoteReference"/>
        </w:rPr>
        <w:footnoteRef/>
      </w:r>
      <w:r>
        <w:t xml:space="preserve"> [JS] NETS interprets this as “He scattered [His enemies]”</w:t>
      </w:r>
    </w:p>
  </w:footnote>
  <w:footnote w:id="635">
    <w:p w14:paraId="246FBDEA" w14:textId="2D78AE51" w:rsidR="00B31899" w:rsidRDefault="00B31899" w:rsidP="00081087">
      <w:pPr>
        <w:pStyle w:val="footnote"/>
      </w:pPr>
      <w:r>
        <w:rPr>
          <w:rStyle w:val="FootnoteReference"/>
        </w:rPr>
        <w:footnoteRef/>
      </w:r>
      <w:r>
        <w:t xml:space="preserve"> [JS] or “contines forever and ever”</w:t>
      </w:r>
    </w:p>
  </w:footnote>
  <w:footnote w:id="636">
    <w:p w14:paraId="58019E44" w14:textId="02459B25" w:rsidR="00B31899" w:rsidRDefault="00B31899" w:rsidP="00081087">
      <w:pPr>
        <w:pStyle w:val="footnote"/>
      </w:pPr>
      <w:r>
        <w:rPr>
          <w:rStyle w:val="FootnoteReference"/>
        </w:rPr>
        <w:footnoteRef/>
      </w:r>
      <w:r>
        <w:t xml:space="preserve"> [JS] or “he will be raised to power and glory.”</w:t>
      </w:r>
    </w:p>
  </w:footnote>
  <w:footnote w:id="637">
    <w:p w14:paraId="0B84AC37" w14:textId="74BB2C6D" w:rsidR="00B31899" w:rsidRDefault="00B31899" w:rsidP="00C544D6">
      <w:pPr>
        <w:pStyle w:val="footnote"/>
      </w:pPr>
      <w:r>
        <w:rPr>
          <w:rStyle w:val="FootnoteReference"/>
        </w:rPr>
        <w:footnoteRef/>
      </w:r>
      <w:r>
        <w:t xml:space="preserve"> ‘The world is passing away, and the desire for it; but anyone who does the will of God lives forever’ (1 Jn. 2:17).</w:t>
      </w:r>
    </w:p>
  </w:footnote>
  <w:footnote w:id="638">
    <w:p w14:paraId="7BCF6DAD" w14:textId="145C36D2" w:rsidR="00B31899" w:rsidRDefault="00B3189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9">
    <w:p w14:paraId="5B7D718A" w14:textId="55E58CE6" w:rsidR="00B31899" w:rsidRDefault="00B31899" w:rsidP="00694704">
      <w:pPr>
        <w:pStyle w:val="footnote"/>
      </w:pPr>
      <w:r>
        <w:rPr>
          <w:rStyle w:val="FootnoteReference"/>
        </w:rPr>
        <w:footnoteRef/>
      </w:r>
      <w:r>
        <w:t xml:space="preserve"> [JS] all others have “servants”, but Fr. Athanasius from the Coptic has “children”, which Fr. Lazarus has as well.</w:t>
      </w:r>
    </w:p>
  </w:footnote>
  <w:footnote w:id="640">
    <w:p w14:paraId="5FAF92C9" w14:textId="77777777" w:rsidR="00B31899" w:rsidRDefault="00B31899" w:rsidP="00C544D6">
      <w:pPr>
        <w:pStyle w:val="footnote"/>
      </w:pPr>
      <w:r>
        <w:rPr>
          <w:rStyle w:val="FootnoteReference"/>
        </w:rPr>
        <w:footnoteRef/>
      </w:r>
      <w:r>
        <w:t xml:space="preserve"> Ex. 19:6; 29:43-46; Deut. 27:9; Is. 63:18,19; Jer. 2:3; 2 Cor. 6:16.</w:t>
      </w:r>
    </w:p>
  </w:footnote>
  <w:footnote w:id="641">
    <w:p w14:paraId="6D9F1C7B" w14:textId="0AA2BDBF" w:rsidR="00B31899" w:rsidRDefault="00B3189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2">
    <w:p w14:paraId="0C14975E" w14:textId="016BE0A8" w:rsidR="00B31899" w:rsidRDefault="00B31899" w:rsidP="00C544D6">
      <w:pPr>
        <w:pStyle w:val="footnote"/>
      </w:pPr>
      <w:r>
        <w:rPr>
          <w:rStyle w:val="FootnoteReference"/>
        </w:rPr>
        <w:footnoteRef/>
      </w:r>
      <w:r>
        <w:t xml:space="preserve"> Earth rocked and rolled in travail at the birth of a nation (cf. Jn. 16:20-22).</w:t>
      </w:r>
    </w:p>
  </w:footnote>
  <w:footnote w:id="643">
    <w:p w14:paraId="57A4E776" w14:textId="40FC4D7E" w:rsidR="00B31899" w:rsidRDefault="00B31899" w:rsidP="004446FE">
      <w:pPr>
        <w:pStyle w:val="footnote"/>
      </w:pPr>
      <w:r>
        <w:rPr>
          <w:rStyle w:val="FootnoteReference"/>
        </w:rPr>
        <w:footnoteRef/>
      </w:r>
      <w:r>
        <w:t xml:space="preserve"> [JS] or “presence”</w:t>
      </w:r>
    </w:p>
  </w:footnote>
  <w:footnote w:id="644">
    <w:p w14:paraId="0CFFAE38" w14:textId="5E3C02BC" w:rsidR="00B31899" w:rsidRDefault="00B31899" w:rsidP="00C544D6">
      <w:pPr>
        <w:pStyle w:val="footnote"/>
      </w:pPr>
      <w:r>
        <w:rPr>
          <w:rStyle w:val="FootnoteReference"/>
        </w:rPr>
        <w:footnoteRef/>
      </w:r>
      <w:r>
        <w:t xml:space="preserve"> Cf. John 1:18; 3:13; Wisdom 18:16.</w:t>
      </w:r>
    </w:p>
  </w:footnote>
  <w:footnote w:id="645">
    <w:p w14:paraId="47CB4F3E" w14:textId="77777777" w:rsidR="00B31899" w:rsidRDefault="00B3189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6">
    <w:p w14:paraId="30F48768" w14:textId="75F7FA85" w:rsidR="00B31899" w:rsidRDefault="00B31899" w:rsidP="00BD138C">
      <w:pPr>
        <w:pStyle w:val="footnote"/>
      </w:pPr>
      <w:r>
        <w:rPr>
          <w:rStyle w:val="FootnoteReference"/>
        </w:rPr>
        <w:footnoteRef/>
      </w:r>
      <w:r>
        <w:t xml:space="preserve"> [JS] or “from now and forevermore.”</w:t>
      </w:r>
    </w:p>
  </w:footnote>
  <w:footnote w:id="647">
    <w:p w14:paraId="5DABE081" w14:textId="210E3418" w:rsidR="00B31899" w:rsidRDefault="00B3189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8">
    <w:p w14:paraId="4FB65011" w14:textId="5A457A03" w:rsidR="00B31899" w:rsidRDefault="00B31899" w:rsidP="00D27B1F">
      <w:pPr>
        <w:pStyle w:val="footnote"/>
      </w:pPr>
      <w:r>
        <w:rPr>
          <w:rStyle w:val="FootnoteReference"/>
        </w:rPr>
        <w:footnoteRef/>
      </w:r>
      <w:r>
        <w:t xml:space="preserve"> [JS] or “cry”</w:t>
      </w:r>
    </w:p>
  </w:footnote>
  <w:footnote w:id="649">
    <w:p w14:paraId="181149B5" w14:textId="32524C88" w:rsidR="00B31899" w:rsidRDefault="00B31899" w:rsidP="00D27B1F">
      <w:pPr>
        <w:pStyle w:val="footnote"/>
      </w:pPr>
      <w:r>
        <w:rPr>
          <w:rStyle w:val="FootnoteReference"/>
        </w:rPr>
        <w:footnoteRef/>
      </w:r>
      <w:r>
        <w:t xml:space="preserve"> [JS] or “rescue”, i.e. “O Lord, rescue me!”</w:t>
      </w:r>
    </w:p>
  </w:footnote>
  <w:footnote w:id="650">
    <w:p w14:paraId="25D08CAE" w14:textId="420582EC" w:rsidR="00B31899" w:rsidRDefault="00B31899" w:rsidP="00C544D6">
      <w:pPr>
        <w:pStyle w:val="footnote"/>
      </w:pPr>
      <w:r>
        <w:rPr>
          <w:rStyle w:val="FootnoteReference"/>
        </w:rPr>
        <w:footnoteRef/>
      </w:r>
      <w:r>
        <w:t xml:space="preserve"> cf. Heb. 4:10; Phil. 2:12; Mt. 11:28,29; Jer. 6:16.</w:t>
      </w:r>
    </w:p>
  </w:footnote>
  <w:footnote w:id="651">
    <w:p w14:paraId="05F0C10B" w14:textId="6BC266D9" w:rsidR="00B31899" w:rsidRDefault="00B31899" w:rsidP="0099246B">
      <w:pPr>
        <w:pStyle w:val="footnote"/>
      </w:pPr>
      <w:r>
        <w:rPr>
          <w:rStyle w:val="FootnoteReference"/>
        </w:rPr>
        <w:footnoteRef/>
      </w:r>
      <w:r>
        <w:t xml:space="preserve"> [JS] Fr. Lazarus has, “I will live to please the Lord”</w:t>
      </w:r>
    </w:p>
  </w:footnote>
  <w:footnote w:id="652">
    <w:p w14:paraId="4CB1C48E" w14:textId="77777777" w:rsidR="00B31899" w:rsidRDefault="00B31899" w:rsidP="00C544D6">
      <w:pPr>
        <w:pStyle w:val="footnote"/>
      </w:pPr>
      <w:r>
        <w:rPr>
          <w:rStyle w:val="FootnoteReference"/>
        </w:rPr>
        <w:footnoteRef/>
      </w:r>
      <w:r>
        <w:t xml:space="preserve"> 2 Cor. 4:13.</w:t>
      </w:r>
    </w:p>
  </w:footnote>
  <w:footnote w:id="653">
    <w:p w14:paraId="3BB26747" w14:textId="6DF70EDA" w:rsidR="00B31899" w:rsidRDefault="00B31899" w:rsidP="00040C56">
      <w:pPr>
        <w:pStyle w:val="footnote"/>
      </w:pPr>
      <w:r>
        <w:rPr>
          <w:rStyle w:val="FootnoteReference"/>
        </w:rPr>
        <w:footnoteRef/>
      </w:r>
      <w:r>
        <w:t xml:space="preserve"> [JS] or “brought very low”</w:t>
      </w:r>
    </w:p>
  </w:footnote>
  <w:footnote w:id="654">
    <w:p w14:paraId="14C69153" w14:textId="7E1050DE" w:rsidR="00B31899" w:rsidRDefault="00B31899" w:rsidP="00B403A1">
      <w:pPr>
        <w:pStyle w:val="footnote"/>
      </w:pPr>
      <w:r>
        <w:rPr>
          <w:rStyle w:val="FootnoteReference"/>
        </w:rPr>
        <w:footnoteRef/>
      </w:r>
      <w:r>
        <w:t xml:space="preserve"> [JS] OSB has, “ecstasy,” Fr. Lazarus has “madness,” Brenton has “amazement.”</w:t>
      </w:r>
    </w:p>
  </w:footnote>
  <w:footnote w:id="655">
    <w:p w14:paraId="01F55DAD" w14:textId="6E588482" w:rsidR="00B31899" w:rsidRDefault="00B31899" w:rsidP="00B403A1">
      <w:pPr>
        <w:pStyle w:val="footnote"/>
      </w:pPr>
      <w:r>
        <w:rPr>
          <w:rStyle w:val="FootnoteReference"/>
        </w:rPr>
        <w:footnoteRef/>
      </w:r>
      <w:r>
        <w:t xml:space="preserve"> [JS] NETS and OSB omit vs. 5.</w:t>
      </w:r>
    </w:p>
  </w:footnote>
  <w:footnote w:id="656">
    <w:p w14:paraId="0273528E" w14:textId="77777777" w:rsidR="00B31899" w:rsidRDefault="00B31899" w:rsidP="00F01C0B">
      <w:pPr>
        <w:pStyle w:val="footnote"/>
      </w:pPr>
      <w:r>
        <w:rPr>
          <w:rStyle w:val="FootnoteReference"/>
        </w:rPr>
        <w:footnoteRef/>
      </w:r>
      <w:r>
        <w:t xml:space="preserve"> [JS] literally, “holy ones.”</w:t>
      </w:r>
    </w:p>
  </w:footnote>
  <w:footnote w:id="657">
    <w:p w14:paraId="536B616C" w14:textId="77777777" w:rsidR="00B31899" w:rsidRDefault="00B31899" w:rsidP="00F01C0B">
      <w:pPr>
        <w:pStyle w:val="footnote"/>
      </w:pPr>
      <w:r>
        <w:rPr>
          <w:rStyle w:val="FootnoteReference"/>
        </w:rPr>
        <w:footnoteRef/>
      </w:r>
      <w:r>
        <w:t xml:space="preserve"> </w:t>
      </w:r>
      <w:r w:rsidRPr="00DC02D9">
        <w:rPr>
          <w:i/>
        </w:rPr>
        <w:t>Or:</w:t>
      </w:r>
      <w:r>
        <w:t xml:space="preserve"> costly (Wisdom 1:13-16).</w:t>
      </w:r>
    </w:p>
  </w:footnote>
  <w:footnote w:id="658">
    <w:p w14:paraId="6DE0E1BC" w14:textId="28145809" w:rsidR="00B31899" w:rsidRDefault="00B31899" w:rsidP="00B403A1">
      <w:pPr>
        <w:pStyle w:val="footnote"/>
      </w:pPr>
      <w:r>
        <w:rPr>
          <w:rStyle w:val="FootnoteReference"/>
        </w:rPr>
        <w:footnoteRef/>
      </w:r>
      <w:r>
        <w:t xml:space="preserve"> [JS] litearlly, “slave”.</w:t>
      </w:r>
    </w:p>
  </w:footnote>
  <w:footnote w:id="659">
    <w:p w14:paraId="74CEF705" w14:textId="6A24290B" w:rsidR="00B31899" w:rsidRDefault="00B31899" w:rsidP="00B403A1">
      <w:pPr>
        <w:pStyle w:val="footnote"/>
      </w:pPr>
      <w:r>
        <w:rPr>
          <w:rStyle w:val="FootnoteReference"/>
        </w:rPr>
        <w:footnoteRef/>
      </w:r>
      <w:r>
        <w:t xml:space="preserve"> [JS] [] lacking in NETS and OSB.</w:t>
      </w:r>
    </w:p>
  </w:footnote>
  <w:footnote w:id="660">
    <w:p w14:paraId="380C2FA4" w14:textId="77777777" w:rsidR="00B31899" w:rsidRDefault="00B31899" w:rsidP="00C544D6">
      <w:pPr>
        <w:pStyle w:val="footnote"/>
      </w:pPr>
      <w:r>
        <w:rPr>
          <w:rStyle w:val="FootnoteReference"/>
        </w:rPr>
        <w:footnoteRef/>
      </w:r>
      <w:r>
        <w:t xml:space="preserve"> Rom. 15:11.</w:t>
      </w:r>
    </w:p>
  </w:footnote>
  <w:footnote w:id="661">
    <w:p w14:paraId="62277668" w14:textId="3F273B69" w:rsidR="00B31899" w:rsidRDefault="00B31899" w:rsidP="00A63B10">
      <w:pPr>
        <w:pStyle w:val="footnote"/>
      </w:pPr>
      <w:r>
        <w:rPr>
          <w:rStyle w:val="FootnoteReference"/>
        </w:rPr>
        <w:footnoteRef/>
      </w:r>
      <w:r>
        <w:t xml:space="preserve"> [JS] Fr. Lazarus has “is strong” NETS has “became strong towards us,” OSB has “rules over us.”</w:t>
      </w:r>
    </w:p>
  </w:footnote>
  <w:footnote w:id="662">
    <w:p w14:paraId="5730A607" w14:textId="6F7B9D5F" w:rsidR="00B31899" w:rsidRDefault="00B31899" w:rsidP="00407DA2">
      <w:pPr>
        <w:pStyle w:val="footnote"/>
      </w:pPr>
      <w:r>
        <w:rPr>
          <w:rStyle w:val="FootnoteReference"/>
        </w:rPr>
        <w:footnoteRef/>
      </w:r>
      <w:r>
        <w:t xml:space="preserve"> [JS] “thankfully confess the Lord with praise,” here and throughout</w:t>
      </w:r>
    </w:p>
  </w:footnote>
  <w:footnote w:id="663">
    <w:p w14:paraId="468C84B0" w14:textId="77777777" w:rsidR="00B31899" w:rsidRDefault="00B31899" w:rsidP="00C544D6">
      <w:pPr>
        <w:pStyle w:val="footnote"/>
      </w:pPr>
      <w:r>
        <w:rPr>
          <w:rStyle w:val="FootnoteReference"/>
        </w:rPr>
        <w:footnoteRef/>
      </w:r>
      <w:r>
        <w:t xml:space="preserve"> Mercy </w:t>
      </w:r>
      <w:r w:rsidRPr="00DC02D9">
        <w:rPr>
          <w:i/>
        </w:rPr>
        <w:t>or</w:t>
      </w:r>
      <w:r>
        <w:t xml:space="preserve"> love.</w:t>
      </w:r>
    </w:p>
  </w:footnote>
  <w:footnote w:id="664">
    <w:p w14:paraId="17CB332D" w14:textId="77777777" w:rsidR="00B31899" w:rsidRPr="00C544D6" w:rsidRDefault="00B31899" w:rsidP="00C544D6">
      <w:pPr>
        <w:pStyle w:val="footnote"/>
      </w:pPr>
      <w:r w:rsidRPr="00C544D6">
        <w:rPr>
          <w:rStyle w:val="FootnoteReference"/>
          <w:vertAlign w:val="baseline"/>
        </w:rPr>
        <w:footnoteRef/>
      </w:r>
      <w:r w:rsidRPr="00C544D6">
        <w:t xml:space="preserve"> Heb. 13:6.</w:t>
      </w:r>
    </w:p>
  </w:footnote>
  <w:footnote w:id="665">
    <w:p w14:paraId="0D5076CD" w14:textId="11027FF0" w:rsidR="00B31899" w:rsidRDefault="00B31899" w:rsidP="00C13781">
      <w:pPr>
        <w:pStyle w:val="footnote"/>
      </w:pPr>
      <w:r>
        <w:rPr>
          <w:rStyle w:val="FootnoteReference"/>
        </w:rPr>
        <w:footnoteRef/>
      </w:r>
      <w:r>
        <w:t xml:space="preserve"> [JS] Fr. Lazarus has “see the fall of”</w:t>
      </w:r>
    </w:p>
  </w:footnote>
  <w:footnote w:id="666">
    <w:p w14:paraId="6976F3A7" w14:textId="5D43CA43" w:rsidR="00B31899" w:rsidRDefault="00B3189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7">
    <w:p w14:paraId="54F1DDA3" w14:textId="7FA1559F" w:rsidR="00B31899" w:rsidRDefault="00B31899" w:rsidP="00283E41">
      <w:pPr>
        <w:pStyle w:val="footnote"/>
      </w:pPr>
      <w:r>
        <w:rPr>
          <w:rStyle w:val="FootnoteReference"/>
        </w:rPr>
        <w:footnoteRef/>
      </w:r>
      <w:r>
        <w:t xml:space="preserve"> [JS] or “give thanks to”, “thankfully confess with praise”</w:t>
      </w:r>
    </w:p>
  </w:footnote>
  <w:footnote w:id="668">
    <w:p w14:paraId="6FF61961" w14:textId="48C00F3F" w:rsidR="00B31899" w:rsidRDefault="00B31899" w:rsidP="00283E41">
      <w:pPr>
        <w:pStyle w:val="footnote"/>
      </w:pPr>
      <w:r>
        <w:rPr>
          <w:rStyle w:val="FootnoteReference"/>
        </w:rPr>
        <w:footnoteRef/>
      </w:r>
      <w:r>
        <w:t xml:space="preserve"> [JS] or “praise and thank,” “thankfully confess with praise”</w:t>
      </w:r>
    </w:p>
  </w:footnote>
  <w:footnote w:id="669">
    <w:p w14:paraId="136E3140" w14:textId="77777777" w:rsidR="00B31899" w:rsidRDefault="00B3189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0">
    <w:p w14:paraId="130CB8A8" w14:textId="3314BD86" w:rsidR="00B31899" w:rsidRDefault="00B31899" w:rsidP="00283E41">
      <w:pPr>
        <w:pStyle w:val="footnote"/>
      </w:pPr>
      <w:r>
        <w:rPr>
          <w:rStyle w:val="FootnoteReference"/>
        </w:rPr>
        <w:footnoteRef/>
      </w:r>
      <w:r>
        <w:t xml:space="preserve"> [JS] or “prosper us”</w:t>
      </w:r>
    </w:p>
  </w:footnote>
  <w:footnote w:id="671">
    <w:p w14:paraId="7A2D9627" w14:textId="49D0AACD" w:rsidR="00B31899" w:rsidRDefault="00B31899" w:rsidP="00407DA2">
      <w:pPr>
        <w:pStyle w:val="footnote"/>
      </w:pPr>
      <w:r>
        <w:rPr>
          <w:rStyle w:val="FootnoteReference"/>
        </w:rPr>
        <w:footnoteRef/>
      </w:r>
      <w:r>
        <w:t xml:space="preserve"> [JS] or “revealed Himself to us”</w:t>
      </w:r>
    </w:p>
  </w:footnote>
  <w:footnote w:id="672">
    <w:p w14:paraId="05642717" w14:textId="78CE3F15" w:rsidR="00B31899" w:rsidRDefault="00B3189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3">
    <w:p w14:paraId="27685407" w14:textId="50DBBE13" w:rsidR="00B31899" w:rsidRDefault="00B3189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4">
    <w:p w14:paraId="10B6A538" w14:textId="218D14D9" w:rsidR="00B31899" w:rsidRDefault="00B31899" w:rsidP="00407DA2">
      <w:pPr>
        <w:pStyle w:val="footnote"/>
      </w:pPr>
      <w:r>
        <w:rPr>
          <w:rStyle w:val="FootnoteReference"/>
        </w:rPr>
        <w:footnoteRef/>
      </w:r>
      <w:r>
        <w:t xml:space="preserve"> [JS] “thankfully confess You with praise”</w:t>
      </w:r>
    </w:p>
  </w:footnote>
  <w:footnote w:id="675">
    <w:p w14:paraId="327B2E03" w14:textId="17966534" w:rsidR="00B31899" w:rsidRDefault="00B31899" w:rsidP="00407DA2">
      <w:pPr>
        <w:pStyle w:val="footnote"/>
      </w:pPr>
      <w:r>
        <w:rPr>
          <w:rStyle w:val="FootnoteReference"/>
        </w:rPr>
        <w:footnoteRef/>
      </w:r>
      <w:r>
        <w:t xml:space="preserve"> [JS] “thankfully confess You with praise”</w:t>
      </w:r>
    </w:p>
  </w:footnote>
  <w:footnote w:id="676">
    <w:p w14:paraId="6E3C51BA" w14:textId="77777777" w:rsidR="00B31899" w:rsidRDefault="00B3189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7">
    <w:p w14:paraId="1B184B80" w14:textId="77777777" w:rsidR="00B31899" w:rsidRDefault="00B31899" w:rsidP="00C544D6">
      <w:pPr>
        <w:pStyle w:val="footnote"/>
      </w:pPr>
      <w:r>
        <w:rPr>
          <w:rStyle w:val="FootnoteReference"/>
        </w:rPr>
        <w:footnoteRef/>
      </w:r>
      <w:r>
        <w:t xml:space="preserve"> Rom. 10:5; Gal. 3:12; Lev. 18:5; Luke 10:25-28.</w:t>
      </w:r>
    </w:p>
  </w:footnote>
  <w:footnote w:id="678">
    <w:p w14:paraId="0E153BF4" w14:textId="77777777" w:rsidR="00B31899" w:rsidRDefault="00B3189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9">
    <w:p w14:paraId="5FA9B9EF" w14:textId="77777777" w:rsidR="00B31899" w:rsidRDefault="00B3189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0">
    <w:p w14:paraId="253864F1" w14:textId="16AD5912" w:rsidR="00B31899" w:rsidRDefault="00B31899" w:rsidP="00E869A6">
      <w:pPr>
        <w:pStyle w:val="footnote"/>
      </w:pPr>
      <w:r>
        <w:rPr>
          <w:rStyle w:val="FootnoteReference"/>
        </w:rPr>
        <w:footnoteRef/>
      </w:r>
      <w:r>
        <w:t xml:space="preserve"> [JS] or “ordinances”. Fr. Athanasius has, “truths”. Literally something engraved or inscribed.</w:t>
      </w:r>
    </w:p>
  </w:footnote>
  <w:footnote w:id="681">
    <w:p w14:paraId="18017E7A" w14:textId="699B3F0B" w:rsidR="00B31899" w:rsidRDefault="00B31899" w:rsidP="00E869A6">
      <w:pPr>
        <w:pStyle w:val="footnote"/>
      </w:pPr>
      <w:r>
        <w:rPr>
          <w:rStyle w:val="FootnoteReference"/>
        </w:rPr>
        <w:footnoteRef/>
      </w:r>
      <w:r>
        <w:t xml:space="preserve"> [JS] Fr. Lazarus has “praise and thank”. Could be rendered, “thankfully confess You with praise”.</w:t>
      </w:r>
    </w:p>
  </w:footnote>
  <w:footnote w:id="682">
    <w:p w14:paraId="6175A855" w14:textId="57690D3E" w:rsidR="00B31899" w:rsidRDefault="00B31899" w:rsidP="00C57482">
      <w:pPr>
        <w:pStyle w:val="footnote"/>
      </w:pPr>
      <w:r>
        <w:rPr>
          <w:rStyle w:val="FootnoteReference"/>
        </w:rPr>
        <w:footnoteRef/>
      </w:r>
      <w:r>
        <w:t xml:space="preserve"> [JS] or “sayings,” or “teachings”</w:t>
      </w:r>
    </w:p>
  </w:footnote>
  <w:footnote w:id="683">
    <w:p w14:paraId="798DF7BE" w14:textId="68962B07" w:rsidR="00B31899" w:rsidRDefault="00B31899" w:rsidP="00BE75D2">
      <w:pPr>
        <w:pStyle w:val="footnote"/>
      </w:pPr>
      <w:r>
        <w:rPr>
          <w:rStyle w:val="FootnoteReference"/>
        </w:rPr>
        <w:footnoteRef/>
      </w:r>
      <w:r>
        <w:t xml:space="preserve"> [JS] Fr. Athanasius has, “repaly,” Brenton has “recompense”</w:t>
      </w:r>
    </w:p>
  </w:footnote>
  <w:footnote w:id="684">
    <w:p w14:paraId="0D4EEBCE" w14:textId="0AC85059" w:rsidR="00B31899" w:rsidRDefault="00B3189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5">
    <w:p w14:paraId="27B8F97B" w14:textId="77777777" w:rsidR="00B31899" w:rsidRDefault="00B31899"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86">
    <w:p w14:paraId="7E47ADA2" w14:textId="77777777" w:rsidR="00B31899" w:rsidRDefault="00B31899"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87">
    <w:p w14:paraId="1EDD2AC5" w14:textId="77777777" w:rsidR="00B31899" w:rsidRDefault="00B31899" w:rsidP="00C544D6">
      <w:pPr>
        <w:pStyle w:val="footnote"/>
      </w:pPr>
      <w:r>
        <w:rPr>
          <w:rStyle w:val="FootnoteReference"/>
        </w:rPr>
        <w:footnoteRef/>
      </w:r>
      <w:r>
        <w:t xml:space="preserve"> sloth: </w:t>
      </w:r>
      <w:r w:rsidRPr="0002544A">
        <w:rPr>
          <w:i/>
        </w:rPr>
        <w:t>or:</w:t>
      </w:r>
      <w:r>
        <w:t xml:space="preserve"> accidie.</w:t>
      </w:r>
    </w:p>
  </w:footnote>
  <w:footnote w:id="688">
    <w:p w14:paraId="35335E72" w14:textId="703A0471" w:rsidR="00B31899" w:rsidRDefault="00B31899" w:rsidP="005E7419">
      <w:pPr>
        <w:pStyle w:val="footnote"/>
      </w:pPr>
      <w:r>
        <w:rPr>
          <w:rStyle w:val="FootnoteReference"/>
        </w:rPr>
        <w:footnoteRef/>
      </w:r>
      <w:r>
        <w:t xml:space="preserve"> [JS] or “establish,” “confirm”</w:t>
      </w:r>
    </w:p>
  </w:footnote>
  <w:footnote w:id="689">
    <w:p w14:paraId="2E991C7E" w14:textId="4933BF85" w:rsidR="00B31899" w:rsidRDefault="00B31899" w:rsidP="00B5676D">
      <w:pPr>
        <w:pStyle w:val="footnote"/>
      </w:pPr>
      <w:r>
        <w:rPr>
          <w:rStyle w:val="FootnoteReference"/>
        </w:rPr>
        <w:footnoteRef/>
      </w:r>
      <w:r>
        <w:t xml:space="preserve"> [JS] or “covetousness”</w:t>
      </w:r>
    </w:p>
  </w:footnote>
  <w:footnote w:id="690">
    <w:p w14:paraId="25BE986A" w14:textId="2129563B" w:rsidR="00B31899" w:rsidRDefault="00B3189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1">
    <w:p w14:paraId="1BE9F3FA" w14:textId="704CDB82" w:rsidR="00B31899" w:rsidRDefault="00B31899" w:rsidP="00C544D6">
      <w:pPr>
        <w:pStyle w:val="footnote"/>
      </w:pPr>
      <w:r>
        <w:rPr>
          <w:rStyle w:val="FootnoteReference"/>
        </w:rPr>
        <w:footnoteRef/>
      </w:r>
      <w:r>
        <w:t xml:space="preserve"> Christ is our way and our righteousness (cf. Jn. 14:6; 1 Cor 1:30; Ephes. 2:5-7).</w:t>
      </w:r>
    </w:p>
  </w:footnote>
  <w:footnote w:id="692">
    <w:p w14:paraId="79416CA6" w14:textId="027AF494" w:rsidR="00B31899" w:rsidRDefault="00B31899" w:rsidP="00C544D6">
      <w:pPr>
        <w:pStyle w:val="footnote"/>
      </w:pPr>
      <w:r>
        <w:rPr>
          <w:rStyle w:val="FootnoteReference"/>
        </w:rPr>
        <w:footnoteRef/>
      </w:r>
      <w:r>
        <w:t xml:space="preserve"> The house of wisdom can be built only if the fear of God is rooted deeply in the soul (cf. St Ambrose).</w:t>
      </w:r>
    </w:p>
  </w:footnote>
  <w:footnote w:id="693">
    <w:p w14:paraId="5DF20A4C" w14:textId="42D6EF77" w:rsidR="00B31899" w:rsidRDefault="00B31899" w:rsidP="00C544D6">
      <w:pPr>
        <w:pStyle w:val="footnote"/>
      </w:pPr>
      <w:r>
        <w:rPr>
          <w:rStyle w:val="FootnoteReference"/>
        </w:rPr>
        <w:footnoteRef/>
      </w:r>
      <w:r>
        <w:t xml:space="preserve"> Christ is our way and our righteousness (cf. Jn. 14:6; 1 Cor 1:30; Ephes. 2:5-7). &lt;see 2 footnotes above&gt;</w:t>
      </w:r>
    </w:p>
  </w:footnote>
  <w:footnote w:id="694">
    <w:p w14:paraId="2981F854" w14:textId="7B631D2E" w:rsidR="00B31899" w:rsidRDefault="00B31899"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95">
    <w:p w14:paraId="38605490" w14:textId="30AFC73A" w:rsidR="00B31899" w:rsidRDefault="00B31899" w:rsidP="00D305E3">
      <w:pPr>
        <w:pStyle w:val="footnote"/>
      </w:pPr>
      <w:r>
        <w:rPr>
          <w:rStyle w:val="FootnoteReference"/>
        </w:rPr>
        <w:footnoteRef/>
      </w:r>
      <w:r>
        <w:t xml:space="preserve"> [JS] or “thank,” “thankfully confess You with praise”</w:t>
      </w:r>
    </w:p>
  </w:footnote>
  <w:footnote w:id="696">
    <w:p w14:paraId="7A206583" w14:textId="77777777" w:rsidR="00B31899" w:rsidRDefault="00B3189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7">
    <w:p w14:paraId="47E338DE" w14:textId="77777777" w:rsidR="00B31899" w:rsidRDefault="00B31899" w:rsidP="00C544D6">
      <w:pPr>
        <w:pStyle w:val="footnote"/>
      </w:pPr>
      <w:r>
        <w:rPr>
          <w:rStyle w:val="FootnoteReference"/>
        </w:rPr>
        <w:footnoteRef/>
      </w:r>
      <w:r>
        <w:t xml:space="preserve"> Curdled with scorn, anger and fear.</w:t>
      </w:r>
    </w:p>
  </w:footnote>
  <w:footnote w:id="698">
    <w:p w14:paraId="7309743D" w14:textId="0EE8ABB9" w:rsidR="00B31899" w:rsidRDefault="00B31899" w:rsidP="00C544D6">
      <w:pPr>
        <w:pStyle w:val="footnote"/>
      </w:pPr>
      <w:r>
        <w:rPr>
          <w:rStyle w:val="FootnoteReference"/>
        </w:rPr>
        <w:footnoteRef/>
      </w:r>
      <w:r>
        <w:t xml:space="preserve"> Was St. Peter poor when he had no gold and silver for the cripple? They are not currency in Canaan (cf. St. Chrysostom).</w:t>
      </w:r>
    </w:p>
  </w:footnote>
  <w:footnote w:id="699">
    <w:p w14:paraId="093B35A7" w14:textId="6379C8CD" w:rsidR="00B31899" w:rsidRDefault="00B3189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0">
    <w:p w14:paraId="66EEA7F3" w14:textId="2655C0E8" w:rsidR="00B31899" w:rsidRDefault="00B31899" w:rsidP="00C936FC">
      <w:pPr>
        <w:pStyle w:val="footnote"/>
      </w:pPr>
      <w:r>
        <w:rPr>
          <w:rStyle w:val="FootnoteReference"/>
        </w:rPr>
        <w:footnoteRef/>
      </w:r>
      <w:r>
        <w:t xml:space="preserve"> [JS] i.e. my eyes were straigned looking for your word.</w:t>
      </w:r>
    </w:p>
  </w:footnote>
  <w:footnote w:id="701">
    <w:p w14:paraId="4CBD2EF6" w14:textId="212825E8" w:rsidR="00B31899" w:rsidRDefault="00B3189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2">
    <w:p w14:paraId="10BF754D" w14:textId="77777777" w:rsidR="00B31899" w:rsidRDefault="00B31899" w:rsidP="00C544D6">
      <w:pPr>
        <w:pStyle w:val="footnote"/>
      </w:pPr>
      <w:r>
        <w:rPr>
          <w:rStyle w:val="FootnoteReference"/>
        </w:rPr>
        <w:footnoteRef/>
      </w:r>
      <w:r>
        <w:t xml:space="preserve"> Sprinkled with hoar-frost, a wineskin is like the greying head of an old man.</w:t>
      </w:r>
    </w:p>
  </w:footnote>
  <w:footnote w:id="703">
    <w:p w14:paraId="297C1D16" w14:textId="55FFB7CB" w:rsidR="00B31899" w:rsidRDefault="00B31899" w:rsidP="00D9575C">
      <w:pPr>
        <w:pStyle w:val="footnote"/>
      </w:pPr>
      <w:r>
        <w:rPr>
          <w:rStyle w:val="FootnoteReference"/>
        </w:rPr>
        <w:footnoteRef/>
      </w:r>
      <w:r>
        <w:t xml:space="preserve"> [JS] revive, “give me life”</w:t>
      </w:r>
    </w:p>
  </w:footnote>
  <w:footnote w:id="704">
    <w:p w14:paraId="43860D7B" w14:textId="0D5C0E48" w:rsidR="00B31899" w:rsidRDefault="00B31899" w:rsidP="00D9575C">
      <w:pPr>
        <w:pStyle w:val="footnote"/>
      </w:pPr>
      <w:r>
        <w:rPr>
          <w:rStyle w:val="FootnoteReference"/>
        </w:rPr>
        <w:footnoteRef/>
      </w:r>
      <w:r>
        <w:t xml:space="preserve"> [JS] “all things together”, i.e. “all the universe”</w:t>
      </w:r>
    </w:p>
  </w:footnote>
  <w:footnote w:id="705">
    <w:p w14:paraId="1C03CDF6" w14:textId="6210968E" w:rsidR="00B31899" w:rsidRDefault="00B3189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6">
    <w:p w14:paraId="590118AD" w14:textId="77777777" w:rsidR="00B31899" w:rsidRDefault="00B31899" w:rsidP="00C544D6">
      <w:pPr>
        <w:pStyle w:val="footnote"/>
      </w:pPr>
      <w:r>
        <w:rPr>
          <w:rStyle w:val="FootnoteReference"/>
        </w:rPr>
        <w:footnoteRef/>
      </w:r>
      <w:r>
        <w:t xml:space="preserve"> hear: </w:t>
      </w:r>
      <w:r w:rsidRPr="0002544A">
        <w:rPr>
          <w:i/>
        </w:rPr>
        <w:t>lit</w:t>
      </w:r>
      <w:r>
        <w:t>. gullet, throat, larynx.</w:t>
      </w:r>
    </w:p>
  </w:footnote>
  <w:footnote w:id="707">
    <w:p w14:paraId="1A1C9B89" w14:textId="77777777" w:rsidR="00B31899" w:rsidRDefault="00B3189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8">
    <w:p w14:paraId="608F88F3" w14:textId="5EEF24C6" w:rsidR="00B31899" w:rsidRDefault="00B31899" w:rsidP="004D36A2">
      <w:pPr>
        <w:pStyle w:val="footnote"/>
      </w:pPr>
      <w:r>
        <w:rPr>
          <w:rStyle w:val="FootnoteReference"/>
        </w:rPr>
        <w:footnoteRef/>
      </w:r>
      <w:r>
        <w:t xml:space="preserve"> [JS] probably “forever for a reward”, rather than “for an eternal reward”</w:t>
      </w:r>
    </w:p>
  </w:footnote>
  <w:footnote w:id="709">
    <w:p w14:paraId="5687A5D1" w14:textId="12E6D97D" w:rsidR="00B31899" w:rsidRDefault="00B3189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0">
    <w:p w14:paraId="2CF134F8" w14:textId="13011A8D" w:rsidR="00B31899" w:rsidRDefault="00B3189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1">
    <w:p w14:paraId="3C89D31A" w14:textId="188553A2" w:rsidR="00B31899" w:rsidRDefault="00B3189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2">
    <w:p w14:paraId="0E747174" w14:textId="77777777" w:rsidR="00B31899" w:rsidRDefault="00B31899" w:rsidP="00C544D6">
      <w:pPr>
        <w:pStyle w:val="footnote"/>
      </w:pPr>
      <w:r>
        <w:rPr>
          <w:rStyle w:val="FootnoteReference"/>
        </w:rPr>
        <w:footnoteRef/>
      </w:r>
      <w:r>
        <w:t xml:space="preserve"> These words are repeated by the deacon at the beginning of the Divine Liturgy.</w:t>
      </w:r>
    </w:p>
  </w:footnote>
  <w:footnote w:id="713">
    <w:p w14:paraId="24311CED" w14:textId="1E1A85CD" w:rsidR="00B31899" w:rsidRDefault="00B3189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4">
    <w:p w14:paraId="31DA08D1" w14:textId="75A07B30" w:rsidR="00B31899" w:rsidRDefault="00B31899" w:rsidP="00027E51">
      <w:pPr>
        <w:pStyle w:val="footnote"/>
      </w:pPr>
      <w:r>
        <w:rPr>
          <w:rStyle w:val="FootnoteReference"/>
        </w:rPr>
        <w:footnoteRef/>
      </w:r>
      <w:r>
        <w:t xml:space="preserve"> [JS] or “I directed myself towards”</w:t>
      </w:r>
    </w:p>
  </w:footnote>
  <w:footnote w:id="715">
    <w:p w14:paraId="0B2F62E7" w14:textId="0CF252B5" w:rsidR="00B31899" w:rsidRDefault="00B31899" w:rsidP="00C544D6">
      <w:pPr>
        <w:pStyle w:val="footnote"/>
      </w:pPr>
      <w:r>
        <w:rPr>
          <w:rStyle w:val="FootnoteReference"/>
        </w:rPr>
        <w:footnoteRef/>
      </w:r>
      <w:r>
        <w:t xml:space="preserve"> Cf. Lk. 24:27,32,45.</w:t>
      </w:r>
    </w:p>
  </w:footnote>
  <w:footnote w:id="716">
    <w:p w14:paraId="081BE299" w14:textId="0DC86D26" w:rsidR="00B31899" w:rsidRDefault="00B31899" w:rsidP="00027E51">
      <w:pPr>
        <w:pStyle w:val="footnote"/>
      </w:pPr>
      <w:r>
        <w:rPr>
          <w:rStyle w:val="FootnoteReference"/>
        </w:rPr>
        <w:footnoteRef/>
      </w:r>
      <w:r>
        <w:t xml:space="preserve"> [JS] Fr. Lazarus and Fr. Athanasius interpret this as “the Spirit” or “a Spirit”, (breath and spirit being the same word)</w:t>
      </w:r>
    </w:p>
  </w:footnote>
  <w:footnote w:id="717">
    <w:p w14:paraId="33F1F13D" w14:textId="77777777" w:rsidR="00B31899" w:rsidRDefault="00B31899" w:rsidP="00C544D6">
      <w:pPr>
        <w:pStyle w:val="footnote"/>
      </w:pPr>
      <w:r>
        <w:rPr>
          <w:rStyle w:val="FootnoteReference"/>
        </w:rPr>
        <w:footnoteRef/>
      </w:r>
      <w:r>
        <w:t xml:space="preserve"> Just as we who claim to love God judge it right to show mercy, so we can expect the divine mercy (Mt. 5:7).</w:t>
      </w:r>
    </w:p>
  </w:footnote>
  <w:footnote w:id="718">
    <w:p w14:paraId="63C08946" w14:textId="7EC52CFB" w:rsidR="00B31899" w:rsidRDefault="00B31899" w:rsidP="00C544D6">
      <w:pPr>
        <w:pStyle w:val="footnote"/>
      </w:pPr>
      <w:r>
        <w:rPr>
          <w:rStyle w:val="FootnoteReference"/>
        </w:rPr>
        <w:footnoteRef/>
      </w:r>
      <w:r>
        <w:t xml:space="preserve"> pure: </w:t>
      </w:r>
      <w:r w:rsidRPr="007B4ADE">
        <w:rPr>
          <w:i/>
        </w:rPr>
        <w:t>lit</w:t>
      </w:r>
      <w:r>
        <w:t>. burnt, fired: hence refined and pure (cf. Psalm 11:7).</w:t>
      </w:r>
    </w:p>
  </w:footnote>
  <w:footnote w:id="719">
    <w:p w14:paraId="6C5F33A5" w14:textId="77777777" w:rsidR="00B31899" w:rsidRDefault="00B3189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0">
    <w:p w14:paraId="1B4D2C64" w14:textId="77376B3B" w:rsidR="00B31899" w:rsidRDefault="00B3189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21">
    <w:p w14:paraId="7AACBE15" w14:textId="544AAC0D" w:rsidR="00B31899" w:rsidRDefault="00B3189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2">
    <w:p w14:paraId="316360CF" w14:textId="52D1E6E8" w:rsidR="00B31899" w:rsidRDefault="00B31899" w:rsidP="00330381">
      <w:pPr>
        <w:pStyle w:val="footnote"/>
      </w:pPr>
      <w:r>
        <w:rPr>
          <w:rStyle w:val="FootnoteReference"/>
        </w:rPr>
        <w:footnoteRef/>
      </w:r>
      <w:r>
        <w:t xml:space="preserve"> [JS] or “wickedness”</w:t>
      </w:r>
    </w:p>
  </w:footnote>
  <w:footnote w:id="723">
    <w:p w14:paraId="50052FF4" w14:textId="1790CFD6" w:rsidR="00B31899" w:rsidRDefault="00B31899" w:rsidP="00C544D6">
      <w:pPr>
        <w:pStyle w:val="footnote"/>
      </w:pPr>
      <w:r>
        <w:rPr>
          <w:rStyle w:val="FootnoteReference"/>
        </w:rPr>
        <w:footnoteRef/>
      </w:r>
      <w:r>
        <w:t xml:space="preserve"> Cf. Ps. 110:10.</w:t>
      </w:r>
    </w:p>
  </w:footnote>
  <w:footnote w:id="724">
    <w:p w14:paraId="720D7516" w14:textId="1A9EC268" w:rsidR="00B31899" w:rsidRDefault="00B3189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5">
    <w:p w14:paraId="7BCCBEE9" w14:textId="2E070483" w:rsidR="00B31899" w:rsidRDefault="00B31899" w:rsidP="00922B79">
      <w:pPr>
        <w:pStyle w:val="footnote"/>
      </w:pPr>
      <w:r>
        <w:rPr>
          <w:rStyle w:val="FootnoteReference"/>
        </w:rPr>
        <w:footnoteRef/>
      </w:r>
      <w:r>
        <w:t xml:space="preserve"> [JS] Coptic has, “Name”.</w:t>
      </w:r>
    </w:p>
  </w:footnote>
  <w:footnote w:id="726">
    <w:p w14:paraId="6758F0AB" w14:textId="1B97FFBE" w:rsidR="00B31899" w:rsidRDefault="00B31899" w:rsidP="00922B79">
      <w:pPr>
        <w:pStyle w:val="footnote"/>
      </w:pPr>
      <w:r>
        <w:rPr>
          <w:rStyle w:val="FootnoteReference"/>
        </w:rPr>
        <w:footnoteRef/>
      </w:r>
      <w:r>
        <w:t xml:space="preserve"> [JS] or “word,” or “teachings</w:t>
      </w:r>
    </w:p>
  </w:footnote>
  <w:footnote w:id="727">
    <w:p w14:paraId="6F9983BE" w14:textId="25FEB91F" w:rsidR="00B31899" w:rsidRDefault="00B31899" w:rsidP="00881117">
      <w:pPr>
        <w:pStyle w:val="footnote"/>
      </w:pPr>
      <w:r>
        <w:rPr>
          <w:rStyle w:val="FootnoteReference"/>
        </w:rPr>
        <w:footnoteRef/>
      </w:r>
      <w:r>
        <w:t xml:space="preserve"> [JS] Fr. Athanaius has “or what shall be added unto you, by a deceitful ltongue?”</w:t>
      </w:r>
    </w:p>
  </w:footnote>
  <w:footnote w:id="728">
    <w:p w14:paraId="0951B7D8" w14:textId="2424F68A" w:rsidR="00B31899" w:rsidRDefault="00B31899" w:rsidP="00C544D6">
      <w:pPr>
        <w:pStyle w:val="footnote"/>
      </w:pPr>
      <w:r>
        <w:rPr>
          <w:rStyle w:val="FootnoteReference"/>
        </w:rPr>
        <w:footnoteRef/>
      </w:r>
      <w:r>
        <w:t xml:space="preserve"> Cf. Psalm 139:11; Rom. 12:20. ‘Coals of hell’. For desolation as the equivalent of hell, see Mark 13:14.</w:t>
      </w:r>
    </w:p>
  </w:footnote>
  <w:footnote w:id="729">
    <w:p w14:paraId="1F068DD9" w14:textId="40950119" w:rsidR="00B31899" w:rsidRDefault="00B31899" w:rsidP="00C544D6">
      <w:pPr>
        <w:pStyle w:val="footnote"/>
      </w:pPr>
      <w:r>
        <w:rPr>
          <w:rStyle w:val="FootnoteReference"/>
        </w:rPr>
        <w:footnoteRef/>
      </w:r>
      <w:r>
        <w:t xml:space="preserve"> Cf. Jeremiah 3:23. I look through the hills to their unseen Maker.</w:t>
      </w:r>
    </w:p>
  </w:footnote>
  <w:footnote w:id="730">
    <w:p w14:paraId="597C7008" w14:textId="630EBDA2" w:rsidR="00B31899" w:rsidRDefault="00B3189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1">
    <w:p w14:paraId="17B7D2D5" w14:textId="062D6F27" w:rsidR="00B31899" w:rsidRDefault="00B31899" w:rsidP="00CE55B0">
      <w:pPr>
        <w:pStyle w:val="footnote"/>
      </w:pPr>
      <w:r>
        <w:rPr>
          <w:rStyle w:val="FootnoteReference"/>
        </w:rPr>
        <w:footnoteRef/>
      </w:r>
      <w:r>
        <w:t xml:space="preserve"> [JS] Fr. Athanasius has, “Jerusalem is built as a city: her good pleasure is in this and that:”</w:t>
      </w:r>
    </w:p>
  </w:footnote>
  <w:footnote w:id="732">
    <w:p w14:paraId="15E2D793" w14:textId="77777777" w:rsidR="00B31899" w:rsidRDefault="00B3189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3">
    <w:p w14:paraId="15A2BE54" w14:textId="760CD576" w:rsidR="00B31899" w:rsidRDefault="00B31899" w:rsidP="00CE55B0">
      <w:pPr>
        <w:pStyle w:val="footnote"/>
      </w:pPr>
      <w:r>
        <w:rPr>
          <w:rStyle w:val="FootnoteReference"/>
        </w:rPr>
        <w:footnoteRef/>
      </w:r>
      <w:r>
        <w:t xml:space="preserve"> [JS] or “thank and praise”, “thankfully confess with praise”</w:t>
      </w:r>
    </w:p>
  </w:footnote>
  <w:footnote w:id="734">
    <w:p w14:paraId="351045EF" w14:textId="461615AB" w:rsidR="00B31899" w:rsidRDefault="00B31899" w:rsidP="0033276B">
      <w:pPr>
        <w:pStyle w:val="footnote"/>
      </w:pPr>
      <w:r>
        <w:rPr>
          <w:rStyle w:val="FootnoteReference"/>
        </w:rPr>
        <w:footnoteRef/>
      </w:r>
      <w:r>
        <w:t xml:space="preserve"> [JS] or “pray” or “ask after” “that which pertains to the pace of Jesrusalem”</w:t>
      </w:r>
    </w:p>
  </w:footnote>
  <w:footnote w:id="735">
    <w:p w14:paraId="3A74CEC3" w14:textId="7502B3A2" w:rsidR="00B31899" w:rsidRDefault="00B3189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6">
    <w:p w14:paraId="2E2CD6B3" w14:textId="77777777" w:rsidR="00B31899" w:rsidRDefault="00B31899" w:rsidP="00C544D6">
      <w:pPr>
        <w:pStyle w:val="footnote"/>
      </w:pPr>
      <w:r>
        <w:rPr>
          <w:rStyle w:val="FootnoteReference"/>
        </w:rPr>
        <w:footnoteRef/>
      </w:r>
      <w:r>
        <w:t xml:space="preserve"> Hebrews 11:26; 13:13.</w:t>
      </w:r>
    </w:p>
  </w:footnote>
  <w:footnote w:id="737">
    <w:p w14:paraId="09354BED" w14:textId="77777777" w:rsidR="00B31899" w:rsidRDefault="00B31899" w:rsidP="00C544D6">
      <w:pPr>
        <w:pStyle w:val="footnote"/>
      </w:pPr>
      <w:r>
        <w:rPr>
          <w:rStyle w:val="FootnoteReference"/>
        </w:rPr>
        <w:footnoteRef/>
      </w:r>
      <w:r>
        <w:t xml:space="preserve"> Heaven is here (Mt. 4:17; Lk. 17:21; Prov. 17:24).</w:t>
      </w:r>
    </w:p>
  </w:footnote>
  <w:footnote w:id="738">
    <w:p w14:paraId="70E4A917" w14:textId="510327E2" w:rsidR="00B31899" w:rsidRDefault="00B31899" w:rsidP="0017251E">
      <w:pPr>
        <w:pStyle w:val="footnote"/>
      </w:pPr>
      <w:r>
        <w:rPr>
          <w:rStyle w:val="FootnoteReference"/>
        </w:rPr>
        <w:footnoteRef/>
      </w:r>
      <w:r>
        <w:t xml:space="preserve"> [JS] Fr. Lazarus and NETS have “irresistible”, OSB has “overwhelming”</w:t>
      </w:r>
    </w:p>
  </w:footnote>
  <w:footnote w:id="739">
    <w:p w14:paraId="045830C0" w14:textId="3777C1FD" w:rsidR="00B31899" w:rsidRDefault="00B31899" w:rsidP="00330381">
      <w:pPr>
        <w:pStyle w:val="footnote"/>
      </w:pPr>
      <w:r>
        <w:rPr>
          <w:rStyle w:val="FootnoteReference"/>
        </w:rPr>
        <w:footnoteRef/>
      </w:r>
      <w:r>
        <w:t xml:space="preserve"> [JS] or “evildoers”</w:t>
      </w:r>
    </w:p>
  </w:footnote>
  <w:footnote w:id="740">
    <w:p w14:paraId="09C30AE4" w14:textId="6C02AB51" w:rsidR="00B31899" w:rsidRDefault="00B31899" w:rsidP="00511459">
      <w:pPr>
        <w:pStyle w:val="footnote"/>
      </w:pPr>
      <w:r>
        <w:rPr>
          <w:rStyle w:val="FootnoteReference"/>
        </w:rPr>
        <w:footnoteRef/>
      </w:r>
      <w:r>
        <w:t xml:space="preserve"> [JS] Fr. Athanasius has, “the Lord has magnified His doings with them.”</w:t>
      </w:r>
    </w:p>
  </w:footnote>
  <w:footnote w:id="741">
    <w:p w14:paraId="5CAE6DBB" w14:textId="77777777" w:rsidR="00B31899" w:rsidRDefault="00B3189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2">
    <w:p w14:paraId="2AB48656" w14:textId="77777777" w:rsidR="00B31899" w:rsidRDefault="00B3189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3">
    <w:p w14:paraId="7602D33B" w14:textId="34E014EA" w:rsidR="00B31899" w:rsidRDefault="00B31899" w:rsidP="003169DD">
      <w:pPr>
        <w:pStyle w:val="footnote"/>
      </w:pPr>
      <w:r>
        <w:rPr>
          <w:rStyle w:val="FootnoteReference"/>
        </w:rPr>
        <w:footnoteRef/>
      </w:r>
      <w:r>
        <w:t xml:space="preserve"> [JS] “from your rest”, literally, “after sitting”</w:t>
      </w:r>
    </w:p>
  </w:footnote>
  <w:footnote w:id="744">
    <w:p w14:paraId="2EF38BE0" w14:textId="36D5D79C" w:rsidR="00B31899" w:rsidRDefault="00B31899" w:rsidP="003169DD">
      <w:pPr>
        <w:pStyle w:val="footnote"/>
      </w:pPr>
      <w:r>
        <w:rPr>
          <w:rStyle w:val="FootnoteReference"/>
        </w:rPr>
        <w:footnoteRef/>
      </w:r>
      <w:r>
        <w:t xml:space="preserve"> [JS] Fr. Athanasius has, “the children of those who have been awakened.”</w:t>
      </w:r>
    </w:p>
  </w:footnote>
  <w:footnote w:id="745">
    <w:p w14:paraId="40FE15BF" w14:textId="13C73A63" w:rsidR="00B31899" w:rsidRDefault="00B31899" w:rsidP="008D24A6">
      <w:pPr>
        <w:pStyle w:val="footnote"/>
      </w:pPr>
      <w:r>
        <w:rPr>
          <w:rStyle w:val="FootnoteReference"/>
        </w:rPr>
        <w:footnoteRef/>
      </w:r>
      <w:r>
        <w:t xml:space="preserve"> [JS] Fr. Lazarus has, “such exiles”</w:t>
      </w:r>
    </w:p>
  </w:footnote>
  <w:footnote w:id="746">
    <w:p w14:paraId="48D4D6D3" w14:textId="3C1F801B" w:rsidR="00B31899" w:rsidRDefault="00B31899" w:rsidP="00087D9B">
      <w:pPr>
        <w:pStyle w:val="footnote"/>
      </w:pPr>
      <w:r>
        <w:rPr>
          <w:rStyle w:val="FootnoteReference"/>
        </w:rPr>
        <w:footnoteRef/>
      </w:r>
      <w:r>
        <w:t xml:space="preserve"> [JS] Fr. Athanasius has, “You will be blessed”</w:t>
      </w:r>
    </w:p>
  </w:footnote>
  <w:footnote w:id="747">
    <w:p w14:paraId="3AE714F7" w14:textId="7F960624" w:rsidR="00B31899" w:rsidRDefault="00B31899" w:rsidP="00537702">
      <w:pPr>
        <w:pStyle w:val="footnote"/>
      </w:pPr>
      <w:r>
        <w:rPr>
          <w:rStyle w:val="FootnoteReference"/>
        </w:rPr>
        <w:footnoteRef/>
      </w:r>
      <w:r>
        <w:t xml:space="preserve"> [JS] Fr. Athanasius has “the Lord will bless,” and “you will see the joys”</w:t>
      </w:r>
    </w:p>
  </w:footnote>
  <w:footnote w:id="748">
    <w:p w14:paraId="7A7A17DB" w14:textId="31683221" w:rsidR="00B31899" w:rsidRDefault="00B31899" w:rsidP="00087D9B">
      <w:pPr>
        <w:pStyle w:val="footnote"/>
      </w:pPr>
      <w:r>
        <w:rPr>
          <w:rStyle w:val="FootnoteReference"/>
        </w:rPr>
        <w:footnoteRef/>
      </w:r>
      <w:r>
        <w:t xml:space="preserve"> [JS]. Fr. Athanasius has, “you will,” instead of “may you”, throughout these last two vs. Lit. “sonss’ sons”</w:t>
      </w:r>
    </w:p>
  </w:footnote>
  <w:footnote w:id="749">
    <w:p w14:paraId="60A69A9F" w14:textId="2E477841" w:rsidR="00B31899" w:rsidRDefault="00B31899" w:rsidP="0061464A">
      <w:pPr>
        <w:pStyle w:val="footnote"/>
      </w:pPr>
      <w:r>
        <w:rPr>
          <w:rStyle w:val="FootnoteReference"/>
        </w:rPr>
        <w:footnoteRef/>
      </w:r>
      <w:r>
        <w:t xml:space="preserve"> [JS] OSB has “schemed behind my back,” NETS has, “On my back the sinners were practicing hteir skill”</w:t>
      </w:r>
    </w:p>
  </w:footnote>
  <w:footnote w:id="750">
    <w:p w14:paraId="74FF21CF" w14:textId="3FFF46C5" w:rsidR="00B31899" w:rsidRDefault="00B31899" w:rsidP="0061464A">
      <w:pPr>
        <w:pStyle w:val="footnote"/>
      </w:pPr>
      <w:r>
        <w:rPr>
          <w:rStyle w:val="FootnoteReference"/>
        </w:rPr>
        <w:footnoteRef/>
      </w:r>
      <w:r>
        <w:t xml:space="preserve"> [JS] or “lawlessness”</w:t>
      </w:r>
    </w:p>
  </w:footnote>
  <w:footnote w:id="751">
    <w:p w14:paraId="6A925E31" w14:textId="50F1CD8D" w:rsidR="00B31899" w:rsidRDefault="00B3189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2">
    <w:p w14:paraId="0FC01CF2" w14:textId="3C79D2D9" w:rsidR="00B31899" w:rsidRDefault="00B31899" w:rsidP="00714F88">
      <w:pPr>
        <w:pStyle w:val="footnote"/>
      </w:pPr>
      <w:r>
        <w:rPr>
          <w:rStyle w:val="FootnoteReference"/>
        </w:rPr>
        <w:footnoteRef/>
      </w:r>
      <w:r>
        <w:t xml:space="preserve"> [JS] or “transgressions” or “acts of lawlessness”, throughout.</w:t>
      </w:r>
    </w:p>
  </w:footnote>
  <w:footnote w:id="753">
    <w:p w14:paraId="0461F9AD" w14:textId="6F28CA37" w:rsidR="00B31899" w:rsidRDefault="00B31899" w:rsidP="00714F88">
      <w:pPr>
        <w:pStyle w:val="footnote"/>
      </w:pPr>
      <w:r>
        <w:rPr>
          <w:rStyle w:val="FootnoteReference"/>
        </w:rPr>
        <w:footnoteRef/>
      </w:r>
      <w:r>
        <w:t xml:space="preserve"> [JS] or “forgiveness”</w:t>
      </w:r>
    </w:p>
  </w:footnote>
  <w:footnote w:id="754">
    <w:p w14:paraId="0C346C8C" w14:textId="77777777" w:rsidR="00B31899" w:rsidRDefault="00B3189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5">
    <w:p w14:paraId="5234FC2B" w14:textId="0EBBDCE3" w:rsidR="00B31899" w:rsidRDefault="00B31899" w:rsidP="00C544D6">
      <w:pPr>
        <w:pStyle w:val="footnote"/>
      </w:pPr>
      <w:r>
        <w:rPr>
          <w:rStyle w:val="FootnoteReference"/>
        </w:rPr>
        <w:footnoteRef/>
      </w:r>
      <w:r>
        <w:t xml:space="preserve"> Cf. Titus 2:14.</w:t>
      </w:r>
    </w:p>
  </w:footnote>
  <w:footnote w:id="756">
    <w:p w14:paraId="55BAD822" w14:textId="77777777" w:rsidR="00B31899" w:rsidRDefault="00B31899" w:rsidP="00C544D6">
      <w:pPr>
        <w:pStyle w:val="footnote"/>
      </w:pPr>
      <w:r>
        <w:rPr>
          <w:rStyle w:val="FootnoteReference"/>
        </w:rPr>
        <w:footnoteRef/>
      </w:r>
      <w:r>
        <w:t xml:space="preserve"> Prov. 29:1; 2 Kings 17:14; Neh. 9:16; Dt. 9:6.</w:t>
      </w:r>
    </w:p>
  </w:footnote>
  <w:footnote w:id="757">
    <w:p w14:paraId="4E2F71A4" w14:textId="2CCCE707" w:rsidR="00B31899" w:rsidRDefault="00B31899" w:rsidP="00C0758B">
      <w:pPr>
        <w:pStyle w:val="footnote"/>
      </w:pPr>
      <w:r>
        <w:rPr>
          <w:rStyle w:val="FootnoteReference"/>
        </w:rPr>
        <w:footnoteRef/>
      </w:r>
      <w:r>
        <w:t xml:space="preserve"> [JS] literally “the tabernacle of my house”</w:t>
      </w:r>
    </w:p>
  </w:footnote>
  <w:footnote w:id="758">
    <w:p w14:paraId="7C027A5F" w14:textId="25B43E29" w:rsidR="00B31899" w:rsidRDefault="00B3189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9">
    <w:p w14:paraId="061D8F8B" w14:textId="29FA4A55" w:rsidR="00B31899" w:rsidRDefault="00B31899" w:rsidP="00C544D6">
      <w:pPr>
        <w:pStyle w:val="footnote"/>
      </w:pPr>
      <w:r>
        <w:rPr>
          <w:rStyle w:val="FootnoteReference"/>
        </w:rPr>
        <w:footnoteRef/>
      </w:r>
      <w:r>
        <w:t xml:space="preserve"> Cf. 1 Kings 6:21 (1 Sam. 6:21).</w:t>
      </w:r>
    </w:p>
  </w:footnote>
  <w:footnote w:id="760">
    <w:p w14:paraId="7A5052C0" w14:textId="161D9B7D" w:rsidR="00B31899" w:rsidRDefault="00B31899" w:rsidP="00023B09">
      <w:pPr>
        <w:pStyle w:val="footnote"/>
      </w:pPr>
      <w:r>
        <w:rPr>
          <w:rStyle w:val="FootnoteReference"/>
        </w:rPr>
        <w:footnoteRef/>
      </w:r>
      <w:r>
        <w:t xml:space="preserve"> [JS] “do obeisance”, i.e. literally “bow down”</w:t>
      </w:r>
    </w:p>
  </w:footnote>
  <w:footnote w:id="761">
    <w:p w14:paraId="7B1B3D1C" w14:textId="1A224FFE" w:rsidR="00B31899" w:rsidRDefault="00B31899" w:rsidP="00023B09">
      <w:pPr>
        <w:pStyle w:val="footnote"/>
      </w:pPr>
      <w:r>
        <w:rPr>
          <w:rStyle w:val="FootnoteReference"/>
        </w:rPr>
        <w:footnoteRef/>
      </w:r>
      <w:r>
        <w:t xml:space="preserve"> [JS] Fr. Lazarus has “resting-place”</w:t>
      </w:r>
    </w:p>
  </w:footnote>
  <w:footnote w:id="762">
    <w:p w14:paraId="57742C2B" w14:textId="024D8554" w:rsidR="00B31899" w:rsidRDefault="00B31899" w:rsidP="00023B09">
      <w:pPr>
        <w:pStyle w:val="footnote"/>
      </w:pPr>
      <w:r>
        <w:rPr>
          <w:rStyle w:val="FootnoteReference"/>
        </w:rPr>
        <w:footnoteRef/>
      </w:r>
      <w:r>
        <w:t xml:space="preserve"> [JS] or “the ark of Your holiness”</w:t>
      </w:r>
    </w:p>
  </w:footnote>
  <w:footnote w:id="763">
    <w:p w14:paraId="371872E1" w14:textId="77777777" w:rsidR="00B31899" w:rsidRDefault="00B31899" w:rsidP="00C544D6">
      <w:pPr>
        <w:pStyle w:val="footnote"/>
      </w:pPr>
      <w:r>
        <w:rPr>
          <w:rStyle w:val="FootnoteReference"/>
        </w:rPr>
        <w:footnoteRef/>
      </w:r>
      <w:r>
        <w:t xml:space="preserve"> Ps. 131:8-10 = 2 Chron. 6:41-42.</w:t>
      </w:r>
    </w:p>
  </w:footnote>
  <w:footnote w:id="764">
    <w:p w14:paraId="3FFC0219" w14:textId="77777777" w:rsidR="00B31899" w:rsidRDefault="00B31899" w:rsidP="00C544D6">
      <w:pPr>
        <w:pStyle w:val="footnote"/>
      </w:pPr>
      <w:r>
        <w:rPr>
          <w:rStyle w:val="FootnoteReference"/>
        </w:rPr>
        <w:footnoteRef/>
      </w:r>
      <w:r>
        <w:t xml:space="preserve"> I Chron. 17:11-14; Acts 2:30-33.</w:t>
      </w:r>
    </w:p>
  </w:footnote>
  <w:footnote w:id="765">
    <w:p w14:paraId="750994E1" w14:textId="39B5FB55" w:rsidR="00B31899" w:rsidRDefault="00B31899" w:rsidP="00631963">
      <w:pPr>
        <w:pStyle w:val="footnote"/>
      </w:pPr>
      <w:r>
        <w:rPr>
          <w:rStyle w:val="FootnoteReference"/>
        </w:rPr>
        <w:footnoteRef/>
      </w:r>
      <w:r>
        <w:t xml:space="preserve"> [JS] Coptic has “widow”.</w:t>
      </w:r>
    </w:p>
  </w:footnote>
  <w:footnote w:id="766">
    <w:p w14:paraId="20533A22" w14:textId="760F6E73" w:rsidR="00B31899" w:rsidRDefault="00B31899" w:rsidP="00631963">
      <w:pPr>
        <w:pStyle w:val="footnote"/>
      </w:pPr>
      <w:r>
        <w:rPr>
          <w:rStyle w:val="FootnoteReference"/>
        </w:rPr>
        <w:footnoteRef/>
      </w:r>
      <w:r>
        <w:t xml:space="preserve"> [JS] or “rejoice with rejoicing”</w:t>
      </w:r>
    </w:p>
  </w:footnote>
  <w:footnote w:id="767">
    <w:p w14:paraId="41E94330" w14:textId="77777777" w:rsidR="00B31899" w:rsidRDefault="00B31899" w:rsidP="00C544D6">
      <w:pPr>
        <w:pStyle w:val="footnote"/>
      </w:pPr>
      <w:r>
        <w:rPr>
          <w:rStyle w:val="FootnoteReference"/>
        </w:rPr>
        <w:footnoteRef/>
      </w:r>
      <w:r>
        <w:t xml:space="preserve"> stock: </w:t>
      </w:r>
      <w:r w:rsidRPr="00783CA0">
        <w:rPr>
          <w:i/>
        </w:rPr>
        <w:t>lit</w:t>
      </w:r>
      <w:r>
        <w:t>. horn.</w:t>
      </w:r>
    </w:p>
  </w:footnote>
  <w:footnote w:id="768">
    <w:p w14:paraId="2CC35491" w14:textId="77777777" w:rsidR="00B31899" w:rsidRDefault="00B3189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9">
    <w:p w14:paraId="5C900721" w14:textId="77777777" w:rsidR="00B31899" w:rsidRDefault="00B3189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0">
    <w:p w14:paraId="1C6E6FA2" w14:textId="77777777" w:rsidR="00B31899" w:rsidRDefault="00B3189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1">
    <w:p w14:paraId="53BD49E1" w14:textId="53C59812" w:rsidR="00B31899" w:rsidRDefault="00B3189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2">
    <w:p w14:paraId="6C27778C" w14:textId="276CBE19" w:rsidR="00B31899" w:rsidRDefault="00B31899" w:rsidP="008B199B">
      <w:pPr>
        <w:pStyle w:val="footnote"/>
      </w:pPr>
      <w:r>
        <w:rPr>
          <w:rStyle w:val="FootnoteReference"/>
        </w:rPr>
        <w:footnoteRef/>
      </w:r>
      <w:r>
        <w:t xml:space="preserve"> [JS] literally, “slaves”</w:t>
      </w:r>
    </w:p>
  </w:footnote>
  <w:footnote w:id="773">
    <w:p w14:paraId="1FC82724" w14:textId="77777777" w:rsidR="00B31899" w:rsidRDefault="00B31899" w:rsidP="00C544D6">
      <w:pPr>
        <w:pStyle w:val="footnote"/>
      </w:pPr>
      <w:r>
        <w:rPr>
          <w:rStyle w:val="FootnoteReference"/>
        </w:rPr>
        <w:footnoteRef/>
      </w:r>
      <w:r>
        <w:t xml:space="preserve"> The kingdoms of this world have become the kingdoms of our Lord and of His Christ’ (Rev. 11:15).</w:t>
      </w:r>
    </w:p>
  </w:footnote>
  <w:footnote w:id="774">
    <w:p w14:paraId="5C9240DB" w14:textId="77777777" w:rsidR="00B31899" w:rsidRDefault="00B31899" w:rsidP="00C544D6">
      <w:pPr>
        <w:pStyle w:val="footnote"/>
      </w:pPr>
      <w:r>
        <w:rPr>
          <w:rStyle w:val="FootnoteReference"/>
        </w:rPr>
        <w:footnoteRef/>
      </w:r>
      <w:r>
        <w:t xml:space="preserve"> Deut. 32:36.</w:t>
      </w:r>
    </w:p>
  </w:footnote>
  <w:footnote w:id="775">
    <w:p w14:paraId="6CA454B0" w14:textId="699660A9" w:rsidR="00B31899" w:rsidRDefault="00B31899" w:rsidP="009F1DA0">
      <w:pPr>
        <w:pStyle w:val="footnote"/>
      </w:pPr>
      <w:r>
        <w:rPr>
          <w:rStyle w:val="FootnoteReference"/>
        </w:rPr>
        <w:footnoteRef/>
      </w:r>
      <w:r>
        <w:t xml:space="preserve"> [JS] [] lacking in all but OSB</w:t>
      </w:r>
    </w:p>
  </w:footnote>
  <w:footnote w:id="776">
    <w:p w14:paraId="71CEF4E9" w14:textId="77777777" w:rsidR="00B31899" w:rsidRDefault="00B3189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7">
    <w:p w14:paraId="6639BD0B" w14:textId="45AA87DA" w:rsidR="00B31899" w:rsidRDefault="00B3189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8">
    <w:p w14:paraId="2B96894E" w14:textId="6C468A01" w:rsidR="00B31899" w:rsidRDefault="00B31899" w:rsidP="00C544D6">
      <w:pPr>
        <w:pStyle w:val="footnote"/>
      </w:pPr>
      <w:r>
        <w:rPr>
          <w:rStyle w:val="FootnoteReference"/>
        </w:rPr>
        <w:footnoteRef/>
      </w:r>
      <w:r>
        <w:t xml:space="preserve"> mercy: </w:t>
      </w:r>
      <w:r w:rsidRPr="007F3CE8">
        <w:rPr>
          <w:i/>
        </w:rPr>
        <w:t>or</w:t>
      </w:r>
      <w:r>
        <w:t xml:space="preserve"> love. Cf. Lk. 10:37.</w:t>
      </w:r>
    </w:p>
  </w:footnote>
  <w:footnote w:id="779">
    <w:p w14:paraId="08E6A124" w14:textId="11CACB93" w:rsidR="00B31899" w:rsidRDefault="00B3189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0">
    <w:p w14:paraId="39412F7E" w14:textId="1E04020D" w:rsidR="00B31899" w:rsidRDefault="00B31899" w:rsidP="00AE1E0F">
      <w:pPr>
        <w:pStyle w:val="footnote"/>
      </w:pPr>
      <w:r>
        <w:rPr>
          <w:rStyle w:val="FootnoteReference"/>
        </w:rPr>
        <w:footnoteRef/>
      </w:r>
      <w:r>
        <w:t xml:space="preserve"> [JS] or “and shook of Pharaoh and his army into the Red sea,”</w:t>
      </w:r>
    </w:p>
  </w:footnote>
  <w:footnote w:id="781">
    <w:p w14:paraId="0B96BC12" w14:textId="30893C5B" w:rsidR="00B31899" w:rsidRDefault="00B31899" w:rsidP="00AE1E0F">
      <w:pPr>
        <w:pStyle w:val="footnote"/>
      </w:pPr>
      <w:r>
        <w:rPr>
          <w:rStyle w:val="FootnoteReference"/>
        </w:rPr>
        <w:footnoteRef/>
      </w:r>
      <w:r>
        <w:t xml:space="preserve"> [JS] or “slew”</w:t>
      </w:r>
    </w:p>
  </w:footnote>
  <w:footnote w:id="782">
    <w:p w14:paraId="0DA78EFF" w14:textId="6EE98942" w:rsidR="00B31899" w:rsidRDefault="00B31899" w:rsidP="00AE1E0F">
      <w:pPr>
        <w:pStyle w:val="footnote"/>
      </w:pPr>
      <w:r>
        <w:rPr>
          <w:rStyle w:val="FootnoteReference"/>
        </w:rPr>
        <w:footnoteRef/>
      </w:r>
      <w:r>
        <w:t xml:space="preserve"> [JS] [] lacking in all but the Copitc. This verse and 16b lacking in most translations.</w:t>
      </w:r>
    </w:p>
  </w:footnote>
  <w:footnote w:id="783">
    <w:p w14:paraId="491E3626" w14:textId="77777777" w:rsidR="00B31899" w:rsidRDefault="00B3189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4">
    <w:p w14:paraId="27102E37" w14:textId="01E87A4E" w:rsidR="00B31899" w:rsidRDefault="00B31899" w:rsidP="00C544D6">
      <w:pPr>
        <w:pStyle w:val="footnote"/>
      </w:pPr>
      <w:r>
        <w:rPr>
          <w:rStyle w:val="FootnoteReference"/>
        </w:rPr>
        <w:footnoteRef/>
      </w:r>
      <w:r>
        <w:t xml:space="preserve"> See previous footnote.</w:t>
      </w:r>
    </w:p>
  </w:footnote>
  <w:footnote w:id="785">
    <w:p w14:paraId="32C9C8BA" w14:textId="1283C1AE" w:rsidR="00B31899" w:rsidRDefault="00B3189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6">
    <w:p w14:paraId="1CAEC73A" w14:textId="2CFEA53A" w:rsidR="00B31899" w:rsidRDefault="00B31899" w:rsidP="00AC3281">
      <w:pPr>
        <w:pStyle w:val="footnote"/>
      </w:pPr>
      <w:r>
        <w:rPr>
          <w:rStyle w:val="FootnoteReference"/>
        </w:rPr>
        <w:footnoteRef/>
      </w:r>
      <w:r>
        <w:t xml:space="preserve"> [JS] or “thank”, or “thankfully confess with praise”</w:t>
      </w:r>
    </w:p>
  </w:footnote>
  <w:footnote w:id="787">
    <w:p w14:paraId="02264BC2" w14:textId="77777777" w:rsidR="00B31899" w:rsidRDefault="00B3189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8">
    <w:p w14:paraId="474A88D1" w14:textId="00155028" w:rsidR="00B31899" w:rsidRDefault="00B31899" w:rsidP="00AC3281">
      <w:pPr>
        <w:pStyle w:val="footnote"/>
      </w:pPr>
      <w:r>
        <w:rPr>
          <w:rStyle w:val="FootnoteReference"/>
        </w:rPr>
        <w:footnoteRef/>
      </w:r>
      <w:r>
        <w:t xml:space="preserve"> [JS] “do obeisance”, elsewhere rendered “worship’, but referring to the physical act.</w:t>
      </w:r>
    </w:p>
  </w:footnote>
  <w:footnote w:id="789">
    <w:p w14:paraId="1B1D5002" w14:textId="29B07E11" w:rsidR="00B31899" w:rsidRDefault="00B31899" w:rsidP="00C1761F">
      <w:pPr>
        <w:pStyle w:val="footnote"/>
      </w:pPr>
      <w:r>
        <w:rPr>
          <w:rStyle w:val="FootnoteReference"/>
        </w:rPr>
        <w:footnoteRef/>
      </w:r>
      <w:r>
        <w:t xml:space="preserve"> [JS] or “give thanks to,” or “prase,” or “thankfully confess Your Name with praise”</w:t>
      </w:r>
    </w:p>
  </w:footnote>
  <w:footnote w:id="790">
    <w:p w14:paraId="12351032" w14:textId="637DDCD6" w:rsidR="00B31899" w:rsidRDefault="00B3189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1">
    <w:p w14:paraId="00F8589A" w14:textId="3079BAC3" w:rsidR="00B31899" w:rsidRDefault="00B31899" w:rsidP="00C1761F">
      <w:pPr>
        <w:pStyle w:val="footnote"/>
      </w:pPr>
      <w:r>
        <w:rPr>
          <w:rStyle w:val="FootnoteReference"/>
        </w:rPr>
        <w:footnoteRef/>
      </w:r>
      <w:r>
        <w:t xml:space="preserve"> [JS] or “acknowledge,” or “give thanks to,” or “thankfully confess with praise”</w:t>
      </w:r>
    </w:p>
  </w:footnote>
  <w:footnote w:id="792">
    <w:p w14:paraId="18BB02EB" w14:textId="33FE7177" w:rsidR="00B31899" w:rsidRDefault="00B3189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3">
    <w:p w14:paraId="333B0F0E" w14:textId="4D89FC4A" w:rsidR="00B31899" w:rsidRDefault="00B31899" w:rsidP="00FF6795">
      <w:pPr>
        <w:pStyle w:val="footnote"/>
      </w:pPr>
      <w:r>
        <w:rPr>
          <w:rStyle w:val="FootnoteReference"/>
        </w:rPr>
        <w:footnoteRef/>
      </w:r>
      <w:r>
        <w:t xml:space="preserve"> [JS] literally “those who are exalted” or “the high things”</w:t>
      </w:r>
    </w:p>
  </w:footnote>
  <w:footnote w:id="794">
    <w:p w14:paraId="596BB70E" w14:textId="27F87B4A" w:rsidR="00B31899" w:rsidRDefault="00B31899" w:rsidP="00C544D6">
      <w:pPr>
        <w:pStyle w:val="footnote"/>
      </w:pPr>
      <w:r>
        <w:rPr>
          <w:rStyle w:val="FootnoteReference"/>
        </w:rPr>
        <w:footnoteRef/>
      </w:r>
      <w:r>
        <w:t xml:space="preserve"> The Spirit of the Lord fills the world (Wisdom 1:7). [JS] presence: literally “face”</w:t>
      </w:r>
    </w:p>
  </w:footnote>
  <w:footnote w:id="795">
    <w:p w14:paraId="7AB3BB43" w14:textId="5D02016E" w:rsidR="00B31899" w:rsidRDefault="00B31899" w:rsidP="00485563">
      <w:pPr>
        <w:pStyle w:val="footnote"/>
      </w:pPr>
      <w:r>
        <w:rPr>
          <w:rStyle w:val="FootnoteReference"/>
        </w:rPr>
        <w:footnoteRef/>
      </w:r>
      <w:r>
        <w:t xml:space="preserve"> [JS] or “possess”</w:t>
      </w:r>
    </w:p>
  </w:footnote>
  <w:footnote w:id="796">
    <w:p w14:paraId="145A6B15" w14:textId="77777777" w:rsidR="00B31899" w:rsidRDefault="00B31899" w:rsidP="00C544D6">
      <w:pPr>
        <w:pStyle w:val="footnote"/>
      </w:pPr>
      <w:r>
        <w:rPr>
          <w:rStyle w:val="FootnoteReference"/>
        </w:rPr>
        <w:footnoteRef/>
      </w:r>
      <w:r>
        <w:t xml:space="preserve"> heart: </w:t>
      </w:r>
      <w:r w:rsidRPr="007F3CE8">
        <w:rPr>
          <w:i/>
        </w:rPr>
        <w:t>lit</w:t>
      </w:r>
      <w:r>
        <w:t>. kidneys (seat of the affections in Hebrew thought).</w:t>
      </w:r>
    </w:p>
  </w:footnote>
  <w:footnote w:id="797">
    <w:p w14:paraId="5EA66D53" w14:textId="1C1D5AB6" w:rsidR="00B31899" w:rsidRDefault="00B31899" w:rsidP="00485563">
      <w:pPr>
        <w:pStyle w:val="footnote"/>
      </w:pPr>
      <w:r>
        <w:rPr>
          <w:rStyle w:val="FootnoteReference"/>
        </w:rPr>
        <w:footnoteRef/>
      </w:r>
      <w:r>
        <w:t xml:space="preserve"> [JS] or “give thanks,” or “thankfully confess You with praise”</w:t>
      </w:r>
    </w:p>
  </w:footnote>
  <w:footnote w:id="798">
    <w:p w14:paraId="4E73646F" w14:textId="549C13C9" w:rsidR="00B31899" w:rsidRDefault="00B31899" w:rsidP="00EB72A3">
      <w:pPr>
        <w:pStyle w:val="footnote"/>
      </w:pPr>
      <w:r>
        <w:rPr>
          <w:rStyle w:val="FootnoteReference"/>
        </w:rPr>
        <w:footnoteRef/>
      </w:r>
      <w:r>
        <w:t xml:space="preserve"> [JS] or “and do I not waste away because of my enemies?”</w:t>
      </w:r>
    </w:p>
  </w:footnote>
  <w:footnote w:id="799">
    <w:p w14:paraId="4CC16564" w14:textId="262FCF3B" w:rsidR="00B31899" w:rsidRDefault="00B31899" w:rsidP="00814FC4">
      <w:pPr>
        <w:pStyle w:val="footnote"/>
      </w:pPr>
      <w:r>
        <w:rPr>
          <w:rStyle w:val="FootnoteReference"/>
        </w:rPr>
        <w:footnoteRef/>
      </w:r>
      <w:r>
        <w:t xml:space="preserve"> [JS] or “way of iniquity”</w:t>
      </w:r>
    </w:p>
  </w:footnote>
  <w:footnote w:id="800">
    <w:p w14:paraId="6BCAB3AE" w14:textId="77777777" w:rsidR="00B31899" w:rsidRDefault="00B31899" w:rsidP="00C544D6">
      <w:pPr>
        <w:pStyle w:val="footnote"/>
      </w:pPr>
      <w:r>
        <w:rPr>
          <w:rStyle w:val="FootnoteReference"/>
        </w:rPr>
        <w:footnoteRef/>
      </w:r>
      <w:r>
        <w:t xml:space="preserve"> ‘He gives songs in the night’ (Job. 35:10).</w:t>
      </w:r>
    </w:p>
  </w:footnote>
  <w:footnote w:id="801">
    <w:p w14:paraId="6FFB8AE3" w14:textId="30159915" w:rsidR="00B31899" w:rsidRDefault="00B31899" w:rsidP="00FF4A4F">
      <w:pPr>
        <w:pStyle w:val="footnote"/>
      </w:pPr>
      <w:r>
        <w:rPr>
          <w:rStyle w:val="FootnoteReference"/>
        </w:rPr>
        <w:footnoteRef/>
      </w:r>
      <w:r>
        <w:t xml:space="preserve"> Literally “voice”</w:t>
      </w:r>
    </w:p>
  </w:footnote>
  <w:footnote w:id="802">
    <w:p w14:paraId="1995E6B7" w14:textId="70D38F62" w:rsidR="00B31899" w:rsidRDefault="00B31899" w:rsidP="00EB72A3">
      <w:pPr>
        <w:pStyle w:val="footnote"/>
      </w:pPr>
      <w:r>
        <w:rPr>
          <w:rStyle w:val="FootnoteReference"/>
        </w:rPr>
        <w:footnoteRef/>
      </w:r>
      <w:r>
        <w:t xml:space="preserve"> [JS] or “praise,” or “give thanks to,” or “thankfully confess with praise”</w:t>
      </w:r>
    </w:p>
  </w:footnote>
  <w:footnote w:id="803">
    <w:p w14:paraId="7EBC0985" w14:textId="77777777" w:rsidR="00B31899" w:rsidRDefault="00B31899" w:rsidP="00784373">
      <w:pPr>
        <w:pStyle w:val="footnote"/>
      </w:pPr>
      <w:r>
        <w:rPr>
          <w:rStyle w:val="FootnoteReference"/>
        </w:rPr>
        <w:footnoteRef/>
      </w:r>
      <w:r>
        <w:t xml:space="preserve"> [JS] or “Hades”.</w:t>
      </w:r>
    </w:p>
  </w:footnote>
  <w:footnote w:id="804">
    <w:p w14:paraId="5A5C1D1C" w14:textId="586EEB89" w:rsidR="00B31899" w:rsidRDefault="00B3189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5">
    <w:p w14:paraId="1AD5A19A" w14:textId="77777777" w:rsidR="00B31899" w:rsidRDefault="00B31899" w:rsidP="00C544D6">
      <w:pPr>
        <w:pStyle w:val="footnote"/>
      </w:pPr>
      <w:r>
        <w:rPr>
          <w:rStyle w:val="FootnoteReference"/>
        </w:rPr>
        <w:footnoteRef/>
      </w:r>
      <w:r>
        <w:t xml:space="preserve"> this way: the confession of Christ (2 Tim. 3:12).</w:t>
      </w:r>
    </w:p>
  </w:footnote>
  <w:footnote w:id="806">
    <w:p w14:paraId="1B4DA4D8" w14:textId="4D3CDF72" w:rsidR="00B31899" w:rsidRDefault="00B31899" w:rsidP="00EB72A3">
      <w:pPr>
        <w:pStyle w:val="footnote"/>
      </w:pPr>
      <w:r>
        <w:rPr>
          <w:rStyle w:val="FootnoteReference"/>
        </w:rPr>
        <w:footnoteRef/>
      </w:r>
      <w:r>
        <w:t xml:space="preserve"> [JS] or “praise” or “thive thanks to,” or “thankfully confess with praise”</w:t>
      </w:r>
    </w:p>
  </w:footnote>
  <w:footnote w:id="807">
    <w:p w14:paraId="10A5500A" w14:textId="77777777" w:rsidR="00B31899" w:rsidRDefault="00B31899" w:rsidP="00C544D6">
      <w:pPr>
        <w:pStyle w:val="footnote"/>
      </w:pPr>
      <w:r>
        <w:rPr>
          <w:rStyle w:val="FootnoteReference"/>
        </w:rPr>
        <w:footnoteRef/>
      </w:r>
      <w:r>
        <w:t xml:space="preserve"> These two lines are identical with Lamentations 3:6.</w:t>
      </w:r>
    </w:p>
  </w:footnote>
  <w:footnote w:id="808">
    <w:p w14:paraId="30FC40DD" w14:textId="11119DF6" w:rsidR="00B31899" w:rsidRDefault="00B31899" w:rsidP="00C544D6">
      <w:pPr>
        <w:pStyle w:val="footnote"/>
      </w:pPr>
      <w:r>
        <w:rPr>
          <w:rStyle w:val="FootnoteReference"/>
        </w:rPr>
        <w:footnoteRef/>
      </w:r>
      <w:r>
        <w:t xml:space="preserve"> Cf. Rev. 10:5; Ezek. 20:23,28,42; Deut. 32:14.</w:t>
      </w:r>
    </w:p>
  </w:footnote>
  <w:footnote w:id="809">
    <w:p w14:paraId="58511EB9" w14:textId="77777777" w:rsidR="00B31899" w:rsidRDefault="00B3189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0">
    <w:p w14:paraId="3B148124" w14:textId="77777777" w:rsidR="00B31899" w:rsidRDefault="00B3189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1">
    <w:p w14:paraId="1CAB0511" w14:textId="43E4190B" w:rsidR="00B31899" w:rsidRDefault="00B31899" w:rsidP="00C544D6">
      <w:pPr>
        <w:pStyle w:val="footnote"/>
      </w:pPr>
      <w:r>
        <w:rPr>
          <w:rStyle w:val="FootnoteReference"/>
        </w:rPr>
        <w:footnoteRef/>
      </w:r>
      <w:r>
        <w:t xml:space="preserve"> Cf. ‘If I am lifted up from the earth, I will draw all men to Me’ (Jn. 12:32). See also Psalm 45:11 and the note there.</w:t>
      </w:r>
    </w:p>
  </w:footnote>
  <w:footnote w:id="812">
    <w:p w14:paraId="13B01E95" w14:textId="737A6D70" w:rsidR="00B31899" w:rsidRDefault="00B31899" w:rsidP="00F53108">
      <w:pPr>
        <w:pStyle w:val="footnote"/>
      </w:pPr>
      <w:r>
        <w:rPr>
          <w:rStyle w:val="FootnoteReference"/>
        </w:rPr>
        <w:footnoteRef/>
      </w:r>
      <w:r>
        <w:t xml:space="preserve"> [JS] or “gush forth”, “overflow”</w:t>
      </w:r>
    </w:p>
  </w:footnote>
  <w:footnote w:id="813">
    <w:p w14:paraId="291B5302" w14:textId="22414254" w:rsidR="00B31899" w:rsidRDefault="00B31899" w:rsidP="00F53108">
      <w:pPr>
        <w:pStyle w:val="footnote"/>
      </w:pPr>
      <w:r>
        <w:rPr>
          <w:rStyle w:val="FootnoteReference"/>
        </w:rPr>
        <w:footnoteRef/>
      </w:r>
      <w:r>
        <w:t xml:space="preserve"> [JS] or “thankfully confess You with praise”, or “praise”, or “give thanks to”</w:t>
      </w:r>
    </w:p>
  </w:footnote>
  <w:footnote w:id="814">
    <w:p w14:paraId="7FEF7BE1" w14:textId="0F451A05" w:rsidR="00B31899" w:rsidRDefault="00B31899" w:rsidP="008D3680">
      <w:pPr>
        <w:pStyle w:val="footnote"/>
      </w:pPr>
      <w:r>
        <w:rPr>
          <w:rStyle w:val="FootnoteReference"/>
        </w:rPr>
        <w:footnoteRef/>
      </w:r>
      <w:r>
        <w:t xml:space="preserve"> [JS] literally “holy ones”</w:t>
      </w:r>
    </w:p>
  </w:footnote>
  <w:footnote w:id="815">
    <w:p w14:paraId="67EE1F7C" w14:textId="1AC854C4" w:rsidR="00B31899" w:rsidRDefault="00B3189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6">
    <w:p w14:paraId="353ACEBC" w14:textId="59328CB4" w:rsidR="00B31899" w:rsidRDefault="00B31899" w:rsidP="00C544D6">
      <w:pPr>
        <w:pStyle w:val="footnote"/>
      </w:pPr>
      <w:r>
        <w:rPr>
          <w:rStyle w:val="FootnoteReference"/>
        </w:rPr>
        <w:footnoteRef/>
      </w:r>
      <w:r>
        <w:t xml:space="preserve"> Cf. Ps. 145:2 with Ps. 103:33. Only verbs differ.</w:t>
      </w:r>
    </w:p>
  </w:footnote>
  <w:footnote w:id="817">
    <w:p w14:paraId="35C0C4DD" w14:textId="71AC6682" w:rsidR="00B31899" w:rsidRDefault="00B31899" w:rsidP="007F50FD">
      <w:pPr>
        <w:pStyle w:val="footnote"/>
      </w:pPr>
      <w:r>
        <w:rPr>
          <w:rStyle w:val="FootnoteReference"/>
        </w:rPr>
        <w:footnoteRef/>
      </w:r>
      <w:r>
        <w:t xml:space="preserve"> [JS] or “spirit”</w:t>
      </w:r>
    </w:p>
  </w:footnote>
  <w:footnote w:id="818">
    <w:p w14:paraId="23EB32F2" w14:textId="235BD424" w:rsidR="00B31899" w:rsidRDefault="00B31899" w:rsidP="007F50FD">
      <w:pPr>
        <w:pStyle w:val="footnote"/>
      </w:pPr>
      <w:r>
        <w:rPr>
          <w:rStyle w:val="FootnoteReference"/>
        </w:rPr>
        <w:footnoteRef/>
      </w:r>
      <w:r>
        <w:t xml:space="preserve"> [JS] thoughts, or designs, plans, projects</w:t>
      </w:r>
    </w:p>
  </w:footnote>
  <w:footnote w:id="819">
    <w:p w14:paraId="1E480973" w14:textId="3F051D55" w:rsidR="00B31899" w:rsidRDefault="00B31899" w:rsidP="007F50FD">
      <w:pPr>
        <w:pStyle w:val="footnote"/>
      </w:pPr>
      <w:r>
        <w:rPr>
          <w:rStyle w:val="FootnoteReference"/>
        </w:rPr>
        <w:footnoteRef/>
      </w:r>
      <w:r>
        <w:t xml:space="preserve"> [JS] or “guards”</w:t>
      </w:r>
    </w:p>
  </w:footnote>
  <w:footnote w:id="820">
    <w:p w14:paraId="6A1BF79E" w14:textId="2C42AEE5" w:rsidR="00B31899" w:rsidRDefault="00B31899" w:rsidP="007F50FD">
      <w:pPr>
        <w:pStyle w:val="footnote"/>
      </w:pPr>
      <w:r>
        <w:rPr>
          <w:rStyle w:val="FootnoteReference"/>
        </w:rPr>
        <w:footnoteRef/>
      </w:r>
      <w:r>
        <w:t xml:space="preserve"> [JS] or “frees the prisoners”</w:t>
      </w:r>
    </w:p>
  </w:footnote>
  <w:footnote w:id="821">
    <w:p w14:paraId="5D5111FF" w14:textId="66B6F812" w:rsidR="00B31899" w:rsidRDefault="00B31899" w:rsidP="007F50FD">
      <w:pPr>
        <w:pStyle w:val="footnote"/>
      </w:pPr>
      <w:r>
        <w:rPr>
          <w:rStyle w:val="FootnoteReference"/>
        </w:rPr>
        <w:footnoteRef/>
      </w:r>
      <w:r>
        <w:t xml:space="preserve"> [JS] or “bent”</w:t>
      </w:r>
    </w:p>
  </w:footnote>
  <w:footnote w:id="822">
    <w:p w14:paraId="4090A924" w14:textId="68E30641" w:rsidR="00B31899" w:rsidRDefault="00B31899" w:rsidP="007F50FD">
      <w:pPr>
        <w:pStyle w:val="footnote"/>
      </w:pPr>
      <w:r>
        <w:rPr>
          <w:rStyle w:val="FootnoteReference"/>
        </w:rPr>
        <w:footnoteRef/>
      </w:r>
      <w:r>
        <w:t xml:space="preserve"> [JS] or “skill”</w:t>
      </w:r>
    </w:p>
  </w:footnote>
  <w:footnote w:id="823">
    <w:p w14:paraId="6F819BD3" w14:textId="78976808" w:rsidR="00B31899" w:rsidRDefault="00B31899" w:rsidP="007F50FD">
      <w:pPr>
        <w:pStyle w:val="footnote"/>
      </w:pPr>
      <w:r>
        <w:rPr>
          <w:rStyle w:val="FootnoteReference"/>
        </w:rPr>
        <w:footnoteRef/>
      </w:r>
      <w:r>
        <w:t xml:space="preserve"> [JS] or “foreigners”</w:t>
      </w:r>
    </w:p>
  </w:footnote>
  <w:footnote w:id="824">
    <w:p w14:paraId="78560DE2" w14:textId="6759CA05" w:rsidR="00B31899" w:rsidRDefault="00B31899" w:rsidP="007F50FD">
      <w:pPr>
        <w:pStyle w:val="footnote"/>
      </w:pPr>
      <w:r>
        <w:rPr>
          <w:rStyle w:val="FootnoteReference"/>
        </w:rPr>
        <w:footnoteRef/>
      </w:r>
      <w:r>
        <w:t xml:space="preserve"> [JS] or a psalm, or a melody</w:t>
      </w:r>
    </w:p>
  </w:footnote>
  <w:footnote w:id="825">
    <w:p w14:paraId="2C19D159" w14:textId="3C9E27D5" w:rsidR="00B31899" w:rsidRDefault="00B31899" w:rsidP="00F258B1">
      <w:pPr>
        <w:pStyle w:val="footnote"/>
      </w:pPr>
      <w:r>
        <w:rPr>
          <w:rStyle w:val="FootnoteReference"/>
        </w:rPr>
        <w:footnoteRef/>
      </w:r>
      <w:r>
        <w:t xml:space="preserve"> </w:t>
      </w:r>
      <w:r w:rsidRPr="00D813A7">
        <w:rPr>
          <w:i/>
        </w:rPr>
        <w:t>Lit</w:t>
      </w:r>
      <w:r>
        <w:t>. ‘dispersions’. Cf. Mt. 24:31.</w:t>
      </w:r>
    </w:p>
  </w:footnote>
  <w:footnote w:id="826">
    <w:p w14:paraId="7AC7AD8B" w14:textId="5BFFD4CA" w:rsidR="00B31899" w:rsidRDefault="00B3189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7">
    <w:p w14:paraId="1F0F4402" w14:textId="056F6B42" w:rsidR="00B31899" w:rsidRDefault="00B31899" w:rsidP="00CD1E61">
      <w:pPr>
        <w:pStyle w:val="footnote"/>
      </w:pPr>
      <w:r>
        <w:rPr>
          <w:rStyle w:val="FootnoteReference"/>
        </w:rPr>
        <w:footnoteRef/>
      </w:r>
      <w:r>
        <w:t xml:space="preserve"> [JS] or word, or teaching</w:t>
      </w:r>
    </w:p>
  </w:footnote>
  <w:footnote w:id="828">
    <w:p w14:paraId="407F2DDB" w14:textId="624657B1" w:rsidR="00B31899" w:rsidRDefault="00B3189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9">
    <w:p w14:paraId="35167DCD" w14:textId="373FC63F" w:rsidR="00B31899" w:rsidRDefault="00B31899" w:rsidP="00DE04F0">
      <w:pPr>
        <w:pStyle w:val="footnote"/>
      </w:pPr>
      <w:r>
        <w:rPr>
          <w:rStyle w:val="FootnoteReference"/>
        </w:rPr>
        <w:footnoteRef/>
      </w:r>
      <w:r>
        <w:t xml:space="preserve"> [JS] or “stormy wind”</w:t>
      </w:r>
    </w:p>
  </w:footnote>
  <w:footnote w:id="830">
    <w:p w14:paraId="596CA46F" w14:textId="3CE69ED5" w:rsidR="00B31899" w:rsidRDefault="00B31899" w:rsidP="00DE04F0">
      <w:pPr>
        <w:pStyle w:val="footnote"/>
      </w:pPr>
      <w:r>
        <w:rPr>
          <w:rStyle w:val="FootnoteReference"/>
        </w:rPr>
        <w:footnoteRef/>
      </w:r>
      <w:r>
        <w:t xml:space="preserve"> [JS] or “maidens,” or “unmarried women”</w:t>
      </w:r>
    </w:p>
  </w:footnote>
  <w:footnote w:id="831">
    <w:p w14:paraId="302477DE" w14:textId="111432A8" w:rsidR="00B31899" w:rsidRDefault="00B3189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2">
    <w:p w14:paraId="33D71E70" w14:textId="2D5394E7" w:rsidR="00B31899" w:rsidRDefault="00B31899" w:rsidP="007039A0">
      <w:pPr>
        <w:pStyle w:val="footnote"/>
      </w:pPr>
      <w:r>
        <w:rPr>
          <w:rStyle w:val="FootnoteReference"/>
        </w:rPr>
        <w:footnoteRef/>
      </w:r>
      <w:r>
        <w:t xml:space="preserve"> [JS] literally, “And He will raise/exalt the horn of His people”</w:t>
      </w:r>
    </w:p>
  </w:footnote>
  <w:footnote w:id="833">
    <w:p w14:paraId="43AD805B" w14:textId="6DFE2128" w:rsidR="00B31899" w:rsidRDefault="00B31899" w:rsidP="007039A0">
      <w:pPr>
        <w:pStyle w:val="footnote"/>
      </w:pPr>
      <w:r>
        <w:rPr>
          <w:rStyle w:val="FootnoteReference"/>
        </w:rPr>
        <w:footnoteRef/>
      </w:r>
      <w:r>
        <w:t xml:space="preserve"> [JS] “assembly”</w:t>
      </w:r>
    </w:p>
  </w:footnote>
  <w:footnote w:id="834">
    <w:p w14:paraId="0C277B75" w14:textId="51E0F674" w:rsidR="00B31899" w:rsidRDefault="00B31899" w:rsidP="007039A0">
      <w:pPr>
        <w:pStyle w:val="footnote"/>
      </w:pPr>
      <w:r>
        <w:rPr>
          <w:rStyle w:val="FootnoteReference"/>
        </w:rPr>
        <w:footnoteRef/>
      </w:r>
      <w:r>
        <w:t xml:space="preserve"> [JS] Coptic has “in the chorus”</w:t>
      </w:r>
    </w:p>
  </w:footnote>
  <w:footnote w:id="835">
    <w:p w14:paraId="7329AB19" w14:textId="77777777" w:rsidR="00B31899" w:rsidRDefault="00B31899" w:rsidP="00F258B1">
      <w:pPr>
        <w:pStyle w:val="footnote"/>
      </w:pPr>
      <w:r>
        <w:rPr>
          <w:rStyle w:val="FootnoteReference"/>
        </w:rPr>
        <w:footnoteRef/>
      </w:r>
      <w:r>
        <w:t xml:space="preserve"> two-edged sword: praise which conquers Amalek (St. Chrysostom).</w:t>
      </w:r>
    </w:p>
  </w:footnote>
  <w:footnote w:id="836">
    <w:p w14:paraId="2095C32A" w14:textId="77777777" w:rsidR="00B31899" w:rsidRDefault="00B31899" w:rsidP="00F258B1">
      <w:pPr>
        <w:pStyle w:val="footnote"/>
      </w:pPr>
      <w:r>
        <w:rPr>
          <w:rStyle w:val="FootnoteReference"/>
        </w:rPr>
        <w:footnoteRef/>
      </w:r>
      <w:r>
        <w:t xml:space="preserve"> ‘Holiness of life is the mother of glory’ (St Theodoret).</w:t>
      </w:r>
    </w:p>
  </w:footnote>
  <w:footnote w:id="837">
    <w:p w14:paraId="4C5EFC08" w14:textId="6D588D58" w:rsidR="00B31899" w:rsidRDefault="00B31899" w:rsidP="00AE5C5A">
      <w:pPr>
        <w:pStyle w:val="footnote"/>
      </w:pPr>
      <w:r>
        <w:rPr>
          <w:rStyle w:val="FootnoteReference"/>
        </w:rPr>
        <w:footnoteRef/>
      </w:r>
      <w:r>
        <w:t xml:space="preserve"> [JS] variant reading, “harp and lyre”</w:t>
      </w:r>
    </w:p>
  </w:footnote>
  <w:footnote w:id="838">
    <w:p w14:paraId="34B39967" w14:textId="2F98E45D" w:rsidR="00B31899" w:rsidRDefault="00B31899" w:rsidP="00AE5C5A">
      <w:pPr>
        <w:pStyle w:val="footnote"/>
      </w:pPr>
      <w:r>
        <w:rPr>
          <w:rStyle w:val="FootnoteReference"/>
        </w:rPr>
        <w:footnoteRef/>
      </w:r>
      <w:r>
        <w:t xml:space="preserve"> [JS] Coptic has “chorus” in place of “dance”</w:t>
      </w:r>
    </w:p>
  </w:footnote>
  <w:footnote w:id="839">
    <w:p w14:paraId="3F01F63D" w14:textId="7FB71CE4" w:rsidR="00B31899" w:rsidRDefault="00B31899" w:rsidP="00FB1741">
      <w:pPr>
        <w:pStyle w:val="footnote"/>
      </w:pPr>
      <w:r>
        <w:rPr>
          <w:rStyle w:val="FootnoteReference"/>
        </w:rPr>
        <w:footnoteRef/>
      </w:r>
      <w:r>
        <w:t xml:space="preserve"> [JS] or “allophyle”, which means “foreigner”, but specificially in reference to Philistines.</w:t>
      </w:r>
    </w:p>
  </w:footnote>
  <w:footnote w:id="840">
    <w:p w14:paraId="234F96D1" w14:textId="322FE18B" w:rsidR="00B31899" w:rsidRDefault="00B31899" w:rsidP="00865C59">
      <w:pPr>
        <w:pStyle w:val="footnote"/>
      </w:pPr>
      <w:r>
        <w:rPr>
          <w:rStyle w:val="FootnoteReference"/>
        </w:rPr>
        <w:footnoteRef/>
      </w:r>
      <w:r>
        <w:t xml:space="preserve"> Or “Spirit”</w:t>
      </w:r>
    </w:p>
  </w:footnote>
  <w:footnote w:id="841">
    <w:p w14:paraId="296DD30B" w14:textId="77777777" w:rsidR="00B31899" w:rsidRDefault="00B3189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2">
    <w:p w14:paraId="75462569" w14:textId="77777777" w:rsidR="00B31899" w:rsidRDefault="00B31899" w:rsidP="00344A59">
      <w:pPr>
        <w:pStyle w:val="footnote"/>
      </w:pPr>
      <w:r>
        <w:rPr>
          <w:rStyle w:val="FootnoteReference"/>
        </w:rPr>
        <w:footnoteRef/>
      </w:r>
      <w:r>
        <w:t xml:space="preserve"> The “alleluia” in each vs is inserted into each verse of the Psalm</w:t>
      </w:r>
    </w:p>
  </w:footnote>
  <w:footnote w:id="843">
    <w:p w14:paraId="1F1613E0" w14:textId="77777777" w:rsidR="00B31899" w:rsidRDefault="00B3189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44">
    <w:p w14:paraId="001DC1B4" w14:textId="77777777" w:rsidR="00B31899" w:rsidRDefault="00B31899" w:rsidP="00A7333E">
      <w:pPr>
        <w:pStyle w:val="footnote"/>
      </w:pPr>
      <w:r>
        <w:rPr>
          <w:rStyle w:val="FootnoteReference"/>
        </w:rPr>
        <w:footnoteRef/>
      </w:r>
      <w:r>
        <w:t xml:space="preserve"> Do obiesance</w:t>
      </w:r>
    </w:p>
  </w:footnote>
  <w:footnote w:id="845">
    <w:p w14:paraId="109CBDA9" w14:textId="77777777" w:rsidR="00B31899" w:rsidRDefault="00B31899" w:rsidP="00A7333E">
      <w:pPr>
        <w:pStyle w:val="footnote"/>
      </w:pPr>
      <w:r>
        <w:rPr>
          <w:rStyle w:val="FootnoteReference"/>
        </w:rPr>
        <w:footnoteRef/>
      </w:r>
      <w:r>
        <w:t xml:space="preserve"> Literally, “horn”</w:t>
      </w:r>
    </w:p>
  </w:footnote>
  <w:footnote w:id="846">
    <w:p w14:paraId="6824A765" w14:textId="77777777" w:rsidR="00B31899" w:rsidRDefault="00B31899" w:rsidP="00A7333E">
      <w:pPr>
        <w:pStyle w:val="footnote"/>
      </w:pPr>
      <w:r>
        <w:rPr>
          <w:rStyle w:val="FootnoteReference"/>
        </w:rPr>
        <w:footnoteRef/>
      </w:r>
      <w:r>
        <w:t xml:space="preserve"> Or, “ways”</w:t>
      </w:r>
    </w:p>
  </w:footnote>
  <w:footnote w:id="847">
    <w:p w14:paraId="6136C7AC" w14:textId="77777777" w:rsidR="00B31899" w:rsidRDefault="00B31899" w:rsidP="00A7333E">
      <w:pPr>
        <w:pStyle w:val="footnote"/>
      </w:pPr>
      <w:r>
        <w:rPr>
          <w:rStyle w:val="FootnoteReference"/>
        </w:rPr>
        <w:footnoteRef/>
      </w:r>
      <w:r>
        <w:t xml:space="preserve"> Literally, “exalt the horn”</w:t>
      </w:r>
    </w:p>
  </w:footnote>
  <w:footnote w:id="848">
    <w:p w14:paraId="0D97069A" w14:textId="77777777" w:rsidR="00B31899" w:rsidRDefault="00B31899" w:rsidP="00A7333E">
      <w:pPr>
        <w:pStyle w:val="footnote"/>
      </w:pPr>
      <w:r>
        <w:rPr>
          <w:rStyle w:val="FootnoteReference"/>
        </w:rPr>
        <w:footnoteRef/>
      </w:r>
      <w:r>
        <w:t xml:space="preserve"> Or “christs”</w:t>
      </w:r>
    </w:p>
  </w:footnote>
  <w:footnote w:id="849">
    <w:p w14:paraId="75E4F1BF" w14:textId="77777777" w:rsidR="00B31899" w:rsidRDefault="00B31899" w:rsidP="00A7333E">
      <w:pPr>
        <w:pStyle w:val="footnote"/>
      </w:pPr>
      <w:r>
        <w:rPr>
          <w:rStyle w:val="FootnoteReference"/>
        </w:rPr>
        <w:footnoteRef/>
      </w:r>
      <w:r>
        <w:t xml:space="preserve"> Or “workers of iniquity”</w:t>
      </w:r>
    </w:p>
  </w:footnote>
  <w:footnote w:id="850">
    <w:p w14:paraId="6B1B283E" w14:textId="77777777" w:rsidR="00B31899" w:rsidRDefault="00B3189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1">
    <w:p w14:paraId="0BE3B61B" w14:textId="77777777" w:rsidR="00B31899" w:rsidRDefault="00B31899" w:rsidP="00A7333E">
      <w:pPr>
        <w:pStyle w:val="footnote"/>
      </w:pPr>
      <w:r>
        <w:rPr>
          <w:rStyle w:val="FootnoteReference"/>
        </w:rPr>
        <w:footnoteRef/>
      </w:r>
      <w:r>
        <w:t xml:space="preserve"> or “blessing”</w:t>
      </w:r>
    </w:p>
  </w:footnote>
  <w:footnote w:id="852">
    <w:p w14:paraId="39CDECB8" w14:textId="77777777" w:rsidR="00B31899" w:rsidRDefault="00B31899" w:rsidP="00A7333E">
      <w:pPr>
        <w:pStyle w:val="footnote"/>
      </w:pPr>
      <w:r>
        <w:rPr>
          <w:rStyle w:val="FootnoteReference"/>
        </w:rPr>
        <w:footnoteRef/>
      </w:r>
      <w:r>
        <w:t xml:space="preserve"> Or “Thy holy Name we do utter”</w:t>
      </w:r>
    </w:p>
  </w:footnote>
  <w:footnote w:id="853">
    <w:p w14:paraId="2BFF308D" w14:textId="77777777" w:rsidR="00B31899" w:rsidRDefault="00B31899" w:rsidP="00A7333E">
      <w:pPr>
        <w:pStyle w:val="footnote"/>
      </w:pPr>
      <w:r>
        <w:rPr>
          <w:rStyle w:val="FootnoteReference"/>
        </w:rPr>
        <w:footnoteRef/>
      </w:r>
      <w:r>
        <w:t xml:space="preserve"> Or “May it be so, Lord!”</w:t>
      </w:r>
    </w:p>
  </w:footnote>
  <w:footnote w:id="854">
    <w:p w14:paraId="7211B02A" w14:textId="77777777" w:rsidR="00B31899" w:rsidRDefault="00B31899" w:rsidP="008A378B">
      <w:pPr>
        <w:pStyle w:val="footnote"/>
      </w:pPr>
      <w:r>
        <w:rPr>
          <w:rStyle w:val="FootnoteReference"/>
        </w:rPr>
        <w:footnoteRef/>
      </w:r>
      <w:r>
        <w:t xml:space="preserve"> Or “thankfully confess You with praise”</w:t>
      </w:r>
    </w:p>
  </w:footnote>
  <w:footnote w:id="855">
    <w:p w14:paraId="693B122B" w14:textId="28D696D4" w:rsidR="00B31899" w:rsidRDefault="00B3189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6">
    <w:p w14:paraId="7672FC08" w14:textId="77777777" w:rsidR="00B31899" w:rsidRDefault="00B31899" w:rsidP="00A7333E">
      <w:pPr>
        <w:pStyle w:val="footnote"/>
      </w:pPr>
      <w:r>
        <w:rPr>
          <w:rStyle w:val="FootnoteReference"/>
        </w:rPr>
        <w:footnoteRef/>
      </w:r>
      <w:r>
        <w:t xml:space="preserve"> Latria</w:t>
      </w:r>
    </w:p>
  </w:footnote>
  <w:footnote w:id="857">
    <w:p w14:paraId="6A1BE515" w14:textId="5E13A526" w:rsidR="00B31899" w:rsidRDefault="00B31899" w:rsidP="00426715">
      <w:pPr>
        <w:pStyle w:val="footnote"/>
      </w:pPr>
      <w:r>
        <w:rPr>
          <w:rStyle w:val="FootnoteReference"/>
        </w:rPr>
        <w:footnoteRef/>
      </w:r>
      <w:r>
        <w:t xml:space="preserve"> Or, “Sing a hymn to Him, and exalt Him beyond measure unto the ages.”</w:t>
      </w:r>
    </w:p>
  </w:footnote>
  <w:footnote w:id="858">
    <w:p w14:paraId="68D0AB21" w14:textId="61EA66CA" w:rsidR="00B31899" w:rsidRDefault="00B31899" w:rsidP="00426715">
      <w:pPr>
        <w:pStyle w:val="footnote"/>
      </w:pPr>
      <w:r>
        <w:rPr>
          <w:rStyle w:val="FootnoteReference"/>
        </w:rPr>
        <w:footnoteRef/>
      </w:r>
      <w:r>
        <w:t xml:space="preserve"> This verse is lacking in the Greek.</w:t>
      </w:r>
    </w:p>
  </w:footnote>
  <w:footnote w:id="859">
    <w:p w14:paraId="26544D11" w14:textId="10502CC8" w:rsidR="00B31899" w:rsidRDefault="00B31899" w:rsidP="007757C9">
      <w:pPr>
        <w:pStyle w:val="footnote"/>
      </w:pPr>
      <w:r>
        <w:rPr>
          <w:rStyle w:val="FootnoteReference"/>
        </w:rPr>
        <w:footnoteRef/>
      </w:r>
      <w:r>
        <w:t xml:space="preserve"> In Greek this verse breaks the pattern and has “Let the earth bless the Lord…”</w:t>
      </w:r>
    </w:p>
  </w:footnote>
  <w:footnote w:id="860">
    <w:p w14:paraId="00301B8D" w14:textId="27445427" w:rsidR="00B31899" w:rsidRDefault="00B31899" w:rsidP="007757C9">
      <w:pPr>
        <w:pStyle w:val="footnote"/>
      </w:pPr>
      <w:r>
        <w:rPr>
          <w:rStyle w:val="FootnoteReference"/>
        </w:rPr>
        <w:footnoteRef/>
      </w:r>
      <w:r>
        <w:t xml:space="preserve"> Greek has “sea-monsters”</w:t>
      </w:r>
    </w:p>
  </w:footnote>
  <w:footnote w:id="861">
    <w:p w14:paraId="0ECD7B50" w14:textId="7593729A" w:rsidR="00B31899" w:rsidRDefault="00B31899" w:rsidP="007757C9">
      <w:pPr>
        <w:pStyle w:val="footnote"/>
      </w:pPr>
      <w:r>
        <w:rPr>
          <w:rStyle w:val="FootnoteReference"/>
        </w:rPr>
        <w:footnoteRef/>
      </w:r>
      <w:r>
        <w:t xml:space="preserve"> [] not found in Gk.</w:t>
      </w:r>
    </w:p>
  </w:footnote>
  <w:footnote w:id="862">
    <w:p w14:paraId="0A00818E" w14:textId="6F9A1D3E" w:rsidR="00B31899" w:rsidRDefault="00B3189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3">
    <w:p w14:paraId="4C080563" w14:textId="076FB7DA" w:rsidR="00B31899" w:rsidRDefault="00B3189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4">
    <w:p w14:paraId="52E6C24B" w14:textId="77777777" w:rsidR="00B31899" w:rsidRDefault="00B31899" w:rsidP="003758F4">
      <w:pPr>
        <w:pStyle w:val="footnote"/>
      </w:pPr>
      <w:r>
        <w:rPr>
          <w:rStyle w:val="FootnoteReference"/>
        </w:rPr>
        <w:footnoteRef/>
      </w:r>
      <w:r>
        <w:t xml:space="preserve"> Or, “Sing a hymn to Him, and exalt Him beyond measure unto the ages.”</w:t>
      </w:r>
    </w:p>
  </w:footnote>
  <w:footnote w:id="865">
    <w:p w14:paraId="3AF01027" w14:textId="77777777" w:rsidR="00B31899" w:rsidRDefault="00B31899" w:rsidP="003758F4">
      <w:pPr>
        <w:pStyle w:val="footnote"/>
      </w:pPr>
      <w:r>
        <w:rPr>
          <w:rStyle w:val="FootnoteReference"/>
        </w:rPr>
        <w:footnoteRef/>
      </w:r>
      <w:r>
        <w:t xml:space="preserve"> In Greek this verse breaks the pattern and has “Let the earth bless the Lord…”</w:t>
      </w:r>
    </w:p>
  </w:footnote>
  <w:footnote w:id="866">
    <w:p w14:paraId="29625A78" w14:textId="77777777" w:rsidR="00B31899" w:rsidRDefault="00B31899" w:rsidP="003758F4">
      <w:pPr>
        <w:pStyle w:val="footnote"/>
      </w:pPr>
      <w:r>
        <w:rPr>
          <w:rStyle w:val="FootnoteReference"/>
        </w:rPr>
        <w:footnoteRef/>
      </w:r>
      <w:r>
        <w:t xml:space="preserve"> [] not found in Gk.</w:t>
      </w:r>
    </w:p>
  </w:footnote>
  <w:footnote w:id="867">
    <w:p w14:paraId="3D357C32" w14:textId="77777777" w:rsidR="00B31899" w:rsidRDefault="00B3189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8">
    <w:p w14:paraId="206912E7"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7A06DB04"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28892EF0" w14:textId="6E1CE2C1" w:rsidR="00B31899" w:rsidRPr="008D5F3D" w:rsidRDefault="00B31899" w:rsidP="008D5F3D">
      <w:pPr>
        <w:pStyle w:val="footnote"/>
      </w:pPr>
      <w:r>
        <w:rPr>
          <w:rStyle w:val="FootnoteReference"/>
        </w:rPr>
        <w:footnoteRef/>
      </w:r>
      <w:r>
        <w:t xml:space="preserve"> [JS] Greek has “stars and light,” while Coptic has “stars of light”</w:t>
      </w:r>
    </w:p>
  </w:footnote>
  <w:footnote w:id="871">
    <w:p w14:paraId="6888EF75" w14:textId="7291EAAC" w:rsidR="00B31899" w:rsidRDefault="00B31899" w:rsidP="00A17656">
      <w:pPr>
        <w:pStyle w:val="footnote"/>
      </w:pPr>
      <w:r>
        <w:rPr>
          <w:rStyle w:val="FootnoteReference"/>
        </w:rPr>
        <w:footnoteRef/>
      </w:r>
      <w:r>
        <w:t xml:space="preserve"> [JS] Gk has “confession/praise of Him is in the earth and heaven”</w:t>
      </w:r>
    </w:p>
  </w:footnote>
  <w:footnote w:id="872">
    <w:p w14:paraId="0C9270F2" w14:textId="14BEF321" w:rsidR="00B31899" w:rsidRDefault="00B31899" w:rsidP="00A17656">
      <w:pPr>
        <w:pStyle w:val="footnote"/>
      </w:pPr>
      <w:r>
        <w:rPr>
          <w:rStyle w:val="FootnoteReference"/>
        </w:rPr>
        <w:footnoteRef/>
      </w:r>
      <w:r>
        <w:t xml:space="preserve"> [JS] literally, “And He will exalt the horn of His people”</w:t>
      </w:r>
    </w:p>
  </w:footnote>
  <w:footnote w:id="873">
    <w:p w14:paraId="2890F7AF" w14:textId="127DC52C" w:rsidR="00B31899" w:rsidRDefault="00B31899" w:rsidP="008A107E">
      <w:pPr>
        <w:pStyle w:val="footnote"/>
      </w:pPr>
      <w:r>
        <w:rPr>
          <w:rStyle w:val="FootnoteReference"/>
        </w:rPr>
        <w:footnoteRef/>
      </w:r>
      <w:r>
        <w:t xml:space="preserve"> or “statutes.” The meaning is the same as in Ps 118: statutes, ordinances, or truths. Literally, “engraved things”</w:t>
      </w:r>
    </w:p>
  </w:footnote>
  <w:footnote w:id="874">
    <w:p w14:paraId="1BA5672C" w14:textId="77777777" w:rsidR="00B31899" w:rsidRDefault="00B31899" w:rsidP="00680B91">
      <w:pPr>
        <w:pStyle w:val="footnote"/>
      </w:pPr>
      <w:r>
        <w:rPr>
          <w:rStyle w:val="FootnoteReference"/>
        </w:rPr>
        <w:footnoteRef/>
      </w:r>
      <w:r>
        <w:t xml:space="preserve"> Latria</w:t>
      </w:r>
    </w:p>
  </w:footnote>
  <w:footnote w:id="875">
    <w:p w14:paraId="690DC348"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0E195254" w14:textId="3469BAAE" w:rsidR="00B31899" w:rsidRDefault="00B3189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7">
    <w:p w14:paraId="50098A0E"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19022051"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3DC9334B" w14:textId="77777777" w:rsidR="00B3189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0">
    <w:p w14:paraId="6AC1A98C" w14:textId="77777777" w:rsidR="00B31899" w:rsidRPr="00260CA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1">
    <w:p w14:paraId="22924FE1" w14:textId="77777777" w:rsidR="00B31899" w:rsidRDefault="00B31899" w:rsidP="006869EE">
      <w:pPr>
        <w:pStyle w:val="footnote"/>
      </w:pPr>
      <w:r>
        <w:rPr>
          <w:rStyle w:val="FootnoteReference"/>
        </w:rPr>
        <w:footnoteRef/>
      </w:r>
      <w:r>
        <w:t xml:space="preserve"> Literally “hegoumens”, as the monastic and priestly orders have been thoroughly confused.</w:t>
      </w:r>
    </w:p>
  </w:footnote>
  <w:footnote w:id="882">
    <w:p w14:paraId="620F336B"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7C34710D"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02E1F01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0C5740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22023008" w14:textId="77777777" w:rsidR="00B31899" w:rsidRPr="00B021F8" w:rsidRDefault="00B3189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7">
    <w:p w14:paraId="48F95F73" w14:textId="77777777" w:rsidR="00B31899" w:rsidRDefault="00B3189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8">
    <w:p w14:paraId="525C7D42" w14:textId="77777777" w:rsidR="00B31899" w:rsidRDefault="00B3189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89">
    <w:p w14:paraId="413E3953" w14:textId="77777777" w:rsidR="00B31899" w:rsidRDefault="00B31899" w:rsidP="00CA3D47">
      <w:pPr>
        <w:pStyle w:val="footnote"/>
      </w:pPr>
      <w:r>
        <w:rPr>
          <w:rStyle w:val="FootnoteReference"/>
        </w:rPr>
        <w:footnoteRef/>
      </w:r>
      <w:r>
        <w:t xml:space="preserve"> From Paoni 12 to Paopi 19: “Bless the waters of the river this year”.</w:t>
      </w:r>
    </w:p>
    <w:p w14:paraId="0B29F1A8" w14:textId="77777777" w:rsidR="00B31899" w:rsidRDefault="00B31899" w:rsidP="00CA3D47">
      <w:pPr>
        <w:pStyle w:val="footnote"/>
      </w:pPr>
      <w:r>
        <w:t>From Paopi 10 to Tobi 10: “Bless the herbs and the plants”.</w:t>
      </w:r>
    </w:p>
    <w:p w14:paraId="63287EF7" w14:textId="77777777" w:rsidR="00B31899" w:rsidRDefault="00B31899" w:rsidP="00CA3D47">
      <w:pPr>
        <w:pStyle w:val="footnote"/>
      </w:pPr>
      <w:r>
        <w:t>From Tobi 11 to paoni 18: “Bless the air of heaven”.</w:t>
      </w:r>
    </w:p>
  </w:footnote>
  <w:footnote w:id="890">
    <w:p w14:paraId="2C6CD715" w14:textId="77777777" w:rsidR="00B31899" w:rsidRDefault="00B31899">
      <w:pPr>
        <w:pStyle w:val="FootnoteText"/>
      </w:pPr>
      <w:r>
        <w:rPr>
          <w:rStyle w:val="FootnoteReference"/>
        </w:rPr>
        <w:footnoteRef/>
      </w:r>
      <w:r>
        <w:t xml:space="preserve"> Acts 7:60</w:t>
      </w:r>
    </w:p>
  </w:footnote>
  <w:footnote w:id="891">
    <w:p w14:paraId="66841CA4" w14:textId="77777777" w:rsidR="00B31899" w:rsidRDefault="00B31899" w:rsidP="006B061A">
      <w:pPr>
        <w:pStyle w:val="Footnote0"/>
      </w:pPr>
      <w:r>
        <w:rPr>
          <w:rStyle w:val="FootnoteReference"/>
        </w:rPr>
        <w:footnoteRef/>
      </w:r>
      <w:r>
        <w:t xml:space="preserve"> Literally “virgin monastic”. The traditional English term for a female monastic is not “nun”, but “virgin”.</w:t>
      </w:r>
    </w:p>
  </w:footnote>
  <w:footnote w:id="892">
    <w:p w14:paraId="4603A540" w14:textId="757615F9" w:rsidR="00B31899" w:rsidRDefault="00B31899" w:rsidP="00B52F78">
      <w:pPr>
        <w:pStyle w:val="footnote"/>
      </w:pPr>
      <w:r>
        <w:rPr>
          <w:rStyle w:val="FootnoteReference"/>
        </w:rPr>
        <w:footnoteRef/>
      </w:r>
      <w:r>
        <w:t xml:space="preserve"> Composed in English by Heg. Fr. Athanasius Iskander, of Kitchener, Ontario, Canada.</w:t>
      </w:r>
    </w:p>
  </w:footnote>
  <w:footnote w:id="893">
    <w:p w14:paraId="754B9B83" w14:textId="77777777" w:rsidR="00B31899" w:rsidRDefault="00B31899">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4">
    <w:p w14:paraId="7099EBEB" w14:textId="77777777" w:rsidR="00B31899" w:rsidRDefault="00B31899">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5">
    <w:p w14:paraId="5BFC95F9" w14:textId="77777777" w:rsidR="00B31899" w:rsidRDefault="00B31899">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96">
    <w:p w14:paraId="04125830" w14:textId="77777777" w:rsidR="00B31899" w:rsidRDefault="00B31899">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897">
    <w:p w14:paraId="4ECDDE09" w14:textId="77777777" w:rsidR="00B31899" w:rsidRDefault="00B3189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8">
    <w:p w14:paraId="4ACBECBD" w14:textId="77777777" w:rsidR="00B31899" w:rsidRDefault="00B3189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9">
    <w:p w14:paraId="0C45F6F7" w14:textId="77777777" w:rsidR="00B31899" w:rsidRDefault="00B31899" w:rsidP="00C0205C">
      <w:pPr>
        <w:pStyle w:val="footnote"/>
      </w:pPr>
      <w:r>
        <w:rPr>
          <w:rStyle w:val="FootnoteReference"/>
          <w:rFonts w:eastAsiaTheme="majorEastAsia"/>
        </w:rPr>
        <w:footnoteRef/>
      </w:r>
      <w:r>
        <w:t xml:space="preserve"> Ps 72:10</w:t>
      </w:r>
    </w:p>
  </w:footnote>
  <w:footnote w:id="900">
    <w:p w14:paraId="73200F36" w14:textId="77777777" w:rsidR="00B31899" w:rsidRDefault="00B31899">
      <w:pPr>
        <w:pStyle w:val="FootnoteText"/>
      </w:pPr>
      <w:r>
        <w:rPr>
          <w:rStyle w:val="FootnoteReference"/>
        </w:rPr>
        <w:footnoteRef/>
      </w:r>
      <w:r>
        <w:t xml:space="preserve"> Pope Dioscorus can but substituted here to use this doxology on his feast.</w:t>
      </w:r>
    </w:p>
  </w:footnote>
  <w:footnote w:id="901">
    <w:p w14:paraId="2FF46E46" w14:textId="77777777" w:rsidR="00B31899" w:rsidRDefault="00B31899" w:rsidP="003D4209">
      <w:pPr>
        <w:pStyle w:val="footnote"/>
      </w:pPr>
      <w:r>
        <w:rPr>
          <w:rStyle w:val="FootnoteReference"/>
        </w:rPr>
        <w:footnoteRef/>
      </w:r>
      <w:r>
        <w:t xml:space="preserve"> Dan 12:3</w:t>
      </w:r>
    </w:p>
  </w:footnote>
  <w:footnote w:id="902">
    <w:p w14:paraId="4F373D62" w14:textId="77777777" w:rsidR="00B31899" w:rsidRDefault="00B31899" w:rsidP="003D4209">
      <w:pPr>
        <w:pStyle w:val="footnote"/>
      </w:pPr>
      <w:r>
        <w:rPr>
          <w:rStyle w:val="FootnoteReference"/>
        </w:rPr>
        <w:footnoteRef/>
      </w:r>
      <w:r>
        <w:t xml:space="preserve"> The Scetis Valley in Egypt, from which the word “ascetic” comes. Sheheet means “measure of the heart.”</w:t>
      </w:r>
    </w:p>
  </w:footnote>
  <w:footnote w:id="903">
    <w:p w14:paraId="153ABD29" w14:textId="77777777" w:rsidR="00B31899" w:rsidRDefault="00B31899" w:rsidP="003D4209">
      <w:pPr>
        <w:pStyle w:val="footnote"/>
      </w:pPr>
      <w:r>
        <w:rPr>
          <w:rStyle w:val="FootnoteReference"/>
        </w:rPr>
        <w:footnoteRef/>
      </w:r>
      <w:r>
        <w:t xml:space="preserve"> Cf Lk 22:30, Mt</w:t>
      </w:r>
      <w:r w:rsidRPr="003D4209">
        <w:rPr>
          <w:rStyle w:val="footnoteChar"/>
        </w:rPr>
        <w:t xml:space="preserve"> </w:t>
      </w:r>
      <w:r>
        <w:t>19:20</w:t>
      </w:r>
    </w:p>
  </w:footnote>
  <w:footnote w:id="904">
    <w:p w14:paraId="0977783C" w14:textId="77777777" w:rsidR="00B31899" w:rsidRDefault="00B31899">
      <w:pPr>
        <w:pStyle w:val="FootnoteText"/>
      </w:pPr>
      <w:r>
        <w:rPr>
          <w:rStyle w:val="FootnoteReference"/>
        </w:rPr>
        <w:footnoteRef/>
      </w:r>
      <w:r>
        <w:t xml:space="preserve"> Rev 4:6</w:t>
      </w:r>
    </w:p>
  </w:footnote>
  <w:footnote w:id="905">
    <w:p w14:paraId="474C3AF6" w14:textId="77777777" w:rsidR="00B31899" w:rsidRDefault="00B31899" w:rsidP="00104A9B">
      <w:pPr>
        <w:pStyle w:val="FootnoteText"/>
        <w:rPr>
          <w:ins w:id="1275" w:author="Brett Slote" w:date="2011-07-19T15:43:00Z"/>
        </w:rPr>
      </w:pPr>
      <w:ins w:id="1276" w:author="Brett Slote" w:date="2011-07-19T15:43:00Z">
        <w:r>
          <w:rPr>
            <w:rStyle w:val="FootnoteReference"/>
          </w:rPr>
          <w:footnoteRef/>
        </w:r>
        <w:r>
          <w:t xml:space="preserve"> or supplications/intercessions</w:t>
        </w:r>
      </w:ins>
    </w:p>
  </w:footnote>
  <w:footnote w:id="906">
    <w:p w14:paraId="527ECCCD" w14:textId="77777777" w:rsidR="00B31899" w:rsidRDefault="00B31899">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07">
    <w:p w14:paraId="6583C1B7" w14:textId="77777777" w:rsidR="00B31899" w:rsidRDefault="00B31899">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8">
    <w:p w14:paraId="3A76C60E" w14:textId="214D0337" w:rsidR="00B31899" w:rsidRDefault="00B3189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9">
    <w:p w14:paraId="0AAB833E" w14:textId="77777777" w:rsidR="00B31899" w:rsidRDefault="00B31899">
      <w:pPr>
        <w:pStyle w:val="FootnoteText"/>
      </w:pPr>
      <w:r>
        <w:rPr>
          <w:rStyle w:val="FootnoteReference"/>
        </w:rPr>
        <w:footnoteRef/>
      </w:r>
      <w:r>
        <w:t xml:space="preserve"> Rev 4:4</w:t>
      </w:r>
    </w:p>
  </w:footnote>
  <w:footnote w:id="910">
    <w:p w14:paraId="70D69B5E" w14:textId="77777777" w:rsidR="00B31899" w:rsidRDefault="00B31899">
      <w:pPr>
        <w:pStyle w:val="FootnoteText"/>
      </w:pPr>
      <w:r>
        <w:rPr>
          <w:rStyle w:val="FootnoteReference"/>
        </w:rPr>
        <w:footnoteRef/>
      </w:r>
      <w:r>
        <w:t xml:space="preserve"> Rev 5:8</w:t>
      </w:r>
    </w:p>
  </w:footnote>
  <w:footnote w:id="911">
    <w:p w14:paraId="741347AD" w14:textId="77777777" w:rsidR="00B31899" w:rsidRDefault="00B31899">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12">
    <w:p w14:paraId="22B1B2A8" w14:textId="77777777" w:rsidR="00B31899" w:rsidRDefault="00B31899">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13">
    <w:p w14:paraId="515A707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1CE8A3A"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40B3C553"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161FA5C9" w14:textId="77777777" w:rsidR="00B31899" w:rsidRDefault="00B3189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7">
    <w:p w14:paraId="5727BFD3" w14:textId="77777777" w:rsidR="00B31899" w:rsidRDefault="00B3189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8">
    <w:p w14:paraId="2AF6D726" w14:textId="77777777" w:rsidR="00B31899" w:rsidRPr="00A20ACC" w:rsidRDefault="00B31899">
      <w:pPr>
        <w:pStyle w:val="footnote"/>
        <w:rPr>
          <w:ins w:id="1357" w:author="Brett Slote" w:date="2011-07-21T18:59:00Z"/>
          <w:color w:val="FF0000"/>
          <w:rPrChange w:id="1358" w:author="Brett Slote" w:date="2011-07-21T20:03:00Z">
            <w:rPr>
              <w:ins w:id="1359" w:author="Brett Slote" w:date="2011-07-21T18:59:00Z"/>
            </w:rPr>
          </w:rPrChange>
        </w:rPr>
        <w:pPrChange w:id="1360" w:author="Brett Slote" w:date="2011-07-21T20:03:00Z">
          <w:pPr>
            <w:pStyle w:val="FootnoteText"/>
          </w:pPr>
        </w:pPrChange>
      </w:pPr>
      <w:ins w:id="1361" w:author="Brett Slote" w:date="2011-07-21T18:59:00Z">
        <w:r w:rsidRPr="003A78C2">
          <w:rPr>
            <w:rStyle w:val="FootnoteReference"/>
            <w:color w:val="FF0000"/>
            <w:rPrChange w:id="1362" w:author="Brett Slote" w:date="2011-07-21T20:03:00Z">
              <w:rPr>
                <w:rStyle w:val="FootnoteReference"/>
              </w:rPr>
            </w:rPrChange>
          </w:rPr>
          <w:footnoteRef/>
        </w:r>
        <w:r w:rsidRPr="003A78C2">
          <w:rPr>
            <w:color w:val="FF0000"/>
            <w:rPrChange w:id="1363" w:author="Brett Slote" w:date="2011-07-21T20:03:00Z">
              <w:rPr>
                <w:vertAlign w:val="superscript"/>
              </w:rPr>
            </w:rPrChange>
          </w:rPr>
          <w:t xml:space="preserve"> Should decide on whether we’re going with Scete or Shiheet – Shiheet is easier to sing, but for now put “English” equivalents.</w:t>
        </w:r>
      </w:ins>
    </w:p>
  </w:footnote>
  <w:footnote w:id="919">
    <w:p w14:paraId="5AA889F2" w14:textId="77777777" w:rsidR="00B31899" w:rsidRDefault="00B31899">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20">
    <w:p w14:paraId="4DD173AD" w14:textId="50F9B05A" w:rsidR="00B31899" w:rsidRDefault="00B31899" w:rsidP="00B52F78">
      <w:pPr>
        <w:pStyle w:val="footnote"/>
      </w:pPr>
      <w:r>
        <w:rPr>
          <w:rStyle w:val="FootnoteReference"/>
        </w:rPr>
        <w:footnoteRef/>
      </w:r>
      <w:r>
        <w:t xml:space="preserve"> Though not found on the Coptic Calendar, as one of the 318 gathered at Nicaea, it is fitting to venerate St. Spyridon.</w:t>
      </w:r>
    </w:p>
  </w:footnote>
  <w:footnote w:id="921">
    <w:p w14:paraId="0EC0EB26" w14:textId="77777777" w:rsidR="00B31899" w:rsidRDefault="00B3189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2">
    <w:p w14:paraId="1A09C94E" w14:textId="77777777" w:rsidR="00B31899" w:rsidRDefault="00B31899" w:rsidP="00073003">
      <w:pPr>
        <w:pStyle w:val="footnote"/>
      </w:pPr>
      <w:r>
        <w:rPr>
          <w:rStyle w:val="FootnoteReference"/>
        </w:rPr>
        <w:footnoteRef/>
      </w:r>
      <w:r>
        <w:t xml:space="preserve"> Revelation 7:2</w:t>
      </w:r>
    </w:p>
  </w:footnote>
  <w:footnote w:id="923">
    <w:p w14:paraId="047C672B" w14:textId="77777777" w:rsidR="00B31899" w:rsidRDefault="00B31899" w:rsidP="00073003">
      <w:pPr>
        <w:pStyle w:val="footnote"/>
      </w:pPr>
      <w:r>
        <w:rPr>
          <w:rStyle w:val="FootnoteReference"/>
        </w:rPr>
        <w:footnoteRef/>
      </w:r>
      <w:r>
        <w:t xml:space="preserve"> Revelation 7:3</w:t>
      </w:r>
    </w:p>
  </w:footnote>
  <w:footnote w:id="924">
    <w:p w14:paraId="338E8815" w14:textId="77777777" w:rsidR="00B31899" w:rsidRDefault="00B3189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5">
    <w:p w14:paraId="7E074E97" w14:textId="77777777" w:rsidR="00B31899" w:rsidRDefault="00B31899" w:rsidP="00BC160E">
      <w:pPr>
        <w:pStyle w:val="footnote"/>
      </w:pPr>
      <w:r>
        <w:rPr>
          <w:rStyle w:val="FootnoteReference"/>
        </w:rPr>
        <w:footnoteRef/>
      </w:r>
      <w:r>
        <w:t xml:space="preserve"> John 13:25</w:t>
      </w:r>
    </w:p>
  </w:footnote>
  <w:footnote w:id="926">
    <w:p w14:paraId="0E087572" w14:textId="27E962C9" w:rsidR="00B31899" w:rsidRDefault="00B3189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7">
    <w:p w14:paraId="795EE333" w14:textId="77777777" w:rsidR="00B31899" w:rsidRDefault="00B31899" w:rsidP="00B53E05">
      <w:pPr>
        <w:pStyle w:val="footnote"/>
      </w:pPr>
      <w:r>
        <w:rPr>
          <w:rStyle w:val="FootnoteReference"/>
        </w:rPr>
        <w:footnoteRef/>
      </w:r>
      <w:r>
        <w:t xml:space="preserve"> Normally reserved for the Theotokos.</w:t>
      </w:r>
    </w:p>
  </w:footnote>
  <w:footnote w:id="928">
    <w:p w14:paraId="483F0E8B" w14:textId="77777777" w:rsidR="00B31899" w:rsidRDefault="00B31899" w:rsidP="00B53E05">
      <w:pPr>
        <w:pStyle w:val="footnote"/>
      </w:pPr>
      <w:r>
        <w:rPr>
          <w:rStyle w:val="FootnoteReference"/>
        </w:rPr>
        <w:footnoteRef/>
      </w:r>
      <w:r>
        <w:t xml:space="preserve"> The law of righteousness, not the Law of the Old Covenant.</w:t>
      </w:r>
    </w:p>
  </w:footnote>
  <w:footnote w:id="929">
    <w:p w14:paraId="361DBD71" w14:textId="77777777" w:rsidR="00B31899" w:rsidRDefault="00B31899" w:rsidP="00662600">
      <w:pPr>
        <w:pStyle w:val="footnote"/>
      </w:pPr>
      <w:r>
        <w:rPr>
          <w:rStyle w:val="FootnoteReference"/>
        </w:rPr>
        <w:footnoteRef/>
      </w:r>
      <w:r>
        <w:t xml:space="preserve"> Or image</w:t>
      </w:r>
    </w:p>
  </w:footnote>
  <w:footnote w:id="930">
    <w:p w14:paraId="2DF974D0" w14:textId="77777777" w:rsidR="00B31899" w:rsidRDefault="00B31899">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31">
    <w:p w14:paraId="371983D9" w14:textId="0B3CAEFE" w:rsidR="006035EE" w:rsidRDefault="006035EE" w:rsidP="006035EE">
      <w:pPr>
        <w:pStyle w:val="footnote"/>
      </w:pPr>
      <w:r>
        <w:rPr>
          <w:rStyle w:val="FootnoteReference"/>
        </w:rPr>
        <w:footnoteRef/>
      </w:r>
      <w:r>
        <w:t xml:space="preserve"> Composed in A.D. 2016 in English for St. George’s Ministry to the British people.</w:t>
      </w:r>
    </w:p>
  </w:footnote>
  <w:footnote w:id="932">
    <w:p w14:paraId="56032475" w14:textId="77777777" w:rsidR="00B31899" w:rsidRDefault="00B31899" w:rsidP="00E22010">
      <w:pPr>
        <w:pStyle w:val="footnote"/>
      </w:pPr>
      <w:r>
        <w:rPr>
          <w:rStyle w:val="FootnoteReference"/>
        </w:rPr>
        <w:footnoteRef/>
      </w:r>
      <w:r>
        <w:t xml:space="preserve"> 2 Tim 4:7</w:t>
      </w:r>
    </w:p>
  </w:footnote>
  <w:footnote w:id="933">
    <w:p w14:paraId="519A6EA0" w14:textId="77777777" w:rsidR="00B31899" w:rsidRDefault="00B31899" w:rsidP="00E22010">
      <w:pPr>
        <w:pStyle w:val="footnote"/>
      </w:pPr>
      <w:r>
        <w:rPr>
          <w:rStyle w:val="FootnoteReference"/>
        </w:rPr>
        <w:footnoteRef/>
      </w:r>
      <w:r>
        <w:t xml:space="preserve"> 2 Tim 4:8</w:t>
      </w:r>
    </w:p>
  </w:footnote>
  <w:footnote w:id="934">
    <w:p w14:paraId="2C92CCF6" w14:textId="77777777" w:rsidR="00B31899" w:rsidRDefault="00B31899" w:rsidP="001779C0">
      <w:pPr>
        <w:pStyle w:val="footnote"/>
      </w:pPr>
      <w:r>
        <w:rPr>
          <w:rStyle w:val="FootnoteReference"/>
        </w:rPr>
        <w:footnoteRef/>
      </w:r>
      <w:r>
        <w:t xml:space="preserve"> Composed in Coptic and Arabic by H.G. Bishop Demetrius of Malawi circa A.D. 2000.</w:t>
      </w:r>
    </w:p>
  </w:footnote>
  <w:footnote w:id="935">
    <w:p w14:paraId="16CDD53B" w14:textId="77777777" w:rsidR="00B31899" w:rsidRDefault="00B3189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6">
    <w:p w14:paraId="717A066E" w14:textId="77777777" w:rsidR="00B31899" w:rsidRDefault="00B31899">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37">
    <w:p w14:paraId="7155AD88" w14:textId="77777777" w:rsidR="00B31899" w:rsidRDefault="00B31899">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38">
    <w:p w14:paraId="7EEF391B" w14:textId="77777777" w:rsidR="00B31899" w:rsidRDefault="00B31899">
      <w:pPr>
        <w:pStyle w:val="FootnoteText"/>
      </w:pPr>
      <w:r>
        <w:rPr>
          <w:rStyle w:val="FootnoteReference"/>
        </w:rPr>
        <w:footnoteRef/>
      </w:r>
      <w:r>
        <w:t xml:space="preserve"> Published by Abouna Matta El-Maskeen of St. Macarius’ Monastery.</w:t>
      </w:r>
    </w:p>
  </w:footnote>
  <w:footnote w:id="939">
    <w:p w14:paraId="6BC2BFA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0">
    <w:p w14:paraId="3A6EC701" w14:textId="77777777" w:rsidR="00B31899" w:rsidRDefault="00B31899" w:rsidP="00670C79">
      <w:pPr>
        <w:pStyle w:val="footnote"/>
      </w:pPr>
      <w:r>
        <w:rPr>
          <w:rStyle w:val="FootnoteReference"/>
        </w:rPr>
        <w:footnoteRef/>
      </w:r>
      <w:r>
        <w:t xml:space="preserve"> Modern day Ethiopia and Eritrea.</w:t>
      </w:r>
    </w:p>
  </w:footnote>
  <w:footnote w:id="941">
    <w:p w14:paraId="46D5577E" w14:textId="77777777" w:rsidR="00B31899" w:rsidRDefault="00B31899" w:rsidP="0047441D">
      <w:pPr>
        <w:pStyle w:val="footnote"/>
      </w:pPr>
      <w:r>
        <w:rPr>
          <w:rStyle w:val="FootnoteReference"/>
        </w:rPr>
        <w:footnoteRef/>
      </w:r>
      <w:r>
        <w:t xml:space="preserve"> St. F</w:t>
      </w:r>
      <w:r w:rsidRPr="006422C6">
        <w:t>rumentius</w:t>
      </w:r>
      <w:r>
        <w:t>, whom the Ethiopians called “Abune Selama.”</w:t>
      </w:r>
    </w:p>
  </w:footnote>
  <w:footnote w:id="942">
    <w:p w14:paraId="2F5E6ED4" w14:textId="52CEBBCB" w:rsidR="00B31899" w:rsidRDefault="00B31899" w:rsidP="00BD2B3F">
      <w:pPr>
        <w:pStyle w:val="footnote"/>
      </w:pPr>
      <w:r>
        <w:rPr>
          <w:rStyle w:val="FootnoteReference"/>
        </w:rPr>
        <w:footnoteRef/>
      </w:r>
      <w:r>
        <w:t xml:space="preserve"> Adapted from the hymn of St. Severus of Antioch, in 2015 in English.</w:t>
      </w:r>
    </w:p>
  </w:footnote>
  <w:footnote w:id="943">
    <w:p w14:paraId="018A465B" w14:textId="77777777" w:rsidR="00B31899" w:rsidRDefault="00B31899">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4">
    <w:p w14:paraId="30B9D2C6" w14:textId="77777777" w:rsidR="00B31899" w:rsidRDefault="00B3189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5">
    <w:p w14:paraId="63D7B4DE" w14:textId="77777777" w:rsidR="00B31899" w:rsidRDefault="00B3189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6">
    <w:p w14:paraId="6542A42A" w14:textId="77777777" w:rsidR="00B31899" w:rsidRDefault="00B3189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7">
    <w:p w14:paraId="48A0DCFD" w14:textId="77777777" w:rsidR="00B31899" w:rsidRDefault="00B31899" w:rsidP="006D27E4">
      <w:pPr>
        <w:pStyle w:val="Footnote0"/>
      </w:pPr>
      <w:r>
        <w:rPr>
          <w:rStyle w:val="FootnoteReference"/>
        </w:rPr>
        <w:footnoteRef/>
      </w:r>
      <w:r>
        <w:t xml:space="preserve"> In modern day Libya</w:t>
      </w:r>
    </w:p>
  </w:footnote>
  <w:footnote w:id="948">
    <w:p w14:paraId="5E4AA7CE" w14:textId="77777777" w:rsidR="00B31899" w:rsidRDefault="00B31899">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49">
    <w:p w14:paraId="71147821" w14:textId="77777777" w:rsidR="00B31899" w:rsidRDefault="00B31899">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50">
    <w:p w14:paraId="39517237" w14:textId="77777777" w:rsidR="00B31899" w:rsidRDefault="00B31899">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1">
    <w:p w14:paraId="049774F0" w14:textId="77777777" w:rsidR="00B31899" w:rsidRDefault="00B31899" w:rsidP="00E77C68">
      <w:pPr>
        <w:pStyle w:val="footnote"/>
      </w:pPr>
      <w:r>
        <w:rPr>
          <w:rStyle w:val="FootnoteReference"/>
        </w:rPr>
        <w:footnoteRef/>
      </w:r>
      <w:r>
        <w:t xml:space="preserve"> The Coptic has “Three names, one God,” which is the heresy of modalism, and certainly was not said at Ephesus.</w:t>
      </w:r>
    </w:p>
  </w:footnote>
  <w:footnote w:id="952">
    <w:p w14:paraId="416DBD35" w14:textId="77777777" w:rsidR="00B31899" w:rsidRDefault="00B31899" w:rsidP="00E77C68">
      <w:pPr>
        <w:pStyle w:val="footnote"/>
      </w:pPr>
      <w:r>
        <w:rPr>
          <w:rStyle w:val="FootnoteReference"/>
        </w:rPr>
        <w:footnoteRef/>
      </w:r>
      <w:r>
        <w:t xml:space="preserve"> This line is heretical.</w:t>
      </w:r>
    </w:p>
  </w:footnote>
  <w:footnote w:id="953">
    <w:p w14:paraId="2A005F90" w14:textId="77777777" w:rsidR="00B31899" w:rsidRDefault="00B31899">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4">
    <w:p w14:paraId="6B5EF1D3" w14:textId="77777777" w:rsidR="00B31899" w:rsidRDefault="00B31899">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5">
    <w:p w14:paraId="347015AD" w14:textId="77777777" w:rsidR="00B31899" w:rsidRPr="00A20ACC" w:rsidRDefault="00B31899">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56">
    <w:p w14:paraId="4AFC6896" w14:textId="77777777" w:rsidR="00B31899" w:rsidRDefault="00B31899">
      <w:pPr>
        <w:pStyle w:val="FootnoteText"/>
      </w:pPr>
      <w:r>
        <w:rPr>
          <w:rStyle w:val="FootnoteReference"/>
        </w:rPr>
        <w:footnoteRef/>
      </w:r>
      <w:r>
        <w:t xml:space="preserve"> Matthew 1:20</w:t>
      </w:r>
    </w:p>
  </w:footnote>
  <w:footnote w:id="957">
    <w:p w14:paraId="0E9CA519" w14:textId="77777777" w:rsidR="00B31899" w:rsidRDefault="00B31899" w:rsidP="00662A48">
      <w:pPr>
        <w:pStyle w:val="footnote"/>
      </w:pPr>
      <w:r>
        <w:rPr>
          <w:rStyle w:val="FootnoteReference"/>
          <w:rFonts w:eastAsiaTheme="majorEastAsia"/>
        </w:rPr>
        <w:footnoteRef/>
      </w:r>
      <w:r>
        <w:t xml:space="preserve"> All-holy</w:t>
      </w:r>
    </w:p>
  </w:footnote>
  <w:footnote w:id="958">
    <w:p w14:paraId="50451B0F" w14:textId="77777777" w:rsidR="00B31899" w:rsidRDefault="00B31899">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59">
    <w:p w14:paraId="062BDCC1" w14:textId="77777777" w:rsidR="00B31899" w:rsidRDefault="00B31899">
      <w:pPr>
        <w:pStyle w:val="FootnoteText"/>
      </w:pPr>
      <w:r>
        <w:rPr>
          <w:rStyle w:val="FootnoteReference"/>
        </w:rPr>
        <w:footnoteRef/>
      </w:r>
      <w:r>
        <w:t xml:space="preserve"> Ps 8:2</w:t>
      </w:r>
    </w:p>
  </w:footnote>
  <w:footnote w:id="960">
    <w:p w14:paraId="5BC08478" w14:textId="77777777" w:rsidR="00B31899" w:rsidRPr="000C76BB" w:rsidRDefault="00B3189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1">
    <w:p w14:paraId="03A6DDD1" w14:textId="77777777" w:rsidR="00B31899" w:rsidRDefault="00B31899">
      <w:pPr>
        <w:pStyle w:val="FootnoteText"/>
      </w:pPr>
      <w:r>
        <w:rPr>
          <w:rStyle w:val="FootnoteReference"/>
        </w:rPr>
        <w:footnoteRef/>
      </w:r>
      <w:r>
        <w:t xml:space="preserve"> Matthew 28:6</w:t>
      </w:r>
    </w:p>
  </w:footnote>
  <w:footnote w:id="962">
    <w:p w14:paraId="339855D2" w14:textId="77777777" w:rsidR="00B31899" w:rsidRDefault="00B31899">
      <w:pPr>
        <w:pStyle w:val="FootnoteText"/>
      </w:pPr>
      <w:r>
        <w:rPr>
          <w:rStyle w:val="FootnoteReference"/>
        </w:rPr>
        <w:footnoteRef/>
      </w:r>
      <w:r>
        <w:t xml:space="preserve"> Matthew 28:7,6</w:t>
      </w:r>
    </w:p>
  </w:footnote>
  <w:footnote w:id="963">
    <w:p w14:paraId="76212A49" w14:textId="77777777" w:rsidR="00B31899" w:rsidRDefault="00B31899">
      <w:pPr>
        <w:pStyle w:val="FootnoteText"/>
      </w:pPr>
      <w:r>
        <w:rPr>
          <w:rStyle w:val="FootnoteReference"/>
        </w:rPr>
        <w:footnoteRef/>
      </w:r>
      <w:r>
        <w:t xml:space="preserve"> Matthew 28:7</w:t>
      </w:r>
    </w:p>
  </w:footnote>
  <w:footnote w:id="964">
    <w:p w14:paraId="716019EB" w14:textId="77777777" w:rsidR="00B31899" w:rsidRDefault="00B31899">
      <w:pPr>
        <w:pStyle w:val="FootnoteText"/>
      </w:pPr>
      <w:r>
        <w:rPr>
          <w:rStyle w:val="FootnoteReference"/>
        </w:rPr>
        <w:footnoteRef/>
      </w:r>
      <w:r>
        <w:t xml:space="preserve"> John 20:27</w:t>
      </w:r>
    </w:p>
  </w:footnote>
  <w:footnote w:id="965">
    <w:p w14:paraId="0ECF3FB0" w14:textId="77777777" w:rsidR="00B31899" w:rsidRDefault="00B31899">
      <w:pPr>
        <w:pStyle w:val="FootnoteText"/>
      </w:pPr>
      <w:r>
        <w:rPr>
          <w:rStyle w:val="FootnoteReference"/>
        </w:rPr>
        <w:footnoteRef/>
      </w:r>
      <w:r>
        <w:t xml:space="preserve"> John 20:28</w:t>
      </w:r>
    </w:p>
  </w:footnote>
  <w:footnote w:id="966">
    <w:p w14:paraId="3FCB0B65" w14:textId="77777777" w:rsidR="00B31899" w:rsidRDefault="00B31899">
      <w:pPr>
        <w:pStyle w:val="FootnoteText"/>
      </w:pPr>
      <w:r>
        <w:rPr>
          <w:rStyle w:val="FootnoteReference"/>
        </w:rPr>
        <w:footnoteRef/>
      </w:r>
      <w:r>
        <w:t xml:space="preserve"> John 20:29</w:t>
      </w:r>
    </w:p>
  </w:footnote>
  <w:footnote w:id="967">
    <w:p w14:paraId="6B80EDF7" w14:textId="77777777" w:rsidR="00B31899" w:rsidRDefault="00B31899">
      <w:pPr>
        <w:pStyle w:val="FootnoteText"/>
      </w:pPr>
      <w:r>
        <w:rPr>
          <w:rStyle w:val="FootnoteReference"/>
        </w:rPr>
        <w:footnoteRef/>
      </w:r>
      <w:r>
        <w:t xml:space="preserve"> John 20:29</w:t>
      </w:r>
    </w:p>
  </w:footnote>
  <w:footnote w:id="968">
    <w:p w14:paraId="09E4919D" w14:textId="77777777" w:rsidR="00B31899" w:rsidRDefault="00B31899" w:rsidP="00134DB2">
      <w:pPr>
        <w:pStyle w:val="footnote"/>
      </w:pPr>
      <w:r>
        <w:rPr>
          <w:rStyle w:val="FootnoteReference"/>
        </w:rPr>
        <w:footnoteRef/>
      </w:r>
      <w:r>
        <w:t xml:space="preserve"> Fr. Athanasius has “My soul shall make her boast in the Lord”</w:t>
      </w:r>
    </w:p>
  </w:footnote>
  <w:footnote w:id="969">
    <w:p w14:paraId="60AC8686" w14:textId="77777777" w:rsidR="00B31899" w:rsidRDefault="00B31899" w:rsidP="00134DB2">
      <w:pPr>
        <w:pStyle w:val="footnote"/>
      </w:pPr>
      <w:r>
        <w:rPr>
          <w:rStyle w:val="FootnoteReference"/>
        </w:rPr>
        <w:footnoteRef/>
      </w:r>
      <w:r>
        <w:t xml:space="preserve"> 2 Sam. 6:2 (LXX).</w:t>
      </w:r>
    </w:p>
  </w:footnote>
  <w:footnote w:id="970">
    <w:p w14:paraId="55B1ADAD" w14:textId="77777777" w:rsidR="00B31899" w:rsidRDefault="00B31899" w:rsidP="00134DB2">
      <w:pPr>
        <w:pStyle w:val="footnote"/>
      </w:pPr>
      <w:r>
        <w:rPr>
          <w:rStyle w:val="FootnoteReference"/>
        </w:rPr>
        <w:footnoteRef/>
      </w:r>
      <w:r>
        <w:t xml:space="preserve"> [JS] or “appear” or “reveal Yourself”</w:t>
      </w:r>
    </w:p>
  </w:footnote>
  <w:footnote w:id="971">
    <w:p w14:paraId="469FEDC5" w14:textId="77777777" w:rsidR="00B31899" w:rsidRDefault="00B31899" w:rsidP="001F4F1A">
      <w:pPr>
        <w:pStyle w:val="footnote"/>
      </w:pPr>
      <w:r>
        <w:rPr>
          <w:rStyle w:val="FootnoteReference"/>
        </w:rPr>
        <w:footnoteRef/>
      </w:r>
      <w:r>
        <w:t xml:space="preserve"> [JS] or “reveal Your face”.</w:t>
      </w:r>
    </w:p>
  </w:footnote>
  <w:footnote w:id="972">
    <w:p w14:paraId="0AB37BC4" w14:textId="77777777" w:rsidR="00B31899" w:rsidRPr="004A3E27" w:rsidRDefault="00B3189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3">
    <w:p w14:paraId="5A1ACC0E" w14:textId="77777777" w:rsidR="00B31899" w:rsidRDefault="00B31899" w:rsidP="001F4F1A">
      <w:pPr>
        <w:pStyle w:val="footnote"/>
      </w:pPr>
      <w:r>
        <w:rPr>
          <w:rStyle w:val="FootnoteReference"/>
        </w:rPr>
        <w:footnoteRef/>
      </w:r>
      <w:r>
        <w:t xml:space="preserve"> [JS] literally “do obeisance”, i.e. “bow down to”</w:t>
      </w:r>
    </w:p>
  </w:footnote>
  <w:footnote w:id="974">
    <w:p w14:paraId="51131512" w14:textId="77777777" w:rsidR="00B31899" w:rsidRPr="004A3E27" w:rsidRDefault="00B3189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5">
    <w:p w14:paraId="6AFC128D" w14:textId="77777777" w:rsidR="00B31899" w:rsidRDefault="00B31899" w:rsidP="001F4F1A">
      <w:pPr>
        <w:pStyle w:val="footnote"/>
      </w:pPr>
      <w:r>
        <w:rPr>
          <w:rStyle w:val="FootnoteReference"/>
        </w:rPr>
        <w:footnoteRef/>
      </w:r>
      <w:r>
        <w:t xml:space="preserve"> [JS] or “beautifully situated”</w:t>
      </w:r>
    </w:p>
  </w:footnote>
  <w:footnote w:id="976">
    <w:p w14:paraId="63608FED" w14:textId="77777777" w:rsidR="00B31899" w:rsidRPr="004A3E27" w:rsidRDefault="00B3189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7">
    <w:p w14:paraId="0D47DD48" w14:textId="77777777" w:rsidR="00B31899" w:rsidRDefault="00B3189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8">
    <w:p w14:paraId="3F2156F8" w14:textId="77777777" w:rsidR="00B31899" w:rsidRDefault="00B31899" w:rsidP="00394CC7">
      <w:pPr>
        <w:pStyle w:val="footnote"/>
      </w:pPr>
      <w:r>
        <w:rPr>
          <w:rStyle w:val="FootnoteReference"/>
        </w:rPr>
        <w:footnoteRef/>
      </w:r>
      <w:r>
        <w:t xml:space="preserve"> [JS] or “Mother Zion will say,”</w:t>
      </w:r>
    </w:p>
  </w:footnote>
  <w:footnote w:id="979">
    <w:p w14:paraId="7D124560" w14:textId="77777777" w:rsidR="00B31899" w:rsidRDefault="00B31899" w:rsidP="00394CC7">
      <w:pPr>
        <w:pStyle w:val="footnote"/>
      </w:pPr>
      <w:r>
        <w:rPr>
          <w:rStyle w:val="FootnoteReference"/>
        </w:rPr>
        <w:footnoteRef/>
      </w:r>
      <w:r>
        <w:t xml:space="preserve"> [JS] Coptic has, “that a man and a man dwelt in her”</w:t>
      </w:r>
    </w:p>
  </w:footnote>
  <w:footnote w:id="980">
    <w:p w14:paraId="19F3F5FF" w14:textId="77777777" w:rsidR="00B31899" w:rsidRDefault="00B31899" w:rsidP="00394CC7">
      <w:pPr>
        <w:pStyle w:val="footnote"/>
      </w:pPr>
      <w:r>
        <w:rPr>
          <w:rStyle w:val="FootnoteReference"/>
        </w:rPr>
        <w:footnoteRef/>
      </w:r>
      <w:r>
        <w:t xml:space="preserve"> [JS] or “messengers”</w:t>
      </w:r>
    </w:p>
  </w:footnote>
  <w:footnote w:id="981">
    <w:p w14:paraId="3F310231" w14:textId="77777777" w:rsidR="00B31899" w:rsidRDefault="00B31899" w:rsidP="00394CC7">
      <w:pPr>
        <w:pStyle w:val="footnote"/>
      </w:pPr>
      <w:r>
        <w:rPr>
          <w:rStyle w:val="FootnoteReference"/>
        </w:rPr>
        <w:footnoteRef/>
      </w:r>
      <w:r>
        <w:t xml:space="preserve"> [JS] Fr. Lazarus has “servants”</w:t>
      </w:r>
    </w:p>
  </w:footnote>
  <w:footnote w:id="982">
    <w:p w14:paraId="562DE160" w14:textId="77777777" w:rsidR="00B31899" w:rsidRDefault="00B31899" w:rsidP="00394CC7">
      <w:pPr>
        <w:pStyle w:val="footnote"/>
      </w:pPr>
      <w:r>
        <w:rPr>
          <w:rStyle w:val="FootnoteReference"/>
        </w:rPr>
        <w:footnoteRef/>
      </w:r>
      <w:r>
        <w:t xml:space="preserve"> Heb. 1:7; Ezek. 1:14; 2 Esdras 8:22.</w:t>
      </w:r>
    </w:p>
  </w:footnote>
  <w:footnote w:id="983">
    <w:p w14:paraId="2349FFF8" w14:textId="77777777" w:rsidR="00B31899" w:rsidRDefault="00B31899" w:rsidP="00394CC7">
      <w:pPr>
        <w:pStyle w:val="footnote"/>
      </w:pPr>
      <w:r>
        <w:rPr>
          <w:rStyle w:val="FootnoteReference"/>
        </w:rPr>
        <w:footnoteRef/>
      </w:r>
      <w:r>
        <w:t xml:space="preserve"> [JS] or “makes the clouds His chariot”</w:t>
      </w:r>
    </w:p>
  </w:footnote>
  <w:footnote w:id="984">
    <w:p w14:paraId="69FA1866" w14:textId="77777777" w:rsidR="00B31899" w:rsidRDefault="00B31899" w:rsidP="00394CC7">
      <w:pPr>
        <w:pStyle w:val="footnote"/>
      </w:pPr>
      <w:r>
        <w:rPr>
          <w:rStyle w:val="FootnoteReference"/>
        </w:rPr>
        <w:footnoteRef/>
      </w:r>
      <w:r>
        <w:t xml:space="preserve"> [JS] “do obeisance”, elsewhere rendered “worship’, but referring to the physical act.</w:t>
      </w:r>
    </w:p>
  </w:footnote>
  <w:footnote w:id="985">
    <w:p w14:paraId="6E6EA07D" w14:textId="77777777" w:rsidR="00B31899" w:rsidRDefault="00B31899" w:rsidP="00486BA4">
      <w:pPr>
        <w:pStyle w:val="footnote"/>
      </w:pPr>
      <w:r>
        <w:rPr>
          <w:rStyle w:val="FootnoteReference"/>
        </w:rPr>
        <w:footnoteRef/>
      </w:r>
      <w:r>
        <w:t xml:space="preserve"> [JS] lit. day to day</w:t>
      </w:r>
    </w:p>
  </w:footnote>
  <w:footnote w:id="986">
    <w:p w14:paraId="15A4CA87" w14:textId="77777777" w:rsidR="00B31899" w:rsidRPr="004A3E27" w:rsidRDefault="00B31899" w:rsidP="00486BA4">
      <w:pPr>
        <w:pStyle w:val="footnote"/>
      </w:pPr>
      <w:r w:rsidRPr="004A3E27">
        <w:rPr>
          <w:rStyle w:val="FootnoteReference"/>
        </w:rPr>
        <w:footnoteRef/>
      </w:r>
      <w:r w:rsidRPr="004A3E27">
        <w:t xml:space="preserve"> Luke 4:32.</w:t>
      </w:r>
    </w:p>
  </w:footnote>
  <w:footnote w:id="987">
    <w:p w14:paraId="0F743031" w14:textId="77777777" w:rsidR="00B31899" w:rsidRDefault="00B31899" w:rsidP="00486BA4">
      <w:pPr>
        <w:pStyle w:val="footnote"/>
      </w:pPr>
      <w:r>
        <w:rPr>
          <w:rStyle w:val="FootnoteReference"/>
        </w:rPr>
        <w:footnoteRef/>
      </w:r>
      <w:r>
        <w:t xml:space="preserve"> [JS] or “give thanks to”. “Thankfully confess with praise”</w:t>
      </w:r>
    </w:p>
  </w:footnote>
  <w:footnote w:id="988">
    <w:p w14:paraId="5EFEDAB8" w14:textId="77777777" w:rsidR="00B31899" w:rsidRDefault="00B31899" w:rsidP="00486BA4">
      <w:pPr>
        <w:pStyle w:val="footnote"/>
      </w:pPr>
      <w:r>
        <w:rPr>
          <w:rStyle w:val="FootnoteReference"/>
        </w:rPr>
        <w:footnoteRef/>
      </w:r>
      <w:r>
        <w:t xml:space="preserve"> [JS] literally, “holy ones.”</w:t>
      </w:r>
    </w:p>
  </w:footnote>
  <w:footnote w:id="989">
    <w:p w14:paraId="7219A2E0" w14:textId="77777777" w:rsidR="00B31899" w:rsidRDefault="00B31899" w:rsidP="00486BA4">
      <w:pPr>
        <w:pStyle w:val="footnote"/>
      </w:pPr>
      <w:r>
        <w:rPr>
          <w:rStyle w:val="FootnoteReference"/>
        </w:rPr>
        <w:footnoteRef/>
      </w:r>
      <w:r>
        <w:t xml:space="preserve"> </w:t>
      </w:r>
      <w:r w:rsidRPr="00DC02D9">
        <w:rPr>
          <w:i/>
        </w:rPr>
        <w:t>Or:</w:t>
      </w:r>
      <w:r>
        <w:t xml:space="preserve"> costly (Wisdom 1:13-16).</w:t>
      </w:r>
    </w:p>
  </w:footnote>
  <w:footnote w:id="990">
    <w:p w14:paraId="1C209EBB" w14:textId="77777777" w:rsidR="00B31899" w:rsidRDefault="00B31899" w:rsidP="00486BA4">
      <w:pPr>
        <w:pStyle w:val="footnote"/>
      </w:pPr>
      <w:r>
        <w:rPr>
          <w:rStyle w:val="FootnoteReference"/>
        </w:rPr>
        <w:footnoteRef/>
      </w:r>
      <w:r>
        <w:t xml:space="preserve"> [JS] litearlly, “slave”.</w:t>
      </w:r>
    </w:p>
  </w:footnote>
  <w:footnote w:id="991">
    <w:p w14:paraId="116A3C7A" w14:textId="77777777" w:rsidR="00B31899" w:rsidRPr="004A3E27" w:rsidRDefault="00B31899" w:rsidP="0058686F">
      <w:pPr>
        <w:pStyle w:val="footnote"/>
      </w:pPr>
      <w:r w:rsidRPr="004A3E27">
        <w:rPr>
          <w:rStyle w:val="FootnoteReference"/>
        </w:rPr>
        <w:footnoteRef/>
      </w:r>
      <w:r w:rsidRPr="004A3E27">
        <w:t xml:space="preserve"> </w:t>
      </w:r>
      <w:r>
        <w:t>cf</w:t>
      </w:r>
      <w:r w:rsidRPr="004A3E27">
        <w:t>. Rev. 19:11-16.</w:t>
      </w:r>
    </w:p>
  </w:footnote>
  <w:footnote w:id="992">
    <w:p w14:paraId="0237698A" w14:textId="77777777" w:rsidR="00B31899" w:rsidRDefault="00B31899" w:rsidP="0058686F">
      <w:pPr>
        <w:pStyle w:val="footnote"/>
      </w:pPr>
      <w:r>
        <w:rPr>
          <w:rStyle w:val="FootnoteReference"/>
        </w:rPr>
        <w:footnoteRef/>
      </w:r>
      <w:r>
        <w:t xml:space="preserve"> dragon: </w:t>
      </w:r>
      <w:r w:rsidRPr="0090411D">
        <w:rPr>
          <w:i/>
        </w:rPr>
        <w:t>or</w:t>
      </w:r>
      <w:r>
        <w:t xml:space="preserve"> serpent.</w:t>
      </w:r>
    </w:p>
  </w:footnote>
  <w:footnote w:id="993">
    <w:p w14:paraId="23515252" w14:textId="77777777" w:rsidR="00B31899" w:rsidRDefault="00B3189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4">
    <w:p w14:paraId="45DF34E0" w14:textId="77777777" w:rsidR="00B31899" w:rsidRDefault="00B31899"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95">
    <w:p w14:paraId="6FA6EE36" w14:textId="77777777" w:rsidR="00B31899" w:rsidRDefault="00B31899" w:rsidP="00C502E3">
      <w:pPr>
        <w:pStyle w:val="footnote"/>
      </w:pPr>
      <w:r>
        <w:rPr>
          <w:rStyle w:val="FootnoteReference"/>
        </w:rPr>
        <w:footnoteRef/>
      </w:r>
      <w:r>
        <w:t xml:space="preserve"> [JS] or, “boast”</w:t>
      </w:r>
    </w:p>
  </w:footnote>
  <w:footnote w:id="996">
    <w:p w14:paraId="720D83C7" w14:textId="77777777" w:rsidR="00B31899" w:rsidRPr="004A3E27" w:rsidRDefault="00B31899" w:rsidP="00C502E3">
      <w:pPr>
        <w:pStyle w:val="footnote"/>
      </w:pPr>
      <w:r w:rsidRPr="004A3E27">
        <w:rPr>
          <w:rStyle w:val="FootnoteReference"/>
        </w:rPr>
        <w:footnoteRef/>
      </w:r>
      <w:r w:rsidRPr="004A3E27">
        <w:t xml:space="preserve"> Man is made for happiness, fruit of grace, forgiveness, right relations, holiness.</w:t>
      </w:r>
    </w:p>
  </w:footnote>
  <w:footnote w:id="997">
    <w:p w14:paraId="7DB48AE1" w14:textId="77777777" w:rsidR="00B31899" w:rsidRDefault="00B31899" w:rsidP="00743D2C">
      <w:pPr>
        <w:pStyle w:val="footnote"/>
      </w:pPr>
      <w:r>
        <w:rPr>
          <w:rStyle w:val="FootnoteReference"/>
        </w:rPr>
        <w:footnoteRef/>
      </w:r>
      <w:r>
        <w:t xml:space="preserve"> [JS] Fr. Lazarus renders “repent” as “change His mind”</w:t>
      </w:r>
    </w:p>
  </w:footnote>
  <w:footnote w:id="998">
    <w:p w14:paraId="1240DC44" w14:textId="77777777" w:rsidR="00B31899" w:rsidRDefault="00B31899" w:rsidP="00743D2C">
      <w:pPr>
        <w:pStyle w:val="footnote"/>
      </w:pPr>
      <w:r>
        <w:rPr>
          <w:rStyle w:val="FootnoteReference"/>
        </w:rPr>
        <w:footnoteRef/>
      </w:r>
      <w:r>
        <w:t xml:space="preserve"> Heb. 7:21.</w:t>
      </w:r>
    </w:p>
  </w:footnote>
  <w:footnote w:id="999">
    <w:p w14:paraId="4D23E76D" w14:textId="77777777" w:rsidR="00B31899" w:rsidRPr="004A3E27" w:rsidRDefault="00B3189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0">
    <w:p w14:paraId="4CCF0C2B" w14:textId="77777777" w:rsidR="00B31899" w:rsidRPr="004A3E27" w:rsidRDefault="00B31899" w:rsidP="00743D2C">
      <w:pPr>
        <w:pStyle w:val="footnote"/>
      </w:pPr>
      <w:r w:rsidRPr="004A3E27">
        <w:rPr>
          <w:rStyle w:val="FootnoteReference"/>
        </w:rPr>
        <w:footnoteRef/>
      </w:r>
      <w:r w:rsidRPr="004A3E27">
        <w:t xml:space="preserve"> </w:t>
      </w:r>
      <w:r>
        <w:t>Cf</w:t>
      </w:r>
      <w:r w:rsidRPr="004A3E27">
        <w:t>. Isaiah 40:11; John 10:11.</w:t>
      </w:r>
    </w:p>
  </w:footnote>
  <w:footnote w:id="1001">
    <w:p w14:paraId="19A1BCB8" w14:textId="77777777" w:rsidR="00B31899" w:rsidRDefault="00B31899" w:rsidP="00743D2C">
      <w:pPr>
        <w:pStyle w:val="footnote"/>
      </w:pPr>
      <w:r>
        <w:rPr>
          <w:rStyle w:val="FootnoteReference"/>
        </w:rPr>
        <w:footnoteRef/>
      </w:r>
      <w:r>
        <w:t xml:space="preserve"> ‘mercies of the Lord’: </w:t>
      </w:r>
      <w:r w:rsidRPr="00B246C1">
        <w:rPr>
          <w:i/>
        </w:rPr>
        <w:t>or</w:t>
      </w:r>
      <w:r>
        <w:t>, the Lord’s love.</w:t>
      </w:r>
    </w:p>
  </w:footnote>
  <w:footnote w:id="1002">
    <w:p w14:paraId="4162CF7C" w14:textId="190E974A" w:rsidR="00B31899" w:rsidRDefault="00B31899" w:rsidP="00E25E68">
      <w:pPr>
        <w:pStyle w:val="footnote"/>
      </w:pPr>
      <w:r>
        <w:rPr>
          <w:rStyle w:val="FootnoteReference"/>
        </w:rPr>
        <w:footnoteRef/>
      </w:r>
      <w:r>
        <w:t xml:space="preserve"> This column is the version abridged by Fr. Athanasius Iskander.</w:t>
      </w:r>
    </w:p>
  </w:footnote>
  <w:footnote w:id="1003">
    <w:p w14:paraId="73FD763A" w14:textId="5EEBDC02" w:rsidR="00B31899" w:rsidRDefault="00B3189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4">
    <w:p w14:paraId="65C1221D" w14:textId="58B0B75A" w:rsidR="00B31899" w:rsidRDefault="00B31899"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5">
    <w:p w14:paraId="694B1AEF" w14:textId="6CD120E4" w:rsidR="00B31899" w:rsidRDefault="00B31899" w:rsidP="0061474D">
      <w:pPr>
        <w:pStyle w:val="footnote"/>
      </w:pPr>
      <w:r>
        <w:rPr>
          <w:rStyle w:val="FootnoteReference"/>
        </w:rPr>
        <w:footnoteRef/>
      </w:r>
      <w:r>
        <w:t xml:space="preserve"> Verses marked with (*) appear in the abridged version of Fr. Athanasius Iskander</w:t>
      </w:r>
    </w:p>
  </w:footnote>
  <w:footnote w:id="1006">
    <w:p w14:paraId="77C597C4" w14:textId="77777777" w:rsidR="00B31899" w:rsidRDefault="00B3189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7">
    <w:p w14:paraId="725C3ADA" w14:textId="77777777" w:rsidR="00B31899" w:rsidRDefault="00B31899" w:rsidP="000608B8">
      <w:pPr>
        <w:pStyle w:val="footnote"/>
      </w:pPr>
      <w:r>
        <w:rPr>
          <w:rStyle w:val="FootnoteReference"/>
        </w:rPr>
        <w:footnoteRef/>
      </w:r>
      <w:r>
        <w:t xml:space="preserve"> Clearly a late addition given the Roman Catholic ecclesiology, foreign to Orthodoxy, found in these verses.</w:t>
      </w:r>
    </w:p>
  </w:footnote>
  <w:footnote w:id="1008">
    <w:p w14:paraId="04C754F3" w14:textId="52CD574F" w:rsidR="00B31899" w:rsidRDefault="00B3189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003548D"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C373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31899" w:rsidRPr="00E00D27" w:rsidRDefault="00B3189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31899" w:rsidRPr="00E00D27" w:rsidRDefault="00B31899" w:rsidP="00686912">
    <w:pPr>
      <w:pStyle w:val="Header"/>
      <w:jc w:val="center"/>
      <w:rPr>
        <w:sz w:val="20"/>
        <w:szCs w:val="20"/>
      </w:rPr>
    </w:pPr>
  </w:p>
  <w:p w14:paraId="022704DA" w14:textId="77777777" w:rsidR="00B31899" w:rsidRPr="00686912" w:rsidRDefault="00B3189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2DE1962"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C373E">
      <w:rPr>
        <w:noProof/>
        <w:sz w:val="20"/>
        <w:szCs w:val="20"/>
      </w:rPr>
      <w:t>The Midnight Praise</w:t>
    </w:r>
    <w:r>
      <w:rPr>
        <w:sz w:val="20"/>
        <w:szCs w:val="20"/>
      </w:rPr>
      <w:fldChar w:fldCharType="end"/>
    </w:r>
  </w:p>
  <w:p w14:paraId="199CF7F3" w14:textId="77777777" w:rsidR="00B31899" w:rsidRPr="00E00D27" w:rsidRDefault="00B3189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7F4C830"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C373E">
      <w:rPr>
        <w:noProof/>
        <w:sz w:val="20"/>
        <w:szCs w:val="20"/>
      </w:rPr>
      <w:t>Kathisma 6</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777B76B" w:rsidR="00B31899" w:rsidRPr="00E00D27" w:rsidRDefault="00B3189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C373E">
      <w:rPr>
        <w:noProof/>
        <w:sz w:val="20"/>
        <w:szCs w:val="20"/>
      </w:rPr>
      <w:t>The Psalms</w:t>
    </w:r>
    <w:r w:rsidRPr="00E00D27">
      <w:rPr>
        <w:sz w:val="20"/>
        <w:szCs w:val="20"/>
      </w:rPr>
      <w:fldChar w:fldCharType="end"/>
    </w:r>
  </w:p>
  <w:p w14:paraId="48CF3F9A" w14:textId="245E316D" w:rsidR="00B31899" w:rsidRPr="00686912" w:rsidRDefault="00B3189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4D3E082"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C373E">
      <w:rPr>
        <w:noProof/>
        <w:sz w:val="20"/>
        <w:szCs w:val="20"/>
      </w:rPr>
      <w:t xml:space="preserve">Hymns for </w:t>
    </w:r>
    <w:r w:rsidR="00CC373E" w:rsidRPr="00CC373E">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8B962E4"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C373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6339EC3"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C373E">
      <w:rPr>
        <w:noProof/>
        <w:sz w:val="20"/>
        <w:szCs w:val="20"/>
      </w:rPr>
      <w:t>Prayer for the Church</w:t>
    </w:r>
    <w:r w:rsidRPr="00E00D27">
      <w:rPr>
        <w:sz w:val="20"/>
        <w:szCs w:val="20"/>
      </w:rPr>
      <w:fldChar w:fldCharType="end"/>
    </w:r>
  </w:p>
  <w:p w14:paraId="1DAD4C8D" w14:textId="77777777" w:rsidR="00B31899" w:rsidRPr="00686912" w:rsidRDefault="00B3189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31899" w:rsidRPr="00686912" w:rsidRDefault="00B3189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21970D30"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C373E">
      <w:rPr>
        <w:noProof/>
        <w:sz w:val="20"/>
        <w:szCs w:val="20"/>
      </w:rPr>
      <w:t>Hymn on the Friday Theotokia</w:t>
    </w:r>
    <w:r w:rsidRPr="00E00D27">
      <w:rPr>
        <w:sz w:val="20"/>
        <w:szCs w:val="20"/>
      </w:rPr>
      <w:fldChar w:fldCharType="end"/>
    </w:r>
  </w:p>
  <w:p w14:paraId="7E9EFC1B" w14:textId="77777777" w:rsidR="00B31899" w:rsidRPr="00686912" w:rsidRDefault="00B3189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1491B-F374-1C41-B92F-9DAA46A059F5}">
  <ds:schemaRefs>
    <ds:schemaRef ds:uri="http://schemas.openxmlformats.org/officeDocument/2006/bibliography"/>
  </ds:schemaRefs>
</ds:datastoreItem>
</file>

<file path=customXml/itemProps2.xml><?xml version="1.0" encoding="utf-8"?>
<ds:datastoreItem xmlns:ds="http://schemas.openxmlformats.org/officeDocument/2006/customXml" ds:itemID="{2C6909E3-089A-FB42-BDEF-FBE0E7637452}">
  <ds:schemaRefs>
    <ds:schemaRef ds:uri="http://schemas.openxmlformats.org/officeDocument/2006/bibliography"/>
  </ds:schemaRefs>
</ds:datastoreItem>
</file>

<file path=customXml/itemProps3.xml><?xml version="1.0" encoding="utf-8"?>
<ds:datastoreItem xmlns:ds="http://schemas.openxmlformats.org/officeDocument/2006/customXml" ds:itemID="{6D770D1B-5577-A844-8174-305D2D3F6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29879</TotalTime>
  <Pages>1123</Pages>
  <Words>215953</Words>
  <Characters>1230935</Characters>
  <Application>Microsoft Macintosh Word</Application>
  <DocSecurity>0</DocSecurity>
  <Lines>10257</Lines>
  <Paragraphs>2887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630</cp:revision>
  <cp:lastPrinted>2016-05-25T21:20:00Z</cp:lastPrinted>
  <dcterms:created xsi:type="dcterms:W3CDTF">2014-10-30T02:06:00Z</dcterms:created>
  <dcterms:modified xsi:type="dcterms:W3CDTF">2016-06-11T03:05:00Z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