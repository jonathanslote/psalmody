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289108464"/>
      <w:bookmarkStart w:id="1" w:name="_Toc289112504"/>
      <w:bookmarkStart w:id="2" w:name="_Toc297322051"/>
      <w:bookmarkStart w:id="3"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3A7286">
      <w:pPr>
        <w:pStyle w:val="Heading1"/>
        <w:rPr>
          <w:lang w:val="en-US"/>
        </w:rPr>
      </w:pPr>
      <w:bookmarkStart w:id="4" w:name="_Toc436140895"/>
      <w:r>
        <w:rPr>
          <w:lang w:val="en-US"/>
        </w:rPr>
        <w:lastRenderedPageBreak/>
        <w:t>TODO</w:t>
      </w:r>
      <w:bookmarkEnd w:id="4"/>
    </w:p>
    <w:p w14:paraId="576B6F0F" w14:textId="44152B9C"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r w:rsidR="009800DB">
        <w:t>(Done Pss 1-2)</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3F1B56E5" w:rsidR="00196385" w:rsidRDefault="00091E10" w:rsidP="00196385">
      <w:pPr>
        <w:pStyle w:val="Body"/>
        <w:numPr>
          <w:ilvl w:val="0"/>
          <w:numId w:val="2"/>
        </w:numPr>
      </w:pPr>
      <w:r>
        <w:t>Revise Reader’s Service, especially formatting.</w:t>
      </w:r>
    </w:p>
    <w:p w14:paraId="56F8C584" w14:textId="77777777" w:rsidR="00196385" w:rsidRDefault="00196385" w:rsidP="00196385">
      <w:pPr>
        <w:pStyle w:val="Body"/>
        <w:numPr>
          <w:ilvl w:val="0"/>
          <w:numId w:val="2"/>
        </w:numPr>
      </w:pPr>
      <w:r>
        <w:t>Add weekly Gospel responses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72C67F79" w:rsidR="00390294" w:rsidRDefault="003A7286" w:rsidP="009800DB">
      <w:pPr>
        <w:pStyle w:val="Body"/>
        <w:numPr>
          <w:ilvl w:val="0"/>
          <w:numId w:val="2"/>
        </w:numPr>
      </w:pPr>
      <w:r>
        <w:t>Add headers</w:t>
      </w:r>
    </w:p>
    <w:p w14:paraId="64EEF2EA" w14:textId="1B2F3F67" w:rsidR="009A11DD" w:rsidRDefault="009A11DD" w:rsidP="00CE5C77">
      <w:pPr>
        <w:pStyle w:val="Body"/>
        <w:numPr>
          <w:ilvl w:val="0"/>
          <w:numId w:val="2"/>
        </w:numPr>
      </w:pPr>
      <w:bookmarkStart w:id="5" w:name="_Toc298681230"/>
      <w:bookmarkStart w:id="6" w:name="_Toc308441891"/>
      <w:bookmarkStart w:id="7" w:name="_Ref412027124"/>
      <w:bookmarkStart w:id="8" w:name="_Ref412111757"/>
      <w:r>
        <w:t>Introduction</w:t>
      </w:r>
      <w:bookmarkEnd w:id="5"/>
      <w:bookmarkEnd w:id="6"/>
      <w:bookmarkEnd w:id="7"/>
      <w:bookmarkEnd w:id="8"/>
    </w:p>
    <w:p w14:paraId="38C39E6F" w14:textId="43A1D799" w:rsidR="002663FA" w:rsidRDefault="002663FA" w:rsidP="00CE5C77">
      <w:pPr>
        <w:pStyle w:val="Body"/>
        <w:numPr>
          <w:ilvl w:val="0"/>
          <w:numId w:val="2"/>
        </w:numPr>
      </w:pPr>
      <w:r>
        <w:t>Make sure notes in Raising of Incense for where to insert Doxology of Prime</w:t>
      </w:r>
    </w:p>
    <w:p w14:paraId="3DE9DB4B" w14:textId="77777777" w:rsidR="009A11DD" w:rsidRDefault="009A11DD">
      <w:pPr>
        <w:jc w:val="left"/>
        <w:rPr>
          <w:rFonts w:asciiTheme="majorHAnsi" w:eastAsiaTheme="majorEastAsia" w:hAnsiTheme="majorHAnsi" w:cstheme="majorBidi"/>
          <w:b/>
          <w:bCs/>
          <w:sz w:val="32"/>
          <w:szCs w:val="26"/>
          <w:lang w:val="en-US"/>
        </w:rPr>
      </w:pPr>
    </w:p>
    <w:p w14:paraId="3A32E180" w14:textId="77777777" w:rsidR="003A7286" w:rsidRDefault="003A7286" w:rsidP="00AB3348">
      <w:pPr>
        <w:rPr>
          <w:lang w:val="en-US"/>
        </w:rPr>
      </w:pPr>
      <w:bookmarkStart w:id="9" w:name="_Toc298681231"/>
      <w:bookmarkStart w:id="10" w:name="_Toc308441892"/>
      <w:r>
        <w:rPr>
          <w:lang w:val="en-US"/>
        </w:rPr>
        <w:br w:type="page"/>
      </w:r>
    </w:p>
    <w:p w14:paraId="4F8E8F62" w14:textId="5FE047E4" w:rsidR="009A11DD" w:rsidRDefault="009A11DD" w:rsidP="00FB5E62">
      <w:pPr>
        <w:pStyle w:val="Heading3"/>
        <w:rPr>
          <w:lang w:val="en-US"/>
        </w:rPr>
      </w:pPr>
      <w:r>
        <w:rPr>
          <w:lang w:val="en-US"/>
        </w:rPr>
        <w:lastRenderedPageBreak/>
        <w:t>Brief Table of Contents</w:t>
      </w:r>
      <w:bookmarkEnd w:id="9"/>
      <w:bookmarkEnd w:id="10"/>
    </w:p>
    <w:p w14:paraId="71A015BB" w14:textId="77777777" w:rsidR="009800DB"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140895" w:history="1">
        <w:r w:rsidR="009800DB" w:rsidRPr="00625F6C">
          <w:rPr>
            <w:rStyle w:val="Hyperlink"/>
            <w:noProof/>
            <w:lang w:val="en-US"/>
          </w:rPr>
          <w:t>TODO</w:t>
        </w:r>
        <w:r w:rsidR="009800DB">
          <w:rPr>
            <w:noProof/>
            <w:webHidden/>
          </w:rPr>
          <w:tab/>
        </w:r>
        <w:r w:rsidR="009800DB">
          <w:rPr>
            <w:noProof/>
            <w:webHidden/>
          </w:rPr>
          <w:fldChar w:fldCharType="begin"/>
        </w:r>
        <w:r w:rsidR="009800DB">
          <w:rPr>
            <w:noProof/>
            <w:webHidden/>
          </w:rPr>
          <w:instrText xml:space="preserve"> PAGEREF _Toc436140895 \h </w:instrText>
        </w:r>
        <w:r w:rsidR="009800DB">
          <w:rPr>
            <w:noProof/>
            <w:webHidden/>
          </w:rPr>
        </w:r>
        <w:r w:rsidR="009800DB">
          <w:rPr>
            <w:noProof/>
            <w:webHidden/>
          </w:rPr>
          <w:fldChar w:fldCharType="separate"/>
        </w:r>
        <w:r w:rsidR="009800DB">
          <w:rPr>
            <w:noProof/>
            <w:webHidden/>
          </w:rPr>
          <w:t>iv</w:t>
        </w:r>
        <w:r w:rsidR="009800DB">
          <w:rPr>
            <w:noProof/>
            <w:webHidden/>
          </w:rPr>
          <w:fldChar w:fldCharType="end"/>
        </w:r>
      </w:hyperlink>
    </w:p>
    <w:p w14:paraId="256E9215" w14:textId="77777777" w:rsidR="009800DB" w:rsidRDefault="00336170">
      <w:pPr>
        <w:pStyle w:val="TOC1"/>
        <w:tabs>
          <w:tab w:val="right" w:leader="dot" w:pos="8846"/>
        </w:tabs>
        <w:rPr>
          <w:rFonts w:asciiTheme="minorHAnsi" w:eastAsiaTheme="minorEastAsia" w:hAnsiTheme="minorHAnsi"/>
          <w:noProof/>
          <w:sz w:val="22"/>
          <w:lang w:val="en-US"/>
        </w:rPr>
      </w:pPr>
      <w:hyperlink w:anchor="_Toc436140896" w:history="1">
        <w:r w:rsidR="009800DB" w:rsidRPr="00625F6C">
          <w:rPr>
            <w:rStyle w:val="Hyperlink"/>
            <w:noProof/>
          </w:rPr>
          <w:t>Front Matter</w:t>
        </w:r>
        <w:r w:rsidR="009800DB">
          <w:rPr>
            <w:noProof/>
            <w:webHidden/>
          </w:rPr>
          <w:tab/>
        </w:r>
        <w:r w:rsidR="009800DB">
          <w:rPr>
            <w:noProof/>
            <w:webHidden/>
          </w:rPr>
          <w:fldChar w:fldCharType="begin"/>
        </w:r>
        <w:r w:rsidR="009800DB">
          <w:rPr>
            <w:noProof/>
            <w:webHidden/>
          </w:rPr>
          <w:instrText xml:space="preserve"> PAGEREF _Toc436140896 \h </w:instrText>
        </w:r>
        <w:r w:rsidR="009800DB">
          <w:rPr>
            <w:noProof/>
            <w:webHidden/>
          </w:rPr>
        </w:r>
        <w:r w:rsidR="009800DB">
          <w:rPr>
            <w:noProof/>
            <w:webHidden/>
          </w:rPr>
          <w:fldChar w:fldCharType="separate"/>
        </w:r>
        <w:r w:rsidR="009800DB">
          <w:rPr>
            <w:noProof/>
            <w:webHidden/>
          </w:rPr>
          <w:t>vi</w:t>
        </w:r>
        <w:r w:rsidR="009800DB">
          <w:rPr>
            <w:noProof/>
            <w:webHidden/>
          </w:rPr>
          <w:fldChar w:fldCharType="end"/>
        </w:r>
      </w:hyperlink>
    </w:p>
    <w:p w14:paraId="1DE6FFBB" w14:textId="77777777" w:rsidR="009800DB" w:rsidRDefault="00336170">
      <w:pPr>
        <w:pStyle w:val="TOC1"/>
        <w:tabs>
          <w:tab w:val="right" w:leader="dot" w:pos="8846"/>
        </w:tabs>
        <w:rPr>
          <w:rFonts w:asciiTheme="minorHAnsi" w:eastAsiaTheme="minorEastAsia" w:hAnsiTheme="minorHAnsi"/>
          <w:noProof/>
          <w:sz w:val="22"/>
          <w:lang w:val="en-US"/>
        </w:rPr>
      </w:pPr>
      <w:hyperlink w:anchor="_Toc436140897" w:history="1">
        <w:r w:rsidR="009800DB" w:rsidRPr="00625F6C">
          <w:rPr>
            <w:rStyle w:val="Hyperlink"/>
            <w:noProof/>
          </w:rPr>
          <w:t>The Horologion: The Book of the Hours</w:t>
        </w:r>
        <w:r w:rsidR="009800DB">
          <w:rPr>
            <w:noProof/>
            <w:webHidden/>
          </w:rPr>
          <w:tab/>
        </w:r>
        <w:r w:rsidR="009800DB">
          <w:rPr>
            <w:noProof/>
            <w:webHidden/>
          </w:rPr>
          <w:fldChar w:fldCharType="begin"/>
        </w:r>
        <w:r w:rsidR="009800DB">
          <w:rPr>
            <w:noProof/>
            <w:webHidden/>
          </w:rPr>
          <w:instrText xml:space="preserve"> PAGEREF _Toc436140897 \h </w:instrText>
        </w:r>
        <w:r w:rsidR="009800DB">
          <w:rPr>
            <w:noProof/>
            <w:webHidden/>
          </w:rPr>
        </w:r>
        <w:r w:rsidR="009800DB">
          <w:rPr>
            <w:noProof/>
            <w:webHidden/>
          </w:rPr>
          <w:fldChar w:fldCharType="separate"/>
        </w:r>
        <w:r w:rsidR="009800DB">
          <w:rPr>
            <w:noProof/>
            <w:webHidden/>
          </w:rPr>
          <w:t>7</w:t>
        </w:r>
        <w:r w:rsidR="009800DB">
          <w:rPr>
            <w:noProof/>
            <w:webHidden/>
          </w:rPr>
          <w:fldChar w:fldCharType="end"/>
        </w:r>
      </w:hyperlink>
    </w:p>
    <w:p w14:paraId="41ED6314"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898" w:history="1">
        <w:r w:rsidR="009800DB" w:rsidRPr="00625F6C">
          <w:rPr>
            <w:rStyle w:val="Hyperlink"/>
            <w:noProof/>
          </w:rPr>
          <w:t>The Setting of the Sun: Vespers (the Eleventh Hour)</w:t>
        </w:r>
        <w:r w:rsidR="009800DB">
          <w:rPr>
            <w:noProof/>
            <w:webHidden/>
          </w:rPr>
          <w:tab/>
        </w:r>
        <w:r w:rsidR="009800DB">
          <w:rPr>
            <w:noProof/>
            <w:webHidden/>
          </w:rPr>
          <w:fldChar w:fldCharType="begin"/>
        </w:r>
        <w:r w:rsidR="009800DB">
          <w:rPr>
            <w:noProof/>
            <w:webHidden/>
          </w:rPr>
          <w:instrText xml:space="preserve"> PAGEREF _Toc436140898 \h </w:instrText>
        </w:r>
        <w:r w:rsidR="009800DB">
          <w:rPr>
            <w:noProof/>
            <w:webHidden/>
          </w:rPr>
        </w:r>
        <w:r w:rsidR="009800DB">
          <w:rPr>
            <w:noProof/>
            <w:webHidden/>
          </w:rPr>
          <w:fldChar w:fldCharType="separate"/>
        </w:r>
        <w:r w:rsidR="009800DB">
          <w:rPr>
            <w:noProof/>
            <w:webHidden/>
          </w:rPr>
          <w:t>8</w:t>
        </w:r>
        <w:r w:rsidR="009800DB">
          <w:rPr>
            <w:noProof/>
            <w:webHidden/>
          </w:rPr>
          <w:fldChar w:fldCharType="end"/>
        </w:r>
      </w:hyperlink>
    </w:p>
    <w:p w14:paraId="4AFECE4E"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899" w:history="1">
        <w:r w:rsidR="009800DB" w:rsidRPr="00625F6C">
          <w:rPr>
            <w:rStyle w:val="Hyperlink"/>
            <w:noProof/>
          </w:rPr>
          <w:t>After Supper: Retiring (the Twelfth Hour)</w:t>
        </w:r>
        <w:r w:rsidR="009800DB">
          <w:rPr>
            <w:noProof/>
            <w:webHidden/>
          </w:rPr>
          <w:tab/>
        </w:r>
        <w:r w:rsidR="009800DB">
          <w:rPr>
            <w:noProof/>
            <w:webHidden/>
          </w:rPr>
          <w:fldChar w:fldCharType="begin"/>
        </w:r>
        <w:r w:rsidR="009800DB">
          <w:rPr>
            <w:noProof/>
            <w:webHidden/>
          </w:rPr>
          <w:instrText xml:space="preserve"> PAGEREF _Toc436140899 \h </w:instrText>
        </w:r>
        <w:r w:rsidR="009800DB">
          <w:rPr>
            <w:noProof/>
            <w:webHidden/>
          </w:rPr>
        </w:r>
        <w:r w:rsidR="009800DB">
          <w:rPr>
            <w:noProof/>
            <w:webHidden/>
          </w:rPr>
          <w:fldChar w:fldCharType="separate"/>
        </w:r>
        <w:r w:rsidR="009800DB">
          <w:rPr>
            <w:noProof/>
            <w:webHidden/>
          </w:rPr>
          <w:t>47</w:t>
        </w:r>
        <w:r w:rsidR="009800DB">
          <w:rPr>
            <w:noProof/>
            <w:webHidden/>
          </w:rPr>
          <w:fldChar w:fldCharType="end"/>
        </w:r>
      </w:hyperlink>
    </w:p>
    <w:p w14:paraId="2C3D7096"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0" w:history="1">
        <w:r w:rsidR="009800DB" w:rsidRPr="00625F6C">
          <w:rPr>
            <w:rStyle w:val="Hyperlink"/>
            <w:noProof/>
          </w:rPr>
          <w:t>Midnight</w:t>
        </w:r>
        <w:r w:rsidR="009800DB">
          <w:rPr>
            <w:noProof/>
            <w:webHidden/>
          </w:rPr>
          <w:tab/>
        </w:r>
        <w:r w:rsidR="009800DB">
          <w:rPr>
            <w:noProof/>
            <w:webHidden/>
          </w:rPr>
          <w:fldChar w:fldCharType="begin"/>
        </w:r>
        <w:r w:rsidR="009800DB">
          <w:rPr>
            <w:noProof/>
            <w:webHidden/>
          </w:rPr>
          <w:instrText xml:space="preserve"> PAGEREF _Toc436140900 \h </w:instrText>
        </w:r>
        <w:r w:rsidR="009800DB">
          <w:rPr>
            <w:noProof/>
            <w:webHidden/>
          </w:rPr>
        </w:r>
        <w:r w:rsidR="009800DB">
          <w:rPr>
            <w:noProof/>
            <w:webHidden/>
          </w:rPr>
          <w:fldChar w:fldCharType="separate"/>
        </w:r>
        <w:r w:rsidR="009800DB">
          <w:rPr>
            <w:noProof/>
            <w:webHidden/>
          </w:rPr>
          <w:t>62</w:t>
        </w:r>
        <w:r w:rsidR="009800DB">
          <w:rPr>
            <w:noProof/>
            <w:webHidden/>
          </w:rPr>
          <w:fldChar w:fldCharType="end"/>
        </w:r>
      </w:hyperlink>
    </w:p>
    <w:p w14:paraId="4C14F3B2"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1" w:history="1">
        <w:r w:rsidR="009800DB" w:rsidRPr="00625F6C">
          <w:rPr>
            <w:rStyle w:val="Hyperlink"/>
            <w:noProof/>
          </w:rPr>
          <w:t>The Rising of the Sun: Matins (or Lauds)</w:t>
        </w:r>
        <w:r w:rsidR="009800DB">
          <w:rPr>
            <w:noProof/>
            <w:webHidden/>
          </w:rPr>
          <w:tab/>
        </w:r>
        <w:r w:rsidR="009800DB">
          <w:rPr>
            <w:noProof/>
            <w:webHidden/>
          </w:rPr>
          <w:fldChar w:fldCharType="begin"/>
        </w:r>
        <w:r w:rsidR="009800DB">
          <w:rPr>
            <w:noProof/>
            <w:webHidden/>
          </w:rPr>
          <w:instrText xml:space="preserve"> PAGEREF _Toc436140901 \h </w:instrText>
        </w:r>
        <w:r w:rsidR="009800DB">
          <w:rPr>
            <w:noProof/>
            <w:webHidden/>
          </w:rPr>
        </w:r>
        <w:r w:rsidR="009800DB">
          <w:rPr>
            <w:noProof/>
            <w:webHidden/>
          </w:rPr>
          <w:fldChar w:fldCharType="separate"/>
        </w:r>
        <w:r w:rsidR="009800DB">
          <w:rPr>
            <w:noProof/>
            <w:webHidden/>
          </w:rPr>
          <w:t>122</w:t>
        </w:r>
        <w:r w:rsidR="009800DB">
          <w:rPr>
            <w:noProof/>
            <w:webHidden/>
          </w:rPr>
          <w:fldChar w:fldCharType="end"/>
        </w:r>
      </w:hyperlink>
    </w:p>
    <w:p w14:paraId="5AD5DF43"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2" w:history="1">
        <w:r w:rsidR="009800DB" w:rsidRPr="00625F6C">
          <w:rPr>
            <w:rStyle w:val="Hyperlink"/>
            <w:noProof/>
          </w:rPr>
          <w:t>Early Morning: Prime (The First Hour)</w:t>
        </w:r>
        <w:r w:rsidR="009800DB">
          <w:rPr>
            <w:noProof/>
            <w:webHidden/>
          </w:rPr>
          <w:tab/>
        </w:r>
        <w:r w:rsidR="009800DB">
          <w:rPr>
            <w:noProof/>
            <w:webHidden/>
          </w:rPr>
          <w:fldChar w:fldCharType="begin"/>
        </w:r>
        <w:r w:rsidR="009800DB">
          <w:rPr>
            <w:noProof/>
            <w:webHidden/>
          </w:rPr>
          <w:instrText xml:space="preserve"> PAGEREF _Toc436140902 \h </w:instrText>
        </w:r>
        <w:r w:rsidR="009800DB">
          <w:rPr>
            <w:noProof/>
            <w:webHidden/>
          </w:rPr>
        </w:r>
        <w:r w:rsidR="009800DB">
          <w:rPr>
            <w:noProof/>
            <w:webHidden/>
          </w:rPr>
          <w:fldChar w:fldCharType="separate"/>
        </w:r>
        <w:r w:rsidR="009800DB">
          <w:rPr>
            <w:noProof/>
            <w:webHidden/>
          </w:rPr>
          <w:t>255</w:t>
        </w:r>
        <w:r w:rsidR="009800DB">
          <w:rPr>
            <w:noProof/>
            <w:webHidden/>
          </w:rPr>
          <w:fldChar w:fldCharType="end"/>
        </w:r>
      </w:hyperlink>
    </w:p>
    <w:p w14:paraId="59E2E0E2"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3" w:history="1">
        <w:r w:rsidR="009800DB" w:rsidRPr="00625F6C">
          <w:rPr>
            <w:rStyle w:val="Hyperlink"/>
            <w:noProof/>
          </w:rPr>
          <w:t>Mid-Morning (The Third Hour)</w:t>
        </w:r>
        <w:r w:rsidR="009800DB">
          <w:rPr>
            <w:noProof/>
            <w:webHidden/>
          </w:rPr>
          <w:tab/>
        </w:r>
        <w:r w:rsidR="009800DB">
          <w:rPr>
            <w:noProof/>
            <w:webHidden/>
          </w:rPr>
          <w:fldChar w:fldCharType="begin"/>
        </w:r>
        <w:r w:rsidR="009800DB">
          <w:rPr>
            <w:noProof/>
            <w:webHidden/>
          </w:rPr>
          <w:instrText xml:space="preserve"> PAGEREF _Toc436140903 \h </w:instrText>
        </w:r>
        <w:r w:rsidR="009800DB">
          <w:rPr>
            <w:noProof/>
            <w:webHidden/>
          </w:rPr>
        </w:r>
        <w:r w:rsidR="009800DB">
          <w:rPr>
            <w:noProof/>
            <w:webHidden/>
          </w:rPr>
          <w:fldChar w:fldCharType="separate"/>
        </w:r>
        <w:r w:rsidR="009800DB">
          <w:rPr>
            <w:noProof/>
            <w:webHidden/>
          </w:rPr>
          <w:t>274</w:t>
        </w:r>
        <w:r w:rsidR="009800DB">
          <w:rPr>
            <w:noProof/>
            <w:webHidden/>
          </w:rPr>
          <w:fldChar w:fldCharType="end"/>
        </w:r>
      </w:hyperlink>
    </w:p>
    <w:p w14:paraId="6FDA2C3E"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4" w:history="1">
        <w:r w:rsidR="009800DB" w:rsidRPr="00625F6C">
          <w:rPr>
            <w:rStyle w:val="Hyperlink"/>
            <w:noProof/>
          </w:rPr>
          <w:t>Noon (The Sixth Hour)</w:t>
        </w:r>
        <w:r w:rsidR="009800DB">
          <w:rPr>
            <w:noProof/>
            <w:webHidden/>
          </w:rPr>
          <w:tab/>
        </w:r>
        <w:r w:rsidR="009800DB">
          <w:rPr>
            <w:noProof/>
            <w:webHidden/>
          </w:rPr>
          <w:fldChar w:fldCharType="begin"/>
        </w:r>
        <w:r w:rsidR="009800DB">
          <w:rPr>
            <w:noProof/>
            <w:webHidden/>
          </w:rPr>
          <w:instrText xml:space="preserve"> PAGEREF _Toc436140904 \h </w:instrText>
        </w:r>
        <w:r w:rsidR="009800DB">
          <w:rPr>
            <w:noProof/>
            <w:webHidden/>
          </w:rPr>
        </w:r>
        <w:r w:rsidR="009800DB">
          <w:rPr>
            <w:noProof/>
            <w:webHidden/>
          </w:rPr>
          <w:fldChar w:fldCharType="separate"/>
        </w:r>
        <w:r w:rsidR="009800DB">
          <w:rPr>
            <w:noProof/>
            <w:webHidden/>
          </w:rPr>
          <w:t>277</w:t>
        </w:r>
        <w:r w:rsidR="009800DB">
          <w:rPr>
            <w:noProof/>
            <w:webHidden/>
          </w:rPr>
          <w:fldChar w:fldCharType="end"/>
        </w:r>
      </w:hyperlink>
    </w:p>
    <w:p w14:paraId="1FE0472D"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5" w:history="1">
        <w:r w:rsidR="009800DB" w:rsidRPr="00625F6C">
          <w:rPr>
            <w:rStyle w:val="Hyperlink"/>
            <w:noProof/>
          </w:rPr>
          <w:t>Afternoon (The Ninth Hour)</w:t>
        </w:r>
        <w:r w:rsidR="009800DB">
          <w:rPr>
            <w:noProof/>
            <w:webHidden/>
          </w:rPr>
          <w:tab/>
        </w:r>
        <w:r w:rsidR="009800DB">
          <w:rPr>
            <w:noProof/>
            <w:webHidden/>
          </w:rPr>
          <w:fldChar w:fldCharType="begin"/>
        </w:r>
        <w:r w:rsidR="009800DB">
          <w:rPr>
            <w:noProof/>
            <w:webHidden/>
          </w:rPr>
          <w:instrText xml:space="preserve"> PAGEREF _Toc436140905 \h </w:instrText>
        </w:r>
        <w:r w:rsidR="009800DB">
          <w:rPr>
            <w:noProof/>
            <w:webHidden/>
          </w:rPr>
        </w:r>
        <w:r w:rsidR="009800DB">
          <w:rPr>
            <w:noProof/>
            <w:webHidden/>
          </w:rPr>
          <w:fldChar w:fldCharType="separate"/>
        </w:r>
        <w:r w:rsidR="009800DB">
          <w:rPr>
            <w:noProof/>
            <w:webHidden/>
          </w:rPr>
          <w:t>281</w:t>
        </w:r>
        <w:r w:rsidR="009800DB">
          <w:rPr>
            <w:noProof/>
            <w:webHidden/>
          </w:rPr>
          <w:fldChar w:fldCharType="end"/>
        </w:r>
      </w:hyperlink>
    </w:p>
    <w:p w14:paraId="7A175E8A"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6" w:history="1">
        <w:r w:rsidR="009800DB" w:rsidRPr="00625F6C">
          <w:rPr>
            <w:rStyle w:val="Hyperlink"/>
            <w:noProof/>
            <w:lang w:val="en-GB"/>
          </w:rPr>
          <w:t>Reader’s Service</w:t>
        </w:r>
        <w:r w:rsidR="009800DB">
          <w:rPr>
            <w:noProof/>
            <w:webHidden/>
          </w:rPr>
          <w:tab/>
        </w:r>
        <w:r w:rsidR="009800DB">
          <w:rPr>
            <w:noProof/>
            <w:webHidden/>
          </w:rPr>
          <w:fldChar w:fldCharType="begin"/>
        </w:r>
        <w:r w:rsidR="009800DB">
          <w:rPr>
            <w:noProof/>
            <w:webHidden/>
          </w:rPr>
          <w:instrText xml:space="preserve"> PAGEREF _Toc436140906 \h </w:instrText>
        </w:r>
        <w:r w:rsidR="009800DB">
          <w:rPr>
            <w:noProof/>
            <w:webHidden/>
          </w:rPr>
        </w:r>
        <w:r w:rsidR="009800DB">
          <w:rPr>
            <w:noProof/>
            <w:webHidden/>
          </w:rPr>
          <w:fldChar w:fldCharType="separate"/>
        </w:r>
        <w:r w:rsidR="009800DB">
          <w:rPr>
            <w:noProof/>
            <w:webHidden/>
          </w:rPr>
          <w:t>285</w:t>
        </w:r>
        <w:r w:rsidR="009800DB">
          <w:rPr>
            <w:noProof/>
            <w:webHidden/>
          </w:rPr>
          <w:fldChar w:fldCharType="end"/>
        </w:r>
      </w:hyperlink>
    </w:p>
    <w:p w14:paraId="6D92C220" w14:textId="77777777" w:rsidR="009800DB" w:rsidRDefault="00336170">
      <w:pPr>
        <w:pStyle w:val="TOC1"/>
        <w:tabs>
          <w:tab w:val="right" w:leader="dot" w:pos="8846"/>
        </w:tabs>
        <w:rPr>
          <w:rFonts w:asciiTheme="minorHAnsi" w:eastAsiaTheme="minorEastAsia" w:hAnsiTheme="minorHAnsi"/>
          <w:noProof/>
          <w:sz w:val="22"/>
          <w:lang w:val="en-US"/>
        </w:rPr>
      </w:pPr>
      <w:hyperlink w:anchor="_Toc436140907" w:history="1">
        <w:r w:rsidR="009800DB" w:rsidRPr="00625F6C">
          <w:rPr>
            <w:rStyle w:val="Hyperlink"/>
            <w:noProof/>
          </w:rPr>
          <w:t>The Book of the Psalter</w:t>
        </w:r>
        <w:r w:rsidR="009800DB">
          <w:rPr>
            <w:noProof/>
            <w:webHidden/>
          </w:rPr>
          <w:tab/>
        </w:r>
        <w:r w:rsidR="009800DB">
          <w:rPr>
            <w:noProof/>
            <w:webHidden/>
          </w:rPr>
          <w:fldChar w:fldCharType="begin"/>
        </w:r>
        <w:r w:rsidR="009800DB">
          <w:rPr>
            <w:noProof/>
            <w:webHidden/>
          </w:rPr>
          <w:instrText xml:space="preserve"> PAGEREF _Toc436140907 \h </w:instrText>
        </w:r>
        <w:r w:rsidR="009800DB">
          <w:rPr>
            <w:noProof/>
            <w:webHidden/>
          </w:rPr>
        </w:r>
        <w:r w:rsidR="009800DB">
          <w:rPr>
            <w:noProof/>
            <w:webHidden/>
          </w:rPr>
          <w:fldChar w:fldCharType="separate"/>
        </w:r>
        <w:r w:rsidR="009800DB">
          <w:rPr>
            <w:noProof/>
            <w:webHidden/>
          </w:rPr>
          <w:t>303</w:t>
        </w:r>
        <w:r w:rsidR="009800DB">
          <w:rPr>
            <w:noProof/>
            <w:webHidden/>
          </w:rPr>
          <w:fldChar w:fldCharType="end"/>
        </w:r>
      </w:hyperlink>
    </w:p>
    <w:p w14:paraId="322E3857" w14:textId="77777777" w:rsidR="009800DB" w:rsidRDefault="00336170">
      <w:pPr>
        <w:pStyle w:val="TOC1"/>
        <w:tabs>
          <w:tab w:val="right" w:leader="dot" w:pos="8846"/>
        </w:tabs>
        <w:rPr>
          <w:rFonts w:asciiTheme="minorHAnsi" w:eastAsiaTheme="minorEastAsia" w:hAnsiTheme="minorHAnsi"/>
          <w:noProof/>
          <w:sz w:val="22"/>
          <w:lang w:val="en-US"/>
        </w:rPr>
      </w:pPr>
      <w:hyperlink w:anchor="_Toc436140908" w:history="1">
        <w:r w:rsidR="009800DB" w:rsidRPr="00625F6C">
          <w:rPr>
            <w:rStyle w:val="Hyperlink"/>
            <w:noProof/>
          </w:rPr>
          <w:t>The Book of Psalis and Doxologies</w:t>
        </w:r>
        <w:r w:rsidR="009800DB">
          <w:rPr>
            <w:noProof/>
            <w:webHidden/>
          </w:rPr>
          <w:tab/>
        </w:r>
        <w:r w:rsidR="009800DB">
          <w:rPr>
            <w:noProof/>
            <w:webHidden/>
          </w:rPr>
          <w:fldChar w:fldCharType="begin"/>
        </w:r>
        <w:r w:rsidR="009800DB">
          <w:rPr>
            <w:noProof/>
            <w:webHidden/>
          </w:rPr>
          <w:instrText xml:space="preserve"> PAGEREF _Toc436140908 \h </w:instrText>
        </w:r>
        <w:r w:rsidR="009800DB">
          <w:rPr>
            <w:noProof/>
            <w:webHidden/>
          </w:rPr>
        </w:r>
        <w:r w:rsidR="009800DB">
          <w:rPr>
            <w:noProof/>
            <w:webHidden/>
          </w:rPr>
          <w:fldChar w:fldCharType="separate"/>
        </w:r>
        <w:r w:rsidR="009800DB">
          <w:rPr>
            <w:noProof/>
            <w:webHidden/>
          </w:rPr>
          <w:t>536</w:t>
        </w:r>
        <w:r w:rsidR="009800DB">
          <w:rPr>
            <w:noProof/>
            <w:webHidden/>
          </w:rPr>
          <w:fldChar w:fldCharType="end"/>
        </w:r>
      </w:hyperlink>
    </w:p>
    <w:p w14:paraId="32343F0B"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09" w:history="1">
        <w:r w:rsidR="009800DB" w:rsidRPr="00625F6C">
          <w:rPr>
            <w:rStyle w:val="Hyperlink"/>
            <w:noProof/>
          </w:rPr>
          <w:t>General and Common Doxologies</w:t>
        </w:r>
        <w:r w:rsidR="009800DB">
          <w:rPr>
            <w:noProof/>
            <w:webHidden/>
          </w:rPr>
          <w:tab/>
        </w:r>
        <w:r w:rsidR="009800DB">
          <w:rPr>
            <w:noProof/>
            <w:webHidden/>
          </w:rPr>
          <w:fldChar w:fldCharType="begin"/>
        </w:r>
        <w:r w:rsidR="009800DB">
          <w:rPr>
            <w:noProof/>
            <w:webHidden/>
          </w:rPr>
          <w:instrText xml:space="preserve"> PAGEREF _Toc436140909 \h </w:instrText>
        </w:r>
        <w:r w:rsidR="009800DB">
          <w:rPr>
            <w:noProof/>
            <w:webHidden/>
          </w:rPr>
        </w:r>
        <w:r w:rsidR="009800DB">
          <w:rPr>
            <w:noProof/>
            <w:webHidden/>
          </w:rPr>
          <w:fldChar w:fldCharType="separate"/>
        </w:r>
        <w:r w:rsidR="009800DB">
          <w:rPr>
            <w:noProof/>
            <w:webHidden/>
          </w:rPr>
          <w:t>537</w:t>
        </w:r>
        <w:r w:rsidR="009800DB">
          <w:rPr>
            <w:noProof/>
            <w:webHidden/>
          </w:rPr>
          <w:fldChar w:fldCharType="end"/>
        </w:r>
      </w:hyperlink>
    </w:p>
    <w:p w14:paraId="19634FE2"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0" w:history="1">
        <w:r w:rsidR="009800DB" w:rsidRPr="00625F6C">
          <w:rPr>
            <w:rStyle w:val="Hyperlink"/>
            <w:noProof/>
          </w:rPr>
          <w:t xml:space="preserve">September or </w:t>
        </w:r>
        <w:r w:rsidR="009800DB" w:rsidRPr="00625F6C">
          <w:rPr>
            <w:rStyle w:val="Hyperlink"/>
            <w:rFonts w:ascii="FreeSerifAvvaShenouda" w:eastAsia="Arial Unicode MS" w:hAnsi="FreeSerifAvvaShenouda" w:cs="FreeSerifAvvaShenouda"/>
            <w:noProof/>
            <w:lang w:val="en-US"/>
          </w:rPr>
          <w:t>Ⲑⲟⲟⲩⲧ</w:t>
        </w:r>
        <w:r w:rsidR="009800DB">
          <w:rPr>
            <w:noProof/>
            <w:webHidden/>
          </w:rPr>
          <w:tab/>
        </w:r>
        <w:r w:rsidR="009800DB">
          <w:rPr>
            <w:noProof/>
            <w:webHidden/>
          </w:rPr>
          <w:fldChar w:fldCharType="begin"/>
        </w:r>
        <w:r w:rsidR="009800DB">
          <w:rPr>
            <w:noProof/>
            <w:webHidden/>
          </w:rPr>
          <w:instrText xml:space="preserve"> PAGEREF _Toc436140910 \h </w:instrText>
        </w:r>
        <w:r w:rsidR="009800DB">
          <w:rPr>
            <w:noProof/>
            <w:webHidden/>
          </w:rPr>
        </w:r>
        <w:r w:rsidR="009800DB">
          <w:rPr>
            <w:noProof/>
            <w:webHidden/>
          </w:rPr>
          <w:fldChar w:fldCharType="separate"/>
        </w:r>
        <w:r w:rsidR="009800DB">
          <w:rPr>
            <w:noProof/>
            <w:webHidden/>
          </w:rPr>
          <w:t>559</w:t>
        </w:r>
        <w:r w:rsidR="009800DB">
          <w:rPr>
            <w:noProof/>
            <w:webHidden/>
          </w:rPr>
          <w:fldChar w:fldCharType="end"/>
        </w:r>
      </w:hyperlink>
    </w:p>
    <w:p w14:paraId="11FC3E23"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1" w:history="1">
        <w:r w:rsidR="009800DB" w:rsidRPr="00625F6C">
          <w:rPr>
            <w:rStyle w:val="Hyperlink"/>
            <w:noProof/>
          </w:rPr>
          <w:t xml:space="preserve">October or </w:t>
        </w:r>
        <w:r w:rsidR="009800DB" w:rsidRPr="00625F6C">
          <w:rPr>
            <w:rStyle w:val="Hyperlink"/>
            <w:rFonts w:ascii="FreeSerifAvvaShenouda" w:hAnsi="FreeSerifAvvaShenouda" w:cs="FreeSerifAvvaShenouda"/>
            <w:noProof/>
          </w:rPr>
          <w:t>Ⲡⲁⲱⲡⲉ</w:t>
        </w:r>
        <w:r w:rsidR="009800DB">
          <w:rPr>
            <w:noProof/>
            <w:webHidden/>
          </w:rPr>
          <w:tab/>
        </w:r>
        <w:r w:rsidR="009800DB">
          <w:rPr>
            <w:noProof/>
            <w:webHidden/>
          </w:rPr>
          <w:fldChar w:fldCharType="begin"/>
        </w:r>
        <w:r w:rsidR="009800DB">
          <w:rPr>
            <w:noProof/>
            <w:webHidden/>
          </w:rPr>
          <w:instrText xml:space="preserve"> PAGEREF _Toc436140911 \h </w:instrText>
        </w:r>
        <w:r w:rsidR="009800DB">
          <w:rPr>
            <w:noProof/>
            <w:webHidden/>
          </w:rPr>
        </w:r>
        <w:r w:rsidR="009800DB">
          <w:rPr>
            <w:noProof/>
            <w:webHidden/>
          </w:rPr>
          <w:fldChar w:fldCharType="separate"/>
        </w:r>
        <w:r w:rsidR="009800DB">
          <w:rPr>
            <w:noProof/>
            <w:webHidden/>
          </w:rPr>
          <w:t>601</w:t>
        </w:r>
        <w:r w:rsidR="009800DB">
          <w:rPr>
            <w:noProof/>
            <w:webHidden/>
          </w:rPr>
          <w:fldChar w:fldCharType="end"/>
        </w:r>
      </w:hyperlink>
    </w:p>
    <w:p w14:paraId="14E87E90"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2" w:history="1">
        <w:r w:rsidR="009800DB" w:rsidRPr="00625F6C">
          <w:rPr>
            <w:rStyle w:val="Hyperlink"/>
            <w:noProof/>
          </w:rPr>
          <w:t xml:space="preserve">November or </w:t>
        </w:r>
        <w:r w:rsidR="009800DB" w:rsidRPr="00625F6C">
          <w:rPr>
            <w:rStyle w:val="Hyperlink"/>
            <w:rFonts w:ascii="FreeSerifAvvaShenouda" w:eastAsia="Arial Unicode MS" w:hAnsi="FreeSerifAvvaShenouda" w:cs="FreeSerifAvvaShenouda"/>
            <w:noProof/>
          </w:rPr>
          <w:t>Ⲁⲑⲟⲣ</w:t>
        </w:r>
        <w:r w:rsidR="009800DB">
          <w:rPr>
            <w:noProof/>
            <w:webHidden/>
          </w:rPr>
          <w:tab/>
        </w:r>
        <w:r w:rsidR="009800DB">
          <w:rPr>
            <w:noProof/>
            <w:webHidden/>
          </w:rPr>
          <w:fldChar w:fldCharType="begin"/>
        </w:r>
        <w:r w:rsidR="009800DB">
          <w:rPr>
            <w:noProof/>
            <w:webHidden/>
          </w:rPr>
          <w:instrText xml:space="preserve"> PAGEREF _Toc436140912 \h </w:instrText>
        </w:r>
        <w:r w:rsidR="009800DB">
          <w:rPr>
            <w:noProof/>
            <w:webHidden/>
          </w:rPr>
        </w:r>
        <w:r w:rsidR="009800DB">
          <w:rPr>
            <w:noProof/>
            <w:webHidden/>
          </w:rPr>
          <w:fldChar w:fldCharType="separate"/>
        </w:r>
        <w:r w:rsidR="009800DB">
          <w:rPr>
            <w:noProof/>
            <w:webHidden/>
          </w:rPr>
          <w:t>610</w:t>
        </w:r>
        <w:r w:rsidR="009800DB">
          <w:rPr>
            <w:noProof/>
            <w:webHidden/>
          </w:rPr>
          <w:fldChar w:fldCharType="end"/>
        </w:r>
      </w:hyperlink>
    </w:p>
    <w:p w14:paraId="364C167B"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3" w:history="1">
        <w:r w:rsidR="009800DB" w:rsidRPr="00625F6C">
          <w:rPr>
            <w:rStyle w:val="Hyperlink"/>
            <w:noProof/>
          </w:rPr>
          <w:t xml:space="preserve">December or </w:t>
        </w:r>
        <w:r w:rsidR="009800DB" w:rsidRPr="00625F6C">
          <w:rPr>
            <w:rStyle w:val="Hyperlink"/>
            <w:rFonts w:ascii="FreeSerifAvvaShenouda" w:hAnsi="FreeSerifAvvaShenouda" w:cs="FreeSerifAvvaShenouda"/>
            <w:noProof/>
          </w:rPr>
          <w:t>Ⲕⲟⲓⲁϩⲕ</w:t>
        </w:r>
        <w:r w:rsidR="009800DB">
          <w:rPr>
            <w:noProof/>
            <w:webHidden/>
          </w:rPr>
          <w:tab/>
        </w:r>
        <w:r w:rsidR="009800DB">
          <w:rPr>
            <w:noProof/>
            <w:webHidden/>
          </w:rPr>
          <w:fldChar w:fldCharType="begin"/>
        </w:r>
        <w:r w:rsidR="009800DB">
          <w:rPr>
            <w:noProof/>
            <w:webHidden/>
          </w:rPr>
          <w:instrText xml:space="preserve"> PAGEREF _Toc436140913 \h </w:instrText>
        </w:r>
        <w:r w:rsidR="009800DB">
          <w:rPr>
            <w:noProof/>
            <w:webHidden/>
          </w:rPr>
        </w:r>
        <w:r w:rsidR="009800DB">
          <w:rPr>
            <w:noProof/>
            <w:webHidden/>
          </w:rPr>
          <w:fldChar w:fldCharType="separate"/>
        </w:r>
        <w:r w:rsidR="009800DB">
          <w:rPr>
            <w:noProof/>
            <w:webHidden/>
          </w:rPr>
          <w:t>624</w:t>
        </w:r>
        <w:r w:rsidR="009800DB">
          <w:rPr>
            <w:noProof/>
            <w:webHidden/>
          </w:rPr>
          <w:fldChar w:fldCharType="end"/>
        </w:r>
      </w:hyperlink>
    </w:p>
    <w:p w14:paraId="2007410E"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4" w:history="1">
        <w:r w:rsidR="009800DB" w:rsidRPr="00625F6C">
          <w:rPr>
            <w:rStyle w:val="Hyperlink"/>
            <w:noProof/>
          </w:rPr>
          <w:t xml:space="preserve">January or </w:t>
        </w:r>
        <w:r w:rsidR="009800DB" w:rsidRPr="00625F6C">
          <w:rPr>
            <w:rStyle w:val="Hyperlink"/>
            <w:rFonts w:ascii="FreeSerifAvvaShenouda" w:hAnsi="FreeSerifAvvaShenouda" w:cs="FreeSerifAvvaShenouda"/>
            <w:noProof/>
          </w:rPr>
          <w:t>Ⲧⲱⲃⲓ</w:t>
        </w:r>
        <w:r w:rsidR="009800DB">
          <w:rPr>
            <w:noProof/>
            <w:webHidden/>
          </w:rPr>
          <w:tab/>
        </w:r>
        <w:r w:rsidR="009800DB">
          <w:rPr>
            <w:noProof/>
            <w:webHidden/>
          </w:rPr>
          <w:fldChar w:fldCharType="begin"/>
        </w:r>
        <w:r w:rsidR="009800DB">
          <w:rPr>
            <w:noProof/>
            <w:webHidden/>
          </w:rPr>
          <w:instrText xml:space="preserve"> PAGEREF _Toc436140914 \h </w:instrText>
        </w:r>
        <w:r w:rsidR="009800DB">
          <w:rPr>
            <w:noProof/>
            <w:webHidden/>
          </w:rPr>
        </w:r>
        <w:r w:rsidR="009800DB">
          <w:rPr>
            <w:noProof/>
            <w:webHidden/>
          </w:rPr>
          <w:fldChar w:fldCharType="separate"/>
        </w:r>
        <w:r w:rsidR="009800DB">
          <w:rPr>
            <w:noProof/>
            <w:webHidden/>
          </w:rPr>
          <w:t>690</w:t>
        </w:r>
        <w:r w:rsidR="009800DB">
          <w:rPr>
            <w:noProof/>
            <w:webHidden/>
          </w:rPr>
          <w:fldChar w:fldCharType="end"/>
        </w:r>
      </w:hyperlink>
    </w:p>
    <w:p w14:paraId="51577DCB"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5" w:history="1">
        <w:r w:rsidR="009800DB" w:rsidRPr="00625F6C">
          <w:rPr>
            <w:rStyle w:val="Hyperlink"/>
            <w:noProof/>
          </w:rPr>
          <w:t xml:space="preserve">February or </w:t>
        </w:r>
        <w:r w:rsidR="009800DB" w:rsidRPr="00625F6C">
          <w:rPr>
            <w:rStyle w:val="Hyperlink"/>
            <w:rFonts w:ascii="FreeSerifAvvaShenouda" w:hAnsi="FreeSerifAvvaShenouda" w:cs="FreeSerifAvvaShenouda"/>
            <w:noProof/>
          </w:rPr>
          <w:t>Ⲙϣⲓⲣ</w:t>
        </w:r>
        <w:r w:rsidR="009800DB">
          <w:rPr>
            <w:noProof/>
            <w:webHidden/>
          </w:rPr>
          <w:tab/>
        </w:r>
        <w:r w:rsidR="009800DB">
          <w:rPr>
            <w:noProof/>
            <w:webHidden/>
          </w:rPr>
          <w:fldChar w:fldCharType="begin"/>
        </w:r>
        <w:r w:rsidR="009800DB">
          <w:rPr>
            <w:noProof/>
            <w:webHidden/>
          </w:rPr>
          <w:instrText xml:space="preserve"> PAGEREF _Toc436140915 \h </w:instrText>
        </w:r>
        <w:r w:rsidR="009800DB">
          <w:rPr>
            <w:noProof/>
            <w:webHidden/>
          </w:rPr>
        </w:r>
        <w:r w:rsidR="009800DB">
          <w:rPr>
            <w:noProof/>
            <w:webHidden/>
          </w:rPr>
          <w:fldChar w:fldCharType="separate"/>
        </w:r>
        <w:r w:rsidR="009800DB">
          <w:rPr>
            <w:noProof/>
            <w:webHidden/>
          </w:rPr>
          <w:t>753</w:t>
        </w:r>
        <w:r w:rsidR="009800DB">
          <w:rPr>
            <w:noProof/>
            <w:webHidden/>
          </w:rPr>
          <w:fldChar w:fldCharType="end"/>
        </w:r>
      </w:hyperlink>
    </w:p>
    <w:p w14:paraId="2481A811"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6" w:history="1">
        <w:r w:rsidR="009800DB" w:rsidRPr="00625F6C">
          <w:rPr>
            <w:rStyle w:val="Hyperlink"/>
            <w:noProof/>
          </w:rPr>
          <w:t xml:space="preserve">March or </w:t>
        </w:r>
        <w:r w:rsidR="009800DB" w:rsidRPr="00625F6C">
          <w:rPr>
            <w:rStyle w:val="Hyperlink"/>
            <w:rFonts w:ascii="FreeSerifAvvaShenouda" w:hAnsi="FreeSerifAvvaShenouda" w:cs="FreeSerifAvvaShenouda"/>
            <w:noProof/>
          </w:rPr>
          <w:t>Ⲡⲁⲣⲙϩⲟⲧⲡ</w:t>
        </w:r>
        <w:r w:rsidR="009800DB">
          <w:rPr>
            <w:noProof/>
            <w:webHidden/>
          </w:rPr>
          <w:tab/>
        </w:r>
        <w:r w:rsidR="009800DB">
          <w:rPr>
            <w:noProof/>
            <w:webHidden/>
          </w:rPr>
          <w:fldChar w:fldCharType="begin"/>
        </w:r>
        <w:r w:rsidR="009800DB">
          <w:rPr>
            <w:noProof/>
            <w:webHidden/>
          </w:rPr>
          <w:instrText xml:space="preserve"> PAGEREF _Toc436140916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1D196D6B"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7" w:history="1">
        <w:r w:rsidR="009800DB" w:rsidRPr="00625F6C">
          <w:rPr>
            <w:rStyle w:val="Hyperlink"/>
            <w:noProof/>
          </w:rPr>
          <w:t>April</w:t>
        </w:r>
        <w:r w:rsidR="009800DB" w:rsidRPr="00625F6C">
          <w:rPr>
            <w:rStyle w:val="Hyperlink"/>
            <w:noProof/>
            <w:lang w:val="en-US"/>
          </w:rPr>
          <w:t xml:space="preserve"> or</w:t>
        </w:r>
        <w:r w:rsidR="009800DB" w:rsidRPr="00625F6C">
          <w:rPr>
            <w:rStyle w:val="Hyperlink"/>
            <w:noProof/>
          </w:rPr>
          <w:t xml:space="preserve"> </w:t>
        </w:r>
        <w:r w:rsidR="009800DB" w:rsidRPr="00625F6C">
          <w:rPr>
            <w:rStyle w:val="Hyperlink"/>
            <w:rFonts w:ascii="FreeSerifAvvaShenouda" w:hAnsi="FreeSerifAvvaShenouda" w:cs="FreeSerifAvvaShenouda"/>
            <w:noProof/>
          </w:rPr>
          <w:t>Ⲡⲁⲣⲙⲟⲩⲧⲉ</w:t>
        </w:r>
        <w:r w:rsidR="009800DB">
          <w:rPr>
            <w:noProof/>
            <w:webHidden/>
          </w:rPr>
          <w:tab/>
        </w:r>
        <w:r w:rsidR="009800DB">
          <w:rPr>
            <w:noProof/>
            <w:webHidden/>
          </w:rPr>
          <w:fldChar w:fldCharType="begin"/>
        </w:r>
        <w:r w:rsidR="009800DB">
          <w:rPr>
            <w:noProof/>
            <w:webHidden/>
          </w:rPr>
          <w:instrText xml:space="preserve"> PAGEREF _Toc436140917 \h </w:instrText>
        </w:r>
        <w:r w:rsidR="009800DB">
          <w:rPr>
            <w:noProof/>
            <w:webHidden/>
          </w:rPr>
        </w:r>
        <w:r w:rsidR="009800DB">
          <w:rPr>
            <w:noProof/>
            <w:webHidden/>
          </w:rPr>
          <w:fldChar w:fldCharType="separate"/>
        </w:r>
        <w:r w:rsidR="009800DB">
          <w:rPr>
            <w:noProof/>
            <w:webHidden/>
          </w:rPr>
          <w:t>776</w:t>
        </w:r>
        <w:r w:rsidR="009800DB">
          <w:rPr>
            <w:noProof/>
            <w:webHidden/>
          </w:rPr>
          <w:fldChar w:fldCharType="end"/>
        </w:r>
      </w:hyperlink>
    </w:p>
    <w:p w14:paraId="73876228"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8" w:history="1">
        <w:r w:rsidR="009800DB" w:rsidRPr="00625F6C">
          <w:rPr>
            <w:rStyle w:val="Hyperlink"/>
            <w:noProof/>
          </w:rPr>
          <w:t xml:space="preserve">May or </w:t>
        </w:r>
        <w:r w:rsidR="009800DB" w:rsidRPr="00625F6C">
          <w:rPr>
            <w:rStyle w:val="Hyperlink"/>
            <w:rFonts w:ascii="FreeSerifAvvaShenouda" w:eastAsia="Arial Unicode MS" w:hAnsi="FreeSerifAvvaShenouda" w:cs="FreeSerifAvvaShenouda"/>
            <w:noProof/>
            <w:lang w:val="en-US"/>
          </w:rPr>
          <w:t>Ⲡⲁϣⲁⲛⲥ</w:t>
        </w:r>
        <w:r w:rsidR="009800DB">
          <w:rPr>
            <w:noProof/>
            <w:webHidden/>
          </w:rPr>
          <w:tab/>
        </w:r>
        <w:r w:rsidR="009800DB">
          <w:rPr>
            <w:noProof/>
            <w:webHidden/>
          </w:rPr>
          <w:fldChar w:fldCharType="begin"/>
        </w:r>
        <w:r w:rsidR="009800DB">
          <w:rPr>
            <w:noProof/>
            <w:webHidden/>
          </w:rPr>
          <w:instrText xml:space="preserve"> PAGEREF _Toc436140918 \h </w:instrText>
        </w:r>
        <w:r w:rsidR="009800DB">
          <w:rPr>
            <w:noProof/>
            <w:webHidden/>
          </w:rPr>
        </w:r>
        <w:r w:rsidR="009800DB">
          <w:rPr>
            <w:noProof/>
            <w:webHidden/>
          </w:rPr>
          <w:fldChar w:fldCharType="separate"/>
        </w:r>
        <w:r w:rsidR="009800DB">
          <w:rPr>
            <w:noProof/>
            <w:webHidden/>
          </w:rPr>
          <w:t>782</w:t>
        </w:r>
        <w:r w:rsidR="009800DB">
          <w:rPr>
            <w:noProof/>
            <w:webHidden/>
          </w:rPr>
          <w:fldChar w:fldCharType="end"/>
        </w:r>
      </w:hyperlink>
    </w:p>
    <w:p w14:paraId="2BCD92E4"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19" w:history="1">
        <w:r w:rsidR="009800DB" w:rsidRPr="00625F6C">
          <w:rPr>
            <w:rStyle w:val="Hyperlink"/>
            <w:noProof/>
          </w:rPr>
          <w:t xml:space="preserve">June or </w:t>
        </w:r>
        <w:r w:rsidR="009800DB" w:rsidRPr="00625F6C">
          <w:rPr>
            <w:rStyle w:val="Hyperlink"/>
            <w:rFonts w:ascii="FreeSerifAvvaShenouda" w:hAnsi="FreeSerifAvvaShenouda" w:cs="FreeSerifAvvaShenouda"/>
            <w:noProof/>
          </w:rPr>
          <w:t>Ⲡⲁⲱⲛⲉ</w:t>
        </w:r>
        <w:r w:rsidR="009800DB">
          <w:rPr>
            <w:noProof/>
            <w:webHidden/>
          </w:rPr>
          <w:tab/>
        </w:r>
        <w:r w:rsidR="009800DB">
          <w:rPr>
            <w:noProof/>
            <w:webHidden/>
          </w:rPr>
          <w:fldChar w:fldCharType="begin"/>
        </w:r>
        <w:r w:rsidR="009800DB">
          <w:rPr>
            <w:noProof/>
            <w:webHidden/>
          </w:rPr>
          <w:instrText xml:space="preserve"> PAGEREF _Toc436140919 \h </w:instrText>
        </w:r>
        <w:r w:rsidR="009800DB">
          <w:rPr>
            <w:noProof/>
            <w:webHidden/>
          </w:rPr>
        </w:r>
        <w:r w:rsidR="009800DB">
          <w:rPr>
            <w:noProof/>
            <w:webHidden/>
          </w:rPr>
          <w:fldChar w:fldCharType="separate"/>
        </w:r>
        <w:r w:rsidR="009800DB">
          <w:rPr>
            <w:noProof/>
            <w:webHidden/>
          </w:rPr>
          <w:t>805</w:t>
        </w:r>
        <w:r w:rsidR="009800DB">
          <w:rPr>
            <w:noProof/>
            <w:webHidden/>
          </w:rPr>
          <w:fldChar w:fldCharType="end"/>
        </w:r>
      </w:hyperlink>
    </w:p>
    <w:p w14:paraId="08890023"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0" w:history="1">
        <w:r w:rsidR="009800DB" w:rsidRPr="00625F6C">
          <w:rPr>
            <w:rStyle w:val="Hyperlink"/>
            <w:noProof/>
          </w:rPr>
          <w:t xml:space="preserve">July or </w:t>
        </w:r>
        <w:r w:rsidR="009800DB" w:rsidRPr="00625F6C">
          <w:rPr>
            <w:rStyle w:val="Hyperlink"/>
            <w:rFonts w:ascii="FreeSerifAvvaShenouda" w:hAnsi="FreeSerifAvvaShenouda" w:cs="FreeSerifAvvaShenouda"/>
            <w:noProof/>
          </w:rPr>
          <w:t>Ⲉⲡⲏⲡ</w:t>
        </w:r>
        <w:r w:rsidR="009800DB">
          <w:rPr>
            <w:noProof/>
            <w:webHidden/>
          </w:rPr>
          <w:tab/>
        </w:r>
        <w:r w:rsidR="009800DB">
          <w:rPr>
            <w:noProof/>
            <w:webHidden/>
          </w:rPr>
          <w:fldChar w:fldCharType="begin"/>
        </w:r>
        <w:r w:rsidR="009800DB">
          <w:rPr>
            <w:noProof/>
            <w:webHidden/>
          </w:rPr>
          <w:instrText xml:space="preserve"> PAGEREF _Toc436140920 \h </w:instrText>
        </w:r>
        <w:r w:rsidR="009800DB">
          <w:rPr>
            <w:noProof/>
            <w:webHidden/>
          </w:rPr>
        </w:r>
        <w:r w:rsidR="009800DB">
          <w:rPr>
            <w:noProof/>
            <w:webHidden/>
          </w:rPr>
          <w:fldChar w:fldCharType="separate"/>
        </w:r>
        <w:r w:rsidR="009800DB">
          <w:rPr>
            <w:noProof/>
            <w:webHidden/>
          </w:rPr>
          <w:t>832</w:t>
        </w:r>
        <w:r w:rsidR="009800DB">
          <w:rPr>
            <w:noProof/>
            <w:webHidden/>
          </w:rPr>
          <w:fldChar w:fldCharType="end"/>
        </w:r>
      </w:hyperlink>
    </w:p>
    <w:p w14:paraId="0AD6E0E3"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1" w:history="1">
        <w:r w:rsidR="009800DB" w:rsidRPr="00625F6C">
          <w:rPr>
            <w:rStyle w:val="Hyperlink"/>
            <w:noProof/>
          </w:rPr>
          <w:t xml:space="preserve">August or </w:t>
        </w:r>
        <w:r w:rsidR="009800DB" w:rsidRPr="00625F6C">
          <w:rPr>
            <w:rStyle w:val="Hyperlink"/>
            <w:rFonts w:ascii="FreeSerifAvvaShenouda" w:hAnsi="FreeSerifAvvaShenouda" w:cs="FreeSerifAvvaShenouda"/>
            <w:noProof/>
          </w:rPr>
          <w:t>Ⲙⲉⲥⲟⲣⲏ and Ⲕⲟⲩϫⲓ ⲛ</w:t>
        </w:r>
        <w:r w:rsidR="009800DB" w:rsidRPr="00625F6C">
          <w:rPr>
            <w:rStyle w:val="Hyperlink"/>
            <w:rFonts w:ascii="FreeSerifAvvaShenouda" w:hAnsi="FreeSerifAvvaShenouda" w:cs="FreeSerifAvvaShenouda"/>
            <w:noProof/>
            <w:lang w:val="en-US"/>
          </w:rPr>
          <w:t xml:space="preserve">̀ⲁ̀ⲃⲟⲧ </w:t>
        </w:r>
        <w:r w:rsidR="009800DB" w:rsidRPr="00625F6C">
          <w:rPr>
            <w:rStyle w:val="Hyperlink"/>
            <w:noProof/>
          </w:rPr>
          <w:t>(The Little Month)</w:t>
        </w:r>
        <w:r w:rsidR="009800DB">
          <w:rPr>
            <w:noProof/>
            <w:webHidden/>
          </w:rPr>
          <w:tab/>
        </w:r>
        <w:r w:rsidR="009800DB">
          <w:rPr>
            <w:noProof/>
            <w:webHidden/>
          </w:rPr>
          <w:fldChar w:fldCharType="begin"/>
        </w:r>
        <w:r w:rsidR="009800DB">
          <w:rPr>
            <w:noProof/>
            <w:webHidden/>
          </w:rPr>
          <w:instrText xml:space="preserve"> PAGEREF _Toc436140921 \h </w:instrText>
        </w:r>
        <w:r w:rsidR="009800DB">
          <w:rPr>
            <w:noProof/>
            <w:webHidden/>
          </w:rPr>
        </w:r>
        <w:r w:rsidR="009800DB">
          <w:rPr>
            <w:noProof/>
            <w:webHidden/>
          </w:rPr>
          <w:fldChar w:fldCharType="separate"/>
        </w:r>
        <w:r w:rsidR="009800DB">
          <w:rPr>
            <w:noProof/>
            <w:webHidden/>
          </w:rPr>
          <w:t>846</w:t>
        </w:r>
        <w:r w:rsidR="009800DB">
          <w:rPr>
            <w:noProof/>
            <w:webHidden/>
          </w:rPr>
          <w:fldChar w:fldCharType="end"/>
        </w:r>
      </w:hyperlink>
    </w:p>
    <w:p w14:paraId="707E1158"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2" w:history="1">
        <w:r w:rsidR="009800DB" w:rsidRPr="00625F6C">
          <w:rPr>
            <w:rStyle w:val="Hyperlink"/>
            <w:noProof/>
          </w:rPr>
          <w:t>The Pascal Cycle</w:t>
        </w:r>
        <w:r w:rsidR="009800DB">
          <w:rPr>
            <w:noProof/>
            <w:webHidden/>
          </w:rPr>
          <w:tab/>
        </w:r>
        <w:r w:rsidR="009800DB">
          <w:rPr>
            <w:noProof/>
            <w:webHidden/>
          </w:rPr>
          <w:fldChar w:fldCharType="begin"/>
        </w:r>
        <w:r w:rsidR="009800DB">
          <w:rPr>
            <w:noProof/>
            <w:webHidden/>
          </w:rPr>
          <w:instrText xml:space="preserve"> PAGEREF _Toc436140922 \h </w:instrText>
        </w:r>
        <w:r w:rsidR="009800DB">
          <w:rPr>
            <w:noProof/>
            <w:webHidden/>
          </w:rPr>
        </w:r>
        <w:r w:rsidR="009800DB">
          <w:rPr>
            <w:noProof/>
            <w:webHidden/>
          </w:rPr>
          <w:fldChar w:fldCharType="separate"/>
        </w:r>
        <w:r w:rsidR="009800DB">
          <w:rPr>
            <w:noProof/>
            <w:webHidden/>
          </w:rPr>
          <w:t>871</w:t>
        </w:r>
        <w:r w:rsidR="009800DB">
          <w:rPr>
            <w:noProof/>
            <w:webHidden/>
          </w:rPr>
          <w:fldChar w:fldCharType="end"/>
        </w:r>
      </w:hyperlink>
    </w:p>
    <w:p w14:paraId="2F6C559B"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3" w:history="1">
        <w:r w:rsidR="009800DB" w:rsidRPr="00625F6C">
          <w:rPr>
            <w:rStyle w:val="Hyperlink"/>
            <w:noProof/>
          </w:rPr>
          <w:t>Hymns for Koiak</w:t>
        </w:r>
        <w:r w:rsidR="009800DB">
          <w:rPr>
            <w:noProof/>
            <w:webHidden/>
          </w:rPr>
          <w:tab/>
        </w:r>
        <w:r w:rsidR="009800DB">
          <w:rPr>
            <w:noProof/>
            <w:webHidden/>
          </w:rPr>
          <w:fldChar w:fldCharType="begin"/>
        </w:r>
        <w:r w:rsidR="009800DB">
          <w:rPr>
            <w:noProof/>
            <w:webHidden/>
          </w:rPr>
          <w:instrText xml:space="preserve"> PAGEREF _Toc436140923 \h </w:instrText>
        </w:r>
        <w:r w:rsidR="009800DB">
          <w:rPr>
            <w:noProof/>
            <w:webHidden/>
          </w:rPr>
        </w:r>
        <w:r w:rsidR="009800DB">
          <w:rPr>
            <w:noProof/>
            <w:webHidden/>
          </w:rPr>
          <w:fldChar w:fldCharType="separate"/>
        </w:r>
        <w:r w:rsidR="009800DB">
          <w:rPr>
            <w:noProof/>
            <w:webHidden/>
          </w:rPr>
          <w:t>949</w:t>
        </w:r>
        <w:r w:rsidR="009800DB">
          <w:rPr>
            <w:noProof/>
            <w:webHidden/>
          </w:rPr>
          <w:fldChar w:fldCharType="end"/>
        </w:r>
      </w:hyperlink>
    </w:p>
    <w:p w14:paraId="6A1CDFB7"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4" w:history="1">
        <w:r w:rsidR="009800DB" w:rsidRPr="00625F6C">
          <w:rPr>
            <w:rStyle w:val="Hyperlink"/>
            <w:noProof/>
          </w:rPr>
          <w:t>Index of Psalis</w:t>
        </w:r>
        <w:r w:rsidR="009800DB">
          <w:rPr>
            <w:noProof/>
            <w:webHidden/>
          </w:rPr>
          <w:tab/>
        </w:r>
        <w:r w:rsidR="009800DB">
          <w:rPr>
            <w:noProof/>
            <w:webHidden/>
          </w:rPr>
          <w:fldChar w:fldCharType="begin"/>
        </w:r>
        <w:r w:rsidR="009800DB">
          <w:rPr>
            <w:noProof/>
            <w:webHidden/>
          </w:rPr>
          <w:instrText xml:space="preserve"> PAGEREF _Toc436140924 \h </w:instrText>
        </w:r>
        <w:r w:rsidR="009800DB">
          <w:rPr>
            <w:noProof/>
            <w:webHidden/>
          </w:rPr>
        </w:r>
        <w:r w:rsidR="009800DB">
          <w:rPr>
            <w:noProof/>
            <w:webHidden/>
          </w:rPr>
          <w:fldChar w:fldCharType="separate"/>
        </w:r>
        <w:r w:rsidR="009800DB">
          <w:rPr>
            <w:noProof/>
            <w:webHidden/>
          </w:rPr>
          <w:t>965</w:t>
        </w:r>
        <w:r w:rsidR="009800DB">
          <w:rPr>
            <w:noProof/>
            <w:webHidden/>
          </w:rPr>
          <w:fldChar w:fldCharType="end"/>
        </w:r>
      </w:hyperlink>
    </w:p>
    <w:p w14:paraId="70BF6976" w14:textId="77777777" w:rsidR="009800DB" w:rsidRDefault="00336170">
      <w:pPr>
        <w:pStyle w:val="TOC2"/>
        <w:tabs>
          <w:tab w:val="right" w:leader="dot" w:pos="8846"/>
        </w:tabs>
        <w:rPr>
          <w:rFonts w:asciiTheme="minorHAnsi" w:eastAsiaTheme="minorEastAsia" w:hAnsiTheme="minorHAnsi"/>
          <w:noProof/>
          <w:sz w:val="22"/>
          <w:lang w:val="en-US"/>
        </w:rPr>
      </w:pPr>
      <w:hyperlink w:anchor="_Toc436140925" w:history="1">
        <w:r w:rsidR="009800DB" w:rsidRPr="00625F6C">
          <w:rPr>
            <w:rStyle w:val="Hyperlink"/>
            <w:noProof/>
          </w:rPr>
          <w:t>Index of Doxologies</w:t>
        </w:r>
        <w:r w:rsidR="009800DB">
          <w:rPr>
            <w:noProof/>
            <w:webHidden/>
          </w:rPr>
          <w:tab/>
        </w:r>
        <w:r w:rsidR="009800DB">
          <w:rPr>
            <w:noProof/>
            <w:webHidden/>
          </w:rPr>
          <w:fldChar w:fldCharType="begin"/>
        </w:r>
        <w:r w:rsidR="009800DB">
          <w:rPr>
            <w:noProof/>
            <w:webHidden/>
          </w:rPr>
          <w:instrText xml:space="preserve"> PAGEREF _Toc436140925 \h </w:instrText>
        </w:r>
        <w:r w:rsidR="009800DB">
          <w:rPr>
            <w:noProof/>
            <w:webHidden/>
          </w:rPr>
        </w:r>
        <w:r w:rsidR="009800DB">
          <w:rPr>
            <w:noProof/>
            <w:webHidden/>
          </w:rPr>
          <w:fldChar w:fldCharType="separate"/>
        </w:r>
        <w:r w:rsidR="009800DB">
          <w:rPr>
            <w:noProof/>
            <w:webHidden/>
          </w:rPr>
          <w:t>967</w:t>
        </w:r>
        <w:r w:rsidR="009800DB">
          <w:rPr>
            <w:noProof/>
            <w:webHidden/>
          </w:rPr>
          <w:fldChar w:fldCharType="end"/>
        </w:r>
      </w:hyperlink>
    </w:p>
    <w:p w14:paraId="7916C952" w14:textId="77777777" w:rsidR="00964F23" w:rsidRDefault="003A78C2" w:rsidP="003A7286">
      <w:pPr>
        <w:pStyle w:val="Heading1"/>
      </w:pPr>
      <w:r>
        <w:rPr>
          <w:lang w:val="en-US"/>
        </w:rPr>
        <w:fldChar w:fldCharType="end"/>
      </w:r>
      <w:bookmarkStart w:id="11" w:name="_Toc410196896"/>
      <w:r w:rsidR="00964F23" w:rsidRPr="00964F23">
        <w:t xml:space="preserve"> </w:t>
      </w:r>
      <w:bookmarkStart w:id="12" w:name="_Toc436140896"/>
      <w:r w:rsidR="00964F23">
        <w:t xml:space="preserve">Front </w:t>
      </w:r>
      <w:r w:rsidR="00964F23" w:rsidRPr="009A25DD">
        <w:t>Matter</w:t>
      </w:r>
      <w:bookmarkEnd w:id="11"/>
      <w:bookmarkEnd w:id="12"/>
    </w:p>
    <w:p w14:paraId="7A364D91" w14:textId="77777777" w:rsidR="00964F23" w:rsidRDefault="00964F23" w:rsidP="00FB5E62">
      <w:pPr>
        <w:pStyle w:val="Heading3"/>
      </w:pPr>
      <w:bookmarkStart w:id="13" w:name="_Toc410196897"/>
      <w:r>
        <w:t>Style of English</w:t>
      </w:r>
      <w:bookmarkEnd w:id="13"/>
    </w:p>
    <w:p w14:paraId="104A9A68" w14:textId="77777777" w:rsidR="00964F23" w:rsidRDefault="00964F23" w:rsidP="00FB5E62">
      <w:pPr>
        <w:pStyle w:val="Heading3"/>
      </w:pPr>
      <w:bookmarkStart w:id="14" w:name="_Toc410196898"/>
      <w:r>
        <w:t>Later Additions and Navigating the Book</w:t>
      </w:r>
      <w:bookmarkEnd w:id="14"/>
    </w:p>
    <w:p w14:paraId="19123C75" w14:textId="77777777" w:rsidR="00964F23" w:rsidRDefault="00964F23" w:rsidP="00FB5E62">
      <w:pPr>
        <w:pStyle w:val="Heading3"/>
      </w:pPr>
      <w:bookmarkStart w:id="15" w:name="_Toc410196899"/>
      <w:r>
        <w:t>Order of Day and Services</w:t>
      </w:r>
      <w:bookmarkEnd w:id="15"/>
    </w:p>
    <w:p w14:paraId="6BA62294" w14:textId="77777777" w:rsidR="00964F23" w:rsidRDefault="00964F23" w:rsidP="00FB5E62">
      <w:pPr>
        <w:pStyle w:val="Heading3"/>
      </w:pPr>
      <w:bookmarkStart w:id="16" w:name="_Toc410196900"/>
      <w:r>
        <w:t>The Nature of the Hours</w:t>
      </w:r>
      <w:bookmarkEnd w:id="16"/>
    </w:p>
    <w:p w14:paraId="5F896BF1" w14:textId="77777777" w:rsidR="00964F23" w:rsidRDefault="00964F23" w:rsidP="00FB5E62">
      <w:pPr>
        <w:pStyle w:val="Heading3"/>
      </w:pPr>
      <w:bookmarkStart w:id="17" w:name="_Toc410196901"/>
      <w:r>
        <w:t>Koiak</w:t>
      </w:r>
      <w:bookmarkEnd w:id="17"/>
    </w:p>
    <w:p w14:paraId="35FEF736" w14:textId="77777777" w:rsidR="00964F23" w:rsidRPr="004A327A" w:rsidRDefault="00964F23" w:rsidP="00FB5E62">
      <w:pPr>
        <w:pStyle w:val="Heading3"/>
      </w:pPr>
      <w:bookmarkStart w:id="18" w:name="_Toc410196902"/>
      <w:r>
        <w:t>The Use of Books in the Church</w:t>
      </w:r>
      <w:bookmarkEnd w:id="18"/>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327C8705" w14:textId="77777777" w:rsidR="00BF0205" w:rsidRPr="00BF0205" w:rsidRDefault="00BF0205" w:rsidP="00BF0205">
      <w:bookmarkStart w:id="19" w:name="_Toc410196903"/>
      <w:bookmarkStart w:id="20" w:name="_Toc289112505"/>
      <w:bookmarkStart w:id="21" w:name="_Toc297322052"/>
      <w:bookmarkStart w:id="22" w:name="_Toc297407697"/>
      <w:bookmarkStart w:id="23" w:name="_Toc298445749"/>
      <w:bookmarkStart w:id="24" w:name="_Toc298681232"/>
      <w:bookmarkStart w:id="25" w:name="_Toc298447474"/>
      <w:bookmarkStart w:id="2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7447E17F" w14:textId="77777777" w:rsidR="00964F23" w:rsidRPr="003A7286" w:rsidRDefault="00964F23" w:rsidP="003A7286">
      <w:pPr>
        <w:pStyle w:val="Heading1"/>
      </w:pPr>
      <w:bookmarkStart w:id="27" w:name="_Toc436140897"/>
      <w:r w:rsidRPr="003A7286">
        <w:t>The Horologion: The Book of the Hours</w:t>
      </w:r>
      <w:bookmarkEnd w:id="19"/>
      <w:bookmarkEnd w:id="27"/>
    </w:p>
    <w:p w14:paraId="04A2C45E" w14:textId="77777777" w:rsidR="00964F23" w:rsidRDefault="00964F23" w:rsidP="00964F23">
      <w:pPr>
        <w:pStyle w:val="Heading2"/>
      </w:pPr>
      <w:bookmarkStart w:id="28" w:name="_Toc410196171"/>
      <w:bookmarkStart w:id="29" w:name="_Toc410196402"/>
      <w:bookmarkStart w:id="30" w:name="_Toc410196904"/>
      <w:bookmarkStart w:id="31" w:name="_Toc436140898"/>
      <w:bookmarkStart w:id="32" w:name="Vespers"/>
      <w:r>
        <w:lastRenderedPageBreak/>
        <w:t>The Setting of the Sun: Vespers (the Eleventh Hour)</w:t>
      </w:r>
      <w:bookmarkEnd w:id="28"/>
      <w:bookmarkEnd w:id="29"/>
      <w:bookmarkEnd w:id="30"/>
      <w:bookmarkEnd w:id="3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33" w:name="_Toc410196172" w:displacedByCustomXml="next"/>
    <w:bookmarkStart w:id="34" w:name="_Toc410196403" w:displacedByCustomXml="next"/>
    <w:bookmarkStart w:id="35" w:name="_Toc410196905" w:displacedByCustomXml="next"/>
    <w:bookmarkStart w:id="36" w:name="_Ref435790480" w:displacedByCustomXml="next"/>
    <w:bookmarkStart w:id="37" w:name="_Ref435790486" w:displacedByCustomXml="next"/>
    <w:sdt>
      <w:sdtPr>
        <w:id w:val="698976935"/>
        <w:docPartObj>
          <w:docPartGallery w:val="Table of Contents"/>
          <w:docPartUnique/>
        </w:docPartObj>
      </w:sdtPr>
      <w:sdtEndPr>
        <w:rPr>
          <w:b/>
          <w:bCs/>
          <w:noProof/>
        </w:rPr>
      </w:sdtEndPr>
      <w:sdtContent>
        <w:p w14:paraId="3EDF2B53"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140926" w:history="1">
            <w:r w:rsidRPr="00AC3010">
              <w:rPr>
                <w:rStyle w:val="Hyperlink"/>
                <w:noProof/>
              </w:rPr>
              <w:t>Vespers Praise</w:t>
            </w:r>
            <w:r>
              <w:rPr>
                <w:noProof/>
                <w:webHidden/>
              </w:rPr>
              <w:tab/>
            </w:r>
            <w:r>
              <w:rPr>
                <w:noProof/>
                <w:webHidden/>
              </w:rPr>
              <w:fldChar w:fldCharType="begin"/>
            </w:r>
            <w:r>
              <w:rPr>
                <w:noProof/>
                <w:webHidden/>
              </w:rPr>
              <w:instrText xml:space="preserve"> PAGEREF _Toc436140926 \h </w:instrText>
            </w:r>
            <w:r>
              <w:rPr>
                <w:noProof/>
                <w:webHidden/>
              </w:rPr>
            </w:r>
            <w:r>
              <w:rPr>
                <w:noProof/>
                <w:webHidden/>
              </w:rPr>
              <w:fldChar w:fldCharType="separate"/>
            </w:r>
            <w:r>
              <w:rPr>
                <w:noProof/>
                <w:webHidden/>
              </w:rPr>
              <w:t>9</w:t>
            </w:r>
            <w:r>
              <w:rPr>
                <w:noProof/>
                <w:webHidden/>
              </w:rPr>
              <w:fldChar w:fldCharType="end"/>
            </w:r>
          </w:hyperlink>
        </w:p>
        <w:p w14:paraId="128DE6B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27" w:history="1">
            <w:r w:rsidR="009800DB" w:rsidRPr="00AC3010">
              <w:rPr>
                <w:rStyle w:val="Hyperlink"/>
                <w:noProof/>
              </w:rPr>
              <w:t>The Psalms of the Eleventh Hour (Little Vespers)</w:t>
            </w:r>
            <w:r w:rsidR="009800DB">
              <w:rPr>
                <w:noProof/>
                <w:webHidden/>
              </w:rPr>
              <w:tab/>
            </w:r>
            <w:r w:rsidR="009800DB">
              <w:rPr>
                <w:noProof/>
                <w:webHidden/>
              </w:rPr>
              <w:fldChar w:fldCharType="begin"/>
            </w:r>
            <w:r w:rsidR="009800DB">
              <w:rPr>
                <w:noProof/>
                <w:webHidden/>
              </w:rPr>
              <w:instrText xml:space="preserve"> PAGEREF _Toc436140927 \h </w:instrText>
            </w:r>
            <w:r w:rsidR="009800DB">
              <w:rPr>
                <w:noProof/>
                <w:webHidden/>
              </w:rPr>
            </w:r>
            <w:r w:rsidR="009800DB">
              <w:rPr>
                <w:noProof/>
                <w:webHidden/>
              </w:rPr>
              <w:fldChar w:fldCharType="separate"/>
            </w:r>
            <w:r w:rsidR="009800DB">
              <w:rPr>
                <w:noProof/>
                <w:webHidden/>
              </w:rPr>
              <w:t>9</w:t>
            </w:r>
            <w:r w:rsidR="009800DB">
              <w:rPr>
                <w:noProof/>
                <w:webHidden/>
              </w:rPr>
              <w:fldChar w:fldCharType="end"/>
            </w:r>
          </w:hyperlink>
        </w:p>
        <w:p w14:paraId="68D9EDD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28" w:history="1">
            <w:r w:rsidR="009800DB" w:rsidRPr="00AC3010">
              <w:rPr>
                <w:rStyle w:val="Hyperlink"/>
                <w:noProof/>
              </w:rPr>
              <w:t>The Raising of Evening (or Morning) Incense</w:t>
            </w:r>
            <w:r w:rsidR="009800DB">
              <w:rPr>
                <w:noProof/>
                <w:webHidden/>
              </w:rPr>
              <w:tab/>
            </w:r>
            <w:r w:rsidR="009800DB">
              <w:rPr>
                <w:noProof/>
                <w:webHidden/>
              </w:rPr>
              <w:fldChar w:fldCharType="begin"/>
            </w:r>
            <w:r w:rsidR="009800DB">
              <w:rPr>
                <w:noProof/>
                <w:webHidden/>
              </w:rPr>
              <w:instrText xml:space="preserve"> PAGEREF _Toc436140928 \h </w:instrText>
            </w:r>
            <w:r w:rsidR="009800DB">
              <w:rPr>
                <w:noProof/>
                <w:webHidden/>
              </w:rPr>
            </w:r>
            <w:r w:rsidR="009800DB">
              <w:rPr>
                <w:noProof/>
                <w:webHidden/>
              </w:rPr>
              <w:fldChar w:fldCharType="separate"/>
            </w:r>
            <w:r w:rsidR="009800DB">
              <w:rPr>
                <w:noProof/>
                <w:webHidden/>
              </w:rPr>
              <w:t>14</w:t>
            </w:r>
            <w:r w:rsidR="009800DB">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38" w:name="_Toc436140926"/>
      <w:r>
        <w:lastRenderedPageBreak/>
        <w:t>Vespers Praise</w:t>
      </w:r>
      <w:bookmarkEnd w:id="37"/>
      <w:bookmarkEnd w:id="36"/>
      <w:bookmarkEnd w:id="35"/>
      <w:bookmarkEnd w:id="34"/>
      <w:bookmarkEnd w:id="33"/>
      <w:bookmarkEnd w:id="38"/>
    </w:p>
    <w:p w14:paraId="03E8CF99" w14:textId="77777777" w:rsidR="00964F23" w:rsidRDefault="00964F23" w:rsidP="009A25DD">
      <w:pPr>
        <w:pStyle w:val="Heading5"/>
      </w:pPr>
      <w:bookmarkStart w:id="39" w:name="_Toc410196404"/>
      <w:bookmarkStart w:id="40" w:name="_Toc410196906"/>
      <w:r>
        <w:t>Psalm 116</w:t>
      </w:r>
      <w:bookmarkEnd w:id="39"/>
      <w:bookmarkEnd w:id="4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800DB">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41" w:name="_Toc410196173"/>
      <w:bookmarkStart w:id="42" w:name="_Toc410196405"/>
      <w:bookmarkStart w:id="43" w:name="_Toc410196907"/>
      <w:bookmarkStart w:id="44" w:name="_Ref435789546"/>
      <w:bookmarkStart w:id="45" w:name="_Ref435789552"/>
      <w:bookmarkStart w:id="46" w:name="_Toc436140927"/>
      <w:r>
        <w:t>The Psalms of the Eleventh Hour (Little Vespers)</w:t>
      </w:r>
      <w:bookmarkEnd w:id="41"/>
      <w:bookmarkEnd w:id="42"/>
      <w:bookmarkEnd w:id="43"/>
      <w:bookmarkEnd w:id="44"/>
      <w:bookmarkEnd w:id="45"/>
      <w:bookmarkEnd w:id="4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7" w:name="_Ref411967832"/>
      <w:r>
        <w:t>The Lord's Prayer</w:t>
      </w:r>
      <w:bookmarkEnd w:id="4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8" w:name="_Ref411967872"/>
      <w:r>
        <w:t>The Prayer of Thanksgiving</w:t>
      </w:r>
      <w:bookmarkEnd w:id="4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lastRenderedPageBreak/>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800DB">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9" w:name="_Ref434576694"/>
      <w:r>
        <w:rPr>
          <w:lang w:val="en-GB"/>
        </w:rPr>
        <w:t>The Psalms</w:t>
      </w:r>
      <w:r w:rsidR="00F14AA6">
        <w:rPr>
          <w:lang w:val="en-GB"/>
        </w:rPr>
        <w:t xml:space="preserve"> of Sunset (Vespers)</w:t>
      </w:r>
      <w:bookmarkEnd w:id="4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800DB">
        <w:rPr>
          <w:noProof/>
        </w:rPr>
        <w:t>484</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800DB">
        <w:rPr>
          <w:noProof/>
        </w:rPr>
        <w:t>484</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800DB">
        <w:rPr>
          <w:noProof/>
        </w:rPr>
        <w:t>501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800DB">
        <w:rPr>
          <w:noProof/>
        </w:rPr>
        <w:t>502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800DB">
        <w:rPr>
          <w:noProof/>
        </w:rPr>
        <w:t>503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800DB">
        <w:rPr>
          <w:noProof/>
        </w:rPr>
        <w:t>504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800DB">
        <w:rPr>
          <w:noProof/>
        </w:rPr>
        <w:t>505</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800DB">
        <w:rPr>
          <w:noProof/>
        </w:rPr>
        <w:t>505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800DB">
        <w:rPr>
          <w:noProof/>
        </w:rPr>
        <w:t>506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800DB">
        <w:rPr>
          <w:noProof/>
        </w:rPr>
        <w:t>507</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800DB">
        <w:rPr>
          <w:noProof/>
        </w:rPr>
        <w:t>508</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800DB">
        <w:rPr>
          <w:noProof/>
        </w:rPr>
        <w:t>508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lastRenderedPageBreak/>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w:t>
      </w:r>
      <w:r w:rsidR="00031314">
        <w:lastRenderedPageBreak/>
        <w:t>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50" w:name="_Ref411969137"/>
      <w:r>
        <w:rPr>
          <w:lang w:val="en-GB"/>
        </w:rPr>
        <w:t>Holy, Holy, Holy</w:t>
      </w:r>
      <w:bookmarkEnd w:id="5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w:t>
      </w:r>
      <w:r>
        <w:lastRenderedPageBreak/>
        <w:t xml:space="preserve">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51" w:name="_Ref411969145"/>
      <w:r>
        <w:t>The Prayer of the Hours</w:t>
      </w:r>
      <w:bookmarkEnd w:id="5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52" w:name="_Toc410196174"/>
      <w:bookmarkStart w:id="53" w:name="_Toc410196406"/>
      <w:bookmarkStart w:id="54" w:name="_Toc410196908"/>
      <w:bookmarkStart w:id="55" w:name="_Ref434565022"/>
      <w:bookmarkStart w:id="56" w:name="_Ref434565029"/>
      <w:bookmarkStart w:id="57" w:name="_Toc436140928"/>
      <w:r>
        <w:t>The Raising of Evening</w:t>
      </w:r>
      <w:r w:rsidR="0016512E">
        <w:t xml:space="preserve"> (or </w:t>
      </w:r>
      <w:commentRangeStart w:id="58"/>
      <w:r w:rsidR="0016512E">
        <w:t>Morning</w:t>
      </w:r>
      <w:commentRangeEnd w:id="58"/>
      <w:r w:rsidR="0016512E">
        <w:rPr>
          <w:rStyle w:val="CommentReference"/>
          <w:rFonts w:eastAsiaTheme="minorHAnsi" w:cstheme="minorBidi"/>
          <w:b w:val="0"/>
          <w:bCs w:val="0"/>
        </w:rPr>
        <w:commentReference w:id="58"/>
      </w:r>
      <w:r w:rsidR="0016512E">
        <w:t>)</w:t>
      </w:r>
      <w:r>
        <w:t xml:space="preserve"> Incense</w:t>
      </w:r>
      <w:bookmarkEnd w:id="52"/>
      <w:bookmarkEnd w:id="53"/>
      <w:bookmarkEnd w:id="54"/>
      <w:bookmarkEnd w:id="55"/>
      <w:bookmarkEnd w:id="56"/>
      <w:bookmarkEnd w:id="5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lastRenderedPageBreak/>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9" w:name="ThanksgivingIncense"/>
      <w:r>
        <w:t>The Prayer of Thanksgiving</w:t>
      </w:r>
    </w:p>
    <w:bookmarkEnd w:id="5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lastRenderedPageBreak/>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3348">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3348">
        <w:rPr>
          <w:noProof/>
        </w:rPr>
        <w:t>261</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60" w:name="_Ref435789344"/>
      <w:bookmarkStart w:id="61" w:name="VersesCymbals"/>
      <w:r>
        <w:t>The Verses of the Cymbals</w:t>
      </w:r>
      <w:bookmarkEnd w:id="60"/>
    </w:p>
    <w:bookmarkEnd w:id="6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lastRenderedPageBreak/>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lastRenderedPageBreak/>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lastRenderedPageBreak/>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62"/>
            <w:r w:rsidRPr="007425E1">
              <w:t xml:space="preserve">May </w:t>
            </w:r>
            <w:commentRangeEnd w:id="62"/>
            <w:r>
              <w:rPr>
                <w:rStyle w:val="CommentReference"/>
                <w:rFonts w:eastAsiaTheme="minorHAnsi" w:cstheme="minorBidi"/>
                <w:color w:val="auto"/>
                <w:lang w:val="en-CA"/>
              </w:rPr>
              <w:commentReference w:id="6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 xml:space="preserve">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w:t>
      </w:r>
      <w:r w:rsidR="006B3289">
        <w:lastRenderedPageBreak/>
        <w:t>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lastRenderedPageBreak/>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t>In the Offering of Evening Incense and Saturday Morning Incense only:</w:t>
      </w:r>
    </w:p>
    <w:p w14:paraId="0E38BC6D" w14:textId="77777777" w:rsidR="00A02728" w:rsidRDefault="00B65D4D" w:rsidP="00A02728">
      <w:pPr>
        <w:pStyle w:val="Heading4"/>
      </w:pPr>
      <w:bookmarkStart w:id="63" w:name="PrayerDeparted"/>
      <w:r>
        <w:t>The Prayer for the Departed</w:t>
      </w:r>
    </w:p>
    <w:bookmarkEnd w:id="6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64"/>
      <w:r>
        <w:t xml:space="preserve"> </w:t>
      </w:r>
      <w:commentRangeEnd w:id="64"/>
      <w:r w:rsidR="007246F6">
        <w:rPr>
          <w:rStyle w:val="CommentReference"/>
          <w:lang w:val="en-CA"/>
        </w:rPr>
        <w:commentReference w:id="6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65"/>
      <w:r>
        <w:t xml:space="preserve"> </w:t>
      </w:r>
      <w:commentRangeEnd w:id="65"/>
      <w:r w:rsidR="007246F6">
        <w:rPr>
          <w:rStyle w:val="CommentReference"/>
          <w:lang w:val="en-CA"/>
        </w:rPr>
        <w:commentReference w:id="65"/>
      </w:r>
      <w:r>
        <w:t xml:space="preserve">love </w:t>
      </w:r>
      <w:r w:rsidR="007246F6">
        <w:t>Your</w:t>
      </w:r>
      <w:r>
        <w:t xml:space="preserve"> Holy Name.</w:t>
      </w:r>
    </w:p>
    <w:p w14:paraId="572F2938" w14:textId="77777777" w:rsidR="00A02728" w:rsidRDefault="00A02728" w:rsidP="00A02728">
      <w:pPr>
        <w:pStyle w:val="Body"/>
      </w:pPr>
      <w:r>
        <w:lastRenderedPageBreak/>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lastRenderedPageBreak/>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66"/>
      <w:r w:rsidR="007246F6">
        <w:t>You</w:t>
      </w:r>
      <w:commentRangeEnd w:id="66"/>
      <w:r w:rsidR="003F614F">
        <w:rPr>
          <w:rStyle w:val="CommentReference"/>
          <w:lang w:val="en-CA"/>
        </w:rPr>
        <w:commentReference w:id="6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261</w:t>
      </w:r>
      <w:r>
        <w:fldChar w:fldCharType="end"/>
      </w:r>
      <w:r>
        <w:t>.</w:t>
      </w:r>
    </w:p>
    <w:p w14:paraId="7B89110D" w14:textId="77777777" w:rsidR="00A02728" w:rsidRDefault="00B65D4D" w:rsidP="00A02728">
      <w:pPr>
        <w:pStyle w:val="Heading4"/>
      </w:pPr>
      <w:r>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lastRenderedPageBreak/>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7" w:name="_Ref435789903"/>
      <w:r>
        <w:rPr>
          <w:lang w:val="en-GB"/>
        </w:rPr>
        <w:t>Graciously Accord</w:t>
      </w:r>
      <w:bookmarkEnd w:id="6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lastRenderedPageBreak/>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8" w:name="_Ref435789927"/>
      <w:bookmarkStart w:id="69" w:name="Gloria"/>
      <w:r>
        <w:t>The Gloria</w:t>
      </w:r>
      <w:bookmarkEnd w:id="6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9"/>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bookmarkStart w:id="70" w:name="_Ref435789969"/>
      <w:r>
        <w:t>The Trisagion</w:t>
      </w:r>
      <w:bookmarkEnd w:id="70"/>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lastRenderedPageBreak/>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lastRenderedPageBreak/>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71" w:name="_Ref434477171"/>
      <w:r>
        <w:t>The Introduction to the Doxologies</w:t>
      </w:r>
      <w:bookmarkEnd w:id="7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72" w:name="_Ref435799700"/>
      <w:r>
        <w:t>The Doxologies</w:t>
      </w:r>
      <w:bookmarkEnd w:id="7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73" w:name="_Ref434487836"/>
      <w:r>
        <w:t>The Evening Doxology of the Virgin</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lastRenderedPageBreak/>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4" w:name="_Ref434487846"/>
      <w:r>
        <w:t>The Morning Doxology of the Virgin</w:t>
      </w:r>
      <w:bookmarkEnd w:id="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lastRenderedPageBreak/>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5"/>
            <w:r>
              <w:t xml:space="preserve">declared </w:t>
            </w:r>
            <w:commentRangeEnd w:id="75"/>
            <w:r>
              <w:rPr>
                <w:rStyle w:val="CommentReference"/>
                <w:rFonts w:ascii="Times New Roman" w:eastAsiaTheme="minorHAnsi" w:hAnsi="Times New Roman" w:cstheme="minorBidi"/>
                <w:color w:val="auto"/>
              </w:rPr>
              <w:commentReference w:id="7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6"/>
            <w:r>
              <w:t xml:space="preserve">Good New </w:t>
            </w:r>
            <w:commentRangeEnd w:id="76"/>
            <w:r>
              <w:rPr>
                <w:rStyle w:val="CommentReference"/>
                <w:rFonts w:ascii="Times New Roman" w:eastAsiaTheme="minorHAnsi" w:hAnsi="Times New Roman" w:cstheme="minorBidi"/>
                <w:color w:val="auto"/>
              </w:rPr>
              <w:commentReference w:id="7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7"/>
            <w:r>
              <w:t>Be our advocate</w:t>
            </w:r>
            <w:commentRangeEnd w:id="77"/>
            <w:r>
              <w:rPr>
                <w:rStyle w:val="CommentReference"/>
                <w:rFonts w:ascii="Times New Roman" w:eastAsiaTheme="minorHAnsi" w:hAnsi="Times New Roman" w:cstheme="minorBidi"/>
                <w:color w:val="auto"/>
              </w:rPr>
              <w:commentReference w:id="7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8"/>
            <w:r>
              <w:t>Mary</w:t>
            </w:r>
            <w:commentRangeEnd w:id="78"/>
            <w:r>
              <w:rPr>
                <w:rStyle w:val="CommentReference"/>
                <w:rFonts w:ascii="Times New Roman" w:eastAsiaTheme="minorHAnsi" w:hAnsi="Times New Roman" w:cstheme="minorBidi"/>
                <w:color w:val="auto"/>
              </w:rPr>
              <w:commentReference w:id="7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9" w:name="_Ref435799710"/>
      <w:r>
        <w:t>The Orthodox Creed</w:t>
      </w:r>
      <w:bookmarkEnd w:id="7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80"/>
      <w:r>
        <w:t>God</w:t>
      </w:r>
      <w:commentRangeEnd w:id="80"/>
      <w:r w:rsidR="008E406C">
        <w:rPr>
          <w:rStyle w:val="CommentReference"/>
          <w:lang w:val="en-CA"/>
        </w:rPr>
        <w:commentReference w:id="8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_Toc436140899"/>
      <w:bookmarkStart w:id="85" w:name="Compline"/>
      <w:bookmarkEnd w:id="32"/>
      <w:r>
        <w:lastRenderedPageBreak/>
        <w:t>After Supper: Retiring</w:t>
      </w:r>
      <w:r>
        <w:rPr>
          <w:rStyle w:val="FootnoteReference"/>
        </w:rPr>
        <w:footnoteReference w:id="11"/>
      </w:r>
      <w:r>
        <w:t xml:space="preserve"> (the Twelfth Hour)</w:t>
      </w:r>
      <w:bookmarkEnd w:id="81"/>
      <w:bookmarkEnd w:id="82"/>
      <w:bookmarkEnd w:id="83"/>
      <w:bookmarkEnd w:id="84"/>
    </w:p>
    <w:bookmarkStart w:id="86" w:name="_Toc410196176" w:displacedByCustomXml="next"/>
    <w:bookmarkStart w:id="87" w:name="_Toc410196408" w:displacedByCustomXml="next"/>
    <w:bookmarkStart w:id="88" w:name="_Toc410196910" w:displacedByCustomXml="next"/>
    <w:bookmarkStart w:id="89" w:name="_Ref435434294" w:displacedByCustomXml="next"/>
    <w:bookmarkStart w:id="90" w:name="_Ref435434300" w:displacedByCustomXml="next"/>
    <w:bookmarkStart w:id="91" w:name="_Ref435789570" w:displacedByCustomXml="next"/>
    <w:bookmarkStart w:id="92" w:name="_Ref435789575" w:displacedByCustomXml="next"/>
    <w:sdt>
      <w:sdtPr>
        <w:id w:val="-1880776434"/>
        <w:docPartObj>
          <w:docPartGallery w:val="Table of Contents"/>
          <w:docPartUnique/>
        </w:docPartObj>
      </w:sdtPr>
      <w:sdtEndPr>
        <w:rPr>
          <w:b/>
          <w:bCs/>
          <w:noProof/>
        </w:rPr>
      </w:sdtEndPr>
      <w:sdtContent>
        <w:p w14:paraId="1B67F271"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140929" w:history="1">
            <w:r w:rsidRPr="00D4207F">
              <w:rPr>
                <w:rStyle w:val="Hyperlink"/>
                <w:noProof/>
              </w:rPr>
              <w:t>The Psalms of the Twelfth Hour</w:t>
            </w:r>
            <w:r>
              <w:rPr>
                <w:noProof/>
                <w:webHidden/>
              </w:rPr>
              <w:tab/>
            </w:r>
            <w:r>
              <w:rPr>
                <w:noProof/>
                <w:webHidden/>
              </w:rPr>
              <w:fldChar w:fldCharType="begin"/>
            </w:r>
            <w:r>
              <w:rPr>
                <w:noProof/>
                <w:webHidden/>
              </w:rPr>
              <w:instrText xml:space="preserve"> PAGEREF _Toc436140929 \h </w:instrText>
            </w:r>
            <w:r>
              <w:rPr>
                <w:noProof/>
                <w:webHidden/>
              </w:rPr>
            </w:r>
            <w:r>
              <w:rPr>
                <w:noProof/>
                <w:webHidden/>
              </w:rPr>
              <w:fldChar w:fldCharType="separate"/>
            </w:r>
            <w:r>
              <w:rPr>
                <w:noProof/>
                <w:webHidden/>
              </w:rPr>
              <w:t>48</w:t>
            </w:r>
            <w:r>
              <w:rPr>
                <w:noProof/>
                <w:webHidden/>
              </w:rPr>
              <w:fldChar w:fldCharType="end"/>
            </w:r>
          </w:hyperlink>
        </w:p>
        <w:p w14:paraId="7DCC86D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0" w:history="1">
            <w:r w:rsidR="009800DB" w:rsidRPr="00D4207F">
              <w:rPr>
                <w:rStyle w:val="Hyperlink"/>
                <w:noProof/>
              </w:rPr>
              <w:t>The Psalms of the Twelfth Hour (Old Rite)</w:t>
            </w:r>
            <w:r w:rsidR="009800DB">
              <w:rPr>
                <w:noProof/>
                <w:webHidden/>
              </w:rPr>
              <w:tab/>
            </w:r>
            <w:r w:rsidR="009800DB">
              <w:rPr>
                <w:noProof/>
                <w:webHidden/>
              </w:rPr>
              <w:fldChar w:fldCharType="begin"/>
            </w:r>
            <w:r w:rsidR="009800DB">
              <w:rPr>
                <w:noProof/>
                <w:webHidden/>
              </w:rPr>
              <w:instrText xml:space="preserve"> PAGEREF _Toc436140930 \h </w:instrText>
            </w:r>
            <w:r w:rsidR="009800DB">
              <w:rPr>
                <w:noProof/>
                <w:webHidden/>
              </w:rPr>
            </w:r>
            <w:r w:rsidR="009800DB">
              <w:rPr>
                <w:noProof/>
                <w:webHidden/>
              </w:rPr>
              <w:fldChar w:fldCharType="separate"/>
            </w:r>
            <w:r w:rsidR="009800DB">
              <w:rPr>
                <w:noProof/>
                <w:webHidden/>
              </w:rPr>
              <w:t>52</w:t>
            </w:r>
            <w:r w:rsidR="009800DB">
              <w:rPr>
                <w:noProof/>
                <w:webHidden/>
              </w:rPr>
              <w:fldChar w:fldCharType="end"/>
            </w:r>
          </w:hyperlink>
        </w:p>
        <w:p w14:paraId="2A5D728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1" w:history="1">
            <w:r w:rsidR="009800DB" w:rsidRPr="00D4207F">
              <w:rPr>
                <w:rStyle w:val="Hyperlink"/>
                <w:noProof/>
              </w:rPr>
              <w:t>The Prayer of the Veil</w:t>
            </w:r>
            <w:r w:rsidR="009800DB">
              <w:rPr>
                <w:noProof/>
                <w:webHidden/>
              </w:rPr>
              <w:tab/>
            </w:r>
            <w:r w:rsidR="009800DB">
              <w:rPr>
                <w:noProof/>
                <w:webHidden/>
              </w:rPr>
              <w:fldChar w:fldCharType="begin"/>
            </w:r>
            <w:r w:rsidR="009800DB">
              <w:rPr>
                <w:noProof/>
                <w:webHidden/>
              </w:rPr>
              <w:instrText xml:space="preserve"> PAGEREF _Toc436140931 \h </w:instrText>
            </w:r>
            <w:r w:rsidR="009800DB">
              <w:rPr>
                <w:noProof/>
                <w:webHidden/>
              </w:rPr>
            </w:r>
            <w:r w:rsidR="009800DB">
              <w:rPr>
                <w:noProof/>
                <w:webHidden/>
              </w:rPr>
              <w:fldChar w:fldCharType="separate"/>
            </w:r>
            <w:r w:rsidR="009800DB">
              <w:rPr>
                <w:noProof/>
                <w:webHidden/>
              </w:rPr>
              <w:t>58</w:t>
            </w:r>
            <w:r w:rsidR="009800DB">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Toc436140929"/>
      <w:bookmarkStart w:id="94" w:name="_Ref436249938"/>
      <w:bookmarkStart w:id="95" w:name="_Ref436249949"/>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lastRenderedPageBreak/>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32AC5DE" w14:textId="77777777" w:rsidR="00441BAC" w:rsidRDefault="00441BAC" w:rsidP="00441BAC">
      <w:pPr>
        <w:pStyle w:val="Heading3"/>
      </w:pPr>
      <w:bookmarkStart w:id="100" w:name="_Toc436140930"/>
      <w:r>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 xml:space="preserve">had </w:t>
      </w:r>
      <w:r>
        <w:lastRenderedPageBreak/>
        <w:t>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w:t>
      </w:r>
      <w:r>
        <w:lastRenderedPageBreak/>
        <w:t xml:space="preserve">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lastRenderedPageBreak/>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4888F952" w14:textId="77777777" w:rsidR="007955F4" w:rsidRDefault="007955F4" w:rsidP="007955F4">
      <w:pPr>
        <w:pStyle w:val="Body"/>
        <w:rPr>
          <w:lang w:val="en-GB"/>
        </w:rPr>
      </w:pPr>
      <w:r>
        <w:rPr>
          <w:lang w:val="en-GB"/>
        </w:rPr>
        <w:lastRenderedPageBreak/>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wings of Your goodness, in order that I sleep not unto death. Enlighten my eyes to the </w:t>
      </w:r>
      <w:r>
        <w:lastRenderedPageBreak/>
        <w:t>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91CE694" w14:textId="77777777" w:rsidR="00964F23" w:rsidRDefault="00964F23" w:rsidP="00964F23">
      <w:pPr>
        <w:pStyle w:val="Heading3"/>
      </w:pPr>
      <w:bookmarkStart w:id="104" w:name="_Toc436140931"/>
      <w:r>
        <w:t>The Prayer of the Veil</w:t>
      </w:r>
      <w:bookmarkEnd w:id="97"/>
      <w:bookmarkEnd w:id="98"/>
      <w:bookmarkEnd w:id="99"/>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9800DB">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800DB">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800DB">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800DB">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800DB">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800DB">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800DB">
        <w:rPr>
          <w:noProof/>
        </w:rPr>
        <w:t>401</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800DB">
        <w:rPr>
          <w:noProof/>
        </w:rPr>
        <w:t>408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800DB">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800DB">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800DB">
        <w:rPr>
          <w:noProof/>
        </w:rPr>
        <w:t>369</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800DB">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800DB">
        <w:rPr>
          <w:noProof/>
        </w:rPr>
        <w:t>435</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800DB">
        <w:rPr>
          <w:noProof/>
        </w:rPr>
        <w:t>444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800DB">
        <w:rPr>
          <w:noProof/>
        </w:rPr>
        <w:t>451</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800DB">
        <w:rPr>
          <w:noProof/>
        </w:rPr>
        <w:t>476</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800DB">
        <w:rPr>
          <w:noProof/>
        </w:rPr>
        <w:t>482</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800DB">
        <w:rPr>
          <w:noProof/>
        </w:rPr>
        <w:t>483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800DB">
        <w:rPr>
          <w:noProof/>
        </w:rPr>
        <w:t>509</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800DB">
        <w:rPr>
          <w:noProof/>
        </w:rPr>
        <w:t>510</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800DB">
        <w:rPr>
          <w:noProof/>
        </w:rPr>
        <w:t>511</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800DB">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800DB">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800DB">
        <w:rPr>
          <w:noProof/>
        </w:rPr>
        <w:t>517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800DB">
        <w:rPr>
          <w:noProof/>
        </w:rPr>
        <w:t>522</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800DB">
        <w:rPr>
          <w:noProof/>
        </w:rPr>
        <w:t>529</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9800DB">
        <w:t>Psalm 118 Part 20 See my humility and rescue me, for I do not forget</w:t>
      </w:r>
      <w:r>
        <w:fldChar w:fldCharType="end"/>
      </w:r>
      <w:r>
        <w:tab/>
      </w:r>
      <w:r>
        <w:fldChar w:fldCharType="begin"/>
      </w:r>
      <w:r>
        <w:instrText xml:space="preserve"> PAGEREF _Ref434579036 \h </w:instrText>
      </w:r>
      <w:r>
        <w:fldChar w:fldCharType="separate"/>
      </w:r>
      <w:r w:rsidR="009800DB">
        <w:rPr>
          <w:noProof/>
        </w:rPr>
        <w:t>499</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9800DB">
        <w:t>Psalm 118 Part 21: Rulers persecute me without cause</w:t>
      </w:r>
      <w:r>
        <w:fldChar w:fldCharType="end"/>
      </w:r>
      <w:r>
        <w:tab/>
      </w:r>
      <w:r>
        <w:fldChar w:fldCharType="begin"/>
      </w:r>
      <w:r>
        <w:instrText xml:space="preserve"> PAGEREF _Ref434579051 \h </w:instrText>
      </w:r>
      <w:r>
        <w:fldChar w:fldCharType="separate"/>
      </w:r>
      <w:r w:rsidR="009800DB">
        <w:rPr>
          <w:noProof/>
        </w:rPr>
        <w:t>500</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9800DB">
        <w:t>Psalm 118 Part 22: Let my need come before You, O Lord</w:t>
      </w:r>
      <w:r>
        <w:fldChar w:fldCharType="end"/>
      </w:r>
      <w:r>
        <w:tab/>
      </w:r>
      <w:r>
        <w:fldChar w:fldCharType="begin"/>
      </w:r>
      <w:r>
        <w:instrText xml:space="preserve"> PAGEREF _Ref434579065 \h </w:instrText>
      </w:r>
      <w:r>
        <w:fldChar w:fldCharType="separate"/>
      </w:r>
      <w:r w:rsidR="009800DB">
        <w:rPr>
          <w:noProof/>
        </w:rPr>
        <w:t>501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36140900"/>
      <w:bookmarkStart w:id="111" w:name="Midnight"/>
      <w:bookmarkEnd w:id="85"/>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6CD6A6BD"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140932" w:history="1">
            <w:r w:rsidRPr="007D5752">
              <w:rPr>
                <w:rStyle w:val="Hyperlink"/>
                <w:noProof/>
              </w:rPr>
              <w:t>The Psalms of Midnight (The Beginning of Watches)</w:t>
            </w:r>
            <w:r>
              <w:rPr>
                <w:noProof/>
                <w:webHidden/>
              </w:rPr>
              <w:tab/>
            </w:r>
            <w:r>
              <w:rPr>
                <w:noProof/>
                <w:webHidden/>
              </w:rPr>
              <w:fldChar w:fldCharType="begin"/>
            </w:r>
            <w:r>
              <w:rPr>
                <w:noProof/>
                <w:webHidden/>
              </w:rPr>
              <w:instrText xml:space="preserve"> PAGEREF _Toc436140932 \h </w:instrText>
            </w:r>
            <w:r>
              <w:rPr>
                <w:noProof/>
                <w:webHidden/>
              </w:rPr>
            </w:r>
            <w:r>
              <w:rPr>
                <w:noProof/>
                <w:webHidden/>
              </w:rPr>
              <w:fldChar w:fldCharType="separate"/>
            </w:r>
            <w:r>
              <w:rPr>
                <w:noProof/>
                <w:webHidden/>
              </w:rPr>
              <w:t>63</w:t>
            </w:r>
            <w:r>
              <w:rPr>
                <w:noProof/>
                <w:webHidden/>
              </w:rPr>
              <w:fldChar w:fldCharType="end"/>
            </w:r>
          </w:hyperlink>
        </w:p>
        <w:p w14:paraId="01C793C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3" w:history="1">
            <w:r w:rsidR="009800DB" w:rsidRPr="007D5752">
              <w:rPr>
                <w:rStyle w:val="Hyperlink"/>
                <w:noProof/>
              </w:rPr>
              <w:t>The Psalms of the Middle Watch</w:t>
            </w:r>
            <w:r w:rsidR="009800DB">
              <w:rPr>
                <w:noProof/>
                <w:webHidden/>
              </w:rPr>
              <w:tab/>
            </w:r>
            <w:r w:rsidR="009800DB">
              <w:rPr>
                <w:noProof/>
                <w:webHidden/>
              </w:rPr>
              <w:fldChar w:fldCharType="begin"/>
            </w:r>
            <w:r w:rsidR="009800DB">
              <w:rPr>
                <w:noProof/>
                <w:webHidden/>
              </w:rPr>
              <w:instrText xml:space="preserve"> PAGEREF _Toc436140933 \h </w:instrText>
            </w:r>
            <w:r w:rsidR="009800DB">
              <w:rPr>
                <w:noProof/>
                <w:webHidden/>
              </w:rPr>
            </w:r>
            <w:r w:rsidR="009800DB">
              <w:rPr>
                <w:noProof/>
                <w:webHidden/>
              </w:rPr>
              <w:fldChar w:fldCharType="separate"/>
            </w:r>
            <w:r w:rsidR="009800DB">
              <w:rPr>
                <w:noProof/>
                <w:webHidden/>
              </w:rPr>
              <w:t>66</w:t>
            </w:r>
            <w:r w:rsidR="009800DB">
              <w:rPr>
                <w:noProof/>
                <w:webHidden/>
              </w:rPr>
              <w:fldChar w:fldCharType="end"/>
            </w:r>
          </w:hyperlink>
        </w:p>
        <w:p w14:paraId="607C069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4" w:history="1">
            <w:r w:rsidR="009800DB" w:rsidRPr="007D5752">
              <w:rPr>
                <w:rStyle w:val="Hyperlink"/>
                <w:noProof/>
              </w:rPr>
              <w:t>The Psalms of the Morning Watch</w:t>
            </w:r>
            <w:r w:rsidR="009800DB">
              <w:rPr>
                <w:noProof/>
                <w:webHidden/>
              </w:rPr>
              <w:tab/>
            </w:r>
            <w:r w:rsidR="009800DB">
              <w:rPr>
                <w:noProof/>
                <w:webHidden/>
              </w:rPr>
              <w:fldChar w:fldCharType="begin"/>
            </w:r>
            <w:r w:rsidR="009800DB">
              <w:rPr>
                <w:noProof/>
                <w:webHidden/>
              </w:rPr>
              <w:instrText xml:space="preserve"> PAGEREF _Toc436140934 \h </w:instrText>
            </w:r>
            <w:r w:rsidR="009800DB">
              <w:rPr>
                <w:noProof/>
                <w:webHidden/>
              </w:rPr>
            </w:r>
            <w:r w:rsidR="009800DB">
              <w:rPr>
                <w:noProof/>
                <w:webHidden/>
              </w:rPr>
              <w:fldChar w:fldCharType="separate"/>
            </w:r>
            <w:r w:rsidR="009800DB">
              <w:rPr>
                <w:noProof/>
                <w:webHidden/>
              </w:rPr>
              <w:t>68</w:t>
            </w:r>
            <w:r w:rsidR="009800DB">
              <w:rPr>
                <w:noProof/>
                <w:webHidden/>
              </w:rPr>
              <w:fldChar w:fldCharType="end"/>
            </w:r>
          </w:hyperlink>
        </w:p>
        <w:p w14:paraId="1115A08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5" w:history="1">
            <w:r w:rsidR="009800DB" w:rsidRPr="007D5752">
              <w:rPr>
                <w:rStyle w:val="Hyperlink"/>
                <w:noProof/>
              </w:rPr>
              <w:t>The Midnight Praise</w:t>
            </w:r>
            <w:r w:rsidR="009800DB">
              <w:rPr>
                <w:noProof/>
                <w:webHidden/>
              </w:rPr>
              <w:tab/>
            </w:r>
            <w:r w:rsidR="009800DB">
              <w:rPr>
                <w:noProof/>
                <w:webHidden/>
              </w:rPr>
              <w:fldChar w:fldCharType="begin"/>
            </w:r>
            <w:r w:rsidR="009800DB">
              <w:rPr>
                <w:noProof/>
                <w:webHidden/>
              </w:rPr>
              <w:instrText xml:space="preserve"> PAGEREF _Toc436140935 \h </w:instrText>
            </w:r>
            <w:r w:rsidR="009800DB">
              <w:rPr>
                <w:noProof/>
                <w:webHidden/>
              </w:rPr>
            </w:r>
            <w:r w:rsidR="009800DB">
              <w:rPr>
                <w:noProof/>
                <w:webHidden/>
              </w:rPr>
              <w:fldChar w:fldCharType="separate"/>
            </w:r>
            <w:r w:rsidR="009800DB">
              <w:rPr>
                <w:noProof/>
                <w:webHidden/>
              </w:rPr>
              <w:t>71</w:t>
            </w:r>
            <w:r w:rsidR="009800DB">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6140932"/>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800DB">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800DB">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800DB">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800DB">
        <w:rPr>
          <w:noProof/>
        </w:rPr>
        <w:t>408</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800DB">
        <w:rPr>
          <w:noProof/>
        </w:rPr>
        <w:t>435</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800DB">
        <w:rPr>
          <w:noProof/>
        </w:rPr>
        <w:t>444</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800DB">
        <w:rPr>
          <w:noProof/>
        </w:rPr>
        <w:t>484</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800DB">
        <w:rPr>
          <w:noProof/>
        </w:rPr>
        <w:t>484</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9800DB">
        <w:t>Psalm</w:t>
      </w:r>
      <w:r w:rsidR="009800DB" w:rsidRPr="00AB1781">
        <w:t xml:space="preserve"> 118</w:t>
      </w:r>
      <w:r w:rsidR="009800DB">
        <w:t>: Blessed are they who are faultless in the way</w:t>
      </w:r>
      <w:r>
        <w:fldChar w:fldCharType="end"/>
      </w:r>
      <w:r w:rsidR="006A0403">
        <w:tab/>
      </w:r>
      <w:r>
        <w:fldChar w:fldCharType="begin"/>
      </w:r>
      <w:r w:rsidR="006A0403">
        <w:instrText xml:space="preserve"> PAGEREF _Ref412027139 \h </w:instrText>
      </w:r>
      <w:r>
        <w:fldChar w:fldCharType="separate"/>
      </w:r>
      <w:r w:rsidR="009800DB">
        <w:rPr>
          <w:noProof/>
        </w:rPr>
        <w:t>487</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 xml:space="preserve">f your oil, </w:t>
      </w:r>
      <w:r w:rsidR="00A22F02">
        <w:lastRenderedPageBreak/>
        <w:t>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20" w:name="_Ref434580361"/>
      <w:bookmarkStart w:id="121" w:name="_Toc436140933"/>
      <w:r>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800DB">
        <w:rPr>
          <w:noProof/>
        </w:rPr>
        <w:t>501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800DB">
        <w:rPr>
          <w:noProof/>
        </w:rPr>
        <w:t>502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800DB">
        <w:rPr>
          <w:noProof/>
        </w:rPr>
        <w:t>503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800DB">
        <w:rPr>
          <w:noProof/>
        </w:rPr>
        <w:t>504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800DB">
        <w:rPr>
          <w:noProof/>
        </w:rPr>
        <w:t>505</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800DB">
        <w:rPr>
          <w:noProof/>
        </w:rPr>
        <w:t>505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800DB">
        <w:rPr>
          <w:noProof/>
        </w:rPr>
        <w:t>506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800DB">
        <w:rPr>
          <w:noProof/>
        </w:rPr>
        <w:t>507</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800DB">
        <w:rPr>
          <w:noProof/>
        </w:rPr>
        <w:t>508</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800DB">
        <w:rPr>
          <w:noProof/>
        </w:rPr>
        <w:t>508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23" w:name="_Toc410196181"/>
      <w:bookmarkStart w:id="124" w:name="_Toc410196413"/>
      <w:bookmarkStart w:id="125" w:name="_Toc410196915"/>
      <w:bookmarkStart w:id="126" w:name="_Ref434580482"/>
      <w:bookmarkStart w:id="127" w:name="_Toc436140934"/>
      <w:r>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w:t>
      </w:r>
      <w:r w:rsidRPr="001A4291">
        <w:lastRenderedPageBreak/>
        <w:t xml:space="preserve">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6395CC69" w14:textId="77777777" w:rsidR="00964F23" w:rsidRDefault="00964F23" w:rsidP="00964F23">
      <w:pPr>
        <w:pStyle w:val="Heading3"/>
      </w:pPr>
      <w:bookmarkStart w:id="129" w:name="_Toc410196182"/>
      <w:bookmarkStart w:id="130" w:name="_Toc410196414"/>
      <w:bookmarkStart w:id="131" w:name="_Toc410196916"/>
      <w:bookmarkStart w:id="132" w:name="_Toc436140935"/>
      <w:r>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20"/>
      <w:bookmarkEnd w:id="21"/>
      <w:bookmarkEnd w:id="22"/>
      <w:bookmarkEnd w:id="23"/>
      <w:bookmarkEnd w:id="24"/>
      <w:bookmarkEnd w:id="25"/>
      <w:bookmarkEnd w:id="2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9800DB">
        <w:rPr>
          <w:noProof/>
        </w:rPr>
        <w:t>949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800DB">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9800DB">
        <w:rPr>
          <w:noProof/>
        </w:rPr>
        <w:t>953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9800DB">
        <w:rPr>
          <w:noProof/>
        </w:rPr>
        <w:t>955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9800DB">
        <w:rPr>
          <w:noProof/>
        </w:rPr>
        <w:t>958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9800DB">
        <w:rPr>
          <w:noProof/>
        </w:rPr>
        <w:t>959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9800DB">
        <w:rPr>
          <w:noProof/>
        </w:rPr>
        <w:t>961</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lastRenderedPageBreak/>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800DB">
        <w:rPr>
          <w:noProof/>
          <w:lang w:val="en-US"/>
        </w:rPr>
        <w:t>273</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9800DB">
        <w:rPr>
          <w:noProof/>
          <w:lang w:val="en-US"/>
        </w:rPr>
        <w:t>968</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36140901"/>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9800DB">
        <w:rPr>
          <w:noProof/>
          <w:lang w:val="en-US"/>
        </w:rPr>
        <w:t>967</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9800DB">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9800DB">
        <w:rPr>
          <w:noProof/>
          <w:lang w:val="en-US"/>
        </w:rPr>
        <w:t>856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lastRenderedPageBreak/>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lastRenderedPageBreak/>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800DB">
        <w:rPr>
          <w:noProof/>
        </w:rPr>
        <w:t>84</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lastRenderedPageBreak/>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7"/>
            <w:r>
              <w:t>Grant</w:t>
            </w:r>
            <w:r w:rsidRPr="007425E1">
              <w:t xml:space="preserve"> </w:t>
            </w:r>
            <w:commentRangeEnd w:id="577"/>
            <w:r>
              <w:rPr>
                <w:rStyle w:val="CommentReference"/>
                <w:rFonts w:ascii="Times New Roman" w:eastAsiaTheme="minorHAnsi" w:hAnsi="Times New Roman" w:cstheme="minorBidi"/>
                <w:color w:val="auto"/>
              </w:rPr>
              <w:commentReference w:id="577"/>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lastRenderedPageBreak/>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lastRenderedPageBreak/>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800DB">
        <w:rPr>
          <w:noProof/>
        </w:rPr>
        <w:t>166</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800DB">
        <w:rPr>
          <w:noProof/>
        </w:rPr>
        <w:t>166</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lastRenderedPageBreak/>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lastRenderedPageBreak/>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lastRenderedPageBreak/>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lastRenderedPageBreak/>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800DB">
        <w:rPr>
          <w:noProof/>
        </w:rPr>
        <w:t>252</w:t>
      </w:r>
      <w:r w:rsidR="003A78C2">
        <w:fldChar w:fldCharType="end"/>
      </w:r>
      <w:r>
        <w:t>.</w:t>
      </w:r>
    </w:p>
    <w:p w14:paraId="392C891E" w14:textId="77777777" w:rsidR="00D96A5F" w:rsidRDefault="00D96A5F" w:rsidP="00DB1FC6">
      <w:pPr>
        <w:pStyle w:val="Heading4"/>
      </w:pPr>
      <w:bookmarkStart w:id="719" w:name="_Toc298681313"/>
      <w:bookmarkStart w:id="720" w:name="_Toc308441928"/>
      <w:r>
        <w:lastRenderedPageBreak/>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800DB">
        <w:rPr>
          <w:noProof/>
        </w:rPr>
        <w:t>252</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lastRenderedPageBreak/>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800DB">
        <w:rPr>
          <w:noProof/>
        </w:rPr>
        <w:t>252</w:t>
      </w:r>
      <w:r w:rsidR="003A78C2">
        <w:fldChar w:fldCharType="end"/>
      </w:r>
      <w:r>
        <w:t>.</w:t>
      </w:r>
    </w:p>
    <w:p w14:paraId="57DF3D71" w14:textId="77777777" w:rsidR="00FC1BD5" w:rsidRDefault="00FC1BD5" w:rsidP="008A3F9A">
      <w:pPr>
        <w:pStyle w:val="Heading4"/>
      </w:pPr>
      <w:bookmarkStart w:id="788" w:name="_Toc298681339"/>
      <w:bookmarkStart w:id="789" w:name="_Toc308441938"/>
      <w:r>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lastRenderedPageBreak/>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lastRenderedPageBreak/>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lastRenderedPageBreak/>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lastRenderedPageBreak/>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lastRenderedPageBreak/>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800DB">
        <w:rPr>
          <w:noProof/>
        </w:rPr>
        <w:t>169</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36140902"/>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2512A200"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140936" w:history="1">
            <w:r w:rsidRPr="009F5746">
              <w:rPr>
                <w:rStyle w:val="Hyperlink"/>
                <w:noProof/>
              </w:rPr>
              <w:t>The Psalms of Prime</w:t>
            </w:r>
            <w:r>
              <w:rPr>
                <w:noProof/>
                <w:webHidden/>
              </w:rPr>
              <w:tab/>
            </w:r>
            <w:r>
              <w:rPr>
                <w:noProof/>
                <w:webHidden/>
              </w:rPr>
              <w:fldChar w:fldCharType="begin"/>
            </w:r>
            <w:r>
              <w:rPr>
                <w:noProof/>
                <w:webHidden/>
              </w:rPr>
              <w:instrText xml:space="preserve"> PAGEREF _Toc436140936 \h </w:instrText>
            </w:r>
            <w:r>
              <w:rPr>
                <w:noProof/>
                <w:webHidden/>
              </w:rPr>
            </w:r>
            <w:r>
              <w:rPr>
                <w:noProof/>
                <w:webHidden/>
              </w:rPr>
              <w:fldChar w:fldCharType="separate"/>
            </w:r>
            <w:r>
              <w:rPr>
                <w:noProof/>
                <w:webHidden/>
              </w:rPr>
              <w:t>256</w:t>
            </w:r>
            <w:r>
              <w:rPr>
                <w:noProof/>
                <w:webHidden/>
              </w:rPr>
              <w:fldChar w:fldCharType="end"/>
            </w:r>
          </w:hyperlink>
        </w:p>
        <w:p w14:paraId="56DD924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7" w:history="1">
            <w:r w:rsidR="009800DB" w:rsidRPr="009F5746">
              <w:rPr>
                <w:rStyle w:val="Hyperlink"/>
                <w:noProof/>
              </w:rPr>
              <w:t>The Doxology of Prime</w:t>
            </w:r>
            <w:r w:rsidR="009800DB">
              <w:rPr>
                <w:noProof/>
                <w:webHidden/>
              </w:rPr>
              <w:tab/>
            </w:r>
            <w:r w:rsidR="009800DB">
              <w:rPr>
                <w:noProof/>
                <w:webHidden/>
              </w:rPr>
              <w:fldChar w:fldCharType="begin"/>
            </w:r>
            <w:r w:rsidR="009800DB">
              <w:rPr>
                <w:noProof/>
                <w:webHidden/>
              </w:rPr>
              <w:instrText xml:space="preserve"> PAGEREF _Toc436140937 \h </w:instrText>
            </w:r>
            <w:r w:rsidR="009800DB">
              <w:rPr>
                <w:noProof/>
                <w:webHidden/>
              </w:rPr>
            </w:r>
            <w:r w:rsidR="009800DB">
              <w:rPr>
                <w:noProof/>
                <w:webHidden/>
              </w:rPr>
              <w:fldChar w:fldCharType="separate"/>
            </w:r>
            <w:r w:rsidR="009800DB">
              <w:rPr>
                <w:noProof/>
                <w:webHidden/>
              </w:rPr>
              <w:t>261</w:t>
            </w:r>
            <w:r w:rsidR="009800DB">
              <w:rPr>
                <w:noProof/>
                <w:webHidden/>
              </w:rPr>
              <w:fldChar w:fldCharType="end"/>
            </w:r>
          </w:hyperlink>
        </w:p>
        <w:p w14:paraId="0D414AB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38" w:history="1">
            <w:r w:rsidR="009800DB" w:rsidRPr="009F5746">
              <w:rPr>
                <w:rStyle w:val="Hyperlink"/>
                <w:noProof/>
              </w:rPr>
              <w:t>The Raising of Morning Incense</w:t>
            </w:r>
            <w:r w:rsidR="009800DB">
              <w:rPr>
                <w:noProof/>
                <w:webHidden/>
              </w:rPr>
              <w:tab/>
            </w:r>
            <w:r w:rsidR="009800DB">
              <w:rPr>
                <w:noProof/>
                <w:webHidden/>
              </w:rPr>
              <w:fldChar w:fldCharType="begin"/>
            </w:r>
            <w:r w:rsidR="009800DB">
              <w:rPr>
                <w:noProof/>
                <w:webHidden/>
              </w:rPr>
              <w:instrText xml:space="preserve"> PAGEREF _Toc436140938 \h </w:instrText>
            </w:r>
            <w:r w:rsidR="009800DB">
              <w:rPr>
                <w:noProof/>
                <w:webHidden/>
              </w:rPr>
            </w:r>
            <w:r w:rsidR="009800DB">
              <w:rPr>
                <w:noProof/>
                <w:webHidden/>
              </w:rPr>
              <w:fldChar w:fldCharType="separate"/>
            </w:r>
            <w:r w:rsidR="009800DB">
              <w:rPr>
                <w:noProof/>
                <w:webHidden/>
              </w:rPr>
              <w:t>273</w:t>
            </w:r>
            <w:r w:rsidR="009800DB">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6140936"/>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2" w:name="_Ref434575533"/>
      <w:r>
        <w:rPr>
          <w:lang w:val="en-GB"/>
        </w:rPr>
        <w:t>The Psalm</w:t>
      </w:r>
      <w:r w:rsidR="00F14AA6">
        <w:rPr>
          <w:lang w:val="en-GB"/>
        </w:rPr>
        <w:t>s of Early Morning (Prime)</w:t>
      </w:r>
      <w:bookmarkEnd w:id="872"/>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800D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800DB">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800DB">
        <w:t>Psalm</w:t>
      </w:r>
      <w:r w:rsidR="009800DB" w:rsidRPr="00AB1781">
        <w:t xml:space="preserve"> 2</w:t>
      </w:r>
      <w:r w:rsidR="009800D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800DB">
        <w:rPr>
          <w:noProof/>
        </w:rPr>
        <w:t>309</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800DB">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800DB">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800DB">
        <w:t>Psalm</w:t>
      </w:r>
      <w:r w:rsidR="009800DB" w:rsidRPr="00AB1781">
        <w:t xml:space="preserve"> 5</w:t>
      </w:r>
      <w:r w:rsidR="009800D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800DB">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800DB">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800DB">
        <w:t>Psalm</w:t>
      </w:r>
      <w:r w:rsidR="009800DB" w:rsidRPr="00AB1781">
        <w:t xml:space="preserve"> 8</w:t>
      </w:r>
      <w:r w:rsidR="009800D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800DB">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800DB">
        <w:t>Psalm</w:t>
      </w:r>
      <w:r w:rsidR="009800DB" w:rsidRPr="00AB1781">
        <w:t xml:space="preserve"> 11</w:t>
      </w:r>
      <w:r w:rsidR="009800D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800DB">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800DB">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800DB">
        <w:t>Psalm</w:t>
      </w:r>
      <w:r w:rsidR="009800DB" w:rsidRPr="00AB1781">
        <w:t xml:space="preserve"> 14</w:t>
      </w:r>
      <w:r w:rsidR="009800D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800DB">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800DB">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800DB">
        <w:t>Psalm</w:t>
      </w:r>
      <w:r w:rsidR="009800DB" w:rsidRPr="00AB1781">
        <w:t xml:space="preserve"> 18</w:t>
      </w:r>
      <w:r w:rsidR="009800D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800DB">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800DB">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800DB">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800DB">
        <w:rPr>
          <w:noProof/>
        </w:rPr>
        <w:t>395</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800DB">
        <w:rPr>
          <w:noProof/>
        </w:rPr>
        <w:t>401</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800DB">
        <w:rPr>
          <w:noProof/>
        </w:rPr>
        <w:t>408</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800DB">
        <w:rPr>
          <w:noProof/>
        </w:rPr>
        <w:t>479</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800DB">
        <w:t>Psalm</w:t>
      </w:r>
      <w:r w:rsidR="009800DB" w:rsidRPr="00AB1781">
        <w:t xml:space="preserve"> 142</w:t>
      </w:r>
      <w:r w:rsidR="009800D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800DB">
        <w:rPr>
          <w:noProof/>
        </w:rPr>
        <w:t>524</w:t>
      </w:r>
      <w:r w:rsidR="003A78C2">
        <w:fldChar w:fldCharType="end"/>
      </w:r>
    </w:p>
    <w:p w14:paraId="3CD7FD72" w14:textId="4F43604B" w:rsidR="00CC066E" w:rsidRDefault="00CC066E" w:rsidP="00CC066E">
      <w:pPr>
        <w:pStyle w:val="Heading5"/>
      </w:pPr>
      <w:bookmarkStart w:id="873" w:name="_Ref435799363"/>
      <w:r>
        <w:t>T</w:t>
      </w:r>
      <w:r w:rsidR="00AB78C6">
        <w:t>he Gospel from Saint John</w:t>
      </w:r>
      <w:r>
        <w:t xml:space="preserve"> 1:1 17</w:t>
      </w:r>
      <w:bookmarkEnd w:id="873"/>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800DB">
        <w:rPr>
          <w:noProof/>
        </w:rPr>
        <w:t>261</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800DB">
        <w:rPr>
          <w:noProof/>
        </w:rPr>
        <w:t>273</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4" w:name="_Toc410196187"/>
      <w:bookmarkStart w:id="875" w:name="_Toc410196429"/>
      <w:bookmarkStart w:id="876"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54C0BF9" w14:textId="77777777" w:rsidR="00495F1A" w:rsidRDefault="00495F1A" w:rsidP="00495F1A">
      <w:pPr>
        <w:pStyle w:val="Heading3"/>
      </w:pPr>
      <w:bookmarkStart w:id="877" w:name="_Ref412098903"/>
      <w:bookmarkStart w:id="878" w:name="_Toc436140937"/>
      <w:r>
        <w:t>The Doxology of Prime</w:t>
      </w:r>
      <w:bookmarkEnd w:id="874"/>
      <w:bookmarkEnd w:id="875"/>
      <w:bookmarkEnd w:id="876"/>
      <w:bookmarkEnd w:id="877"/>
      <w:bookmarkEnd w:id="87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9"/>
            <w:r>
              <w:t>That gives light,</w:t>
            </w:r>
            <w:commentRangeEnd w:id="879"/>
            <w:r>
              <w:rPr>
                <w:rStyle w:val="CommentReference"/>
                <w:rFonts w:ascii="Times New Roman" w:eastAsiaTheme="minorHAnsi" w:hAnsi="Times New Roman" w:cstheme="minorBidi"/>
                <w:color w:val="auto"/>
              </w:rPr>
              <w:commentReference w:id="87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0"/>
            <w:r>
              <w:rPr>
                <w:rStyle w:val="CommentReference"/>
                <w:rFonts w:ascii="Garamond" w:hAnsi="Garamond" w:cstheme="minorBidi"/>
                <w:noProof w:val="0"/>
                <w:lang w:val="en-CA"/>
              </w:rPr>
              <w:commentReference w:id="88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lastRenderedPageBreak/>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1"/>
            <w:r w:rsidRPr="007425E1">
              <w:rPr>
                <w:rFonts w:eastAsiaTheme="minorHAnsi"/>
              </w:rPr>
              <w:t>prelate</w:t>
            </w:r>
            <w:commentRangeEnd w:id="881"/>
            <w:r>
              <w:rPr>
                <w:rStyle w:val="CommentReference"/>
                <w:rFonts w:ascii="Times New Roman" w:eastAsiaTheme="minorHAnsi" w:hAnsi="Times New Roman" w:cstheme="minorBidi"/>
                <w:color w:val="auto"/>
              </w:rPr>
              <w:commentReference w:id="881"/>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lastRenderedPageBreak/>
        <w:t xml:space="preserve">Continue with </w:t>
      </w:r>
      <w:r w:rsidR="00237D47">
        <w:fldChar w:fldCharType="begin"/>
      </w:r>
      <w:r w:rsidR="00237D47">
        <w:instrText xml:space="preserve"> REF _Ref434564976 \h </w:instrText>
      </w:r>
      <w:r w:rsidR="00237D47">
        <w:fldChar w:fldCharType="separate"/>
      </w:r>
      <w:r w:rsidR="009800D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9800DB">
        <w:rPr>
          <w:noProof/>
        </w:rPr>
        <w:t>166</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82" w:name="_Toc410196188"/>
      <w:bookmarkStart w:id="883" w:name="_Toc410196430"/>
      <w:bookmarkStart w:id="884" w:name="_Toc410196932"/>
      <w:bookmarkStart w:id="885" w:name="_Ref412099016"/>
      <w:bookmarkStart w:id="886" w:name="_Toc436140938"/>
      <w:bookmarkStart w:id="887" w:name="_Toc298681357"/>
      <w:bookmarkStart w:id="888" w:name="_Ref299211976"/>
      <w:bookmarkStart w:id="889" w:name="_Toc308441947"/>
      <w:r>
        <w:t>The Raising of Morning Incense</w:t>
      </w:r>
      <w:bookmarkEnd w:id="882"/>
      <w:bookmarkEnd w:id="883"/>
      <w:bookmarkEnd w:id="884"/>
      <w:bookmarkEnd w:id="885"/>
      <w:bookmarkEnd w:id="886"/>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w:instrText>
      </w:r>
      <w:r w:rsidR="00237D47">
        <w:rPr>
          <w:i/>
        </w:rPr>
        <w:instrText>R</w:instrText>
      </w:r>
      <w:r w:rsidR="00237D47">
        <w:rPr>
          <w:i/>
        </w:rPr>
        <w:instrText xml:space="preserve">MAT </w:instrText>
      </w:r>
      <w:r w:rsidR="00237D47">
        <w:rPr>
          <w:i/>
        </w:rPr>
      </w:r>
      <w:r w:rsidR="00237D47">
        <w:rPr>
          <w:i/>
        </w:rPr>
        <w:fldChar w:fldCharType="separate"/>
      </w:r>
      <w:r w:rsidR="009800DB" w:rsidRPr="009800DB">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9800DB">
        <w:rPr>
          <w:i/>
          <w:noProof/>
        </w:rPr>
        <w:t>14</w:t>
      </w:r>
      <w:r w:rsidR="00237D47">
        <w:rPr>
          <w:i/>
        </w:rPr>
        <w:fldChar w:fldCharType="end"/>
      </w:r>
      <w:r w:rsidR="00257A38">
        <w:rPr>
          <w:i/>
        </w:rPr>
        <w:t>.</w:t>
      </w:r>
    </w:p>
    <w:p w14:paraId="4014399E" w14:textId="77777777" w:rsidR="00495F1A" w:rsidRDefault="00495F1A" w:rsidP="00495F1A">
      <w:pPr>
        <w:pStyle w:val="Heading2"/>
      </w:pPr>
      <w:bookmarkStart w:id="890" w:name="_Toc410196189"/>
      <w:bookmarkStart w:id="891" w:name="_Toc410196431"/>
      <w:bookmarkStart w:id="892" w:name="_Toc410196933"/>
      <w:bookmarkStart w:id="893" w:name="_Toc436140903"/>
      <w:bookmarkEnd w:id="861"/>
      <w:r>
        <w:lastRenderedPageBreak/>
        <w:t>Mid-Morning (The Third Hour)</w:t>
      </w:r>
      <w:bookmarkEnd w:id="890"/>
      <w:bookmarkEnd w:id="891"/>
      <w:bookmarkEnd w:id="892"/>
      <w:bookmarkEnd w:id="893"/>
    </w:p>
    <w:p w14:paraId="62F33FD5" w14:textId="77777777" w:rsidR="00495F1A" w:rsidRDefault="00495F1A" w:rsidP="00495F1A">
      <w:pPr>
        <w:pStyle w:val="Heading3"/>
      </w:pPr>
      <w:bookmarkStart w:id="894" w:name="_Toc410196190"/>
      <w:bookmarkStart w:id="895" w:name="_Toc410196432"/>
      <w:bookmarkStart w:id="896" w:name="_Toc410196934"/>
      <w:bookmarkStart w:id="897" w:name="_Ref435434353"/>
      <w:bookmarkStart w:id="898" w:name="_Ref435434358"/>
      <w:bookmarkStart w:id="899" w:name="_Ref435800051"/>
      <w:bookmarkStart w:id="900" w:name="_Ref435800057"/>
      <w:r>
        <w:t>The Psalms of the Third Hour</w:t>
      </w:r>
      <w:bookmarkEnd w:id="894"/>
      <w:bookmarkEnd w:id="895"/>
      <w:bookmarkEnd w:id="896"/>
      <w:bookmarkEnd w:id="897"/>
      <w:bookmarkEnd w:id="898"/>
      <w:bookmarkEnd w:id="899"/>
      <w:bookmarkEnd w:id="90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1" w:name="_Ref434576019"/>
      <w:r>
        <w:rPr>
          <w:lang w:val="en-GB"/>
        </w:rPr>
        <w:t>The Psalms</w:t>
      </w:r>
      <w:r w:rsidR="00F14AA6">
        <w:rPr>
          <w:lang w:val="en-GB"/>
        </w:rPr>
        <w:t xml:space="preserve"> of Mid-Morning (The Third Hour)</w:t>
      </w:r>
      <w:bookmarkEnd w:id="901"/>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800DB">
        <w:t>Psalm</w:t>
      </w:r>
      <w:r w:rsidR="009800DB" w:rsidRPr="00AB1781">
        <w:t xml:space="preserve"> 19</w:t>
      </w:r>
      <w:r w:rsidR="009800D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800DB">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800DB">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800DB">
        <w:t>Psalm</w:t>
      </w:r>
      <w:r w:rsidR="009800DB" w:rsidRPr="00AB1781">
        <w:t xml:space="preserve"> 23</w:t>
      </w:r>
      <w:r w:rsidR="009800D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800DB">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800DB">
        <w:t>Psalm</w:t>
      </w:r>
      <w:r w:rsidR="009800DB" w:rsidRPr="00AB1781">
        <w:t xml:space="preserve"> 25</w:t>
      </w:r>
      <w:r w:rsidR="009800D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800DB">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800DB">
        <w:t>Psalm</w:t>
      </w:r>
      <w:r w:rsidR="009800DB" w:rsidRPr="00AB1781">
        <w:t xml:space="preserve"> 28</w:t>
      </w:r>
      <w:r w:rsidR="009800D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800DB">
        <w:rPr>
          <w:noProof/>
        </w:rPr>
        <w:t>345</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800DB">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800DB">
        <w:t>Psalm</w:t>
      </w:r>
      <w:r w:rsidR="009800DB" w:rsidRPr="00AB1781">
        <w:t xml:space="preserve"> 33</w:t>
      </w:r>
      <w:r w:rsidR="009800D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800DB">
        <w:rPr>
          <w:noProof/>
        </w:rPr>
        <w:t>353</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800DB">
        <w:t>Psalm</w:t>
      </w:r>
      <w:r w:rsidR="009800DB" w:rsidRPr="00AB1781">
        <w:t xml:space="preserve"> 40</w:t>
      </w:r>
      <w:r w:rsidR="009800D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800DB">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800DB">
        <w:rPr>
          <w:noProof/>
        </w:rPr>
        <w:t>369</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800DB">
        <w:t>Psalm</w:t>
      </w:r>
      <w:r w:rsidR="009800DB" w:rsidRPr="00AB1781">
        <w:t xml:space="preserve"> 44</w:t>
      </w:r>
      <w:r w:rsidR="009800D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800DB">
        <w:rPr>
          <w:noProof/>
        </w:rPr>
        <w:t>372</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800DB">
        <w:t>Psalm</w:t>
      </w:r>
      <w:r w:rsidR="009800DB" w:rsidRPr="00AB1781">
        <w:t xml:space="preserve"> 45</w:t>
      </w:r>
      <w:r w:rsidR="009800D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800DB">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800DB">
        <w:t>Psalm</w:t>
      </w:r>
      <w:r w:rsidR="009800DB" w:rsidRPr="00AB1781">
        <w:t xml:space="preserve"> 46</w:t>
      </w:r>
      <w:r w:rsidR="009800D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800DB">
        <w:rPr>
          <w:noProof/>
        </w:rPr>
        <w:t>374</w:t>
      </w:r>
      <w:r w:rsidR="003A78C2">
        <w:fldChar w:fldCharType="end"/>
      </w:r>
    </w:p>
    <w:p w14:paraId="43DCDF05" w14:textId="77777777" w:rsidR="00075EAD" w:rsidRDefault="00F14AA6" w:rsidP="00075EAD">
      <w:pPr>
        <w:pStyle w:val="Heading5"/>
      </w:pPr>
      <w:bookmarkStart w:id="902" w:name="_Ref435800080"/>
      <w:r>
        <w:lastRenderedPageBreak/>
        <w:t>The Gospel from Saint John</w:t>
      </w:r>
      <w:r w:rsidR="009407CD">
        <w:t xml:space="preserve"> 14:26—</w:t>
      </w:r>
      <w:r w:rsidR="00075EAD">
        <w:t>15:3</w:t>
      </w:r>
      <w:bookmarkEnd w:id="90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21E57ABD" w14:textId="77777777" w:rsidR="00495F1A" w:rsidRDefault="00495F1A" w:rsidP="00495F1A">
      <w:pPr>
        <w:pStyle w:val="Heading2"/>
      </w:pPr>
      <w:bookmarkStart w:id="903" w:name="_Toc410196191"/>
      <w:bookmarkStart w:id="904" w:name="_Toc410196433"/>
      <w:bookmarkStart w:id="905" w:name="_Toc410196935"/>
      <w:bookmarkStart w:id="906" w:name="_Toc436140904"/>
      <w:r>
        <w:lastRenderedPageBreak/>
        <w:t>Noon (The Sixth Hour)</w:t>
      </w:r>
      <w:bookmarkEnd w:id="903"/>
      <w:bookmarkEnd w:id="904"/>
      <w:bookmarkEnd w:id="905"/>
      <w:bookmarkEnd w:id="906"/>
    </w:p>
    <w:p w14:paraId="7BA25D87" w14:textId="77777777" w:rsidR="00495F1A" w:rsidRDefault="00495F1A" w:rsidP="00495F1A">
      <w:pPr>
        <w:pStyle w:val="Heading3"/>
      </w:pPr>
      <w:bookmarkStart w:id="907" w:name="_Toc410196192"/>
      <w:bookmarkStart w:id="908" w:name="_Toc410196434"/>
      <w:bookmarkStart w:id="909" w:name="_Toc410196936"/>
      <w:bookmarkStart w:id="910" w:name="_Ref435434365"/>
      <w:bookmarkStart w:id="911" w:name="_Ref435434371"/>
      <w:r>
        <w:t>The Psalms of the Sixth Hour</w:t>
      </w:r>
      <w:bookmarkEnd w:id="907"/>
      <w:bookmarkEnd w:id="908"/>
      <w:bookmarkEnd w:id="909"/>
      <w:bookmarkEnd w:id="910"/>
      <w:bookmarkEnd w:id="91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2" w:name="_Ref434576249"/>
      <w:r>
        <w:rPr>
          <w:lang w:val="en-GB"/>
        </w:rPr>
        <w:t>The Psalms</w:t>
      </w:r>
      <w:r w:rsidR="00F14AA6">
        <w:rPr>
          <w:lang w:val="en-GB"/>
        </w:rPr>
        <w:t xml:space="preserve"> of Noon (The Sixth Hour)</w:t>
      </w:r>
      <w:bookmarkEnd w:id="912"/>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800DB">
        <w:t>Psalm</w:t>
      </w:r>
      <w:r w:rsidR="009800DB" w:rsidRPr="00AB1781">
        <w:t xml:space="preserve"> 53</w:t>
      </w:r>
      <w:r w:rsidR="009800D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800DB">
        <w:rPr>
          <w:noProof/>
        </w:rPr>
        <w:t>384</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800DB">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800DB">
        <w:t>Psalm</w:t>
      </w:r>
      <w:r w:rsidR="009800DB" w:rsidRPr="00AB1781">
        <w:t xml:space="preserve"> 60</w:t>
      </w:r>
      <w:r w:rsidR="009800D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800DB">
        <w:rPr>
          <w:noProof/>
        </w:rPr>
        <w:t>393</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800DB">
        <w:rPr>
          <w:noProof/>
        </w:rPr>
        <w:t>395</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800DB">
        <w:t>Psalm</w:t>
      </w:r>
      <w:r w:rsidR="009800DB" w:rsidRPr="00AB1781">
        <w:t xml:space="preserve"> 83</w:t>
      </w:r>
      <w:r w:rsidR="009800D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800DB">
        <w:rPr>
          <w:noProof/>
        </w:rPr>
        <w:t>432</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800DB">
        <w:t>Psalm</w:t>
      </w:r>
      <w:r w:rsidR="009800DB" w:rsidRPr="00AB1781">
        <w:t xml:space="preserve"> 84</w:t>
      </w:r>
      <w:r w:rsidR="009800D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800DB">
        <w:rPr>
          <w:noProof/>
        </w:rPr>
        <w:t>433</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800DB">
        <w:rPr>
          <w:noProof/>
        </w:rPr>
        <w:t>435</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800DB">
        <w:t>Psalm</w:t>
      </w:r>
      <w:r w:rsidR="009800DB" w:rsidRPr="00AB1781">
        <w:t xml:space="preserve"> 86</w:t>
      </w:r>
      <w:r w:rsidR="009800D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800DB">
        <w:rPr>
          <w:noProof/>
        </w:rPr>
        <w:t>436</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800DB">
        <w:rPr>
          <w:noProof/>
        </w:rPr>
        <w:t>444</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800DB">
        <w:t>Psalm</w:t>
      </w:r>
      <w:r w:rsidR="009800DB" w:rsidRPr="00AB1781">
        <w:t xml:space="preserve"> 92</w:t>
      </w:r>
      <w:r w:rsidR="009800D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800DB">
        <w:rPr>
          <w:noProof/>
        </w:rPr>
        <w:t>447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3"/>
      <w:r>
        <w:t>Life Giver</w:t>
      </w:r>
      <w:r w:rsidR="00075EAD">
        <w:t>,</w:t>
      </w:r>
      <w:commentRangeEnd w:id="913"/>
      <w:r>
        <w:rPr>
          <w:rStyle w:val="CommentReference"/>
          <w:lang w:val="en-CA"/>
        </w:rPr>
        <w:commentReference w:id="913"/>
      </w:r>
      <w:r w:rsidR="00075EAD">
        <w:t xml:space="preserve"> now, and ever, and unto the ages of ages</w:t>
      </w:r>
      <w:r w:rsidR="00984EE6">
        <w:t>.</w:t>
      </w:r>
    </w:p>
    <w:p w14:paraId="402E0ACF" w14:textId="77777777" w:rsidR="00984EE6" w:rsidRDefault="00984EE6" w:rsidP="00984EE6">
      <w:pPr>
        <w:pStyle w:val="Rubric"/>
      </w:pPr>
      <w:commentRangeStart w:id="91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4"/>
      <w:r w:rsidR="00180AE1">
        <w:rPr>
          <w:rStyle w:val="CommentReference"/>
          <w:i w:val="0"/>
        </w:rPr>
        <w:commentReference w:id="914"/>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5" w:name="_Toc410196193"/>
      <w:bookmarkStart w:id="916" w:name="_Toc410196435"/>
      <w:bookmarkStart w:id="917" w:name="_Toc410196937"/>
      <w:bookmarkStart w:id="918" w:name="_Toc436140905"/>
      <w:r>
        <w:lastRenderedPageBreak/>
        <w:t>Afternoon (The Ninth Hour)</w:t>
      </w:r>
      <w:bookmarkEnd w:id="915"/>
      <w:bookmarkEnd w:id="916"/>
      <w:bookmarkEnd w:id="917"/>
      <w:bookmarkEnd w:id="918"/>
    </w:p>
    <w:p w14:paraId="76CF3E2D" w14:textId="77777777" w:rsidR="00495F1A" w:rsidRDefault="00495F1A" w:rsidP="00495F1A">
      <w:pPr>
        <w:pStyle w:val="Heading3"/>
      </w:pPr>
      <w:bookmarkStart w:id="919" w:name="_Toc410196194"/>
      <w:bookmarkStart w:id="920" w:name="_Toc410196436"/>
      <w:bookmarkStart w:id="921" w:name="_Toc410196938"/>
      <w:bookmarkStart w:id="922" w:name="_Ref435434381"/>
      <w:bookmarkStart w:id="923" w:name="_Ref435434387"/>
      <w:r>
        <w:t>The Psalms of the Ninth Hour</w:t>
      </w:r>
      <w:bookmarkEnd w:id="919"/>
      <w:bookmarkEnd w:id="920"/>
      <w:bookmarkEnd w:id="921"/>
      <w:bookmarkEnd w:id="922"/>
      <w:bookmarkEnd w:id="92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4" w:name="_Ref434576482"/>
      <w:r>
        <w:rPr>
          <w:lang w:val="en-GB"/>
        </w:rPr>
        <w:t>The Psalms</w:t>
      </w:r>
      <w:r w:rsidR="00F14AA6">
        <w:rPr>
          <w:lang w:val="en-GB"/>
        </w:rPr>
        <w:t xml:space="preserve"> of the Afternoon (Ninth hour)</w:t>
      </w:r>
      <w:bookmarkEnd w:id="924"/>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800DB">
        <w:t>Psalm</w:t>
      </w:r>
      <w:r w:rsidR="009800DB" w:rsidRPr="00AB1781">
        <w:t xml:space="preserve"> 95</w:t>
      </w:r>
      <w:r w:rsidR="009800D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800DB">
        <w:rPr>
          <w:noProof/>
        </w:rPr>
        <w:t>450</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800DB">
        <w:rPr>
          <w:noProof/>
        </w:rPr>
        <w:t>451</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800DB">
        <w:t>Psalm</w:t>
      </w:r>
      <w:r w:rsidR="009800DB" w:rsidRPr="00AB1781">
        <w:t xml:space="preserve"> 97</w:t>
      </w:r>
      <w:r w:rsidR="009800D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800DB">
        <w:rPr>
          <w:noProof/>
        </w:rPr>
        <w:t>452</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800DB">
        <w:t>Psalm</w:t>
      </w:r>
      <w:r w:rsidR="009800DB" w:rsidRPr="00AB1781">
        <w:t xml:space="preserve"> 98</w:t>
      </w:r>
      <w:r w:rsidR="009800D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800DB">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800DB">
        <w:t>Psalm</w:t>
      </w:r>
      <w:r w:rsidR="009800DB" w:rsidRPr="00AB1781">
        <w:t xml:space="preserve"> 99</w:t>
      </w:r>
      <w:r w:rsidR="009800D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800DB">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800DB">
        <w:t>Psalm</w:t>
      </w:r>
      <w:r w:rsidR="009800DB" w:rsidRPr="00AB1781">
        <w:t xml:space="preserve"> 100</w:t>
      </w:r>
      <w:r w:rsidR="009800D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800DB">
        <w:rPr>
          <w:noProof/>
        </w:rPr>
        <w:t>455</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800DB">
        <w:rPr>
          <w:noProof/>
        </w:rPr>
        <w:t>476</w:t>
      </w:r>
      <w:r w:rsidR="003A78C2">
        <w:fldChar w:fldCharType="end"/>
      </w:r>
    </w:p>
    <w:commentRangeStart w:id="925"/>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800DB">
        <w:t>Psalm</w:t>
      </w:r>
      <w:r w:rsidR="009800DB" w:rsidRPr="00AB1781">
        <w:t xml:space="preserve"> 110</w:t>
      </w:r>
      <w:r w:rsidR="009800DB">
        <w:t>: I will thank You, O Lord, with my whole heart</w:t>
      </w:r>
      <w:r>
        <w:fldChar w:fldCharType="end"/>
      </w:r>
      <w:commentRangeEnd w:id="925"/>
      <w:r w:rsidR="00984EE6">
        <w:rPr>
          <w:rStyle w:val="CommentReference"/>
          <w:rFonts w:eastAsiaTheme="minorHAnsi" w:cstheme="minorBidi"/>
          <w:color w:val="auto"/>
          <w:lang w:val="en-CA"/>
        </w:rPr>
        <w:commentReference w:id="925"/>
      </w:r>
      <w:r w:rsidR="00075EAD">
        <w:tab/>
      </w:r>
      <w:r>
        <w:fldChar w:fldCharType="begin"/>
      </w:r>
      <w:r w:rsidR="00075EAD">
        <w:instrText xml:space="preserve"> PAGEREF _Ref412111792 \h </w:instrText>
      </w:r>
      <w:r>
        <w:fldChar w:fldCharType="separate"/>
      </w:r>
      <w:r w:rsidR="009800DB">
        <w:rPr>
          <w:noProof/>
        </w:rPr>
        <w:t>477</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800DB">
        <w:t>Psalm</w:t>
      </w:r>
      <w:r w:rsidR="009800DB" w:rsidRPr="00AB1781">
        <w:t xml:space="preserve"> 111</w:t>
      </w:r>
      <w:r w:rsidR="009800D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800DB">
        <w:rPr>
          <w:noProof/>
        </w:rPr>
        <w:t>478</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800DB">
        <w:rPr>
          <w:noProof/>
        </w:rPr>
        <w:t>479</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800DB">
        <w:rPr>
          <w:noProof/>
        </w:rPr>
        <w:t>482</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800DB">
        <w:rPr>
          <w:noProof/>
        </w:rPr>
        <w:t>483</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w:t>
      </w:r>
      <w:r w:rsidR="00D35FC0">
        <w:lastRenderedPageBreak/>
        <w:t xml:space="preserve">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6" w:name="_Toc436140906"/>
      <w:r>
        <w:rPr>
          <w:lang w:val="en-GB"/>
        </w:rPr>
        <w:lastRenderedPageBreak/>
        <w:t>Reader’s Service</w:t>
      </w:r>
      <w:bookmarkEnd w:id="926"/>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C28E0C1" w14:textId="0BFADAC8" w:rsidR="009800DB"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9800D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9800DB">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Pr>
          <w:lang w:val="en-US"/>
        </w:rPr>
      </w:r>
      <w:r w:rsidR="00AB3348">
        <w:rPr>
          <w:lang w:val="en-US"/>
        </w:rPr>
        <w:instrText xml:space="preserve"> \* MERGEFORMAT </w:instrText>
      </w:r>
      <w:r>
        <w:rPr>
          <w:lang w:val="en-US"/>
        </w:rPr>
        <w:fldChar w:fldCharType="separate"/>
      </w:r>
    </w:p>
    <w:sdt>
      <w:sdtPr>
        <w:id w:val="1560822446"/>
        <w:docPartObj>
          <w:docPartGallery w:val="Table of Contents"/>
          <w:docPartUnique/>
        </w:docPartObj>
      </w:sdtPr>
      <w:sdtEndPr>
        <w:rPr>
          <w:b/>
          <w:bCs/>
          <w:noProof/>
        </w:rPr>
      </w:sdtEndPr>
      <w:sdtContent>
        <w:p w14:paraId="353BB54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Vespers Praise</w:t>
          </w:r>
          <w:r>
            <w:rPr>
              <w:noProof/>
              <w:webHidden/>
            </w:rPr>
            <w:tab/>
            <w:t>9</w:t>
          </w:r>
        </w:p>
        <w:p w14:paraId="4EA64D9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the Eleventh Hour (Little Vespers)</w:t>
          </w:r>
          <w:r>
            <w:rPr>
              <w:noProof/>
              <w:webHidden/>
            </w:rPr>
            <w:tab/>
            <w:t>9</w:t>
          </w:r>
        </w:p>
        <w:p w14:paraId="5CFC84A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Evening (or Morning) Incense</w:t>
          </w:r>
          <w:r>
            <w:rPr>
              <w:noProof/>
              <w:webHidden/>
            </w:rPr>
            <w:tab/>
            <w:t>14</w:t>
          </w:r>
        </w:p>
        <w:p w14:paraId="5E7A0E33" w14:textId="77777777" w:rsidR="009800DB" w:rsidRDefault="00336170" w:rsidP="009800DB"/>
      </w:sdtContent>
    </w:sdt>
    <w:p w14:paraId="0B7FAD52" w14:textId="77777777" w:rsidR="009800DB" w:rsidRDefault="009800DB" w:rsidP="00AB3348">
      <w:r>
        <w:br w:type="page"/>
      </w:r>
    </w:p>
    <w:p w14:paraId="57446870" w14:textId="0E43C4B8" w:rsidR="00865FD4" w:rsidRDefault="009800DB"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8</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9800D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9800DB">
        <w:rPr>
          <w:noProof/>
          <w:lang w:val="en-US"/>
        </w:rPr>
        <w:t>9</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9800D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9800DB">
        <w:rPr>
          <w:noProof/>
          <w:lang w:val="en-US"/>
        </w:rPr>
        <w:t>9</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9800DB">
        <w:t>The Doxology of Prime</w:t>
      </w:r>
      <w:r>
        <w:fldChar w:fldCharType="end"/>
      </w:r>
      <w:r>
        <w:t xml:space="preserve">, page </w:t>
      </w:r>
      <w:r>
        <w:fldChar w:fldCharType="begin"/>
      </w:r>
      <w:r>
        <w:instrText xml:space="preserve"> PAGEREF _Ref412098903 \h </w:instrText>
      </w:r>
      <w:r>
        <w:fldChar w:fldCharType="separate"/>
      </w:r>
      <w:r w:rsidR="009800DB">
        <w:rPr>
          <w:noProof/>
        </w:rPr>
        <w:t>261</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9800DB">
        <w:t>The Verses of the Cymbals</w:t>
      </w:r>
      <w:r>
        <w:fldChar w:fldCharType="end"/>
      </w:r>
      <w:r>
        <w:t xml:space="preserve">, page </w:t>
      </w:r>
      <w:r>
        <w:fldChar w:fldCharType="begin"/>
      </w:r>
      <w:r>
        <w:instrText xml:space="preserve"> PAGEREF _Ref435789344 \h </w:instrText>
      </w:r>
      <w:r>
        <w:fldChar w:fldCharType="separate"/>
      </w:r>
      <w:r w:rsidR="009800DB">
        <w:rPr>
          <w:noProof/>
        </w:rPr>
        <w:t>16</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9800DB">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lastRenderedPageBreak/>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9C68808" w14:textId="5C2CA0E5" w:rsidR="009800DB"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Pr>
          <w:lang w:val="en-GB"/>
        </w:rPr>
      </w:r>
      <w:r w:rsidR="00AB3348">
        <w:rPr>
          <w:lang w:val="en-GB"/>
        </w:rPr>
        <w:instrText xml:space="preserve"> \* MERGEFORMAT </w:instrText>
      </w:r>
      <w:r>
        <w:rPr>
          <w:lang w:val="en-GB"/>
        </w:rPr>
        <w:fldChar w:fldCharType="separate"/>
      </w:r>
    </w:p>
    <w:sdt>
      <w:sdtPr>
        <w:id w:val="355005146"/>
        <w:docPartObj>
          <w:docPartGallery w:val="Table of Contents"/>
          <w:docPartUnique/>
        </w:docPartObj>
      </w:sdtPr>
      <w:sdtEndPr>
        <w:rPr>
          <w:b/>
          <w:bCs/>
          <w:noProof/>
        </w:rPr>
      </w:sdtEndPr>
      <w:sdtContent>
        <w:p w14:paraId="03658D5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Prime</w:t>
          </w:r>
          <w:r>
            <w:rPr>
              <w:noProof/>
              <w:webHidden/>
            </w:rPr>
            <w:tab/>
            <w:t>256</w:t>
          </w:r>
        </w:p>
        <w:p w14:paraId="69EB54A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Doxology of Prime</w:t>
          </w:r>
          <w:r>
            <w:rPr>
              <w:noProof/>
              <w:webHidden/>
            </w:rPr>
            <w:tab/>
            <w:t>261</w:t>
          </w:r>
        </w:p>
        <w:p w14:paraId="041CABD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Morning Incense</w:t>
          </w:r>
          <w:r>
            <w:rPr>
              <w:noProof/>
              <w:webHidden/>
            </w:rPr>
            <w:tab/>
            <w:t>273</w:t>
          </w:r>
        </w:p>
        <w:p w14:paraId="5AFA4BDF" w14:textId="77777777" w:rsidR="009800DB" w:rsidRDefault="00336170" w:rsidP="009800DB"/>
      </w:sdtContent>
    </w:sdt>
    <w:p w14:paraId="4F3D9D40" w14:textId="77777777" w:rsidR="009800DB" w:rsidRDefault="009800DB" w:rsidP="00AB3348">
      <w:bookmarkStart w:id="927" w:name="_Ref436247648"/>
      <w:r>
        <w:br w:type="page"/>
      </w:r>
      <w:bookmarkEnd w:id="927"/>
    </w:p>
    <w:p w14:paraId="05E975F6" w14:textId="7332D96E" w:rsidR="00AB78C6" w:rsidRPr="007E0213" w:rsidRDefault="009800DB"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257</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9800DB">
        <w:rPr>
          <w:noProof/>
          <w:lang w:val="en-GB"/>
        </w:rPr>
        <w:t>257</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9800DB">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9800DB">
        <w:rPr>
          <w:noProof/>
          <w:lang w:val="en-GB"/>
        </w:rPr>
        <w:t>261</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lastRenderedPageBreak/>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t xml:space="preserve">Recite </w:t>
      </w:r>
      <w:r>
        <w:fldChar w:fldCharType="begin"/>
      </w:r>
      <w:r>
        <w:instrText xml:space="preserve"> REF _Ref435789927 \h </w:instrText>
      </w:r>
      <w:r>
        <w:fldChar w:fldCharType="separate"/>
      </w:r>
      <w:r w:rsidR="009800DB">
        <w:t>The Gloria</w:t>
      </w:r>
      <w:r>
        <w:fldChar w:fldCharType="end"/>
      </w:r>
      <w:r>
        <w:t xml:space="preserve"> and </w:t>
      </w:r>
      <w:r>
        <w:fldChar w:fldCharType="begin"/>
      </w:r>
      <w:r>
        <w:instrText xml:space="preserve"> REF _Ref435789969 \h </w:instrText>
      </w:r>
      <w:r>
        <w:fldChar w:fldCharType="separate"/>
      </w:r>
      <w:r w:rsidR="009800DB">
        <w:t>The Trisagion</w:t>
      </w:r>
      <w:r>
        <w:fldChar w:fldCharType="end"/>
      </w:r>
      <w:r>
        <w:t xml:space="preserve">, page </w:t>
      </w:r>
      <w:r>
        <w:fldChar w:fldCharType="begin"/>
      </w:r>
      <w:r>
        <w:instrText xml:space="preserve"> PAGEREF _Ref435789927 \h </w:instrText>
      </w:r>
      <w:r>
        <w:fldChar w:fldCharType="separate"/>
      </w:r>
      <w:r w:rsidR="009800DB">
        <w:rPr>
          <w:noProof/>
        </w:rPr>
        <w:t>27</w:t>
      </w:r>
      <w:r>
        <w:fldChar w:fldCharType="end"/>
      </w:r>
      <w:r>
        <w:t xml:space="preserve">. Continue through </w:t>
      </w:r>
      <w:r>
        <w:fldChar w:fldCharType="begin"/>
      </w:r>
      <w:r>
        <w:instrText xml:space="preserve"> REF _Ref435799700 \h </w:instrText>
      </w:r>
      <w:r>
        <w:fldChar w:fldCharType="separate"/>
      </w:r>
      <w:r w:rsidR="009800DB">
        <w:t>The Doxologies</w:t>
      </w:r>
      <w:r>
        <w:fldChar w:fldCharType="end"/>
      </w:r>
      <w:r>
        <w:t xml:space="preserve"> and </w:t>
      </w:r>
      <w:r>
        <w:fldChar w:fldCharType="begin"/>
      </w:r>
      <w:r>
        <w:instrText xml:space="preserve"> REF _Ref435799710 \h </w:instrText>
      </w:r>
      <w:r>
        <w:fldChar w:fldCharType="separate"/>
      </w:r>
      <w:r w:rsidR="009800DB">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lastRenderedPageBreak/>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w:t>
      </w:r>
      <w:r>
        <w:lastRenderedPageBreak/>
        <w:t>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9800DB">
        <w:t>The Psalms of the Third Hour</w:t>
      </w:r>
      <w:r>
        <w:fldChar w:fldCharType="end"/>
      </w:r>
      <w:r>
        <w:t xml:space="preserve">, page </w:t>
      </w:r>
      <w:r>
        <w:fldChar w:fldCharType="begin"/>
      </w:r>
      <w:r>
        <w:instrText xml:space="preserve"> PAGEREF _Ref435800057 \h </w:instrText>
      </w:r>
      <w:r>
        <w:fldChar w:fldCharType="separate"/>
      </w:r>
      <w:r w:rsidR="009800DB">
        <w:rPr>
          <w:noProof/>
        </w:rPr>
        <w:t>274</w:t>
      </w:r>
      <w:r>
        <w:fldChar w:fldCharType="end"/>
      </w:r>
      <w:r>
        <w:t xml:space="preserve">, and continue with </w:t>
      </w:r>
      <w:r>
        <w:fldChar w:fldCharType="begin"/>
      </w:r>
      <w:r>
        <w:instrText xml:space="preserve"> REF _Ref435800080 \h </w:instrText>
      </w:r>
      <w:r>
        <w:fldChar w:fldCharType="separate"/>
      </w:r>
      <w:r w:rsidR="009800DB">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lastRenderedPageBreak/>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 xml:space="preserve">gave us </w:t>
            </w:r>
            <w:r w:rsidRPr="004A6996">
              <w:lastRenderedPageBreak/>
              <w:t>our sins.</w:t>
            </w:r>
          </w:p>
        </w:tc>
        <w:tc>
          <w:tcPr>
            <w:tcW w:w="3624" w:type="dxa"/>
          </w:tcPr>
          <w:p w14:paraId="424EC4B9" w14:textId="77777777" w:rsidR="00D74F7B" w:rsidRPr="004A6996" w:rsidRDefault="00D74F7B" w:rsidP="00FC3604">
            <w:pPr>
              <w:pStyle w:val="BodyNoIndent"/>
            </w:pPr>
            <w:r w:rsidRPr="004A6996">
              <w:lastRenderedPageBreak/>
              <w:t>Ti shoori en noob te ti Par</w:t>
            </w:r>
            <w:r w:rsidRPr="004A6996">
              <w:softHyphen/>
              <w:t xml:space="preserve">thenos: pes aromata pe pen Sotir: As misi Emmof: Af soti emmon: (owoh) Af </w:t>
            </w:r>
            <w:r w:rsidRPr="004A6996">
              <w:lastRenderedPageBreak/>
              <w:t>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3A7286">
      <w:pPr>
        <w:pStyle w:val="Heading1"/>
      </w:pPr>
      <w:bookmarkStart w:id="928" w:name="_Toc410196195"/>
      <w:bookmarkStart w:id="929" w:name="_Toc410196437"/>
      <w:bookmarkStart w:id="930" w:name="_Toc410196939"/>
      <w:r>
        <w:br w:type="page"/>
      </w:r>
    </w:p>
    <w:p w14:paraId="4631477E" w14:textId="77777777" w:rsidR="003A7286" w:rsidRDefault="003A7286" w:rsidP="003A7286"/>
    <w:p w14:paraId="6B9081D1" w14:textId="77777777"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31" w:name="_Toc436140907"/>
      <w:r>
        <w:t>The Book of the Psalter</w:t>
      </w:r>
      <w:bookmarkEnd w:id="928"/>
      <w:bookmarkEnd w:id="929"/>
      <w:bookmarkEnd w:id="930"/>
      <w:bookmarkEnd w:id="931"/>
    </w:p>
    <w:p w14:paraId="6FAC75D4" w14:textId="77777777" w:rsidR="003A7286" w:rsidRDefault="003A7286" w:rsidP="0044639B">
      <w:r>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32" w:name="_Ref436247728"/>
        <w:tc>
          <w:tcPr>
            <w:tcW w:w="3024" w:type="dxa"/>
          </w:tcPr>
          <w:p w14:paraId="47B9D06E" w14:textId="1C762571" w:rsidR="00CB700D" w:rsidRDefault="00D016DC"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fldChar w:fldCharType="separate"/>
            </w:r>
            <w:r w:rsidR="009800DB">
              <w:br w:type="page"/>
            </w:r>
            <w:bookmarkEnd w:id="932"/>
            <w:r w:rsidR="009800DB">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9800DB" w:rsidRPr="00AB1781">
              <w:t>K</w:t>
            </w:r>
            <w:r w:rsidR="009800D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9800D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9800D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9800DB" w:rsidRPr="00AB1781">
              <w:t>K</w:t>
            </w:r>
            <w:r w:rsidR="009800D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9800DB" w:rsidRPr="00AB1781">
              <w:t>K</w:t>
            </w:r>
            <w:r w:rsidR="009800DB">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9800D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9800DB" w:rsidRPr="00AB1781">
              <w:t>K</w:t>
            </w:r>
            <w:r w:rsidR="009800D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9800DB" w:rsidRPr="00AB1781">
              <w:t>K</w:t>
            </w:r>
            <w:r w:rsidR="009800DB">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9800DB">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9800D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9800D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9800DB">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9800DB" w:rsidRPr="00AB1781">
              <w:t>K</w:t>
            </w:r>
            <w:r w:rsidR="009800D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33" w:name="_Ref436247799"/>
        <w:tc>
          <w:tcPr>
            <w:tcW w:w="3024" w:type="dxa"/>
          </w:tcPr>
          <w:p w14:paraId="41B01B19" w14:textId="6CC5EA7E" w:rsidR="000B1D6D" w:rsidRDefault="000B1D6D" w:rsidP="00AB3348">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fldChar w:fldCharType="separate"/>
            </w:r>
            <w:bookmarkEnd w:id="933"/>
            <w:r w:rsidR="009800DB">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9800DB" w:rsidRPr="00AB1781">
              <w:t>K</w:t>
            </w:r>
            <w:r w:rsidR="009800D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9800D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9800DB" w:rsidRPr="00AB1781">
              <w:t>K</w:t>
            </w:r>
            <w:r w:rsidR="009800D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9800DB" w:rsidRPr="00AB1781">
              <w:t>K</w:t>
            </w:r>
            <w:r w:rsidR="009800D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9800D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9800DB" w:rsidRPr="00AB1781">
              <w:t>K</w:t>
            </w:r>
            <w:r w:rsidR="009800D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9800DB" w:rsidRPr="00AB1781">
              <w:t>K</w:t>
            </w:r>
            <w:r w:rsidR="009800D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9800D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9800DB" w:rsidRPr="00AB1781">
              <w:t>K</w:t>
            </w:r>
            <w:r w:rsidR="009800DB">
              <w:t>athisma</w:t>
            </w:r>
            <w:r w:rsidR="009800DB" w:rsidRPr="00AB1781">
              <w:t xml:space="preserve"> 1</w:t>
            </w:r>
            <w:r w:rsidR="009800D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9800D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9800D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9800DB">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9800DB" w:rsidRPr="00AB1781">
              <w:t>K</w:t>
            </w:r>
            <w:r w:rsidR="009800D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9800D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9800DB" w:rsidRPr="00AB1781">
              <w:t>K</w:t>
            </w:r>
            <w:r w:rsidR="009800D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9800DB" w:rsidRPr="00AB1781">
              <w:t>K</w:t>
            </w:r>
            <w:r w:rsidR="009800DB">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9800DB">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9800DB" w:rsidRPr="00AB1781">
              <w:t>K</w:t>
            </w:r>
            <w:r w:rsidR="009800DB">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9800DB">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9800DB">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4" w:name="_Ref436249450"/>
        <w:tc>
          <w:tcPr>
            <w:tcW w:w="1440" w:type="dxa"/>
          </w:tcPr>
          <w:p w14:paraId="126E4139" w14:textId="7713470A" w:rsidR="009800DB" w:rsidRDefault="0023608C" w:rsidP="00336170">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r>
              <w:t>,</w:t>
            </w:r>
            <w:bookmarkEnd w:id="93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fldChar w:fldCharType="separate"/>
            </w:r>
            <w:r w:rsidR="009800DB">
              <w:br w:type="page"/>
            </w:r>
          </w:p>
          <w:p w14:paraId="7309AC0B" w14:textId="7F57562D" w:rsidR="0023608C" w:rsidRDefault="009800DB"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9800DB" w:rsidRPr="00AB1781">
              <w:t>K</w:t>
            </w:r>
            <w:r w:rsidR="009800DB">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9800DB" w:rsidRPr="00AB1781">
              <w:t>K</w:t>
            </w:r>
            <w:r w:rsidR="009800DB">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9800DB">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9800DB" w:rsidRPr="00AB1781">
              <w:t>K</w:t>
            </w:r>
            <w:r w:rsidR="009800DB">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9800DB" w:rsidRPr="00AB1781">
              <w:t>K</w:t>
            </w:r>
            <w:r w:rsidR="009800DB">
              <w:t>athisma 6</w:t>
            </w:r>
            <w:r>
              <w:fldChar w:fldCharType="end"/>
            </w:r>
            <w:r>
              <w:t xml:space="preserve">, </w:t>
            </w:r>
            <w:r w:rsidR="00D016DC">
              <w:fldChar w:fldCharType="begin"/>
            </w:r>
            <w:r w:rsidR="00D016DC">
              <w:instrText xml:space="preserve"> REF _Ref435990010 \h </w:instrText>
            </w:r>
            <w:r w:rsidR="00D016DC">
              <w:fldChar w:fldCharType="separate"/>
            </w:r>
            <w:r w:rsidR="009800D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9800DB" w:rsidRPr="00AB1781">
              <w:t>K</w:t>
            </w:r>
            <w:r w:rsidR="009800DB">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9800DB" w:rsidRPr="00AB1781">
              <w:t>K</w:t>
            </w:r>
            <w:r w:rsidR="009800DB">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9800DB">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9800D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9800D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39B3DC0F" w:rsidR="0023608C" w:rsidRDefault="00D016DC" w:rsidP="00336170">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fldChar w:fldCharType="separate"/>
            </w:r>
            <w:r w:rsidR="009800DB">
              <w:br w:type="pag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926985">
              <w:fldChar w:fldCharType="begin"/>
            </w:r>
            <w:r w:rsidR="00926985">
              <w:instrText xml:space="preserve"> REF _Ref435990049 \h </w:instrText>
            </w:r>
            <w:r w:rsidR="00926985">
              <w:fldChar w:fldCharType="separate"/>
            </w:r>
            <w:r w:rsidR="009800D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9800D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9800DB" w:rsidRPr="00AB1781">
              <w:t>K</w:t>
            </w:r>
            <w:r w:rsidR="009800D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9800DB">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9800DB" w:rsidRPr="00AB1781">
              <w:t>K</w:t>
            </w:r>
            <w:r w:rsidR="009800DB">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053" w:type="dxa"/>
          </w:tcPr>
          <w:p w14:paraId="72F99562" w14:textId="7F8CC28A" w:rsidR="00860FCB" w:rsidRDefault="00860FCB" w:rsidP="00CB700D">
            <w:r>
              <w:fldChar w:fldCharType="begin"/>
            </w:r>
            <w:r>
              <w:instrText xml:space="preserve"> REF _Ref435438582 \h  \* MERGEFO</w:instrText>
            </w:r>
            <w:r>
              <w:instrText>R</w:instrText>
            </w:r>
            <w:r>
              <w:instrText xml:space="preserve">MAT </w:instrText>
            </w:r>
            <w:r>
              <w:fldChar w:fldCharType="separate"/>
            </w:r>
            <w:r w:rsidR="009800DB" w:rsidRPr="00AB1781">
              <w:t>K</w:t>
            </w:r>
            <w:r w:rsidR="009800D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9800DB" w:rsidRPr="00AB1781">
              <w:t>K</w:t>
            </w:r>
            <w:r w:rsidR="009800DB">
              <w:t>athisma</w:t>
            </w:r>
            <w:r w:rsidR="009800DB" w:rsidRPr="00AB1781">
              <w:t xml:space="preserve"> 1</w:t>
            </w:r>
            <w:r w:rsidR="009800DB">
              <w:t>1</w:t>
            </w:r>
            <w:r>
              <w:fldChar w:fldCharType="end"/>
            </w:r>
            <w:r w:rsidR="00926985">
              <w:t xml:space="preserve">, </w:t>
            </w:r>
            <w:r w:rsidR="00926985">
              <w:fldChar w:fldCharType="begin"/>
            </w:r>
            <w:r w:rsidR="00926985">
              <w:instrText xml:space="preserve"> REF _Ref435990025 \h </w:instrText>
            </w:r>
            <w:r w:rsidR="00926985">
              <w:fldChar w:fldCharType="separate"/>
            </w:r>
            <w:r w:rsidR="009800DB">
              <w:t>Kathisma 12</w:t>
            </w:r>
            <w:r w:rsidR="00926985">
              <w:fldChar w:fldCharType="end"/>
            </w:r>
            <w:r>
              <w:t xml:space="preserve">, </w:t>
            </w:r>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9800DB">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9800DB">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2EE5DE6A" w14:textId="77777777" w:rsidR="009800DB" w:rsidRDefault="00860FCB" w:rsidP="00336170">
            <w:r>
              <w:fldChar w:fldCharType="begin"/>
            </w:r>
            <w:r>
              <w:instrText xml:space="preserve"> REF _Ref435438665 \h  \* MERGEFORMAT </w:instrText>
            </w:r>
            <w:r>
              <w:fldChar w:fldCharType="separate"/>
            </w:r>
            <w:r w:rsidR="009800DB" w:rsidRPr="00AB1781">
              <w:t>K</w:t>
            </w:r>
            <w:r w:rsidR="009800DB">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fldChar w:fldCharType="separate"/>
            </w:r>
            <w:r w:rsidR="009800DB">
              <w:br w:type="page"/>
            </w:r>
          </w:p>
          <w:p w14:paraId="04BDC4CA" w14:textId="1C489AA4" w:rsidR="00860FCB" w:rsidRDefault="009800DB"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9800DB">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9800DB" w:rsidRPr="00AB1781">
              <w:t>K</w:t>
            </w:r>
            <w:r w:rsidR="009800DB">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9800DB" w:rsidRPr="00AB1781">
              <w:t>K</w:t>
            </w:r>
            <w:r w:rsidR="009800DB">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9800D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9800DB" w:rsidRPr="00AB1781">
              <w:t>K</w:t>
            </w:r>
            <w:r w:rsidR="009800DB">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9800D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9800D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AC76EC6" w:rsidR="00860FCB" w:rsidRDefault="00926985" w:rsidP="00336170">
            <w:r>
              <w:rPr>
                <w:rFonts w:eastAsiaTheme="majorEastAsia" w:cstheme="majorBidi"/>
                <w:b/>
                <w:bCs/>
                <w:sz w:val="28"/>
              </w:rPr>
              <w:fldChar w:fldCharType="begin"/>
            </w:r>
            <w:r>
              <w:instrText xml:space="preserve"> REF _Ref435989970 \h </w:instrText>
            </w:r>
            <w:r w:rsidR="00336170">
              <w:instrText xml:space="preserve"> \* MERGEFO</w:instrText>
            </w:r>
            <w:r w:rsidR="00336170">
              <w:instrText>R</w:instrText>
            </w:r>
            <w:r w:rsidR="00336170">
              <w:instrText xml:space="preserve">MAT </w:instrText>
            </w:r>
            <w:r>
              <w:rPr>
                <w:rFonts w:eastAsiaTheme="majorEastAsia" w:cstheme="majorBidi"/>
                <w:b/>
                <w:bCs/>
                <w:sz w:val="28"/>
              </w:rPr>
              <w:fldChar w:fldCharType="separate"/>
            </w:r>
            <w:r w:rsidR="009800DB">
              <w:br w:type="pag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9800DB">
              <w:t>Kathisma 4</w:t>
            </w:r>
            <w:r>
              <w:fldChar w:fldCharType="end"/>
            </w:r>
            <w:r>
              <w:t xml:space="preserve">, </w:t>
            </w:r>
            <w:r>
              <w:fldChar w:fldCharType="begin"/>
            </w:r>
            <w:r>
              <w:instrText xml:space="preserve"> REF _Ref435438533 \h  \* MERGEFORMAT </w:instrText>
            </w:r>
            <w:r>
              <w:fldChar w:fldCharType="separate"/>
            </w:r>
            <w:r w:rsidR="009800DB" w:rsidRPr="00AB1781">
              <w:t>K</w:t>
            </w:r>
            <w:r w:rsidR="009800DB">
              <w:t>athisma 5</w:t>
            </w:r>
            <w:r>
              <w:fldChar w:fldCharType="end"/>
            </w:r>
            <w:r>
              <w:t xml:space="preserve">, </w:t>
            </w:r>
            <w:r>
              <w:fldChar w:fldCharType="begin"/>
            </w:r>
            <w:r>
              <w:instrText xml:space="preserve"> REF _Ref435438548 \h  \* MERGEFORMAT </w:instrText>
            </w:r>
            <w:r>
              <w:fldChar w:fldCharType="separate"/>
            </w:r>
            <w:r w:rsidR="009800DB" w:rsidRPr="00AB1781">
              <w:t>K</w:t>
            </w:r>
            <w:r w:rsidR="009800DB">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9800DB">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9800DB" w:rsidRPr="00AB1781">
              <w:t>K</w:t>
            </w:r>
            <w:r w:rsidR="009800DB">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9800DB" w:rsidRPr="00AB1781">
              <w:t>K</w:t>
            </w:r>
            <w:r w:rsidR="009800DB">
              <w:t>athisma 10</w:t>
            </w:r>
            <w:r>
              <w:fldChar w:fldCharType="end"/>
            </w:r>
          </w:p>
        </w:tc>
        <w:tc>
          <w:tcPr>
            <w:tcW w:w="1053" w:type="dxa"/>
          </w:tcPr>
          <w:p w14:paraId="35E42769" w14:textId="33DFAC6D" w:rsidR="000B1D6D" w:rsidRDefault="000B1D6D" w:rsidP="000B1D6D">
            <w:r>
              <w:fldChar w:fldCharType="begin"/>
            </w:r>
            <w:r>
              <w:instrText xml:space="preserve"> REF _Ref435438587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9800D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w:t>
            </w:r>
          </w:p>
          <w:p w14:paraId="0EEC34F7" w14:textId="104DDCA6" w:rsidR="009800DB" w:rsidRDefault="000B1D6D" w:rsidP="00336170">
            <w:r>
              <w:fldChar w:fldCharType="begin"/>
            </w:r>
            <w:r>
              <w:instrText xml:space="preserve"> REF _Ref435438665 \h  \* MERGEFORMAT </w:instrText>
            </w:r>
            <w:r>
              <w:fldChar w:fldCharType="separate"/>
            </w:r>
            <w:r w:rsidR="009800DB" w:rsidRPr="00AB1781">
              <w:t>K</w:t>
            </w:r>
            <w:r w:rsidR="009800DB">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fldChar w:fldCharType="separate"/>
            </w:r>
            <w:r w:rsidR="009800DB">
              <w:br w:type="page"/>
            </w:r>
          </w:p>
          <w:p w14:paraId="5D7486A3" w14:textId="1F8BB66B" w:rsidR="000B1D6D" w:rsidRDefault="009800DB"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9800DB" w:rsidRPr="00AB1781">
              <w:t>K</w:t>
            </w:r>
            <w:r w:rsidR="009800DB">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9800DB">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9800DB" w:rsidRPr="00AB1781">
              <w:t>K</w:t>
            </w:r>
            <w:r w:rsidR="009800D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9800DB" w:rsidRPr="00AB1781">
              <w:t>K</w:t>
            </w:r>
            <w:r w:rsidR="009800DB">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9800DB">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9800DB" w:rsidRPr="00AB1781">
              <w:t>K</w:t>
            </w:r>
            <w:r w:rsidR="009800DB">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9800D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AB22D7" w:rsidR="000B1D6D" w:rsidRDefault="000B1D6D" w:rsidP="00336170">
            <w:r>
              <w:rPr>
                <w:rFonts w:eastAsiaTheme="majorEastAsia" w:cstheme="majorBidi"/>
                <w:b/>
                <w:bCs/>
                <w:sz w:val="28"/>
              </w:rPr>
              <w:fldChar w:fldCharType="begin"/>
            </w:r>
            <w:r>
              <w:instrText xml:space="preserve"> REF _Ref435989970 \h </w:instrText>
            </w:r>
            <w:r w:rsidR="00336170">
              <w:instrText xml:space="preserve"> \* MERGEFO</w:instrText>
            </w:r>
            <w:r w:rsidR="00336170">
              <w:instrText>R</w:instrText>
            </w:r>
            <w:r w:rsidR="00336170">
              <w:instrText xml:space="preserve">MAT </w:instrText>
            </w:r>
            <w:r>
              <w:rPr>
                <w:rFonts w:eastAsiaTheme="majorEastAsia" w:cstheme="majorBidi"/>
                <w:b/>
                <w:bCs/>
                <w:sz w:val="28"/>
              </w:rPr>
              <w:fldChar w:fldCharType="separate"/>
            </w:r>
            <w:r w:rsidR="009800DB">
              <w:br w:type="pag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w:instrText>
            </w:r>
            <w:r>
              <w:instrText>R</w:instrText>
            </w:r>
            <w:r>
              <w:instrText xml:space="preserve">MAT </w:instrText>
            </w:r>
            <w:r>
              <w:fldChar w:fldCharType="separate"/>
            </w:r>
            <w:r w:rsidR="009800DB" w:rsidRPr="00AB1781">
              <w:t>K</w:t>
            </w:r>
            <w:r w:rsidR="009800DB">
              <w:t>athisma 2</w:t>
            </w:r>
            <w:r>
              <w:fldChar w:fldCharType="end"/>
            </w:r>
            <w:r w:rsidR="00926985">
              <w:t xml:space="preserve">, </w:t>
            </w:r>
            <w:r w:rsidR="00926985">
              <w:fldChar w:fldCharType="begin"/>
            </w:r>
            <w:r w:rsidR="00926985">
              <w:instrText xml:space="preserve"> REF _Ref435438484 \h </w:instrText>
            </w:r>
            <w:r w:rsidR="000B1D6D">
              <w:instrText xml:space="preserve"> \* MERGEFO</w:instrText>
            </w:r>
            <w:r w:rsidR="000B1D6D">
              <w:instrText>R</w:instrText>
            </w:r>
            <w:r w:rsidR="000B1D6D">
              <w:instrText xml:space="preserve">MAT </w:instrText>
            </w:r>
            <w:r w:rsidR="00926985">
              <w:fldChar w:fldCharType="separate"/>
            </w:r>
            <w:r w:rsidR="009800DB" w:rsidRPr="00AB1781">
              <w:t>K</w:t>
            </w:r>
            <w:r w:rsidR="009800D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w:instrText>
            </w:r>
            <w:r w:rsidR="000B1D6D">
              <w:instrText>R</w:instrText>
            </w:r>
            <w:r w:rsidR="000B1D6D">
              <w:instrText xml:space="preserve">MAT </w:instrText>
            </w:r>
            <w:r>
              <w:fldChar w:fldCharType="separate"/>
            </w:r>
            <w:r w:rsidR="009800DB">
              <w:t>Kathisma 4</w:t>
            </w:r>
            <w:r>
              <w:fldChar w:fldCharType="end"/>
            </w:r>
            <w:r w:rsidR="00860FCB">
              <w:t xml:space="preserve">, </w:t>
            </w:r>
            <w:r w:rsidR="00860FCB">
              <w:fldChar w:fldCharType="begin"/>
            </w:r>
            <w:r w:rsidR="00860FCB">
              <w:instrText xml:space="preserve"> REF _Ref435438533 \h </w:instrText>
            </w:r>
            <w:r w:rsidR="000B1D6D">
              <w:instrText xml:space="preserve"> \* MERGEFO</w:instrText>
            </w:r>
            <w:r w:rsidR="000B1D6D">
              <w:instrText>R</w:instrText>
            </w:r>
            <w:r w:rsidR="000B1D6D">
              <w:instrText xml:space="preserve">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w:instrText>
            </w:r>
            <w:r w:rsidR="000B1D6D">
              <w:instrText>R</w:instrText>
            </w:r>
            <w:r w:rsidR="000B1D6D">
              <w:instrText xml:space="preserve">MAT </w:instrText>
            </w:r>
            <w:r w:rsidR="00860FCB">
              <w:fldChar w:fldCharType="separate"/>
            </w:r>
            <w:r w:rsidR="009800DB" w:rsidRPr="00AB1781">
              <w:t>K</w:t>
            </w:r>
            <w:r w:rsidR="009800DB">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w:instrText>
            </w:r>
            <w:r w:rsidR="000B1D6D">
              <w:instrText>R</w:instrText>
            </w:r>
            <w:r w:rsidR="000B1D6D">
              <w:instrText xml:space="preserve">MAT </w:instrText>
            </w:r>
            <w:r>
              <w:fldChar w:fldCharType="separate"/>
            </w:r>
            <w:r w:rsidR="009800DB">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9</w:t>
            </w:r>
            <w:r>
              <w:fldChar w:fldCharType="end"/>
            </w:r>
            <w:r>
              <w:t xml:space="preserve">, </w:t>
            </w:r>
            <w:r>
              <w:fldChar w:fldCharType="begin"/>
            </w:r>
            <w:r>
              <w:instrText xml:space="preserve"> REF _Ref435438582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w:instrText>
            </w:r>
            <w:r w:rsidR="000B1D6D">
              <w:instrText>R</w:instrText>
            </w:r>
            <w:r w:rsidR="000B1D6D">
              <w:instrText xml:space="preserve">MAT </w:instrText>
            </w:r>
            <w:r w:rsidRPr="00926985">
              <w:fldChar w:fldCharType="separate"/>
            </w:r>
            <w:r w:rsidR="009800DB">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5</w:t>
            </w:r>
            <w:r>
              <w:fldChar w:fldCharType="end"/>
            </w:r>
            <w:r>
              <w:t xml:space="preserve">, </w:t>
            </w:r>
            <w:r w:rsidR="00926985">
              <w:fldChar w:fldCharType="begin"/>
            </w:r>
            <w:r w:rsidR="00926985">
              <w:instrText xml:space="preserve"> REF _Ref435990041 \h </w:instrText>
            </w:r>
            <w:r w:rsidR="000B1D6D">
              <w:instrText xml:space="preserve"> \* MERGEFO</w:instrText>
            </w:r>
            <w:r w:rsidR="000B1D6D">
              <w:instrText>R</w:instrText>
            </w:r>
            <w:r w:rsidR="000B1D6D">
              <w:instrText xml:space="preserve">MAT </w:instrText>
            </w:r>
            <w:r w:rsidR="00926985">
              <w:fldChar w:fldCharType="separate"/>
            </w:r>
            <w:r w:rsidR="009800DB">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w:instrText>
            </w:r>
            <w:r w:rsidR="000B1D6D">
              <w:instrText>R</w:instrText>
            </w:r>
            <w:r w:rsidR="000B1D6D">
              <w:instrText xml:space="preserve">MAT </w:instrText>
            </w:r>
            <w:r>
              <w:fldChar w:fldCharType="separate"/>
            </w:r>
            <w:r w:rsidR="009800D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5" w:name="_Ref435989970"/>
      <w:bookmarkStart w:id="936" w:name="_Ref436249665"/>
      <w:r w:rsidR="002F2287">
        <w:br w:type="page"/>
      </w:r>
      <w:bookmarkEnd w:id="936"/>
    </w:p>
    <w:p w14:paraId="5D1E6FC7" w14:textId="06BF4D7B" w:rsidR="003A7286" w:rsidRPr="0044639B" w:rsidRDefault="003A7286" w:rsidP="003A7286">
      <w:pPr>
        <w:pStyle w:val="Heading3"/>
      </w:pPr>
      <w:r>
        <w:lastRenderedPageBreak/>
        <w:t>Kathisma 1</w:t>
      </w:r>
      <w:bookmarkEnd w:id="935"/>
    </w:p>
    <w:p w14:paraId="194C0DDC" w14:textId="77777777" w:rsidR="00980D99" w:rsidRDefault="00980D99" w:rsidP="00BF0205">
      <w:pPr>
        <w:pStyle w:val="Heading4"/>
      </w:pPr>
      <w:bookmarkStart w:id="937" w:name="_Ref412098127"/>
      <w:r>
        <w:t>Psalm 1: Blessed is the man</w:t>
      </w:r>
      <w:bookmarkEnd w:id="93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8" w:name="_Ref412098168"/>
      <w:r>
        <w:t>Psalm</w:t>
      </w:r>
      <w:r w:rsidR="00E54261" w:rsidRPr="00AB1781">
        <w:t xml:space="preserve"> 2</w:t>
      </w:r>
      <w:r>
        <w:t>: Why do the nations rage</w:t>
      </w:r>
      <w:bookmarkEnd w:id="93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39" w:name="_Ref412026989"/>
      <w:r>
        <w:lastRenderedPageBreak/>
        <w:t>Psalm</w:t>
      </w:r>
      <w:r w:rsidR="00E54261" w:rsidRPr="00AB1781">
        <w:t xml:space="preserve"> 3</w:t>
      </w:r>
      <w:r>
        <w:t>: Lord, how many are those who trouble me</w:t>
      </w:r>
      <w:bookmarkEnd w:id="93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0" w:name="_Ref412025808"/>
      <w:r>
        <w:t>Psalm</w:t>
      </w:r>
      <w:r w:rsidR="00E54261" w:rsidRPr="00AB1781">
        <w:t xml:space="preserve"> 4</w:t>
      </w:r>
      <w:r>
        <w:t xml:space="preserve">: </w:t>
      </w:r>
      <w:r w:rsidR="00390B7C">
        <w:t>You hear</w:t>
      </w:r>
      <w:r>
        <w:t xml:space="preserve"> me when I call</w:t>
      </w:r>
      <w:bookmarkEnd w:id="94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41" w:name="_Ref412098238"/>
      <w:r>
        <w:t>Psalm</w:t>
      </w:r>
      <w:r w:rsidR="00E54261" w:rsidRPr="00AB1781">
        <w:t xml:space="preserve"> 5</w:t>
      </w:r>
      <w:r>
        <w:t>: Give ear to my words, O Lord</w:t>
      </w:r>
      <w:bookmarkEnd w:id="94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2" w:name="_Ref412025822"/>
      <w:r>
        <w:t>Psalm</w:t>
      </w:r>
      <w:r w:rsidR="00E54261" w:rsidRPr="00AB1781">
        <w:t xml:space="preserve"> 6</w:t>
      </w:r>
      <w:r>
        <w:t xml:space="preserve">: O Lord, rebuke me, but not in </w:t>
      </w:r>
      <w:r w:rsidR="00390B7C">
        <w:t>Your</w:t>
      </w:r>
      <w:r>
        <w:t xml:space="preserve"> anger</w:t>
      </w:r>
      <w:bookmarkEnd w:id="94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3" w:name="_Ref412098295"/>
      <w:r>
        <w:t>Psalm</w:t>
      </w:r>
      <w:r w:rsidR="00E54261" w:rsidRPr="00AB1781">
        <w:t xml:space="preserve"> 8</w:t>
      </w:r>
      <w:r>
        <w:t xml:space="preserve">: O Lord, our Lord, how wonderful is </w:t>
      </w:r>
      <w:r w:rsidR="001040C8">
        <w:t>Your N</w:t>
      </w:r>
      <w:r>
        <w:t>ame</w:t>
      </w:r>
      <w:bookmarkEnd w:id="94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4" w:name="_Ref435438475"/>
      <w:r w:rsidRPr="00AB1781">
        <w:t>K</w:t>
      </w:r>
      <w:r>
        <w:t>athisma 2</w:t>
      </w:r>
      <w:bookmarkEnd w:id="944"/>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lastRenderedPageBreak/>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lastRenderedPageBreak/>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lastRenderedPageBreak/>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5" w:name="_Ref412098310"/>
      <w:r>
        <w:t>Psalm</w:t>
      </w:r>
      <w:r w:rsidRPr="00AB1781">
        <w:t xml:space="preserve"> 11</w:t>
      </w:r>
      <w:r>
        <w:t>: Save me, O Lord, for there is no saint left</w:t>
      </w:r>
      <w:bookmarkEnd w:id="94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lastRenderedPageBreak/>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46" w:name="_Ref412025965"/>
      <w:r>
        <w:t>Psalm</w:t>
      </w:r>
      <w:r w:rsidRPr="00AB1781">
        <w:t xml:space="preserve"> 12</w:t>
      </w:r>
      <w:r>
        <w:t xml:space="preserve">: How long, O Lord? Wilt </w:t>
      </w:r>
      <w:r w:rsidR="001040C8">
        <w:t>You</w:t>
      </w:r>
      <w:r>
        <w:t xml:space="preserve"> forget me for ever?</w:t>
      </w:r>
      <w:bookmarkEnd w:id="94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lastRenderedPageBreak/>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7" w:name="_Ref412098343"/>
      <w:r>
        <w:t>Psalm</w:t>
      </w:r>
      <w:r w:rsidRPr="00AB1781">
        <w:t xml:space="preserve"> 14</w:t>
      </w:r>
      <w:r>
        <w:t xml:space="preserve">: Lord, who can dwell in </w:t>
      </w:r>
      <w:r w:rsidR="00E570CB">
        <w:t>Your</w:t>
      </w:r>
      <w:r>
        <w:t xml:space="preserve"> sanctuary</w:t>
      </w:r>
      <w:bookmarkEnd w:id="94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8" w:name="_Ref412025981"/>
      <w:r>
        <w:t>Psalm</w:t>
      </w:r>
      <w:r w:rsidR="00435BD3" w:rsidRPr="00AB1781">
        <w:t xml:space="preserve"> 15</w:t>
      </w:r>
      <w:r>
        <w:t xml:space="preserve">: Keep me, O Lord, for my trust is in </w:t>
      </w:r>
      <w:r w:rsidR="001040C8">
        <w:t>You</w:t>
      </w:r>
      <w:bookmarkEnd w:id="948"/>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lastRenderedPageBreak/>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949" w:name="_Ref435438484"/>
      <w:r w:rsidRPr="00AB1781">
        <w:t>K</w:t>
      </w:r>
      <w:r>
        <w:t>athisma 3</w:t>
      </w:r>
      <w:bookmarkEnd w:id="949"/>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lastRenderedPageBreak/>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0" w:name="_Ref412098373"/>
      <w:r>
        <w:t>Psalm</w:t>
      </w:r>
      <w:r w:rsidR="00CF35A1" w:rsidRPr="00AB1781">
        <w:t xml:space="preserve"> 18</w:t>
      </w:r>
      <w:r>
        <w:t>: The heavens declare the glory of God</w:t>
      </w:r>
      <w:bookmarkEnd w:id="95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51" w:name="_Ref412110716"/>
      <w:r>
        <w:t>Psalm</w:t>
      </w:r>
      <w:r w:rsidR="00CF35A1" w:rsidRPr="00AB1781">
        <w:t xml:space="preserve"> 19</w:t>
      </w:r>
      <w:r>
        <w:t>: May the Lord hear you in the day of trouble</w:t>
      </w:r>
      <w:bookmarkEnd w:id="95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52" w:name="_Ref412026111"/>
      <w:r>
        <w:t>Psalm</w:t>
      </w:r>
      <w:r w:rsidR="00CF35A1" w:rsidRPr="00AB1781">
        <w:t xml:space="preserve"> 22</w:t>
      </w:r>
      <w:r>
        <w:t>: The Lord is my Shepherd, and will deny me nothing</w:t>
      </w:r>
      <w:bookmarkEnd w:id="95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53" w:name="_Ref412110755"/>
      <w:r>
        <w:t>Psalm</w:t>
      </w:r>
      <w:r w:rsidR="00CF35A1" w:rsidRPr="00AB1781">
        <w:t xml:space="preserve"> 23</w:t>
      </w:r>
      <w:r>
        <w:t>: The earth is the Lord's and all that is in it</w:t>
      </w:r>
      <w:bookmarkEnd w:id="95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4" w:name="_Ref435989991"/>
      <w:r>
        <w:t>Kathisma 4</w:t>
      </w:r>
      <w:bookmarkEnd w:id="954"/>
    </w:p>
    <w:p w14:paraId="125C09B3" w14:textId="77777777" w:rsidR="002D71F0" w:rsidRPr="00AB1781" w:rsidRDefault="002D71F0" w:rsidP="00BF0205">
      <w:pPr>
        <w:pStyle w:val="Heading4"/>
      </w:pPr>
      <w:bookmarkStart w:id="955" w:name="_Ref412026003"/>
      <w:r>
        <w:t>Psalm</w:t>
      </w:r>
      <w:r w:rsidRPr="00AB1781">
        <w:t xml:space="preserve"> 24</w:t>
      </w:r>
      <w:r>
        <w:t xml:space="preserve">: To </w:t>
      </w:r>
      <w:r w:rsidR="001040C8">
        <w:t>You</w:t>
      </w:r>
      <w:r>
        <w:t>, O Lord, I lift up my soul</w:t>
      </w:r>
      <w:bookmarkEnd w:id="95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lastRenderedPageBreak/>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lastRenderedPageBreak/>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56" w:name="_Ref412110770"/>
      <w:r>
        <w:t>Psalm</w:t>
      </w:r>
      <w:r w:rsidR="002D71F0" w:rsidRPr="00AB1781">
        <w:t xml:space="preserve"> 25</w:t>
      </w:r>
      <w:r>
        <w:t>: Judge me, O Lord, for I have walked in my innocence</w:t>
      </w:r>
      <w:bookmarkEnd w:id="95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lastRenderedPageBreak/>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57" w:name="_Ref412026021"/>
      <w:r>
        <w:t>Psalm</w:t>
      </w:r>
      <w:r w:rsidR="002D71F0" w:rsidRPr="00AB1781">
        <w:t xml:space="preserve"> 26</w:t>
      </w:r>
      <w:r>
        <w:t xml:space="preserve"> The Lord is my light and my Saviour; whom shall I fear</w:t>
      </w:r>
      <w:bookmarkEnd w:id="95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lastRenderedPageBreak/>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58" w:name="_Ref412110790"/>
      <w:r>
        <w:t>Psalm</w:t>
      </w:r>
      <w:r w:rsidR="002D71F0" w:rsidRPr="00AB1781">
        <w:t xml:space="preserve"> 28</w:t>
      </w:r>
      <w:r>
        <w:t>: Bring to the Lord, O sons of God</w:t>
      </w:r>
      <w:bookmarkEnd w:id="95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lastRenderedPageBreak/>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9" w:name="_Ref412026124"/>
      <w:r>
        <w:t>Psalm</w:t>
      </w:r>
      <w:r w:rsidR="002D71F0" w:rsidRPr="00AB1781">
        <w:t xml:space="preserve"> 29</w:t>
      </w:r>
      <w:r>
        <w:t xml:space="preserve">: I will lift </w:t>
      </w:r>
      <w:r w:rsidR="001040C8">
        <w:t>You</w:t>
      </w:r>
      <w:r>
        <w:t xml:space="preserve"> on high, O Lord</w:t>
      </w:r>
      <w:bookmarkEnd w:id="95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lastRenderedPageBreak/>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lastRenderedPageBreak/>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lastRenderedPageBreak/>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lastRenderedPageBreak/>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lastRenderedPageBreak/>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0" w:name="_Ref435438533"/>
      <w:r w:rsidRPr="00AB1781">
        <w:t>K</w:t>
      </w:r>
      <w:r>
        <w:t>athisma 5</w:t>
      </w:r>
      <w:bookmarkEnd w:id="960"/>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lastRenderedPageBreak/>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lastRenderedPageBreak/>
        <w:tab/>
        <w:t xml:space="preserve">as our trust is in </w:t>
      </w:r>
      <w:r w:rsidR="001040C8">
        <w:t>You</w:t>
      </w:r>
      <w:r w:rsidRPr="00AB1781">
        <w:t>.</w:t>
      </w:r>
    </w:p>
    <w:p w14:paraId="3CD4BC5D" w14:textId="77777777" w:rsidR="00950468" w:rsidRPr="00950468" w:rsidRDefault="00950468" w:rsidP="00BF0205">
      <w:pPr>
        <w:pStyle w:val="Heading4"/>
      </w:pPr>
      <w:bookmarkStart w:id="961" w:name="_Ref412110815"/>
      <w:r>
        <w:t>Psalm</w:t>
      </w:r>
      <w:r w:rsidRPr="00AB1781">
        <w:t xml:space="preserve"> 33</w:t>
      </w:r>
      <w:r>
        <w:t>: I will bless the Lord at all times</w:t>
      </w:r>
      <w:bookmarkEnd w:id="96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lastRenderedPageBreak/>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lastRenderedPageBreak/>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lastRenderedPageBreak/>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lastRenderedPageBreak/>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lastRenderedPageBreak/>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lastRenderedPageBreak/>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lastRenderedPageBreak/>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2" w:name="_Ref435438548"/>
      <w:r w:rsidRPr="00AB1781">
        <w:t>K</w:t>
      </w:r>
      <w:r>
        <w:t>athisma 6</w:t>
      </w:r>
      <w:bookmarkEnd w:id="962"/>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lastRenderedPageBreak/>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lastRenderedPageBreak/>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lastRenderedPageBreak/>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lastRenderedPageBreak/>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lastRenderedPageBreak/>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3" w:name="_Ref412110829"/>
      <w:r>
        <w:t>Psalm</w:t>
      </w:r>
      <w:r w:rsidR="00950468" w:rsidRPr="00AB1781">
        <w:t xml:space="preserve"> 40</w:t>
      </w:r>
      <w:r>
        <w:t>: Blessed is he who considers the poor and needy</w:t>
      </w:r>
      <w:bookmarkEnd w:id="96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lastRenderedPageBreak/>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lastRenderedPageBreak/>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lastRenderedPageBreak/>
        <w:tab/>
        <w:t>He is the salvation of my person and my God.</w:t>
      </w:r>
    </w:p>
    <w:p w14:paraId="3406D30A" w14:textId="77777777" w:rsidR="00950468" w:rsidRPr="004E0D33" w:rsidRDefault="004E0D33" w:rsidP="00BF0205">
      <w:pPr>
        <w:pStyle w:val="Heading4"/>
      </w:pPr>
      <w:bookmarkStart w:id="964" w:name="_Ref412026139"/>
      <w:r>
        <w:t>Psalm</w:t>
      </w:r>
      <w:r w:rsidR="00950468" w:rsidRPr="00AB1781">
        <w:t xml:space="preserve"> 42</w:t>
      </w:r>
      <w:r>
        <w:t>: Judge me, O God, and defend my cause</w:t>
      </w:r>
      <w:bookmarkEnd w:id="96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lastRenderedPageBreak/>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lastRenderedPageBreak/>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65" w:name="_Ref412110857"/>
      <w:r>
        <w:t>Psalm</w:t>
      </w:r>
      <w:r w:rsidR="00950468" w:rsidRPr="00AB1781">
        <w:t xml:space="preserve"> 44</w:t>
      </w:r>
      <w:r>
        <w:t>: My heart is bubbling over with a good word</w:t>
      </w:r>
      <w:bookmarkEnd w:id="96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6" w:name="_Ref412110915"/>
      <w:r>
        <w:t>Psalm</w:t>
      </w:r>
      <w:r w:rsidR="00950468" w:rsidRPr="00AB1781">
        <w:t xml:space="preserve"> 45</w:t>
      </w:r>
      <w:r>
        <w:t>: Our God is our refuge and strength</w:t>
      </w:r>
      <w:bookmarkEnd w:id="96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lastRenderedPageBreak/>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7" w:name="_Ref435990010"/>
      <w:r>
        <w:t>Kathisma 7</w:t>
      </w:r>
      <w:bookmarkEnd w:id="967"/>
    </w:p>
    <w:p w14:paraId="3F629085" w14:textId="77777777" w:rsidR="00A6346F" w:rsidRPr="00A6346F" w:rsidRDefault="00A6346F" w:rsidP="00BF0205">
      <w:pPr>
        <w:pStyle w:val="Heading4"/>
      </w:pPr>
      <w:bookmarkStart w:id="968" w:name="_Ref412110929"/>
      <w:r>
        <w:t>Psalm</w:t>
      </w:r>
      <w:r w:rsidRPr="00AB1781">
        <w:t xml:space="preserve"> 46</w:t>
      </w:r>
      <w:r>
        <w:t>: All you nations, clap your hands</w:t>
      </w:r>
      <w:bookmarkEnd w:id="96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lastRenderedPageBreak/>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lastRenderedPageBreak/>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lastRenderedPageBreak/>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lastRenderedPageBreak/>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lastRenderedPageBreak/>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lastRenderedPageBreak/>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9" w:name="_Ref411967565"/>
      <w:r>
        <w:t>Psalm</w:t>
      </w:r>
      <w:r w:rsidRPr="00AB1781">
        <w:t xml:space="preserve"> 50</w:t>
      </w:r>
      <w:r>
        <w:t xml:space="preserve">: Have mercy on me, O God, in </w:t>
      </w:r>
      <w:r w:rsidR="00E570CB">
        <w:t>Your</w:t>
      </w:r>
      <w:r>
        <w:t xml:space="preserve"> great mercy</w:t>
      </w:r>
      <w:bookmarkEnd w:id="96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36170">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36170">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36170">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9800DB">
        <w:rPr>
          <w:noProof/>
        </w:rPr>
        <w:t>255</w:t>
      </w:r>
      <w:r>
        <w:fldChar w:fldCharType="end"/>
      </w:r>
      <w:r>
        <w:t xml:space="preserve">; </w:t>
      </w:r>
      <w:r>
        <w:fldChar w:fldCharType="begin"/>
      </w:r>
      <w:r>
        <w:instrText xml:space="preserve"> REF _Ref435434353 \h </w:instrText>
      </w:r>
      <w:r>
        <w:fldChar w:fldCharType="separate"/>
      </w:r>
      <w:r w:rsidR="009800DB">
        <w:t>The Psalms of the Third Hour</w:t>
      </w:r>
      <w:r>
        <w:fldChar w:fldCharType="end"/>
      </w:r>
      <w:r>
        <w:t xml:space="preserve">, page </w:t>
      </w:r>
      <w:r>
        <w:fldChar w:fldCharType="begin"/>
      </w:r>
      <w:r>
        <w:instrText xml:space="preserve"> PAGEREF _Ref435434358 \h </w:instrText>
      </w:r>
      <w:r>
        <w:fldChar w:fldCharType="separate"/>
      </w:r>
      <w:r w:rsidR="009800DB">
        <w:rPr>
          <w:noProof/>
        </w:rPr>
        <w:t>274</w:t>
      </w:r>
      <w:r>
        <w:fldChar w:fldCharType="end"/>
      </w:r>
      <w:r>
        <w:t xml:space="preserve">; </w:t>
      </w:r>
      <w:r>
        <w:fldChar w:fldCharType="begin"/>
      </w:r>
      <w:r>
        <w:instrText xml:space="preserve"> REF _Ref435434365 \h </w:instrText>
      </w:r>
      <w:r>
        <w:fldChar w:fldCharType="separate"/>
      </w:r>
      <w:r w:rsidR="009800DB">
        <w:t>The Psalms of the Sixth Hour</w:t>
      </w:r>
      <w:r>
        <w:fldChar w:fldCharType="end"/>
      </w:r>
      <w:r>
        <w:t xml:space="preserve">, page </w:t>
      </w:r>
      <w:r>
        <w:fldChar w:fldCharType="begin"/>
      </w:r>
      <w:r>
        <w:instrText xml:space="preserve"> PAGEREF _Ref435434371 \p \h </w:instrText>
      </w:r>
      <w:r>
        <w:fldChar w:fldCharType="separate"/>
      </w:r>
      <w:r w:rsidR="009800DB">
        <w:rPr>
          <w:noProof/>
        </w:rPr>
        <w:t>on page 277</w:t>
      </w:r>
      <w:r>
        <w:fldChar w:fldCharType="end"/>
      </w:r>
      <w:r>
        <w:t xml:space="preserve">; </w:t>
      </w:r>
      <w:r>
        <w:fldChar w:fldCharType="begin"/>
      </w:r>
      <w:r>
        <w:instrText xml:space="preserve"> REF _Ref435434381 \h </w:instrText>
      </w:r>
      <w:r>
        <w:fldChar w:fldCharType="separate"/>
      </w:r>
      <w:r w:rsidR="009800DB">
        <w:t>The Psalms of the Ninth Hour</w:t>
      </w:r>
      <w:r>
        <w:fldChar w:fldCharType="end"/>
      </w:r>
      <w:r>
        <w:t xml:space="preserve">, page </w:t>
      </w:r>
      <w:r>
        <w:fldChar w:fldCharType="begin"/>
      </w:r>
      <w:r>
        <w:instrText xml:space="preserve"> PAGEREF _Ref435434387 \h </w:instrText>
      </w:r>
      <w:r>
        <w:fldChar w:fldCharType="separate"/>
      </w:r>
      <w:r w:rsidR="009800DB">
        <w:rPr>
          <w:noProof/>
        </w:rPr>
        <w:t>281</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lastRenderedPageBreak/>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lastRenderedPageBreak/>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lastRenderedPageBreak/>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70" w:name="_Ref412111187"/>
      <w:r>
        <w:t>Psalm</w:t>
      </w:r>
      <w:r w:rsidR="00A6346F" w:rsidRPr="00AB1781">
        <w:t xml:space="preserve"> 53</w:t>
      </w:r>
      <w:r>
        <w:t xml:space="preserve">: O God, save me by </w:t>
      </w:r>
      <w:r w:rsidR="00E570CB">
        <w:t>Your</w:t>
      </w:r>
      <w:r>
        <w:t xml:space="preserve"> Name</w:t>
      </w:r>
      <w:bookmarkEnd w:id="97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lastRenderedPageBreak/>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lastRenderedPageBreak/>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1" w:name="_Ref435438564"/>
      <w:r w:rsidRPr="00AB1781">
        <w:t>K</w:t>
      </w:r>
      <w:r>
        <w:t>athisma</w:t>
      </w:r>
      <w:r w:rsidR="0044639B">
        <w:t xml:space="preserve"> 8</w:t>
      </w:r>
      <w:bookmarkEnd w:id="971"/>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2" w:name="_Ref412026190"/>
      <w:r>
        <w:t>Psalm</w:t>
      </w:r>
      <w:r w:rsidRPr="00AB1781">
        <w:t xml:space="preserve"> 56</w:t>
      </w:r>
      <w:r>
        <w:t>: Have mercy on me, O God, have mercy on me</w:t>
      </w:r>
      <w:bookmarkEnd w:id="97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lastRenderedPageBreak/>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lastRenderedPageBreak/>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lastRenderedPageBreak/>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lastRenderedPageBreak/>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73" w:name="_Ref412111219"/>
      <w:r>
        <w:t>Psalm</w:t>
      </w:r>
      <w:r w:rsidR="009E7111" w:rsidRPr="00AB1781">
        <w:t xml:space="preserve"> 60</w:t>
      </w:r>
      <w:r>
        <w:t>: Hear, O God, my supplication</w:t>
      </w:r>
      <w:bookmarkEnd w:id="97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lastRenderedPageBreak/>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74" w:name="_Ref412098429"/>
      <w:r>
        <w:t>Psalm</w:t>
      </w:r>
      <w:r w:rsidR="009E7111" w:rsidRPr="00AB1781">
        <w:t xml:space="preserve"> 62</w:t>
      </w:r>
      <w:r>
        <w:t xml:space="preserve">: O God, my God, I rise early and pray to </w:t>
      </w:r>
      <w:r w:rsidR="001040C8">
        <w:t>You</w:t>
      </w:r>
      <w:bookmarkEnd w:id="97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5" w:name="_Ref435438574"/>
      <w:r w:rsidRPr="00AB1781">
        <w:t>K</w:t>
      </w:r>
      <w:r>
        <w:t>athisma 9</w:t>
      </w:r>
      <w:bookmarkEnd w:id="975"/>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lastRenderedPageBreak/>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lastRenderedPageBreak/>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6" w:name="_Ref412026041"/>
      <w:r>
        <w:t>Psalm</w:t>
      </w:r>
      <w:r w:rsidRPr="00AB1781">
        <w:t xml:space="preserve"> 66</w:t>
      </w:r>
      <w:r>
        <w:t>: My God have compassion on us and bless us</w:t>
      </w:r>
      <w:bookmarkEnd w:id="97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lastRenderedPageBreak/>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lastRenderedPageBreak/>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7" w:name="_Ref412026055"/>
      <w:r>
        <w:t>Psalm</w:t>
      </w:r>
      <w:r w:rsidR="00C879D4" w:rsidRPr="00AB1781">
        <w:t xml:space="preserve"> 69</w:t>
      </w:r>
      <w:r>
        <w:t>: O God, come to my help</w:t>
      </w:r>
      <w:bookmarkEnd w:id="97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8" w:name="_Ref435438582"/>
      <w:r w:rsidRPr="00AB1781">
        <w:t>K</w:t>
      </w:r>
      <w:r>
        <w:t>athisma 10</w:t>
      </w:r>
      <w:bookmarkEnd w:id="978"/>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lastRenderedPageBreak/>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lastRenderedPageBreak/>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lastRenderedPageBreak/>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lastRenderedPageBreak/>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9" w:name="_Ref435438587"/>
      <w:r w:rsidRPr="00AB1781">
        <w:t>K</w:t>
      </w:r>
      <w:r>
        <w:t>athisma</w:t>
      </w:r>
      <w:r w:rsidRPr="00AB1781">
        <w:t xml:space="preserve"> 1</w:t>
      </w:r>
      <w:r>
        <w:t>1</w:t>
      </w:r>
      <w:bookmarkEnd w:id="979"/>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lastRenderedPageBreak/>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lastRenderedPageBreak/>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lastRenderedPageBreak/>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lastRenderedPageBreak/>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lastRenderedPageBreak/>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80" w:name="_Ref412111290"/>
      <w:r>
        <w:t>Psalm</w:t>
      </w:r>
      <w:r w:rsidR="004A51E7" w:rsidRPr="00AB1781">
        <w:t xml:space="preserve"> 83</w:t>
      </w:r>
      <w:r>
        <w:t xml:space="preserve">: How I love </w:t>
      </w:r>
      <w:r w:rsidR="00E570CB">
        <w:t>Your</w:t>
      </w:r>
      <w:r>
        <w:t xml:space="preserve"> dwellings, O Lord of Hosts</w:t>
      </w:r>
      <w:bookmarkEnd w:id="98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1"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2" w:name="_Ref435990025"/>
      <w:r>
        <w:lastRenderedPageBreak/>
        <w:t>Kathisma 12</w:t>
      </w:r>
      <w:bookmarkEnd w:id="982"/>
    </w:p>
    <w:p w14:paraId="3C923651" w14:textId="77777777" w:rsidR="00935D4B" w:rsidRPr="00AB1781" w:rsidRDefault="00935D4B" w:rsidP="00BF0205">
      <w:pPr>
        <w:pStyle w:val="Heading4"/>
      </w:pPr>
      <w:bookmarkStart w:id="983" w:name="_Ref412026212"/>
      <w:r>
        <w:t>Psalm</w:t>
      </w:r>
      <w:r w:rsidRPr="00AB1781">
        <w:t xml:space="preserve"> 85</w:t>
      </w:r>
      <w:r>
        <w:t xml:space="preserve">: Incline </w:t>
      </w:r>
      <w:r w:rsidR="001040C8">
        <w:t>Your</w:t>
      </w:r>
      <w:r>
        <w:t xml:space="preserve"> ear, O Lord, and answer me</w:t>
      </w:r>
      <w:bookmarkEnd w:id="98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4" w:name="_Ref412111328"/>
      <w:r>
        <w:t>Psalm</w:t>
      </w:r>
      <w:r w:rsidRPr="00AB1781">
        <w:t xml:space="preserve"> 86</w:t>
      </w:r>
      <w:r>
        <w:t>: His foundations are on the holy mountains</w:t>
      </w:r>
      <w:bookmarkEnd w:id="98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5" w:name="_Ref412026283"/>
      <w:r>
        <w:t>Psalm</w:t>
      </w:r>
      <w:r w:rsidRPr="00AB1781">
        <w:t xml:space="preserve"> 90</w:t>
      </w:r>
      <w:r>
        <w:t>: He who dwells in the help of the Most High will live</w:t>
      </w:r>
      <w:bookmarkEnd w:id="98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6" w:name="_Ref435438606"/>
      <w:r w:rsidRPr="00AB1781">
        <w:t>K</w:t>
      </w:r>
      <w:r>
        <w:t>athisma</w:t>
      </w:r>
      <w:r w:rsidRPr="00AB1781">
        <w:t xml:space="preserve"> 1</w:t>
      </w:r>
      <w:r>
        <w:t>3</w:t>
      </w:r>
      <w:bookmarkEnd w:id="986"/>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lastRenderedPageBreak/>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7" w:name="_Ref412111374"/>
      <w:r>
        <w:lastRenderedPageBreak/>
        <w:t>Psalm</w:t>
      </w:r>
      <w:r w:rsidRPr="00AB1781">
        <w:t xml:space="preserve"> 92</w:t>
      </w:r>
      <w:r>
        <w:t>: The Lord is reigning, He is robed in beauty</w:t>
      </w:r>
      <w:bookmarkEnd w:id="98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lastRenderedPageBreak/>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lastRenderedPageBreak/>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lastRenderedPageBreak/>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88" w:name="_Ref412111699"/>
      <w:r>
        <w:t>Psalm</w:t>
      </w:r>
      <w:r w:rsidRPr="00AB1781">
        <w:t xml:space="preserve"> 95</w:t>
      </w:r>
      <w:r>
        <w:t>: Sing to the Lord a new song; sing to the Lord all the earth</w:t>
      </w:r>
      <w:bookmarkEnd w:id="98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lastRenderedPageBreak/>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9" w:name="_Ref412026313"/>
      <w:r>
        <w:t>Psalm</w:t>
      </w:r>
      <w:r w:rsidR="008016CF" w:rsidRPr="00AB1781">
        <w:t xml:space="preserve"> 96</w:t>
      </w:r>
      <w:r>
        <w:t>: The Lord is reigning, let the earth rejoice</w:t>
      </w:r>
      <w:bookmarkEnd w:id="98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lastRenderedPageBreak/>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0" w:name="_Ref412111720"/>
      <w:r>
        <w:t>Psalm</w:t>
      </w:r>
      <w:r w:rsidR="008016CF" w:rsidRPr="00AB1781">
        <w:t xml:space="preserve"> 97</w:t>
      </w:r>
      <w:r>
        <w:t>: O sing to the Lord a new song, for the Lord has done wonders</w:t>
      </w:r>
      <w:bookmarkEnd w:id="99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1" w:name="_Ref412111731"/>
      <w:r>
        <w:t>Psalm</w:t>
      </w:r>
      <w:r w:rsidR="008016CF" w:rsidRPr="00AB1781">
        <w:t xml:space="preserve"> 98</w:t>
      </w:r>
      <w:r>
        <w:t>: The Lord is reigning, let the peoples rage</w:t>
      </w:r>
      <w:bookmarkEnd w:id="99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2" w:name="_Ref412111741"/>
      <w:r>
        <w:t>Psalm</w:t>
      </w:r>
      <w:r w:rsidR="008016CF" w:rsidRPr="00AB1781">
        <w:t xml:space="preserve"> 99</w:t>
      </w:r>
      <w:r>
        <w:t>: Shout for joy to the Lord, all the earth</w:t>
      </w:r>
      <w:bookmarkEnd w:id="99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3" w:name="_Ref412111752"/>
      <w:r>
        <w:t>Psalm</w:t>
      </w:r>
      <w:r w:rsidR="008016CF" w:rsidRPr="00AB1781">
        <w:t xml:space="preserve"> 100</w:t>
      </w:r>
      <w:r>
        <w:t xml:space="preserve">: I will sing to </w:t>
      </w:r>
      <w:r w:rsidR="001040C8">
        <w:t>You</w:t>
      </w:r>
      <w:r>
        <w:t xml:space="preserve"> of mercy and judgment, O Lord</w:t>
      </w:r>
      <w:bookmarkEnd w:id="99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4" w:name="_Ref435438613"/>
      <w:r w:rsidRPr="00AB1781">
        <w:t>K</w:t>
      </w:r>
      <w:r>
        <w:t>athisma</w:t>
      </w:r>
      <w:r w:rsidRPr="00AB1781">
        <w:t xml:space="preserve"> 1</w:t>
      </w:r>
      <w:r>
        <w:t>4</w:t>
      </w:r>
      <w:bookmarkEnd w:id="994"/>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lastRenderedPageBreak/>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lastRenderedPageBreak/>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lastRenderedPageBreak/>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lastRenderedPageBreak/>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lastRenderedPageBreak/>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5" w:name="_Ref435438622"/>
      <w:r w:rsidRPr="00AB1781">
        <w:t>K</w:t>
      </w:r>
      <w:r>
        <w:t>athisma</w:t>
      </w:r>
      <w:r w:rsidRPr="00AB1781">
        <w:t xml:space="preserve"> 1</w:t>
      </w:r>
      <w:r>
        <w:t>5</w:t>
      </w:r>
      <w:bookmarkEnd w:id="995"/>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lastRenderedPageBreak/>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lastRenderedPageBreak/>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lastRenderedPageBreak/>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lastRenderedPageBreak/>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lastRenderedPageBreak/>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6" w:name="_Ref435990041"/>
      <w:r>
        <w:t>Kathisma 16</w:t>
      </w:r>
      <w:bookmarkEnd w:id="996"/>
    </w:p>
    <w:p w14:paraId="10F0C415" w14:textId="77777777" w:rsidR="00510795" w:rsidRPr="00267F42" w:rsidRDefault="00267F42" w:rsidP="00BF0205">
      <w:pPr>
        <w:pStyle w:val="Heading4"/>
      </w:pPr>
      <w:bookmarkStart w:id="997" w:name="_Ref412026343"/>
      <w:r>
        <w:t>Psalm</w:t>
      </w:r>
      <w:r w:rsidR="00510795" w:rsidRPr="00AB1781">
        <w:t xml:space="preserve"> 109</w:t>
      </w:r>
      <w:r>
        <w:t>: The Lord said to my Lord: 'Sit at My right hand</w:t>
      </w:r>
      <w:bookmarkEnd w:id="99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98" w:name="_Ref412111792"/>
      <w:r>
        <w:t>Psalm</w:t>
      </w:r>
      <w:r w:rsidR="00510795" w:rsidRPr="00AB1781">
        <w:t xml:space="preserve"> 110</w:t>
      </w:r>
      <w:r>
        <w:t xml:space="preserve">: I will thank </w:t>
      </w:r>
      <w:r w:rsidR="001040C8">
        <w:t>You</w:t>
      </w:r>
      <w:r>
        <w:t>, O Lord, with my whole heart</w:t>
      </w:r>
      <w:bookmarkEnd w:id="99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9" w:name="_Ref412111806"/>
      <w:r>
        <w:t>Psalm</w:t>
      </w:r>
      <w:r w:rsidR="00510795" w:rsidRPr="00AB1781">
        <w:t xml:space="preserve"> 111</w:t>
      </w:r>
      <w:r>
        <w:t>: Blessed is the man who fears the Lord</w:t>
      </w:r>
      <w:bookmarkEnd w:id="99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lastRenderedPageBreak/>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100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lastRenderedPageBreak/>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1" w:name="_Ref412026361"/>
      <w:r>
        <w:t>Psalm</w:t>
      </w:r>
      <w:r w:rsidR="00510795" w:rsidRPr="00AB1781">
        <w:t xml:space="preserve"> 114</w:t>
      </w:r>
      <w:r>
        <w:t>: I love Him because the Lord hears the cry of my prayer</w:t>
      </w:r>
      <w:bookmarkEnd w:id="100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2" w:name="_Ref412026376"/>
      <w:r>
        <w:t>Psalm</w:t>
      </w:r>
      <w:r w:rsidR="00510795" w:rsidRPr="00AB1781">
        <w:t xml:space="preserve"> 115</w:t>
      </w:r>
      <w:r>
        <w:t>: I believed and so I spoke; but I was deeply humiliated</w:t>
      </w:r>
      <w:bookmarkEnd w:id="100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lastRenderedPageBreak/>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3" w:name="_Ref411967180"/>
      <w:r>
        <w:t>Psalm</w:t>
      </w:r>
      <w:r w:rsidR="00510795" w:rsidRPr="00AB1781">
        <w:t xml:space="preserve"> 116</w:t>
      </w:r>
      <w:r>
        <w:t>: All you nations, praise the Lord</w:t>
      </w:r>
      <w:bookmarkEnd w:id="100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04" w:name="_Ref411967211"/>
      <w:r>
        <w:t>Psalm</w:t>
      </w:r>
      <w:r w:rsidR="00510795" w:rsidRPr="00AB1781">
        <w:t xml:space="preserve"> 117</w:t>
      </w:r>
      <w:r>
        <w:t>: Give thanks to the Lord, He is good</w:t>
      </w:r>
      <w:bookmarkEnd w:id="100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lastRenderedPageBreak/>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lastRenderedPageBreak/>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5" w:name="_Ref435990049"/>
      <w:r>
        <w:t>Kathisma 17</w:t>
      </w:r>
      <w:bookmarkEnd w:id="1005"/>
    </w:p>
    <w:p w14:paraId="5D7D7323" w14:textId="77777777" w:rsidR="00385CB8" w:rsidRPr="00385CB8" w:rsidRDefault="00385CB8" w:rsidP="00BF0205">
      <w:pPr>
        <w:pStyle w:val="Heading4"/>
      </w:pPr>
      <w:bookmarkStart w:id="1006" w:name="_Ref412027139"/>
      <w:r>
        <w:t>Psalm</w:t>
      </w:r>
      <w:r w:rsidRPr="00AB1781">
        <w:t xml:space="preserve"> 118</w:t>
      </w:r>
      <w:r>
        <w:t>: Blessed are they who are faultless in the way</w:t>
      </w:r>
      <w:bookmarkEnd w:id="100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lastRenderedPageBreak/>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456C4D6" w14:textId="77777777" w:rsidR="00385CB8" w:rsidRPr="00AB1781" w:rsidRDefault="00385CB8" w:rsidP="00385CB8">
      <w:pPr>
        <w:pStyle w:val="EnglishHangNoCoptic"/>
      </w:pPr>
      <w:r w:rsidRPr="00AB1781">
        <w:lastRenderedPageBreak/>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lastRenderedPageBreak/>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lastRenderedPageBreak/>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lastRenderedPageBreak/>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lastRenderedPageBreak/>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lastRenderedPageBreak/>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lastRenderedPageBreak/>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lastRenderedPageBreak/>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lastRenderedPageBreak/>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lastRenderedPageBreak/>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7" w:name="_Ref434579036"/>
      <w:r>
        <w:t>Psalm 118 Part 20 See my humility and rescue me, for I do not forget</w:t>
      </w:r>
      <w:bookmarkEnd w:id="1007"/>
    </w:p>
    <w:p w14:paraId="1B546F80"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8" w:name="_Ref434579051"/>
      <w:r>
        <w:t>Psalm 118 Part 21: Rulers persecute me without cause</w:t>
      </w:r>
      <w:bookmarkEnd w:id="1008"/>
    </w:p>
    <w:p w14:paraId="4357BBB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9" w:name="_Ref434579065"/>
      <w:r>
        <w:t>Psalm 118 Part 22: Let my need come before You, O Lord</w:t>
      </w:r>
      <w:bookmarkEnd w:id="1009"/>
    </w:p>
    <w:p w14:paraId="5C3C407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0" w:name="_Ref435990063"/>
      <w:r>
        <w:t>Kathisma 18</w:t>
      </w:r>
      <w:bookmarkEnd w:id="1010"/>
    </w:p>
    <w:p w14:paraId="0EF442FA" w14:textId="77777777" w:rsidR="00FD25B7" w:rsidRPr="00FD25B7" w:rsidRDefault="00FD25B7" w:rsidP="00BF0205">
      <w:pPr>
        <w:pStyle w:val="Heading4"/>
      </w:pPr>
      <w:bookmarkStart w:id="1011" w:name="_Ref411967235"/>
      <w:r>
        <w:t>Psalm</w:t>
      </w:r>
      <w:r w:rsidRPr="00AB1781">
        <w:t xml:space="preserve"> 119</w:t>
      </w:r>
      <w:r>
        <w:t>: To the Lord in the hour of my distress I cry</w:t>
      </w:r>
      <w:bookmarkEnd w:id="101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2" w:name="_Ref411967252"/>
      <w:r>
        <w:t>Psalm</w:t>
      </w:r>
      <w:r w:rsidRPr="00AB1781">
        <w:t xml:space="preserve"> 120</w:t>
      </w:r>
      <w:r>
        <w:t>: I lift up my eyes to the mountains</w:t>
      </w:r>
      <w:bookmarkEnd w:id="101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3" w:name="_Ref411967283"/>
      <w:r>
        <w:t>Psalm</w:t>
      </w:r>
      <w:r w:rsidRPr="00AB1781">
        <w:t xml:space="preserve"> 121</w:t>
      </w:r>
      <w:r>
        <w:t>: I was glad when they said to me: 'Let us go to the house of the Lord'</w:t>
      </w:r>
      <w:bookmarkEnd w:id="101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14"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1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lastRenderedPageBreak/>
        <w:tab/>
        <w:t>and the contempt on the proud.</w:t>
      </w:r>
    </w:p>
    <w:p w14:paraId="0C3917C8" w14:textId="77777777" w:rsidR="00FD25B7" w:rsidRPr="00FD25B7" w:rsidRDefault="00FD25B7" w:rsidP="00BF0205">
      <w:pPr>
        <w:pStyle w:val="Heading4"/>
      </w:pPr>
      <w:bookmarkStart w:id="1015" w:name="_Ref411967321"/>
      <w:r>
        <w:t>Psalm</w:t>
      </w:r>
      <w:r w:rsidRPr="00AB1781">
        <w:t xml:space="preserve"> 123</w:t>
      </w:r>
      <w:r>
        <w:t>: 'Unless the Lord had been among us,' let Israel now say</w:t>
      </w:r>
      <w:bookmarkEnd w:id="101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6" w:name="_Ref411967338"/>
      <w:r>
        <w:t>P</w:t>
      </w:r>
      <w:r w:rsidR="00FD25B7">
        <w:t>salm</w:t>
      </w:r>
      <w:r w:rsidR="00FD25B7" w:rsidRPr="00AB1781">
        <w:t xml:space="preserve"> 124</w:t>
      </w:r>
      <w:r w:rsidR="00FD25B7">
        <w:t>: Those who trust in the Lord are like Mount Zion</w:t>
      </w:r>
      <w:bookmarkEnd w:id="101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9D73A6C" w14:textId="77777777" w:rsidR="00FD25B7" w:rsidRPr="00AB1781" w:rsidRDefault="00FD25B7" w:rsidP="00FD25B7">
      <w:pPr>
        <w:pStyle w:val="Rubric"/>
      </w:pPr>
      <w:r w:rsidRPr="00AB1781">
        <w:lastRenderedPageBreak/>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7" w:name="_Ref411967353"/>
      <w:r>
        <w:t>Psalm</w:t>
      </w:r>
      <w:r w:rsidRPr="00AB1781">
        <w:t xml:space="preserve"> 125</w:t>
      </w:r>
      <w:r>
        <w:t>: When the Lord brought back the captives to Zion</w:t>
      </w:r>
      <w:bookmarkEnd w:id="101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8" w:name="_Ref411967372"/>
      <w:r>
        <w:t>Psalm</w:t>
      </w:r>
      <w:r w:rsidRPr="00AB1781">
        <w:t xml:space="preserve"> 126</w:t>
      </w:r>
      <w:r>
        <w:t>: Unless the Lord builds the house, the builders labour in vain</w:t>
      </w:r>
      <w:bookmarkEnd w:id="101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9" w:name="_Ref411967385"/>
      <w:r>
        <w:lastRenderedPageBreak/>
        <w:t>Psalm</w:t>
      </w:r>
      <w:r w:rsidRPr="00AB1781">
        <w:t xml:space="preserve"> 127</w:t>
      </w:r>
      <w:r>
        <w:t>: Blessed are</w:t>
      </w:r>
      <w:r w:rsidR="000D0A3F">
        <w:t xml:space="preserve"> </w:t>
      </w:r>
      <w:r>
        <w:t>all who fear the Lord, who walk in His ways</w:t>
      </w:r>
      <w:bookmarkEnd w:id="101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0" w:name="_Ref411967400"/>
      <w:r>
        <w:t>Psalm</w:t>
      </w:r>
      <w:r w:rsidRPr="00AB1781">
        <w:t xml:space="preserve"> 128</w:t>
      </w:r>
      <w:r>
        <w:t>: Often have they warred against me from my youth</w:t>
      </w:r>
      <w:bookmarkEnd w:id="102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lastRenderedPageBreak/>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1" w:name="_Ref411968046"/>
      <w:r>
        <w:t>Psalm</w:t>
      </w:r>
      <w:r w:rsidRPr="00AB1781">
        <w:t xml:space="preserve"> 129</w:t>
      </w:r>
      <w:r>
        <w:t xml:space="preserve">: Out of the depths I cry to </w:t>
      </w:r>
      <w:r w:rsidR="001040C8">
        <w:t>You</w:t>
      </w:r>
      <w:r>
        <w:t>, O Lord</w:t>
      </w:r>
      <w:bookmarkEnd w:id="102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lastRenderedPageBreak/>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22" w:name="_Ref411968066"/>
      <w:r>
        <w:t>Psalm</w:t>
      </w:r>
      <w:r w:rsidRPr="00AB1781">
        <w:t xml:space="preserve"> 130</w:t>
      </w:r>
      <w:r>
        <w:t>: O Lord, my heart is not haughty, nor my eyes lofty</w:t>
      </w:r>
      <w:bookmarkEnd w:id="102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3" w:name="_Ref411968081"/>
      <w:r>
        <w:lastRenderedPageBreak/>
        <w:t>Psalm</w:t>
      </w:r>
      <w:r w:rsidR="00FD25B7" w:rsidRPr="00AB1781">
        <w:t xml:space="preserve"> 131</w:t>
      </w:r>
      <w:r>
        <w:t>: O Lord, remember David and all his meekness</w:t>
      </w:r>
      <w:bookmarkEnd w:id="102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24" w:name="_Ref411968095"/>
      <w:r>
        <w:t>Psalm</w:t>
      </w:r>
      <w:r w:rsidR="00FD25B7" w:rsidRPr="00AB1781">
        <w:t xml:space="preserve"> 132</w:t>
      </w:r>
      <w:r>
        <w:t>: Behold, how good and how delightful it is when brothers dwell together in unity</w:t>
      </w:r>
      <w:bookmarkEnd w:id="102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5" w:name="_Ref411968119"/>
      <w:r>
        <w:t>Psalm</w:t>
      </w:r>
      <w:r w:rsidRPr="00AB1781">
        <w:t xml:space="preserve"> 133</w:t>
      </w:r>
      <w:r>
        <w:t>: Behold now bless the Lord, all you slaves of the Lord</w:t>
      </w:r>
      <w:bookmarkEnd w:id="102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6" w:name="_Ref435438658"/>
      <w:r w:rsidRPr="00AB1781">
        <w:lastRenderedPageBreak/>
        <w:t>K</w:t>
      </w:r>
      <w:r>
        <w:t>athisma</w:t>
      </w:r>
      <w:r w:rsidRPr="00AB1781">
        <w:t xml:space="preserve"> 1</w:t>
      </w:r>
      <w:r>
        <w:t>9</w:t>
      </w:r>
      <w:bookmarkEnd w:id="1026"/>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lastRenderedPageBreak/>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9800DB">
        <w:t>The Second Canticle: Psalm 135</w:t>
      </w:r>
      <w:r>
        <w:fldChar w:fldCharType="end"/>
      </w:r>
      <w:r>
        <w:t xml:space="preserve">, page </w:t>
      </w:r>
      <w:r>
        <w:fldChar w:fldCharType="begin"/>
      </w:r>
      <w:r>
        <w:instrText xml:space="preserve"> PAGEREF _Ref434580763 \h </w:instrText>
      </w:r>
      <w:r>
        <w:fldChar w:fldCharType="separate"/>
      </w:r>
      <w:r w:rsidR="009800DB">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lastRenderedPageBreak/>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7" w:name="_Ref411968136"/>
      <w:r>
        <w:t>Psalm</w:t>
      </w:r>
      <w:r w:rsidRPr="00AB1781">
        <w:t xml:space="preserve"> 136</w:t>
      </w:r>
      <w:r>
        <w:t>: By the rivers of Babylon we sat down and wept</w:t>
      </w:r>
      <w:bookmarkEnd w:id="102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lastRenderedPageBreak/>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8" w:name="_Ref411968152"/>
      <w:r>
        <w:t>Psalm</w:t>
      </w:r>
      <w:r w:rsidRPr="00AB1781">
        <w:t xml:space="preserve"> 137</w:t>
      </w:r>
      <w:r>
        <w:t xml:space="preserve">: I will praise and thank </w:t>
      </w:r>
      <w:r w:rsidR="001040C8">
        <w:t>You</w:t>
      </w:r>
      <w:r>
        <w:t>, O Lord, with my whole heart</w:t>
      </w:r>
      <w:bookmarkEnd w:id="102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lastRenderedPageBreak/>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lastRenderedPageBreak/>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lastRenderedPageBreak/>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9" w:name="_Ref411968172"/>
      <w:r>
        <w:t>Psalm</w:t>
      </w:r>
      <w:r w:rsidRPr="00AB1781">
        <w:t xml:space="preserve"> 140</w:t>
      </w:r>
      <w:r>
        <w:t xml:space="preserve">: Lord, I cry to </w:t>
      </w:r>
      <w:r w:rsidR="001040C8">
        <w:t>You</w:t>
      </w:r>
      <w:r>
        <w:t>, hear me</w:t>
      </w:r>
      <w:bookmarkEnd w:id="102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lastRenderedPageBreak/>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30" w:name="_Ref411968182"/>
      <w:r>
        <w:t>Psalm</w:t>
      </w:r>
      <w:r w:rsidRPr="00AB1781">
        <w:t xml:space="preserve"> 141</w:t>
      </w:r>
      <w:r>
        <w:t>: I cry to the Lord with all my voice, I pray with all my voice</w:t>
      </w:r>
      <w:bookmarkEnd w:id="103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lastRenderedPageBreak/>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1" w:name="_Ref412098508"/>
      <w:r>
        <w:t>Psalm</w:t>
      </w:r>
      <w:r w:rsidRPr="00AB1781">
        <w:t xml:space="preserve"> 142</w:t>
      </w:r>
      <w:r>
        <w:t xml:space="preserve">: Lord, hear my prayer; give ear to my petition in </w:t>
      </w:r>
      <w:r w:rsidR="00E570CB">
        <w:t>Your</w:t>
      </w:r>
      <w:r>
        <w:t xml:space="preserve"> truth</w:t>
      </w:r>
      <w:bookmarkEnd w:id="103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lastRenderedPageBreak/>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2" w:name="_Ref435438665"/>
      <w:r w:rsidRPr="00AB1781">
        <w:lastRenderedPageBreak/>
        <w:t>K</w:t>
      </w:r>
      <w:r>
        <w:t>athisma 20</w:t>
      </w:r>
      <w:bookmarkEnd w:id="1032"/>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33" w:name="_Ref411968206"/>
      <w:r>
        <w:t>P</w:t>
      </w:r>
      <w:r w:rsidR="002A0A20">
        <w:t>salm</w:t>
      </w:r>
      <w:r w:rsidR="00E276C1" w:rsidRPr="00AB1781">
        <w:t xml:space="preserve"> 145</w:t>
      </w:r>
      <w:r w:rsidR="002A0A20">
        <w:t>: Praise the Lord, O my soul! I will praise the Lord all my life</w:t>
      </w:r>
      <w:bookmarkEnd w:id="103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34" w:name="_Ref411968226"/>
      <w:r>
        <w:t>Psalm</w:t>
      </w:r>
      <w:r w:rsidR="00E276C1" w:rsidRPr="00AB1781">
        <w:t xml:space="preserve"> 146</w:t>
      </w:r>
      <w:r>
        <w:t>: Praise the Lord, for singing praise is good</w:t>
      </w:r>
      <w:bookmarkEnd w:id="103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5" w:name="_Ref411968245"/>
      <w:r>
        <w:t>Psalm</w:t>
      </w:r>
      <w:r w:rsidR="00E276C1" w:rsidRPr="00AB1781">
        <w:t xml:space="preserve"> 147</w:t>
      </w:r>
      <w:r>
        <w:t>: Praise the Lord, O Jerusalem! Praise your God, O Zion!</w:t>
      </w:r>
      <w:bookmarkEnd w:id="103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36" w:name="_Toc410196196"/>
      <w:bookmarkStart w:id="1037" w:name="_Toc410196438"/>
      <w:bookmarkStart w:id="1038" w:name="_Toc410196940"/>
      <w:r>
        <w:br w:type="page"/>
      </w:r>
    </w:p>
    <w:p w14:paraId="061627B6" w14:textId="77777777" w:rsidR="003A7286" w:rsidRDefault="003A7286" w:rsidP="003A7286"/>
    <w:p w14:paraId="1AFE34A1" w14:textId="77777777"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9" w:name="_Toc436140908"/>
      <w:r>
        <w:t>The Book of Psalis and Doxologies</w:t>
      </w:r>
      <w:bookmarkEnd w:id="1036"/>
      <w:bookmarkEnd w:id="1037"/>
      <w:bookmarkEnd w:id="1038"/>
      <w:bookmarkEnd w:id="1039"/>
    </w:p>
    <w:p w14:paraId="16497487" w14:textId="77777777" w:rsidR="009C13E9" w:rsidRDefault="009C13E9" w:rsidP="009C13E9">
      <w:pPr>
        <w:pStyle w:val="Heading2"/>
      </w:pPr>
      <w:bookmarkStart w:id="1040" w:name="_Toc436140909"/>
      <w:bookmarkStart w:id="1041" w:name="_Toc410196197"/>
      <w:bookmarkStart w:id="1042" w:name="_Toc410196439"/>
      <w:bookmarkStart w:id="1043" w:name="_Toc410196941"/>
      <w:r>
        <w:lastRenderedPageBreak/>
        <w:t>General and Common Doxologies</w:t>
      </w:r>
      <w:bookmarkEnd w:id="1040"/>
    </w:p>
    <w:p w14:paraId="1B082926" w14:textId="77777777" w:rsidR="009C13E9" w:rsidRDefault="009C13E9" w:rsidP="009C13E9">
      <w:pPr>
        <w:pStyle w:val="Heading3"/>
      </w:pPr>
      <w:bookmarkStart w:id="1044" w:name="_Ref434488390"/>
      <w:r>
        <w:t>The Doxology of the Heavenly</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5"/>
            <w:r>
              <w:t>The great and holy luminaries,</w:t>
            </w:r>
            <w:commentRangeEnd w:id="1045"/>
            <w:r>
              <w:rPr>
                <w:rStyle w:val="CommentReference"/>
                <w:rFonts w:ascii="Times New Roman" w:hAnsi="Times New Roman"/>
              </w:rPr>
              <w:commentReference w:id="10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10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6"/>
            <w:r>
              <w:rPr>
                <w:rStyle w:val="CommentReference"/>
                <w:rFonts w:ascii="Times New Roman" w:hAnsi="Times New Roman"/>
              </w:rPr>
              <w:commentReference w:id="10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7"/>
            <w:r w:rsidRPr="00602B0F">
              <w:t xml:space="preserve">O Lord, </w:t>
            </w:r>
            <w:commentRangeEnd w:id="1047"/>
            <w:r>
              <w:rPr>
                <w:rStyle w:val="CommentReference"/>
                <w:rFonts w:ascii="Times New Roman" w:hAnsi="Times New Roman"/>
              </w:rPr>
              <w:commentReference w:id="10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8" w:name="_Ref434488524"/>
      <w:r>
        <w:t>The Doxology of St. John the Baptist</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9" w:name="_Ref434488546"/>
      <w:r>
        <w:t>Another Doxology of St. John the Baptist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0" w:name="_Ref434488644"/>
      <w:r>
        <w:t>A Doxology for the Apostles</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1"/>
            <w:r>
              <w:t xml:space="preserve">called </w:t>
            </w:r>
            <w:commentRangeEnd w:id="1051"/>
            <w:r>
              <w:rPr>
                <w:rStyle w:val="CommentReference"/>
                <w:rFonts w:ascii="Times New Roman" w:eastAsiaTheme="minorHAnsi" w:hAnsi="Times New Roman" w:cstheme="minorBidi"/>
                <w:color w:val="auto"/>
              </w:rPr>
              <w:commentReference w:id="10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2"/>
            <w:r>
              <w:t>Who loved him greatly.</w:t>
            </w:r>
            <w:commentRangeEnd w:id="1052"/>
            <w:r>
              <w:rPr>
                <w:rStyle w:val="CommentReference"/>
                <w:rFonts w:ascii="Times New Roman" w:eastAsiaTheme="minorHAnsi" w:hAnsi="Times New Roman" w:cstheme="minorBidi"/>
                <w:color w:val="auto"/>
              </w:rPr>
              <w:commentReference w:id="10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3" w:name="_Ref434488657"/>
      <w:r>
        <w:lastRenderedPageBreak/>
        <w:t>Another Doxology for the Apostles</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54"/>
            <w:r>
              <w:t xml:space="preserve">Our </w:t>
            </w:r>
            <w:commentRangeEnd w:id="1054"/>
            <w:r>
              <w:rPr>
                <w:rStyle w:val="CommentReference"/>
                <w:rFonts w:ascii="Times New Roman" w:eastAsiaTheme="minorHAnsi" w:hAnsi="Times New Roman" w:cstheme="minorBidi"/>
                <w:color w:val="auto"/>
              </w:rPr>
              <w:commentReference w:id="10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55"/>
            <w:r>
              <w:t xml:space="preserve">And </w:t>
            </w:r>
            <w:commentRangeEnd w:id="1055"/>
            <w:r>
              <w:rPr>
                <w:rStyle w:val="CommentReference"/>
                <w:rFonts w:ascii="Times New Roman" w:eastAsiaTheme="minorHAnsi" w:hAnsi="Times New Roman" w:cstheme="minorBidi"/>
                <w:color w:val="auto"/>
              </w:rPr>
              <w:commentReference w:id="10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6"/>
            <w:r>
              <w:t>And was numbered with</w:t>
            </w:r>
          </w:p>
          <w:p w14:paraId="5527B3A6" w14:textId="77777777" w:rsidR="004C7F73" w:rsidRDefault="004C7F73" w:rsidP="004C7F73">
            <w:pPr>
              <w:pStyle w:val="EngHangEnd"/>
            </w:pPr>
            <w:r>
              <w:t>The rest of the Apostles.</w:t>
            </w:r>
            <w:commentRangeEnd w:id="1056"/>
            <w:r>
              <w:rPr>
                <w:rStyle w:val="CommentReference"/>
                <w:rFonts w:ascii="Times New Roman" w:eastAsiaTheme="minorHAnsi" w:hAnsi="Times New Roman" w:cstheme="minorBidi"/>
                <w:color w:val="auto"/>
              </w:rPr>
              <w:commentReference w:id="10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7"/>
            <w:r>
              <w:t xml:space="preserve">sound </w:t>
            </w:r>
            <w:commentRangeEnd w:id="1057"/>
            <w:r>
              <w:rPr>
                <w:rStyle w:val="CommentReference"/>
                <w:rFonts w:ascii="Times New Roman" w:eastAsiaTheme="minorHAnsi" w:hAnsi="Times New Roman" w:cstheme="minorBidi"/>
                <w:color w:val="auto"/>
              </w:rPr>
              <w:commentReference w:id="10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8" w:name="_Ref434488814"/>
      <w:r>
        <w:lastRenderedPageBreak/>
        <w:t>The Doxology of St. Mark</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9"/>
            <w:r>
              <w:t>Beholder of God</w:t>
            </w:r>
            <w:commentRangeEnd w:id="1059"/>
            <w:r>
              <w:rPr>
                <w:rStyle w:val="CommentReference"/>
                <w:rFonts w:ascii="Times New Roman" w:eastAsiaTheme="minorHAnsi" w:hAnsi="Times New Roman" w:cstheme="minorBidi"/>
                <w:color w:val="auto"/>
              </w:rPr>
              <w:commentReference w:id="105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0" w:name="_Ref434488992"/>
      <w:r>
        <w:lastRenderedPageBreak/>
        <w:t>The Doxology of Any Apostle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1"/>
            <w:r>
              <w:rPr>
                <w:rStyle w:val="CommentReference"/>
                <w:rFonts w:ascii="Times New Roman" w:eastAsiaTheme="minorHAnsi" w:hAnsi="Times New Roman" w:cstheme="minorBidi"/>
                <w:color w:val="auto"/>
              </w:rPr>
              <w:commentReference w:id="10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2"/>
            <w:r>
              <w:t>compatriots</w:t>
            </w:r>
            <w:commentRangeEnd w:id="1062"/>
            <w:r>
              <w:rPr>
                <w:rStyle w:val="CommentReference"/>
                <w:rFonts w:ascii="Times New Roman" w:eastAsiaTheme="minorHAnsi" w:hAnsi="Times New Roman" w:cstheme="minorBidi"/>
                <w:color w:val="auto"/>
              </w:rPr>
              <w:commentReference w:id="10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3" w:name="_Ref434489014"/>
      <w:r>
        <w:lastRenderedPageBreak/>
        <w:t>The Doxology of St. Stephen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64" w:name="_Ref434489170"/>
      <w:r>
        <w:t>The Doxology of St. George</w:t>
      </w:r>
      <w:bookmarkEnd w:id="1064"/>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9800D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9800D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9800DB">
        <w:rPr>
          <w:noProof/>
        </w:rPr>
        <w:t>778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5" w:name="_Ref434490082"/>
      <w:r>
        <w:t>The Doxology of St. Demiana</w:t>
      </w:r>
      <w:bookmarkEnd w:id="1065"/>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9800D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9800D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9800DB">
        <w:rPr>
          <w:noProof/>
        </w:rPr>
        <w:t>745</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6" w:name="_Ref434489950"/>
      <w:r>
        <w:lastRenderedPageBreak/>
        <w:t>The Doxology of the Martyrs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7"/>
            <w:r>
              <w:t>Akrash</w:t>
            </w:r>
            <w:commentRangeEnd w:id="1067"/>
            <w:r>
              <w:rPr>
                <w:rStyle w:val="CommentReference"/>
              </w:rPr>
              <w:commentReference w:id="10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8" w:name="_Ref434490311"/>
      <w:r>
        <w:t>The Doxology of St. Anthony and St. Paul</w:t>
      </w:r>
      <w:bookmarkEnd w:id="1068"/>
    </w:p>
    <w:p w14:paraId="6B3E72C9" w14:textId="77777777" w:rsidR="009800DB"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9800D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9800D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9800DB">
        <w:rPr>
          <w:noProof/>
        </w:rPr>
        <w:t>749</w:t>
      </w:r>
      <w:r w:rsidR="00191A26">
        <w:fldChar w:fldCharType="end"/>
      </w:r>
      <w:r>
        <w:t xml:space="preserve">, and </w:t>
      </w:r>
      <w:r w:rsidR="00191A26">
        <w:fldChar w:fldCharType="begin"/>
      </w:r>
      <w:r w:rsidR="00191A26">
        <w:instrText xml:space="preserve"> REF _Ref434490368 \h </w:instrText>
      </w:r>
      <w:r w:rsidR="00191A26">
        <w:fldChar w:fldCharType="separate"/>
      </w:r>
      <w:r w:rsidR="009800DB">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9800DB">
        <w:t xml:space="preserve">See A Doxology for the Apostles, on pages </w:t>
      </w:r>
      <w:r w:rsidR="009800DB">
        <w:rPr>
          <w:noProof/>
        </w:rPr>
        <w:t>540</w:t>
      </w:r>
      <w:r w:rsidR="009800DB">
        <w:t xml:space="preserve">, </w:t>
      </w:r>
      <w:r w:rsidR="009800DB">
        <w:rPr>
          <w:noProof/>
        </w:rPr>
        <w:t>541</w:t>
      </w:r>
      <w:r w:rsidR="009800DB">
        <w:t xml:space="preserve">, or </w:t>
      </w:r>
      <w:r w:rsidR="009800DB">
        <w:rPr>
          <w:noProof/>
        </w:rPr>
        <w:t>543</w:t>
      </w:r>
      <w:r w:rsidR="009800DB">
        <w:t>.</w:t>
      </w:r>
    </w:p>
    <w:p w14:paraId="55C67B0F" w14:textId="77777777" w:rsidR="009800DB" w:rsidRDefault="009800DB" w:rsidP="00B52D77">
      <w:pPr>
        <w:pStyle w:val="Heading3"/>
      </w:pPr>
      <w:r>
        <w:t>January 24 (25) / Tobi 29: Commemoration of the Annunciation, Nativity, and Resurrection on the 29</w:t>
      </w:r>
      <w:r w:rsidRPr="00C0205C">
        <w:rPr>
          <w:vertAlign w:val="superscript"/>
        </w:rPr>
        <w:t>th</w:t>
      </w:r>
      <w:r>
        <w:t xml:space="preserve"> of Every Month</w:t>
      </w:r>
    </w:p>
    <w:p w14:paraId="3A6BD9D2" w14:textId="77777777" w:rsidR="009800DB" w:rsidRPr="00B52D77" w:rsidRDefault="009800DB"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589</w:t>
      </w:r>
      <w:r>
        <w:t>.</w:t>
      </w:r>
    </w:p>
    <w:p w14:paraId="716265E5" w14:textId="77777777" w:rsidR="006F2298" w:rsidRPr="00AF6D10" w:rsidRDefault="009800DB"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751</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9"/>
            <w:r w:rsidRPr="004764BD">
              <w:t>give light to</w:t>
            </w:r>
            <w:commentRangeEnd w:id="1069"/>
            <w:r>
              <w:rPr>
                <w:rStyle w:val="CommentReference"/>
                <w:rFonts w:ascii="Times New Roman" w:eastAsiaTheme="minorHAnsi" w:hAnsi="Times New Roman" w:cstheme="minorBidi"/>
                <w:color w:val="auto"/>
              </w:rPr>
              <w:commentReference w:id="10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0" w:name="_Ref434490826"/>
      <w:r>
        <w:t>The Doxology of St. Pishoy and St. Paul of Tammah</w:t>
      </w:r>
      <w:bookmarkEnd w:id="1070"/>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9800D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9800DB">
        <w:rPr>
          <w:lang w:val="en-US"/>
        </w:rPr>
        <w:t>July 2 / Epip 8: St. Pishoy</w:t>
      </w:r>
      <w:r>
        <w:fldChar w:fldCharType="end"/>
      </w:r>
      <w:r>
        <w:t xml:space="preserve">, page </w:t>
      </w:r>
      <w:r>
        <w:fldChar w:fldCharType="begin"/>
      </w:r>
      <w:r>
        <w:instrText xml:space="preserve"> PAGEREF _Ref434490783 \h </w:instrText>
      </w:r>
      <w:r>
        <w:fldChar w:fldCharType="separate"/>
      </w:r>
      <w:r w:rsidR="009800DB">
        <w:rPr>
          <w:noProof/>
        </w:rPr>
        <w:t>835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71" w:name="_Ref434492161"/>
      <w:r>
        <w:t>The Doxology of St. Athanasius the Apostolic</w:t>
      </w:r>
      <w:bookmarkEnd w:id="1071"/>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9800D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9800D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9800DB">
        <w:rPr>
          <w:noProof/>
        </w:rPr>
        <w:t>783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9800DB">
        <w:rPr>
          <w:noProof/>
        </w:rPr>
        <w:t>785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72" w:name="_Ref434492536"/>
      <w:r>
        <w:t xml:space="preserve">The Doxology of </w:t>
      </w:r>
      <w:r w:rsidR="00231798">
        <w:t>the</w:t>
      </w:r>
      <w:r>
        <w:t xml:space="preserve"> Cross Bearers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3" w:name="_Ref434492645"/>
      <w:r>
        <w:t>The Doxology for a Hierarch Who is Present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3"/>
            <w:r>
              <w:rPr>
                <w:rStyle w:val="CommentReference"/>
                <w:rFonts w:ascii="Times New Roman" w:eastAsiaTheme="minorHAnsi" w:hAnsi="Times New Roman" w:cstheme="minorBidi"/>
                <w:color w:val="auto"/>
              </w:rPr>
              <w:commentReference w:id="10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7" w:name="_Toc436140910"/>
      <w:bookmarkStart w:id="1088" w:name="September"/>
      <w:r>
        <w:lastRenderedPageBreak/>
        <w:t>September</w:t>
      </w:r>
      <w:bookmarkEnd w:id="1041"/>
      <w:bookmarkEnd w:id="1042"/>
      <w:bookmarkEnd w:id="10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7"/>
    </w:p>
    <w:sdt>
      <w:sdtPr>
        <w:id w:val="861411790"/>
        <w:docPartObj>
          <w:docPartGallery w:val="Table of Contents"/>
          <w:docPartUnique/>
        </w:docPartObj>
      </w:sdtPr>
      <w:sdtEndPr>
        <w:rPr>
          <w:b/>
          <w:bCs/>
          <w:noProof/>
        </w:rPr>
      </w:sdtEndPr>
      <w:sdtContent>
        <w:p w14:paraId="764C2355" w14:textId="77777777" w:rsidR="009800D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140939" w:history="1">
            <w:r w:rsidR="009800DB" w:rsidRPr="00805D2C">
              <w:rPr>
                <w:rStyle w:val="Hyperlink"/>
                <w:noProof/>
              </w:rPr>
              <w:t>August 29 (30) / Tho-out 1: Ecclesiastical New Year: Nairouz</w:t>
            </w:r>
            <w:r w:rsidR="009800DB">
              <w:rPr>
                <w:noProof/>
                <w:webHidden/>
              </w:rPr>
              <w:tab/>
            </w:r>
            <w:r w:rsidR="009800DB">
              <w:rPr>
                <w:noProof/>
                <w:webHidden/>
              </w:rPr>
              <w:fldChar w:fldCharType="begin"/>
            </w:r>
            <w:r w:rsidR="009800DB">
              <w:rPr>
                <w:noProof/>
                <w:webHidden/>
              </w:rPr>
              <w:instrText xml:space="preserve"> PAGEREF _Toc436140939 \h </w:instrText>
            </w:r>
            <w:r w:rsidR="009800DB">
              <w:rPr>
                <w:noProof/>
                <w:webHidden/>
              </w:rPr>
            </w:r>
            <w:r w:rsidR="009800DB">
              <w:rPr>
                <w:noProof/>
                <w:webHidden/>
              </w:rPr>
              <w:fldChar w:fldCharType="separate"/>
            </w:r>
            <w:r w:rsidR="009800DB">
              <w:rPr>
                <w:noProof/>
                <w:webHidden/>
              </w:rPr>
              <w:t>563</w:t>
            </w:r>
            <w:r w:rsidR="009800DB">
              <w:rPr>
                <w:noProof/>
                <w:webHidden/>
              </w:rPr>
              <w:fldChar w:fldCharType="end"/>
            </w:r>
          </w:hyperlink>
        </w:p>
        <w:p w14:paraId="61F47A4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0" w:history="1">
            <w:r w:rsidR="009800DB" w:rsidRPr="00805D2C">
              <w:rPr>
                <w:rStyle w:val="Hyperlink"/>
                <w:noProof/>
              </w:rPr>
              <w:t>August 29 (30) / Tho-out 1: Also the Martyrdom of St. Bartholomew the Apostle</w:t>
            </w:r>
            <w:r w:rsidR="009800DB">
              <w:rPr>
                <w:noProof/>
                <w:webHidden/>
              </w:rPr>
              <w:tab/>
            </w:r>
            <w:r w:rsidR="009800DB">
              <w:rPr>
                <w:noProof/>
                <w:webHidden/>
              </w:rPr>
              <w:fldChar w:fldCharType="begin"/>
            </w:r>
            <w:r w:rsidR="009800DB">
              <w:rPr>
                <w:noProof/>
                <w:webHidden/>
              </w:rPr>
              <w:instrText xml:space="preserve"> PAGEREF _Toc436140940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B04B09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1" w:history="1">
            <w:r w:rsidR="009800DB" w:rsidRPr="00805D2C">
              <w:rPr>
                <w:rStyle w:val="Hyperlink"/>
                <w:noProof/>
              </w:rPr>
              <w:t>August 30 (31) / Tho-out 2: Martyrdom of St. John the Baptist</w:t>
            </w:r>
            <w:r w:rsidR="009800DB">
              <w:rPr>
                <w:noProof/>
                <w:webHidden/>
              </w:rPr>
              <w:tab/>
            </w:r>
            <w:r w:rsidR="009800DB">
              <w:rPr>
                <w:noProof/>
                <w:webHidden/>
              </w:rPr>
              <w:fldChar w:fldCharType="begin"/>
            </w:r>
            <w:r w:rsidR="009800DB">
              <w:rPr>
                <w:noProof/>
                <w:webHidden/>
              </w:rPr>
              <w:instrText xml:space="preserve"> PAGEREF _Toc436140941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DF6874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2" w:history="1">
            <w:r w:rsidR="009800DB" w:rsidRPr="00805D2C">
              <w:rPr>
                <w:rStyle w:val="Hyperlink"/>
                <w:noProof/>
              </w:rPr>
              <w:t>September 1 (2) / Tho-out 4: St. Verena</w:t>
            </w:r>
            <w:r w:rsidR="009800DB">
              <w:rPr>
                <w:noProof/>
                <w:webHidden/>
              </w:rPr>
              <w:tab/>
            </w:r>
            <w:r w:rsidR="009800DB">
              <w:rPr>
                <w:noProof/>
                <w:webHidden/>
              </w:rPr>
              <w:fldChar w:fldCharType="begin"/>
            </w:r>
            <w:r w:rsidR="009800DB">
              <w:rPr>
                <w:noProof/>
                <w:webHidden/>
              </w:rPr>
              <w:instrText xml:space="preserve"> PAGEREF _Toc436140942 \h </w:instrText>
            </w:r>
            <w:r w:rsidR="009800DB">
              <w:rPr>
                <w:noProof/>
                <w:webHidden/>
              </w:rPr>
            </w:r>
            <w:r w:rsidR="009800DB">
              <w:rPr>
                <w:noProof/>
                <w:webHidden/>
              </w:rPr>
              <w:fldChar w:fldCharType="separate"/>
            </w:r>
            <w:r w:rsidR="009800DB">
              <w:rPr>
                <w:noProof/>
                <w:webHidden/>
              </w:rPr>
              <w:t>575</w:t>
            </w:r>
            <w:r w:rsidR="009800DB">
              <w:rPr>
                <w:noProof/>
                <w:webHidden/>
              </w:rPr>
              <w:fldChar w:fldCharType="end"/>
            </w:r>
          </w:hyperlink>
        </w:p>
        <w:p w14:paraId="75B0E8D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3" w:history="1">
            <w:r w:rsidR="009800DB" w:rsidRPr="00805D2C">
              <w:rPr>
                <w:rStyle w:val="Hyperlink"/>
                <w:noProof/>
              </w:rPr>
              <w:t>September 3 (4) / Tho-out 6: St. Phoebe the Protodeaconess</w:t>
            </w:r>
            <w:r w:rsidR="009800DB">
              <w:rPr>
                <w:noProof/>
                <w:webHidden/>
              </w:rPr>
              <w:tab/>
            </w:r>
            <w:r w:rsidR="009800DB">
              <w:rPr>
                <w:noProof/>
                <w:webHidden/>
              </w:rPr>
              <w:fldChar w:fldCharType="begin"/>
            </w:r>
            <w:r w:rsidR="009800DB">
              <w:rPr>
                <w:noProof/>
                <w:webHidden/>
              </w:rPr>
              <w:instrText xml:space="preserve"> PAGEREF _Toc436140943 \h </w:instrText>
            </w:r>
            <w:r w:rsidR="009800DB">
              <w:rPr>
                <w:noProof/>
                <w:webHidden/>
              </w:rPr>
            </w:r>
            <w:r w:rsidR="009800DB">
              <w:rPr>
                <w:noProof/>
                <w:webHidden/>
              </w:rPr>
              <w:fldChar w:fldCharType="separate"/>
            </w:r>
            <w:r w:rsidR="009800DB">
              <w:rPr>
                <w:noProof/>
                <w:webHidden/>
              </w:rPr>
              <w:t>576</w:t>
            </w:r>
            <w:r w:rsidR="009800DB">
              <w:rPr>
                <w:noProof/>
                <w:webHidden/>
              </w:rPr>
              <w:fldChar w:fldCharType="end"/>
            </w:r>
          </w:hyperlink>
        </w:p>
        <w:p w14:paraId="1EE15A8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4" w:history="1">
            <w:r w:rsidR="009800DB" w:rsidRPr="00805D2C">
              <w:rPr>
                <w:rStyle w:val="Hyperlink"/>
                <w:noProof/>
              </w:rPr>
              <w:t>September 4 (5) / Tho-out 7: St. Dioscorus</w:t>
            </w:r>
            <w:r w:rsidR="009800DB">
              <w:rPr>
                <w:noProof/>
                <w:webHidden/>
              </w:rPr>
              <w:tab/>
            </w:r>
            <w:r w:rsidR="009800DB">
              <w:rPr>
                <w:noProof/>
                <w:webHidden/>
              </w:rPr>
              <w:fldChar w:fldCharType="begin"/>
            </w:r>
            <w:r w:rsidR="009800DB">
              <w:rPr>
                <w:noProof/>
                <w:webHidden/>
              </w:rPr>
              <w:instrText xml:space="preserve"> PAGEREF _Toc436140944 \h </w:instrText>
            </w:r>
            <w:r w:rsidR="009800DB">
              <w:rPr>
                <w:noProof/>
                <w:webHidden/>
              </w:rPr>
            </w:r>
            <w:r w:rsidR="009800DB">
              <w:rPr>
                <w:noProof/>
                <w:webHidden/>
              </w:rPr>
              <w:fldChar w:fldCharType="separate"/>
            </w:r>
            <w:r w:rsidR="009800DB">
              <w:rPr>
                <w:noProof/>
                <w:webHidden/>
              </w:rPr>
              <w:t>576</w:t>
            </w:r>
            <w:r w:rsidR="009800DB">
              <w:rPr>
                <w:noProof/>
                <w:webHidden/>
              </w:rPr>
              <w:fldChar w:fldCharType="end"/>
            </w:r>
          </w:hyperlink>
        </w:p>
        <w:p w14:paraId="465B69A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5" w:history="1">
            <w:r w:rsidR="009800DB" w:rsidRPr="00805D2C">
              <w:rPr>
                <w:rStyle w:val="Hyperlink"/>
                <w:noProof/>
              </w:rPr>
              <w:t>September 4 (5) / Tho-out 7: Also St. Rebecca and her Children</w:t>
            </w:r>
            <w:r w:rsidR="009800DB">
              <w:rPr>
                <w:noProof/>
                <w:webHidden/>
              </w:rPr>
              <w:tab/>
            </w:r>
            <w:r w:rsidR="009800DB">
              <w:rPr>
                <w:noProof/>
                <w:webHidden/>
              </w:rPr>
              <w:fldChar w:fldCharType="begin"/>
            </w:r>
            <w:r w:rsidR="009800DB">
              <w:rPr>
                <w:noProof/>
                <w:webHidden/>
              </w:rPr>
              <w:instrText xml:space="preserve"> PAGEREF _Toc436140945 \h </w:instrText>
            </w:r>
            <w:r w:rsidR="009800DB">
              <w:rPr>
                <w:noProof/>
                <w:webHidden/>
              </w:rPr>
            </w:r>
            <w:r w:rsidR="009800DB">
              <w:rPr>
                <w:noProof/>
                <w:webHidden/>
              </w:rPr>
              <w:fldChar w:fldCharType="separate"/>
            </w:r>
            <w:r w:rsidR="009800DB">
              <w:rPr>
                <w:noProof/>
                <w:webHidden/>
              </w:rPr>
              <w:t>577</w:t>
            </w:r>
            <w:r w:rsidR="009800DB">
              <w:rPr>
                <w:noProof/>
                <w:webHidden/>
              </w:rPr>
              <w:fldChar w:fldCharType="end"/>
            </w:r>
          </w:hyperlink>
        </w:p>
        <w:p w14:paraId="3BF004E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6" w:history="1">
            <w:r w:rsidR="009800DB" w:rsidRPr="00805D2C">
              <w:rPr>
                <w:rStyle w:val="Hyperlink"/>
                <w:noProof/>
              </w:rPr>
              <w:t>September 9 (10) / Tho-out 12: Commemoration of Archangel Michael</w:t>
            </w:r>
            <w:r w:rsidR="009800DB">
              <w:rPr>
                <w:noProof/>
                <w:webHidden/>
              </w:rPr>
              <w:tab/>
            </w:r>
            <w:r w:rsidR="009800DB">
              <w:rPr>
                <w:noProof/>
                <w:webHidden/>
              </w:rPr>
              <w:fldChar w:fldCharType="begin"/>
            </w:r>
            <w:r w:rsidR="009800DB">
              <w:rPr>
                <w:noProof/>
                <w:webHidden/>
              </w:rPr>
              <w:instrText xml:space="preserve"> PAGEREF _Toc436140946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01F7F8D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7" w:history="1">
            <w:r w:rsidR="009800DB" w:rsidRPr="00805D2C">
              <w:rPr>
                <w:rStyle w:val="Hyperlink"/>
                <w:noProof/>
              </w:rPr>
              <w:t>September 12 (13) / Tho-out 15: Translocation of the Relics of St. Stephen</w:t>
            </w:r>
            <w:r w:rsidR="009800DB">
              <w:rPr>
                <w:noProof/>
                <w:webHidden/>
              </w:rPr>
              <w:tab/>
            </w:r>
            <w:r w:rsidR="009800DB">
              <w:rPr>
                <w:noProof/>
                <w:webHidden/>
              </w:rPr>
              <w:fldChar w:fldCharType="begin"/>
            </w:r>
            <w:r w:rsidR="009800DB">
              <w:rPr>
                <w:noProof/>
                <w:webHidden/>
              </w:rPr>
              <w:instrText xml:space="preserve"> PAGEREF _Toc436140947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2112266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8" w:history="1">
            <w:r w:rsidR="009800DB" w:rsidRPr="00805D2C">
              <w:rPr>
                <w:rStyle w:val="Hyperlink"/>
                <w:noProof/>
              </w:rPr>
              <w:t>September 14 (15) / Tho-out 17: The Dedication of the Church of the Holy Cross</w:t>
            </w:r>
            <w:r w:rsidR="009800DB">
              <w:rPr>
                <w:noProof/>
                <w:webHidden/>
              </w:rPr>
              <w:tab/>
            </w:r>
            <w:r w:rsidR="009800DB">
              <w:rPr>
                <w:noProof/>
                <w:webHidden/>
              </w:rPr>
              <w:fldChar w:fldCharType="begin"/>
            </w:r>
            <w:r w:rsidR="009800DB">
              <w:rPr>
                <w:noProof/>
                <w:webHidden/>
              </w:rPr>
              <w:instrText xml:space="preserve"> PAGEREF _Toc436140948 \h </w:instrText>
            </w:r>
            <w:r w:rsidR="009800DB">
              <w:rPr>
                <w:noProof/>
                <w:webHidden/>
              </w:rPr>
            </w:r>
            <w:r w:rsidR="009800DB">
              <w:rPr>
                <w:noProof/>
                <w:webHidden/>
              </w:rPr>
              <w:fldChar w:fldCharType="separate"/>
            </w:r>
            <w:r w:rsidR="009800DB">
              <w:rPr>
                <w:noProof/>
                <w:webHidden/>
              </w:rPr>
              <w:t>578</w:t>
            </w:r>
            <w:r w:rsidR="009800DB">
              <w:rPr>
                <w:noProof/>
                <w:webHidden/>
              </w:rPr>
              <w:fldChar w:fldCharType="end"/>
            </w:r>
          </w:hyperlink>
        </w:p>
        <w:p w14:paraId="5058E0A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49" w:history="1">
            <w:r w:rsidR="009800DB" w:rsidRPr="00805D2C">
              <w:rPr>
                <w:rStyle w:val="Hyperlink"/>
                <w:noProof/>
              </w:rPr>
              <w:t>September 18 (19) / Tho-out 21: Commemoration of the Theotokos</w:t>
            </w:r>
            <w:r w:rsidR="009800DB">
              <w:rPr>
                <w:noProof/>
                <w:webHidden/>
              </w:rPr>
              <w:tab/>
            </w:r>
            <w:r w:rsidR="009800DB">
              <w:rPr>
                <w:noProof/>
                <w:webHidden/>
              </w:rPr>
              <w:fldChar w:fldCharType="begin"/>
            </w:r>
            <w:r w:rsidR="009800DB">
              <w:rPr>
                <w:noProof/>
                <w:webHidden/>
              </w:rPr>
              <w:instrText xml:space="preserve"> PAGEREF _Toc436140949 \h </w:instrText>
            </w:r>
            <w:r w:rsidR="009800DB">
              <w:rPr>
                <w:noProof/>
                <w:webHidden/>
              </w:rPr>
            </w:r>
            <w:r w:rsidR="009800DB">
              <w:rPr>
                <w:noProof/>
                <w:webHidden/>
              </w:rPr>
              <w:fldChar w:fldCharType="separate"/>
            </w:r>
            <w:r w:rsidR="009800DB">
              <w:rPr>
                <w:noProof/>
                <w:webHidden/>
              </w:rPr>
              <w:t>589</w:t>
            </w:r>
            <w:r w:rsidR="009800DB">
              <w:rPr>
                <w:noProof/>
                <w:webHidden/>
              </w:rPr>
              <w:fldChar w:fldCharType="end"/>
            </w:r>
          </w:hyperlink>
        </w:p>
        <w:p w14:paraId="7CAFCC0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0" w:history="1">
            <w:r w:rsidR="009800DB" w:rsidRPr="00805D2C">
              <w:rPr>
                <w:rStyle w:val="Hyperlink"/>
                <w:noProof/>
              </w:rPr>
              <w:t>September 21 (22) / Tho-out 24: Martyrdom of St. Quandratus, One of the Seventy Two</w:t>
            </w:r>
            <w:r w:rsidR="009800DB">
              <w:rPr>
                <w:noProof/>
                <w:webHidden/>
              </w:rPr>
              <w:tab/>
            </w:r>
            <w:r w:rsidR="009800DB">
              <w:rPr>
                <w:noProof/>
                <w:webHidden/>
              </w:rPr>
              <w:fldChar w:fldCharType="begin"/>
            </w:r>
            <w:r w:rsidR="009800DB">
              <w:rPr>
                <w:noProof/>
                <w:webHidden/>
              </w:rPr>
              <w:instrText xml:space="preserve"> PAGEREF _Toc436140950 \h </w:instrText>
            </w:r>
            <w:r w:rsidR="009800DB">
              <w:rPr>
                <w:noProof/>
                <w:webHidden/>
              </w:rPr>
            </w:r>
            <w:r w:rsidR="009800DB">
              <w:rPr>
                <w:noProof/>
                <w:webHidden/>
              </w:rPr>
              <w:fldChar w:fldCharType="separate"/>
            </w:r>
            <w:r w:rsidR="009800DB">
              <w:rPr>
                <w:noProof/>
                <w:webHidden/>
              </w:rPr>
              <w:t>589</w:t>
            </w:r>
            <w:r w:rsidR="009800DB">
              <w:rPr>
                <w:noProof/>
                <w:webHidden/>
              </w:rPr>
              <w:fldChar w:fldCharType="end"/>
            </w:r>
          </w:hyperlink>
        </w:p>
        <w:p w14:paraId="7F32DC1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1" w:history="1">
            <w:r w:rsidR="009800DB" w:rsidRPr="00805D2C">
              <w:rPr>
                <w:rStyle w:val="Hyperlink"/>
                <w:noProof/>
              </w:rPr>
              <w:t>September 22 (23) / Tho-out 24: St. Maurice and the Theban Legion</w:t>
            </w:r>
            <w:r w:rsidR="009800DB">
              <w:rPr>
                <w:noProof/>
                <w:webHidden/>
              </w:rPr>
              <w:tab/>
            </w:r>
            <w:r w:rsidR="009800DB">
              <w:rPr>
                <w:noProof/>
                <w:webHidden/>
              </w:rPr>
              <w:fldChar w:fldCharType="begin"/>
            </w:r>
            <w:r w:rsidR="009800DB">
              <w:rPr>
                <w:noProof/>
                <w:webHidden/>
              </w:rPr>
              <w:instrText xml:space="preserve"> PAGEREF _Toc436140951 \h </w:instrText>
            </w:r>
            <w:r w:rsidR="009800DB">
              <w:rPr>
                <w:noProof/>
                <w:webHidden/>
              </w:rPr>
            </w:r>
            <w:r w:rsidR="009800DB">
              <w:rPr>
                <w:noProof/>
                <w:webHidden/>
              </w:rPr>
              <w:fldChar w:fldCharType="separate"/>
            </w:r>
            <w:r w:rsidR="009800DB">
              <w:rPr>
                <w:noProof/>
                <w:webHidden/>
              </w:rPr>
              <w:t>590</w:t>
            </w:r>
            <w:r w:rsidR="009800DB">
              <w:rPr>
                <w:noProof/>
                <w:webHidden/>
              </w:rPr>
              <w:fldChar w:fldCharType="end"/>
            </w:r>
          </w:hyperlink>
        </w:p>
        <w:p w14:paraId="5D325D5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2" w:history="1">
            <w:r w:rsidR="009800DB" w:rsidRPr="00805D2C">
              <w:rPr>
                <w:rStyle w:val="Hyperlink"/>
                <w:noProof/>
              </w:rPr>
              <w:t>September 23 (24) / Tho-out 26: Annunciation of St. John the Baptist to Zacharias</w:t>
            </w:r>
            <w:r w:rsidR="009800DB">
              <w:rPr>
                <w:noProof/>
                <w:webHidden/>
              </w:rPr>
              <w:tab/>
            </w:r>
            <w:r w:rsidR="009800DB">
              <w:rPr>
                <w:noProof/>
                <w:webHidden/>
              </w:rPr>
              <w:fldChar w:fldCharType="begin"/>
            </w:r>
            <w:r w:rsidR="009800DB">
              <w:rPr>
                <w:noProof/>
                <w:webHidden/>
              </w:rPr>
              <w:instrText xml:space="preserve"> PAGEREF _Toc436140952 \h </w:instrText>
            </w:r>
            <w:r w:rsidR="009800DB">
              <w:rPr>
                <w:noProof/>
                <w:webHidden/>
              </w:rPr>
            </w:r>
            <w:r w:rsidR="009800DB">
              <w:rPr>
                <w:noProof/>
                <w:webHidden/>
              </w:rPr>
              <w:fldChar w:fldCharType="separate"/>
            </w:r>
            <w:r w:rsidR="009800DB">
              <w:rPr>
                <w:noProof/>
                <w:webHidden/>
              </w:rPr>
              <w:t>592</w:t>
            </w:r>
            <w:r w:rsidR="009800DB">
              <w:rPr>
                <w:noProof/>
                <w:webHidden/>
              </w:rPr>
              <w:fldChar w:fldCharType="end"/>
            </w:r>
          </w:hyperlink>
        </w:p>
        <w:p w14:paraId="703467C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3" w:history="1">
            <w:r w:rsidR="009800DB" w:rsidRPr="00805D2C">
              <w:rPr>
                <w:rStyle w:val="Hyperlink"/>
                <w:noProof/>
              </w:rPr>
              <w:t>September 26 (27) / Tho-out 29: Commemoration of the Annunciation, Nativity, and Resurrection on the 29</w:t>
            </w:r>
            <w:r w:rsidR="009800DB" w:rsidRPr="00805D2C">
              <w:rPr>
                <w:rStyle w:val="Hyperlink"/>
                <w:noProof/>
                <w:vertAlign w:val="superscript"/>
              </w:rPr>
              <w:t>th</w:t>
            </w:r>
            <w:r w:rsidR="009800DB" w:rsidRPr="00805D2C">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_Toc436140953 \h </w:instrText>
            </w:r>
            <w:r w:rsidR="009800DB">
              <w:rPr>
                <w:noProof/>
                <w:webHidden/>
              </w:rPr>
            </w:r>
            <w:r w:rsidR="009800DB">
              <w:rPr>
                <w:noProof/>
                <w:webHidden/>
              </w:rPr>
              <w:fldChar w:fldCharType="separate"/>
            </w:r>
            <w:r w:rsidR="009800DB">
              <w:rPr>
                <w:noProof/>
                <w:webHidden/>
              </w:rPr>
              <w:t>592</w:t>
            </w:r>
            <w:r w:rsidR="009800DB">
              <w:rPr>
                <w:noProof/>
                <w:webHidden/>
              </w:rPr>
              <w:fldChar w:fldCharType="end"/>
            </w:r>
          </w:hyperlink>
        </w:p>
        <w:p w14:paraId="257D9FC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4" w:history="1">
            <w:r w:rsidR="009800DB" w:rsidRPr="00805D2C">
              <w:rPr>
                <w:rStyle w:val="Hyperlink"/>
                <w:noProof/>
              </w:rPr>
              <w:t>September 27 (28) / Tho-out 30: Miracle performed by St. Athanasius the Apostolic</w:t>
            </w:r>
            <w:r w:rsidR="009800DB">
              <w:rPr>
                <w:noProof/>
                <w:webHidden/>
              </w:rPr>
              <w:tab/>
            </w:r>
            <w:r w:rsidR="009800DB">
              <w:rPr>
                <w:noProof/>
                <w:webHidden/>
              </w:rPr>
              <w:fldChar w:fldCharType="begin"/>
            </w:r>
            <w:r w:rsidR="009800DB">
              <w:rPr>
                <w:noProof/>
                <w:webHidden/>
              </w:rPr>
              <w:instrText xml:space="preserve"> PAGEREF _Toc436140954 \h </w:instrText>
            </w:r>
            <w:r w:rsidR="009800DB">
              <w:rPr>
                <w:noProof/>
                <w:webHidden/>
              </w:rPr>
            </w:r>
            <w:r w:rsidR="009800DB">
              <w:rPr>
                <w:noProof/>
                <w:webHidden/>
              </w:rPr>
              <w:fldChar w:fldCharType="separate"/>
            </w:r>
            <w:r w:rsidR="009800DB">
              <w:rPr>
                <w:noProof/>
                <w:webHidden/>
              </w:rPr>
              <w:t>602</w:t>
            </w:r>
            <w:r w:rsidR="009800DB">
              <w:rPr>
                <w:noProof/>
                <w:webHidden/>
              </w:rPr>
              <w:fldChar w:fldCharType="end"/>
            </w:r>
          </w:hyperlink>
        </w:p>
        <w:p w14:paraId="5F67330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5" w:history="1">
            <w:r w:rsidR="009800DB" w:rsidRPr="00805D2C">
              <w:rPr>
                <w:rStyle w:val="Hyperlink"/>
                <w:noProof/>
              </w:rPr>
              <w:t>September 29 (30) / Paopi 2: The Coming of St. Severus to Egypt</w:t>
            </w:r>
            <w:r w:rsidR="009800DB">
              <w:rPr>
                <w:noProof/>
                <w:webHidden/>
              </w:rPr>
              <w:tab/>
            </w:r>
            <w:r w:rsidR="009800DB">
              <w:rPr>
                <w:noProof/>
                <w:webHidden/>
              </w:rPr>
              <w:fldChar w:fldCharType="begin"/>
            </w:r>
            <w:r w:rsidR="009800DB">
              <w:rPr>
                <w:noProof/>
                <w:webHidden/>
              </w:rPr>
              <w:instrText xml:space="preserve"> PAGEREF _Toc436140955 \h </w:instrText>
            </w:r>
            <w:r w:rsidR="009800DB">
              <w:rPr>
                <w:noProof/>
                <w:webHidden/>
              </w:rPr>
            </w:r>
            <w:r w:rsidR="009800DB">
              <w:rPr>
                <w:noProof/>
                <w:webHidden/>
              </w:rPr>
              <w:fldChar w:fldCharType="separate"/>
            </w:r>
            <w:r w:rsidR="009800DB">
              <w:rPr>
                <w:noProof/>
                <w:webHidden/>
              </w:rPr>
              <w:t>602</w:t>
            </w:r>
            <w:r w:rsidR="009800DB">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9" w:name="_Toc410196198"/>
      <w:bookmarkStart w:id="1090" w:name="_Toc410196440"/>
      <w:bookmarkStart w:id="1091" w:name="_Toc410196942"/>
      <w:r>
        <w:br w:type="page"/>
      </w:r>
    </w:p>
    <w:p w14:paraId="3B77A2B2" w14:textId="6F99453D" w:rsidR="00495F1A" w:rsidRDefault="0092592B" w:rsidP="00495F1A">
      <w:pPr>
        <w:pStyle w:val="Heading3"/>
      </w:pPr>
      <w:bookmarkStart w:id="1092" w:name="_Toc436140939"/>
      <w:r>
        <w:lastRenderedPageBreak/>
        <w:t xml:space="preserve">August 29 (30) / Tho-out 1: </w:t>
      </w:r>
      <w:r w:rsidR="00495F1A">
        <w:t>Ecclesiastical New Year: Nairouz</w:t>
      </w:r>
      <w:bookmarkEnd w:id="1089"/>
      <w:bookmarkEnd w:id="1090"/>
      <w:bookmarkEnd w:id="1091"/>
      <w:bookmarkEnd w:id="10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3" w:name="_Ref434477358"/>
      <w:r>
        <w:t>The Doxolog</w:t>
      </w:r>
      <w:r w:rsidR="00E21EA3">
        <w:t>y for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94"/>
            <w:r>
              <w:t xml:space="preserve">wiles </w:t>
            </w:r>
            <w:commentRangeEnd w:id="1094"/>
            <w:r>
              <w:rPr>
                <w:rStyle w:val="CommentReference"/>
                <w:rFonts w:ascii="Times New Roman" w:eastAsiaTheme="minorHAnsi" w:hAnsi="Times New Roman" w:cstheme="minorBidi"/>
                <w:color w:val="auto"/>
              </w:rPr>
              <w:commentReference w:id="10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5" w:name="_Ref434473482"/>
      <w:r>
        <w:t>The Psali Adam</w:t>
      </w:r>
      <w:r w:rsidR="00B411C9">
        <w:t xml:space="preserve"> for the Ecclesiastical New Year</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6"/>
            <w:r>
              <w:t xml:space="preserve">Ϯⲛⲁⲟⲩⲱϣⲧ </w:t>
            </w:r>
            <w:commentRangeEnd w:id="1096"/>
            <w:r>
              <w:rPr>
                <w:rStyle w:val="CommentReference"/>
                <w:rFonts w:ascii="Times New Roman" w:hAnsi="Times New Roman"/>
              </w:rPr>
              <w:commentReference w:id="10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lastRenderedPageBreak/>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7"/>
            <w:r>
              <w:t>reign</w:t>
            </w:r>
            <w:commentRangeEnd w:id="1097"/>
            <w:r>
              <w:rPr>
                <w:rStyle w:val="CommentReference"/>
              </w:rPr>
              <w:commentReference w:id="10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lastRenderedPageBreak/>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8" w:name="_Ref434473530"/>
      <w:r>
        <w:t xml:space="preserve">The Psali </w:t>
      </w:r>
      <w:r w:rsidR="004E71A7">
        <w:t>Batos for the Ecclesiastical New Year</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9"/>
            <w:r>
              <w:t xml:space="preserve">be </w:t>
            </w:r>
            <w:commentRangeEnd w:id="1099"/>
            <w:r>
              <w:rPr>
                <w:rStyle w:val="CommentReference"/>
              </w:rPr>
              <w:commentReference w:id="10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0"/>
            <w:r>
              <w:t xml:space="preserve">Ⲁⲙⲱⲛⲓ </w:t>
            </w:r>
            <w:commentRangeEnd w:id="1100"/>
            <w:r>
              <w:rPr>
                <w:rStyle w:val="CommentReference"/>
                <w:rFonts w:ascii="Times New Roman" w:hAnsi="Times New Roman"/>
              </w:rPr>
              <w:commentReference w:id="11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lastRenderedPageBreak/>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1"/>
            <w:r>
              <w:t xml:space="preserve">the </w:t>
            </w:r>
            <w:commentRangeEnd w:id="1101"/>
            <w:r>
              <w:rPr>
                <w:rStyle w:val="CommentReference"/>
              </w:rPr>
              <w:commentReference w:id="11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2"/>
            <w:r>
              <w:t xml:space="preserve">entreat </w:t>
            </w:r>
            <w:commentRangeEnd w:id="1102"/>
            <w:r>
              <w:rPr>
                <w:rStyle w:val="CommentReference"/>
              </w:rPr>
              <w:commentReference w:id="11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lastRenderedPageBreak/>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3" w:name="_Toc436140940"/>
      <w:r>
        <w:lastRenderedPageBreak/>
        <w:t xml:space="preserve">August 29 (30) / Tho-out 1: </w:t>
      </w:r>
      <w:r w:rsidRPr="00646349">
        <w:t xml:space="preserve">Also </w:t>
      </w:r>
      <w:r>
        <w:t>the Martyrdom of St. Bartholomew the Apostle</w:t>
      </w:r>
      <w:bookmarkEnd w:id="1103"/>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77D452E" w14:textId="77777777" w:rsidR="0092592B" w:rsidRDefault="0092592B" w:rsidP="0092592B">
      <w:pPr>
        <w:pStyle w:val="Heading3"/>
      </w:pPr>
      <w:bookmarkStart w:id="1104" w:name="_Toc436140941"/>
      <w:r>
        <w:t xml:space="preserve">August 30 (31) / Tho-out 2: </w:t>
      </w:r>
      <w:r w:rsidR="005242D1">
        <w:t xml:space="preserve">Martyrdom of </w:t>
      </w:r>
      <w:r>
        <w:t>St. John the Baptist</w:t>
      </w:r>
      <w:bookmarkEnd w:id="1104"/>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t>.</w:t>
      </w:r>
    </w:p>
    <w:p w14:paraId="53087CDB" w14:textId="77777777" w:rsidR="00C46B09" w:rsidRDefault="00C46B09" w:rsidP="0039635A">
      <w:pPr>
        <w:pStyle w:val="Heading3"/>
      </w:pPr>
      <w:bookmarkStart w:id="1105" w:name="_Toc436140942"/>
      <w:r>
        <w:t>September 1 (2) / Tho-out 4: St. Verena</w:t>
      </w:r>
      <w:bookmarkEnd w:id="1105"/>
    </w:p>
    <w:p w14:paraId="07AAD00E" w14:textId="77777777" w:rsidR="00C46B09" w:rsidRDefault="00C46B09" w:rsidP="00C46B09">
      <w:pPr>
        <w:pStyle w:val="Heading4"/>
      </w:pPr>
      <w:bookmarkStart w:id="1106" w:name="_Ref434490285"/>
      <w:r>
        <w:t>The Doxology</w:t>
      </w:r>
      <w:r w:rsidR="00B46E6E">
        <w:t xml:space="preserve"> for St. Verena</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7" w:name="_Toc436140943"/>
      <w:r>
        <w:t>September 3 (4) / Tho-out 6: St. Phoebe the Protodeaconess</w:t>
      </w:r>
      <w:r w:rsidR="008C4D26">
        <w:rPr>
          <w:rStyle w:val="FootnoteReference"/>
        </w:rPr>
        <w:footnoteReference w:id="472"/>
      </w:r>
      <w:bookmarkEnd w:id="1107"/>
    </w:p>
    <w:p w14:paraId="47E3028B" w14:textId="77777777" w:rsidR="0039635A" w:rsidRDefault="0039635A" w:rsidP="0039635A">
      <w:pPr>
        <w:pStyle w:val="Heading3"/>
      </w:pPr>
      <w:bookmarkStart w:id="1108" w:name="_Toc436140944"/>
      <w:r>
        <w:t>September 4 (5) / Tho-out 7: St. Dioscorus</w:t>
      </w:r>
      <w:bookmarkEnd w:id="1108"/>
    </w:p>
    <w:p w14:paraId="6AE56346" w14:textId="77777777" w:rsidR="0039635A" w:rsidRDefault="00191A26" w:rsidP="0039635A">
      <w:pPr>
        <w:pStyle w:val="Rubric"/>
      </w:pPr>
      <w:r>
        <w:fldChar w:fldCharType="begin"/>
      </w:r>
      <w:r>
        <w:instrText xml:space="preserve"> REF _Ref434492249 \h </w:instrText>
      </w:r>
      <w:r>
        <w:fldChar w:fldCharType="separate"/>
      </w:r>
      <w:r w:rsidR="009800DB">
        <w:t>The Doxology for St. Severus</w:t>
      </w:r>
      <w:r>
        <w:fldChar w:fldCharType="end"/>
      </w:r>
      <w:r>
        <w:t xml:space="preserve">, </w:t>
      </w:r>
      <w:r>
        <w:fldChar w:fldCharType="begin"/>
      </w:r>
      <w:r>
        <w:instrText xml:space="preserve"> REF _Ref434561058 \h </w:instrText>
      </w:r>
      <w:r>
        <w:fldChar w:fldCharType="separate"/>
      </w:r>
      <w:r w:rsidR="009800D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9800DB">
        <w:rPr>
          <w:noProof/>
        </w:rPr>
        <w:t>602</w:t>
      </w:r>
      <w:r>
        <w:fldChar w:fldCharType="end"/>
      </w:r>
      <w:r w:rsidR="0039635A">
        <w:t xml:space="preserve"> can be adapted.</w:t>
      </w:r>
    </w:p>
    <w:p w14:paraId="7D1E759A" w14:textId="77777777" w:rsidR="0046481B" w:rsidRDefault="0046481B" w:rsidP="0046481B">
      <w:pPr>
        <w:pStyle w:val="Heading3"/>
      </w:pPr>
      <w:bookmarkStart w:id="1109" w:name="_Toc436140945"/>
      <w:r>
        <w:lastRenderedPageBreak/>
        <w:t>September 4 (5) / Tho-out 7: Also St. Rebecca and her Children</w:t>
      </w:r>
      <w:bookmarkEnd w:id="1109"/>
    </w:p>
    <w:p w14:paraId="14929AD8" w14:textId="77777777" w:rsidR="0046481B" w:rsidRDefault="0046481B" w:rsidP="0046481B">
      <w:pPr>
        <w:pStyle w:val="Heading4"/>
      </w:pPr>
      <w:bookmarkStart w:id="1110" w:name="_Ref434490258"/>
      <w:r>
        <w:t>The Doxology</w:t>
      </w:r>
      <w:r w:rsidR="00B46E6E">
        <w:t xml:space="preserve"> for St. Rebecca and her Children</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1" w:name="_Toc436140946"/>
      <w:r>
        <w:t>September 9 (10) / Tho-out 12: Commemoration of Archangel Michael</w:t>
      </w:r>
      <w:bookmarkEnd w:id="1111"/>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9800D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9800DB">
        <w:rPr>
          <w:noProof/>
        </w:rPr>
        <w:t>612</w:t>
      </w:r>
      <w:r w:rsidR="00191A26">
        <w:fldChar w:fldCharType="end"/>
      </w:r>
      <w:r w:rsidR="00191A26">
        <w:t>.</w:t>
      </w:r>
    </w:p>
    <w:p w14:paraId="221393BE" w14:textId="77777777" w:rsidR="0092592B" w:rsidRDefault="006E370D" w:rsidP="006E370D">
      <w:pPr>
        <w:pStyle w:val="Heading3"/>
      </w:pPr>
      <w:bookmarkStart w:id="1112" w:name="_Toc436140947"/>
      <w:r>
        <w:t xml:space="preserve">September 12 (13) / Tho-out 15: </w:t>
      </w:r>
      <w:r w:rsidR="00191A26">
        <w:t xml:space="preserve">Translocation of the Relics of </w:t>
      </w:r>
      <w:r>
        <w:t>St. Stephen</w:t>
      </w:r>
      <w:bookmarkEnd w:id="1112"/>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9800D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9800DB">
        <w:rPr>
          <w:noProof/>
        </w:rPr>
        <w:t>687</w:t>
      </w:r>
      <w:r w:rsidR="00191A26">
        <w:fldChar w:fldCharType="end"/>
      </w:r>
      <w:r>
        <w:t>.</w:t>
      </w:r>
    </w:p>
    <w:p w14:paraId="7C31113D" w14:textId="77777777" w:rsidR="00495F1A" w:rsidRDefault="0092592B" w:rsidP="00495F1A">
      <w:pPr>
        <w:pStyle w:val="Heading3"/>
      </w:pPr>
      <w:bookmarkStart w:id="1113" w:name="_Toc410196199"/>
      <w:bookmarkStart w:id="1114" w:name="_Toc410196441"/>
      <w:bookmarkStart w:id="1115" w:name="_Toc410196943"/>
      <w:bookmarkStart w:id="1116" w:name="_Ref434563524"/>
      <w:bookmarkStart w:id="1117" w:name="_Ref434563530"/>
      <w:bookmarkStart w:id="1118" w:name="_Toc436140948"/>
      <w:r>
        <w:t xml:space="preserve">September 14 (15) / Tho-out 17: </w:t>
      </w:r>
      <w:r w:rsidR="00495F1A">
        <w:t>The Dedication of the Church of the Holy Cross</w:t>
      </w:r>
      <w:bookmarkEnd w:id="1113"/>
      <w:bookmarkEnd w:id="1114"/>
      <w:bookmarkEnd w:id="1115"/>
      <w:bookmarkEnd w:id="1116"/>
      <w:bookmarkEnd w:id="1117"/>
      <w:bookmarkEnd w:id="1118"/>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9" w:name="_Ref434477443"/>
      <w:r>
        <w:t>The Doxology</w:t>
      </w:r>
      <w:r w:rsidR="00E21EA3">
        <w:t xml:space="preserve"> for the Feast of the Cross</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0" w:name="_Ref434474964"/>
      <w:r>
        <w:t>The Psali Ada</w:t>
      </w:r>
      <w:r w:rsidR="006C1B94">
        <w:t>m for the Feast of the Cross</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1"/>
            <w:r>
              <w:rPr>
                <w:rStyle w:val="CommentReference"/>
              </w:rPr>
              <w:commentReference w:id="112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2" w:name="_Ref434474992"/>
      <w:r>
        <w:t>The Psali Bato</w:t>
      </w:r>
      <w:r w:rsidR="006C1B94">
        <w:t>s for the Feast of the Cross</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3" w:name="_Toc436140949"/>
      <w:r>
        <w:t>September 18 (19) / Tho-out 21: Commemoration of the Theotokos</w:t>
      </w:r>
      <w:bookmarkEnd w:id="1123"/>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5C17FB1" w14:textId="77777777" w:rsidR="00160DE3" w:rsidRDefault="00160DE3" w:rsidP="00160DE3">
      <w:pPr>
        <w:pStyle w:val="Heading3"/>
      </w:pPr>
      <w:bookmarkStart w:id="1124" w:name="_Toc436140950"/>
      <w:r>
        <w:t>September 21 (22) / Tho-out 24: Martyrdom of St. Quandratus, One of the Seventy Two</w:t>
      </w:r>
      <w:bookmarkEnd w:id="1124"/>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9800D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9800DB">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9800DB">
        <w:rPr>
          <w:noProof/>
        </w:rPr>
        <w:t>544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9800DB">
        <w:rPr>
          <w:noProof/>
        </w:rPr>
        <w:t>546</w:t>
      </w:r>
      <w:r w:rsidR="00191A26">
        <w:fldChar w:fldCharType="end"/>
      </w:r>
      <w:r>
        <w:t>.</w:t>
      </w:r>
    </w:p>
    <w:p w14:paraId="56FE4C4F" w14:textId="77777777" w:rsidR="00D54A29" w:rsidRDefault="00D54A29" w:rsidP="00D54A29">
      <w:pPr>
        <w:pStyle w:val="Heading3"/>
      </w:pPr>
      <w:bookmarkStart w:id="1125" w:name="_Toc436140951"/>
      <w:r>
        <w:lastRenderedPageBreak/>
        <w:t xml:space="preserve">September 22 (23) / </w:t>
      </w:r>
      <w:commentRangeStart w:id="1126"/>
      <w:r>
        <w:t>Tho-out 24</w:t>
      </w:r>
      <w:commentRangeEnd w:id="1126"/>
      <w:r w:rsidR="00C46B09">
        <w:rPr>
          <w:rStyle w:val="CommentReference"/>
          <w:rFonts w:eastAsiaTheme="minorHAnsi" w:cstheme="minorBidi"/>
          <w:b w:val="0"/>
          <w:bCs w:val="0"/>
        </w:rPr>
        <w:commentReference w:id="1126"/>
      </w:r>
      <w:r>
        <w:t>: St. Maurice and the Theban Legion</w:t>
      </w:r>
      <w:bookmarkEnd w:id="1125"/>
    </w:p>
    <w:p w14:paraId="74C264D0" w14:textId="77777777" w:rsidR="00D54A29" w:rsidRDefault="00B46E6E" w:rsidP="00D54A29">
      <w:pPr>
        <w:pStyle w:val="Heading4"/>
      </w:pPr>
      <w:bookmarkStart w:id="1127" w:name="_Ref434489859"/>
      <w:r>
        <w:t>The Doxology for</w:t>
      </w:r>
      <w:r w:rsidR="00D54A29">
        <w:t xml:space="preserve"> St. Maurice and the Theban Legion</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8" w:name="_Ref434489873"/>
      <w:r>
        <w:t>Another Doxology of St. Maurice</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9" w:name="_Toc436140952"/>
      <w:r>
        <w:t>September 23 (24) / Tho-out 26: Annunciation of St. John the Baptist to Zacharias</w:t>
      </w:r>
      <w:bookmarkEnd w:id="1129"/>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rsidR="00191A26">
        <w:t>.</w:t>
      </w:r>
    </w:p>
    <w:p w14:paraId="741B8584" w14:textId="77777777" w:rsidR="005603B8" w:rsidRPr="0039635A" w:rsidRDefault="005242D1" w:rsidP="005242D1">
      <w:pPr>
        <w:pStyle w:val="Rubric"/>
      </w:pPr>
      <w:bookmarkStart w:id="1130" w:name="_GoBack"/>
      <w:r>
        <w:t>TODO</w:t>
      </w:r>
      <w:bookmarkEnd w:id="1130"/>
      <w:r>
        <w:t>: add doxology vs for Zacharias here?</w:t>
      </w:r>
    </w:p>
    <w:p w14:paraId="5EDE1CFA" w14:textId="77777777" w:rsidR="00C0205C" w:rsidRDefault="00C0205C" w:rsidP="00C0205C">
      <w:pPr>
        <w:pStyle w:val="Heading3"/>
      </w:pPr>
      <w:bookmarkStart w:id="1131" w:name="_Ref435003974"/>
      <w:bookmarkStart w:id="1132" w:name="_Toc436140953"/>
      <w:r>
        <w:t>September 26 (27) / Tho-out 29: Commemoration of the Annunciation, Nativity, and Resurrection on the 29</w:t>
      </w:r>
      <w:r w:rsidRPr="00C0205C">
        <w:rPr>
          <w:vertAlign w:val="superscript"/>
        </w:rPr>
        <w:t>th</w:t>
      </w:r>
      <w:r>
        <w:t xml:space="preserve"> of Every Month</w:t>
      </w:r>
      <w:bookmarkEnd w:id="1131"/>
      <w:bookmarkEnd w:id="1132"/>
    </w:p>
    <w:p w14:paraId="0A0A7EC3" w14:textId="77777777" w:rsidR="00C0205C" w:rsidRDefault="00C0205C" w:rsidP="00C0205C">
      <w:pPr>
        <w:pStyle w:val="Heading4"/>
      </w:pPr>
      <w:bookmarkStart w:id="1133" w:name="_Ref435003845"/>
      <w:r>
        <w:t>The Psali Adam for the 29</w:t>
      </w:r>
      <w:r w:rsidRPr="00C0205C">
        <w:rPr>
          <w:vertAlign w:val="superscript"/>
        </w:rPr>
        <w:t>th</w:t>
      </w:r>
      <w:r>
        <w:t xml:space="preserve"> of Every Month</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4"/>
            <w:r>
              <w:t>At the end of times.</w:t>
            </w:r>
            <w:commentRangeEnd w:id="1134"/>
            <w:r>
              <w:rPr>
                <w:rStyle w:val="CommentReference"/>
                <w:rFonts w:ascii="Times New Roman" w:eastAsiaTheme="minorHAnsi" w:hAnsi="Times New Roman" w:cstheme="minorBidi"/>
                <w:color w:val="auto"/>
              </w:rPr>
              <w:commentReference w:id="113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35" w:name="_Ref435003860"/>
      <w:r>
        <w:t>The Psali Batos for the 29</w:t>
      </w:r>
      <w:r w:rsidRPr="00C0205C">
        <w:rPr>
          <w:vertAlign w:val="superscript"/>
        </w:rPr>
        <w:t>th</w:t>
      </w:r>
      <w:r>
        <w:t xml:space="preserve"> of Every Month</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6"/>
            <w:r>
              <w:rPr>
                <w:rStyle w:val="CommentReference"/>
                <w:rFonts w:ascii="Times New Roman" w:eastAsiaTheme="minorHAnsi" w:hAnsi="Times New Roman" w:cstheme="minorBidi"/>
                <w:color w:val="auto"/>
              </w:rPr>
              <w:commentReference w:id="113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7"/>
            <w:r>
              <w:t xml:space="preserve"> Lord God</w:t>
            </w:r>
            <w:commentRangeEnd w:id="1137"/>
            <w:r>
              <w:rPr>
                <w:rStyle w:val="CommentReference"/>
                <w:rFonts w:ascii="Times New Roman" w:eastAsiaTheme="minorHAnsi" w:hAnsi="Times New Roman" w:cstheme="minorBidi"/>
                <w:color w:val="auto"/>
              </w:rPr>
              <w:commentReference w:id="113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8" w:name="_Toc436140954"/>
      <w:r>
        <w:t>September 27 (28) / Tho-out 30: Miracle performed by St. Athanasius the Apostolic</w:t>
      </w:r>
      <w:bookmarkEnd w:id="113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9" w:name="_Ref434561058"/>
      <w:bookmarkStart w:id="1140" w:name="_Toc436140955"/>
      <w:r>
        <w:t xml:space="preserve">September 29 (30) / Paopi 2: </w:t>
      </w:r>
      <w:r w:rsidR="000274A5">
        <w:t xml:space="preserve">The Coming of </w:t>
      </w:r>
      <w:r>
        <w:t>St. Severus</w:t>
      </w:r>
      <w:r w:rsidR="000274A5">
        <w:t xml:space="preserve"> to Egypt</w:t>
      </w:r>
      <w:bookmarkEnd w:id="1139"/>
      <w:bookmarkEnd w:id="1140"/>
    </w:p>
    <w:p w14:paraId="1B16436A" w14:textId="77777777" w:rsidR="0039635A" w:rsidRDefault="0039635A" w:rsidP="0039635A">
      <w:pPr>
        <w:pStyle w:val="Heading4"/>
      </w:pPr>
      <w:bookmarkStart w:id="1141" w:name="_Ref434492249"/>
      <w:r>
        <w:t>The Doxology</w:t>
      </w:r>
      <w:r w:rsidR="00B82753">
        <w:t xml:space="preserve"> for St. Severus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2"/>
            <w:r w:rsidRPr="004764BD">
              <w:t xml:space="preserve">confirmed </w:t>
            </w:r>
            <w:commentRangeEnd w:id="1142"/>
            <w:r>
              <w:rPr>
                <w:rStyle w:val="CommentReference"/>
                <w:rFonts w:ascii="Times New Roman" w:eastAsiaTheme="minorHAnsi" w:hAnsi="Times New Roman" w:cstheme="minorBidi"/>
                <w:color w:val="auto"/>
              </w:rPr>
              <w:commentReference w:id="114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3" w:name="_Toc410196200"/>
      <w:bookmarkStart w:id="1144" w:name="_Toc410196442"/>
      <w:bookmarkStart w:id="1145" w:name="_Toc410196944"/>
      <w:bookmarkStart w:id="1146" w:name="_Toc436140911"/>
      <w:bookmarkStart w:id="1147" w:name="October"/>
      <w:bookmarkEnd w:id="1088"/>
      <w:r>
        <w:lastRenderedPageBreak/>
        <w:t>October</w:t>
      </w:r>
      <w:bookmarkEnd w:id="1143"/>
      <w:bookmarkEnd w:id="1144"/>
      <w:bookmarkEnd w:id="1145"/>
      <w:r w:rsidR="006E370D">
        <w:t xml:space="preserve"> or </w:t>
      </w:r>
      <w:r w:rsidR="006E370D">
        <w:rPr>
          <w:rFonts w:ascii="FreeSerifAvvaShenouda" w:hAnsi="FreeSerifAvvaShenouda" w:cs="FreeSerifAvvaShenouda"/>
        </w:rPr>
        <w:t>Ⲡⲁⲱⲡⲉ</w:t>
      </w:r>
      <w:bookmarkEnd w:id="1146"/>
    </w:p>
    <w:bookmarkStart w:id="1148" w:name="_Ref434561633" w:displacedByCustomXml="next"/>
    <w:sdt>
      <w:sdtPr>
        <w:id w:val="960613025"/>
        <w:docPartObj>
          <w:docPartGallery w:val="Table of Contents"/>
          <w:docPartUnique/>
        </w:docPartObj>
      </w:sdtPr>
      <w:sdtEndPr>
        <w:rPr>
          <w:b/>
          <w:bCs/>
          <w:noProof/>
        </w:rPr>
      </w:sdtEndPr>
      <w:sdtContent>
        <w:p w14:paraId="2D847338"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140956" w:history="1">
            <w:r w:rsidR="009800DB" w:rsidRPr="00F602D9">
              <w:rPr>
                <w:rStyle w:val="Hyperlink"/>
                <w:noProof/>
              </w:rPr>
              <w:t>October 1 (2) / Paopi 4: St. Bacchus</w:t>
            </w:r>
            <w:r w:rsidR="009800DB">
              <w:rPr>
                <w:noProof/>
                <w:webHidden/>
              </w:rPr>
              <w:tab/>
            </w:r>
            <w:r w:rsidR="009800DB">
              <w:rPr>
                <w:noProof/>
                <w:webHidden/>
              </w:rPr>
              <w:fldChar w:fldCharType="begin"/>
            </w:r>
            <w:r w:rsidR="009800DB">
              <w:rPr>
                <w:noProof/>
                <w:webHidden/>
              </w:rPr>
              <w:instrText xml:space="preserve"> PAGEREF _Toc436140956 \h </w:instrText>
            </w:r>
            <w:r w:rsidR="009800DB">
              <w:rPr>
                <w:noProof/>
                <w:webHidden/>
              </w:rPr>
            </w:r>
            <w:r w:rsidR="009800DB">
              <w:rPr>
                <w:noProof/>
                <w:webHidden/>
              </w:rPr>
              <w:fldChar w:fldCharType="separate"/>
            </w:r>
            <w:r w:rsidR="009800DB">
              <w:rPr>
                <w:noProof/>
                <w:webHidden/>
              </w:rPr>
              <w:t>605</w:t>
            </w:r>
            <w:r w:rsidR="009800DB">
              <w:rPr>
                <w:noProof/>
                <w:webHidden/>
              </w:rPr>
              <w:fldChar w:fldCharType="end"/>
            </w:r>
          </w:hyperlink>
        </w:p>
        <w:p w14:paraId="4D44F47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7" w:history="1">
            <w:r w:rsidR="009800DB" w:rsidRPr="00F602D9">
              <w:rPr>
                <w:rStyle w:val="Hyperlink"/>
                <w:noProof/>
              </w:rPr>
              <w:t>October 4 (5) / Paopi 7: St. Paul of Tammoh</w:t>
            </w:r>
            <w:r w:rsidR="009800DB">
              <w:rPr>
                <w:noProof/>
                <w:webHidden/>
              </w:rPr>
              <w:tab/>
            </w:r>
            <w:r w:rsidR="009800DB">
              <w:rPr>
                <w:noProof/>
                <w:webHidden/>
              </w:rPr>
              <w:fldChar w:fldCharType="begin"/>
            </w:r>
            <w:r w:rsidR="009800DB">
              <w:rPr>
                <w:noProof/>
                <w:webHidden/>
              </w:rPr>
              <w:instrText xml:space="preserve"> PAGEREF _Toc436140957 \h </w:instrText>
            </w:r>
            <w:r w:rsidR="009800DB">
              <w:rPr>
                <w:noProof/>
                <w:webHidden/>
              </w:rPr>
            </w:r>
            <w:r w:rsidR="009800DB">
              <w:rPr>
                <w:noProof/>
                <w:webHidden/>
              </w:rPr>
              <w:fldChar w:fldCharType="separate"/>
            </w:r>
            <w:r w:rsidR="009800DB">
              <w:rPr>
                <w:noProof/>
                <w:webHidden/>
              </w:rPr>
              <w:t>606</w:t>
            </w:r>
            <w:r w:rsidR="009800DB">
              <w:rPr>
                <w:noProof/>
                <w:webHidden/>
              </w:rPr>
              <w:fldChar w:fldCharType="end"/>
            </w:r>
          </w:hyperlink>
        </w:p>
        <w:p w14:paraId="6963AA9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8" w:history="1">
            <w:r w:rsidR="009800DB" w:rsidRPr="00F602D9">
              <w:rPr>
                <w:rStyle w:val="Hyperlink"/>
                <w:noProof/>
              </w:rPr>
              <w:t>October 7 (8) / Paopi 10: St. Sergius</w:t>
            </w:r>
            <w:r w:rsidR="009800DB">
              <w:rPr>
                <w:noProof/>
                <w:webHidden/>
              </w:rPr>
              <w:tab/>
            </w:r>
            <w:r w:rsidR="009800DB">
              <w:rPr>
                <w:noProof/>
                <w:webHidden/>
              </w:rPr>
              <w:fldChar w:fldCharType="begin"/>
            </w:r>
            <w:r w:rsidR="009800DB">
              <w:rPr>
                <w:noProof/>
                <w:webHidden/>
              </w:rPr>
              <w:instrText xml:space="preserve"> PAGEREF _Toc436140958 \h </w:instrText>
            </w:r>
            <w:r w:rsidR="009800DB">
              <w:rPr>
                <w:noProof/>
                <w:webHidden/>
              </w:rPr>
            </w:r>
            <w:r w:rsidR="009800DB">
              <w:rPr>
                <w:noProof/>
                <w:webHidden/>
              </w:rPr>
              <w:fldChar w:fldCharType="separate"/>
            </w:r>
            <w:r w:rsidR="009800DB">
              <w:rPr>
                <w:noProof/>
                <w:webHidden/>
              </w:rPr>
              <w:t>606</w:t>
            </w:r>
            <w:r w:rsidR="009800DB">
              <w:rPr>
                <w:noProof/>
                <w:webHidden/>
              </w:rPr>
              <w:fldChar w:fldCharType="end"/>
            </w:r>
          </w:hyperlink>
        </w:p>
        <w:p w14:paraId="2F94142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59" w:history="1">
            <w:r w:rsidR="009800DB" w:rsidRPr="00F602D9">
              <w:rPr>
                <w:rStyle w:val="Hyperlink"/>
                <w:noProof/>
              </w:rPr>
              <w:t>October 9 (10) / Paopi 12: Commemoration of Archangel Michael</w:t>
            </w:r>
            <w:r w:rsidR="009800DB">
              <w:rPr>
                <w:noProof/>
                <w:webHidden/>
              </w:rPr>
              <w:tab/>
            </w:r>
            <w:r w:rsidR="009800DB">
              <w:rPr>
                <w:noProof/>
                <w:webHidden/>
              </w:rPr>
              <w:fldChar w:fldCharType="begin"/>
            </w:r>
            <w:r w:rsidR="009800DB">
              <w:rPr>
                <w:noProof/>
                <w:webHidden/>
              </w:rPr>
              <w:instrText xml:space="preserve"> PAGEREF _Toc436140959 \h </w:instrText>
            </w:r>
            <w:r w:rsidR="009800DB">
              <w:rPr>
                <w:noProof/>
                <w:webHidden/>
              </w:rPr>
            </w:r>
            <w:r w:rsidR="009800DB">
              <w:rPr>
                <w:noProof/>
                <w:webHidden/>
              </w:rPr>
              <w:fldChar w:fldCharType="separate"/>
            </w:r>
            <w:r w:rsidR="009800DB">
              <w:rPr>
                <w:noProof/>
                <w:webHidden/>
              </w:rPr>
              <w:t>607</w:t>
            </w:r>
            <w:r w:rsidR="009800DB">
              <w:rPr>
                <w:noProof/>
                <w:webHidden/>
              </w:rPr>
              <w:fldChar w:fldCharType="end"/>
            </w:r>
          </w:hyperlink>
        </w:p>
        <w:p w14:paraId="5ED6304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0" w:history="1">
            <w:r w:rsidR="009800DB" w:rsidRPr="00F602D9">
              <w:rPr>
                <w:rStyle w:val="Hyperlink"/>
                <w:noProof/>
              </w:rPr>
              <w:t>October 17 (18) Paopi 20: St. John the Short</w:t>
            </w:r>
            <w:r w:rsidR="009800DB">
              <w:rPr>
                <w:noProof/>
                <w:webHidden/>
              </w:rPr>
              <w:tab/>
            </w:r>
            <w:r w:rsidR="009800DB">
              <w:rPr>
                <w:noProof/>
                <w:webHidden/>
              </w:rPr>
              <w:fldChar w:fldCharType="begin"/>
            </w:r>
            <w:r w:rsidR="009800DB">
              <w:rPr>
                <w:noProof/>
                <w:webHidden/>
              </w:rPr>
              <w:instrText xml:space="preserve"> PAGEREF _Toc436140960 \h </w:instrText>
            </w:r>
            <w:r w:rsidR="009800DB">
              <w:rPr>
                <w:noProof/>
                <w:webHidden/>
              </w:rPr>
            </w:r>
            <w:r w:rsidR="009800DB">
              <w:rPr>
                <w:noProof/>
                <w:webHidden/>
              </w:rPr>
              <w:fldChar w:fldCharType="separate"/>
            </w:r>
            <w:r w:rsidR="009800DB">
              <w:rPr>
                <w:noProof/>
                <w:webHidden/>
              </w:rPr>
              <w:t>607</w:t>
            </w:r>
            <w:r w:rsidR="009800DB">
              <w:rPr>
                <w:noProof/>
                <w:webHidden/>
              </w:rPr>
              <w:fldChar w:fldCharType="end"/>
            </w:r>
          </w:hyperlink>
        </w:p>
        <w:p w14:paraId="5A07D7C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1" w:history="1">
            <w:r w:rsidR="009800DB" w:rsidRPr="00F602D9">
              <w:rPr>
                <w:rStyle w:val="Hyperlink"/>
                <w:noProof/>
              </w:rPr>
              <w:t>October 18 (19) / Paopi 21: Commemoration of the Theotokos</w:t>
            </w:r>
            <w:r w:rsidR="009800DB">
              <w:rPr>
                <w:noProof/>
                <w:webHidden/>
              </w:rPr>
              <w:tab/>
            </w:r>
            <w:r w:rsidR="009800DB">
              <w:rPr>
                <w:noProof/>
                <w:webHidden/>
              </w:rPr>
              <w:fldChar w:fldCharType="begin"/>
            </w:r>
            <w:r w:rsidR="009800DB">
              <w:rPr>
                <w:noProof/>
                <w:webHidden/>
              </w:rPr>
              <w:instrText xml:space="preserve"> PAGEREF _Toc436140961 \h </w:instrText>
            </w:r>
            <w:r w:rsidR="009800DB">
              <w:rPr>
                <w:noProof/>
                <w:webHidden/>
              </w:rPr>
            </w:r>
            <w:r w:rsidR="009800DB">
              <w:rPr>
                <w:noProof/>
                <w:webHidden/>
              </w:rPr>
              <w:fldChar w:fldCharType="separate"/>
            </w:r>
            <w:r w:rsidR="009800DB">
              <w:rPr>
                <w:noProof/>
                <w:webHidden/>
              </w:rPr>
              <w:t>608</w:t>
            </w:r>
            <w:r w:rsidR="009800DB">
              <w:rPr>
                <w:noProof/>
                <w:webHidden/>
              </w:rPr>
              <w:fldChar w:fldCharType="end"/>
            </w:r>
          </w:hyperlink>
        </w:p>
        <w:p w14:paraId="79EDFD6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2" w:history="1">
            <w:r w:rsidR="009800DB" w:rsidRPr="00F602D9">
              <w:rPr>
                <w:rStyle w:val="Hyperlink"/>
                <w:noProof/>
              </w:rPr>
              <w:t>October 18 (19) / Paopi 21: Also St. Teji (Reweiss)</w:t>
            </w:r>
            <w:r w:rsidR="009800DB">
              <w:rPr>
                <w:noProof/>
                <w:webHidden/>
              </w:rPr>
              <w:tab/>
            </w:r>
            <w:r w:rsidR="009800DB">
              <w:rPr>
                <w:noProof/>
                <w:webHidden/>
              </w:rPr>
              <w:fldChar w:fldCharType="begin"/>
            </w:r>
            <w:r w:rsidR="009800DB">
              <w:rPr>
                <w:noProof/>
                <w:webHidden/>
              </w:rPr>
              <w:instrText xml:space="preserve"> PAGEREF _Toc436140962 \h </w:instrText>
            </w:r>
            <w:r w:rsidR="009800DB">
              <w:rPr>
                <w:noProof/>
                <w:webHidden/>
              </w:rPr>
            </w:r>
            <w:r w:rsidR="009800DB">
              <w:rPr>
                <w:noProof/>
                <w:webHidden/>
              </w:rPr>
              <w:fldChar w:fldCharType="separate"/>
            </w:r>
            <w:r w:rsidR="009800DB">
              <w:rPr>
                <w:noProof/>
                <w:webHidden/>
              </w:rPr>
              <w:t>608</w:t>
            </w:r>
            <w:r w:rsidR="009800DB">
              <w:rPr>
                <w:noProof/>
                <w:webHidden/>
              </w:rPr>
              <w:fldChar w:fldCharType="end"/>
            </w:r>
          </w:hyperlink>
        </w:p>
        <w:p w14:paraId="3A1E576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3" w:history="1">
            <w:r w:rsidR="009800DB" w:rsidRPr="00F602D9">
              <w:rPr>
                <w:rStyle w:val="Hyperlink"/>
                <w:noProof/>
              </w:rPr>
              <w:t>October 23 (24) / Paopi 26: St. Apip the Friend of St. Apollo</w:t>
            </w:r>
            <w:r w:rsidR="009800DB">
              <w:rPr>
                <w:noProof/>
                <w:webHidden/>
              </w:rPr>
              <w:tab/>
            </w:r>
            <w:r w:rsidR="009800DB">
              <w:rPr>
                <w:noProof/>
                <w:webHidden/>
              </w:rPr>
              <w:fldChar w:fldCharType="begin"/>
            </w:r>
            <w:r w:rsidR="009800DB">
              <w:rPr>
                <w:noProof/>
                <w:webHidden/>
              </w:rPr>
              <w:instrText xml:space="preserve"> PAGEREF _Toc436140963 \h </w:instrText>
            </w:r>
            <w:r w:rsidR="009800DB">
              <w:rPr>
                <w:noProof/>
                <w:webHidden/>
              </w:rPr>
            </w:r>
            <w:r w:rsidR="009800DB">
              <w:rPr>
                <w:noProof/>
                <w:webHidden/>
              </w:rPr>
              <w:fldChar w:fldCharType="separate"/>
            </w:r>
            <w:r w:rsidR="009800DB">
              <w:rPr>
                <w:noProof/>
                <w:webHidden/>
              </w:rPr>
              <w:t>610</w:t>
            </w:r>
            <w:r w:rsidR="009800DB">
              <w:rPr>
                <w:noProof/>
                <w:webHidden/>
              </w:rPr>
              <w:fldChar w:fldCharType="end"/>
            </w:r>
          </w:hyperlink>
        </w:p>
        <w:p w14:paraId="390B796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4" w:history="1">
            <w:r w:rsidR="009800DB" w:rsidRPr="00F602D9">
              <w:rPr>
                <w:rStyle w:val="Hyperlink"/>
                <w:noProof/>
              </w:rPr>
              <w:t>October 23 (24) / Paopi 26: The Martyrdom of St. Timothy the Apostle</w:t>
            </w:r>
            <w:r w:rsidR="009800DB">
              <w:rPr>
                <w:noProof/>
                <w:webHidden/>
              </w:rPr>
              <w:tab/>
            </w:r>
            <w:r w:rsidR="009800DB">
              <w:rPr>
                <w:noProof/>
                <w:webHidden/>
              </w:rPr>
              <w:fldChar w:fldCharType="begin"/>
            </w:r>
            <w:r w:rsidR="009800DB">
              <w:rPr>
                <w:noProof/>
                <w:webHidden/>
              </w:rPr>
              <w:instrText xml:space="preserve"> PAGEREF _Toc436140964 \h </w:instrText>
            </w:r>
            <w:r w:rsidR="009800DB">
              <w:rPr>
                <w:noProof/>
                <w:webHidden/>
              </w:rPr>
            </w:r>
            <w:r w:rsidR="009800DB">
              <w:rPr>
                <w:noProof/>
                <w:webHidden/>
              </w:rPr>
              <w:fldChar w:fldCharType="separate"/>
            </w:r>
            <w:r w:rsidR="009800DB">
              <w:rPr>
                <w:noProof/>
                <w:webHidden/>
              </w:rPr>
              <w:t>611</w:t>
            </w:r>
            <w:r w:rsidR="009800DB">
              <w:rPr>
                <w:noProof/>
                <w:webHidden/>
              </w:rPr>
              <w:fldChar w:fldCharType="end"/>
            </w:r>
          </w:hyperlink>
        </w:p>
        <w:p w14:paraId="083D821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5" w:history="1">
            <w:r w:rsidR="009800DB" w:rsidRPr="00F602D9">
              <w:rPr>
                <w:rStyle w:val="Hyperlink"/>
                <w:noProof/>
              </w:rPr>
              <w:t>October 24 (25) / Paopi 27: St. Macarius the Bishop of Edkow</w:t>
            </w:r>
            <w:r w:rsidR="009800DB">
              <w:rPr>
                <w:noProof/>
                <w:webHidden/>
              </w:rPr>
              <w:tab/>
            </w:r>
            <w:r w:rsidR="009800DB">
              <w:rPr>
                <w:noProof/>
                <w:webHidden/>
              </w:rPr>
              <w:fldChar w:fldCharType="begin"/>
            </w:r>
            <w:r w:rsidR="009800DB">
              <w:rPr>
                <w:noProof/>
                <w:webHidden/>
              </w:rPr>
              <w:instrText xml:space="preserve"> PAGEREF _Toc436140965 \h </w:instrText>
            </w:r>
            <w:r w:rsidR="009800DB">
              <w:rPr>
                <w:noProof/>
                <w:webHidden/>
              </w:rPr>
            </w:r>
            <w:r w:rsidR="009800DB">
              <w:rPr>
                <w:noProof/>
                <w:webHidden/>
              </w:rPr>
              <w:fldChar w:fldCharType="separate"/>
            </w:r>
            <w:r w:rsidR="009800DB">
              <w:rPr>
                <w:noProof/>
                <w:webHidden/>
              </w:rPr>
              <w:t>611</w:t>
            </w:r>
            <w:r w:rsidR="009800DB">
              <w:rPr>
                <w:noProof/>
                <w:webHidden/>
              </w:rPr>
              <w:fldChar w:fldCharType="end"/>
            </w:r>
          </w:hyperlink>
        </w:p>
        <w:p w14:paraId="3AB3A69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6" w:history="1">
            <w:r w:rsidR="009800DB" w:rsidRPr="00F602D9">
              <w:rPr>
                <w:rStyle w:val="Hyperlink"/>
                <w:noProof/>
              </w:rPr>
              <w:t>October 26 (27) / Paopi 29: Commemoration of the Annunciation, Nativity, and Resurrection on the 29</w:t>
            </w:r>
            <w:r w:rsidR="009800DB" w:rsidRPr="00F602D9">
              <w:rPr>
                <w:rStyle w:val="Hyperlink"/>
                <w:noProof/>
                <w:vertAlign w:val="superscript"/>
              </w:rPr>
              <w:t>th</w:t>
            </w:r>
            <w:r w:rsidR="009800DB" w:rsidRPr="00F602D9">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_Toc436140966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190B7FB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7" w:history="1">
            <w:r w:rsidR="009800DB" w:rsidRPr="00F602D9">
              <w:rPr>
                <w:rStyle w:val="Hyperlink"/>
                <w:noProof/>
              </w:rPr>
              <w:t>October 27 (28) / Paopi 30: St. Mark (Consecration and Appearance of Head)</w:t>
            </w:r>
            <w:r w:rsidR="009800DB">
              <w:rPr>
                <w:noProof/>
                <w:webHidden/>
              </w:rPr>
              <w:tab/>
            </w:r>
            <w:r w:rsidR="009800DB">
              <w:rPr>
                <w:noProof/>
                <w:webHidden/>
              </w:rPr>
              <w:fldChar w:fldCharType="begin"/>
            </w:r>
            <w:r w:rsidR="009800DB">
              <w:rPr>
                <w:noProof/>
                <w:webHidden/>
              </w:rPr>
              <w:instrText xml:space="preserve"> PAGEREF _Toc436140967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69308A6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68" w:history="1">
            <w:r w:rsidR="009800DB" w:rsidRPr="00F602D9">
              <w:rPr>
                <w:rStyle w:val="Hyperlink"/>
                <w:noProof/>
              </w:rPr>
              <w:t>October 28 (29) / Athor 1: St. Cleopas and His Companion, Two of the Seventy Two Apostles</w:t>
            </w:r>
            <w:r w:rsidR="009800DB">
              <w:rPr>
                <w:noProof/>
                <w:webHidden/>
              </w:rPr>
              <w:tab/>
            </w:r>
            <w:r w:rsidR="009800DB">
              <w:rPr>
                <w:noProof/>
                <w:webHidden/>
              </w:rPr>
              <w:fldChar w:fldCharType="begin"/>
            </w:r>
            <w:r w:rsidR="009800DB">
              <w:rPr>
                <w:noProof/>
                <w:webHidden/>
              </w:rPr>
              <w:instrText xml:space="preserve"> PAGEREF _Toc436140968 \h </w:instrText>
            </w:r>
            <w:r w:rsidR="009800DB">
              <w:rPr>
                <w:noProof/>
                <w:webHidden/>
              </w:rPr>
            </w:r>
            <w:r w:rsidR="009800DB">
              <w:rPr>
                <w:noProof/>
                <w:webHidden/>
              </w:rPr>
              <w:fldChar w:fldCharType="separate"/>
            </w:r>
            <w:r w:rsidR="009800DB">
              <w:rPr>
                <w:noProof/>
                <w:webHidden/>
              </w:rPr>
              <w:t>612</w:t>
            </w:r>
            <w:r w:rsidR="009800DB">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9" w:name="_Toc436140956"/>
      <w:bookmarkStart w:id="1150" w:name="_Ref436250096"/>
      <w:bookmarkStart w:id="1151" w:name="_Ref436250168"/>
      <w:r>
        <w:lastRenderedPageBreak/>
        <w:t>October 1 (2) / Paopi 4: St. Bacchus</w:t>
      </w:r>
      <w:bookmarkEnd w:id="1148"/>
      <w:bookmarkEnd w:id="1149"/>
      <w:bookmarkEnd w:id="1150"/>
      <w:bookmarkEnd w:id="1151"/>
    </w:p>
    <w:p w14:paraId="7EAFB97D" w14:textId="77777777" w:rsidR="0081710C" w:rsidRDefault="0081710C" w:rsidP="0081710C">
      <w:pPr>
        <w:pStyle w:val="Heading4"/>
      </w:pPr>
      <w:bookmarkStart w:id="1152" w:name="_Ref434489638"/>
      <w:r>
        <w:t>The Doxology</w:t>
      </w:r>
      <w:r w:rsidR="00B46E6E">
        <w:t xml:space="preserve"> for Sts. Sergius and Bacchus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3"/>
            <w:r>
              <w:t>heroes</w:t>
            </w:r>
            <w:commentRangeEnd w:id="1153"/>
            <w:r>
              <w:rPr>
                <w:rStyle w:val="CommentReference"/>
                <w:rFonts w:ascii="Times New Roman" w:eastAsiaTheme="minorHAnsi" w:hAnsi="Times New Roman" w:cstheme="minorBidi"/>
                <w:color w:val="auto"/>
              </w:rPr>
              <w:commentReference w:id="115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4" w:name="_Toc436140957"/>
      <w:r>
        <w:t>October 4 (5) / Paopi 7: St. Paul of Tammoh</w:t>
      </w:r>
      <w:bookmarkEnd w:id="115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9800DB">
        <w:t>The Doxology of St. Pishoy and St. Paul of Tammah</w:t>
      </w:r>
      <w:r>
        <w:fldChar w:fldCharType="end"/>
      </w:r>
      <w:r>
        <w:t xml:space="preserve">, page </w:t>
      </w:r>
      <w:r>
        <w:fldChar w:fldCharType="begin"/>
      </w:r>
      <w:r>
        <w:instrText xml:space="preserve"> PAGEREF _Ref434490826 \h </w:instrText>
      </w:r>
      <w:r>
        <w:fldChar w:fldCharType="separate"/>
      </w:r>
      <w:r w:rsidR="009800DB">
        <w:rPr>
          <w:noProof/>
        </w:rPr>
        <w:t>557</w:t>
      </w:r>
      <w:r>
        <w:fldChar w:fldCharType="end"/>
      </w:r>
      <w:r w:rsidR="00FB36D8">
        <w:t>.</w:t>
      </w:r>
    </w:p>
    <w:p w14:paraId="2F2896A9" w14:textId="77777777" w:rsidR="0081710C" w:rsidRDefault="0081710C" w:rsidP="0081710C">
      <w:pPr>
        <w:pStyle w:val="Heading3"/>
      </w:pPr>
      <w:bookmarkStart w:id="1155" w:name="_Toc436140958"/>
      <w:r>
        <w:t>October 7 (8) / Paopi 10: St. Sergius</w:t>
      </w:r>
      <w:bookmarkEnd w:id="115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36170">
        <w:t>October 1 (2) / Paopi 4: St. Bacchus</w:t>
      </w:r>
      <w:r w:rsidR="00336170">
        <w:fldChar w:fldCharType="end"/>
      </w:r>
      <w:r>
        <w:t xml:space="preserve">, page </w:t>
      </w:r>
      <w:r>
        <w:fldChar w:fldCharType="begin"/>
      </w:r>
      <w:r>
        <w:instrText xml:space="preserve"> PAGEREF _Ref434561633 \h </w:instrText>
      </w:r>
      <w:r>
        <w:fldChar w:fldCharType="separate"/>
      </w:r>
      <w:r w:rsidR="009800DB">
        <w:rPr>
          <w:noProof/>
        </w:rPr>
        <w:t>604</w:t>
      </w:r>
      <w:r>
        <w:fldChar w:fldCharType="end"/>
      </w:r>
      <w:r w:rsidR="0081710C">
        <w:t>.</w:t>
      </w:r>
    </w:p>
    <w:p w14:paraId="06822979" w14:textId="77777777" w:rsidR="00B637D8" w:rsidRDefault="00B637D8" w:rsidP="00B637D8">
      <w:pPr>
        <w:pStyle w:val="Heading3"/>
      </w:pPr>
      <w:bookmarkStart w:id="1156" w:name="_Toc436140959"/>
      <w:r>
        <w:t>October 9 (10) / Paopi 12: Commemoration of Archangel Michael</w:t>
      </w:r>
      <w:bookmarkEnd w:id="115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614</w:t>
      </w:r>
      <w:r>
        <w:fldChar w:fldCharType="end"/>
      </w:r>
      <w:r>
        <w:t>.</w:t>
      </w:r>
    </w:p>
    <w:p w14:paraId="5593D86A" w14:textId="77777777" w:rsidR="0039635A" w:rsidRDefault="0039635A" w:rsidP="0039635A">
      <w:pPr>
        <w:pStyle w:val="Heading3"/>
      </w:pPr>
      <w:bookmarkStart w:id="1157" w:name="_Ref434564830"/>
      <w:bookmarkStart w:id="1158" w:name="_Toc436140960"/>
      <w:r>
        <w:t>October 17 (18) Paopi 20: St. John the Short</w:t>
      </w:r>
      <w:bookmarkEnd w:id="1157"/>
      <w:bookmarkEnd w:id="1158"/>
    </w:p>
    <w:p w14:paraId="23E24F8C" w14:textId="77777777" w:rsidR="0039635A" w:rsidRDefault="0039635A" w:rsidP="0039635A">
      <w:pPr>
        <w:pStyle w:val="Heading4"/>
      </w:pPr>
      <w:bookmarkStart w:id="1159" w:name="_Ref434490715"/>
      <w:r>
        <w:t>The Doxology</w:t>
      </w:r>
      <w:r w:rsidR="00B46E6E">
        <w:t xml:space="preserve"> for St. John the Short</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0" w:name="_Toc436140961"/>
      <w:r>
        <w:t>October 18 (19) / Paopi</w:t>
      </w:r>
      <w:r w:rsidR="00FE0AE4">
        <w:t xml:space="preserve"> </w:t>
      </w:r>
      <w:r>
        <w:t>21: Commemoration of the Theotokos</w:t>
      </w:r>
      <w:bookmarkEnd w:id="116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2229EA11" w14:textId="77777777" w:rsidR="00BF2674" w:rsidRDefault="00BF2674" w:rsidP="00BF2674">
      <w:pPr>
        <w:pStyle w:val="Heading3"/>
      </w:pPr>
      <w:bookmarkStart w:id="1161" w:name="_Toc436140962"/>
      <w:r>
        <w:lastRenderedPageBreak/>
        <w:t>October 18 (19) / Paopi</w:t>
      </w:r>
      <w:r w:rsidR="00FE0AE4">
        <w:t xml:space="preserve"> </w:t>
      </w:r>
      <w:r>
        <w:t>21: Also St. Teji (Reweiss)</w:t>
      </w:r>
      <w:bookmarkEnd w:id="1161"/>
    </w:p>
    <w:p w14:paraId="3D0544CD" w14:textId="77777777" w:rsidR="00BF2674" w:rsidRPr="00137929" w:rsidRDefault="00BF2674" w:rsidP="00BF2674">
      <w:pPr>
        <w:pStyle w:val="Heading4"/>
      </w:pPr>
      <w:bookmarkStart w:id="1162" w:name="_Ref434491337"/>
      <w:r>
        <w:t>The Doxology</w:t>
      </w:r>
      <w:r w:rsidR="00810F04">
        <w:t xml:space="preserve"> for St. Teji (Reweiss)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3" w:name="_Ref434563347"/>
      <w:bookmarkStart w:id="1164" w:name="_Toc436140963"/>
      <w:r>
        <w:t>October 23 (24) / Paopi</w:t>
      </w:r>
      <w:r w:rsidR="00FE0AE4">
        <w:t xml:space="preserve"> </w:t>
      </w:r>
      <w:r>
        <w:t>26: St. Apip the Friend of St. Apollo</w:t>
      </w:r>
      <w:bookmarkEnd w:id="1163"/>
      <w:bookmarkEnd w:id="1164"/>
    </w:p>
    <w:p w14:paraId="69CDA95A" w14:textId="77777777" w:rsidR="00E30E2D" w:rsidRPr="00137929" w:rsidRDefault="00E30E2D" w:rsidP="00E30E2D">
      <w:pPr>
        <w:pStyle w:val="Heading4"/>
      </w:pPr>
      <w:bookmarkStart w:id="1165" w:name="_Ref434492837"/>
      <w:r>
        <w:t>The Doxology</w:t>
      </w:r>
      <w:r w:rsidR="00B82753">
        <w:t xml:space="preserve"> for Sts. Apollo and Apip</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6" w:name="_Toc436140964"/>
      <w:r>
        <w:t>October 23 (24) / Paopi</w:t>
      </w:r>
      <w:r w:rsidR="00FE0AE4">
        <w:t xml:space="preserve"> </w:t>
      </w:r>
      <w:r>
        <w:t>26: The Martyrdom of St. Timothy the Apostle</w:t>
      </w:r>
      <w:bookmarkEnd w:id="116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C276672" w14:textId="77777777" w:rsidR="00137929" w:rsidRDefault="00137929" w:rsidP="00137929">
      <w:pPr>
        <w:pStyle w:val="Heading3"/>
      </w:pPr>
      <w:bookmarkStart w:id="1167" w:name="_Toc436140965"/>
      <w:r>
        <w:t>October 24 (25) / Paopi</w:t>
      </w:r>
      <w:r w:rsidR="00FE0AE4">
        <w:t xml:space="preserve"> </w:t>
      </w:r>
      <w:r>
        <w:t>27: St. Macarius the Bishop of Edkow</w:t>
      </w:r>
      <w:bookmarkEnd w:id="1167"/>
    </w:p>
    <w:p w14:paraId="1E91FBC2" w14:textId="77777777" w:rsidR="00137929" w:rsidRPr="00137929" w:rsidRDefault="00137929" w:rsidP="00137929">
      <w:pPr>
        <w:pStyle w:val="Heading4"/>
      </w:pPr>
      <w:bookmarkStart w:id="1168" w:name="_Ref434490474"/>
      <w:r>
        <w:t>The Doxology</w:t>
      </w:r>
      <w:r w:rsidR="00B46E6E">
        <w:t xml:space="preserve"> for St. Macarius the Bishop of Edkow</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9" w:name="_Toc436140966"/>
      <w:r>
        <w:t>October 26 (27) / Paopi 29: Commemoration of the Annunciation, Nativ</w:t>
      </w:r>
      <w:r>
        <w:t>i</w:t>
      </w:r>
      <w:r>
        <w:t>ty, and Resurrection on the 29</w:t>
      </w:r>
      <w:r w:rsidRPr="00C0205C">
        <w:rPr>
          <w:vertAlign w:val="superscript"/>
        </w:rPr>
        <w:t>th</w:t>
      </w:r>
      <w:r>
        <w:t xml:space="preserve"> of Every Month</w:t>
      </w:r>
      <w:bookmarkEnd w:id="116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9EB3135" w14:textId="77777777" w:rsidR="00205EA4" w:rsidRDefault="00205EA4" w:rsidP="00205EA4">
      <w:pPr>
        <w:pStyle w:val="Heading3"/>
      </w:pPr>
      <w:bookmarkStart w:id="1170" w:name="_Toc436140967"/>
      <w:r>
        <w:t>October 27 (28) / Paopi 30: St. Mark</w:t>
      </w:r>
      <w:r w:rsidR="00F20BBD">
        <w:t xml:space="preserve"> (Consecration and Appearance of Head)</w:t>
      </w:r>
      <w:bookmarkEnd w:id="117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9800D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9800DB">
        <w:rPr>
          <w:noProof/>
        </w:rPr>
        <w:t>780</w:t>
      </w:r>
      <w:r w:rsidR="00191A26">
        <w:fldChar w:fldCharType="end"/>
      </w:r>
      <w:r>
        <w:t>.</w:t>
      </w:r>
    </w:p>
    <w:p w14:paraId="42BC2C38" w14:textId="77777777" w:rsidR="006E370D" w:rsidRPr="007F571C" w:rsidRDefault="007F571C" w:rsidP="007F571C">
      <w:pPr>
        <w:pStyle w:val="Heading3"/>
      </w:pPr>
      <w:bookmarkStart w:id="1171" w:name="_Toc436140968"/>
      <w:r>
        <w:t>October 28 (29) / Athor 1: St. Cleopas and His Companion, Two of the Seventy Two Apostles</w:t>
      </w:r>
      <w:bookmarkEnd w:id="117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2" w:name="_Toc410196201"/>
      <w:bookmarkStart w:id="1173" w:name="_Toc410196443"/>
      <w:bookmarkStart w:id="1174" w:name="_Toc410196945"/>
      <w:bookmarkStart w:id="1175" w:name="_Toc436140912"/>
      <w:bookmarkStart w:id="1176" w:name="November"/>
      <w:bookmarkEnd w:id="1147"/>
      <w:r>
        <w:lastRenderedPageBreak/>
        <w:t>November</w:t>
      </w:r>
      <w:r w:rsidR="00495F1A">
        <w:t xml:space="preserve"> or </w:t>
      </w:r>
      <w:bookmarkEnd w:id="1172"/>
      <w:bookmarkEnd w:id="1173"/>
      <w:bookmarkEnd w:id="1174"/>
      <w:r w:rsidRPr="00FB5E62">
        <w:rPr>
          <w:rFonts w:ascii="FreeSerifAvvaShenouda" w:eastAsia="Arial Unicode MS" w:hAnsi="FreeSerifAvvaShenouda" w:cs="FreeSerifAvvaShenouda"/>
        </w:rPr>
        <w:t>Ⲁⲑⲟⲣ</w:t>
      </w:r>
      <w:bookmarkEnd w:id="1175"/>
    </w:p>
    <w:sdt>
      <w:sdtPr>
        <w:id w:val="254490828"/>
        <w:docPartObj>
          <w:docPartGallery w:val="Table of Contents"/>
          <w:docPartUnique/>
        </w:docPartObj>
      </w:sdtPr>
      <w:sdtEndPr>
        <w:rPr>
          <w:b/>
          <w:bCs/>
          <w:noProof/>
        </w:rPr>
      </w:sdtEndPr>
      <w:sdtContent>
        <w:p w14:paraId="5CB2334F"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140969" w:history="1">
            <w:r w:rsidR="009800DB" w:rsidRPr="0004094B">
              <w:rPr>
                <w:rStyle w:val="Hyperlink"/>
                <w:noProof/>
              </w:rPr>
              <w:t>November 3 (4) / Athor 7: St. George</w:t>
            </w:r>
            <w:r w:rsidR="009800DB">
              <w:rPr>
                <w:noProof/>
                <w:webHidden/>
              </w:rPr>
              <w:tab/>
            </w:r>
            <w:r w:rsidR="009800DB">
              <w:rPr>
                <w:noProof/>
                <w:webHidden/>
              </w:rPr>
              <w:fldChar w:fldCharType="begin"/>
            </w:r>
            <w:r w:rsidR="009800DB">
              <w:rPr>
                <w:noProof/>
                <w:webHidden/>
              </w:rPr>
              <w:instrText xml:space="preserve"> PAGEREF _Toc436140969 \h </w:instrText>
            </w:r>
            <w:r w:rsidR="009800DB">
              <w:rPr>
                <w:noProof/>
                <w:webHidden/>
              </w:rPr>
            </w:r>
            <w:r w:rsidR="009800DB">
              <w:rPr>
                <w:noProof/>
                <w:webHidden/>
              </w:rPr>
              <w:fldChar w:fldCharType="separate"/>
            </w:r>
            <w:r w:rsidR="009800DB">
              <w:rPr>
                <w:noProof/>
                <w:webHidden/>
              </w:rPr>
              <w:t>615</w:t>
            </w:r>
            <w:r w:rsidR="009800DB">
              <w:rPr>
                <w:noProof/>
                <w:webHidden/>
              </w:rPr>
              <w:fldChar w:fldCharType="end"/>
            </w:r>
          </w:hyperlink>
        </w:p>
        <w:p w14:paraId="3B674EE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0" w:history="1">
            <w:r w:rsidR="009800DB" w:rsidRPr="0004094B">
              <w:rPr>
                <w:rStyle w:val="Hyperlink"/>
                <w:noProof/>
              </w:rPr>
              <w:t>November 4 (5) / Athor 8: The Four Incorporeal Beasts</w:t>
            </w:r>
            <w:r w:rsidR="009800DB">
              <w:rPr>
                <w:noProof/>
                <w:webHidden/>
              </w:rPr>
              <w:tab/>
            </w:r>
            <w:r w:rsidR="009800DB">
              <w:rPr>
                <w:noProof/>
                <w:webHidden/>
              </w:rPr>
              <w:fldChar w:fldCharType="begin"/>
            </w:r>
            <w:r w:rsidR="009800DB">
              <w:rPr>
                <w:noProof/>
                <w:webHidden/>
              </w:rPr>
              <w:instrText xml:space="preserve"> PAGEREF _Toc436140970 \h </w:instrText>
            </w:r>
            <w:r w:rsidR="009800DB">
              <w:rPr>
                <w:noProof/>
                <w:webHidden/>
              </w:rPr>
            </w:r>
            <w:r w:rsidR="009800DB">
              <w:rPr>
                <w:noProof/>
                <w:webHidden/>
              </w:rPr>
              <w:fldChar w:fldCharType="separate"/>
            </w:r>
            <w:r w:rsidR="009800DB">
              <w:rPr>
                <w:noProof/>
                <w:webHidden/>
              </w:rPr>
              <w:t>615</w:t>
            </w:r>
            <w:r w:rsidR="009800DB">
              <w:rPr>
                <w:noProof/>
                <w:webHidden/>
              </w:rPr>
              <w:fldChar w:fldCharType="end"/>
            </w:r>
          </w:hyperlink>
        </w:p>
        <w:p w14:paraId="054B527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1" w:history="1">
            <w:r w:rsidR="009800DB" w:rsidRPr="0004094B">
              <w:rPr>
                <w:rStyle w:val="Hyperlink"/>
                <w:noProof/>
              </w:rPr>
              <w:t>November 8 (9) / Athor 12: Archangel Michael</w:t>
            </w:r>
            <w:r w:rsidR="009800DB">
              <w:rPr>
                <w:noProof/>
                <w:webHidden/>
              </w:rPr>
              <w:tab/>
            </w:r>
            <w:r w:rsidR="009800DB">
              <w:rPr>
                <w:noProof/>
                <w:webHidden/>
              </w:rPr>
              <w:fldChar w:fldCharType="begin"/>
            </w:r>
            <w:r w:rsidR="009800DB">
              <w:rPr>
                <w:noProof/>
                <w:webHidden/>
              </w:rPr>
              <w:instrText xml:space="preserve"> PAGEREF _Toc436140971 \h </w:instrText>
            </w:r>
            <w:r w:rsidR="009800DB">
              <w:rPr>
                <w:noProof/>
                <w:webHidden/>
              </w:rPr>
            </w:r>
            <w:r w:rsidR="009800DB">
              <w:rPr>
                <w:noProof/>
                <w:webHidden/>
              </w:rPr>
              <w:fldChar w:fldCharType="separate"/>
            </w:r>
            <w:r w:rsidR="009800DB">
              <w:rPr>
                <w:noProof/>
                <w:webHidden/>
              </w:rPr>
              <w:t>616</w:t>
            </w:r>
            <w:r w:rsidR="009800DB">
              <w:rPr>
                <w:noProof/>
                <w:webHidden/>
              </w:rPr>
              <w:fldChar w:fldCharType="end"/>
            </w:r>
          </w:hyperlink>
        </w:p>
        <w:p w14:paraId="35A7181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2" w:history="1">
            <w:r w:rsidR="009800DB" w:rsidRPr="0004094B">
              <w:rPr>
                <w:rStyle w:val="Hyperlink"/>
                <w:noProof/>
              </w:rPr>
              <w:t>November 11 (12) / Athor 15: St. Mena the Martyr</w:t>
            </w:r>
            <w:r w:rsidR="009800DB">
              <w:rPr>
                <w:noProof/>
                <w:webHidden/>
              </w:rPr>
              <w:tab/>
            </w:r>
            <w:r w:rsidR="009800DB">
              <w:rPr>
                <w:noProof/>
                <w:webHidden/>
              </w:rPr>
              <w:fldChar w:fldCharType="begin"/>
            </w:r>
            <w:r w:rsidR="009800DB">
              <w:rPr>
                <w:noProof/>
                <w:webHidden/>
              </w:rPr>
              <w:instrText xml:space="preserve"> PAGEREF _Toc436140972 \h </w:instrText>
            </w:r>
            <w:r w:rsidR="009800DB">
              <w:rPr>
                <w:noProof/>
                <w:webHidden/>
              </w:rPr>
            </w:r>
            <w:r w:rsidR="009800DB">
              <w:rPr>
                <w:noProof/>
                <w:webHidden/>
              </w:rPr>
              <w:fldChar w:fldCharType="separate"/>
            </w:r>
            <w:r w:rsidR="009800DB">
              <w:rPr>
                <w:noProof/>
                <w:webHidden/>
              </w:rPr>
              <w:t>618</w:t>
            </w:r>
            <w:r w:rsidR="009800DB">
              <w:rPr>
                <w:noProof/>
                <w:webHidden/>
              </w:rPr>
              <w:fldChar w:fldCharType="end"/>
            </w:r>
          </w:hyperlink>
        </w:p>
        <w:p w14:paraId="6654E08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3" w:history="1">
            <w:r w:rsidR="009800DB" w:rsidRPr="0004094B">
              <w:rPr>
                <w:rStyle w:val="Hyperlink"/>
                <w:noProof/>
              </w:rPr>
              <w:t>November 14 (15) / Athor 18: St. Philip the Apostle</w:t>
            </w:r>
            <w:r w:rsidR="009800DB">
              <w:rPr>
                <w:noProof/>
                <w:webHidden/>
              </w:rPr>
              <w:tab/>
            </w:r>
            <w:r w:rsidR="009800DB">
              <w:rPr>
                <w:noProof/>
                <w:webHidden/>
              </w:rPr>
              <w:fldChar w:fldCharType="begin"/>
            </w:r>
            <w:r w:rsidR="009800DB">
              <w:rPr>
                <w:noProof/>
                <w:webHidden/>
              </w:rPr>
              <w:instrText xml:space="preserve"> PAGEREF _Toc436140973 \h </w:instrText>
            </w:r>
            <w:r w:rsidR="009800DB">
              <w:rPr>
                <w:noProof/>
                <w:webHidden/>
              </w:rPr>
            </w:r>
            <w:r w:rsidR="009800DB">
              <w:rPr>
                <w:noProof/>
                <w:webHidden/>
              </w:rPr>
              <w:fldChar w:fldCharType="separate"/>
            </w:r>
            <w:r w:rsidR="009800DB">
              <w:rPr>
                <w:noProof/>
                <w:webHidden/>
              </w:rPr>
              <w:t>619</w:t>
            </w:r>
            <w:r w:rsidR="009800DB">
              <w:rPr>
                <w:noProof/>
                <w:webHidden/>
              </w:rPr>
              <w:fldChar w:fldCharType="end"/>
            </w:r>
          </w:hyperlink>
        </w:p>
        <w:p w14:paraId="6137A77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4" w:history="1">
            <w:r w:rsidR="009800DB" w:rsidRPr="0004094B">
              <w:rPr>
                <w:rStyle w:val="Hyperlink"/>
                <w:noProof/>
              </w:rPr>
              <w:t>November 15 (16) / Athor 19: The Preaching of St. Bartholomew</w:t>
            </w:r>
            <w:r w:rsidR="009800DB">
              <w:rPr>
                <w:noProof/>
                <w:webHidden/>
              </w:rPr>
              <w:tab/>
            </w:r>
            <w:r w:rsidR="009800DB">
              <w:rPr>
                <w:noProof/>
                <w:webHidden/>
              </w:rPr>
              <w:fldChar w:fldCharType="begin"/>
            </w:r>
            <w:r w:rsidR="009800DB">
              <w:rPr>
                <w:noProof/>
                <w:webHidden/>
              </w:rPr>
              <w:instrText xml:space="preserve"> PAGEREF _Toc436140974 \h </w:instrText>
            </w:r>
            <w:r w:rsidR="009800DB">
              <w:rPr>
                <w:noProof/>
                <w:webHidden/>
              </w:rPr>
            </w:r>
            <w:r w:rsidR="009800DB">
              <w:rPr>
                <w:noProof/>
                <w:webHidden/>
              </w:rPr>
              <w:fldChar w:fldCharType="separate"/>
            </w:r>
            <w:r w:rsidR="009800DB">
              <w:rPr>
                <w:noProof/>
                <w:webHidden/>
              </w:rPr>
              <w:t>619</w:t>
            </w:r>
            <w:r w:rsidR="009800DB">
              <w:rPr>
                <w:noProof/>
                <w:webHidden/>
              </w:rPr>
              <w:fldChar w:fldCharType="end"/>
            </w:r>
          </w:hyperlink>
        </w:p>
        <w:p w14:paraId="2F21429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5" w:history="1">
            <w:r w:rsidR="009800DB" w:rsidRPr="0004094B">
              <w:rPr>
                <w:rStyle w:val="Hyperlink"/>
                <w:noProof/>
              </w:rPr>
              <w:t>November 15 (16) / Athor 19: Also the Consecration of the Church of Sts. Sergius and Bacchus.</w:t>
            </w:r>
            <w:r w:rsidR="009800DB">
              <w:rPr>
                <w:noProof/>
                <w:webHidden/>
              </w:rPr>
              <w:tab/>
            </w:r>
            <w:r w:rsidR="009800DB">
              <w:rPr>
                <w:noProof/>
                <w:webHidden/>
              </w:rPr>
              <w:fldChar w:fldCharType="begin"/>
            </w:r>
            <w:r w:rsidR="009800DB">
              <w:rPr>
                <w:noProof/>
                <w:webHidden/>
              </w:rPr>
              <w:instrText xml:space="preserve"> PAGEREF _Toc436140975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2A03C4E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6" w:history="1">
            <w:r w:rsidR="009800DB" w:rsidRPr="0004094B">
              <w:rPr>
                <w:rStyle w:val="Hyperlink"/>
                <w:noProof/>
              </w:rPr>
              <w:t>November 16 (17) / Athor 20: Consecration of Sts. Theodore and Theodore</w:t>
            </w:r>
            <w:r w:rsidR="009800DB">
              <w:rPr>
                <w:noProof/>
                <w:webHidden/>
              </w:rPr>
              <w:tab/>
            </w:r>
            <w:r w:rsidR="009800DB">
              <w:rPr>
                <w:noProof/>
                <w:webHidden/>
              </w:rPr>
              <w:fldChar w:fldCharType="begin"/>
            </w:r>
            <w:r w:rsidR="009800DB">
              <w:rPr>
                <w:noProof/>
                <w:webHidden/>
              </w:rPr>
              <w:instrText xml:space="preserve"> PAGEREF _Toc436140976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6DA611B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7" w:history="1">
            <w:r w:rsidR="009800DB" w:rsidRPr="0004094B">
              <w:rPr>
                <w:rStyle w:val="Hyperlink"/>
                <w:noProof/>
              </w:rPr>
              <w:t>November 17 (18) / Athor 21: Commemoration of the Theotokos</w:t>
            </w:r>
            <w:r w:rsidR="009800DB">
              <w:rPr>
                <w:noProof/>
                <w:webHidden/>
              </w:rPr>
              <w:tab/>
            </w:r>
            <w:r w:rsidR="009800DB">
              <w:rPr>
                <w:noProof/>
                <w:webHidden/>
              </w:rPr>
              <w:fldChar w:fldCharType="begin"/>
            </w:r>
            <w:r w:rsidR="009800DB">
              <w:rPr>
                <w:noProof/>
                <w:webHidden/>
              </w:rPr>
              <w:instrText xml:space="preserve"> PAGEREF _Toc436140977 \h </w:instrText>
            </w:r>
            <w:r w:rsidR="009800DB">
              <w:rPr>
                <w:noProof/>
                <w:webHidden/>
              </w:rPr>
            </w:r>
            <w:r w:rsidR="009800DB">
              <w:rPr>
                <w:noProof/>
                <w:webHidden/>
              </w:rPr>
              <w:fldChar w:fldCharType="separate"/>
            </w:r>
            <w:r w:rsidR="009800DB">
              <w:rPr>
                <w:noProof/>
                <w:webHidden/>
              </w:rPr>
              <w:t>620</w:t>
            </w:r>
            <w:r w:rsidR="009800DB">
              <w:rPr>
                <w:noProof/>
                <w:webHidden/>
              </w:rPr>
              <w:fldChar w:fldCharType="end"/>
            </w:r>
          </w:hyperlink>
        </w:p>
        <w:p w14:paraId="1703332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8" w:history="1">
            <w:r w:rsidR="009800DB" w:rsidRPr="0004094B">
              <w:rPr>
                <w:rStyle w:val="Hyperlink"/>
                <w:noProof/>
              </w:rPr>
              <w:t>November 18 (19) / Athor 22: Martyrdom of Sts. Cosmas, Damian, and their Brothers</w:t>
            </w:r>
            <w:r w:rsidR="009800DB">
              <w:rPr>
                <w:noProof/>
                <w:webHidden/>
              </w:rPr>
              <w:tab/>
            </w:r>
            <w:r w:rsidR="009800DB">
              <w:rPr>
                <w:noProof/>
                <w:webHidden/>
              </w:rPr>
              <w:fldChar w:fldCharType="begin"/>
            </w:r>
            <w:r w:rsidR="009800DB">
              <w:rPr>
                <w:noProof/>
                <w:webHidden/>
              </w:rPr>
              <w:instrText xml:space="preserve"> PAGEREF _Toc436140978 \h </w:instrText>
            </w:r>
            <w:r w:rsidR="009800DB">
              <w:rPr>
                <w:noProof/>
                <w:webHidden/>
              </w:rPr>
            </w:r>
            <w:r w:rsidR="009800DB">
              <w:rPr>
                <w:noProof/>
                <w:webHidden/>
              </w:rPr>
              <w:fldChar w:fldCharType="separate"/>
            </w:r>
            <w:r w:rsidR="009800DB">
              <w:rPr>
                <w:noProof/>
                <w:webHidden/>
              </w:rPr>
              <w:t>621</w:t>
            </w:r>
            <w:r w:rsidR="009800DB">
              <w:rPr>
                <w:noProof/>
                <w:webHidden/>
              </w:rPr>
              <w:fldChar w:fldCharType="end"/>
            </w:r>
          </w:hyperlink>
        </w:p>
        <w:p w14:paraId="70CD977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79" w:history="1">
            <w:r w:rsidR="009800DB" w:rsidRPr="0004094B">
              <w:rPr>
                <w:rStyle w:val="Hyperlink"/>
                <w:noProof/>
              </w:rPr>
              <w:t>November 19 (20) / Athor 23: Consecration of the Church of St. Marina</w:t>
            </w:r>
            <w:r w:rsidR="009800DB">
              <w:rPr>
                <w:noProof/>
                <w:webHidden/>
              </w:rPr>
              <w:tab/>
            </w:r>
            <w:r w:rsidR="009800DB">
              <w:rPr>
                <w:noProof/>
                <w:webHidden/>
              </w:rPr>
              <w:fldChar w:fldCharType="begin"/>
            </w:r>
            <w:r w:rsidR="009800DB">
              <w:rPr>
                <w:noProof/>
                <w:webHidden/>
              </w:rPr>
              <w:instrText xml:space="preserve"> PAGEREF _Toc436140979 \h </w:instrText>
            </w:r>
            <w:r w:rsidR="009800DB">
              <w:rPr>
                <w:noProof/>
                <w:webHidden/>
              </w:rPr>
            </w:r>
            <w:r w:rsidR="009800DB">
              <w:rPr>
                <w:noProof/>
                <w:webHidden/>
              </w:rPr>
              <w:fldChar w:fldCharType="separate"/>
            </w:r>
            <w:r w:rsidR="009800DB">
              <w:rPr>
                <w:noProof/>
                <w:webHidden/>
              </w:rPr>
              <w:t>622</w:t>
            </w:r>
            <w:r w:rsidR="009800DB">
              <w:rPr>
                <w:noProof/>
                <w:webHidden/>
              </w:rPr>
              <w:fldChar w:fldCharType="end"/>
            </w:r>
          </w:hyperlink>
        </w:p>
        <w:p w14:paraId="1A386A3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0" w:history="1">
            <w:r w:rsidR="009800DB" w:rsidRPr="0004094B">
              <w:rPr>
                <w:rStyle w:val="Hyperlink"/>
                <w:noProof/>
              </w:rPr>
              <w:t>November 20 (21) / Athor 24: The Twenty Four Presbyters</w:t>
            </w:r>
            <w:r w:rsidR="009800DB">
              <w:rPr>
                <w:noProof/>
                <w:webHidden/>
              </w:rPr>
              <w:tab/>
            </w:r>
            <w:r w:rsidR="009800DB">
              <w:rPr>
                <w:noProof/>
                <w:webHidden/>
              </w:rPr>
              <w:fldChar w:fldCharType="begin"/>
            </w:r>
            <w:r w:rsidR="009800DB">
              <w:rPr>
                <w:noProof/>
                <w:webHidden/>
              </w:rPr>
              <w:instrText xml:space="preserve"> PAGEREF _Toc436140980 \h </w:instrText>
            </w:r>
            <w:r w:rsidR="009800DB">
              <w:rPr>
                <w:noProof/>
                <w:webHidden/>
              </w:rPr>
            </w:r>
            <w:r w:rsidR="009800DB">
              <w:rPr>
                <w:noProof/>
                <w:webHidden/>
              </w:rPr>
              <w:fldChar w:fldCharType="separate"/>
            </w:r>
            <w:r w:rsidR="009800DB">
              <w:rPr>
                <w:noProof/>
                <w:webHidden/>
              </w:rPr>
              <w:t>622</w:t>
            </w:r>
            <w:r w:rsidR="009800DB">
              <w:rPr>
                <w:noProof/>
                <w:webHidden/>
              </w:rPr>
              <w:fldChar w:fldCharType="end"/>
            </w:r>
          </w:hyperlink>
        </w:p>
        <w:p w14:paraId="014FFD2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1" w:history="1">
            <w:r w:rsidR="009800DB" w:rsidRPr="0004094B">
              <w:rPr>
                <w:rStyle w:val="Hyperlink"/>
                <w:noProof/>
              </w:rPr>
              <w:t>November 21 (22) / Athor 25: St. Philopater Mercurius</w:t>
            </w:r>
            <w:r w:rsidR="009800DB">
              <w:rPr>
                <w:noProof/>
                <w:webHidden/>
              </w:rPr>
              <w:tab/>
            </w:r>
            <w:r w:rsidR="009800DB">
              <w:rPr>
                <w:noProof/>
                <w:webHidden/>
              </w:rPr>
              <w:fldChar w:fldCharType="begin"/>
            </w:r>
            <w:r w:rsidR="009800DB">
              <w:rPr>
                <w:noProof/>
                <w:webHidden/>
              </w:rPr>
              <w:instrText xml:space="preserve"> PAGEREF _Toc436140981 \h </w:instrText>
            </w:r>
            <w:r w:rsidR="009800DB">
              <w:rPr>
                <w:noProof/>
                <w:webHidden/>
              </w:rPr>
            </w:r>
            <w:r w:rsidR="009800DB">
              <w:rPr>
                <w:noProof/>
                <w:webHidden/>
              </w:rPr>
              <w:fldChar w:fldCharType="separate"/>
            </w:r>
            <w:r w:rsidR="009800DB">
              <w:rPr>
                <w:noProof/>
                <w:webHidden/>
              </w:rPr>
              <w:t>623</w:t>
            </w:r>
            <w:r w:rsidR="009800DB">
              <w:rPr>
                <w:noProof/>
                <w:webHidden/>
              </w:rPr>
              <w:fldChar w:fldCharType="end"/>
            </w:r>
          </w:hyperlink>
        </w:p>
        <w:p w14:paraId="74B0737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2" w:history="1">
            <w:r w:rsidR="009800DB" w:rsidRPr="0004094B">
              <w:rPr>
                <w:rStyle w:val="Hyperlink"/>
                <w:noProof/>
              </w:rPr>
              <w:t>November 24 (25) / Athor 28: Martyrdom of St. Serapamon, the bishop of Nikiou</w:t>
            </w:r>
            <w:r w:rsidR="009800DB">
              <w:rPr>
                <w:noProof/>
                <w:webHidden/>
              </w:rPr>
              <w:tab/>
            </w:r>
            <w:r w:rsidR="009800DB">
              <w:rPr>
                <w:noProof/>
                <w:webHidden/>
              </w:rPr>
              <w:fldChar w:fldCharType="begin"/>
            </w:r>
            <w:r w:rsidR="009800DB">
              <w:rPr>
                <w:noProof/>
                <w:webHidden/>
              </w:rPr>
              <w:instrText xml:space="preserve"> PAGEREF _Toc436140982 \h </w:instrText>
            </w:r>
            <w:r w:rsidR="009800DB">
              <w:rPr>
                <w:noProof/>
                <w:webHidden/>
              </w:rPr>
            </w:r>
            <w:r w:rsidR="009800DB">
              <w:rPr>
                <w:noProof/>
                <w:webHidden/>
              </w:rPr>
              <w:fldChar w:fldCharType="separate"/>
            </w:r>
            <w:r w:rsidR="009800DB">
              <w:rPr>
                <w:noProof/>
                <w:webHidden/>
              </w:rPr>
              <w:t>625</w:t>
            </w:r>
            <w:r w:rsidR="009800DB">
              <w:rPr>
                <w:noProof/>
                <w:webHidden/>
              </w:rPr>
              <w:fldChar w:fldCharType="end"/>
            </w:r>
          </w:hyperlink>
        </w:p>
        <w:p w14:paraId="304AD7C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3" w:history="1">
            <w:r w:rsidR="009800DB" w:rsidRPr="0004094B">
              <w:rPr>
                <w:rStyle w:val="Hyperlink"/>
                <w:noProof/>
              </w:rPr>
              <w:t>November 25 (26) / Athor 29: Commemoration of the Annunciation, Nativity, and Resurrection on the 29</w:t>
            </w:r>
            <w:r w:rsidR="009800DB" w:rsidRPr="0004094B">
              <w:rPr>
                <w:rStyle w:val="Hyperlink"/>
                <w:noProof/>
                <w:vertAlign w:val="superscript"/>
              </w:rPr>
              <w:t>th</w:t>
            </w:r>
            <w:r w:rsidR="009800DB" w:rsidRPr="0004094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_Toc436140983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4244C50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4" w:history="1">
            <w:r w:rsidR="009800DB" w:rsidRPr="0004094B">
              <w:rPr>
                <w:rStyle w:val="Hyperlink"/>
                <w:noProof/>
              </w:rPr>
              <w:t>November 26 (27) / Athor 30: Consecration of a Church of St. Cosmas and Damian, Their Brothers and Their Mother</w:t>
            </w:r>
            <w:r w:rsidR="009800DB">
              <w:rPr>
                <w:noProof/>
                <w:webHidden/>
              </w:rPr>
              <w:tab/>
            </w:r>
            <w:r w:rsidR="009800DB">
              <w:rPr>
                <w:noProof/>
                <w:webHidden/>
              </w:rPr>
              <w:fldChar w:fldCharType="begin"/>
            </w:r>
            <w:r w:rsidR="009800DB">
              <w:rPr>
                <w:noProof/>
                <w:webHidden/>
              </w:rPr>
              <w:instrText xml:space="preserve"> PAGEREF _Toc436140984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6347B8A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5" w:history="1">
            <w:r w:rsidR="009800DB" w:rsidRPr="0004094B">
              <w:rPr>
                <w:rStyle w:val="Hyperlink"/>
                <w:noProof/>
              </w:rPr>
              <w:t>November 27 (28) / Koiak 1: Consecration of the Church of St. Shenoute</w:t>
            </w:r>
            <w:r w:rsidR="009800DB">
              <w:rPr>
                <w:noProof/>
                <w:webHidden/>
              </w:rPr>
              <w:tab/>
            </w:r>
            <w:r w:rsidR="009800DB">
              <w:rPr>
                <w:noProof/>
                <w:webHidden/>
              </w:rPr>
              <w:fldChar w:fldCharType="begin"/>
            </w:r>
            <w:r w:rsidR="009800DB">
              <w:rPr>
                <w:noProof/>
                <w:webHidden/>
              </w:rPr>
              <w:instrText xml:space="preserve"> PAGEREF _Toc436140985 \h </w:instrText>
            </w:r>
            <w:r w:rsidR="009800DB">
              <w:rPr>
                <w:noProof/>
                <w:webHidden/>
              </w:rPr>
            </w:r>
            <w:r w:rsidR="009800DB">
              <w:rPr>
                <w:noProof/>
                <w:webHidden/>
              </w:rPr>
              <w:fldChar w:fldCharType="separate"/>
            </w:r>
            <w:r w:rsidR="009800DB">
              <w:rPr>
                <w:noProof/>
                <w:webHidden/>
              </w:rPr>
              <w:t>626</w:t>
            </w:r>
            <w:r w:rsidR="009800DB">
              <w:rPr>
                <w:noProof/>
                <w:webHidden/>
              </w:rPr>
              <w:fldChar w:fldCharType="end"/>
            </w:r>
          </w:hyperlink>
        </w:p>
        <w:p w14:paraId="51836BA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6" w:history="1">
            <w:r w:rsidR="009800DB" w:rsidRPr="0004094B">
              <w:rPr>
                <w:rStyle w:val="Hyperlink"/>
                <w:noProof/>
              </w:rPr>
              <w:t>November 30 (December 1) / Koiak 4: Martyrdom of St. Andrew the Apostle</w:t>
            </w:r>
            <w:r w:rsidR="009800DB">
              <w:rPr>
                <w:noProof/>
                <w:webHidden/>
              </w:rPr>
              <w:tab/>
            </w:r>
            <w:r w:rsidR="009800DB">
              <w:rPr>
                <w:noProof/>
                <w:webHidden/>
              </w:rPr>
              <w:fldChar w:fldCharType="begin"/>
            </w:r>
            <w:r w:rsidR="009800DB">
              <w:rPr>
                <w:noProof/>
                <w:webHidden/>
              </w:rPr>
              <w:instrText xml:space="preserve"> PAGEREF _Toc436140986 \h </w:instrText>
            </w:r>
            <w:r w:rsidR="009800DB">
              <w:rPr>
                <w:noProof/>
                <w:webHidden/>
              </w:rPr>
            </w:r>
            <w:r w:rsidR="009800DB">
              <w:rPr>
                <w:noProof/>
                <w:webHidden/>
              </w:rPr>
              <w:fldChar w:fldCharType="separate"/>
            </w:r>
            <w:r w:rsidR="009800DB">
              <w:rPr>
                <w:noProof/>
                <w:webHidden/>
              </w:rPr>
              <w:t>627</w:t>
            </w:r>
            <w:r w:rsidR="009800DB">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7" w:name="_Toc436140969"/>
      <w:r>
        <w:lastRenderedPageBreak/>
        <w:t>November 3 (4) / Athor 7</w:t>
      </w:r>
      <w:r w:rsidR="00205EA4">
        <w:t>: St. George</w:t>
      </w:r>
      <w:bookmarkEnd w:id="117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8" w:name="_Toc436140970"/>
      <w:r>
        <w:t>November 4 (5) / Athor 8</w:t>
      </w:r>
      <w:r w:rsidR="00205EA4">
        <w:t>: The Four Incorporeal Beasts</w:t>
      </w:r>
      <w:bookmarkEnd w:id="1178"/>
    </w:p>
    <w:p w14:paraId="0FEBB939" w14:textId="77777777" w:rsidR="00205EA4" w:rsidRDefault="00205EA4" w:rsidP="00205EA4">
      <w:pPr>
        <w:pStyle w:val="Heading4"/>
      </w:pPr>
      <w:bookmarkStart w:id="1179" w:name="_Ref434488301"/>
      <w:r>
        <w:t>The Doxology</w:t>
      </w:r>
      <w:r w:rsidR="00B46E6E">
        <w:t xml:space="preserve"> for the Four Incorporeal Beasts</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80"/>
            <w:r>
              <w:t>Beats</w:t>
            </w:r>
            <w:commentRangeEnd w:id="1180"/>
            <w:r>
              <w:rPr>
                <w:rStyle w:val="CommentReference"/>
                <w:rFonts w:ascii="Times New Roman" w:eastAsiaTheme="minorHAnsi" w:hAnsi="Times New Roman" w:cstheme="minorBidi"/>
                <w:color w:val="auto"/>
              </w:rPr>
              <w:commentReference w:id="118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1"/>
            <w:r>
              <w:t xml:space="preserve">incessant </w:t>
            </w:r>
            <w:commentRangeEnd w:id="1181"/>
            <w:r>
              <w:rPr>
                <w:rStyle w:val="CommentReference"/>
                <w:rFonts w:ascii="Times New Roman" w:eastAsiaTheme="minorHAnsi" w:hAnsi="Times New Roman" w:cstheme="minorBidi"/>
                <w:color w:val="auto"/>
              </w:rPr>
              <w:commentReference w:id="118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2"/>
            <w:r>
              <w:t>The ministering flames of fire,</w:t>
            </w:r>
            <w:commentRangeEnd w:id="1182"/>
            <w:r>
              <w:rPr>
                <w:rStyle w:val="CommentReference"/>
                <w:rFonts w:ascii="Times New Roman" w:eastAsiaTheme="minorHAnsi" w:hAnsi="Times New Roman" w:cstheme="minorBidi"/>
                <w:color w:val="auto"/>
              </w:rPr>
              <w:commentReference w:id="118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3" w:name="_Ref434561114"/>
      <w:bookmarkStart w:id="1184" w:name="_Toc436140971"/>
      <w:r>
        <w:t>November 8 (9) / Athor 12: Archangel Michael</w:t>
      </w:r>
      <w:bookmarkEnd w:id="1183"/>
      <w:bookmarkEnd w:id="1184"/>
    </w:p>
    <w:p w14:paraId="7E078728" w14:textId="77777777" w:rsidR="004750F8" w:rsidRDefault="004750F8" w:rsidP="004750F8">
      <w:pPr>
        <w:pStyle w:val="Heading4"/>
      </w:pPr>
      <w:bookmarkStart w:id="1185" w:name="_Ref434487967"/>
      <w:r>
        <w:t>The Doxology</w:t>
      </w:r>
      <w:r w:rsidR="009D0B24">
        <w:t xml:space="preserve"> for Archangel Michael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6"/>
            <w:r w:rsidRPr="004764BD">
              <w:t xml:space="preserve">before </w:t>
            </w:r>
            <w:commentRangeEnd w:id="1186"/>
            <w:r>
              <w:rPr>
                <w:rStyle w:val="CommentReference"/>
                <w:rFonts w:ascii="Times New Roman" w:eastAsiaTheme="minorHAnsi" w:hAnsi="Times New Roman" w:cstheme="minorBidi"/>
                <w:color w:val="auto"/>
              </w:rPr>
              <w:commentReference w:id="118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95" w:name="_Ref434487984"/>
      <w:r>
        <w:t>The Doxology for Michael and Gabriel</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96" w:name="_Toc436140972"/>
      <w:r>
        <w:t>November 11 (12) / Athor 15: St</w:t>
      </w:r>
      <w:r w:rsidR="004750F8">
        <w:t>. Me</w:t>
      </w:r>
      <w:r>
        <w:t>na the Martyr</w:t>
      </w:r>
      <w:bookmarkEnd w:id="1196"/>
    </w:p>
    <w:p w14:paraId="5E17B349" w14:textId="77777777" w:rsidR="00205EA4" w:rsidRDefault="00205EA4" w:rsidP="00205EA4">
      <w:pPr>
        <w:pStyle w:val="Heading4"/>
      </w:pPr>
      <w:bookmarkStart w:id="1197" w:name="_Ref434489493"/>
      <w:r>
        <w:t>The Doxology</w:t>
      </w:r>
      <w:r w:rsidR="00B46E6E">
        <w:t xml:space="preserve"> for St. Mena</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8"/>
            <w:r w:rsidRPr="004764BD">
              <w:t>Voice Divine</w:t>
            </w:r>
            <w:commentRangeEnd w:id="1198"/>
            <w:r>
              <w:rPr>
                <w:rStyle w:val="CommentReference"/>
                <w:rFonts w:ascii="Times New Roman" w:eastAsiaTheme="minorHAnsi" w:hAnsi="Times New Roman" w:cstheme="minorBidi"/>
                <w:color w:val="auto"/>
              </w:rPr>
              <w:commentReference w:id="119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9"/>
            <w:r w:rsidRPr="004764BD">
              <w:t xml:space="preserve">received </w:t>
            </w:r>
            <w:commentRangeEnd w:id="1199"/>
            <w:r>
              <w:rPr>
                <w:rStyle w:val="CommentReference"/>
                <w:rFonts w:ascii="Times New Roman" w:eastAsiaTheme="minorHAnsi" w:hAnsi="Times New Roman" w:cstheme="minorBidi"/>
                <w:color w:val="auto"/>
              </w:rPr>
              <w:commentReference w:id="119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0" w:name="_Toc436140973"/>
      <w:r>
        <w:t>November 14 (15) / Athor 18: St. Philip the Apostle</w:t>
      </w:r>
      <w:bookmarkEnd w:id="120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ADC4A64" w14:textId="77777777" w:rsidR="007F571C" w:rsidRDefault="007F571C" w:rsidP="007F571C">
      <w:pPr>
        <w:pStyle w:val="Heading3"/>
      </w:pPr>
      <w:bookmarkStart w:id="1201" w:name="_Toc436140974"/>
      <w:r>
        <w:t>November 15 (16) / Athor 19: The Preaching of St. Bartholomew</w:t>
      </w:r>
      <w:bookmarkEnd w:id="120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A5FA22" w14:textId="77777777" w:rsidR="009F6E07" w:rsidRDefault="009F6E07" w:rsidP="009F6E07">
      <w:pPr>
        <w:pStyle w:val="Heading3"/>
      </w:pPr>
      <w:bookmarkStart w:id="1202" w:name="_Toc436140975"/>
      <w:r>
        <w:t>November 15 (16) / Athor 19: Also the Consecration of the Church of Sts. Sergius and Bacchus.</w:t>
      </w:r>
      <w:bookmarkEnd w:id="120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F77D7">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9800DB">
        <w:rPr>
          <w:noProof/>
        </w:rPr>
        <w:t>604</w:t>
      </w:r>
      <w:r w:rsidR="00191A26">
        <w:fldChar w:fldCharType="end"/>
      </w:r>
      <w:r>
        <w:t>.</w:t>
      </w:r>
    </w:p>
    <w:p w14:paraId="23C83E44" w14:textId="77777777" w:rsidR="002F1988" w:rsidRDefault="002F1988" w:rsidP="002F1988">
      <w:pPr>
        <w:pStyle w:val="Heading3"/>
      </w:pPr>
      <w:bookmarkStart w:id="1203" w:name="_Toc436140976"/>
      <w:r>
        <w:lastRenderedPageBreak/>
        <w:t>November 16 (17) / Athor 20: Consecration of Sts. Theodore and Theodore</w:t>
      </w:r>
      <w:bookmarkEnd w:id="120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9800D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9800DB">
        <w:rPr>
          <w:noProof/>
        </w:rPr>
        <w:t>837</w:t>
      </w:r>
      <w:r w:rsidR="00191A26">
        <w:fldChar w:fldCharType="end"/>
      </w:r>
      <w:r>
        <w:t xml:space="preserve">, and </w:t>
      </w:r>
      <w:commentRangeStart w:id="1204"/>
      <w:r w:rsidR="00191A26">
        <w:fldChar w:fldCharType="begin"/>
      </w:r>
      <w:r w:rsidR="00191A26">
        <w:instrText xml:space="preserve"> REF _Ref434562461 \h </w:instrText>
      </w:r>
      <w:r w:rsidR="00191A26">
        <w:fldChar w:fldCharType="separate"/>
      </w:r>
      <w:r w:rsidR="009800DB">
        <w:t>January 7 (8) / Tobi 12: Also St. Theodore Anatoly</w:t>
      </w:r>
      <w:r w:rsidR="00191A26">
        <w:fldChar w:fldCharType="end"/>
      </w:r>
      <w:r w:rsidR="00191A26">
        <w:t>,</w:t>
      </w:r>
      <w:commentRangeEnd w:id="1204"/>
      <w:r w:rsidR="00191A26">
        <w:rPr>
          <w:rStyle w:val="CommentReference"/>
          <w:i w:val="0"/>
        </w:rPr>
        <w:commentReference w:id="1204"/>
      </w:r>
      <w:r w:rsidR="00191A26">
        <w:t xml:space="preserve"> page </w:t>
      </w:r>
      <w:r w:rsidR="00191A26">
        <w:fldChar w:fldCharType="begin"/>
      </w:r>
      <w:r w:rsidR="00191A26">
        <w:instrText xml:space="preserve"> PAGEREF _Ref434562461 \h </w:instrText>
      </w:r>
      <w:r w:rsidR="00191A26">
        <w:fldChar w:fldCharType="separate"/>
      </w:r>
      <w:r w:rsidR="009800DB">
        <w:rPr>
          <w:noProof/>
        </w:rPr>
        <w:t>735</w:t>
      </w:r>
      <w:r w:rsidR="00191A26">
        <w:fldChar w:fldCharType="end"/>
      </w:r>
      <w:r>
        <w:t>.</w:t>
      </w:r>
    </w:p>
    <w:p w14:paraId="0CDE62FA" w14:textId="77777777" w:rsidR="005329C1" w:rsidRDefault="005329C1" w:rsidP="005329C1">
      <w:pPr>
        <w:pStyle w:val="Heading3"/>
      </w:pPr>
      <w:bookmarkStart w:id="1205" w:name="_Toc436140977"/>
      <w:r>
        <w:t>November 17 (18) / Athor 21: Commemoration of the Theotokos</w:t>
      </w:r>
      <w:bookmarkEnd w:id="120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357A23E" w14:textId="77777777" w:rsidR="0059166B" w:rsidRDefault="0059166B" w:rsidP="0059166B">
      <w:pPr>
        <w:pStyle w:val="Heading3"/>
      </w:pPr>
      <w:bookmarkStart w:id="1206" w:name="_Ref434562715"/>
      <w:bookmarkStart w:id="1207" w:name="_Toc436140978"/>
      <w:r>
        <w:t>November 18 (19) / Athor 22: Martyrdom of Sts. Cosmas, Damian, and their Brothers</w:t>
      </w:r>
      <w:bookmarkEnd w:id="1206"/>
      <w:bookmarkEnd w:id="1207"/>
    </w:p>
    <w:p w14:paraId="63F7F3A5" w14:textId="77777777" w:rsidR="0059166B" w:rsidRDefault="0059166B" w:rsidP="0059166B">
      <w:pPr>
        <w:pStyle w:val="Heading4"/>
      </w:pPr>
      <w:bookmarkStart w:id="1208" w:name="_Ref434489688"/>
      <w:r>
        <w:t>The Doxology</w:t>
      </w:r>
      <w:r w:rsidR="00B46E6E">
        <w:t xml:space="preserve"> for Sts. Cosmas, Damian, their Brothers and their Mother</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9"/>
            <w:r>
              <w:t>Prabioc</w:t>
            </w:r>
            <w:commentRangeEnd w:id="1209"/>
            <w:r>
              <w:rPr>
                <w:rStyle w:val="CommentReference"/>
                <w:rFonts w:ascii="Times New Roman" w:eastAsiaTheme="minorHAnsi" w:hAnsi="Times New Roman" w:cstheme="minorBidi"/>
                <w:color w:val="auto"/>
              </w:rPr>
              <w:commentReference w:id="120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0"/>
            <w:r>
              <w:t xml:space="preserve">confirming </w:t>
            </w:r>
            <w:commentRangeEnd w:id="1210"/>
            <w:r>
              <w:rPr>
                <w:rStyle w:val="CommentReference"/>
                <w:rFonts w:ascii="Times New Roman" w:eastAsiaTheme="minorHAnsi" w:hAnsi="Times New Roman" w:cstheme="minorBidi"/>
                <w:color w:val="auto"/>
              </w:rPr>
              <w:commentReference w:id="121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1" w:name="_Toc436140979"/>
      <w:r>
        <w:t>November 19 (20) / Athor 23: Consecration of the Church of St. Marina</w:t>
      </w:r>
      <w:bookmarkEnd w:id="121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9800D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9800DB">
        <w:rPr>
          <w:noProof/>
        </w:rPr>
        <w:t>840</w:t>
      </w:r>
      <w:r w:rsidR="00191A26">
        <w:fldChar w:fldCharType="end"/>
      </w:r>
      <w:r>
        <w:t>.</w:t>
      </w:r>
    </w:p>
    <w:p w14:paraId="0E22041B" w14:textId="77777777" w:rsidR="00205EA4" w:rsidRDefault="00205EA4" w:rsidP="00205EA4">
      <w:pPr>
        <w:pStyle w:val="Heading3"/>
      </w:pPr>
      <w:bookmarkStart w:id="1212" w:name="_Toc436140980"/>
      <w:r>
        <w:t>November 20 (21) / Athor 24: The Twenty Four Presbyters</w:t>
      </w:r>
      <w:bookmarkEnd w:id="1212"/>
    </w:p>
    <w:p w14:paraId="4A042C64" w14:textId="77777777" w:rsidR="00205EA4" w:rsidRDefault="00205EA4" w:rsidP="00205EA4">
      <w:pPr>
        <w:pStyle w:val="Heading4"/>
      </w:pPr>
      <w:bookmarkStart w:id="1213" w:name="_Ref434488339"/>
      <w:r>
        <w:t>The Doxology</w:t>
      </w:r>
      <w:r w:rsidR="00B46E6E">
        <w:t xml:space="preserve"> for the Twenty Four Presbyters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lastRenderedPageBreak/>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4" w:name="_Toc436140981"/>
      <w:r>
        <w:lastRenderedPageBreak/>
        <w:t>November 21 (22) / Athor 25: St. Philopater Mercurius</w:t>
      </w:r>
      <w:bookmarkEnd w:id="1214"/>
    </w:p>
    <w:p w14:paraId="1868DD24" w14:textId="77777777" w:rsidR="00205EA4" w:rsidRDefault="00205EA4" w:rsidP="00205EA4">
      <w:pPr>
        <w:pStyle w:val="Heading4"/>
      </w:pPr>
      <w:bookmarkStart w:id="1215" w:name="_Ref434489457"/>
      <w:r>
        <w:t>The Doxology</w:t>
      </w:r>
      <w:r w:rsidR="00B46E6E">
        <w:t xml:space="preserve"> for St. Philopater Mercurius</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0"/>
            <w:r>
              <w:t>Placed</w:t>
            </w:r>
            <w:commentRangeEnd w:id="1220"/>
            <w:r>
              <w:rPr>
                <w:rStyle w:val="CommentReference"/>
                <w:rFonts w:ascii="Times New Roman" w:eastAsiaTheme="minorHAnsi" w:hAnsi="Times New Roman" w:cstheme="minorBidi"/>
                <w:color w:val="auto"/>
              </w:rPr>
              <w:commentReference w:id="122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1"/>
            <w:r>
              <w:t>emperate</w:t>
            </w:r>
            <w:r w:rsidRPr="004764BD">
              <w:t xml:space="preserve"> </w:t>
            </w:r>
            <w:r>
              <w:t>with</w:t>
            </w:r>
            <w:commentRangeEnd w:id="1221"/>
            <w:r>
              <w:rPr>
                <w:rStyle w:val="CommentReference"/>
                <w:rFonts w:ascii="Times New Roman" w:eastAsiaTheme="minorHAnsi" w:hAnsi="Times New Roman" w:cstheme="minorBidi"/>
                <w:color w:val="auto"/>
              </w:rPr>
              <w:commentReference w:id="122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lastRenderedPageBreak/>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5" w:name="_Toc436140982"/>
      <w:r>
        <w:t>November 24 (25) / Athor 28: Martyrdom of St. Serapamon, the bishop of Nikiou</w:t>
      </w:r>
      <w:bookmarkEnd w:id="1225"/>
    </w:p>
    <w:p w14:paraId="764EF4A2" w14:textId="77777777" w:rsidR="00DF43CA" w:rsidRDefault="00DF43CA" w:rsidP="00DF43CA">
      <w:pPr>
        <w:pStyle w:val="Heading4"/>
      </w:pPr>
      <w:bookmarkStart w:id="1226" w:name="_Ref434489794"/>
      <w:r>
        <w:t>The Doxology</w:t>
      </w:r>
      <w:r w:rsidR="00B46E6E">
        <w:t xml:space="preserve"> for St. Serapamon</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7"/>
            <w:r>
              <w:t>sprang forth</w:t>
            </w:r>
            <w:commentRangeEnd w:id="1227"/>
            <w:r>
              <w:rPr>
                <w:rStyle w:val="CommentReference"/>
                <w:rFonts w:ascii="Times New Roman" w:eastAsiaTheme="minorHAnsi" w:hAnsi="Times New Roman" w:cstheme="minorBidi"/>
                <w:color w:val="auto"/>
              </w:rPr>
              <w:commentReference w:id="122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8" w:name="_Toc436140983"/>
      <w:r>
        <w:lastRenderedPageBreak/>
        <w:t>November 25 (26) / Athor 29: Commemoration of the Annunciation, Nativity, and Resurrection on the 29</w:t>
      </w:r>
      <w:r w:rsidRPr="00C0205C">
        <w:rPr>
          <w:vertAlign w:val="superscript"/>
        </w:rPr>
        <w:t>th</w:t>
      </w:r>
      <w:r>
        <w:t xml:space="preserve"> of Every Month</w:t>
      </w:r>
      <w:bookmarkEnd w:id="122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3E5C7085" w14:textId="77777777" w:rsidR="00027E5B" w:rsidRDefault="00027E5B" w:rsidP="00027E5B">
      <w:pPr>
        <w:pStyle w:val="Heading3"/>
      </w:pPr>
      <w:bookmarkStart w:id="1229" w:name="_Toc436140984"/>
      <w:r>
        <w:t>November 26 (27) / Athor 30: Consecration of a Church of St. Cosmas and Damian, Their Brothers and Their Mother</w:t>
      </w:r>
      <w:bookmarkEnd w:id="122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9800D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9800DB">
        <w:rPr>
          <w:noProof/>
        </w:rPr>
        <w:t>621</w:t>
      </w:r>
      <w:r w:rsidR="00191A26">
        <w:fldChar w:fldCharType="end"/>
      </w:r>
      <w:r>
        <w:t>.</w:t>
      </w:r>
    </w:p>
    <w:p w14:paraId="15C7AC8C" w14:textId="77777777" w:rsidR="00F67B89" w:rsidRDefault="00F67B89" w:rsidP="00F67B89">
      <w:pPr>
        <w:pStyle w:val="Heading3"/>
      </w:pPr>
      <w:bookmarkStart w:id="1230" w:name="_Toc436140985"/>
      <w:r>
        <w:t>November 27 (28) / Koiak 1: Consecration of the Church of St. Shenoute</w:t>
      </w:r>
      <w:bookmarkEnd w:id="123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F77D7">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9800DB">
        <w:rPr>
          <w:noProof/>
        </w:rPr>
        <w:t>837</w:t>
      </w:r>
      <w:r w:rsidR="00191A26">
        <w:fldChar w:fldCharType="end"/>
      </w:r>
      <w:r>
        <w:t>.</w:t>
      </w:r>
    </w:p>
    <w:p w14:paraId="4EEEAB46" w14:textId="77777777" w:rsidR="007F571C" w:rsidRDefault="007F571C" w:rsidP="007F571C">
      <w:pPr>
        <w:pStyle w:val="Heading3"/>
      </w:pPr>
      <w:bookmarkStart w:id="1231" w:name="_Toc436140986"/>
      <w:r>
        <w:t>November 30 (December 1) / Koiak 4: Martyrdom of St. Andrew the Apostle</w:t>
      </w:r>
      <w:bookmarkEnd w:id="123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bookmarkEnd w:id="1176"/>
      <w:r>
        <w:t>.</w:t>
      </w:r>
    </w:p>
    <w:p w14:paraId="2DF67188" w14:textId="77777777" w:rsidR="00495F1A" w:rsidRDefault="00495F1A" w:rsidP="00495F1A">
      <w:pPr>
        <w:pStyle w:val="Heading2"/>
        <w:rPr>
          <w:rFonts w:ascii="FreeSerifAvvaShenouda" w:hAnsi="FreeSerifAvvaShenouda" w:cs="FreeSerifAvvaShenouda"/>
        </w:rPr>
      </w:pPr>
      <w:bookmarkStart w:id="1232" w:name="_Toc410196202"/>
      <w:bookmarkStart w:id="1233" w:name="_Toc410196444"/>
      <w:bookmarkStart w:id="1234" w:name="_Toc410196946"/>
      <w:bookmarkStart w:id="1235" w:name="_Toc436140913"/>
      <w:bookmarkStart w:id="1236" w:name="_Toc436141004"/>
      <w:bookmarkStart w:id="1237" w:name="December"/>
      <w:r>
        <w:lastRenderedPageBreak/>
        <w:t>December</w:t>
      </w:r>
      <w:bookmarkEnd w:id="1232"/>
      <w:bookmarkEnd w:id="1233"/>
      <w:bookmarkEnd w:id="1234"/>
      <w:r w:rsidR="00205EA4">
        <w:t xml:space="preserve"> or </w:t>
      </w:r>
      <w:r w:rsidR="00205EA4">
        <w:rPr>
          <w:rFonts w:ascii="FreeSerifAvvaShenouda" w:hAnsi="FreeSerifAvvaShenouda" w:cs="FreeSerifAvvaShenouda"/>
        </w:rPr>
        <w:t>Ⲕⲟⲓⲁϩⲕ</w:t>
      </w:r>
      <w:bookmarkEnd w:id="1235"/>
      <w:bookmarkEnd w:id="1236"/>
    </w:p>
    <w:sdt>
      <w:sdtPr>
        <w:id w:val="1691259792"/>
        <w:docPartObj>
          <w:docPartGallery w:val="Table of Contents"/>
          <w:docPartUnique/>
        </w:docPartObj>
      </w:sdtPr>
      <w:sdtEndPr>
        <w:rPr>
          <w:b/>
          <w:bCs/>
          <w:noProof/>
        </w:rPr>
      </w:sdtEndPr>
      <w:sdtContent>
        <w:p w14:paraId="428E9527" w14:textId="77777777" w:rsidR="009800D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141004" w:history="1">
            <w:r w:rsidR="009800DB" w:rsidRPr="008D6BEF">
              <w:rPr>
                <w:rStyle w:val="Hyperlink"/>
                <w:noProof/>
              </w:rPr>
              <w:t xml:space="preserve">December or </w:t>
            </w:r>
            <w:r w:rsidR="009800DB" w:rsidRPr="008D6BEF">
              <w:rPr>
                <w:rStyle w:val="Hyperlink"/>
                <w:rFonts w:ascii="FreeSerifAvvaShenouda" w:hAnsi="FreeSerifAvvaShenouda" w:cs="FreeSerifAvvaShenouda"/>
                <w:noProof/>
              </w:rPr>
              <w:t>Ⲕⲟⲓⲁϩⲕ</w:t>
            </w:r>
            <w:r w:rsidR="009800DB">
              <w:rPr>
                <w:noProof/>
                <w:webHidden/>
              </w:rPr>
              <w:tab/>
            </w:r>
            <w:r w:rsidR="009800DB">
              <w:rPr>
                <w:noProof/>
                <w:webHidden/>
              </w:rPr>
              <w:fldChar w:fldCharType="begin"/>
            </w:r>
            <w:r w:rsidR="009800DB">
              <w:rPr>
                <w:noProof/>
                <w:webHidden/>
              </w:rPr>
              <w:instrText xml:space="preserve"> PAGEREF _Toc436141004 \h </w:instrText>
            </w:r>
            <w:r w:rsidR="009800DB">
              <w:rPr>
                <w:noProof/>
                <w:webHidden/>
              </w:rPr>
            </w:r>
            <w:r w:rsidR="009800DB">
              <w:rPr>
                <w:noProof/>
                <w:webHidden/>
              </w:rPr>
              <w:fldChar w:fldCharType="separate"/>
            </w:r>
            <w:r w:rsidR="009800DB">
              <w:rPr>
                <w:noProof/>
                <w:webHidden/>
              </w:rPr>
              <w:t>630</w:t>
            </w:r>
            <w:r w:rsidR="009800DB">
              <w:rPr>
                <w:noProof/>
                <w:webHidden/>
              </w:rPr>
              <w:fldChar w:fldCharType="end"/>
            </w:r>
          </w:hyperlink>
        </w:p>
        <w:p w14:paraId="72FCC1B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5" w:history="1">
            <w:r w:rsidR="009800DB" w:rsidRPr="008D6BEF">
              <w:rPr>
                <w:rStyle w:val="Hyperlink"/>
                <w:noProof/>
              </w:rPr>
              <w:t>December 1 (2) / Koiak 5: Martyrdom of St. Victor</w:t>
            </w:r>
            <w:r w:rsidR="009800DB">
              <w:rPr>
                <w:noProof/>
                <w:webHidden/>
              </w:rPr>
              <w:tab/>
            </w:r>
            <w:r w:rsidR="009800DB">
              <w:rPr>
                <w:noProof/>
                <w:webHidden/>
              </w:rPr>
              <w:fldChar w:fldCharType="begin"/>
            </w:r>
            <w:r w:rsidR="009800DB">
              <w:rPr>
                <w:noProof/>
                <w:webHidden/>
              </w:rPr>
              <w:instrText xml:space="preserve"> PAGEREF _Toc436141005 \h </w:instrText>
            </w:r>
            <w:r w:rsidR="009800DB">
              <w:rPr>
                <w:noProof/>
                <w:webHidden/>
              </w:rPr>
            </w:r>
            <w:r w:rsidR="009800DB">
              <w:rPr>
                <w:noProof/>
                <w:webHidden/>
              </w:rPr>
              <w:fldChar w:fldCharType="separate"/>
            </w:r>
            <w:r w:rsidR="009800DB">
              <w:rPr>
                <w:noProof/>
                <w:webHidden/>
              </w:rPr>
              <w:t>647</w:t>
            </w:r>
            <w:r w:rsidR="009800DB">
              <w:rPr>
                <w:noProof/>
                <w:webHidden/>
              </w:rPr>
              <w:fldChar w:fldCharType="end"/>
            </w:r>
          </w:hyperlink>
        </w:p>
        <w:p w14:paraId="659FC34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6" w:history="1">
            <w:r w:rsidR="009800DB" w:rsidRPr="008D6BEF">
              <w:rPr>
                <w:rStyle w:val="Hyperlink"/>
                <w:noProof/>
              </w:rPr>
              <w:t>December 2 (3) / Koiak 6: Pope Abraam the Syrian</w:t>
            </w:r>
            <w:r w:rsidR="009800DB">
              <w:rPr>
                <w:noProof/>
                <w:webHidden/>
              </w:rPr>
              <w:tab/>
            </w:r>
            <w:r w:rsidR="009800DB">
              <w:rPr>
                <w:noProof/>
                <w:webHidden/>
              </w:rPr>
              <w:fldChar w:fldCharType="begin"/>
            </w:r>
            <w:r w:rsidR="009800DB">
              <w:rPr>
                <w:noProof/>
                <w:webHidden/>
              </w:rPr>
              <w:instrText xml:space="preserve"> PAGEREF _Toc436141006 \h </w:instrText>
            </w:r>
            <w:r w:rsidR="009800DB">
              <w:rPr>
                <w:noProof/>
                <w:webHidden/>
              </w:rPr>
            </w:r>
            <w:r w:rsidR="009800DB">
              <w:rPr>
                <w:noProof/>
                <w:webHidden/>
              </w:rPr>
              <w:fldChar w:fldCharType="separate"/>
            </w:r>
            <w:r w:rsidR="009800DB">
              <w:rPr>
                <w:noProof/>
                <w:webHidden/>
              </w:rPr>
              <w:t>648</w:t>
            </w:r>
            <w:r w:rsidR="009800DB">
              <w:rPr>
                <w:noProof/>
                <w:webHidden/>
              </w:rPr>
              <w:fldChar w:fldCharType="end"/>
            </w:r>
          </w:hyperlink>
        </w:p>
        <w:p w14:paraId="3D1326C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7" w:history="1">
            <w:r w:rsidR="009800DB" w:rsidRPr="008D6BEF">
              <w:rPr>
                <w:rStyle w:val="Hyperlink"/>
                <w:noProof/>
              </w:rPr>
              <w:t>December 4 (5) / Koiak 8: The Martyrdom of Sts. Barbara and Juliana</w:t>
            </w:r>
            <w:r w:rsidR="009800DB">
              <w:rPr>
                <w:noProof/>
                <w:webHidden/>
              </w:rPr>
              <w:tab/>
            </w:r>
            <w:r w:rsidR="009800DB">
              <w:rPr>
                <w:noProof/>
                <w:webHidden/>
              </w:rPr>
              <w:fldChar w:fldCharType="begin"/>
            </w:r>
            <w:r w:rsidR="009800DB">
              <w:rPr>
                <w:noProof/>
                <w:webHidden/>
              </w:rPr>
              <w:instrText xml:space="preserve"> PAGEREF _Toc436141007 \h </w:instrText>
            </w:r>
            <w:r w:rsidR="009800DB">
              <w:rPr>
                <w:noProof/>
                <w:webHidden/>
              </w:rPr>
            </w:r>
            <w:r w:rsidR="009800DB">
              <w:rPr>
                <w:noProof/>
                <w:webHidden/>
              </w:rPr>
              <w:fldChar w:fldCharType="separate"/>
            </w:r>
            <w:r w:rsidR="009800DB">
              <w:rPr>
                <w:noProof/>
                <w:webHidden/>
              </w:rPr>
              <w:t>649</w:t>
            </w:r>
            <w:r w:rsidR="009800DB">
              <w:rPr>
                <w:noProof/>
                <w:webHidden/>
              </w:rPr>
              <w:fldChar w:fldCharType="end"/>
            </w:r>
          </w:hyperlink>
        </w:p>
        <w:p w14:paraId="22C36BA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8" w:history="1">
            <w:r w:rsidR="009800DB" w:rsidRPr="008D6BEF">
              <w:rPr>
                <w:rStyle w:val="Hyperlink"/>
                <w:noProof/>
              </w:rPr>
              <w:t>December 4 (5) / Koiak 8: Also St. Samuel the Confessor</w:t>
            </w:r>
            <w:r w:rsidR="009800DB">
              <w:rPr>
                <w:noProof/>
                <w:webHidden/>
              </w:rPr>
              <w:tab/>
            </w:r>
            <w:r w:rsidR="009800DB">
              <w:rPr>
                <w:noProof/>
                <w:webHidden/>
              </w:rPr>
              <w:fldChar w:fldCharType="begin"/>
            </w:r>
            <w:r w:rsidR="009800DB">
              <w:rPr>
                <w:noProof/>
                <w:webHidden/>
              </w:rPr>
              <w:instrText xml:space="preserve"> PAGEREF _Toc436141008 \h </w:instrText>
            </w:r>
            <w:r w:rsidR="009800DB">
              <w:rPr>
                <w:noProof/>
                <w:webHidden/>
              </w:rPr>
            </w:r>
            <w:r w:rsidR="009800DB">
              <w:rPr>
                <w:noProof/>
                <w:webHidden/>
              </w:rPr>
              <w:fldChar w:fldCharType="separate"/>
            </w:r>
            <w:r w:rsidR="009800DB">
              <w:rPr>
                <w:noProof/>
                <w:webHidden/>
              </w:rPr>
              <w:t>650</w:t>
            </w:r>
            <w:r w:rsidR="009800DB">
              <w:rPr>
                <w:noProof/>
                <w:webHidden/>
              </w:rPr>
              <w:fldChar w:fldCharType="end"/>
            </w:r>
          </w:hyperlink>
        </w:p>
        <w:p w14:paraId="3E0674F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9" w:history="1">
            <w:r w:rsidR="009800DB" w:rsidRPr="008D6BEF">
              <w:rPr>
                <w:rStyle w:val="Hyperlink"/>
                <w:noProof/>
              </w:rPr>
              <w:t>December 6 (7) / Koiak 10: Relocation of St. Severus’ Relics</w:t>
            </w:r>
            <w:r w:rsidR="009800DB">
              <w:rPr>
                <w:noProof/>
                <w:webHidden/>
              </w:rPr>
              <w:tab/>
            </w:r>
            <w:r w:rsidR="009800DB">
              <w:rPr>
                <w:noProof/>
                <w:webHidden/>
              </w:rPr>
              <w:fldChar w:fldCharType="begin"/>
            </w:r>
            <w:r w:rsidR="009800DB">
              <w:rPr>
                <w:noProof/>
                <w:webHidden/>
              </w:rPr>
              <w:instrText xml:space="preserve"> PAGEREF _Toc436141009 \h </w:instrText>
            </w:r>
            <w:r w:rsidR="009800DB">
              <w:rPr>
                <w:noProof/>
                <w:webHidden/>
              </w:rPr>
            </w:r>
            <w:r w:rsidR="009800DB">
              <w:rPr>
                <w:noProof/>
                <w:webHidden/>
              </w:rPr>
              <w:fldChar w:fldCharType="separate"/>
            </w:r>
            <w:r w:rsidR="009800DB">
              <w:rPr>
                <w:noProof/>
                <w:webHidden/>
              </w:rPr>
              <w:t>651</w:t>
            </w:r>
            <w:r w:rsidR="009800DB">
              <w:rPr>
                <w:noProof/>
                <w:webHidden/>
              </w:rPr>
              <w:fldChar w:fldCharType="end"/>
            </w:r>
          </w:hyperlink>
        </w:p>
        <w:p w14:paraId="18C2B6A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0" w:history="1">
            <w:r w:rsidR="009800DB" w:rsidRPr="008D6BEF">
              <w:rPr>
                <w:rStyle w:val="Hyperlink"/>
                <w:noProof/>
              </w:rPr>
              <w:t>December 8 (9) / Koiak 12: Commemoration of Archangel Michael</w:t>
            </w:r>
            <w:r w:rsidR="009800DB">
              <w:rPr>
                <w:noProof/>
                <w:webHidden/>
              </w:rPr>
              <w:tab/>
            </w:r>
            <w:r w:rsidR="009800DB">
              <w:rPr>
                <w:noProof/>
                <w:webHidden/>
              </w:rPr>
              <w:fldChar w:fldCharType="begin"/>
            </w:r>
            <w:r w:rsidR="009800DB">
              <w:rPr>
                <w:noProof/>
                <w:webHidden/>
              </w:rPr>
              <w:instrText xml:space="preserve"> PAGEREF _Toc436141010 \h </w:instrText>
            </w:r>
            <w:r w:rsidR="009800DB">
              <w:rPr>
                <w:noProof/>
                <w:webHidden/>
              </w:rPr>
            </w:r>
            <w:r w:rsidR="009800DB">
              <w:rPr>
                <w:noProof/>
                <w:webHidden/>
              </w:rPr>
              <w:fldChar w:fldCharType="separate"/>
            </w:r>
            <w:r w:rsidR="009800DB">
              <w:rPr>
                <w:noProof/>
                <w:webHidden/>
              </w:rPr>
              <w:t>651</w:t>
            </w:r>
            <w:r w:rsidR="009800DB">
              <w:rPr>
                <w:noProof/>
                <w:webHidden/>
              </w:rPr>
              <w:fldChar w:fldCharType="end"/>
            </w:r>
          </w:hyperlink>
        </w:p>
        <w:p w14:paraId="00E6B72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1" w:history="1">
            <w:r w:rsidR="009800DB" w:rsidRPr="008D6BEF">
              <w:rPr>
                <w:rStyle w:val="Hyperlink"/>
                <w:noProof/>
              </w:rPr>
              <w:t>December 17 (18) / Koiak 21: Commemoration of the Theotokos</w:t>
            </w:r>
            <w:r w:rsidR="009800DB">
              <w:rPr>
                <w:noProof/>
                <w:webHidden/>
              </w:rPr>
              <w:tab/>
            </w:r>
            <w:r w:rsidR="009800DB">
              <w:rPr>
                <w:noProof/>
                <w:webHidden/>
              </w:rPr>
              <w:fldChar w:fldCharType="begin"/>
            </w:r>
            <w:r w:rsidR="009800DB">
              <w:rPr>
                <w:noProof/>
                <w:webHidden/>
              </w:rPr>
              <w:instrText xml:space="preserve"> PAGEREF _Toc436141011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E0C543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2" w:history="1">
            <w:r w:rsidR="009800DB" w:rsidRPr="008D6BEF">
              <w:rPr>
                <w:rStyle w:val="Hyperlink"/>
                <w:noProof/>
              </w:rPr>
              <w:t>December 17 (18) / Koiak 21: Also the Martyrdom of St. Barnabas, one of the Seventy Two</w:t>
            </w:r>
            <w:r w:rsidR="009800DB">
              <w:rPr>
                <w:noProof/>
                <w:webHidden/>
              </w:rPr>
              <w:tab/>
            </w:r>
            <w:r w:rsidR="009800DB">
              <w:rPr>
                <w:noProof/>
                <w:webHidden/>
              </w:rPr>
              <w:fldChar w:fldCharType="begin"/>
            </w:r>
            <w:r w:rsidR="009800DB">
              <w:rPr>
                <w:noProof/>
                <w:webHidden/>
              </w:rPr>
              <w:instrText xml:space="preserve"> PAGEREF _Toc436141012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A088D8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3" w:history="1">
            <w:r w:rsidR="009800DB" w:rsidRPr="008D6BEF">
              <w:rPr>
                <w:rStyle w:val="Hyperlink"/>
                <w:noProof/>
              </w:rPr>
              <w:t>December 18 (19) / Koiak 22: Archangel Gabriel (Consecration)</w:t>
            </w:r>
            <w:r w:rsidR="009800DB">
              <w:rPr>
                <w:noProof/>
                <w:webHidden/>
              </w:rPr>
              <w:tab/>
            </w:r>
            <w:r w:rsidR="009800DB">
              <w:rPr>
                <w:noProof/>
                <w:webHidden/>
              </w:rPr>
              <w:fldChar w:fldCharType="begin"/>
            </w:r>
            <w:r w:rsidR="009800DB">
              <w:rPr>
                <w:noProof/>
                <w:webHidden/>
              </w:rPr>
              <w:instrText xml:space="preserve"> PAGEREF _Toc436141013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252AC34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4" w:history="1">
            <w:r w:rsidR="009800DB" w:rsidRPr="008D6BEF">
              <w:rPr>
                <w:rStyle w:val="Hyperlink"/>
                <w:noProof/>
              </w:rPr>
              <w:t>December 20 (21) / Koiak 24: The Birth of St. Takle Haymanot</w:t>
            </w:r>
            <w:r w:rsidR="009800DB">
              <w:rPr>
                <w:noProof/>
                <w:webHidden/>
              </w:rPr>
              <w:tab/>
            </w:r>
            <w:r w:rsidR="009800DB">
              <w:rPr>
                <w:noProof/>
                <w:webHidden/>
              </w:rPr>
              <w:fldChar w:fldCharType="begin"/>
            </w:r>
            <w:r w:rsidR="009800DB">
              <w:rPr>
                <w:noProof/>
                <w:webHidden/>
              </w:rPr>
              <w:instrText xml:space="preserve"> PAGEREF _Toc436141014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74918E2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5" w:history="1">
            <w:r w:rsidR="009800DB" w:rsidRPr="008D6BEF">
              <w:rPr>
                <w:rStyle w:val="Hyperlink"/>
                <w:noProof/>
              </w:rPr>
              <w:t>December 21 (22) / Koiak 25: St. John Kami</w:t>
            </w:r>
            <w:r w:rsidR="009800DB">
              <w:rPr>
                <w:noProof/>
                <w:webHidden/>
              </w:rPr>
              <w:tab/>
            </w:r>
            <w:r w:rsidR="009800DB">
              <w:rPr>
                <w:noProof/>
                <w:webHidden/>
              </w:rPr>
              <w:fldChar w:fldCharType="begin"/>
            </w:r>
            <w:r w:rsidR="009800DB">
              <w:rPr>
                <w:noProof/>
                <w:webHidden/>
              </w:rPr>
              <w:instrText xml:space="preserve"> PAGEREF _Toc436141015 \h </w:instrText>
            </w:r>
            <w:r w:rsidR="009800DB">
              <w:rPr>
                <w:noProof/>
                <w:webHidden/>
              </w:rPr>
            </w:r>
            <w:r w:rsidR="009800DB">
              <w:rPr>
                <w:noProof/>
                <w:webHidden/>
              </w:rPr>
              <w:fldChar w:fldCharType="separate"/>
            </w:r>
            <w:r w:rsidR="009800DB">
              <w:rPr>
                <w:noProof/>
                <w:webHidden/>
              </w:rPr>
              <w:t>652</w:t>
            </w:r>
            <w:r w:rsidR="009800DB">
              <w:rPr>
                <w:noProof/>
                <w:webHidden/>
              </w:rPr>
              <w:fldChar w:fldCharType="end"/>
            </w:r>
          </w:hyperlink>
        </w:p>
        <w:p w14:paraId="0F08830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6" w:history="1">
            <w:r w:rsidR="009800DB" w:rsidRPr="008D6BEF">
              <w:rPr>
                <w:rStyle w:val="Hyperlink"/>
                <w:noProof/>
              </w:rPr>
              <w:t>December 24 (25) / Koiak 28: Nativity Preparation Day</w:t>
            </w:r>
            <w:r w:rsidR="009800DB">
              <w:rPr>
                <w:noProof/>
                <w:webHidden/>
              </w:rPr>
              <w:tab/>
            </w:r>
            <w:r w:rsidR="009800DB">
              <w:rPr>
                <w:noProof/>
                <w:webHidden/>
              </w:rPr>
              <w:fldChar w:fldCharType="begin"/>
            </w:r>
            <w:r w:rsidR="009800DB">
              <w:rPr>
                <w:noProof/>
                <w:webHidden/>
              </w:rPr>
              <w:instrText xml:space="preserve"> PAGEREF _Toc436141016 \h </w:instrText>
            </w:r>
            <w:r w:rsidR="009800DB">
              <w:rPr>
                <w:noProof/>
                <w:webHidden/>
              </w:rPr>
            </w:r>
            <w:r w:rsidR="009800DB">
              <w:rPr>
                <w:noProof/>
                <w:webHidden/>
              </w:rPr>
              <w:fldChar w:fldCharType="separate"/>
            </w:r>
            <w:r w:rsidR="009800DB">
              <w:rPr>
                <w:noProof/>
                <w:webHidden/>
              </w:rPr>
              <w:t>653</w:t>
            </w:r>
            <w:r w:rsidR="009800DB">
              <w:rPr>
                <w:noProof/>
                <w:webHidden/>
              </w:rPr>
              <w:fldChar w:fldCharType="end"/>
            </w:r>
          </w:hyperlink>
        </w:p>
        <w:p w14:paraId="549816A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7" w:history="1">
            <w:r w:rsidR="009800DB" w:rsidRPr="008D6BEF">
              <w:rPr>
                <w:rStyle w:val="Hyperlink"/>
                <w:noProof/>
              </w:rPr>
              <w:t>December 25 (26) / Koiak 29: The Feast of the Nativity</w:t>
            </w:r>
            <w:r w:rsidR="009800DB">
              <w:rPr>
                <w:noProof/>
                <w:webHidden/>
              </w:rPr>
              <w:tab/>
            </w:r>
            <w:r w:rsidR="009800DB">
              <w:rPr>
                <w:noProof/>
                <w:webHidden/>
              </w:rPr>
              <w:fldChar w:fldCharType="begin"/>
            </w:r>
            <w:r w:rsidR="009800DB">
              <w:rPr>
                <w:noProof/>
                <w:webHidden/>
              </w:rPr>
              <w:instrText xml:space="preserve"> PAGEREF _Toc436141017 \h </w:instrText>
            </w:r>
            <w:r w:rsidR="009800DB">
              <w:rPr>
                <w:noProof/>
                <w:webHidden/>
              </w:rPr>
            </w:r>
            <w:r w:rsidR="009800DB">
              <w:rPr>
                <w:noProof/>
                <w:webHidden/>
              </w:rPr>
              <w:fldChar w:fldCharType="separate"/>
            </w:r>
            <w:r w:rsidR="009800DB">
              <w:rPr>
                <w:noProof/>
                <w:webHidden/>
              </w:rPr>
              <w:t>655</w:t>
            </w:r>
            <w:r w:rsidR="009800DB">
              <w:rPr>
                <w:noProof/>
                <w:webHidden/>
              </w:rPr>
              <w:fldChar w:fldCharType="end"/>
            </w:r>
          </w:hyperlink>
        </w:p>
        <w:p w14:paraId="69AB21A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8" w:history="1">
            <w:r w:rsidR="009800DB" w:rsidRPr="008D6BEF">
              <w:rPr>
                <w:rStyle w:val="Hyperlink"/>
                <w:noProof/>
              </w:rPr>
              <w:t>December 26 (27) / Koiak 30: The Second Day of the Feast of the Nativity</w:t>
            </w:r>
            <w:r w:rsidR="009800DB">
              <w:rPr>
                <w:noProof/>
                <w:webHidden/>
              </w:rPr>
              <w:tab/>
            </w:r>
            <w:r w:rsidR="009800DB">
              <w:rPr>
                <w:noProof/>
                <w:webHidden/>
              </w:rPr>
              <w:fldChar w:fldCharType="begin"/>
            </w:r>
            <w:r w:rsidR="009800DB">
              <w:rPr>
                <w:noProof/>
                <w:webHidden/>
              </w:rPr>
              <w:instrText xml:space="preserve"> PAGEREF _Toc436141018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6537A51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19" w:history="1">
            <w:r w:rsidR="009800DB" w:rsidRPr="008D6BEF">
              <w:rPr>
                <w:rStyle w:val="Hyperlink"/>
                <w:noProof/>
              </w:rPr>
              <w:t>December 27 (28) / Tobi 1: St. Stephen Day</w:t>
            </w:r>
            <w:r w:rsidR="009800DB">
              <w:rPr>
                <w:noProof/>
                <w:webHidden/>
              </w:rPr>
              <w:tab/>
            </w:r>
            <w:r w:rsidR="009800DB">
              <w:rPr>
                <w:noProof/>
                <w:webHidden/>
              </w:rPr>
              <w:fldChar w:fldCharType="begin"/>
            </w:r>
            <w:r w:rsidR="009800DB">
              <w:rPr>
                <w:noProof/>
                <w:webHidden/>
              </w:rPr>
              <w:instrText xml:space="preserve"> PAGEREF _Toc436141019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22C63D6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0" w:history="1">
            <w:r w:rsidR="009800DB" w:rsidRPr="008D6BEF">
              <w:rPr>
                <w:rStyle w:val="Hyperlink"/>
                <w:noProof/>
              </w:rPr>
              <w:t>December 29 (30) / Tobi 3: The One Hundred and Forty Four Thousand</w:t>
            </w:r>
            <w:r w:rsidR="009800DB">
              <w:rPr>
                <w:noProof/>
                <w:webHidden/>
              </w:rPr>
              <w:tab/>
            </w:r>
            <w:r w:rsidR="009800DB">
              <w:rPr>
                <w:noProof/>
                <w:webHidden/>
              </w:rPr>
              <w:fldChar w:fldCharType="begin"/>
            </w:r>
            <w:r w:rsidR="009800DB">
              <w:rPr>
                <w:noProof/>
                <w:webHidden/>
              </w:rPr>
              <w:instrText xml:space="preserve"> PAGEREF _Toc436141020 \h </w:instrText>
            </w:r>
            <w:r w:rsidR="009800DB">
              <w:rPr>
                <w:noProof/>
                <w:webHidden/>
              </w:rPr>
            </w:r>
            <w:r w:rsidR="009800DB">
              <w:rPr>
                <w:noProof/>
                <w:webHidden/>
              </w:rPr>
              <w:fldChar w:fldCharType="separate"/>
            </w:r>
            <w:r w:rsidR="009800DB">
              <w:rPr>
                <w:noProof/>
                <w:webHidden/>
              </w:rPr>
              <w:t>693</w:t>
            </w:r>
            <w:r w:rsidR="009800DB">
              <w:rPr>
                <w:noProof/>
                <w:webHidden/>
              </w:rPr>
              <w:fldChar w:fldCharType="end"/>
            </w:r>
          </w:hyperlink>
        </w:p>
        <w:p w14:paraId="2A2D5EA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1" w:history="1">
            <w:r w:rsidR="009800DB" w:rsidRPr="008D6BEF">
              <w:rPr>
                <w:rStyle w:val="Hyperlink"/>
                <w:noProof/>
              </w:rPr>
              <w:t>December 30 (31) / Tobi 4: St. John the Evangelist</w:t>
            </w:r>
            <w:r w:rsidR="009800DB">
              <w:rPr>
                <w:noProof/>
                <w:webHidden/>
              </w:rPr>
              <w:tab/>
            </w:r>
            <w:r w:rsidR="009800DB">
              <w:rPr>
                <w:noProof/>
                <w:webHidden/>
              </w:rPr>
              <w:fldChar w:fldCharType="begin"/>
            </w:r>
            <w:r w:rsidR="009800DB">
              <w:rPr>
                <w:noProof/>
                <w:webHidden/>
              </w:rPr>
              <w:instrText xml:space="preserve"> PAGEREF _Toc436141021 \h </w:instrText>
            </w:r>
            <w:r w:rsidR="009800DB">
              <w:rPr>
                <w:noProof/>
                <w:webHidden/>
              </w:rPr>
            </w:r>
            <w:r w:rsidR="009800DB">
              <w:rPr>
                <w:noProof/>
                <w:webHidden/>
              </w:rPr>
              <w:fldChar w:fldCharType="separate"/>
            </w:r>
            <w:r w:rsidR="009800DB">
              <w:rPr>
                <w:noProof/>
                <w:webHidden/>
              </w:rPr>
              <w:t>694</w:t>
            </w:r>
            <w:r w:rsidR="009800DB">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9"/>
            <w:r>
              <w:rPr>
                <w:rStyle w:val="CommentReference"/>
                <w:rFonts w:ascii="Times New Roman" w:eastAsiaTheme="minorHAnsi" w:hAnsi="Times New Roman" w:cstheme="minorBidi"/>
                <w:color w:val="auto"/>
              </w:rPr>
              <w:commentReference w:id="12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0"/>
            <w:r>
              <w:t xml:space="preserve">Announced </w:t>
            </w:r>
            <w:commentRangeEnd w:id="1240"/>
            <w:r>
              <w:rPr>
                <w:rStyle w:val="CommentReference"/>
                <w:rFonts w:ascii="Times New Roman" w:eastAsiaTheme="minorHAnsi" w:hAnsi="Times New Roman" w:cstheme="minorBidi"/>
                <w:color w:val="auto"/>
              </w:rPr>
              <w:commentReference w:id="12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2" w:name="_Ref434478867"/>
      <w:r>
        <w:t xml:space="preserve">The Third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43" w:name="_Ref434478878"/>
      <w:r>
        <w:t xml:space="preserve">The Fourth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4"/>
            <w:r>
              <w:t>He raised us with a new invitation.</w:t>
            </w:r>
            <w:commentRangeEnd w:id="1244"/>
            <w:r>
              <w:rPr>
                <w:rStyle w:val="CommentReference"/>
                <w:rFonts w:ascii="Times New Roman" w:eastAsiaTheme="minorHAnsi" w:hAnsi="Times New Roman" w:cstheme="minorBidi"/>
                <w:color w:val="auto"/>
              </w:rPr>
              <w:commentReference w:id="12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5"/>
            <w:r>
              <w:t>Bride</w:t>
            </w:r>
            <w:commentRangeEnd w:id="1245"/>
            <w:r>
              <w:rPr>
                <w:rStyle w:val="CommentReference"/>
                <w:rFonts w:ascii="Times New Roman" w:eastAsiaTheme="minorHAnsi" w:hAnsi="Times New Roman" w:cstheme="minorBidi"/>
                <w:color w:val="auto"/>
              </w:rPr>
              <w:commentReference w:id="12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6" w:name="_Ref434478888"/>
      <w:r>
        <w:t xml:space="preserve">The Fifth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7" w:name="_Ref434478907"/>
      <w:r>
        <w:t xml:space="preserve">The Sixth Doxology of December or </w:t>
      </w:r>
      <w:r w:rsidRPr="006C0F49">
        <w:rPr>
          <w:rFonts w:ascii="FreeSerifAvvaShenouda" w:hAnsi="FreeSerifAvvaShenouda" w:cs="FreeSerifAvvaShenouda"/>
        </w:rPr>
        <w:t>Ⲕⲟⲓⲁϩⲕ</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8"/>
            <w:r>
              <w:t xml:space="preserve">return </w:t>
            </w:r>
            <w:commentRangeEnd w:id="1248"/>
            <w:r>
              <w:rPr>
                <w:rStyle w:val="CommentReference"/>
              </w:rPr>
              <w:commentReference w:id="12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9"/>
            <w:r>
              <w:t xml:space="preserve">confirmation </w:t>
            </w:r>
            <w:commentRangeEnd w:id="1249"/>
            <w:r>
              <w:rPr>
                <w:rStyle w:val="CommentReference"/>
              </w:rPr>
              <w:commentReference w:id="12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lastRenderedPageBreak/>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0" w:name="_Ref434478922"/>
      <w:r>
        <w:t xml:space="preserve">The Doxology of Archangel Gabriel for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1"/>
            <w:r>
              <w:t>Angel-evangel of Good News</w:t>
            </w:r>
            <w:commentRangeEnd w:id="1251"/>
            <w:r>
              <w:rPr>
                <w:rStyle w:val="CommentReference"/>
                <w:rFonts w:ascii="Times New Roman" w:eastAsiaTheme="minorHAnsi" w:hAnsi="Times New Roman" w:cstheme="minorBidi"/>
                <w:color w:val="auto"/>
              </w:rPr>
              <w:commentReference w:id="12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lastRenderedPageBreak/>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2"/>
            <w:r>
              <w:t>Hail, O full of grace</w:t>
            </w:r>
            <w:commentRangeEnd w:id="1252"/>
            <w:r>
              <w:rPr>
                <w:rStyle w:val="CommentReference"/>
                <w:rFonts w:ascii="Times New Roman" w:eastAsiaTheme="minorHAnsi" w:hAnsi="Times New Roman" w:cstheme="minorBidi"/>
                <w:color w:val="auto"/>
              </w:rPr>
              <w:commentReference w:id="12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53"/>
            <w:r>
              <w:t>Angel-Evangel</w:t>
            </w:r>
            <w:commentRangeEnd w:id="1253"/>
            <w:r>
              <w:rPr>
                <w:rStyle w:val="CommentReference"/>
                <w:rFonts w:ascii="Times New Roman" w:eastAsiaTheme="minorHAnsi" w:hAnsi="Times New Roman" w:cstheme="minorBidi"/>
                <w:color w:val="auto"/>
              </w:rPr>
              <w:commentReference w:id="12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4" w:name="_Ref434564112"/>
      <w:bookmarkStart w:id="1255" w:name="_Toc436141005"/>
      <w:bookmarkStart w:id="1256" w:name="_Toc410196203"/>
      <w:bookmarkStart w:id="1257" w:name="_Toc410196445"/>
      <w:bookmarkStart w:id="1258" w:name="_Toc410196947"/>
      <w:r>
        <w:lastRenderedPageBreak/>
        <w:t>December 1 (2) / Koiak 5: Martyrdom of St. Victor</w:t>
      </w:r>
      <w:bookmarkEnd w:id="1254"/>
      <w:bookmarkEnd w:id="1255"/>
    </w:p>
    <w:p w14:paraId="5851AA48" w14:textId="77777777" w:rsidR="00253C5F" w:rsidRDefault="00253C5F" w:rsidP="00253C5F">
      <w:pPr>
        <w:pStyle w:val="Heading4"/>
      </w:pPr>
      <w:bookmarkStart w:id="1259" w:name="_Ref434489590"/>
      <w:r>
        <w:t>The Doxology</w:t>
      </w:r>
      <w:r w:rsidR="00B46E6E">
        <w:t xml:space="preserve"> for St. Victor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0"/>
            <w:r>
              <w:t>saint</w:t>
            </w:r>
            <w:commentRangeEnd w:id="1260"/>
            <w:r>
              <w:rPr>
                <w:rStyle w:val="CommentReference"/>
                <w:rFonts w:ascii="Times New Roman" w:eastAsiaTheme="minorHAnsi" w:hAnsi="Times New Roman" w:cstheme="minorBidi"/>
                <w:color w:val="auto"/>
              </w:rPr>
              <w:commentReference w:id="12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1" w:name="_Toc436141006"/>
      <w:r>
        <w:lastRenderedPageBreak/>
        <w:t>December 2 (3) / Koiak 6: Pope Abraam the Syrian</w:t>
      </w:r>
      <w:bookmarkEnd w:id="1261"/>
    </w:p>
    <w:p w14:paraId="705AECE8" w14:textId="77777777" w:rsidR="00F416C6" w:rsidRDefault="00F416C6" w:rsidP="00F416C6">
      <w:pPr>
        <w:pStyle w:val="Heading4"/>
      </w:pPr>
      <w:bookmarkStart w:id="1262" w:name="_Ref434492343"/>
      <w:r>
        <w:t>The Doxology of St. Simon the Tanner</w:t>
      </w:r>
      <w:r>
        <w:rPr>
          <w:rStyle w:val="FootnoteReference"/>
        </w:rPr>
        <w:footnoteReference w:id="490"/>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63" w:name="_Toc436141007"/>
      <w:r>
        <w:t xml:space="preserve">December 4 (5) / Koiak 8: </w:t>
      </w:r>
      <w:r w:rsidR="00743CE8">
        <w:t xml:space="preserve">The Martyrdom of </w:t>
      </w:r>
      <w:r>
        <w:t>Sts. Barbara and Juliana</w:t>
      </w:r>
      <w:bookmarkEnd w:id="1263"/>
    </w:p>
    <w:p w14:paraId="1D4A5115" w14:textId="77777777" w:rsidR="00FF5FF3" w:rsidRDefault="00FF5FF3" w:rsidP="00FF5FF3">
      <w:pPr>
        <w:pStyle w:val="Heading4"/>
      </w:pPr>
      <w:bookmarkStart w:id="1264" w:name="_Ref434490169"/>
      <w:r>
        <w:t>The Doxology</w:t>
      </w:r>
      <w:r w:rsidR="00B46E6E">
        <w:t xml:space="preserve"> for Sts. Barbara and Juliana</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5" w:name="_Toc436141008"/>
      <w:r>
        <w:t>December 4 (5) / Koiak 8: Also St. Samuel the Confessor</w:t>
      </w:r>
      <w:bookmarkEnd w:id="1265"/>
    </w:p>
    <w:p w14:paraId="2EE78AB4" w14:textId="77777777" w:rsidR="00224925" w:rsidRDefault="00224925" w:rsidP="00224925">
      <w:pPr>
        <w:pStyle w:val="Heading4"/>
      </w:pPr>
      <w:bookmarkStart w:id="1266" w:name="_Ref434491260"/>
      <w:r>
        <w:t>The Doxology</w:t>
      </w:r>
      <w:r w:rsidR="00810F04">
        <w:t xml:space="preserve"> for St. Samuel the Confessor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7" w:name="_Toc436141009"/>
      <w:r>
        <w:t>December 6 (7) / Koiak 10: Relocation of St. Severus’ Relics</w:t>
      </w:r>
      <w:bookmarkEnd w:id="127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9800D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9800DB">
        <w:rPr>
          <w:noProof/>
        </w:rPr>
        <w:t>602</w:t>
      </w:r>
      <w:r w:rsidR="00191A26">
        <w:fldChar w:fldCharType="end"/>
      </w:r>
      <w:r w:rsidR="00191A26">
        <w:t>.</w:t>
      </w:r>
    </w:p>
    <w:p w14:paraId="27C4F9E3" w14:textId="77777777" w:rsidR="00B637D8" w:rsidRDefault="00B637D8" w:rsidP="00B637D8">
      <w:pPr>
        <w:pStyle w:val="Heading3"/>
      </w:pPr>
      <w:bookmarkStart w:id="1278" w:name="_Toc436141010"/>
      <w:r>
        <w:t>December 8 (9) / Koiak 12: Commemoration of Archangel Michael</w:t>
      </w:r>
      <w:bookmarkEnd w:id="127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598A6BCC" w14:textId="77777777" w:rsidR="005329C1" w:rsidRDefault="005329C1" w:rsidP="005329C1">
      <w:pPr>
        <w:pStyle w:val="Heading3"/>
      </w:pPr>
      <w:bookmarkStart w:id="1279" w:name="_Toc436141011"/>
      <w:r>
        <w:lastRenderedPageBreak/>
        <w:t>December 17 (18) / Koiak 21: Commemoration of the Theotokos</w:t>
      </w:r>
      <w:bookmarkEnd w:id="127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EDC8594" w14:textId="77777777" w:rsidR="007F571C" w:rsidRDefault="007F571C" w:rsidP="007F571C">
      <w:pPr>
        <w:pStyle w:val="Heading3"/>
      </w:pPr>
      <w:bookmarkStart w:id="1280" w:name="_Toc436141012"/>
      <w:r>
        <w:t>December 17 (18) / Koiak 21: Also the Martyrdom of St. Barnabas, on</w:t>
      </w:r>
      <w:r w:rsidR="00743CE8">
        <w:t>e</w:t>
      </w:r>
      <w:r>
        <w:t xml:space="preserve"> of the Seventy Two</w:t>
      </w:r>
      <w:bookmarkEnd w:id="1280"/>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01D0E63" w14:textId="77777777" w:rsidR="00CA0AB7" w:rsidRDefault="00CA0AB7" w:rsidP="00CA0AB7">
      <w:pPr>
        <w:pStyle w:val="Heading3"/>
      </w:pPr>
      <w:bookmarkStart w:id="1281" w:name="_Toc436141013"/>
      <w:r>
        <w:t>December 18 (19) / Koiak 22: Archangel Gabriel</w:t>
      </w:r>
      <w:r w:rsidR="00481AE5">
        <w:t xml:space="preserve"> (Consecration)</w:t>
      </w:r>
      <w:bookmarkEnd w:id="128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9800D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9800DB">
        <w:rPr>
          <w:noProof/>
        </w:rPr>
        <w:t>780</w:t>
      </w:r>
      <w:r w:rsidR="002409EF">
        <w:fldChar w:fldCharType="end"/>
      </w:r>
      <w:r>
        <w:t>.</w:t>
      </w:r>
    </w:p>
    <w:p w14:paraId="16E2607E" w14:textId="77777777" w:rsidR="009F60F1" w:rsidRDefault="009F60F1" w:rsidP="009F60F1">
      <w:pPr>
        <w:pStyle w:val="Heading3"/>
      </w:pPr>
      <w:bookmarkStart w:id="1282" w:name="_Toc436141014"/>
      <w:r>
        <w:t>December 20 (21) / Koiak 24: The Birth of St. Takle Haymanot</w:t>
      </w:r>
      <w:bookmarkEnd w:id="128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9800D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9800DB">
        <w:rPr>
          <w:noProof/>
        </w:rPr>
        <w:t>865</w:t>
      </w:r>
      <w:r w:rsidR="002409EF">
        <w:fldChar w:fldCharType="end"/>
      </w:r>
      <w:r>
        <w:t>.</w:t>
      </w:r>
    </w:p>
    <w:p w14:paraId="600875E0" w14:textId="77777777" w:rsidR="00FF5FF3" w:rsidRDefault="00FF5FF3" w:rsidP="00FF5FF3">
      <w:pPr>
        <w:pStyle w:val="Heading3"/>
      </w:pPr>
      <w:bookmarkStart w:id="1283" w:name="_Toc436141015"/>
      <w:r>
        <w:t>December 21 (22) / Koiak 25: St. John Kami</w:t>
      </w:r>
      <w:bookmarkEnd w:id="1283"/>
    </w:p>
    <w:p w14:paraId="3F9EF92D" w14:textId="77777777" w:rsidR="00810F04" w:rsidRPr="00810F04" w:rsidRDefault="00810F04" w:rsidP="00810F04">
      <w:pPr>
        <w:pStyle w:val="Heading4"/>
      </w:pPr>
      <w:bookmarkStart w:id="1284" w:name="_Ref434491108"/>
      <w:r>
        <w:t>The Doxology for St. John Kami</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5" w:name="_Toc436141016"/>
      <w:r>
        <w:t>December 24 (25) / Koiak 28: Nativity Preparation Day</w:t>
      </w:r>
      <w:bookmarkEnd w:id="128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6" w:name="_Ref434477504"/>
      <w:r>
        <w:lastRenderedPageBreak/>
        <w:t>The Doxology</w:t>
      </w:r>
      <w:r w:rsidR="00E21EA3">
        <w:t xml:space="preserve"> for the Preparation Day of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7" w:name="_Toc436141017"/>
      <w:r>
        <w:t>December 25 (26) / Koiak 29: The Feast of the Nativity</w:t>
      </w:r>
      <w:bookmarkEnd w:id="128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8" w:name="_Ref434477532"/>
      <w:r>
        <w:t xml:space="preserve">The </w:t>
      </w:r>
      <w:r w:rsidR="00C33BEB">
        <w:t xml:space="preserve">First </w:t>
      </w:r>
      <w:r>
        <w:t>Doxology</w:t>
      </w:r>
      <w:r w:rsidR="00C33BEB">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9" w:name="_Ref434477542"/>
      <w:r>
        <w:t>The Second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0"/>
            <w:r>
              <w:t xml:space="preserve">rescued </w:t>
            </w:r>
            <w:commentRangeEnd w:id="1290"/>
            <w:r>
              <w:rPr>
                <w:rStyle w:val="CommentReference"/>
                <w:rFonts w:ascii="Times New Roman" w:eastAsiaTheme="minorHAnsi" w:hAnsi="Times New Roman" w:cstheme="minorBidi"/>
                <w:color w:val="auto"/>
              </w:rPr>
              <w:commentReference w:id="1290"/>
            </w:r>
            <w:r>
              <w:t>and saved us,</w:t>
            </w:r>
          </w:p>
          <w:p w14:paraId="372D1056" w14:textId="77777777" w:rsidR="00C33BEB" w:rsidRDefault="00C33BEB" w:rsidP="00C33BEB">
            <w:pPr>
              <w:pStyle w:val="EngHangEnd"/>
            </w:pPr>
            <w:commentRangeStart w:id="1291"/>
            <w:r>
              <w:t xml:space="preserve">We </w:t>
            </w:r>
            <w:commentRangeEnd w:id="1291"/>
            <w:r>
              <w:rPr>
                <w:rStyle w:val="CommentReference"/>
                <w:rFonts w:ascii="Times New Roman" w:eastAsiaTheme="minorHAnsi" w:hAnsi="Times New Roman" w:cstheme="minorBidi"/>
                <w:color w:val="auto"/>
              </w:rPr>
              <w:commentReference w:id="129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92" w:name="_Ref434477554"/>
      <w:r>
        <w:t>The Third Doxology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3" w:name="_Ref434475057"/>
      <w:r>
        <w:t>The Sunday Psali Adam</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4" w:name="_Ref434475083"/>
      <w:r>
        <w:t>The Monday Psali Adam</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5" w:name="_Ref434475102"/>
      <w:r>
        <w:t>The Tuesday Psali Adam</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6"/>
            <w:r>
              <w:t xml:space="preserve">Shone </w:t>
            </w:r>
            <w:commentRangeEnd w:id="1296"/>
            <w:r>
              <w:rPr>
                <w:rStyle w:val="CommentReference"/>
              </w:rPr>
              <w:commentReference w:id="129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7"/>
            <w:r>
              <w:t>All</w:t>
            </w:r>
            <w:commentRangeEnd w:id="1297"/>
            <w:r>
              <w:rPr>
                <w:rStyle w:val="CommentReference"/>
              </w:rPr>
              <w:commentReference w:id="129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8"/>
            <w:r>
              <w:t>seals</w:t>
            </w:r>
            <w:commentRangeEnd w:id="1298"/>
            <w:r>
              <w:rPr>
                <w:rStyle w:val="CommentReference"/>
              </w:rPr>
              <w:commentReference w:id="129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9"/>
            <w:r>
              <w:t>Tetra</w:t>
            </w:r>
            <w:commentRangeEnd w:id="1299"/>
            <w:r>
              <w:rPr>
                <w:rStyle w:val="CommentReference"/>
              </w:rPr>
              <w:commentReference w:id="129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0"/>
            <w:r>
              <w:t xml:space="preserve">flaming </w:t>
            </w:r>
            <w:commentRangeEnd w:id="1300"/>
            <w:r>
              <w:rPr>
                <w:rStyle w:val="CommentReference"/>
              </w:rPr>
              <w:commentReference w:id="130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1"/>
            <w:r>
              <w:t>disease</w:t>
            </w:r>
            <w:commentRangeEnd w:id="1301"/>
            <w:r>
              <w:rPr>
                <w:rStyle w:val="CommentReference"/>
              </w:rPr>
              <w:commentReference w:id="130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02" w:name="_Ref434475128"/>
      <w:r>
        <w:lastRenderedPageBreak/>
        <w:t>The Wednesday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3" w:name="_Ref434475150"/>
      <w:r>
        <w:lastRenderedPageBreak/>
        <w:t>The Thursday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304"/>
            <w:r>
              <w:t xml:space="preserve">Isaiah </w:t>
            </w:r>
            <w:commentRangeEnd w:id="1304"/>
            <w:r>
              <w:rPr>
                <w:rStyle w:val="CommentReference"/>
              </w:rPr>
              <w:commentReference w:id="130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5" w:name="_Ref434475177"/>
      <w:r>
        <w:lastRenderedPageBreak/>
        <w:t>The Friday Psali Batos</w:t>
      </w:r>
      <w:r w:rsidR="006C1B94">
        <w:t xml:space="preserve"> for Nativity</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6" w:name="_Ref434475196"/>
      <w:r>
        <w:t>The Saturday Psali Batos</w:t>
      </w:r>
      <w:r w:rsidR="006C1B94">
        <w:t xml:space="preserve"> for Nativity</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7"/>
            <w:r>
              <w:t>For I cannot speak.</w:t>
            </w:r>
            <w:commentRangeEnd w:id="1307"/>
            <w:r>
              <w:rPr>
                <w:rStyle w:val="CommentReference"/>
              </w:rPr>
              <w:commentReference w:id="130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8" w:name="_Toc436141018"/>
      <w:r>
        <w:t>December 26 (27) / Koiak 30: The Second Day of the Feast of the Nativity</w:t>
      </w:r>
      <w:bookmarkEnd w:id="130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9" w:name="_Ref434561401"/>
      <w:bookmarkStart w:id="1310" w:name="_Toc436141019"/>
      <w:r>
        <w:t>December 27 (28) / Tobi 1: St. Stephen Day</w:t>
      </w:r>
      <w:bookmarkEnd w:id="1309"/>
      <w:bookmarkEnd w:id="131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9800D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9800DB">
        <w:rPr>
          <w:noProof/>
        </w:rPr>
        <w:t>547</w:t>
      </w:r>
      <w:r w:rsidR="002409EF">
        <w:fldChar w:fldCharType="end"/>
      </w:r>
      <w:r w:rsidR="002409EF">
        <w:t>.</w:t>
      </w:r>
    </w:p>
    <w:p w14:paraId="3C6CAB04" w14:textId="77777777" w:rsidR="00073003" w:rsidRDefault="00073003" w:rsidP="00073003">
      <w:pPr>
        <w:pStyle w:val="Heading3"/>
      </w:pPr>
      <w:bookmarkStart w:id="1311" w:name="_Toc436141020"/>
      <w:r>
        <w:t>December 29 (30) / Tobi 3: The One Hundred and Forty Four Thousand</w:t>
      </w:r>
      <w:bookmarkEnd w:id="1311"/>
    </w:p>
    <w:p w14:paraId="2FE981A9" w14:textId="77777777" w:rsidR="00073003" w:rsidRDefault="00073003" w:rsidP="00073003">
      <w:pPr>
        <w:pStyle w:val="Heading4"/>
      </w:pPr>
      <w:bookmarkStart w:id="1312" w:name="_Ref434488616"/>
      <w:r>
        <w:t>The Doxology</w:t>
      </w:r>
      <w:r w:rsidR="00B46E6E">
        <w:t xml:space="preserve"> for the One Hundred and Forty Four Thousand</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3" w:name="_Ref434564016"/>
      <w:bookmarkStart w:id="1314" w:name="_Toc436141021"/>
      <w:r>
        <w:t>December 30 (31) / Tobi 4: St. John the Evangelist</w:t>
      </w:r>
      <w:bookmarkEnd w:id="1313"/>
      <w:bookmarkEnd w:id="1314"/>
    </w:p>
    <w:p w14:paraId="3C0BCC81" w14:textId="77777777" w:rsidR="00FF5FF3" w:rsidRDefault="00FF5FF3" w:rsidP="00FF5FF3">
      <w:pPr>
        <w:pStyle w:val="Heading4"/>
      </w:pPr>
      <w:bookmarkStart w:id="1315" w:name="_Ref434488768"/>
      <w:r>
        <w:t>The Doxology</w:t>
      </w:r>
      <w:r w:rsidR="00B46E6E">
        <w:t xml:space="preserve"> for</w:t>
      </w:r>
      <w:r w:rsidR="00BC160E">
        <w:t xml:space="preserve"> St. John the Evangelist</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6"/>
            <w:r>
              <w:t>Zebulun</w:t>
            </w:r>
            <w:commentRangeEnd w:id="1316"/>
            <w:r>
              <w:rPr>
                <w:rStyle w:val="FootnoteReference"/>
              </w:rPr>
              <w:footnoteReference w:id="497"/>
            </w:r>
            <w:r>
              <w:rPr>
                <w:rStyle w:val="CommentReference"/>
                <w:rFonts w:ascii="Times New Roman" w:eastAsiaTheme="minorHAnsi" w:hAnsi="Times New Roman" w:cstheme="minorBidi"/>
                <w:color w:val="auto"/>
              </w:rPr>
              <w:commentReference w:id="131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7" w:name="_Toc410196204"/>
      <w:bookmarkStart w:id="1318" w:name="_Toc410196446"/>
      <w:bookmarkStart w:id="1319" w:name="_Toc410196948"/>
      <w:bookmarkStart w:id="1320" w:name="_Toc436140914"/>
      <w:bookmarkStart w:id="1321" w:name="January"/>
      <w:bookmarkEnd w:id="1237"/>
      <w:bookmarkEnd w:id="1256"/>
      <w:bookmarkEnd w:id="1257"/>
      <w:bookmarkEnd w:id="1258"/>
      <w:r>
        <w:lastRenderedPageBreak/>
        <w:t>January</w:t>
      </w:r>
      <w:bookmarkEnd w:id="1317"/>
      <w:bookmarkEnd w:id="1318"/>
      <w:bookmarkEnd w:id="1319"/>
      <w:r w:rsidR="00FF5FF3">
        <w:t xml:space="preserve"> or </w:t>
      </w:r>
      <w:r w:rsidR="00FF5FF3">
        <w:rPr>
          <w:rFonts w:ascii="FreeSerifAvvaShenouda" w:hAnsi="FreeSerifAvvaShenouda" w:cs="FreeSerifAvvaShenouda"/>
        </w:rPr>
        <w:t>Ⲧⲱⲃⲓ</w:t>
      </w:r>
      <w:bookmarkEnd w:id="1320"/>
    </w:p>
    <w:bookmarkStart w:id="1322" w:name="_Toc410196205" w:displacedByCustomXml="next"/>
    <w:bookmarkStart w:id="1323" w:name="_Toc410196447" w:displacedByCustomXml="next"/>
    <w:bookmarkStart w:id="1324" w:name="_Toc410196949" w:displacedByCustomXml="next"/>
    <w:sdt>
      <w:sdtPr>
        <w:id w:val="-286434970"/>
        <w:docPartObj>
          <w:docPartGallery w:val="Table of Contents"/>
          <w:docPartUnique/>
        </w:docPartObj>
      </w:sdtPr>
      <w:sdtEndPr>
        <w:rPr>
          <w:b/>
          <w:bCs/>
          <w:noProof/>
        </w:rPr>
      </w:sdtEndPr>
      <w:sdtContent>
        <w:p w14:paraId="740A5AF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141022" w:history="1">
            <w:r w:rsidR="009800DB" w:rsidRPr="00561EA1">
              <w:rPr>
                <w:rStyle w:val="Hyperlink"/>
                <w:noProof/>
                <w:lang w:val="en-US"/>
              </w:rPr>
              <w:t xml:space="preserve">January 1 (2) / Tobi 6: The Feast of the </w:t>
            </w:r>
            <w:r w:rsidR="009800DB" w:rsidRPr="00561EA1">
              <w:rPr>
                <w:rStyle w:val="Hyperlink"/>
                <w:noProof/>
              </w:rPr>
              <w:t>Circumcision</w:t>
            </w:r>
            <w:r w:rsidR="009800DB">
              <w:rPr>
                <w:noProof/>
                <w:webHidden/>
              </w:rPr>
              <w:tab/>
            </w:r>
            <w:r w:rsidR="009800DB">
              <w:rPr>
                <w:noProof/>
                <w:webHidden/>
              </w:rPr>
              <w:fldChar w:fldCharType="begin"/>
            </w:r>
            <w:r w:rsidR="009800DB">
              <w:rPr>
                <w:noProof/>
                <w:webHidden/>
              </w:rPr>
              <w:instrText xml:space="preserve"> PAGEREF _Toc436141022 \h </w:instrText>
            </w:r>
            <w:r w:rsidR="009800DB">
              <w:rPr>
                <w:noProof/>
                <w:webHidden/>
              </w:rPr>
            </w:r>
            <w:r w:rsidR="009800DB">
              <w:rPr>
                <w:noProof/>
                <w:webHidden/>
              </w:rPr>
              <w:fldChar w:fldCharType="separate"/>
            </w:r>
            <w:r w:rsidR="009800DB">
              <w:rPr>
                <w:noProof/>
                <w:webHidden/>
              </w:rPr>
              <w:t>697</w:t>
            </w:r>
            <w:r w:rsidR="009800DB">
              <w:rPr>
                <w:noProof/>
                <w:webHidden/>
              </w:rPr>
              <w:fldChar w:fldCharType="end"/>
            </w:r>
          </w:hyperlink>
        </w:p>
        <w:p w14:paraId="4C5159C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3" w:history="1">
            <w:r w:rsidR="009800DB" w:rsidRPr="00561EA1">
              <w:rPr>
                <w:rStyle w:val="Hyperlink"/>
                <w:noProof/>
              </w:rPr>
              <w:t>January 6 (7) / Tobi 11: The Feast of Theophany</w:t>
            </w:r>
            <w:r w:rsidR="009800DB">
              <w:rPr>
                <w:noProof/>
                <w:webHidden/>
              </w:rPr>
              <w:tab/>
            </w:r>
            <w:r w:rsidR="009800DB">
              <w:rPr>
                <w:noProof/>
                <w:webHidden/>
              </w:rPr>
              <w:fldChar w:fldCharType="begin"/>
            </w:r>
            <w:r w:rsidR="009800DB">
              <w:rPr>
                <w:noProof/>
                <w:webHidden/>
              </w:rPr>
              <w:instrText xml:space="preserve"> PAGEREF _Toc436141023 \h </w:instrText>
            </w:r>
            <w:r w:rsidR="009800DB">
              <w:rPr>
                <w:noProof/>
                <w:webHidden/>
              </w:rPr>
            </w:r>
            <w:r w:rsidR="009800DB">
              <w:rPr>
                <w:noProof/>
                <w:webHidden/>
              </w:rPr>
              <w:fldChar w:fldCharType="separate"/>
            </w:r>
            <w:r w:rsidR="009800DB">
              <w:rPr>
                <w:noProof/>
                <w:webHidden/>
              </w:rPr>
              <w:t>706</w:t>
            </w:r>
            <w:r w:rsidR="009800DB">
              <w:rPr>
                <w:noProof/>
                <w:webHidden/>
              </w:rPr>
              <w:fldChar w:fldCharType="end"/>
            </w:r>
          </w:hyperlink>
        </w:p>
        <w:p w14:paraId="67EEE8A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4" w:history="1">
            <w:r w:rsidR="009800DB" w:rsidRPr="00561EA1">
              <w:rPr>
                <w:rStyle w:val="Hyperlink"/>
                <w:noProof/>
              </w:rPr>
              <w:t>January 7 (8) / Tobi 12: The Second Day of the Feast of Theophany</w:t>
            </w:r>
            <w:r w:rsidR="009800DB">
              <w:rPr>
                <w:noProof/>
                <w:webHidden/>
              </w:rPr>
              <w:tab/>
            </w:r>
            <w:r w:rsidR="009800DB">
              <w:rPr>
                <w:noProof/>
                <w:webHidden/>
              </w:rPr>
              <w:fldChar w:fldCharType="begin"/>
            </w:r>
            <w:r w:rsidR="009800DB">
              <w:rPr>
                <w:noProof/>
                <w:webHidden/>
              </w:rPr>
              <w:instrText xml:space="preserve"> PAGEREF _Toc436141024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5360776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5" w:history="1">
            <w:r w:rsidR="009800DB" w:rsidRPr="00561EA1">
              <w:rPr>
                <w:rStyle w:val="Hyperlink"/>
                <w:noProof/>
              </w:rPr>
              <w:t>January 7 (8) / Tobi 12: Also the Commemoration of Archangel Michael</w:t>
            </w:r>
            <w:r w:rsidR="009800DB">
              <w:rPr>
                <w:noProof/>
                <w:webHidden/>
              </w:rPr>
              <w:tab/>
            </w:r>
            <w:r w:rsidR="009800DB">
              <w:rPr>
                <w:noProof/>
                <w:webHidden/>
              </w:rPr>
              <w:fldChar w:fldCharType="begin"/>
            </w:r>
            <w:r w:rsidR="009800DB">
              <w:rPr>
                <w:noProof/>
                <w:webHidden/>
              </w:rPr>
              <w:instrText xml:space="preserve"> PAGEREF _Toc436141025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36D1ACB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6" w:history="1">
            <w:r w:rsidR="009800DB" w:rsidRPr="00561EA1">
              <w:rPr>
                <w:rStyle w:val="Hyperlink"/>
                <w:noProof/>
              </w:rPr>
              <w:t>January 7 (8) / Tobi 12: Also St. Theodore Anatoly</w:t>
            </w:r>
            <w:r w:rsidR="009800DB">
              <w:rPr>
                <w:noProof/>
                <w:webHidden/>
              </w:rPr>
              <w:tab/>
            </w:r>
            <w:r w:rsidR="009800DB">
              <w:rPr>
                <w:noProof/>
                <w:webHidden/>
              </w:rPr>
              <w:fldChar w:fldCharType="begin"/>
            </w:r>
            <w:r w:rsidR="009800DB">
              <w:rPr>
                <w:noProof/>
                <w:webHidden/>
              </w:rPr>
              <w:instrText xml:space="preserve"> PAGEREF _Toc436141026 \h </w:instrText>
            </w:r>
            <w:r w:rsidR="009800DB">
              <w:rPr>
                <w:noProof/>
                <w:webHidden/>
              </w:rPr>
            </w:r>
            <w:r w:rsidR="009800DB">
              <w:rPr>
                <w:noProof/>
                <w:webHidden/>
              </w:rPr>
              <w:fldChar w:fldCharType="separate"/>
            </w:r>
            <w:r w:rsidR="009800DB">
              <w:rPr>
                <w:noProof/>
                <w:webHidden/>
              </w:rPr>
              <w:t>741</w:t>
            </w:r>
            <w:r w:rsidR="009800DB">
              <w:rPr>
                <w:noProof/>
                <w:webHidden/>
              </w:rPr>
              <w:fldChar w:fldCharType="end"/>
            </w:r>
          </w:hyperlink>
        </w:p>
        <w:p w14:paraId="24DBE3D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7" w:history="1">
            <w:r w:rsidR="009800DB" w:rsidRPr="00561EA1">
              <w:rPr>
                <w:rStyle w:val="Hyperlink"/>
                <w:noProof/>
              </w:rPr>
              <w:t>January 8 (9) / Tobi 13: The Feast of The Wedding of Cana of Galilee</w:t>
            </w:r>
            <w:r w:rsidR="009800DB">
              <w:rPr>
                <w:noProof/>
                <w:webHidden/>
              </w:rPr>
              <w:tab/>
            </w:r>
            <w:r w:rsidR="009800DB">
              <w:rPr>
                <w:noProof/>
                <w:webHidden/>
              </w:rPr>
              <w:fldChar w:fldCharType="begin"/>
            </w:r>
            <w:r w:rsidR="009800DB">
              <w:rPr>
                <w:noProof/>
                <w:webHidden/>
              </w:rPr>
              <w:instrText xml:space="preserve"> PAGEREF _Toc436141027 \h </w:instrText>
            </w:r>
            <w:r w:rsidR="009800DB">
              <w:rPr>
                <w:noProof/>
                <w:webHidden/>
              </w:rPr>
            </w:r>
            <w:r w:rsidR="009800DB">
              <w:rPr>
                <w:noProof/>
                <w:webHidden/>
              </w:rPr>
              <w:fldChar w:fldCharType="separate"/>
            </w:r>
            <w:r w:rsidR="009800DB">
              <w:rPr>
                <w:noProof/>
                <w:webHidden/>
              </w:rPr>
              <w:t>742</w:t>
            </w:r>
            <w:r w:rsidR="009800DB">
              <w:rPr>
                <w:noProof/>
                <w:webHidden/>
              </w:rPr>
              <w:fldChar w:fldCharType="end"/>
            </w:r>
          </w:hyperlink>
        </w:p>
        <w:p w14:paraId="22BF7BA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8" w:history="1">
            <w:r w:rsidR="009800DB" w:rsidRPr="00561EA1">
              <w:rPr>
                <w:rStyle w:val="Hyperlink"/>
                <w:noProof/>
              </w:rPr>
              <w:t>January 8 (9) / Tobi 13: Also the Martyrdom of St. Demiana</w:t>
            </w:r>
            <w:r w:rsidR="009800DB">
              <w:rPr>
                <w:noProof/>
                <w:webHidden/>
              </w:rPr>
              <w:tab/>
            </w:r>
            <w:r w:rsidR="009800DB">
              <w:rPr>
                <w:noProof/>
                <w:webHidden/>
              </w:rPr>
              <w:fldChar w:fldCharType="begin"/>
            </w:r>
            <w:r w:rsidR="009800DB">
              <w:rPr>
                <w:noProof/>
                <w:webHidden/>
              </w:rPr>
              <w:instrText xml:space="preserve"> PAGEREF _Toc436141028 \h </w:instrText>
            </w:r>
            <w:r w:rsidR="009800DB">
              <w:rPr>
                <w:noProof/>
                <w:webHidden/>
              </w:rPr>
            </w:r>
            <w:r w:rsidR="009800DB">
              <w:rPr>
                <w:noProof/>
                <w:webHidden/>
              </w:rPr>
              <w:fldChar w:fldCharType="separate"/>
            </w:r>
            <w:r w:rsidR="009800DB">
              <w:rPr>
                <w:noProof/>
                <w:webHidden/>
              </w:rPr>
              <w:t>751</w:t>
            </w:r>
            <w:r w:rsidR="009800DB">
              <w:rPr>
                <w:noProof/>
                <w:webHidden/>
              </w:rPr>
              <w:fldChar w:fldCharType="end"/>
            </w:r>
          </w:hyperlink>
        </w:p>
        <w:p w14:paraId="26F78E6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29" w:history="1">
            <w:r w:rsidR="009800DB" w:rsidRPr="00561EA1">
              <w:rPr>
                <w:rStyle w:val="Hyperlink"/>
                <w:noProof/>
              </w:rPr>
              <w:t>January 9 (10) / Tobi 14: St. Maximus</w:t>
            </w:r>
            <w:r w:rsidR="009800DB">
              <w:rPr>
                <w:noProof/>
                <w:webHidden/>
              </w:rPr>
              <w:tab/>
            </w:r>
            <w:r w:rsidR="009800DB">
              <w:rPr>
                <w:noProof/>
                <w:webHidden/>
              </w:rPr>
              <w:fldChar w:fldCharType="begin"/>
            </w:r>
            <w:r w:rsidR="009800DB">
              <w:rPr>
                <w:noProof/>
                <w:webHidden/>
              </w:rPr>
              <w:instrText xml:space="preserve"> PAGEREF _Toc436141029 \h </w:instrText>
            </w:r>
            <w:r w:rsidR="009800DB">
              <w:rPr>
                <w:noProof/>
                <w:webHidden/>
              </w:rPr>
            </w:r>
            <w:r w:rsidR="009800DB">
              <w:rPr>
                <w:noProof/>
                <w:webHidden/>
              </w:rPr>
              <w:fldChar w:fldCharType="separate"/>
            </w:r>
            <w:r w:rsidR="009800DB">
              <w:rPr>
                <w:noProof/>
                <w:webHidden/>
              </w:rPr>
              <w:t>753</w:t>
            </w:r>
            <w:r w:rsidR="009800DB">
              <w:rPr>
                <w:noProof/>
                <w:webHidden/>
              </w:rPr>
              <w:fldChar w:fldCharType="end"/>
            </w:r>
          </w:hyperlink>
        </w:p>
        <w:p w14:paraId="021E21D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0" w:history="1">
            <w:r w:rsidR="009800DB" w:rsidRPr="00561EA1">
              <w:rPr>
                <w:rStyle w:val="Hyperlink"/>
                <w:noProof/>
              </w:rPr>
              <w:t>January 12 (13) / Tobi 17: St. Dometius</w:t>
            </w:r>
            <w:r w:rsidR="009800DB">
              <w:rPr>
                <w:noProof/>
                <w:webHidden/>
              </w:rPr>
              <w:tab/>
            </w:r>
            <w:r w:rsidR="009800DB">
              <w:rPr>
                <w:noProof/>
                <w:webHidden/>
              </w:rPr>
              <w:fldChar w:fldCharType="begin"/>
            </w:r>
            <w:r w:rsidR="009800DB">
              <w:rPr>
                <w:noProof/>
                <w:webHidden/>
              </w:rPr>
              <w:instrText xml:space="preserve"> PAGEREF _Toc436141030 \h </w:instrText>
            </w:r>
            <w:r w:rsidR="009800DB">
              <w:rPr>
                <w:noProof/>
                <w:webHidden/>
              </w:rPr>
            </w:r>
            <w:r w:rsidR="009800DB">
              <w:rPr>
                <w:noProof/>
                <w:webHidden/>
              </w:rPr>
              <w:fldChar w:fldCharType="separate"/>
            </w:r>
            <w:r w:rsidR="009800DB">
              <w:rPr>
                <w:noProof/>
                <w:webHidden/>
              </w:rPr>
              <w:t>754</w:t>
            </w:r>
            <w:r w:rsidR="009800DB">
              <w:rPr>
                <w:noProof/>
                <w:webHidden/>
              </w:rPr>
              <w:fldChar w:fldCharType="end"/>
            </w:r>
          </w:hyperlink>
        </w:p>
        <w:p w14:paraId="5904FF9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1" w:history="1">
            <w:r w:rsidR="009800DB" w:rsidRPr="00561EA1">
              <w:rPr>
                <w:rStyle w:val="Hyperlink"/>
                <w:noProof/>
              </w:rPr>
              <w:t>January 15 (16) / Tobi 20: Departure of St. Prochorus the Disciple</w:t>
            </w:r>
            <w:r w:rsidR="009800DB">
              <w:rPr>
                <w:noProof/>
                <w:webHidden/>
              </w:rPr>
              <w:tab/>
            </w:r>
            <w:r w:rsidR="009800DB">
              <w:rPr>
                <w:noProof/>
                <w:webHidden/>
              </w:rPr>
              <w:fldChar w:fldCharType="begin"/>
            </w:r>
            <w:r w:rsidR="009800DB">
              <w:rPr>
                <w:noProof/>
                <w:webHidden/>
              </w:rPr>
              <w:instrText xml:space="preserve"> PAGEREF _Toc436141031 \h </w:instrText>
            </w:r>
            <w:r w:rsidR="009800DB">
              <w:rPr>
                <w:noProof/>
                <w:webHidden/>
              </w:rPr>
            </w:r>
            <w:r w:rsidR="009800DB">
              <w:rPr>
                <w:noProof/>
                <w:webHidden/>
              </w:rPr>
              <w:fldChar w:fldCharType="separate"/>
            </w:r>
            <w:r w:rsidR="009800DB">
              <w:rPr>
                <w:noProof/>
                <w:webHidden/>
              </w:rPr>
              <w:t>754</w:t>
            </w:r>
            <w:r w:rsidR="009800DB">
              <w:rPr>
                <w:noProof/>
                <w:webHidden/>
              </w:rPr>
              <w:fldChar w:fldCharType="end"/>
            </w:r>
          </w:hyperlink>
        </w:p>
        <w:p w14:paraId="2FCDE61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2" w:history="1">
            <w:r w:rsidR="009800DB" w:rsidRPr="00561EA1">
              <w:rPr>
                <w:rStyle w:val="Hyperlink"/>
                <w:noProof/>
              </w:rPr>
              <w:t>January 16 (17) / Tobi 21: The Dormition of the Virgin</w:t>
            </w:r>
            <w:r w:rsidR="009800DB">
              <w:rPr>
                <w:noProof/>
                <w:webHidden/>
              </w:rPr>
              <w:tab/>
            </w:r>
            <w:r w:rsidR="009800DB">
              <w:rPr>
                <w:noProof/>
                <w:webHidden/>
              </w:rPr>
              <w:fldChar w:fldCharType="begin"/>
            </w:r>
            <w:r w:rsidR="009800DB">
              <w:rPr>
                <w:noProof/>
                <w:webHidden/>
              </w:rPr>
              <w:instrText xml:space="preserve"> PAGEREF _Toc436141032 \h </w:instrText>
            </w:r>
            <w:r w:rsidR="009800DB">
              <w:rPr>
                <w:noProof/>
                <w:webHidden/>
              </w:rPr>
            </w:r>
            <w:r w:rsidR="009800DB">
              <w:rPr>
                <w:noProof/>
                <w:webHidden/>
              </w:rPr>
              <w:fldChar w:fldCharType="separate"/>
            </w:r>
            <w:r w:rsidR="009800DB">
              <w:rPr>
                <w:noProof/>
                <w:webHidden/>
              </w:rPr>
              <w:t>755</w:t>
            </w:r>
            <w:r w:rsidR="009800DB">
              <w:rPr>
                <w:noProof/>
                <w:webHidden/>
              </w:rPr>
              <w:fldChar w:fldCharType="end"/>
            </w:r>
          </w:hyperlink>
        </w:p>
        <w:p w14:paraId="09013E4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3" w:history="1">
            <w:r w:rsidR="009800DB" w:rsidRPr="00561EA1">
              <w:rPr>
                <w:rStyle w:val="Hyperlink"/>
                <w:noProof/>
              </w:rPr>
              <w:t>January 17 (18) / Tobi 22: St. Anthony the Great</w:t>
            </w:r>
            <w:r w:rsidR="009800DB">
              <w:rPr>
                <w:noProof/>
                <w:webHidden/>
              </w:rPr>
              <w:tab/>
            </w:r>
            <w:r w:rsidR="009800DB">
              <w:rPr>
                <w:noProof/>
                <w:webHidden/>
              </w:rPr>
              <w:fldChar w:fldCharType="begin"/>
            </w:r>
            <w:r w:rsidR="009800DB">
              <w:rPr>
                <w:noProof/>
                <w:webHidden/>
              </w:rPr>
              <w:instrText xml:space="preserve"> PAGEREF _Toc436141033 \h </w:instrText>
            </w:r>
            <w:r w:rsidR="009800DB">
              <w:rPr>
                <w:noProof/>
                <w:webHidden/>
              </w:rPr>
            </w:r>
            <w:r w:rsidR="009800DB">
              <w:rPr>
                <w:noProof/>
                <w:webHidden/>
              </w:rPr>
              <w:fldChar w:fldCharType="separate"/>
            </w:r>
            <w:r w:rsidR="009800DB">
              <w:rPr>
                <w:noProof/>
                <w:webHidden/>
              </w:rPr>
              <w:t>755</w:t>
            </w:r>
            <w:r w:rsidR="009800DB">
              <w:rPr>
                <w:noProof/>
                <w:webHidden/>
              </w:rPr>
              <w:fldChar w:fldCharType="end"/>
            </w:r>
          </w:hyperlink>
        </w:p>
        <w:p w14:paraId="0FBFD50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4" w:history="1">
            <w:r w:rsidR="009800DB" w:rsidRPr="00561EA1">
              <w:rPr>
                <w:rStyle w:val="Hyperlink"/>
                <w:noProof/>
              </w:rPr>
              <w:t>January 18 (19) / Tobi 23: St. Timothy the Apostle</w:t>
            </w:r>
            <w:r w:rsidR="009800DB">
              <w:rPr>
                <w:noProof/>
                <w:webHidden/>
              </w:rPr>
              <w:tab/>
            </w:r>
            <w:r w:rsidR="009800DB">
              <w:rPr>
                <w:noProof/>
                <w:webHidden/>
              </w:rPr>
              <w:fldChar w:fldCharType="begin"/>
            </w:r>
            <w:r w:rsidR="009800DB">
              <w:rPr>
                <w:noProof/>
                <w:webHidden/>
              </w:rPr>
              <w:instrText xml:space="preserve"> PAGEREF _Toc436141034 \h </w:instrText>
            </w:r>
            <w:r w:rsidR="009800DB">
              <w:rPr>
                <w:noProof/>
                <w:webHidden/>
              </w:rPr>
            </w:r>
            <w:r w:rsidR="009800DB">
              <w:rPr>
                <w:noProof/>
                <w:webHidden/>
              </w:rPr>
              <w:fldChar w:fldCharType="separate"/>
            </w:r>
            <w:r w:rsidR="009800DB">
              <w:rPr>
                <w:noProof/>
                <w:webHidden/>
              </w:rPr>
              <w:t>756</w:t>
            </w:r>
            <w:r w:rsidR="009800DB">
              <w:rPr>
                <w:noProof/>
                <w:webHidden/>
              </w:rPr>
              <w:fldChar w:fldCharType="end"/>
            </w:r>
          </w:hyperlink>
        </w:p>
        <w:p w14:paraId="4D5D660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5" w:history="1">
            <w:r w:rsidR="009800DB" w:rsidRPr="00561EA1">
              <w:rPr>
                <w:rStyle w:val="Hyperlink"/>
                <w:noProof/>
              </w:rPr>
              <w:t>January 22 (23) / Tobi 27: Archangel Suriel</w:t>
            </w:r>
            <w:r w:rsidR="009800DB">
              <w:rPr>
                <w:noProof/>
                <w:webHidden/>
              </w:rPr>
              <w:tab/>
            </w:r>
            <w:r w:rsidR="009800DB">
              <w:rPr>
                <w:noProof/>
                <w:webHidden/>
              </w:rPr>
              <w:fldChar w:fldCharType="begin"/>
            </w:r>
            <w:r w:rsidR="009800DB">
              <w:rPr>
                <w:noProof/>
                <w:webHidden/>
              </w:rPr>
              <w:instrText xml:space="preserve"> PAGEREF _Toc436141035 \h </w:instrText>
            </w:r>
            <w:r w:rsidR="009800DB">
              <w:rPr>
                <w:noProof/>
                <w:webHidden/>
              </w:rPr>
            </w:r>
            <w:r w:rsidR="009800DB">
              <w:rPr>
                <w:noProof/>
                <w:webHidden/>
              </w:rPr>
              <w:fldChar w:fldCharType="separate"/>
            </w:r>
            <w:r w:rsidR="009800DB">
              <w:rPr>
                <w:noProof/>
                <w:webHidden/>
              </w:rPr>
              <w:t>756</w:t>
            </w:r>
            <w:r w:rsidR="009800DB">
              <w:rPr>
                <w:noProof/>
                <w:webHidden/>
              </w:rPr>
              <w:fldChar w:fldCharType="end"/>
            </w:r>
          </w:hyperlink>
        </w:p>
        <w:p w14:paraId="13211D7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6" w:history="1">
            <w:r w:rsidR="009800DB" w:rsidRPr="00561EA1">
              <w:rPr>
                <w:rStyle w:val="Hyperlink"/>
                <w:noProof/>
              </w:rPr>
              <w:t>January 22 (23) / Tobi 27: Also Relocation of St. Timothy the Apostle’s Relics</w:t>
            </w:r>
            <w:r w:rsidR="009800DB">
              <w:rPr>
                <w:noProof/>
                <w:webHidden/>
              </w:rPr>
              <w:tab/>
            </w:r>
            <w:r w:rsidR="009800DB">
              <w:rPr>
                <w:noProof/>
                <w:webHidden/>
              </w:rPr>
              <w:fldChar w:fldCharType="begin"/>
            </w:r>
            <w:r w:rsidR="009800DB">
              <w:rPr>
                <w:noProof/>
                <w:webHidden/>
              </w:rPr>
              <w:instrText xml:space="preserve"> PAGEREF _Toc436141036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7874847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7" w:history="1">
            <w:r w:rsidR="009800DB" w:rsidRPr="00561EA1">
              <w:rPr>
                <w:rStyle w:val="Hyperlink"/>
                <w:noProof/>
              </w:rPr>
              <w:t>January 24 (25) / Tobi 29: Commemoration of the Annunciation, Nativity, and Resurrection on the 29</w:t>
            </w:r>
            <w:r w:rsidR="009800DB" w:rsidRPr="00561EA1">
              <w:rPr>
                <w:rStyle w:val="Hyperlink"/>
                <w:noProof/>
                <w:vertAlign w:val="superscript"/>
              </w:rPr>
              <w:t>th</w:t>
            </w:r>
            <w:r w:rsidR="009800DB" w:rsidRPr="00561EA1">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_Toc436141037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290BD84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8" w:history="1">
            <w:r w:rsidR="009800DB" w:rsidRPr="00561EA1">
              <w:rPr>
                <w:rStyle w:val="Hyperlink"/>
                <w:noProof/>
              </w:rPr>
              <w:t>January 27 (28) / Meshir 2: St. Paul the Anchorite</w:t>
            </w:r>
            <w:r w:rsidR="009800DB">
              <w:rPr>
                <w:noProof/>
                <w:webHidden/>
              </w:rPr>
              <w:tab/>
            </w:r>
            <w:r w:rsidR="009800DB">
              <w:rPr>
                <w:noProof/>
                <w:webHidden/>
              </w:rPr>
              <w:fldChar w:fldCharType="begin"/>
            </w:r>
            <w:r w:rsidR="009800DB">
              <w:rPr>
                <w:noProof/>
                <w:webHidden/>
              </w:rPr>
              <w:instrText xml:space="preserve"> PAGEREF _Toc436141038 \h </w:instrText>
            </w:r>
            <w:r w:rsidR="009800DB">
              <w:rPr>
                <w:noProof/>
                <w:webHidden/>
              </w:rPr>
            </w:r>
            <w:r w:rsidR="009800DB">
              <w:rPr>
                <w:noProof/>
                <w:webHidden/>
              </w:rPr>
              <w:fldChar w:fldCharType="separate"/>
            </w:r>
            <w:r w:rsidR="009800DB">
              <w:rPr>
                <w:noProof/>
                <w:webHidden/>
              </w:rPr>
              <w:t>757</w:t>
            </w:r>
            <w:r w:rsidR="009800DB">
              <w:rPr>
                <w:noProof/>
                <w:webHidden/>
              </w:rPr>
              <w:fldChar w:fldCharType="end"/>
            </w:r>
          </w:hyperlink>
        </w:p>
        <w:p w14:paraId="4675C57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39" w:history="1">
            <w:r w:rsidR="009800DB" w:rsidRPr="00561EA1">
              <w:rPr>
                <w:rStyle w:val="Hyperlink"/>
                <w:noProof/>
              </w:rPr>
              <w:t>January 29 (30) / Meshir 4: Martyrdom of St. Agabus the Disciple</w:t>
            </w:r>
            <w:r w:rsidR="009800DB">
              <w:rPr>
                <w:noProof/>
                <w:webHidden/>
              </w:rPr>
              <w:tab/>
            </w:r>
            <w:r w:rsidR="009800DB">
              <w:rPr>
                <w:noProof/>
                <w:webHidden/>
              </w:rPr>
              <w:fldChar w:fldCharType="begin"/>
            </w:r>
            <w:r w:rsidR="009800DB">
              <w:rPr>
                <w:noProof/>
                <w:webHidden/>
              </w:rPr>
              <w:instrText xml:space="preserve"> PAGEREF _Toc436141039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2F25F2C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0" w:history="1">
            <w:r w:rsidR="009800DB" w:rsidRPr="00561EA1">
              <w:rPr>
                <w:rStyle w:val="Hyperlink"/>
                <w:noProof/>
              </w:rPr>
              <w:t>January 21 (31) / Meshir 5: St. Apollo the Friend of St. Apip</w:t>
            </w:r>
            <w:r w:rsidR="009800DB">
              <w:rPr>
                <w:noProof/>
                <w:webHidden/>
              </w:rPr>
              <w:tab/>
            </w:r>
            <w:r w:rsidR="009800DB">
              <w:rPr>
                <w:noProof/>
                <w:webHidden/>
              </w:rPr>
              <w:fldChar w:fldCharType="begin"/>
            </w:r>
            <w:r w:rsidR="009800DB">
              <w:rPr>
                <w:noProof/>
                <w:webHidden/>
              </w:rPr>
              <w:instrText xml:space="preserve"> PAGEREF _Toc436141040 \h </w:instrText>
            </w:r>
            <w:r w:rsidR="009800DB">
              <w:rPr>
                <w:noProof/>
                <w:webHidden/>
              </w:rPr>
            </w:r>
            <w:r w:rsidR="009800DB">
              <w:rPr>
                <w:noProof/>
                <w:webHidden/>
              </w:rPr>
              <w:fldChar w:fldCharType="separate"/>
            </w:r>
            <w:r w:rsidR="009800DB">
              <w:rPr>
                <w:noProof/>
                <w:webHidden/>
              </w:rPr>
              <w:t>758</w:t>
            </w:r>
            <w:r w:rsidR="009800DB">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5" w:name="_Toc436141022"/>
      <w:r>
        <w:rPr>
          <w:lang w:val="en-US"/>
        </w:rPr>
        <w:lastRenderedPageBreak/>
        <w:t>January 1 (2) / Tobi 6</w:t>
      </w:r>
      <w:r w:rsidR="00FF5FF3">
        <w:rPr>
          <w:lang w:val="en-US"/>
        </w:rPr>
        <w:t xml:space="preserve">: The Feast of the </w:t>
      </w:r>
      <w:r w:rsidR="00495F1A">
        <w:t>Circumcision</w:t>
      </w:r>
      <w:bookmarkEnd w:id="1324"/>
      <w:bookmarkEnd w:id="1323"/>
      <w:bookmarkEnd w:id="1322"/>
      <w:bookmarkEnd w:id="1325"/>
    </w:p>
    <w:p w14:paraId="1387E376" w14:textId="77777777" w:rsidR="00FF5FF3" w:rsidRDefault="00FF5FF3" w:rsidP="00FF5FF3">
      <w:pPr>
        <w:pStyle w:val="Heading4"/>
      </w:pPr>
      <w:bookmarkStart w:id="1326" w:name="_Ref434477590"/>
      <w:r>
        <w:t>The Doxology</w:t>
      </w:r>
      <w:r w:rsidR="00E21EA3">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7"/>
            <w:r>
              <w:t xml:space="preserve">Christian </w:t>
            </w:r>
            <w:commentRangeEnd w:id="1327"/>
            <w:r>
              <w:rPr>
                <w:rStyle w:val="CommentReference"/>
                <w:rFonts w:ascii="Times New Roman" w:eastAsiaTheme="minorHAnsi" w:hAnsi="Times New Roman" w:cstheme="minorBidi"/>
                <w:color w:val="auto"/>
              </w:rPr>
              <w:commentReference w:id="132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8" w:name="_Ref434475229"/>
      <w:r>
        <w:t>The Psali Adam</w:t>
      </w:r>
      <w:r w:rsidR="006C1B94">
        <w:t xml:space="preserve"> for the Circumcision</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9"/>
            <w:r>
              <w:t xml:space="preserve">Victorious </w:t>
            </w:r>
            <w:commentRangeEnd w:id="1329"/>
            <w:r>
              <w:rPr>
                <w:rStyle w:val="CommentReference"/>
              </w:rPr>
              <w:commentReference w:id="132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lastRenderedPageBreak/>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0" w:name="_Ref434475252"/>
      <w:r>
        <w:t>The Psali Batos</w:t>
      </w:r>
      <w:r w:rsidR="006C1B94">
        <w:t xml:space="preserve"> for the Circumcision</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lastRenderedPageBreak/>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1"/>
            <w:r>
              <w:t>divinity</w:t>
            </w:r>
            <w:commentRangeEnd w:id="1331"/>
            <w:r>
              <w:rPr>
                <w:rStyle w:val="CommentReference"/>
              </w:rPr>
              <w:commentReference w:id="133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32" w:name="_Toc410196206"/>
      <w:bookmarkStart w:id="1333" w:name="_Toc410196448"/>
      <w:bookmarkStart w:id="1334" w:name="_Toc410196950"/>
      <w:bookmarkStart w:id="1335" w:name="_Toc436141023"/>
      <w:r>
        <w:t xml:space="preserve">January 6 (7) / Tobi 11: The Feast of </w:t>
      </w:r>
      <w:r w:rsidR="00495F1A">
        <w:t>Theophany</w:t>
      </w:r>
      <w:bookmarkEnd w:id="1332"/>
      <w:bookmarkEnd w:id="1333"/>
      <w:bookmarkEnd w:id="1334"/>
      <w:bookmarkEnd w:id="1335"/>
    </w:p>
    <w:p w14:paraId="322B4F7B" w14:textId="77777777" w:rsidR="00FF5FF3" w:rsidRDefault="00430630" w:rsidP="00FF5FF3">
      <w:pPr>
        <w:pStyle w:val="Heading4"/>
      </w:pPr>
      <w:bookmarkStart w:id="1336" w:name="_Ref434477630"/>
      <w:r>
        <w:t>An</w:t>
      </w:r>
      <w:r w:rsidR="00FF5FF3">
        <w:t xml:space="preserve"> </w:t>
      </w:r>
      <w:r>
        <w:t xml:space="preserve">Abridged </w:t>
      </w:r>
      <w:r w:rsidR="00FF5FF3">
        <w:t>Doxology</w:t>
      </w:r>
      <w:r w:rsidR="00E21EA3">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lastRenderedPageBreak/>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lastRenderedPageBreak/>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7" w:name="_Ref434477641"/>
      <w:r>
        <w:t>The First Doxology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8" w:name="_Ref434477660"/>
      <w:r>
        <w:t>The Second Doxology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9" w:name="_Ref434475280"/>
      <w:r>
        <w:t>The Sunday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0"/>
            <w:r>
              <w:t xml:space="preserve">confirm </w:t>
            </w:r>
            <w:commentRangeEnd w:id="1340"/>
            <w:r>
              <w:rPr>
                <w:rStyle w:val="CommentReference"/>
              </w:rPr>
              <w:commentReference w:id="134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lastRenderedPageBreak/>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1"/>
            <w:r>
              <w:t>ⲛ̀ϫⲉ</w:t>
            </w:r>
            <w:commentRangeEnd w:id="1341"/>
            <w:r>
              <w:rPr>
                <w:rStyle w:val="CommentReference"/>
                <w:rFonts w:ascii="Times New Roman" w:hAnsi="Times New Roman"/>
              </w:rPr>
              <w:commentReference w:id="134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42"/>
            <w:r>
              <w:t>moved</w:t>
            </w:r>
            <w:commentRangeEnd w:id="1342"/>
            <w:r>
              <w:rPr>
                <w:rStyle w:val="CommentReference"/>
              </w:rPr>
              <w:commentReference w:id="134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3"/>
            <w:r>
              <w:t>thrice holy,</w:t>
            </w:r>
            <w:commentRangeEnd w:id="1343"/>
            <w:r>
              <w:rPr>
                <w:rStyle w:val="CommentReference"/>
              </w:rPr>
              <w:commentReference w:id="134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4" w:name="_Ref434475309"/>
      <w:r>
        <w:t>The Monday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5"/>
            <w:r>
              <w:t xml:space="preserve">Ⲓⲱⲁⲛⲛⲟⲩ </w:t>
            </w:r>
            <w:commentRangeEnd w:id="1345"/>
            <w:r>
              <w:rPr>
                <w:rStyle w:val="CommentReference"/>
                <w:rFonts w:ascii="Times New Roman" w:hAnsi="Times New Roman"/>
              </w:rPr>
              <w:commentReference w:id="134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lastRenderedPageBreak/>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6"/>
            <w:r>
              <w:rPr>
                <w:rFonts w:eastAsia="Arial Unicode MS" w:cs="FreeSerifAvvaShenouda"/>
              </w:rPr>
              <w:t>ⲛⲓϯϩⲟ</w:t>
            </w:r>
            <w:commentRangeEnd w:id="1346"/>
            <w:r>
              <w:rPr>
                <w:rStyle w:val="CommentReference"/>
                <w:rFonts w:ascii="Times New Roman" w:hAnsi="Times New Roman"/>
              </w:rPr>
              <w:commentReference w:id="134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7" w:name="_Ref434475331"/>
      <w:r>
        <w:t>The Tuesday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lastRenderedPageBreak/>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8"/>
            <w:r>
              <w:t>ⲫⲏ</w:t>
            </w:r>
            <w:commentRangeEnd w:id="1348"/>
            <w:r>
              <w:rPr>
                <w:rStyle w:val="CommentReference"/>
                <w:rFonts w:ascii="Times New Roman" w:hAnsi="Times New Roman"/>
              </w:rPr>
              <w:commentReference w:id="134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9"/>
            <w:r>
              <w:t>ϯⲥⲩⲛⲧⲉⲗⲓⲁ</w:t>
            </w:r>
            <w:commentRangeEnd w:id="1349"/>
            <w:r>
              <w:rPr>
                <w:rStyle w:val="CommentReference"/>
                <w:rFonts w:ascii="Times New Roman" w:hAnsi="Times New Roman"/>
              </w:rPr>
              <w:commentReference w:id="134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lastRenderedPageBreak/>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0" w:name="_Ref434475362"/>
      <w:r>
        <w:t>The Wednesday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lastRenderedPageBreak/>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lastRenderedPageBreak/>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1" w:name="_Ref434475388"/>
      <w:r>
        <w:t>The Thursday Psali Batos</w:t>
      </w:r>
      <w:r w:rsidR="006C1B94">
        <w:t xml:space="preserve"> for Theophany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lastRenderedPageBreak/>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lastRenderedPageBreak/>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52" w:name="_Ref434475411"/>
      <w:r>
        <w:t>The Friday Psali Batos</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lastRenderedPageBreak/>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3" w:name="_Ref434475434"/>
      <w:r>
        <w:t>The Saturday Psali Batos</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4"/>
            <w:r>
              <w:t>liberty</w:t>
            </w:r>
            <w:commentRangeEnd w:id="1354"/>
            <w:r>
              <w:rPr>
                <w:rStyle w:val="CommentReference"/>
              </w:rPr>
              <w:commentReference w:id="135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5"/>
            <w:r>
              <w:t xml:space="preserve">confirm </w:t>
            </w:r>
            <w:commentRangeEnd w:id="1355"/>
            <w:r>
              <w:rPr>
                <w:rStyle w:val="CommentReference"/>
              </w:rPr>
              <w:commentReference w:id="135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6" w:name="_Toc436141024"/>
      <w:r>
        <w:t>January 7 (8) / Tobi 12</w:t>
      </w:r>
      <w:r w:rsidR="001225FA">
        <w:t xml:space="preserve">: </w:t>
      </w:r>
      <w:r>
        <w:t>The Second Day of the Feast of Theophany</w:t>
      </w:r>
      <w:bookmarkEnd w:id="135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7" w:name="_Toc436141025"/>
      <w:r>
        <w:t>January 7 (8) / Tobi 12</w:t>
      </w:r>
      <w:r w:rsidR="001225FA">
        <w:t xml:space="preserve">: </w:t>
      </w:r>
      <w:r>
        <w:t>Also the Commemoration of Archangel Michael</w:t>
      </w:r>
      <w:bookmarkEnd w:id="1357"/>
    </w:p>
    <w:p w14:paraId="322A578A" w14:textId="77777777" w:rsidR="00191A26" w:rsidRPr="00B637D8" w:rsidRDefault="00191A26" w:rsidP="00191A26">
      <w:pPr>
        <w:pStyle w:val="Rubric"/>
      </w:pPr>
      <w:bookmarkStart w:id="1358" w:name="_Toc410196207"/>
      <w:bookmarkStart w:id="1359" w:name="_Toc410196449"/>
      <w:bookmarkStart w:id="1360" w:name="_Toc410196951"/>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6D1BDB" w14:textId="77777777" w:rsidR="006B44CE" w:rsidRDefault="006B44CE" w:rsidP="006B44CE">
      <w:pPr>
        <w:pStyle w:val="Heading3"/>
      </w:pPr>
      <w:bookmarkStart w:id="1361" w:name="_Ref434562461"/>
      <w:bookmarkStart w:id="1362" w:name="_Toc436141026"/>
      <w:r>
        <w:t>January 7 (8) / Tobi 12</w:t>
      </w:r>
      <w:r w:rsidR="001225FA">
        <w:t xml:space="preserve">: </w:t>
      </w:r>
      <w:commentRangeStart w:id="1363"/>
      <w:r>
        <w:t>Also St. Theodore Anatoly</w:t>
      </w:r>
      <w:commentRangeEnd w:id="1363"/>
      <w:r>
        <w:rPr>
          <w:rStyle w:val="CommentReference"/>
          <w:rFonts w:eastAsiaTheme="minorHAnsi" w:cstheme="minorBidi"/>
          <w:b w:val="0"/>
          <w:bCs w:val="0"/>
        </w:rPr>
        <w:commentReference w:id="1363"/>
      </w:r>
      <w:bookmarkEnd w:id="1361"/>
      <w:bookmarkEnd w:id="1362"/>
    </w:p>
    <w:p w14:paraId="7DD26869" w14:textId="77777777" w:rsidR="006B44CE" w:rsidRDefault="006B44CE" w:rsidP="006B44CE">
      <w:pPr>
        <w:pStyle w:val="Heading4"/>
      </w:pPr>
      <w:bookmarkStart w:id="1364" w:name="_Ref434477694"/>
      <w:bookmarkStart w:id="1365" w:name="_Ref434489376"/>
      <w:r>
        <w:t>The Doxology</w:t>
      </w:r>
      <w:bookmarkEnd w:id="1364"/>
      <w:r w:rsidR="00B46E6E">
        <w:t xml:space="preserve"> for St. Theodore Anatoly</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lastRenderedPageBreak/>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6" w:name="_Toc436141027"/>
      <w:r>
        <w:t>January 8 (9) / Tobi 13: The Feast of T</w:t>
      </w:r>
      <w:r w:rsidR="00495F1A">
        <w:t>he Wedding of Cana of Galilee</w:t>
      </w:r>
      <w:bookmarkEnd w:id="1358"/>
      <w:bookmarkEnd w:id="1359"/>
      <w:bookmarkEnd w:id="1360"/>
      <w:bookmarkEnd w:id="1366"/>
    </w:p>
    <w:p w14:paraId="46F7A60E" w14:textId="77777777" w:rsidR="00A37BB6" w:rsidRDefault="00A37BB6" w:rsidP="00A37BB6">
      <w:pPr>
        <w:pStyle w:val="Heading4"/>
      </w:pPr>
      <w:bookmarkStart w:id="1367" w:name="_Ref434477774"/>
      <w:r>
        <w:t>The Doxology</w:t>
      </w:r>
      <w:r w:rsidR="00E21EA3">
        <w:t xml:space="preserve"> for the Wedding of Cana</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8" w:name="_Ref434475472"/>
      <w:r>
        <w:t>The Psali Adam</w:t>
      </w:r>
      <w:r w:rsidR="006C1B94">
        <w:t xml:space="preserve"> for the Wedding of Cana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9" w:name="_Ref434475500"/>
      <w:r>
        <w:t>The Psali Batos</w:t>
      </w:r>
      <w:r w:rsidR="006C1B94">
        <w:t xml:space="preserve"> for the Wedding of Cana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0" w:name="_Ref434560112"/>
      <w:bookmarkStart w:id="1371" w:name="_Toc436141028"/>
      <w:r>
        <w:t>January 8 (9) / Tobi 13: Also the Martyrdom of St. Demiana</w:t>
      </w:r>
      <w:bookmarkEnd w:id="1370"/>
      <w:bookmarkEnd w:id="137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9800D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9800DB">
        <w:rPr>
          <w:noProof/>
        </w:rPr>
        <w:t>549</w:t>
      </w:r>
      <w:r w:rsidR="002409EF">
        <w:fldChar w:fldCharType="end"/>
      </w:r>
      <w:r>
        <w:t>.</w:t>
      </w:r>
    </w:p>
    <w:p w14:paraId="625F7E74" w14:textId="77777777" w:rsidR="00B53E05" w:rsidRDefault="00B53E05" w:rsidP="00B53E05">
      <w:pPr>
        <w:pStyle w:val="Heading4"/>
      </w:pPr>
      <w:bookmarkStart w:id="1372" w:name="_Ref434490124"/>
      <w:r>
        <w:t>Another Doxology of St. Demiana</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3" w:name="_Ref434563224"/>
      <w:bookmarkStart w:id="1374" w:name="_Toc436141029"/>
      <w:r>
        <w:t>January 9 (10) / Tobi 14: St. Maximus</w:t>
      </w:r>
      <w:bookmarkEnd w:id="1373"/>
      <w:bookmarkEnd w:id="1374"/>
    </w:p>
    <w:p w14:paraId="1847ABB1" w14:textId="77777777" w:rsidR="00662600" w:rsidRDefault="00810F04" w:rsidP="00810F04">
      <w:pPr>
        <w:pStyle w:val="Heading4"/>
      </w:pPr>
      <w:bookmarkStart w:id="1375" w:name="_Ref434490957"/>
      <w:r>
        <w:t>The Doxology for</w:t>
      </w:r>
      <w:r w:rsidR="00662600">
        <w:t xml:space="preserve"> Sts. Maximus and Dometius</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9" w:name="_Toc436141030"/>
      <w:r>
        <w:t>Jan</w:t>
      </w:r>
      <w:r w:rsidR="00662600">
        <w:t>uary 12 (13) / Tobi 17: St. Dome</w:t>
      </w:r>
      <w:r>
        <w:t>tius</w:t>
      </w:r>
      <w:bookmarkEnd w:id="137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9800D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9800DB">
        <w:rPr>
          <w:noProof/>
        </w:rPr>
        <w:t>753</w:t>
      </w:r>
      <w:r w:rsidR="002409EF">
        <w:fldChar w:fldCharType="end"/>
      </w:r>
      <w:r>
        <w:t>.</w:t>
      </w:r>
    </w:p>
    <w:p w14:paraId="1C984C3F" w14:textId="77777777" w:rsidR="00160DE3" w:rsidRDefault="00160DE3" w:rsidP="00160DE3">
      <w:pPr>
        <w:pStyle w:val="Heading3"/>
      </w:pPr>
      <w:bookmarkStart w:id="1380" w:name="_Toc436141031"/>
      <w:bookmarkStart w:id="1381" w:name="_Toc410196208"/>
      <w:bookmarkStart w:id="1382" w:name="_Toc410196450"/>
      <w:bookmarkStart w:id="1383" w:name="_Toc410196952"/>
      <w:r>
        <w:t>January 15 (16) / Tobi 20: Departure of St. Prochorus the Disciple</w:t>
      </w:r>
      <w:bookmarkEnd w:id="138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33EC0AE" w14:textId="77777777" w:rsidR="00495F1A" w:rsidRDefault="00FF5FF3" w:rsidP="00495F1A">
      <w:pPr>
        <w:pStyle w:val="Heading3"/>
      </w:pPr>
      <w:bookmarkStart w:id="1384" w:name="_Toc436141032"/>
      <w:r>
        <w:lastRenderedPageBreak/>
        <w:t xml:space="preserve">January 16 (17) / Tobi 21: </w:t>
      </w:r>
      <w:r w:rsidR="00495F1A">
        <w:t>The Dormition of the Virgin</w:t>
      </w:r>
      <w:bookmarkEnd w:id="1381"/>
      <w:bookmarkEnd w:id="1382"/>
      <w:bookmarkEnd w:id="1383"/>
      <w:bookmarkEnd w:id="138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15F86A2" w14:textId="77777777" w:rsidR="00FF5FF3" w:rsidRDefault="00FF5FF3" w:rsidP="00FF5FF3">
      <w:pPr>
        <w:pStyle w:val="Heading3"/>
      </w:pPr>
      <w:bookmarkStart w:id="1385" w:name="_Ref434560171"/>
      <w:bookmarkStart w:id="1386" w:name="_Toc436141033"/>
      <w:r>
        <w:t>January 17 (18) / Tobi 22: St. Anthony the Great</w:t>
      </w:r>
      <w:bookmarkEnd w:id="1385"/>
      <w:bookmarkEnd w:id="1386"/>
    </w:p>
    <w:p w14:paraId="38BCD1D7" w14:textId="77777777" w:rsidR="00FF5FF3" w:rsidRDefault="00FF5FF3" w:rsidP="00FF5FF3">
      <w:pPr>
        <w:pStyle w:val="Heading4"/>
      </w:pPr>
      <w:bookmarkStart w:id="1387" w:name="_Ref434490340"/>
      <w:r>
        <w:t>The Doxology</w:t>
      </w:r>
      <w:r w:rsidR="00B46E6E">
        <w:t xml:space="preserve"> for St. Anthony the Great</w:t>
      </w:r>
      <w:bookmarkEnd w:id="138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8" w:name="_Toc436141034"/>
      <w:r>
        <w:t>January 18 (19) / Tobi 23: St. Timothy the Apostle</w:t>
      </w:r>
      <w:bookmarkEnd w:id="138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39DDB91" w14:textId="77777777" w:rsidR="00596AC8" w:rsidRDefault="00596AC8" w:rsidP="00596AC8">
      <w:pPr>
        <w:pStyle w:val="Heading3"/>
      </w:pPr>
      <w:bookmarkStart w:id="1389" w:name="_Toc436141035"/>
      <w:r>
        <w:t>January 22 (23) / Tobi 27: Archangel Suriel</w:t>
      </w:r>
      <w:bookmarkEnd w:id="1389"/>
    </w:p>
    <w:p w14:paraId="79FCFE0C" w14:textId="77777777" w:rsidR="00596AC8" w:rsidRDefault="00596AC8" w:rsidP="00596AC8">
      <w:pPr>
        <w:pStyle w:val="Heading4"/>
      </w:pPr>
      <w:bookmarkStart w:id="1390" w:name="_Ref434488250"/>
      <w:r>
        <w:t>The Doxology</w:t>
      </w:r>
      <w:r w:rsidR="00B46E6E">
        <w:t xml:space="preserve"> for Archangel Suriel</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91" w:name="_Toc436141036"/>
      <w:r>
        <w:t>January 22 (23) / Tobi 27: Also Relocation of St. Timothy the Apostle’s Relics</w:t>
      </w:r>
      <w:bookmarkEnd w:id="1391"/>
    </w:p>
    <w:p w14:paraId="3FBC7E0C" w14:textId="77777777" w:rsidR="00191A26" w:rsidRDefault="00191A26" w:rsidP="00191A26">
      <w:pPr>
        <w:pStyle w:val="Rubric"/>
      </w:pPr>
      <w:bookmarkStart w:id="1392" w:name="_Ref434560218"/>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540</w:t>
      </w:r>
      <w:r>
        <w:fldChar w:fldCharType="end"/>
      </w:r>
      <w:r>
        <w:t xml:space="preserve">, </w:t>
      </w:r>
      <w:r>
        <w:fldChar w:fldCharType="begin"/>
      </w:r>
      <w:r>
        <w:instrText xml:space="preserve"> PAGEREF _Ref434488657 \h </w:instrText>
      </w:r>
      <w:r>
        <w:fldChar w:fldCharType="separate"/>
      </w:r>
      <w:r w:rsidR="009800DB">
        <w:rPr>
          <w:noProof/>
        </w:rPr>
        <w:t>541</w:t>
      </w:r>
      <w:r>
        <w:fldChar w:fldCharType="end"/>
      </w:r>
      <w:r>
        <w:t xml:space="preserve">, or </w:t>
      </w:r>
      <w:r>
        <w:fldChar w:fldCharType="begin"/>
      </w:r>
      <w:r>
        <w:instrText xml:space="preserve"> PAGEREF _Ref434488992 \h </w:instrText>
      </w:r>
      <w:r>
        <w:fldChar w:fldCharType="separate"/>
      </w:r>
      <w:r w:rsidR="009800DB">
        <w:rPr>
          <w:noProof/>
        </w:rPr>
        <w:t>543</w:t>
      </w:r>
      <w:r>
        <w:fldChar w:fldCharType="end"/>
      </w:r>
      <w:r>
        <w:t>.</w:t>
      </w:r>
    </w:p>
    <w:p w14:paraId="3D3C66F4" w14:textId="77777777" w:rsidR="00B52D77" w:rsidRDefault="00B52D77" w:rsidP="00B52D77">
      <w:pPr>
        <w:pStyle w:val="Heading3"/>
      </w:pPr>
      <w:bookmarkStart w:id="1393" w:name="_Toc436141037"/>
      <w:r>
        <w:t>January 24 (25) / Tobi 29: Commemoration of the Annunciation, Nativity, and Resurrection on the 29</w:t>
      </w:r>
      <w:r w:rsidRPr="00C0205C">
        <w:rPr>
          <w:vertAlign w:val="superscript"/>
        </w:rPr>
        <w:t>th</w:t>
      </w:r>
      <w:r>
        <w:t xml:space="preserve"> of Every Month</w:t>
      </w:r>
      <w:bookmarkEnd w:id="139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589</w:t>
      </w:r>
      <w:r>
        <w:fldChar w:fldCharType="end"/>
      </w:r>
      <w:r>
        <w:t>.</w:t>
      </w:r>
    </w:p>
    <w:p w14:paraId="17F33393" w14:textId="77777777" w:rsidR="00C30529" w:rsidRDefault="00C30529" w:rsidP="00C30529">
      <w:pPr>
        <w:pStyle w:val="Heading3"/>
      </w:pPr>
      <w:bookmarkStart w:id="1394" w:name="_Toc436141038"/>
      <w:r>
        <w:t>January 27 (28) / Meshir 2: St. Paul the Anchorite</w:t>
      </w:r>
      <w:bookmarkEnd w:id="1392"/>
      <w:bookmarkEnd w:id="1394"/>
    </w:p>
    <w:p w14:paraId="680E4267" w14:textId="77777777" w:rsidR="00C30529" w:rsidRDefault="00C30529" w:rsidP="00C30529">
      <w:pPr>
        <w:pStyle w:val="Heading4"/>
      </w:pPr>
      <w:bookmarkStart w:id="1395" w:name="_Ref434490368"/>
      <w:r>
        <w:t>The Doxology</w:t>
      </w:r>
      <w:r w:rsidR="00B46E6E">
        <w:t xml:space="preserve"> for St. Paul the Anchorite</w:t>
      </w:r>
      <w:bookmarkEnd w:id="139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6" w:name="_Toc436141039"/>
      <w:r>
        <w:t>January 29 (30) / Meshir 4: Martyrdom of St. Agabus the Disciple</w:t>
      </w:r>
      <w:bookmarkEnd w:id="1396"/>
    </w:p>
    <w:p w14:paraId="6DDD9040" w14:textId="77777777" w:rsidR="00191A26" w:rsidRDefault="00191A26" w:rsidP="00191A26">
      <w:pPr>
        <w:pStyle w:val="Rubric"/>
      </w:pPr>
      <w:bookmarkStart w:id="1397" w:name="_Toc410196209"/>
      <w:bookmarkStart w:id="1398" w:name="_Toc410196451"/>
      <w:bookmarkStart w:id="1399" w:name="_Toc410196953"/>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7F3DC96" w14:textId="77777777" w:rsidR="00E30E2D" w:rsidRDefault="00E30E2D" w:rsidP="00E30E2D">
      <w:pPr>
        <w:pStyle w:val="Heading3"/>
      </w:pPr>
      <w:bookmarkStart w:id="1400" w:name="_Toc436141040"/>
      <w:r>
        <w:t>January 21 (31) / Meshir 5: St. Apollo the Friend of St. Apip</w:t>
      </w:r>
      <w:bookmarkEnd w:id="140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9800D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9800DB">
        <w:rPr>
          <w:noProof/>
        </w:rPr>
        <w:t>611</w:t>
      </w:r>
      <w:r w:rsidR="002409EF">
        <w:fldChar w:fldCharType="end"/>
      </w:r>
      <w:r>
        <w:t>.</w:t>
      </w:r>
    </w:p>
    <w:p w14:paraId="03E5B08D" w14:textId="77777777" w:rsidR="00495F1A" w:rsidRDefault="00495F1A" w:rsidP="00495F1A">
      <w:pPr>
        <w:pStyle w:val="Heading2"/>
      </w:pPr>
      <w:bookmarkStart w:id="1401" w:name="_Toc436140915"/>
      <w:bookmarkStart w:id="1402" w:name="February"/>
      <w:bookmarkEnd w:id="1321"/>
      <w:r>
        <w:lastRenderedPageBreak/>
        <w:t>February</w:t>
      </w:r>
      <w:bookmarkEnd w:id="1397"/>
      <w:bookmarkEnd w:id="1398"/>
      <w:bookmarkEnd w:id="1399"/>
      <w:r w:rsidR="00C30529">
        <w:t xml:space="preserve"> or </w:t>
      </w:r>
      <w:r w:rsidR="00C30529">
        <w:rPr>
          <w:rFonts w:ascii="FreeSerifAvvaShenouda" w:hAnsi="FreeSerifAvvaShenouda" w:cs="FreeSerifAvvaShenouda"/>
        </w:rPr>
        <w:t>Ⲙϣⲓⲣ</w:t>
      </w:r>
      <w:bookmarkEnd w:id="1401"/>
    </w:p>
    <w:bookmarkStart w:id="1403" w:name="_Toc410196210" w:displacedByCustomXml="next"/>
    <w:bookmarkStart w:id="1404" w:name="_Toc410196452" w:displacedByCustomXml="next"/>
    <w:bookmarkStart w:id="1405" w:name="_Toc410196954" w:displacedByCustomXml="next"/>
    <w:sdt>
      <w:sdtPr>
        <w:id w:val="603392108"/>
        <w:docPartObj>
          <w:docPartGallery w:val="Table of Contents"/>
          <w:docPartUnique/>
        </w:docPartObj>
      </w:sdtPr>
      <w:sdtEndPr>
        <w:rPr>
          <w:b/>
          <w:bCs/>
          <w:noProof/>
        </w:rPr>
      </w:sdtEndPr>
      <w:sdtContent>
        <w:p w14:paraId="3D88E265"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141041" w:history="1">
            <w:r w:rsidR="009800DB" w:rsidRPr="00C2163B">
              <w:rPr>
                <w:rStyle w:val="Hyperlink"/>
                <w:noProof/>
              </w:rPr>
              <w:t>February 2 (3): Meshir 8: The Entrance into the Temple</w:t>
            </w:r>
            <w:r w:rsidR="009800DB">
              <w:rPr>
                <w:noProof/>
                <w:webHidden/>
              </w:rPr>
              <w:tab/>
            </w:r>
            <w:r w:rsidR="009800DB">
              <w:rPr>
                <w:noProof/>
                <w:webHidden/>
              </w:rPr>
              <w:fldChar w:fldCharType="begin"/>
            </w:r>
            <w:r w:rsidR="009800DB">
              <w:rPr>
                <w:noProof/>
                <w:webHidden/>
              </w:rPr>
              <w:instrText xml:space="preserve"> PAGEREF _Toc436141041 \h </w:instrText>
            </w:r>
            <w:r w:rsidR="009800DB">
              <w:rPr>
                <w:noProof/>
                <w:webHidden/>
              </w:rPr>
            </w:r>
            <w:r w:rsidR="009800DB">
              <w:rPr>
                <w:noProof/>
                <w:webHidden/>
              </w:rPr>
              <w:fldChar w:fldCharType="separate"/>
            </w:r>
            <w:r w:rsidR="009800DB">
              <w:rPr>
                <w:noProof/>
                <w:webHidden/>
              </w:rPr>
              <w:t>760</w:t>
            </w:r>
            <w:r w:rsidR="009800DB">
              <w:rPr>
                <w:noProof/>
                <w:webHidden/>
              </w:rPr>
              <w:fldChar w:fldCharType="end"/>
            </w:r>
          </w:hyperlink>
        </w:p>
        <w:p w14:paraId="476207B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2" w:history="1">
            <w:r w:rsidR="009800DB" w:rsidRPr="00C2163B">
              <w:rPr>
                <w:rStyle w:val="Hyperlink"/>
                <w:noProof/>
              </w:rPr>
              <w:t>February 4 (5) / Meshir 10: Martyrdom of St. James the Son of Alphaeus</w:t>
            </w:r>
            <w:r w:rsidR="009800DB">
              <w:rPr>
                <w:noProof/>
                <w:webHidden/>
              </w:rPr>
              <w:tab/>
            </w:r>
            <w:r w:rsidR="009800DB">
              <w:rPr>
                <w:noProof/>
                <w:webHidden/>
              </w:rPr>
              <w:fldChar w:fldCharType="begin"/>
            </w:r>
            <w:r w:rsidR="009800DB">
              <w:rPr>
                <w:noProof/>
                <w:webHidden/>
              </w:rPr>
              <w:instrText xml:space="preserve"> PAGEREF _Toc436141042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16CE0AB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3" w:history="1">
            <w:r w:rsidR="009800DB" w:rsidRPr="00C2163B">
              <w:rPr>
                <w:rStyle w:val="Hyperlink"/>
                <w:noProof/>
              </w:rPr>
              <w:t>February 6 (7) / Meshir 12: Commemoration of Archangel Michael</w:t>
            </w:r>
            <w:r w:rsidR="009800DB">
              <w:rPr>
                <w:noProof/>
                <w:webHidden/>
              </w:rPr>
              <w:tab/>
            </w:r>
            <w:r w:rsidR="009800DB">
              <w:rPr>
                <w:noProof/>
                <w:webHidden/>
              </w:rPr>
              <w:fldChar w:fldCharType="begin"/>
            </w:r>
            <w:r w:rsidR="009800DB">
              <w:rPr>
                <w:noProof/>
                <w:webHidden/>
              </w:rPr>
              <w:instrText xml:space="preserve"> PAGEREF _Toc436141043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797CBF4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4" w:history="1">
            <w:r w:rsidR="009800DB" w:rsidRPr="00C2163B">
              <w:rPr>
                <w:rStyle w:val="Hyperlink"/>
                <w:noProof/>
              </w:rPr>
              <w:t>February 8 (9) / Meshir 14: The Departure of St. Severus</w:t>
            </w:r>
            <w:r w:rsidR="009800DB">
              <w:rPr>
                <w:noProof/>
                <w:webHidden/>
              </w:rPr>
              <w:tab/>
            </w:r>
            <w:r w:rsidR="009800DB">
              <w:rPr>
                <w:noProof/>
                <w:webHidden/>
              </w:rPr>
              <w:fldChar w:fldCharType="begin"/>
            </w:r>
            <w:r w:rsidR="009800DB">
              <w:rPr>
                <w:noProof/>
                <w:webHidden/>
              </w:rPr>
              <w:instrText xml:space="preserve"> PAGEREF _Toc436141044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41C3E41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5" w:history="1">
            <w:r w:rsidR="009800DB" w:rsidRPr="00C2163B">
              <w:rPr>
                <w:rStyle w:val="Hyperlink"/>
                <w:noProof/>
              </w:rPr>
              <w:t>February 10 (11) / Meshir 16: Isaac the Syrian</w:t>
            </w:r>
            <w:r w:rsidR="009800DB">
              <w:rPr>
                <w:noProof/>
                <w:webHidden/>
              </w:rPr>
              <w:tab/>
            </w:r>
            <w:r w:rsidR="009800DB">
              <w:rPr>
                <w:noProof/>
                <w:webHidden/>
              </w:rPr>
              <w:fldChar w:fldCharType="begin"/>
            </w:r>
            <w:r w:rsidR="009800DB">
              <w:rPr>
                <w:noProof/>
                <w:webHidden/>
              </w:rPr>
              <w:instrText xml:space="preserve"> PAGEREF _Toc436141045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1312D8A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6" w:history="1">
            <w:r w:rsidR="009800DB" w:rsidRPr="00C2163B">
              <w:rPr>
                <w:rStyle w:val="Hyperlink"/>
                <w:noProof/>
              </w:rPr>
              <w:t>February 15 (16) / Meshir 21: Commemoration of the Theotokos</w:t>
            </w:r>
            <w:r w:rsidR="009800DB">
              <w:rPr>
                <w:noProof/>
                <w:webHidden/>
              </w:rPr>
              <w:tab/>
            </w:r>
            <w:r w:rsidR="009800DB">
              <w:rPr>
                <w:noProof/>
                <w:webHidden/>
              </w:rPr>
              <w:fldChar w:fldCharType="begin"/>
            </w:r>
            <w:r w:rsidR="009800DB">
              <w:rPr>
                <w:noProof/>
                <w:webHidden/>
              </w:rPr>
              <w:instrText xml:space="preserve"> PAGEREF _Toc436141046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550EF16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7" w:history="1">
            <w:r w:rsidR="009800DB" w:rsidRPr="00C2163B">
              <w:rPr>
                <w:rStyle w:val="Hyperlink"/>
                <w:noProof/>
              </w:rPr>
              <w:t>February 15 (16) / Meshir 21: Also Martyrdom of St. Onesimus, the Disciple of St. Paul</w:t>
            </w:r>
            <w:r w:rsidR="009800DB">
              <w:rPr>
                <w:noProof/>
                <w:webHidden/>
              </w:rPr>
              <w:tab/>
            </w:r>
            <w:r w:rsidR="009800DB">
              <w:rPr>
                <w:noProof/>
                <w:webHidden/>
              </w:rPr>
              <w:fldChar w:fldCharType="begin"/>
            </w:r>
            <w:r w:rsidR="009800DB">
              <w:rPr>
                <w:noProof/>
                <w:webHidden/>
              </w:rPr>
              <w:instrText xml:space="preserve"> PAGEREF _Toc436141047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39511CF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8" w:history="1">
            <w:r w:rsidR="009800DB" w:rsidRPr="00C2163B">
              <w:rPr>
                <w:rStyle w:val="Hyperlink"/>
                <w:noProof/>
              </w:rPr>
              <w:t>February 23 (24) / Meshir 29: Commemoration of the Annunciation, Nativity, and Resurrection on the 29</w:t>
            </w:r>
            <w:r w:rsidR="009800DB" w:rsidRPr="00C2163B">
              <w:rPr>
                <w:rStyle w:val="Hyperlink"/>
                <w:noProof/>
                <w:vertAlign w:val="superscript"/>
              </w:rPr>
              <w:t>th</w:t>
            </w:r>
            <w:r w:rsidR="009800DB" w:rsidRPr="00C2163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_Toc436141048 \h </w:instrText>
            </w:r>
            <w:r w:rsidR="009800DB">
              <w:rPr>
                <w:noProof/>
                <w:webHidden/>
              </w:rPr>
            </w:r>
            <w:r w:rsidR="009800DB">
              <w:rPr>
                <w:noProof/>
                <w:webHidden/>
              </w:rPr>
              <w:fldChar w:fldCharType="separate"/>
            </w:r>
            <w:r w:rsidR="009800DB">
              <w:rPr>
                <w:noProof/>
                <w:webHidden/>
              </w:rPr>
              <w:t>761</w:t>
            </w:r>
            <w:r w:rsidR="009800DB">
              <w:rPr>
                <w:noProof/>
                <w:webHidden/>
              </w:rPr>
              <w:fldChar w:fldCharType="end"/>
            </w:r>
          </w:hyperlink>
        </w:p>
        <w:p w14:paraId="77D03FC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49" w:history="1">
            <w:r w:rsidR="009800DB" w:rsidRPr="00C2163B">
              <w:rPr>
                <w:rStyle w:val="Hyperlink"/>
                <w:noProof/>
              </w:rPr>
              <w:t>February 24 (25) / Meshir 30: Appearance of the Head of St. John the Baptist</w:t>
            </w:r>
            <w:r w:rsidR="009800DB">
              <w:rPr>
                <w:noProof/>
                <w:webHidden/>
              </w:rPr>
              <w:tab/>
            </w:r>
            <w:r w:rsidR="009800DB">
              <w:rPr>
                <w:noProof/>
                <w:webHidden/>
              </w:rPr>
              <w:fldChar w:fldCharType="begin"/>
            </w:r>
            <w:r w:rsidR="009800DB">
              <w:rPr>
                <w:noProof/>
                <w:webHidden/>
              </w:rPr>
              <w:instrText xml:space="preserve"> PAGEREF _Toc436141049 \h </w:instrText>
            </w:r>
            <w:r w:rsidR="009800DB">
              <w:rPr>
                <w:noProof/>
                <w:webHidden/>
              </w:rPr>
            </w:r>
            <w:r w:rsidR="009800DB">
              <w:rPr>
                <w:noProof/>
                <w:webHidden/>
              </w:rPr>
              <w:fldChar w:fldCharType="separate"/>
            </w:r>
            <w:r w:rsidR="009800DB">
              <w:rPr>
                <w:noProof/>
                <w:webHidden/>
              </w:rPr>
              <w:t>762</w:t>
            </w:r>
            <w:r w:rsidR="009800DB">
              <w:rPr>
                <w:noProof/>
                <w:webHidden/>
              </w:rPr>
              <w:fldChar w:fldCharType="end"/>
            </w:r>
          </w:hyperlink>
        </w:p>
        <w:p w14:paraId="0B2BF3F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0" w:history="1">
            <w:r w:rsidR="009800DB" w:rsidRPr="00C2163B">
              <w:rPr>
                <w:rStyle w:val="Hyperlink"/>
                <w:noProof/>
              </w:rPr>
              <w:t>February 24 (25) / Meshir 30: Also St. Cyril VI</w:t>
            </w:r>
            <w:r w:rsidR="009800DB">
              <w:rPr>
                <w:noProof/>
                <w:webHidden/>
              </w:rPr>
              <w:tab/>
            </w:r>
            <w:r w:rsidR="009800DB">
              <w:rPr>
                <w:noProof/>
                <w:webHidden/>
              </w:rPr>
              <w:fldChar w:fldCharType="begin"/>
            </w:r>
            <w:r w:rsidR="009800DB">
              <w:rPr>
                <w:noProof/>
                <w:webHidden/>
              </w:rPr>
              <w:instrText xml:space="preserve"> PAGEREF _Toc436141050 \h </w:instrText>
            </w:r>
            <w:r w:rsidR="009800DB">
              <w:rPr>
                <w:noProof/>
                <w:webHidden/>
              </w:rPr>
            </w:r>
            <w:r w:rsidR="009800DB">
              <w:rPr>
                <w:noProof/>
                <w:webHidden/>
              </w:rPr>
              <w:fldChar w:fldCharType="separate"/>
            </w:r>
            <w:r w:rsidR="009800DB">
              <w:rPr>
                <w:noProof/>
                <w:webHidden/>
              </w:rPr>
              <w:t>762</w:t>
            </w:r>
            <w:r w:rsidR="009800DB">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6" w:name="_Toc436141041"/>
      <w:r>
        <w:lastRenderedPageBreak/>
        <w:t xml:space="preserve">February 2 (3): Meshir 8: </w:t>
      </w:r>
      <w:r w:rsidR="00495F1A">
        <w:t>The Entrance into the Temple</w:t>
      </w:r>
      <w:bookmarkEnd w:id="1405"/>
      <w:bookmarkEnd w:id="1404"/>
      <w:bookmarkEnd w:id="1403"/>
      <w:bookmarkEnd w:id="1406"/>
    </w:p>
    <w:p w14:paraId="6E92944D" w14:textId="77777777" w:rsidR="00C30529" w:rsidRDefault="00C30529" w:rsidP="00124ADD">
      <w:pPr>
        <w:pStyle w:val="Heading4"/>
      </w:pPr>
      <w:bookmarkStart w:id="1407" w:name="_Ref434477815"/>
      <w:r>
        <w:t>The Doxology</w:t>
      </w:r>
      <w:r w:rsidR="00E21EA3">
        <w:t xml:space="preserve"> for the Entrance into the Temple</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9800D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9800DB">
        <w:rPr>
          <w:noProof/>
        </w:rPr>
        <w:t>698</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9800DB">
        <w:t>The Psali Batos for the Circumc</w:t>
      </w:r>
      <w:r w:rsidR="009800DB">
        <w:t>i</w:t>
      </w:r>
      <w:r w:rsidR="009800DB">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9800DB">
        <w:rPr>
          <w:noProof/>
        </w:rPr>
        <w:t>702</w:t>
      </w:r>
      <w:r w:rsidR="002409EF">
        <w:fldChar w:fldCharType="end"/>
      </w:r>
      <w:r w:rsidR="002409EF">
        <w:t>.</w:t>
      </w:r>
    </w:p>
    <w:p w14:paraId="531960F8" w14:textId="77777777" w:rsidR="007F571C" w:rsidRDefault="007F571C" w:rsidP="007F571C">
      <w:pPr>
        <w:pStyle w:val="Heading3"/>
      </w:pPr>
      <w:bookmarkStart w:id="1408" w:name="_Toc436141042"/>
      <w:r>
        <w:t>February 4 (5) / Meshir 10: Martyrdom of St. James the Son of Alphaeus</w:t>
      </w:r>
      <w:bookmarkEnd w:id="140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38E9A04" w14:textId="77777777" w:rsidR="00DD5136" w:rsidRDefault="00DD5136" w:rsidP="00DD5136">
      <w:pPr>
        <w:pStyle w:val="Heading3"/>
      </w:pPr>
      <w:bookmarkStart w:id="1409" w:name="_Toc436141043"/>
      <w:r>
        <w:t>February 6 (7) / Meshir 12: Commemoration of Archangel Michael</w:t>
      </w:r>
      <w:bookmarkEnd w:id="140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5D2675" w14:textId="77777777" w:rsidR="000274A5" w:rsidRDefault="000274A5" w:rsidP="000274A5">
      <w:pPr>
        <w:pStyle w:val="Heading3"/>
      </w:pPr>
      <w:bookmarkStart w:id="1410" w:name="_Toc436141044"/>
      <w:r>
        <w:t>February 8 (9) / Meshir 14: The Departure of St. Severus</w:t>
      </w:r>
      <w:bookmarkEnd w:id="141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9800D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9800DB">
        <w:rPr>
          <w:noProof/>
        </w:rPr>
        <w:t>602</w:t>
      </w:r>
      <w:r w:rsidR="002409EF">
        <w:fldChar w:fldCharType="end"/>
      </w:r>
      <w:r>
        <w:t>.</w:t>
      </w:r>
    </w:p>
    <w:p w14:paraId="1AE071A5" w14:textId="77777777" w:rsidR="00420011" w:rsidRDefault="00420011" w:rsidP="00420011">
      <w:pPr>
        <w:pStyle w:val="Heading3"/>
      </w:pPr>
      <w:bookmarkStart w:id="1411" w:name="_Toc436141045"/>
      <w:r>
        <w:t>February 10 (11) / Meshir 16: Isaac the Syrian</w:t>
      </w:r>
      <w:bookmarkEnd w:id="1411"/>
    </w:p>
    <w:p w14:paraId="2F7479F8" w14:textId="77777777" w:rsidR="005329C1" w:rsidRDefault="005242D1" w:rsidP="005329C1">
      <w:pPr>
        <w:pStyle w:val="Heading3"/>
      </w:pPr>
      <w:bookmarkStart w:id="1412" w:name="_Toc436141046"/>
      <w:r>
        <w:t>February</w:t>
      </w:r>
      <w:r w:rsidR="005329C1">
        <w:t xml:space="preserve"> 15 (16) / Meshir 21: Commemoration of the Theotokos</w:t>
      </w:r>
      <w:bookmarkEnd w:id="141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DD82E8A" w14:textId="77777777" w:rsidR="00160DE3" w:rsidRDefault="00160DE3" w:rsidP="00160DE3">
      <w:pPr>
        <w:pStyle w:val="Heading3"/>
      </w:pPr>
      <w:bookmarkStart w:id="1413" w:name="_Toc436141047"/>
      <w:r>
        <w:t>February 15 (16) / Meshir 21: Also Martyrdom of St. Onesimus, the Disc</w:t>
      </w:r>
      <w:r>
        <w:t>i</w:t>
      </w:r>
      <w:r>
        <w:t>ple of St. Paul</w:t>
      </w:r>
      <w:bookmarkEnd w:id="1413"/>
    </w:p>
    <w:p w14:paraId="197E567A" w14:textId="77777777" w:rsidR="00B52D77" w:rsidRDefault="00B52D77" w:rsidP="00B52D77">
      <w:pPr>
        <w:pStyle w:val="Heading3"/>
      </w:pPr>
      <w:bookmarkStart w:id="1414" w:name="_Toc436141048"/>
      <w:r>
        <w:t>February 23 (24) / Meshir 29: Commemoration of the Annunciation, Nativity, and Resurrection on the 29</w:t>
      </w:r>
      <w:r w:rsidRPr="00C0205C">
        <w:rPr>
          <w:vertAlign w:val="superscript"/>
        </w:rPr>
        <w:t>th</w:t>
      </w:r>
      <w:r>
        <w:t xml:space="preserve"> of Every Month</w:t>
      </w:r>
      <w:bookmarkEnd w:id="141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3720C5F" w14:textId="77777777" w:rsidR="005242D1" w:rsidRDefault="005242D1" w:rsidP="005242D1">
      <w:pPr>
        <w:pStyle w:val="Heading3"/>
      </w:pPr>
      <w:bookmarkStart w:id="1415" w:name="_Toc436141049"/>
      <w:r>
        <w:lastRenderedPageBreak/>
        <w:t>February 24 (25) / Meshir 30: Appearance of the Head of St. John the Baptist</w:t>
      </w:r>
      <w:bookmarkEnd w:id="1415"/>
    </w:p>
    <w:p w14:paraId="49513F8D" w14:textId="77777777" w:rsidR="00191A26" w:rsidRDefault="00191A26" w:rsidP="00191A26">
      <w:pPr>
        <w:pStyle w:val="Rubric"/>
      </w:pPr>
      <w:bookmarkStart w:id="1416" w:name="_Toc410196211"/>
      <w:bookmarkStart w:id="1417" w:name="_Toc410196453"/>
      <w:bookmarkStart w:id="1418" w:name="_Toc410196955"/>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4CFFD00D" w14:textId="77777777" w:rsidR="001779C0" w:rsidRDefault="001779C0" w:rsidP="001779C0">
      <w:pPr>
        <w:pStyle w:val="Heading3"/>
      </w:pPr>
      <w:bookmarkStart w:id="1419" w:name="_Toc436141050"/>
      <w:r>
        <w:t>February 24 (25) / Meshir 30: Also St. Cyril VI</w:t>
      </w:r>
      <w:bookmarkEnd w:id="1419"/>
    </w:p>
    <w:p w14:paraId="0CDD55AC" w14:textId="77777777" w:rsidR="001779C0" w:rsidRDefault="001779C0" w:rsidP="001779C0">
      <w:pPr>
        <w:pStyle w:val="Heading4"/>
      </w:pPr>
      <w:bookmarkStart w:id="1420" w:name="_Ref434492506"/>
      <w:r>
        <w:t>The Doxology</w:t>
      </w:r>
      <w:r w:rsidR="00B82753">
        <w:t xml:space="preserve"> for St. Cyril VI</w:t>
      </w:r>
      <w:r>
        <w:rPr>
          <w:rStyle w:val="FootnoteReference"/>
        </w:rPr>
        <w:footnoteReference w:id="505"/>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21" w:name="_Toc436140916"/>
      <w:bookmarkStart w:id="1422" w:name="March"/>
      <w:bookmarkEnd w:id="1402"/>
      <w:r>
        <w:lastRenderedPageBreak/>
        <w:t>March</w:t>
      </w:r>
      <w:bookmarkEnd w:id="1416"/>
      <w:bookmarkEnd w:id="1417"/>
      <w:bookmarkEnd w:id="1418"/>
      <w:r w:rsidR="00C30529">
        <w:t xml:space="preserve"> or </w:t>
      </w:r>
      <w:r w:rsidR="00C30529">
        <w:rPr>
          <w:rFonts w:ascii="FreeSerifAvvaShenouda" w:hAnsi="FreeSerifAvvaShenouda" w:cs="FreeSerifAvvaShenouda"/>
        </w:rPr>
        <w:t>Ⲡⲁⲣⲙϩⲟⲧⲡ</w:t>
      </w:r>
      <w:bookmarkEnd w:id="1421"/>
    </w:p>
    <w:bookmarkStart w:id="1423" w:name="_Toc410196212" w:displacedByCustomXml="next"/>
    <w:bookmarkStart w:id="1424" w:name="_Toc410196454" w:displacedByCustomXml="next"/>
    <w:bookmarkStart w:id="1425" w:name="_Toc410196956" w:displacedByCustomXml="next"/>
    <w:sdt>
      <w:sdtPr>
        <w:id w:val="-1351720020"/>
        <w:docPartObj>
          <w:docPartGallery w:val="Table of Contents"/>
          <w:docPartUnique/>
        </w:docPartObj>
      </w:sdtPr>
      <w:sdtEndPr>
        <w:rPr>
          <w:b/>
          <w:bCs/>
          <w:noProof/>
        </w:rPr>
      </w:sdtEndPr>
      <w:sdtContent>
        <w:p w14:paraId="6593184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141051" w:history="1">
            <w:r w:rsidR="009800DB" w:rsidRPr="006247B2">
              <w:rPr>
                <w:rStyle w:val="Hyperlink"/>
                <w:noProof/>
              </w:rPr>
              <w:t>March 2: Departure of St. Chad of Mercia</w:t>
            </w:r>
            <w:r w:rsidR="009800DB">
              <w:rPr>
                <w:noProof/>
                <w:webHidden/>
              </w:rPr>
              <w:tab/>
            </w:r>
            <w:r w:rsidR="009800DB">
              <w:rPr>
                <w:noProof/>
                <w:webHidden/>
              </w:rPr>
              <w:fldChar w:fldCharType="begin"/>
            </w:r>
            <w:r w:rsidR="009800DB">
              <w:rPr>
                <w:noProof/>
                <w:webHidden/>
              </w:rPr>
              <w:instrText xml:space="preserve"> PAGEREF _Toc436141051 \h </w:instrText>
            </w:r>
            <w:r w:rsidR="009800DB">
              <w:rPr>
                <w:noProof/>
                <w:webHidden/>
              </w:rPr>
            </w:r>
            <w:r w:rsidR="009800DB">
              <w:rPr>
                <w:noProof/>
                <w:webHidden/>
              </w:rPr>
              <w:fldChar w:fldCharType="separate"/>
            </w:r>
            <w:r w:rsidR="009800DB">
              <w:rPr>
                <w:noProof/>
                <w:webHidden/>
              </w:rPr>
              <w:t>765</w:t>
            </w:r>
            <w:r w:rsidR="009800DB">
              <w:rPr>
                <w:noProof/>
                <w:webHidden/>
              </w:rPr>
              <w:fldChar w:fldCharType="end"/>
            </w:r>
          </w:hyperlink>
        </w:p>
        <w:p w14:paraId="5718160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2" w:history="1">
            <w:r w:rsidR="009800DB" w:rsidRPr="006247B2">
              <w:rPr>
                <w:rStyle w:val="Hyperlink"/>
                <w:noProof/>
              </w:rPr>
              <w:t>March 4 / Phamenoth 8: Martyrdom of St. Matthias the Apostle</w:t>
            </w:r>
            <w:r w:rsidR="009800DB">
              <w:rPr>
                <w:noProof/>
                <w:webHidden/>
              </w:rPr>
              <w:tab/>
            </w:r>
            <w:r w:rsidR="009800DB">
              <w:rPr>
                <w:noProof/>
                <w:webHidden/>
              </w:rPr>
              <w:fldChar w:fldCharType="begin"/>
            </w:r>
            <w:r w:rsidR="009800DB">
              <w:rPr>
                <w:noProof/>
                <w:webHidden/>
              </w:rPr>
              <w:instrText xml:space="preserve"> PAGEREF _Toc436141052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5212763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3" w:history="1">
            <w:r w:rsidR="009800DB" w:rsidRPr="006247B2">
              <w:rPr>
                <w:rStyle w:val="Hyperlink"/>
                <w:noProof/>
              </w:rPr>
              <w:t>March 6 / Phamenoth 10: The Finding of the Holy Cross</w:t>
            </w:r>
            <w:r w:rsidR="009800DB">
              <w:rPr>
                <w:noProof/>
                <w:webHidden/>
              </w:rPr>
              <w:tab/>
            </w:r>
            <w:r w:rsidR="009800DB">
              <w:rPr>
                <w:noProof/>
                <w:webHidden/>
              </w:rPr>
              <w:fldChar w:fldCharType="begin"/>
            </w:r>
            <w:r w:rsidR="009800DB">
              <w:rPr>
                <w:noProof/>
                <w:webHidden/>
              </w:rPr>
              <w:instrText xml:space="preserve"> PAGEREF _Toc436141053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294D199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4" w:history="1">
            <w:r w:rsidR="009800DB" w:rsidRPr="006247B2">
              <w:rPr>
                <w:rStyle w:val="Hyperlink"/>
                <w:noProof/>
              </w:rPr>
              <w:t>March 8 / Phamenoth 12: Commemoration of Archangel Michael</w:t>
            </w:r>
            <w:r w:rsidR="009800DB">
              <w:rPr>
                <w:noProof/>
                <w:webHidden/>
              </w:rPr>
              <w:tab/>
            </w:r>
            <w:r w:rsidR="009800DB">
              <w:rPr>
                <w:noProof/>
                <w:webHidden/>
              </w:rPr>
              <w:fldChar w:fldCharType="begin"/>
            </w:r>
            <w:r w:rsidR="009800DB">
              <w:rPr>
                <w:noProof/>
                <w:webHidden/>
              </w:rPr>
              <w:instrText xml:space="preserve"> PAGEREF _Toc436141054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0DDC270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5" w:history="1">
            <w:r w:rsidR="009800DB" w:rsidRPr="006247B2">
              <w:rPr>
                <w:rStyle w:val="Hyperlink"/>
                <w:noProof/>
              </w:rPr>
              <w:t>March 9 / Phamenoth 13: Return of St. Macarius the Great and St. Macarius of Alexandria from Exile</w:t>
            </w:r>
            <w:r w:rsidR="009800DB">
              <w:rPr>
                <w:noProof/>
                <w:webHidden/>
              </w:rPr>
              <w:tab/>
            </w:r>
            <w:r w:rsidR="009800DB">
              <w:rPr>
                <w:noProof/>
                <w:webHidden/>
              </w:rPr>
              <w:fldChar w:fldCharType="begin"/>
            </w:r>
            <w:r w:rsidR="009800DB">
              <w:rPr>
                <w:noProof/>
                <w:webHidden/>
              </w:rPr>
              <w:instrText xml:space="preserve"> PAGEREF _Toc436141055 \h </w:instrText>
            </w:r>
            <w:r w:rsidR="009800DB">
              <w:rPr>
                <w:noProof/>
                <w:webHidden/>
              </w:rPr>
            </w:r>
            <w:r w:rsidR="009800DB">
              <w:rPr>
                <w:noProof/>
                <w:webHidden/>
              </w:rPr>
              <w:fldChar w:fldCharType="separate"/>
            </w:r>
            <w:r w:rsidR="009800DB">
              <w:rPr>
                <w:noProof/>
                <w:webHidden/>
              </w:rPr>
              <w:t>766</w:t>
            </w:r>
            <w:r w:rsidR="009800DB">
              <w:rPr>
                <w:noProof/>
                <w:webHidden/>
              </w:rPr>
              <w:fldChar w:fldCharType="end"/>
            </w:r>
          </w:hyperlink>
        </w:p>
        <w:p w14:paraId="51D2EC1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6" w:history="1">
            <w:r w:rsidR="009800DB" w:rsidRPr="006247B2">
              <w:rPr>
                <w:rStyle w:val="Hyperlink"/>
                <w:noProof/>
              </w:rPr>
              <w:t>March 15 / Phamenoth 19: Martyrdom of St. Aristobulus the Apostle</w:t>
            </w:r>
            <w:r w:rsidR="009800DB">
              <w:rPr>
                <w:noProof/>
                <w:webHidden/>
              </w:rPr>
              <w:tab/>
            </w:r>
            <w:r w:rsidR="009800DB">
              <w:rPr>
                <w:noProof/>
                <w:webHidden/>
              </w:rPr>
              <w:fldChar w:fldCharType="begin"/>
            </w:r>
            <w:r w:rsidR="009800DB">
              <w:rPr>
                <w:noProof/>
                <w:webHidden/>
              </w:rPr>
              <w:instrText xml:space="preserve"> PAGEREF _Toc436141056 \h </w:instrText>
            </w:r>
            <w:r w:rsidR="009800DB">
              <w:rPr>
                <w:noProof/>
                <w:webHidden/>
              </w:rPr>
            </w:r>
            <w:r w:rsidR="009800DB">
              <w:rPr>
                <w:noProof/>
                <w:webHidden/>
              </w:rPr>
              <w:fldChar w:fldCharType="separate"/>
            </w:r>
            <w:r w:rsidR="009800DB">
              <w:rPr>
                <w:noProof/>
                <w:webHidden/>
              </w:rPr>
              <w:t>767</w:t>
            </w:r>
            <w:r w:rsidR="009800DB">
              <w:rPr>
                <w:noProof/>
                <w:webHidden/>
              </w:rPr>
              <w:fldChar w:fldCharType="end"/>
            </w:r>
          </w:hyperlink>
        </w:p>
        <w:p w14:paraId="23B854C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7" w:history="1">
            <w:r w:rsidR="009800DB" w:rsidRPr="006247B2">
              <w:rPr>
                <w:rStyle w:val="Hyperlink"/>
                <w:noProof/>
              </w:rPr>
              <w:t>March 17 / Phamenoth 21: Commemoration of the Theotokos</w:t>
            </w:r>
            <w:r w:rsidR="009800DB">
              <w:rPr>
                <w:noProof/>
                <w:webHidden/>
              </w:rPr>
              <w:tab/>
            </w:r>
            <w:r w:rsidR="009800DB">
              <w:rPr>
                <w:noProof/>
                <w:webHidden/>
              </w:rPr>
              <w:fldChar w:fldCharType="begin"/>
            </w:r>
            <w:r w:rsidR="009800DB">
              <w:rPr>
                <w:noProof/>
                <w:webHidden/>
              </w:rPr>
              <w:instrText xml:space="preserve"> PAGEREF _Toc436141057 \h </w:instrText>
            </w:r>
            <w:r w:rsidR="009800DB">
              <w:rPr>
                <w:noProof/>
                <w:webHidden/>
              </w:rPr>
            </w:r>
            <w:r w:rsidR="009800DB">
              <w:rPr>
                <w:noProof/>
                <w:webHidden/>
              </w:rPr>
              <w:fldChar w:fldCharType="separate"/>
            </w:r>
            <w:r w:rsidR="009800DB">
              <w:rPr>
                <w:noProof/>
                <w:webHidden/>
              </w:rPr>
              <w:t>767</w:t>
            </w:r>
            <w:r w:rsidR="009800DB">
              <w:rPr>
                <w:noProof/>
                <w:webHidden/>
              </w:rPr>
              <w:fldChar w:fldCharType="end"/>
            </w:r>
          </w:hyperlink>
        </w:p>
        <w:p w14:paraId="7198F3A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8" w:history="1">
            <w:r w:rsidR="009800DB" w:rsidRPr="006247B2">
              <w:rPr>
                <w:rStyle w:val="Hyperlink"/>
                <w:noProof/>
              </w:rPr>
              <w:t>March 23 / Phamenoth 27: St. Macarius the Great</w:t>
            </w:r>
            <w:r w:rsidR="009800DB">
              <w:rPr>
                <w:noProof/>
                <w:webHidden/>
              </w:rPr>
              <w:tab/>
            </w:r>
            <w:r w:rsidR="009800DB">
              <w:rPr>
                <w:noProof/>
                <w:webHidden/>
              </w:rPr>
              <w:fldChar w:fldCharType="begin"/>
            </w:r>
            <w:r w:rsidR="009800DB">
              <w:rPr>
                <w:noProof/>
                <w:webHidden/>
              </w:rPr>
              <w:instrText xml:space="preserve"> PAGEREF _Toc436141058 \h </w:instrText>
            </w:r>
            <w:r w:rsidR="009800DB">
              <w:rPr>
                <w:noProof/>
                <w:webHidden/>
              </w:rPr>
            </w:r>
            <w:r w:rsidR="009800DB">
              <w:rPr>
                <w:noProof/>
                <w:webHidden/>
              </w:rPr>
              <w:fldChar w:fldCharType="separate"/>
            </w:r>
            <w:r w:rsidR="009800DB">
              <w:rPr>
                <w:noProof/>
                <w:webHidden/>
              </w:rPr>
              <w:t>768</w:t>
            </w:r>
            <w:r w:rsidR="009800DB">
              <w:rPr>
                <w:noProof/>
                <w:webHidden/>
              </w:rPr>
              <w:fldChar w:fldCharType="end"/>
            </w:r>
          </w:hyperlink>
        </w:p>
        <w:p w14:paraId="13C8A26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59" w:history="1">
            <w:r w:rsidR="009800DB" w:rsidRPr="006247B2">
              <w:rPr>
                <w:rStyle w:val="Hyperlink"/>
                <w:noProof/>
              </w:rPr>
              <w:t>March 25 / Phamenoth 29: Annunciation</w:t>
            </w:r>
            <w:r w:rsidR="009800DB">
              <w:rPr>
                <w:noProof/>
                <w:webHidden/>
              </w:rPr>
              <w:tab/>
            </w:r>
            <w:r w:rsidR="009800DB">
              <w:rPr>
                <w:noProof/>
                <w:webHidden/>
              </w:rPr>
              <w:fldChar w:fldCharType="begin"/>
            </w:r>
            <w:r w:rsidR="009800DB">
              <w:rPr>
                <w:noProof/>
                <w:webHidden/>
              </w:rPr>
              <w:instrText xml:space="preserve"> PAGEREF _Toc436141059 \h </w:instrText>
            </w:r>
            <w:r w:rsidR="009800DB">
              <w:rPr>
                <w:noProof/>
                <w:webHidden/>
              </w:rPr>
            </w:r>
            <w:r w:rsidR="009800DB">
              <w:rPr>
                <w:noProof/>
                <w:webHidden/>
              </w:rPr>
              <w:fldChar w:fldCharType="separate"/>
            </w:r>
            <w:r w:rsidR="009800DB">
              <w:rPr>
                <w:noProof/>
                <w:webHidden/>
              </w:rPr>
              <w:t>772</w:t>
            </w:r>
            <w:r w:rsidR="009800DB">
              <w:rPr>
                <w:noProof/>
                <w:webHidden/>
              </w:rPr>
              <w:fldChar w:fldCharType="end"/>
            </w:r>
          </w:hyperlink>
        </w:p>
        <w:p w14:paraId="130AA3E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0" w:history="1">
            <w:r w:rsidR="009800DB" w:rsidRPr="006247B2">
              <w:rPr>
                <w:rStyle w:val="Hyperlink"/>
                <w:noProof/>
              </w:rPr>
              <w:t>March 26 / Phamenoth 30: Archangel Gabriel</w:t>
            </w:r>
            <w:r w:rsidR="009800DB">
              <w:rPr>
                <w:noProof/>
                <w:webHidden/>
              </w:rPr>
              <w:tab/>
            </w:r>
            <w:r w:rsidR="009800DB">
              <w:rPr>
                <w:noProof/>
                <w:webHidden/>
              </w:rPr>
              <w:fldChar w:fldCharType="begin"/>
            </w:r>
            <w:r w:rsidR="009800DB">
              <w:rPr>
                <w:noProof/>
                <w:webHidden/>
              </w:rPr>
              <w:instrText xml:space="preserve"> PAGEREF _Toc436141060 \h </w:instrText>
            </w:r>
            <w:r w:rsidR="009800DB">
              <w:rPr>
                <w:noProof/>
                <w:webHidden/>
              </w:rPr>
            </w:r>
            <w:r w:rsidR="009800DB">
              <w:rPr>
                <w:noProof/>
                <w:webHidden/>
              </w:rPr>
              <w:fldChar w:fldCharType="separate"/>
            </w:r>
            <w:r w:rsidR="009800DB">
              <w:rPr>
                <w:noProof/>
                <w:webHidden/>
              </w:rPr>
              <w:t>781</w:t>
            </w:r>
            <w:r w:rsidR="009800DB">
              <w:rPr>
                <w:noProof/>
                <w:webHidden/>
              </w:rPr>
              <w:fldChar w:fldCharType="end"/>
            </w:r>
          </w:hyperlink>
        </w:p>
        <w:p w14:paraId="1A3DC88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1" w:history="1">
            <w:r w:rsidR="009800DB" w:rsidRPr="006247B2">
              <w:rPr>
                <w:rStyle w:val="Hyperlink"/>
                <w:noProof/>
              </w:rPr>
              <w:t>March 28 / Pharamuthi 2: Martyrdom of St. James the son of Zebedee, the Apostles</w:t>
            </w:r>
            <w:r w:rsidR="009800DB">
              <w:rPr>
                <w:noProof/>
                <w:webHidden/>
              </w:rPr>
              <w:tab/>
            </w:r>
            <w:r w:rsidR="009800DB">
              <w:rPr>
                <w:noProof/>
                <w:webHidden/>
              </w:rPr>
              <w:fldChar w:fldCharType="begin"/>
            </w:r>
            <w:r w:rsidR="009800DB">
              <w:rPr>
                <w:noProof/>
                <w:webHidden/>
              </w:rPr>
              <w:instrText xml:space="preserve"> PAGEREF _Toc436141061 \h </w:instrText>
            </w:r>
            <w:r w:rsidR="009800DB">
              <w:rPr>
                <w:noProof/>
                <w:webHidden/>
              </w:rPr>
            </w:r>
            <w:r w:rsidR="009800DB">
              <w:rPr>
                <w:noProof/>
                <w:webHidden/>
              </w:rPr>
              <w:fldChar w:fldCharType="separate"/>
            </w:r>
            <w:r w:rsidR="009800DB">
              <w:rPr>
                <w:noProof/>
                <w:webHidden/>
              </w:rPr>
              <w:t>781</w:t>
            </w:r>
            <w:r w:rsidR="009800DB">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6" w:name="_Toc436141051"/>
      <w:r>
        <w:lastRenderedPageBreak/>
        <w:t>March 2: Departure of St. Chad of Mercia</w:t>
      </w:r>
      <w:r w:rsidR="00377E51">
        <w:rPr>
          <w:rStyle w:val="FootnoteReference"/>
        </w:rPr>
        <w:footnoteReference w:id="506"/>
      </w:r>
      <w:bookmarkEnd w:id="1426"/>
    </w:p>
    <w:p w14:paraId="668738F1" w14:textId="77777777" w:rsidR="006A140A" w:rsidRDefault="006A140A" w:rsidP="006A140A">
      <w:pPr>
        <w:pStyle w:val="Heading4"/>
      </w:pPr>
      <w:bookmarkStart w:id="1427" w:name="_Ref434492702"/>
      <w:r>
        <w:t>The Doxology</w:t>
      </w:r>
      <w:r w:rsidR="00B82753">
        <w:t xml:space="preserve"> for St. Chad of Mercia</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8" w:name="_Toc436141052"/>
      <w:r>
        <w:t>March 4 / Phamenoth 8: Martyrdom of St. Matthias the Apostle</w:t>
      </w:r>
      <w:bookmarkEnd w:id="142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1FACE98" w14:textId="77777777" w:rsidR="00495F1A" w:rsidRDefault="00C30529" w:rsidP="00495F1A">
      <w:pPr>
        <w:pStyle w:val="Heading3"/>
      </w:pPr>
      <w:bookmarkStart w:id="1429" w:name="_Toc436141053"/>
      <w:r>
        <w:t xml:space="preserve">March 6 / Phamenoth 10: </w:t>
      </w:r>
      <w:r w:rsidR="00495F1A">
        <w:t>The Finding of the Holy Cross</w:t>
      </w:r>
      <w:bookmarkEnd w:id="1425"/>
      <w:bookmarkEnd w:id="1424"/>
      <w:bookmarkEnd w:id="1423"/>
      <w:bookmarkEnd w:id="142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9800D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9800DB">
        <w:rPr>
          <w:noProof/>
        </w:rPr>
        <w:t>578</w:t>
      </w:r>
      <w:r w:rsidR="002409EF">
        <w:fldChar w:fldCharType="end"/>
      </w:r>
      <w:r>
        <w:t>.</w:t>
      </w:r>
    </w:p>
    <w:p w14:paraId="26452189" w14:textId="77777777" w:rsidR="00DD5136" w:rsidRDefault="00DD5136" w:rsidP="00DD5136">
      <w:pPr>
        <w:pStyle w:val="Heading3"/>
      </w:pPr>
      <w:bookmarkStart w:id="1430" w:name="_Toc436141054"/>
      <w:r>
        <w:t>March 8 / Phamenoth</w:t>
      </w:r>
      <w:r w:rsidR="005329C1">
        <w:t xml:space="preserve"> 12</w:t>
      </w:r>
      <w:r>
        <w:t>: Commemoration of Archangel Michael</w:t>
      </w:r>
      <w:bookmarkEnd w:id="143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F095B73" w14:textId="77777777" w:rsidR="00494FE4" w:rsidRDefault="00494FE4" w:rsidP="00494FE4">
      <w:pPr>
        <w:pStyle w:val="Heading3"/>
      </w:pPr>
      <w:bookmarkStart w:id="1431" w:name="_Toc436141055"/>
      <w:r>
        <w:lastRenderedPageBreak/>
        <w:t>March 9 / Phamenoth 13: Return of St. Macarius the Great and St. Ma</w:t>
      </w:r>
      <w:r>
        <w:t>c</w:t>
      </w:r>
      <w:r>
        <w:t>arius of Alexandria from Exile</w:t>
      </w:r>
      <w:bookmarkEnd w:id="143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9800D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9800DB">
        <w:rPr>
          <w:noProof/>
        </w:rPr>
        <w:t>768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F77D7">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9800DB">
        <w:rPr>
          <w:noProof/>
        </w:rPr>
        <w:t>788</w:t>
      </w:r>
      <w:r w:rsidR="002409EF">
        <w:fldChar w:fldCharType="end"/>
      </w:r>
      <w:r>
        <w:t>.</w:t>
      </w:r>
    </w:p>
    <w:p w14:paraId="15396FC9" w14:textId="77777777" w:rsidR="007F571C" w:rsidRDefault="007F571C" w:rsidP="007F571C">
      <w:pPr>
        <w:pStyle w:val="Heading3"/>
      </w:pPr>
      <w:bookmarkStart w:id="1432" w:name="_Toc436141056"/>
      <w:r>
        <w:t>March 15 / Phamenoth 19: Martyrdom of St. Aristobulus the Apostle</w:t>
      </w:r>
      <w:bookmarkEnd w:id="1432"/>
    </w:p>
    <w:p w14:paraId="57821F33" w14:textId="77777777" w:rsidR="00191A26" w:rsidRDefault="00191A26" w:rsidP="00191A26">
      <w:pPr>
        <w:pStyle w:val="Rubric"/>
      </w:pPr>
      <w:bookmarkStart w:id="1433" w:name="_Toc410196213"/>
      <w:bookmarkStart w:id="1434" w:name="_Toc410196455"/>
      <w:bookmarkStart w:id="1435" w:name="_Toc410196957"/>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5F3D5AC" w14:textId="77777777" w:rsidR="005329C1" w:rsidRDefault="005329C1" w:rsidP="005329C1">
      <w:pPr>
        <w:pStyle w:val="Heading3"/>
      </w:pPr>
      <w:bookmarkStart w:id="1436" w:name="_Toc436141057"/>
      <w:r>
        <w:t>March 17 / Phamenoth 21: Commemoration of the Theotokos</w:t>
      </w:r>
      <w:bookmarkEnd w:id="143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FA5DE0B" w14:textId="77777777" w:rsidR="00C30529" w:rsidRDefault="00C30529" w:rsidP="00C30529">
      <w:pPr>
        <w:pStyle w:val="Heading3"/>
      </w:pPr>
      <w:bookmarkStart w:id="1437" w:name="_Ref434563557"/>
      <w:bookmarkStart w:id="1438" w:name="_Toc436141058"/>
      <w:r>
        <w:t>March 23 / Phamenoth 27: St. Macarius the Great</w:t>
      </w:r>
      <w:bookmarkEnd w:id="1437"/>
      <w:bookmarkEnd w:id="1438"/>
    </w:p>
    <w:p w14:paraId="19445963" w14:textId="77777777" w:rsidR="003E7329" w:rsidRDefault="003E7329" w:rsidP="003E7329">
      <w:pPr>
        <w:pStyle w:val="Heading4"/>
      </w:pPr>
      <w:bookmarkStart w:id="1439" w:name="_Ref434490507"/>
      <w:r>
        <w:t>The Doxology of St. Macarius the Great</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6" w:name="_Ref434490525"/>
      <w:r>
        <w:t>Another Doxology of St. Macarius the Great</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7" w:name="_Ref434490542"/>
      <w:r>
        <w:t>Another</w:t>
      </w:r>
      <w:r w:rsidR="00C30529">
        <w:t xml:space="preserve"> Doxology</w:t>
      </w:r>
      <w:r>
        <w:t xml:space="preserve"> of St. Macarius the Great</w:t>
      </w:r>
      <w:r>
        <w:rPr>
          <w:rStyle w:val="FootnoteReference"/>
        </w:rPr>
        <w:footnoteReference w:id="509"/>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8" w:name="_Toc436141059"/>
      <w:r>
        <w:t xml:space="preserve">March 25 / Phamenoth 29: </w:t>
      </w:r>
      <w:r w:rsidR="00495F1A">
        <w:t>Annunciation</w:t>
      </w:r>
      <w:bookmarkEnd w:id="1433"/>
      <w:bookmarkEnd w:id="1434"/>
      <w:bookmarkEnd w:id="1435"/>
      <w:bookmarkEnd w:id="1448"/>
    </w:p>
    <w:p w14:paraId="6F91E2E0" w14:textId="77777777" w:rsidR="00C30529" w:rsidRDefault="00C30529" w:rsidP="00C30529">
      <w:pPr>
        <w:pStyle w:val="Heading4"/>
      </w:pPr>
      <w:bookmarkStart w:id="1449" w:name="_Ref434477856"/>
      <w:r>
        <w:t>The Doxology</w:t>
      </w:r>
      <w:r w:rsidR="00E21EA3">
        <w:t xml:space="preserve"> for the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0" w:name="_Ref434475566"/>
      <w:bookmarkStart w:id="1451" w:name="_Toc410196214"/>
      <w:bookmarkStart w:id="1452" w:name="_Toc410196456"/>
      <w:bookmarkStart w:id="1453" w:name="_Toc410196958"/>
      <w:r>
        <w:t>The Psali Adam</w:t>
      </w:r>
      <w:r w:rsidR="006C1B94">
        <w:t xml:space="preserve"> for Annunciation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4"/>
            <w:r>
              <w:t>Head</w:t>
            </w:r>
            <w:commentRangeEnd w:id="1454"/>
            <w:r>
              <w:rPr>
                <w:rStyle w:val="CommentReference"/>
              </w:rPr>
              <w:commentReference w:id="145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5" w:name="_Ref434475591"/>
      <w:r>
        <w:t>The Psali Batos</w:t>
      </w:r>
      <w:r w:rsidR="006C1B94">
        <w:t xml:space="preserve"> for Annunciation</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6"/>
            <w:r>
              <w:t>ruler</w:t>
            </w:r>
            <w:commentRangeEnd w:id="1456"/>
            <w:r>
              <w:rPr>
                <w:rStyle w:val="CommentReference"/>
              </w:rPr>
              <w:commentReference w:id="145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57"/>
            <w:r>
              <w:t xml:space="preserve">peoples </w:t>
            </w:r>
            <w:commentRangeEnd w:id="1457"/>
            <w:r>
              <w:rPr>
                <w:rStyle w:val="CommentReference"/>
              </w:rPr>
              <w:commentReference w:id="145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8"/>
            <w:r>
              <w:t>burned</w:t>
            </w:r>
            <w:commentRangeEnd w:id="1458"/>
            <w:r>
              <w:rPr>
                <w:rStyle w:val="CommentReference"/>
              </w:rPr>
              <w:commentReference w:id="145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lastRenderedPageBreak/>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9"/>
            <w:r>
              <w:t>Servant</w:t>
            </w:r>
            <w:commentRangeEnd w:id="1459"/>
            <w:r>
              <w:rPr>
                <w:rStyle w:val="CommentReference"/>
              </w:rPr>
              <w:commentReference w:id="145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0"/>
            <w:r>
              <w:t xml:space="preserve">Ⲫⲱⲕ </w:t>
            </w:r>
            <w:commentRangeEnd w:id="1460"/>
            <w:r>
              <w:rPr>
                <w:rStyle w:val="CommentReference"/>
                <w:rFonts w:ascii="Times New Roman" w:hAnsi="Times New Roman"/>
              </w:rPr>
              <w:commentReference w:id="146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61" w:name="_Ref434562998"/>
      <w:bookmarkStart w:id="1462" w:name="_Toc436141060"/>
      <w:r>
        <w:t xml:space="preserve">March 26 / Phamenoth 30: </w:t>
      </w:r>
      <w:r w:rsidR="00D31016">
        <w:t>Arch</w:t>
      </w:r>
      <w:r>
        <w:t>angel Gabriel</w:t>
      </w:r>
      <w:bookmarkEnd w:id="1461"/>
      <w:bookmarkEnd w:id="146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9800DB">
        <w:rPr>
          <w:noProof/>
        </w:rPr>
        <w:t>645</w:t>
      </w:r>
      <w:r w:rsidR="002409EF">
        <w:fldChar w:fldCharType="end"/>
      </w:r>
      <w:r>
        <w:t xml:space="preserve">, </w:t>
      </w:r>
      <w:r w:rsidR="002409EF">
        <w:fldChar w:fldCharType="begin"/>
      </w:r>
      <w:r w:rsidR="002409EF">
        <w:instrText xml:space="preserve"> REF _Ref434487984 \h </w:instrText>
      </w:r>
      <w:r w:rsidR="002409EF">
        <w:fldChar w:fldCharType="separate"/>
      </w:r>
      <w:r w:rsidR="009800D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9800DB">
        <w:rPr>
          <w:noProof/>
        </w:rPr>
        <w:t>617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9800D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9800DB">
        <w:rPr>
          <w:noProof/>
        </w:rPr>
        <w:t>819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3" w:name="_Toc436141061"/>
      <w:r>
        <w:t xml:space="preserve">March 28 / Pharamuthi 2: Martyrdom of St. James </w:t>
      </w:r>
      <w:r w:rsidR="008762FF">
        <w:t xml:space="preserve">the son of </w:t>
      </w:r>
      <w:r w:rsidR="002E495E">
        <w:t>Zebedee</w:t>
      </w:r>
      <w:r>
        <w:t>, the Apostles</w:t>
      </w:r>
      <w:bookmarkEnd w:id="146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4" w:name="_Toc436140917"/>
      <w:bookmarkStart w:id="1465" w:name="April"/>
      <w:bookmarkEnd w:id="1422"/>
      <w:r>
        <w:lastRenderedPageBreak/>
        <w:t>April</w:t>
      </w:r>
      <w:bookmarkEnd w:id="1451"/>
      <w:bookmarkEnd w:id="1452"/>
      <w:bookmarkEnd w:id="145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4"/>
    </w:p>
    <w:sdt>
      <w:sdtPr>
        <w:id w:val="637921212"/>
        <w:docPartObj>
          <w:docPartGallery w:val="Table of Contents"/>
          <w:docPartUnique/>
        </w:docPartObj>
      </w:sdtPr>
      <w:sdtEndPr>
        <w:rPr>
          <w:b/>
          <w:bCs/>
          <w:noProof/>
        </w:rPr>
      </w:sdtEndPr>
      <w:sdtContent>
        <w:p w14:paraId="05A44A2D"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141082" w:history="1">
            <w:r w:rsidR="009800DB" w:rsidRPr="008F4E6F">
              <w:rPr>
                <w:rStyle w:val="Hyperlink"/>
                <w:noProof/>
              </w:rPr>
              <w:t>April 1 / Pharamuthi 6: Saint Mary of Egypt</w:t>
            </w:r>
            <w:r w:rsidR="009800DB">
              <w:rPr>
                <w:noProof/>
                <w:webHidden/>
              </w:rPr>
              <w:tab/>
            </w:r>
            <w:r w:rsidR="009800DB">
              <w:rPr>
                <w:noProof/>
                <w:webHidden/>
              </w:rPr>
              <w:fldChar w:fldCharType="begin"/>
            </w:r>
            <w:r w:rsidR="009800DB">
              <w:rPr>
                <w:noProof/>
                <w:webHidden/>
              </w:rPr>
              <w:instrText xml:space="preserve"> PAGEREF _Toc436141082 \h </w:instrText>
            </w:r>
            <w:r w:rsidR="009800DB">
              <w:rPr>
                <w:noProof/>
                <w:webHidden/>
              </w:rPr>
            </w:r>
            <w:r w:rsidR="009800DB">
              <w:rPr>
                <w:noProof/>
                <w:webHidden/>
              </w:rPr>
              <w:fldChar w:fldCharType="separate"/>
            </w:r>
            <w:r w:rsidR="009800DB">
              <w:rPr>
                <w:noProof/>
                <w:webHidden/>
              </w:rPr>
              <w:t>783</w:t>
            </w:r>
            <w:r w:rsidR="009800DB">
              <w:rPr>
                <w:noProof/>
                <w:webHidden/>
              </w:rPr>
              <w:fldChar w:fldCharType="end"/>
            </w:r>
          </w:hyperlink>
        </w:p>
        <w:p w14:paraId="0ABE595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3" w:history="1">
            <w:r w:rsidR="009800DB" w:rsidRPr="008F4E6F">
              <w:rPr>
                <w:rStyle w:val="Hyperlink"/>
                <w:noProof/>
              </w:rPr>
              <w:t>April 7 / Pharamuthi 12: Commemoration of Archangel Michael</w:t>
            </w:r>
            <w:r w:rsidR="009800DB">
              <w:rPr>
                <w:noProof/>
                <w:webHidden/>
              </w:rPr>
              <w:tab/>
            </w:r>
            <w:r w:rsidR="009800DB">
              <w:rPr>
                <w:noProof/>
                <w:webHidden/>
              </w:rPr>
              <w:fldChar w:fldCharType="begin"/>
            </w:r>
            <w:r w:rsidR="009800DB">
              <w:rPr>
                <w:noProof/>
                <w:webHidden/>
              </w:rPr>
              <w:instrText xml:space="preserve"> PAGEREF _Toc436141083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43774DC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4" w:history="1">
            <w:r w:rsidR="009800DB" w:rsidRPr="008F4E6F">
              <w:rPr>
                <w:rStyle w:val="Hyperlink"/>
                <w:noProof/>
              </w:rPr>
              <w:t>April 10 / Pharamuthi 15: Consecrating of the Church of St. Agabus the Apostle</w:t>
            </w:r>
            <w:r w:rsidR="009800DB">
              <w:rPr>
                <w:noProof/>
                <w:webHidden/>
              </w:rPr>
              <w:tab/>
            </w:r>
            <w:r w:rsidR="009800DB">
              <w:rPr>
                <w:noProof/>
                <w:webHidden/>
              </w:rPr>
              <w:fldChar w:fldCharType="begin"/>
            </w:r>
            <w:r w:rsidR="009800DB">
              <w:rPr>
                <w:noProof/>
                <w:webHidden/>
              </w:rPr>
              <w:instrText xml:space="preserve"> PAGEREF _Toc436141084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52EEC07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5" w:history="1">
            <w:r w:rsidR="009800DB" w:rsidRPr="008F4E6F">
              <w:rPr>
                <w:rStyle w:val="Hyperlink"/>
                <w:noProof/>
              </w:rPr>
              <w:t>April 12 / Pharamuthi 17: Martyrdom of St. James the brother of the Lord the bishop of Jerusalem</w:t>
            </w:r>
            <w:r w:rsidR="009800DB">
              <w:rPr>
                <w:noProof/>
                <w:webHidden/>
              </w:rPr>
              <w:tab/>
            </w:r>
            <w:r w:rsidR="009800DB">
              <w:rPr>
                <w:noProof/>
                <w:webHidden/>
              </w:rPr>
              <w:fldChar w:fldCharType="begin"/>
            </w:r>
            <w:r w:rsidR="009800DB">
              <w:rPr>
                <w:noProof/>
                <w:webHidden/>
              </w:rPr>
              <w:instrText xml:space="preserve"> PAGEREF _Toc436141085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2C59E5B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6" w:history="1">
            <w:r w:rsidR="009800DB" w:rsidRPr="008F4E6F">
              <w:rPr>
                <w:rStyle w:val="Hyperlink"/>
                <w:noProof/>
              </w:rPr>
              <w:t>April 16 / Pharamuthi 21: Commemoration of the Theotokos</w:t>
            </w:r>
            <w:r w:rsidR="009800DB">
              <w:rPr>
                <w:noProof/>
                <w:webHidden/>
              </w:rPr>
              <w:tab/>
            </w:r>
            <w:r w:rsidR="009800DB">
              <w:rPr>
                <w:noProof/>
                <w:webHidden/>
              </w:rPr>
              <w:fldChar w:fldCharType="begin"/>
            </w:r>
            <w:r w:rsidR="009800DB">
              <w:rPr>
                <w:noProof/>
                <w:webHidden/>
              </w:rPr>
              <w:instrText xml:space="preserve"> PAGEREF _Toc436141086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0FCEE44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7" w:history="1">
            <w:r w:rsidR="009800DB" w:rsidRPr="008F4E6F">
              <w:rPr>
                <w:rStyle w:val="Hyperlink"/>
                <w:noProof/>
              </w:rPr>
              <w:t>April 18 / Pharamuthi 23: Martyrdom of St. George the Prince of the Martyrs</w:t>
            </w:r>
            <w:r w:rsidR="009800DB">
              <w:rPr>
                <w:noProof/>
                <w:webHidden/>
              </w:rPr>
              <w:tab/>
            </w:r>
            <w:r w:rsidR="009800DB">
              <w:rPr>
                <w:noProof/>
                <w:webHidden/>
              </w:rPr>
              <w:fldChar w:fldCharType="begin"/>
            </w:r>
            <w:r w:rsidR="009800DB">
              <w:rPr>
                <w:noProof/>
                <w:webHidden/>
              </w:rPr>
              <w:instrText xml:space="preserve"> PAGEREF _Toc436141087 \h </w:instrText>
            </w:r>
            <w:r w:rsidR="009800DB">
              <w:rPr>
                <w:noProof/>
                <w:webHidden/>
              </w:rPr>
            </w:r>
            <w:r w:rsidR="009800DB">
              <w:rPr>
                <w:noProof/>
                <w:webHidden/>
              </w:rPr>
              <w:fldChar w:fldCharType="separate"/>
            </w:r>
            <w:r w:rsidR="009800DB">
              <w:rPr>
                <w:noProof/>
                <w:webHidden/>
              </w:rPr>
              <w:t>784</w:t>
            </w:r>
            <w:r w:rsidR="009800DB">
              <w:rPr>
                <w:noProof/>
                <w:webHidden/>
              </w:rPr>
              <w:fldChar w:fldCharType="end"/>
            </w:r>
          </w:hyperlink>
        </w:p>
        <w:p w14:paraId="0F17DA6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8" w:history="1">
            <w:r w:rsidR="009800DB" w:rsidRPr="008F4E6F">
              <w:rPr>
                <w:rStyle w:val="Hyperlink"/>
                <w:noProof/>
              </w:rPr>
              <w:t>April 24 / Pharamuthi 29: Commemoration of the Annunciation, Nativity, and Resurrection on the 29</w:t>
            </w:r>
            <w:r w:rsidR="009800DB" w:rsidRPr="008F4E6F">
              <w:rPr>
                <w:rStyle w:val="Hyperlink"/>
                <w:noProof/>
                <w:vertAlign w:val="superscript"/>
              </w:rPr>
              <w:t>th</w:t>
            </w:r>
            <w:r w:rsidR="009800DB" w:rsidRPr="008F4E6F">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_Toc436141088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2123334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9" w:history="1">
            <w:r w:rsidR="009800DB" w:rsidRPr="008F4E6F">
              <w:rPr>
                <w:rStyle w:val="Hyperlink"/>
                <w:noProof/>
              </w:rPr>
              <w:t>April 24 / Pharamuthi 29: Also the Departure of St. Erastus the Apostle</w:t>
            </w:r>
            <w:r w:rsidR="009800DB">
              <w:rPr>
                <w:noProof/>
                <w:webHidden/>
              </w:rPr>
              <w:tab/>
            </w:r>
            <w:r w:rsidR="009800DB">
              <w:rPr>
                <w:noProof/>
                <w:webHidden/>
              </w:rPr>
              <w:fldChar w:fldCharType="begin"/>
            </w:r>
            <w:r w:rsidR="009800DB">
              <w:rPr>
                <w:noProof/>
                <w:webHidden/>
              </w:rPr>
              <w:instrText xml:space="preserve"> PAGEREF _Toc436141089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5E73270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0" w:history="1">
            <w:r w:rsidR="009800DB" w:rsidRPr="008F4E6F">
              <w:rPr>
                <w:rStyle w:val="Hyperlink"/>
                <w:noProof/>
              </w:rPr>
              <w:t>April 25 / Pharamuthi 30: Martyrdom of St. Mark the Evangelist</w:t>
            </w:r>
            <w:r w:rsidR="009800DB">
              <w:rPr>
                <w:noProof/>
                <w:webHidden/>
              </w:rPr>
              <w:tab/>
            </w:r>
            <w:r w:rsidR="009800DB">
              <w:rPr>
                <w:noProof/>
                <w:webHidden/>
              </w:rPr>
              <w:fldChar w:fldCharType="begin"/>
            </w:r>
            <w:r w:rsidR="009800DB">
              <w:rPr>
                <w:noProof/>
                <w:webHidden/>
              </w:rPr>
              <w:instrText xml:space="preserve"> PAGEREF _Toc436141090 \h </w:instrText>
            </w:r>
            <w:r w:rsidR="009800DB">
              <w:rPr>
                <w:noProof/>
                <w:webHidden/>
              </w:rPr>
            </w:r>
            <w:r w:rsidR="009800DB">
              <w:rPr>
                <w:noProof/>
                <w:webHidden/>
              </w:rPr>
              <w:fldChar w:fldCharType="separate"/>
            </w:r>
            <w:r w:rsidR="009800DB">
              <w:rPr>
                <w:noProof/>
                <w:webHidden/>
              </w:rPr>
              <w:t>786</w:t>
            </w:r>
            <w:r w:rsidR="009800DB">
              <w:rPr>
                <w:noProof/>
                <w:webHidden/>
              </w:rPr>
              <w:fldChar w:fldCharType="end"/>
            </w:r>
          </w:hyperlink>
        </w:p>
        <w:p w14:paraId="02ACF12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1" w:history="1">
            <w:r w:rsidR="009800DB" w:rsidRPr="008F4E6F">
              <w:rPr>
                <w:rStyle w:val="Hyperlink"/>
                <w:noProof/>
              </w:rPr>
              <w:t>April 26 / Pashons 1: Nativity of the Theotokos</w:t>
            </w:r>
            <w:r w:rsidR="009800DB">
              <w:rPr>
                <w:noProof/>
                <w:webHidden/>
              </w:rPr>
              <w:tab/>
            </w:r>
            <w:r w:rsidR="009800DB">
              <w:rPr>
                <w:noProof/>
                <w:webHidden/>
              </w:rPr>
              <w:fldChar w:fldCharType="begin"/>
            </w:r>
            <w:r w:rsidR="009800DB">
              <w:rPr>
                <w:noProof/>
                <w:webHidden/>
              </w:rPr>
              <w:instrText xml:space="preserve"> PAGEREF _Toc436141091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3FACA5E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2" w:history="1">
            <w:r w:rsidR="009800DB" w:rsidRPr="008F4E6F">
              <w:rPr>
                <w:rStyle w:val="Hyperlink"/>
                <w:noProof/>
              </w:rPr>
              <w:t>April 28 / Pashons 3: Departure of St. Jason the Disciple</w:t>
            </w:r>
            <w:r w:rsidR="009800DB">
              <w:rPr>
                <w:noProof/>
                <w:webHidden/>
              </w:rPr>
              <w:tab/>
            </w:r>
            <w:r w:rsidR="009800DB">
              <w:rPr>
                <w:noProof/>
                <w:webHidden/>
              </w:rPr>
              <w:fldChar w:fldCharType="begin"/>
            </w:r>
            <w:r w:rsidR="009800DB">
              <w:rPr>
                <w:noProof/>
                <w:webHidden/>
              </w:rPr>
              <w:instrText xml:space="preserve"> PAGEREF _Toc436141092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5D64AFD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3" w:history="1">
            <w:r w:rsidR="009800DB" w:rsidRPr="008F4E6F">
              <w:rPr>
                <w:rStyle w:val="Hyperlink"/>
                <w:noProof/>
              </w:rPr>
              <w:t>April 28 / Pashons 3: Also St. Theodore the Disciple of St. Pachom</w:t>
            </w:r>
            <w:r w:rsidR="009800DB">
              <w:rPr>
                <w:noProof/>
                <w:webHidden/>
              </w:rPr>
              <w:tab/>
            </w:r>
            <w:r w:rsidR="009800DB">
              <w:rPr>
                <w:noProof/>
                <w:webHidden/>
              </w:rPr>
              <w:fldChar w:fldCharType="begin"/>
            </w:r>
            <w:r w:rsidR="009800DB">
              <w:rPr>
                <w:noProof/>
                <w:webHidden/>
              </w:rPr>
              <w:instrText xml:space="preserve"> PAGEREF _Toc436141093 \h </w:instrText>
            </w:r>
            <w:r w:rsidR="009800DB">
              <w:rPr>
                <w:noProof/>
                <w:webHidden/>
              </w:rPr>
            </w:r>
            <w:r w:rsidR="009800DB">
              <w:rPr>
                <w:noProof/>
                <w:webHidden/>
              </w:rPr>
              <w:fldChar w:fldCharType="separate"/>
            </w:r>
            <w:r w:rsidR="009800DB">
              <w:rPr>
                <w:noProof/>
                <w:webHidden/>
              </w:rPr>
              <w:t>787</w:t>
            </w:r>
            <w:r w:rsidR="009800DB">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6" w:name="_Toc436141082"/>
      <w:r>
        <w:lastRenderedPageBreak/>
        <w:t>April 1 / Pharamuthi 6</w:t>
      </w:r>
      <w:r w:rsidR="006E4762">
        <w:t xml:space="preserve">: </w:t>
      </w:r>
      <w:r>
        <w:t>Saint Mary of Egypt</w:t>
      </w:r>
      <w:bookmarkEnd w:id="1466"/>
    </w:p>
    <w:p w14:paraId="70D0F650" w14:textId="77777777" w:rsidR="00254945" w:rsidRDefault="00254945" w:rsidP="00254945">
      <w:pPr>
        <w:pStyle w:val="Heading4"/>
      </w:pPr>
      <w:bookmarkStart w:id="1467" w:name="_Ref434491512"/>
      <w:r>
        <w:t>The Doxology</w:t>
      </w:r>
      <w:r w:rsidR="00810F04">
        <w:t xml:space="preserve"> for St. Mary of Egypt</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8" w:name="_Toc436141083"/>
      <w:r>
        <w:lastRenderedPageBreak/>
        <w:t>April 7 / Pharamuthi 12: Commemoration of Archangel Michael</w:t>
      </w:r>
      <w:bookmarkEnd w:id="146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190F8B" w14:textId="77777777" w:rsidR="00072324" w:rsidRDefault="00072324" w:rsidP="00072324">
      <w:pPr>
        <w:pStyle w:val="Heading3"/>
      </w:pPr>
      <w:bookmarkStart w:id="1469" w:name="_Toc436141084"/>
      <w:r>
        <w:t>April 10 / Pharamuthi 15: Consecrating of the Church of St. Agabus the Apostle</w:t>
      </w:r>
      <w:bookmarkEnd w:id="146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232F53" w14:textId="77777777" w:rsidR="00072324" w:rsidRDefault="00072324" w:rsidP="00072324">
      <w:pPr>
        <w:pStyle w:val="Heading3"/>
      </w:pPr>
      <w:bookmarkStart w:id="1470" w:name="_Toc436141085"/>
      <w:r>
        <w:t xml:space="preserve">April 12 / Pharamuthi 17: Martyrdom of St. </w:t>
      </w:r>
      <w:commentRangeStart w:id="1471"/>
      <w:r>
        <w:t xml:space="preserve">James </w:t>
      </w:r>
      <w:commentRangeEnd w:id="1471"/>
      <w:r>
        <w:rPr>
          <w:rStyle w:val="CommentReference"/>
          <w:rFonts w:eastAsiaTheme="minorHAnsi" w:cstheme="minorBidi"/>
          <w:b w:val="0"/>
          <w:bCs w:val="0"/>
        </w:rPr>
        <w:commentReference w:id="1471"/>
      </w:r>
      <w:r>
        <w:t xml:space="preserve">the brother of </w:t>
      </w:r>
      <w:r w:rsidR="002E495E">
        <w:t>the Lord the bishop of Jerusalem</w:t>
      </w:r>
      <w:bookmarkEnd w:id="147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55F566A" w14:textId="77777777" w:rsidR="005329C1" w:rsidRDefault="005329C1" w:rsidP="005329C1">
      <w:pPr>
        <w:pStyle w:val="Heading3"/>
      </w:pPr>
      <w:bookmarkStart w:id="1472" w:name="_Toc436141086"/>
      <w:r>
        <w:t>April 16 / Pharamuthi 21: Commemoration of the Theotokos</w:t>
      </w:r>
      <w:bookmarkEnd w:id="147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6EB9DA3" w14:textId="77777777" w:rsidR="00AF6D10" w:rsidRDefault="00AF6D10" w:rsidP="00AF6D10">
      <w:pPr>
        <w:pStyle w:val="Heading3"/>
      </w:pPr>
      <w:bookmarkStart w:id="1473" w:name="_Ref434560035"/>
      <w:bookmarkStart w:id="1474" w:name="_Toc436141087"/>
      <w:r>
        <w:t>April 18 / Pharamuthi 23: Martyrdom of St. George the Prince of the Martyrs</w:t>
      </w:r>
      <w:bookmarkEnd w:id="1473"/>
      <w:bookmarkEnd w:id="1474"/>
    </w:p>
    <w:p w14:paraId="480B7CF0" w14:textId="77777777" w:rsidR="00AF6D10" w:rsidRDefault="00AF6D10" w:rsidP="00AF6D10">
      <w:pPr>
        <w:pStyle w:val="Heading4"/>
      </w:pPr>
      <w:bookmarkStart w:id="1475" w:name="_Ref434489211"/>
      <w:r>
        <w:t>Another Doxology of St. George</w:t>
      </w:r>
      <w:bookmarkEnd w:id="147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9800D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9800DB">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6" w:name="_Toc436141088"/>
      <w:r>
        <w:lastRenderedPageBreak/>
        <w:t>April 24 / Pharamuthi 29: Commemoration of the Annunciation, Nativity, and Resurrection on the 29</w:t>
      </w:r>
      <w:r w:rsidRPr="00C0205C">
        <w:rPr>
          <w:vertAlign w:val="superscript"/>
        </w:rPr>
        <w:t>th</w:t>
      </w:r>
      <w:r>
        <w:t xml:space="preserve"> of Every Month</w:t>
      </w:r>
      <w:bookmarkEnd w:id="147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955026C" w14:textId="77777777" w:rsidR="00072324" w:rsidRDefault="00072324" w:rsidP="00072324">
      <w:pPr>
        <w:pStyle w:val="Heading3"/>
      </w:pPr>
      <w:bookmarkStart w:id="1477" w:name="_Toc436141089"/>
      <w:r>
        <w:t xml:space="preserve">April 24 / Pharamuthi 29: </w:t>
      </w:r>
      <w:r w:rsidR="00B52D77">
        <w:t xml:space="preserve">Also the </w:t>
      </w:r>
      <w:r>
        <w:t>Departure of St. Erastus the Apostle</w:t>
      </w:r>
      <w:bookmarkEnd w:id="147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0EC74FD" w14:textId="77777777" w:rsidR="00072324" w:rsidRDefault="00072324" w:rsidP="00072324">
      <w:pPr>
        <w:pStyle w:val="Heading3"/>
      </w:pPr>
      <w:bookmarkStart w:id="1478" w:name="_Ref434562195"/>
      <w:bookmarkStart w:id="1479" w:name="_Toc436141090"/>
      <w:r>
        <w:t>April 25 / Pharamuthi 30: Martyrdom of St. Mark the Evangelist</w:t>
      </w:r>
      <w:bookmarkEnd w:id="1478"/>
      <w:bookmarkEnd w:id="1479"/>
    </w:p>
    <w:p w14:paraId="1A50F251" w14:textId="77777777" w:rsidR="00072324" w:rsidRDefault="00B46E6E" w:rsidP="00072324">
      <w:pPr>
        <w:pStyle w:val="Heading4"/>
      </w:pPr>
      <w:bookmarkStart w:id="1480" w:name="_Ref434488936"/>
      <w:r>
        <w:t>Another</w:t>
      </w:r>
      <w:r w:rsidR="00072324">
        <w:t xml:space="preserve"> Doxology</w:t>
      </w:r>
      <w:r>
        <w:t xml:space="preserve"> of St. Mark</w:t>
      </w:r>
      <w:bookmarkEnd w:id="148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9800DB">
        <w:t>The Doxology of St. Mark</w:t>
      </w:r>
      <w:r>
        <w:fldChar w:fldCharType="end"/>
      </w:r>
      <w:r>
        <w:t xml:space="preserve">, page </w:t>
      </w:r>
      <w:r>
        <w:fldChar w:fldCharType="begin"/>
      </w:r>
      <w:r>
        <w:instrText xml:space="preserve"> PAGEREF _Ref434488814 \h </w:instrText>
      </w:r>
      <w:r>
        <w:fldChar w:fldCharType="separate"/>
      </w:r>
      <w:r w:rsidR="009800DB">
        <w:rPr>
          <w:noProof/>
        </w:rPr>
        <w:t>545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81" w:name="_Toc436141091"/>
      <w:r>
        <w:t>April 26 / Pashons 1: Nativity of the Theotokos</w:t>
      </w:r>
      <w:bookmarkEnd w:id="148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44CD75" w14:textId="77777777" w:rsidR="00160DE3" w:rsidRDefault="00160DE3" w:rsidP="00160DE3">
      <w:pPr>
        <w:pStyle w:val="Heading3"/>
      </w:pPr>
      <w:bookmarkStart w:id="1482" w:name="_Toc436141092"/>
      <w:r>
        <w:t>April 28 /</w:t>
      </w:r>
      <w:r w:rsidR="00F66BB3">
        <w:t xml:space="preserve"> Pashons 3: Departure of St. Jas</w:t>
      </w:r>
      <w:r>
        <w:t>on the Disciple</w:t>
      </w:r>
      <w:bookmarkEnd w:id="1482"/>
    </w:p>
    <w:p w14:paraId="588AE276" w14:textId="77777777" w:rsidR="00191A26" w:rsidRDefault="00191A26" w:rsidP="00191A26">
      <w:pPr>
        <w:pStyle w:val="Rubric"/>
      </w:pPr>
      <w:bookmarkStart w:id="1483" w:name="_Toc410196215"/>
      <w:bookmarkStart w:id="1484" w:name="_Toc410196457"/>
      <w:bookmarkStart w:id="1485" w:name="_Toc410196959"/>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1EA45A" w14:textId="77777777" w:rsidR="00F66BB3" w:rsidRDefault="00F66BB3" w:rsidP="00F66BB3">
      <w:pPr>
        <w:pStyle w:val="Heading3"/>
      </w:pPr>
      <w:bookmarkStart w:id="1486" w:name="_Toc436141093"/>
      <w:r>
        <w:t>April 28 / Pashons 3: Also St. Theodore</w:t>
      </w:r>
      <w:r w:rsidR="00AF6F9B">
        <w:t xml:space="preserve"> the Disciple of St. Pachom</w:t>
      </w:r>
      <w:bookmarkEnd w:id="148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7" w:name="_Toc436140918"/>
      <w:bookmarkStart w:id="1488" w:name="May"/>
      <w:bookmarkEnd w:id="1465"/>
      <w:r>
        <w:lastRenderedPageBreak/>
        <w:t>May</w:t>
      </w:r>
      <w:r w:rsidR="00495F1A">
        <w:t xml:space="preserve"> or </w:t>
      </w:r>
      <w:bookmarkEnd w:id="1483"/>
      <w:bookmarkEnd w:id="1484"/>
      <w:bookmarkEnd w:id="1485"/>
      <w:r w:rsidRPr="00FB5E62">
        <w:rPr>
          <w:rFonts w:ascii="FreeSerifAvvaShenouda" w:eastAsia="Arial Unicode MS" w:hAnsi="FreeSerifAvvaShenouda" w:cs="FreeSerifAvvaShenouda"/>
          <w:lang w:val="en-US"/>
        </w:rPr>
        <w:t>Ⲡⲁϣⲁⲛⲥ</w:t>
      </w:r>
      <w:bookmarkEnd w:id="1487"/>
    </w:p>
    <w:bookmarkStart w:id="1489" w:name="_Ref434563583" w:displacedByCustomXml="next"/>
    <w:bookmarkStart w:id="1490" w:name="_Toc410196216" w:displacedByCustomXml="next"/>
    <w:bookmarkStart w:id="1491" w:name="_Toc410196458" w:displacedByCustomXml="next"/>
    <w:bookmarkStart w:id="1492" w:name="_Toc410196960" w:displacedByCustomXml="next"/>
    <w:sdt>
      <w:sdtPr>
        <w:id w:val="-252591667"/>
        <w:docPartObj>
          <w:docPartGallery w:val="Table of Contents"/>
          <w:docPartUnique/>
        </w:docPartObj>
      </w:sdtPr>
      <w:sdtEndPr>
        <w:rPr>
          <w:b/>
          <w:bCs/>
          <w:noProof/>
        </w:rPr>
      </w:sdtEndPr>
      <w:sdtContent>
        <w:p w14:paraId="796067B4"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141062" w:history="1">
            <w:r w:rsidR="009800DB" w:rsidRPr="00C41E57">
              <w:rPr>
                <w:rStyle w:val="Hyperlink"/>
                <w:noProof/>
              </w:rPr>
              <w:t>May 1 / Pashons 6: St. Macarius of Alexandria, the Presbyter</w:t>
            </w:r>
            <w:r w:rsidR="009800DB">
              <w:rPr>
                <w:noProof/>
                <w:webHidden/>
              </w:rPr>
              <w:tab/>
            </w:r>
            <w:r w:rsidR="009800DB">
              <w:rPr>
                <w:noProof/>
                <w:webHidden/>
              </w:rPr>
              <w:fldChar w:fldCharType="begin"/>
            </w:r>
            <w:r w:rsidR="009800DB">
              <w:rPr>
                <w:noProof/>
                <w:webHidden/>
              </w:rPr>
              <w:instrText xml:space="preserve"> PAGEREF _Toc436141062 \h </w:instrText>
            </w:r>
            <w:r w:rsidR="009800DB">
              <w:rPr>
                <w:noProof/>
                <w:webHidden/>
              </w:rPr>
            </w:r>
            <w:r w:rsidR="009800DB">
              <w:rPr>
                <w:noProof/>
                <w:webHidden/>
              </w:rPr>
              <w:fldChar w:fldCharType="separate"/>
            </w:r>
            <w:r w:rsidR="009800DB">
              <w:rPr>
                <w:noProof/>
                <w:webHidden/>
              </w:rPr>
              <w:t>789</w:t>
            </w:r>
            <w:r w:rsidR="009800DB">
              <w:rPr>
                <w:noProof/>
                <w:webHidden/>
              </w:rPr>
              <w:fldChar w:fldCharType="end"/>
            </w:r>
          </w:hyperlink>
        </w:p>
        <w:p w14:paraId="02774D7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3" w:history="1">
            <w:r w:rsidR="009800DB" w:rsidRPr="00C41E57">
              <w:rPr>
                <w:rStyle w:val="Hyperlink"/>
                <w:noProof/>
              </w:rPr>
              <w:t>May 2 / Pashons 7: St. Athanasius the Apostolic</w:t>
            </w:r>
            <w:r w:rsidR="009800DB">
              <w:rPr>
                <w:noProof/>
                <w:webHidden/>
              </w:rPr>
              <w:tab/>
            </w:r>
            <w:r w:rsidR="009800DB">
              <w:rPr>
                <w:noProof/>
                <w:webHidden/>
              </w:rPr>
              <w:fldChar w:fldCharType="begin"/>
            </w:r>
            <w:r w:rsidR="009800DB">
              <w:rPr>
                <w:noProof/>
                <w:webHidden/>
              </w:rPr>
              <w:instrText xml:space="preserve"> PAGEREF _Toc436141063 \h </w:instrText>
            </w:r>
            <w:r w:rsidR="009800DB">
              <w:rPr>
                <w:noProof/>
                <w:webHidden/>
              </w:rPr>
            </w:r>
            <w:r w:rsidR="009800DB">
              <w:rPr>
                <w:noProof/>
                <w:webHidden/>
              </w:rPr>
              <w:fldChar w:fldCharType="separate"/>
            </w:r>
            <w:r w:rsidR="009800DB">
              <w:rPr>
                <w:noProof/>
                <w:webHidden/>
              </w:rPr>
              <w:t>789</w:t>
            </w:r>
            <w:r w:rsidR="009800DB">
              <w:rPr>
                <w:noProof/>
                <w:webHidden/>
              </w:rPr>
              <w:fldChar w:fldCharType="end"/>
            </w:r>
          </w:hyperlink>
        </w:p>
        <w:p w14:paraId="35E2B4D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4" w:history="1">
            <w:r w:rsidR="009800DB" w:rsidRPr="00C41E57">
              <w:rPr>
                <w:rStyle w:val="Hyperlink"/>
                <w:noProof/>
              </w:rPr>
              <w:t>May 7 / Pashons 12: Commemoration of Archangel Michael</w:t>
            </w:r>
            <w:r w:rsidR="009800DB">
              <w:rPr>
                <w:noProof/>
                <w:webHidden/>
              </w:rPr>
              <w:tab/>
            </w:r>
            <w:r w:rsidR="009800DB">
              <w:rPr>
                <w:noProof/>
                <w:webHidden/>
              </w:rPr>
              <w:fldChar w:fldCharType="begin"/>
            </w:r>
            <w:r w:rsidR="009800DB">
              <w:rPr>
                <w:noProof/>
                <w:webHidden/>
              </w:rPr>
              <w:instrText xml:space="preserve"> PAGEREF _Toc436141064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5540F00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5" w:history="1">
            <w:r w:rsidR="009800DB" w:rsidRPr="00C41E57">
              <w:rPr>
                <w:rStyle w:val="Hyperlink"/>
                <w:noProof/>
              </w:rPr>
              <w:t>May 7 / Pashons 12: Also the Consecration of the Church of St. Demiana</w:t>
            </w:r>
            <w:r w:rsidR="009800DB">
              <w:rPr>
                <w:noProof/>
                <w:webHidden/>
              </w:rPr>
              <w:tab/>
            </w:r>
            <w:r w:rsidR="009800DB">
              <w:rPr>
                <w:noProof/>
                <w:webHidden/>
              </w:rPr>
              <w:fldChar w:fldCharType="begin"/>
            </w:r>
            <w:r w:rsidR="009800DB">
              <w:rPr>
                <w:noProof/>
                <w:webHidden/>
              </w:rPr>
              <w:instrText xml:space="preserve"> PAGEREF _Toc436141065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37443AE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6" w:history="1">
            <w:r w:rsidR="009800DB" w:rsidRPr="00C41E57">
              <w:rPr>
                <w:rStyle w:val="Hyperlink"/>
                <w:noProof/>
              </w:rPr>
              <w:t>May 8 / Pashons 13 St. Junia of the Seventy Two Disciples</w:t>
            </w:r>
            <w:r w:rsidR="009800DB">
              <w:rPr>
                <w:noProof/>
                <w:webHidden/>
              </w:rPr>
              <w:tab/>
            </w:r>
            <w:r w:rsidR="009800DB">
              <w:rPr>
                <w:noProof/>
                <w:webHidden/>
              </w:rPr>
              <w:fldChar w:fldCharType="begin"/>
            </w:r>
            <w:r w:rsidR="009800DB">
              <w:rPr>
                <w:noProof/>
                <w:webHidden/>
              </w:rPr>
              <w:instrText xml:space="preserve"> PAGEREF _Toc436141066 \h </w:instrText>
            </w:r>
            <w:r w:rsidR="009800DB">
              <w:rPr>
                <w:noProof/>
                <w:webHidden/>
              </w:rPr>
            </w:r>
            <w:r w:rsidR="009800DB">
              <w:rPr>
                <w:noProof/>
                <w:webHidden/>
              </w:rPr>
              <w:fldChar w:fldCharType="separate"/>
            </w:r>
            <w:r w:rsidR="009800DB">
              <w:rPr>
                <w:noProof/>
                <w:webHidden/>
              </w:rPr>
              <w:t>792</w:t>
            </w:r>
            <w:r w:rsidR="009800DB">
              <w:rPr>
                <w:noProof/>
                <w:webHidden/>
              </w:rPr>
              <w:fldChar w:fldCharType="end"/>
            </w:r>
          </w:hyperlink>
        </w:p>
        <w:p w14:paraId="4F951A1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7" w:history="1">
            <w:r w:rsidR="009800DB" w:rsidRPr="00C41E57">
              <w:rPr>
                <w:rStyle w:val="Hyperlink"/>
                <w:noProof/>
              </w:rPr>
              <w:t>May 8 / Pashons 13 Also St. Arsenius</w:t>
            </w:r>
            <w:r w:rsidR="009800DB">
              <w:rPr>
                <w:noProof/>
                <w:webHidden/>
              </w:rPr>
              <w:tab/>
            </w:r>
            <w:r w:rsidR="009800DB">
              <w:rPr>
                <w:noProof/>
                <w:webHidden/>
              </w:rPr>
              <w:fldChar w:fldCharType="begin"/>
            </w:r>
            <w:r w:rsidR="009800DB">
              <w:rPr>
                <w:noProof/>
                <w:webHidden/>
              </w:rPr>
              <w:instrText xml:space="preserve"> PAGEREF _Toc436141067 \h </w:instrText>
            </w:r>
            <w:r w:rsidR="009800DB">
              <w:rPr>
                <w:noProof/>
                <w:webHidden/>
              </w:rPr>
            </w:r>
            <w:r w:rsidR="009800DB">
              <w:rPr>
                <w:noProof/>
                <w:webHidden/>
              </w:rPr>
              <w:fldChar w:fldCharType="separate"/>
            </w:r>
            <w:r w:rsidR="009800DB">
              <w:rPr>
                <w:noProof/>
                <w:webHidden/>
              </w:rPr>
              <w:t>793</w:t>
            </w:r>
            <w:r w:rsidR="009800DB">
              <w:rPr>
                <w:noProof/>
                <w:webHidden/>
              </w:rPr>
              <w:fldChar w:fldCharType="end"/>
            </w:r>
          </w:hyperlink>
        </w:p>
        <w:p w14:paraId="2615F01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8" w:history="1">
            <w:r w:rsidR="009800DB" w:rsidRPr="00C41E57">
              <w:rPr>
                <w:rStyle w:val="Hyperlink"/>
                <w:noProof/>
              </w:rPr>
              <w:t>May 9 / Pashons 14: St. Pachomius</w:t>
            </w:r>
            <w:r w:rsidR="009800DB">
              <w:rPr>
                <w:noProof/>
                <w:webHidden/>
              </w:rPr>
              <w:tab/>
            </w:r>
            <w:r w:rsidR="009800DB">
              <w:rPr>
                <w:noProof/>
                <w:webHidden/>
              </w:rPr>
              <w:fldChar w:fldCharType="begin"/>
            </w:r>
            <w:r w:rsidR="009800DB">
              <w:rPr>
                <w:noProof/>
                <w:webHidden/>
              </w:rPr>
              <w:instrText xml:space="preserve"> PAGEREF _Toc436141068 \h </w:instrText>
            </w:r>
            <w:r w:rsidR="009800DB">
              <w:rPr>
                <w:noProof/>
                <w:webHidden/>
              </w:rPr>
            </w:r>
            <w:r w:rsidR="009800DB">
              <w:rPr>
                <w:noProof/>
                <w:webHidden/>
              </w:rPr>
              <w:fldChar w:fldCharType="separate"/>
            </w:r>
            <w:r w:rsidR="009800DB">
              <w:rPr>
                <w:noProof/>
                <w:webHidden/>
              </w:rPr>
              <w:t>794</w:t>
            </w:r>
            <w:r w:rsidR="009800DB">
              <w:rPr>
                <w:noProof/>
                <w:webHidden/>
              </w:rPr>
              <w:fldChar w:fldCharType="end"/>
            </w:r>
          </w:hyperlink>
        </w:p>
        <w:p w14:paraId="32A7999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69" w:history="1">
            <w:r w:rsidR="009800DB" w:rsidRPr="00C41E57">
              <w:rPr>
                <w:rStyle w:val="Hyperlink"/>
                <w:noProof/>
              </w:rPr>
              <w:t>May 11 / Pashons 16: Commemoration of St. John the Evangelist</w:t>
            </w:r>
            <w:r w:rsidR="009800DB">
              <w:rPr>
                <w:noProof/>
                <w:webHidden/>
              </w:rPr>
              <w:tab/>
            </w:r>
            <w:r w:rsidR="009800DB">
              <w:rPr>
                <w:noProof/>
                <w:webHidden/>
              </w:rPr>
              <w:fldChar w:fldCharType="begin"/>
            </w:r>
            <w:r w:rsidR="009800DB">
              <w:rPr>
                <w:noProof/>
                <w:webHidden/>
              </w:rPr>
              <w:instrText xml:space="preserve"> PAGEREF _Toc436141069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62BCE2E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0" w:history="1">
            <w:r w:rsidR="009800DB" w:rsidRPr="00C41E57">
              <w:rPr>
                <w:rStyle w:val="Hyperlink"/>
                <w:noProof/>
              </w:rPr>
              <w:t>May 16 / Pashons 21: Commemoration of the Theotokos</w:t>
            </w:r>
            <w:r w:rsidR="009800DB">
              <w:rPr>
                <w:noProof/>
                <w:webHidden/>
              </w:rPr>
              <w:tab/>
            </w:r>
            <w:r w:rsidR="009800DB">
              <w:rPr>
                <w:noProof/>
                <w:webHidden/>
              </w:rPr>
              <w:fldChar w:fldCharType="begin"/>
            </w:r>
            <w:r w:rsidR="009800DB">
              <w:rPr>
                <w:noProof/>
                <w:webHidden/>
              </w:rPr>
              <w:instrText xml:space="preserve"> PAGEREF _Toc436141070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035A24C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1" w:history="1">
            <w:r w:rsidR="009800DB" w:rsidRPr="00C41E57">
              <w:rPr>
                <w:rStyle w:val="Hyperlink"/>
                <w:noProof/>
              </w:rPr>
              <w:t>May 17 / Pashons 22: Departure of St. Andronicus the Disciple</w:t>
            </w:r>
            <w:r w:rsidR="009800DB">
              <w:rPr>
                <w:noProof/>
                <w:webHidden/>
              </w:rPr>
              <w:tab/>
            </w:r>
            <w:r w:rsidR="009800DB">
              <w:rPr>
                <w:noProof/>
                <w:webHidden/>
              </w:rPr>
              <w:fldChar w:fldCharType="begin"/>
            </w:r>
            <w:r w:rsidR="009800DB">
              <w:rPr>
                <w:noProof/>
                <w:webHidden/>
              </w:rPr>
              <w:instrText xml:space="preserve"> PAGEREF _Toc436141071 \h </w:instrText>
            </w:r>
            <w:r w:rsidR="009800DB">
              <w:rPr>
                <w:noProof/>
                <w:webHidden/>
              </w:rPr>
            </w:r>
            <w:r w:rsidR="009800DB">
              <w:rPr>
                <w:noProof/>
                <w:webHidden/>
              </w:rPr>
              <w:fldChar w:fldCharType="separate"/>
            </w:r>
            <w:r w:rsidR="009800DB">
              <w:rPr>
                <w:noProof/>
                <w:webHidden/>
              </w:rPr>
              <w:t>795</w:t>
            </w:r>
            <w:r w:rsidR="009800DB">
              <w:rPr>
                <w:noProof/>
                <w:webHidden/>
              </w:rPr>
              <w:fldChar w:fldCharType="end"/>
            </w:r>
          </w:hyperlink>
        </w:p>
        <w:p w14:paraId="3441536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2" w:history="1">
            <w:r w:rsidR="009800DB" w:rsidRPr="00C41E57">
              <w:rPr>
                <w:rStyle w:val="Hyperlink"/>
                <w:noProof/>
              </w:rPr>
              <w:t>May 19 / Pashons 24: The Entrance into Egypt</w:t>
            </w:r>
            <w:r w:rsidR="009800DB">
              <w:rPr>
                <w:noProof/>
                <w:webHidden/>
              </w:rPr>
              <w:tab/>
            </w:r>
            <w:r w:rsidR="009800DB">
              <w:rPr>
                <w:noProof/>
                <w:webHidden/>
              </w:rPr>
              <w:fldChar w:fldCharType="begin"/>
            </w:r>
            <w:r w:rsidR="009800DB">
              <w:rPr>
                <w:noProof/>
                <w:webHidden/>
              </w:rPr>
              <w:instrText xml:space="preserve"> PAGEREF _Toc436141072 \h </w:instrText>
            </w:r>
            <w:r w:rsidR="009800DB">
              <w:rPr>
                <w:noProof/>
                <w:webHidden/>
              </w:rPr>
            </w:r>
            <w:r w:rsidR="009800DB">
              <w:rPr>
                <w:noProof/>
                <w:webHidden/>
              </w:rPr>
              <w:fldChar w:fldCharType="separate"/>
            </w:r>
            <w:r w:rsidR="009800DB">
              <w:rPr>
                <w:noProof/>
                <w:webHidden/>
              </w:rPr>
              <w:t>796</w:t>
            </w:r>
            <w:r w:rsidR="009800DB">
              <w:rPr>
                <w:noProof/>
                <w:webHidden/>
              </w:rPr>
              <w:fldChar w:fldCharType="end"/>
            </w:r>
          </w:hyperlink>
        </w:p>
        <w:p w14:paraId="4929C5A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3" w:history="1">
            <w:r w:rsidR="009800DB" w:rsidRPr="00C41E57">
              <w:rPr>
                <w:rStyle w:val="Hyperlink"/>
                <w:noProof/>
              </w:rPr>
              <w:t>May 19 / Pashons 24: Also, St. Pashnouni, the Monk and Martyr</w:t>
            </w:r>
            <w:r w:rsidR="009800DB">
              <w:rPr>
                <w:noProof/>
                <w:webHidden/>
              </w:rPr>
              <w:tab/>
            </w:r>
            <w:r w:rsidR="009800DB">
              <w:rPr>
                <w:noProof/>
                <w:webHidden/>
              </w:rPr>
              <w:fldChar w:fldCharType="begin"/>
            </w:r>
            <w:r w:rsidR="009800DB">
              <w:rPr>
                <w:noProof/>
                <w:webHidden/>
              </w:rPr>
              <w:instrText xml:space="preserve"> PAGEREF _Toc436141073 \h </w:instrText>
            </w:r>
            <w:r w:rsidR="009800DB">
              <w:rPr>
                <w:noProof/>
                <w:webHidden/>
              </w:rPr>
            </w:r>
            <w:r w:rsidR="009800DB">
              <w:rPr>
                <w:noProof/>
                <w:webHidden/>
              </w:rPr>
              <w:fldChar w:fldCharType="separate"/>
            </w:r>
            <w:r w:rsidR="009800DB">
              <w:rPr>
                <w:noProof/>
                <w:webHidden/>
              </w:rPr>
              <w:t>805</w:t>
            </w:r>
            <w:r w:rsidR="009800DB">
              <w:rPr>
                <w:noProof/>
                <w:webHidden/>
              </w:rPr>
              <w:fldChar w:fldCharType="end"/>
            </w:r>
          </w:hyperlink>
        </w:p>
        <w:p w14:paraId="6291523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4" w:history="1">
            <w:r w:rsidR="009800DB" w:rsidRPr="00C41E57">
              <w:rPr>
                <w:rStyle w:val="Hyperlink"/>
                <w:noProof/>
              </w:rPr>
              <w:t>May 21 / Pashons 26: Martyrdom of St. Thomas the Apostle</w:t>
            </w:r>
            <w:r w:rsidR="009800DB">
              <w:rPr>
                <w:noProof/>
                <w:webHidden/>
              </w:rPr>
              <w:tab/>
            </w:r>
            <w:r w:rsidR="009800DB">
              <w:rPr>
                <w:noProof/>
                <w:webHidden/>
              </w:rPr>
              <w:fldChar w:fldCharType="begin"/>
            </w:r>
            <w:r w:rsidR="009800DB">
              <w:rPr>
                <w:noProof/>
                <w:webHidden/>
              </w:rPr>
              <w:instrText xml:space="preserve"> PAGEREF _Toc436141074 \h </w:instrText>
            </w:r>
            <w:r w:rsidR="009800DB">
              <w:rPr>
                <w:noProof/>
                <w:webHidden/>
              </w:rPr>
            </w:r>
            <w:r w:rsidR="009800DB">
              <w:rPr>
                <w:noProof/>
                <w:webHidden/>
              </w:rPr>
              <w:fldChar w:fldCharType="separate"/>
            </w:r>
            <w:r w:rsidR="009800DB">
              <w:rPr>
                <w:noProof/>
                <w:webHidden/>
              </w:rPr>
              <w:t>806</w:t>
            </w:r>
            <w:r w:rsidR="009800DB">
              <w:rPr>
                <w:noProof/>
                <w:webHidden/>
              </w:rPr>
              <w:fldChar w:fldCharType="end"/>
            </w:r>
          </w:hyperlink>
        </w:p>
        <w:p w14:paraId="7C0BF60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5" w:history="1">
            <w:r w:rsidR="009800DB" w:rsidRPr="00C41E57">
              <w:rPr>
                <w:rStyle w:val="Hyperlink"/>
                <w:noProof/>
              </w:rPr>
              <w:t>May 22 / Pashons 27: St. Thomas the Anchorite</w:t>
            </w:r>
            <w:r w:rsidR="009800DB">
              <w:rPr>
                <w:noProof/>
                <w:webHidden/>
              </w:rPr>
              <w:tab/>
            </w:r>
            <w:r w:rsidR="009800DB">
              <w:rPr>
                <w:noProof/>
                <w:webHidden/>
              </w:rPr>
              <w:fldChar w:fldCharType="begin"/>
            </w:r>
            <w:r w:rsidR="009800DB">
              <w:rPr>
                <w:noProof/>
                <w:webHidden/>
              </w:rPr>
              <w:instrText xml:space="preserve"> PAGEREF _Toc436141075 \h </w:instrText>
            </w:r>
            <w:r w:rsidR="009800DB">
              <w:rPr>
                <w:noProof/>
                <w:webHidden/>
              </w:rPr>
            </w:r>
            <w:r w:rsidR="009800DB">
              <w:rPr>
                <w:noProof/>
                <w:webHidden/>
              </w:rPr>
              <w:fldChar w:fldCharType="separate"/>
            </w:r>
            <w:r w:rsidR="009800DB">
              <w:rPr>
                <w:noProof/>
                <w:webHidden/>
              </w:rPr>
              <w:t>806</w:t>
            </w:r>
            <w:r w:rsidR="009800DB">
              <w:rPr>
                <w:noProof/>
                <w:webHidden/>
              </w:rPr>
              <w:fldChar w:fldCharType="end"/>
            </w:r>
          </w:hyperlink>
        </w:p>
        <w:p w14:paraId="71EB240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6" w:history="1">
            <w:r w:rsidR="009800DB" w:rsidRPr="00C41E57">
              <w:rPr>
                <w:rStyle w:val="Hyperlink"/>
                <w:noProof/>
              </w:rPr>
              <w:t>May 24 (25) / Pashons 29: Commemoration of the Annunciation, Nativity, and Resurrection on the 29</w:t>
            </w:r>
            <w:r w:rsidR="009800DB" w:rsidRPr="00C41E57">
              <w:rPr>
                <w:rStyle w:val="Hyperlink"/>
                <w:noProof/>
                <w:vertAlign w:val="superscript"/>
              </w:rPr>
              <w:t>th</w:t>
            </w:r>
            <w:r w:rsidR="009800DB" w:rsidRPr="00C41E57">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_Toc436141076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64D2933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7" w:history="1">
            <w:r w:rsidR="009800DB" w:rsidRPr="00C41E57">
              <w:rPr>
                <w:rStyle w:val="Hyperlink"/>
                <w:noProof/>
              </w:rPr>
              <w:t>May 25 / Pashons 30: Departure of St. Fournous the Disciple</w:t>
            </w:r>
            <w:r w:rsidR="009800DB">
              <w:rPr>
                <w:noProof/>
                <w:webHidden/>
              </w:rPr>
              <w:tab/>
            </w:r>
            <w:r w:rsidR="009800DB">
              <w:rPr>
                <w:noProof/>
                <w:webHidden/>
              </w:rPr>
              <w:fldChar w:fldCharType="begin"/>
            </w:r>
            <w:r w:rsidR="009800DB">
              <w:rPr>
                <w:noProof/>
                <w:webHidden/>
              </w:rPr>
              <w:instrText xml:space="preserve"> PAGEREF _Toc436141077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7D674B8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8" w:history="1">
            <w:r w:rsidR="009800DB" w:rsidRPr="00C41E57">
              <w:rPr>
                <w:rStyle w:val="Hyperlink"/>
                <w:noProof/>
              </w:rPr>
              <w:t>May 27 / Paoni 2: St. Commemoration of the Appearance of the Bodies of St. John the Baptist and Elisha the Prophet</w:t>
            </w:r>
            <w:r w:rsidR="009800DB">
              <w:rPr>
                <w:noProof/>
                <w:webHidden/>
              </w:rPr>
              <w:tab/>
            </w:r>
            <w:r w:rsidR="009800DB">
              <w:rPr>
                <w:noProof/>
                <w:webHidden/>
              </w:rPr>
              <w:fldChar w:fldCharType="begin"/>
            </w:r>
            <w:r w:rsidR="009800DB">
              <w:rPr>
                <w:noProof/>
                <w:webHidden/>
              </w:rPr>
              <w:instrText xml:space="preserve"> PAGEREF _Toc436141078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7EC92EA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79" w:history="1">
            <w:r w:rsidR="009800DB" w:rsidRPr="00C41E57">
              <w:rPr>
                <w:rStyle w:val="Hyperlink"/>
                <w:noProof/>
              </w:rPr>
              <w:t>May 28 / Paoni 3: Consecration of St. George’s Church</w:t>
            </w:r>
            <w:r w:rsidR="009800DB">
              <w:rPr>
                <w:noProof/>
                <w:webHidden/>
              </w:rPr>
              <w:tab/>
            </w:r>
            <w:r w:rsidR="009800DB">
              <w:rPr>
                <w:noProof/>
                <w:webHidden/>
              </w:rPr>
              <w:fldChar w:fldCharType="begin"/>
            </w:r>
            <w:r w:rsidR="009800DB">
              <w:rPr>
                <w:noProof/>
                <w:webHidden/>
              </w:rPr>
              <w:instrText xml:space="preserve"> PAGEREF _Toc436141079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070F370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0" w:history="1">
            <w:r w:rsidR="009800DB" w:rsidRPr="00C41E57">
              <w:rPr>
                <w:rStyle w:val="Hyperlink"/>
                <w:noProof/>
              </w:rPr>
              <w:t>May 28 / Paoni 3: Also St. Abraam of Fayyoum</w:t>
            </w:r>
            <w:r w:rsidR="009800DB">
              <w:rPr>
                <w:noProof/>
                <w:webHidden/>
              </w:rPr>
              <w:tab/>
            </w:r>
            <w:r w:rsidR="009800DB">
              <w:rPr>
                <w:noProof/>
                <w:webHidden/>
              </w:rPr>
              <w:fldChar w:fldCharType="begin"/>
            </w:r>
            <w:r w:rsidR="009800DB">
              <w:rPr>
                <w:noProof/>
                <w:webHidden/>
              </w:rPr>
              <w:instrText xml:space="preserve"> PAGEREF _Toc436141080 \h </w:instrText>
            </w:r>
            <w:r w:rsidR="009800DB">
              <w:rPr>
                <w:noProof/>
                <w:webHidden/>
              </w:rPr>
            </w:r>
            <w:r w:rsidR="009800DB">
              <w:rPr>
                <w:noProof/>
                <w:webHidden/>
              </w:rPr>
              <w:fldChar w:fldCharType="separate"/>
            </w:r>
            <w:r w:rsidR="009800DB">
              <w:rPr>
                <w:noProof/>
                <w:webHidden/>
              </w:rPr>
              <w:t>808</w:t>
            </w:r>
            <w:r w:rsidR="009800DB">
              <w:rPr>
                <w:noProof/>
                <w:webHidden/>
              </w:rPr>
              <w:fldChar w:fldCharType="end"/>
            </w:r>
          </w:hyperlink>
        </w:p>
        <w:p w14:paraId="6DBFAFB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81" w:history="1">
            <w:r w:rsidR="009800DB" w:rsidRPr="00C41E57">
              <w:rPr>
                <w:rStyle w:val="Hyperlink"/>
                <w:noProof/>
              </w:rPr>
              <w:t>May 30 / Paoni 5: Consecration of the Church of St. Victor</w:t>
            </w:r>
            <w:r w:rsidR="009800DB">
              <w:rPr>
                <w:noProof/>
                <w:webHidden/>
              </w:rPr>
              <w:tab/>
            </w:r>
            <w:r w:rsidR="009800DB">
              <w:rPr>
                <w:noProof/>
                <w:webHidden/>
              </w:rPr>
              <w:fldChar w:fldCharType="begin"/>
            </w:r>
            <w:r w:rsidR="009800DB">
              <w:rPr>
                <w:noProof/>
                <w:webHidden/>
              </w:rPr>
              <w:instrText xml:space="preserve"> PAGEREF _Toc436141081 \h </w:instrText>
            </w:r>
            <w:r w:rsidR="009800DB">
              <w:rPr>
                <w:noProof/>
                <w:webHidden/>
              </w:rPr>
            </w:r>
            <w:r w:rsidR="009800DB">
              <w:rPr>
                <w:noProof/>
                <w:webHidden/>
              </w:rPr>
              <w:fldChar w:fldCharType="separate"/>
            </w:r>
            <w:r w:rsidR="009800DB">
              <w:rPr>
                <w:noProof/>
                <w:webHidden/>
              </w:rPr>
              <w:t>810</w:t>
            </w:r>
            <w:r w:rsidR="009800DB">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3" w:name="_Toc436141062"/>
      <w:bookmarkStart w:id="1494" w:name="_Ref436250616"/>
      <w:r>
        <w:lastRenderedPageBreak/>
        <w:t>May 1 / Pashons 6: St. Macarius of Alexandria, the Presbyter</w:t>
      </w:r>
      <w:bookmarkEnd w:id="1489"/>
      <w:bookmarkEnd w:id="1493"/>
      <w:bookmarkEnd w:id="1494"/>
    </w:p>
    <w:p w14:paraId="65054283" w14:textId="77777777" w:rsidR="00137929" w:rsidRDefault="00137929" w:rsidP="00137929">
      <w:pPr>
        <w:pStyle w:val="Heading4"/>
      </w:pPr>
      <w:bookmarkStart w:id="1495" w:name="_Ref434490596"/>
      <w:r>
        <w:t>The Doxology</w:t>
      </w:r>
      <w:r w:rsidR="00B46E6E">
        <w:t xml:space="preserve"> for St. Macarius of Alexandria, the Presbyter</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6" w:name="_Ref434560539"/>
      <w:bookmarkStart w:id="1497" w:name="_Toc436141063"/>
      <w:r>
        <w:t>May 2 / Pashons 7: St. Athanasius the Apostolic</w:t>
      </w:r>
      <w:bookmarkEnd w:id="1496"/>
      <w:bookmarkEnd w:id="1497"/>
    </w:p>
    <w:p w14:paraId="5C918841" w14:textId="77777777" w:rsidR="00EE657B" w:rsidRDefault="00EE657B" w:rsidP="00EE657B">
      <w:pPr>
        <w:pStyle w:val="Heading4"/>
      </w:pPr>
      <w:bookmarkStart w:id="1498" w:name="_Ref434492183"/>
      <w:r>
        <w:t>The Doxology</w:t>
      </w:r>
      <w:r w:rsidR="00B82753">
        <w:t xml:space="preserve"> for St. Athanasius the Apostolic</w:t>
      </w:r>
      <w:bookmarkEnd w:id="149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9800DB">
        <w:t>The Doxology of St. Athanasius the Apostolic</w:t>
      </w:r>
      <w:r>
        <w:fldChar w:fldCharType="end"/>
      </w:r>
      <w:r>
        <w:t xml:space="preserve">, page </w:t>
      </w:r>
      <w:r>
        <w:fldChar w:fldCharType="begin"/>
      </w:r>
      <w:r>
        <w:instrText xml:space="preserve"> PAGEREF _Ref434492161 \h </w:instrText>
      </w:r>
      <w:r>
        <w:fldChar w:fldCharType="separate"/>
      </w:r>
      <w:r w:rsidR="009800DB">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9" w:name="_Ref434492196"/>
      <w:r>
        <w:t>Another</w:t>
      </w:r>
      <w:r w:rsidR="0047441D">
        <w:t xml:space="preserve"> Doxology</w:t>
      </w:r>
      <w:r>
        <w:t xml:space="preserve"> for St. Athanasius the Apostolic</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0" w:name="_Toc436141064"/>
      <w:r>
        <w:t>May 7 / Pashons 12: Commemoration of Archangel Michael</w:t>
      </w:r>
      <w:bookmarkEnd w:id="150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8F2AB5D" w14:textId="77777777" w:rsidR="00B53E05" w:rsidRDefault="00B53E05" w:rsidP="00B53E05">
      <w:pPr>
        <w:pStyle w:val="Heading3"/>
      </w:pPr>
      <w:bookmarkStart w:id="1501" w:name="_Toc436141065"/>
      <w:r>
        <w:t>May 7 / Pashons 12: Also the Consecration of the Church of St. Demiana</w:t>
      </w:r>
      <w:bookmarkEnd w:id="150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9800D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9800DB">
        <w:rPr>
          <w:noProof/>
        </w:rPr>
        <w:t>751</w:t>
      </w:r>
      <w:r w:rsidR="002409EF">
        <w:fldChar w:fldCharType="end"/>
      </w:r>
      <w:r>
        <w:t>.</w:t>
      </w:r>
    </w:p>
    <w:p w14:paraId="3E105B3E" w14:textId="77777777" w:rsidR="00220DFD" w:rsidRDefault="00220DFD" w:rsidP="00220DFD">
      <w:pPr>
        <w:pStyle w:val="Heading3"/>
      </w:pPr>
      <w:bookmarkStart w:id="1502" w:name="_Toc436141066"/>
      <w:r>
        <w:t>May 8 / Pashons 13 St. Junia of the Seventy Two Disciples</w:t>
      </w:r>
      <w:bookmarkEnd w:id="150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D1738E1" w14:textId="77777777" w:rsidR="00220DFD" w:rsidRDefault="00220DFD" w:rsidP="00220DFD">
      <w:pPr>
        <w:pStyle w:val="Heading3"/>
      </w:pPr>
      <w:bookmarkStart w:id="1503" w:name="_Toc436141067"/>
      <w:r>
        <w:lastRenderedPageBreak/>
        <w:t xml:space="preserve">May 8 / Pashons 13 Also St. </w:t>
      </w:r>
      <w:commentRangeStart w:id="1504"/>
      <w:r>
        <w:t>Arsenius</w:t>
      </w:r>
      <w:commentRangeEnd w:id="1504"/>
      <w:r>
        <w:rPr>
          <w:rStyle w:val="CommentReference"/>
          <w:rFonts w:eastAsiaTheme="minorHAnsi" w:cstheme="minorBidi"/>
          <w:b w:val="0"/>
          <w:bCs w:val="0"/>
        </w:rPr>
        <w:commentReference w:id="1504"/>
      </w:r>
      <w:bookmarkEnd w:id="1503"/>
    </w:p>
    <w:p w14:paraId="2EEE01C8" w14:textId="77777777" w:rsidR="00220DFD" w:rsidRDefault="00220DFD" w:rsidP="00220DFD">
      <w:pPr>
        <w:pStyle w:val="Heading4"/>
      </w:pPr>
      <w:bookmarkStart w:id="1505" w:name="_Ref434490892"/>
      <w:r>
        <w:t>The Doxology</w:t>
      </w:r>
      <w:r w:rsidR="00810F04">
        <w:t xml:space="preserve"> for St. Arsenius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6" w:name="_Toc436141068"/>
      <w:r>
        <w:t>May 9 / Pashons 14: St. Pachomius</w:t>
      </w:r>
      <w:bookmarkEnd w:id="1506"/>
    </w:p>
    <w:p w14:paraId="1731E46B" w14:textId="77777777" w:rsidR="00C30529" w:rsidRDefault="00C30529" w:rsidP="00C30529">
      <w:pPr>
        <w:pStyle w:val="Heading4"/>
      </w:pPr>
      <w:bookmarkStart w:id="1507" w:name="_Ref434491150"/>
      <w:r>
        <w:t>The Doxology</w:t>
      </w:r>
      <w:r w:rsidR="00810F04">
        <w:t xml:space="preserve"> for St. Pachomius</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8" w:name="_Toc436141069"/>
      <w:r>
        <w:t>May 11 / Pashons 16: Commemoration of St. John the Evangelist</w:t>
      </w:r>
      <w:bookmarkEnd w:id="150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9800D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9800DB">
        <w:rPr>
          <w:noProof/>
        </w:rPr>
        <w:t>694</w:t>
      </w:r>
      <w:r w:rsidR="002409EF">
        <w:fldChar w:fldCharType="end"/>
      </w:r>
      <w:r>
        <w:t>.</w:t>
      </w:r>
    </w:p>
    <w:p w14:paraId="194D23B6" w14:textId="77777777" w:rsidR="005329C1" w:rsidRDefault="005329C1" w:rsidP="005329C1">
      <w:pPr>
        <w:pStyle w:val="Heading3"/>
      </w:pPr>
      <w:bookmarkStart w:id="1509" w:name="_Toc436141070"/>
      <w:r>
        <w:t>May 16 / Pashons 21: Commemoration of the Theotokos</w:t>
      </w:r>
      <w:bookmarkEnd w:id="150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950977D" w14:textId="77777777" w:rsidR="00160DE3" w:rsidRDefault="00160DE3" w:rsidP="00160DE3">
      <w:pPr>
        <w:pStyle w:val="Heading3"/>
      </w:pPr>
      <w:bookmarkStart w:id="1510" w:name="_Toc436141071"/>
      <w:r>
        <w:t xml:space="preserve">May 17 / Pashons 22: Departure of St. Andronicus the </w:t>
      </w:r>
      <w:r w:rsidR="00191A26">
        <w:t>Disciple</w:t>
      </w:r>
      <w:bookmarkEnd w:id="151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E2A1C06" w14:textId="77777777" w:rsidR="00495F1A" w:rsidRDefault="00C30529" w:rsidP="00495F1A">
      <w:pPr>
        <w:pStyle w:val="Heading3"/>
      </w:pPr>
      <w:bookmarkStart w:id="1511" w:name="_Toc436141072"/>
      <w:r>
        <w:lastRenderedPageBreak/>
        <w:t xml:space="preserve">May 19 / Pashons 24: </w:t>
      </w:r>
      <w:r w:rsidR="00495F1A">
        <w:t>The Entrance into Egypt</w:t>
      </w:r>
      <w:bookmarkEnd w:id="1492"/>
      <w:bookmarkEnd w:id="1491"/>
      <w:bookmarkEnd w:id="1490"/>
      <w:bookmarkEnd w:id="1511"/>
    </w:p>
    <w:p w14:paraId="608201BF" w14:textId="77777777" w:rsidR="00C30529" w:rsidRDefault="00C30529" w:rsidP="00C30529">
      <w:pPr>
        <w:pStyle w:val="Heading4"/>
      </w:pPr>
      <w:bookmarkStart w:id="1512" w:name="_Ref434477906"/>
      <w:r>
        <w:t>The Doxology</w:t>
      </w:r>
      <w:r w:rsidR="00E21EA3">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3" w:name="_Ref434476089"/>
      <w:r>
        <w:t>The Psali Adam</w:t>
      </w:r>
      <w:r w:rsidR="006C1B94">
        <w:t xml:space="preserve"> for the Entrance into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4" w:name="_Ref434476112"/>
      <w:r>
        <w:t>The Psali Batos</w:t>
      </w:r>
      <w:r w:rsidR="006C1B94">
        <w:t xml:space="preserve"> for the Entrance into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5"/>
            <w:r>
              <w:t>approached</w:t>
            </w:r>
            <w:commentRangeEnd w:id="1515"/>
            <w:r>
              <w:rPr>
                <w:rStyle w:val="CommentReference"/>
              </w:rPr>
              <w:commentReference w:id="151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6"/>
            <w:r>
              <w:t xml:space="preserve">Ⲫⲱⲕ </w:t>
            </w:r>
            <w:commentRangeEnd w:id="1516"/>
            <w:r>
              <w:rPr>
                <w:rStyle w:val="CommentReference"/>
                <w:rFonts w:ascii="Times New Roman" w:hAnsi="Times New Roman"/>
              </w:rPr>
              <w:commentReference w:id="151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7" w:name="_Toc436141073"/>
      <w:r>
        <w:t>May 19 / Pashons 24: Also, St. Pashnouni, the Monk and Martyr</w:t>
      </w:r>
      <w:bookmarkEnd w:id="1517"/>
    </w:p>
    <w:p w14:paraId="408F0E44" w14:textId="77777777" w:rsidR="00A055D8" w:rsidRDefault="00A055D8" w:rsidP="00A055D8">
      <w:pPr>
        <w:pStyle w:val="Heading4"/>
      </w:pPr>
      <w:bookmarkStart w:id="1518" w:name="_Ref434491429"/>
      <w:r>
        <w:t>The Doxology</w:t>
      </w:r>
      <w:r w:rsidR="00810F04">
        <w:t xml:space="preserve"> for St. Pashnouni</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9" w:name="_Toc436141074"/>
      <w:r>
        <w:t xml:space="preserve">May 21 / Pashons 26: </w:t>
      </w:r>
      <w:r w:rsidR="00072324">
        <w:t>Martyrdom of St. Thomas the Apostle</w:t>
      </w:r>
      <w:bookmarkEnd w:id="151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401C91D" w14:textId="77777777" w:rsidR="007A6E4F" w:rsidRDefault="007A6E4F" w:rsidP="00160DE3">
      <w:pPr>
        <w:pStyle w:val="Heading3"/>
      </w:pPr>
      <w:bookmarkStart w:id="1520" w:name="_Toc436141075"/>
      <w:r>
        <w:t>May 22 / Pashons 27: St. Thomas the Anchorite</w:t>
      </w:r>
      <w:bookmarkEnd w:id="1520"/>
    </w:p>
    <w:p w14:paraId="638D349A" w14:textId="77777777" w:rsidR="007A6E4F" w:rsidRDefault="007A6E4F" w:rsidP="007A6E4F">
      <w:pPr>
        <w:pStyle w:val="Heading4"/>
      </w:pPr>
      <w:bookmarkStart w:id="1521" w:name="_Ref434490403"/>
      <w:r>
        <w:t>The Doxology</w:t>
      </w:r>
      <w:r w:rsidR="00B46E6E">
        <w:t xml:space="preserve"> for St. Thomas the Anchorite</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2"/>
            <w:r>
              <w:t>Like amber</w:t>
            </w:r>
          </w:p>
          <w:p w14:paraId="2CE5E879" w14:textId="77777777" w:rsidR="007A6E4F" w:rsidRDefault="007A6E4F" w:rsidP="007A6E4F">
            <w:pPr>
              <w:pStyle w:val="EngHangEnd"/>
            </w:pPr>
            <w:r>
              <w:t>Spreading in paradise.</w:t>
            </w:r>
            <w:commentRangeEnd w:id="1522"/>
            <w:r>
              <w:rPr>
                <w:rStyle w:val="CommentReference"/>
                <w:rFonts w:ascii="Times New Roman" w:eastAsiaTheme="minorHAnsi" w:hAnsi="Times New Roman" w:cstheme="minorBidi"/>
                <w:color w:val="auto"/>
              </w:rPr>
              <w:commentReference w:id="152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3" w:name="_Toc436141076"/>
      <w:r>
        <w:t>May 24 (25) / Pashons 29: Commemoration of the Annunciation, Nativity, and Resurrection on the 29</w:t>
      </w:r>
      <w:r w:rsidRPr="00C0205C">
        <w:rPr>
          <w:vertAlign w:val="superscript"/>
        </w:rPr>
        <w:t>th</w:t>
      </w:r>
      <w:r>
        <w:t xml:space="preserve"> of Every Month</w:t>
      </w:r>
      <w:bookmarkEnd w:id="152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12CA36" w14:textId="77777777" w:rsidR="00160DE3" w:rsidRDefault="00160DE3" w:rsidP="00160DE3">
      <w:pPr>
        <w:pStyle w:val="Heading3"/>
      </w:pPr>
      <w:bookmarkStart w:id="1524" w:name="_Toc436141077"/>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FCC02EA" w14:textId="77777777" w:rsidR="00F26510" w:rsidRDefault="00F26510" w:rsidP="00F26510">
      <w:pPr>
        <w:pStyle w:val="Heading3"/>
      </w:pPr>
      <w:bookmarkStart w:id="1525" w:name="_Toc436141078"/>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7D3D9074" w14:textId="77777777" w:rsidR="00601ED3" w:rsidRDefault="00601ED3" w:rsidP="00601ED3">
      <w:pPr>
        <w:pStyle w:val="Heading3"/>
      </w:pPr>
      <w:bookmarkStart w:id="1526" w:name="_Toc436141079"/>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9800D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9800DB">
        <w:rPr>
          <w:noProof/>
        </w:rPr>
        <w:t>784</w:t>
      </w:r>
      <w:r w:rsidR="002409EF">
        <w:fldChar w:fldCharType="end"/>
      </w:r>
      <w:r>
        <w:t>.</w:t>
      </w:r>
    </w:p>
    <w:p w14:paraId="2D4ABA3A" w14:textId="77777777" w:rsidR="00C30529" w:rsidRDefault="00C30529" w:rsidP="00C30529">
      <w:pPr>
        <w:pStyle w:val="Heading3"/>
      </w:pPr>
      <w:bookmarkStart w:id="1527" w:name="_Toc436141080"/>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6141081"/>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9800D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9800DB">
        <w:rPr>
          <w:noProof/>
        </w:rPr>
        <w:t>647</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6140919"/>
      <w:bookmarkStart w:id="1537" w:name="June"/>
      <w:bookmarkEnd w:id="1488"/>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291BA95A"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141094" w:history="1">
            <w:r w:rsidR="009800DB" w:rsidRPr="00A1646B">
              <w:rPr>
                <w:rStyle w:val="Hyperlink"/>
                <w:noProof/>
              </w:rPr>
              <w:t>The Apostles' Fast</w:t>
            </w:r>
            <w:r w:rsidR="009800DB">
              <w:rPr>
                <w:noProof/>
                <w:webHidden/>
              </w:rPr>
              <w:tab/>
            </w:r>
            <w:r w:rsidR="009800DB">
              <w:rPr>
                <w:noProof/>
                <w:webHidden/>
              </w:rPr>
              <w:fldChar w:fldCharType="begin"/>
            </w:r>
            <w:r w:rsidR="009800DB">
              <w:rPr>
                <w:noProof/>
                <w:webHidden/>
              </w:rPr>
              <w:instrText xml:space="preserve"> PAGEREF _Toc436141094 \h </w:instrText>
            </w:r>
            <w:r w:rsidR="009800DB">
              <w:rPr>
                <w:noProof/>
                <w:webHidden/>
              </w:rPr>
            </w:r>
            <w:r w:rsidR="009800DB">
              <w:rPr>
                <w:noProof/>
                <w:webHidden/>
              </w:rPr>
              <w:fldChar w:fldCharType="separate"/>
            </w:r>
            <w:r w:rsidR="009800DB">
              <w:rPr>
                <w:noProof/>
                <w:webHidden/>
              </w:rPr>
              <w:t>812</w:t>
            </w:r>
            <w:r w:rsidR="009800DB">
              <w:rPr>
                <w:noProof/>
                <w:webHidden/>
              </w:rPr>
              <w:fldChar w:fldCharType="end"/>
            </w:r>
          </w:hyperlink>
        </w:p>
        <w:p w14:paraId="253CB1C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5" w:history="1">
            <w:r w:rsidR="009800DB" w:rsidRPr="00A1646B">
              <w:rPr>
                <w:rStyle w:val="Hyperlink"/>
                <w:noProof/>
              </w:rPr>
              <w:t>June 6 / Paoni 12: Commemoration of Archangel Michael</w:t>
            </w:r>
            <w:r w:rsidR="009800DB">
              <w:rPr>
                <w:noProof/>
                <w:webHidden/>
              </w:rPr>
              <w:tab/>
            </w:r>
            <w:r w:rsidR="009800DB">
              <w:rPr>
                <w:noProof/>
                <w:webHidden/>
              </w:rPr>
              <w:fldChar w:fldCharType="begin"/>
            </w:r>
            <w:r w:rsidR="009800DB">
              <w:rPr>
                <w:noProof/>
                <w:webHidden/>
              </w:rPr>
              <w:instrText xml:space="preserve"> PAGEREF _Toc436141095 \h </w:instrText>
            </w:r>
            <w:r w:rsidR="009800DB">
              <w:rPr>
                <w:noProof/>
                <w:webHidden/>
              </w:rPr>
            </w:r>
            <w:r w:rsidR="009800DB">
              <w:rPr>
                <w:noProof/>
                <w:webHidden/>
              </w:rPr>
              <w:fldChar w:fldCharType="separate"/>
            </w:r>
            <w:r w:rsidR="009800DB">
              <w:rPr>
                <w:noProof/>
                <w:webHidden/>
              </w:rPr>
              <w:t>819</w:t>
            </w:r>
            <w:r w:rsidR="009800DB">
              <w:rPr>
                <w:noProof/>
                <w:webHidden/>
              </w:rPr>
              <w:fldChar w:fldCharType="end"/>
            </w:r>
          </w:hyperlink>
        </w:p>
        <w:p w14:paraId="247D994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6" w:history="1">
            <w:r w:rsidR="009800DB" w:rsidRPr="00A1646B">
              <w:rPr>
                <w:rStyle w:val="Hyperlink"/>
                <w:noProof/>
              </w:rPr>
              <w:t>June 7 / Paoni 13: Archangel Gabriel, the Evangelist of Daniel</w:t>
            </w:r>
            <w:r w:rsidR="009800DB">
              <w:rPr>
                <w:noProof/>
                <w:webHidden/>
              </w:rPr>
              <w:tab/>
            </w:r>
            <w:r w:rsidR="009800DB">
              <w:rPr>
                <w:noProof/>
                <w:webHidden/>
              </w:rPr>
              <w:fldChar w:fldCharType="begin"/>
            </w:r>
            <w:r w:rsidR="009800DB">
              <w:rPr>
                <w:noProof/>
                <w:webHidden/>
              </w:rPr>
              <w:instrText xml:space="preserve"> PAGEREF _Toc436141096 \h </w:instrText>
            </w:r>
            <w:r w:rsidR="009800DB">
              <w:rPr>
                <w:noProof/>
                <w:webHidden/>
              </w:rPr>
            </w:r>
            <w:r w:rsidR="009800DB">
              <w:rPr>
                <w:noProof/>
                <w:webHidden/>
              </w:rPr>
              <w:fldChar w:fldCharType="separate"/>
            </w:r>
            <w:r w:rsidR="009800DB">
              <w:rPr>
                <w:noProof/>
                <w:webHidden/>
              </w:rPr>
              <w:t>820</w:t>
            </w:r>
            <w:r w:rsidR="009800DB">
              <w:rPr>
                <w:noProof/>
                <w:webHidden/>
              </w:rPr>
              <w:fldChar w:fldCharType="end"/>
            </w:r>
          </w:hyperlink>
        </w:p>
        <w:p w14:paraId="016D2AA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7" w:history="1">
            <w:r w:rsidR="009800DB" w:rsidRPr="00A1646B">
              <w:rPr>
                <w:rStyle w:val="Hyperlink"/>
                <w:noProof/>
              </w:rPr>
              <w:t>June 8 / Paoni 14: Sts. Apakir and John</w:t>
            </w:r>
            <w:r w:rsidR="009800DB">
              <w:rPr>
                <w:noProof/>
                <w:webHidden/>
              </w:rPr>
              <w:tab/>
            </w:r>
            <w:r w:rsidR="009800DB">
              <w:rPr>
                <w:noProof/>
                <w:webHidden/>
              </w:rPr>
              <w:fldChar w:fldCharType="begin"/>
            </w:r>
            <w:r w:rsidR="009800DB">
              <w:rPr>
                <w:noProof/>
                <w:webHidden/>
              </w:rPr>
              <w:instrText xml:space="preserve"> PAGEREF _Toc436141097 \h </w:instrText>
            </w:r>
            <w:r w:rsidR="009800DB">
              <w:rPr>
                <w:noProof/>
                <w:webHidden/>
              </w:rPr>
            </w:r>
            <w:r w:rsidR="009800DB">
              <w:rPr>
                <w:noProof/>
                <w:webHidden/>
              </w:rPr>
              <w:fldChar w:fldCharType="separate"/>
            </w:r>
            <w:r w:rsidR="009800DB">
              <w:rPr>
                <w:noProof/>
                <w:webHidden/>
              </w:rPr>
              <w:t>821</w:t>
            </w:r>
            <w:r w:rsidR="009800DB">
              <w:rPr>
                <w:noProof/>
                <w:webHidden/>
              </w:rPr>
              <w:fldChar w:fldCharType="end"/>
            </w:r>
          </w:hyperlink>
        </w:p>
        <w:p w14:paraId="540A32E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8" w:history="1">
            <w:r w:rsidR="009800DB" w:rsidRPr="00A1646B">
              <w:rPr>
                <w:rStyle w:val="Hyperlink"/>
                <w:noProof/>
                <w:lang w:val="en-US"/>
              </w:rPr>
              <w:t>June 9 / Paoni 15: Handing over of St. Mark's Relics</w:t>
            </w:r>
            <w:r w:rsidR="009800DB">
              <w:rPr>
                <w:noProof/>
                <w:webHidden/>
              </w:rPr>
              <w:tab/>
            </w:r>
            <w:r w:rsidR="009800DB">
              <w:rPr>
                <w:noProof/>
                <w:webHidden/>
              </w:rPr>
              <w:fldChar w:fldCharType="begin"/>
            </w:r>
            <w:r w:rsidR="009800DB">
              <w:rPr>
                <w:noProof/>
                <w:webHidden/>
              </w:rPr>
              <w:instrText xml:space="preserve"> PAGEREF _Toc436141098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26502A94"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99" w:history="1">
            <w:r w:rsidR="009800DB" w:rsidRPr="00A1646B">
              <w:rPr>
                <w:rStyle w:val="Hyperlink"/>
                <w:noProof/>
                <w:lang w:val="en-US"/>
              </w:rPr>
              <w:t>June 11 / Paoni 17: Return of St. Mark's Relics</w:t>
            </w:r>
            <w:r w:rsidR="009800DB">
              <w:rPr>
                <w:noProof/>
                <w:webHidden/>
              </w:rPr>
              <w:tab/>
            </w:r>
            <w:r w:rsidR="009800DB">
              <w:rPr>
                <w:noProof/>
                <w:webHidden/>
              </w:rPr>
              <w:fldChar w:fldCharType="begin"/>
            </w:r>
            <w:r w:rsidR="009800DB">
              <w:rPr>
                <w:noProof/>
                <w:webHidden/>
              </w:rPr>
              <w:instrText xml:space="preserve"> PAGEREF _Toc436141099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6C7E407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0" w:history="1">
            <w:r w:rsidR="009800DB" w:rsidRPr="00A1646B">
              <w:rPr>
                <w:rStyle w:val="Hyperlink"/>
                <w:noProof/>
                <w:lang w:val="en-US"/>
              </w:rPr>
              <w:t>June 13 / Paoni 19: Martyrdom of St. George of Zahim</w:t>
            </w:r>
            <w:r w:rsidR="009800DB">
              <w:rPr>
                <w:noProof/>
                <w:webHidden/>
              </w:rPr>
              <w:tab/>
            </w:r>
            <w:r w:rsidR="009800DB">
              <w:rPr>
                <w:noProof/>
                <w:webHidden/>
              </w:rPr>
              <w:fldChar w:fldCharType="begin"/>
            </w:r>
            <w:r w:rsidR="009800DB">
              <w:rPr>
                <w:noProof/>
                <w:webHidden/>
              </w:rPr>
              <w:instrText xml:space="preserve"> PAGEREF _Toc436141100 \h </w:instrText>
            </w:r>
            <w:r w:rsidR="009800DB">
              <w:rPr>
                <w:noProof/>
                <w:webHidden/>
              </w:rPr>
            </w:r>
            <w:r w:rsidR="009800DB">
              <w:rPr>
                <w:noProof/>
                <w:webHidden/>
              </w:rPr>
              <w:fldChar w:fldCharType="separate"/>
            </w:r>
            <w:r w:rsidR="009800DB">
              <w:rPr>
                <w:noProof/>
                <w:webHidden/>
              </w:rPr>
              <w:t>822</w:t>
            </w:r>
            <w:r w:rsidR="009800DB">
              <w:rPr>
                <w:noProof/>
                <w:webHidden/>
              </w:rPr>
              <w:fldChar w:fldCharType="end"/>
            </w:r>
          </w:hyperlink>
        </w:p>
        <w:p w14:paraId="427BE0C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1" w:history="1">
            <w:r w:rsidR="009800DB" w:rsidRPr="00A1646B">
              <w:rPr>
                <w:rStyle w:val="Hyperlink"/>
                <w:noProof/>
              </w:rPr>
              <w:t>June 15 / Paoni 21: Commemoration of the Theotokos</w:t>
            </w:r>
            <w:r w:rsidR="009800DB">
              <w:rPr>
                <w:noProof/>
                <w:webHidden/>
              </w:rPr>
              <w:tab/>
            </w:r>
            <w:r w:rsidR="009800DB">
              <w:rPr>
                <w:noProof/>
                <w:webHidden/>
              </w:rPr>
              <w:fldChar w:fldCharType="begin"/>
            </w:r>
            <w:r w:rsidR="009800DB">
              <w:rPr>
                <w:noProof/>
                <w:webHidden/>
              </w:rPr>
              <w:instrText xml:space="preserve"> PAGEREF _Toc436141101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256A4FE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2" w:history="1">
            <w:r w:rsidR="009800DB" w:rsidRPr="00A1646B">
              <w:rPr>
                <w:rStyle w:val="Hyperlink"/>
                <w:noProof/>
              </w:rPr>
              <w:t>June 16 / Paoni 22: Consecration of a Church of St. Cosmas and Damian, Their Brothers and Their Mother</w:t>
            </w:r>
            <w:r w:rsidR="009800DB">
              <w:rPr>
                <w:noProof/>
                <w:webHidden/>
              </w:rPr>
              <w:tab/>
            </w:r>
            <w:r w:rsidR="009800DB">
              <w:rPr>
                <w:noProof/>
                <w:webHidden/>
              </w:rPr>
              <w:fldChar w:fldCharType="begin"/>
            </w:r>
            <w:r w:rsidR="009800DB">
              <w:rPr>
                <w:noProof/>
                <w:webHidden/>
              </w:rPr>
              <w:instrText xml:space="preserve"> PAGEREF _Toc436141102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7A888AE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3" w:history="1">
            <w:r w:rsidR="009800DB" w:rsidRPr="00A1646B">
              <w:rPr>
                <w:rStyle w:val="Hyperlink"/>
                <w:noProof/>
                <w:lang w:val="en-US"/>
              </w:rPr>
              <w:t>June 18 / Paoni 24: The Strong St. Moses</w:t>
            </w:r>
            <w:r w:rsidR="009800DB">
              <w:rPr>
                <w:noProof/>
                <w:webHidden/>
              </w:rPr>
              <w:tab/>
            </w:r>
            <w:r w:rsidR="009800DB">
              <w:rPr>
                <w:noProof/>
                <w:webHidden/>
              </w:rPr>
              <w:fldChar w:fldCharType="begin"/>
            </w:r>
            <w:r w:rsidR="009800DB">
              <w:rPr>
                <w:noProof/>
                <w:webHidden/>
              </w:rPr>
              <w:instrText xml:space="preserve"> PAGEREF _Toc436141103 \h </w:instrText>
            </w:r>
            <w:r w:rsidR="009800DB">
              <w:rPr>
                <w:noProof/>
                <w:webHidden/>
              </w:rPr>
            </w:r>
            <w:r w:rsidR="009800DB">
              <w:rPr>
                <w:noProof/>
                <w:webHidden/>
              </w:rPr>
              <w:fldChar w:fldCharType="separate"/>
            </w:r>
            <w:r w:rsidR="009800DB">
              <w:rPr>
                <w:noProof/>
                <w:webHidden/>
              </w:rPr>
              <w:t>823</w:t>
            </w:r>
            <w:r w:rsidR="009800DB">
              <w:rPr>
                <w:noProof/>
                <w:webHidden/>
              </w:rPr>
              <w:fldChar w:fldCharType="end"/>
            </w:r>
          </w:hyperlink>
        </w:p>
        <w:p w14:paraId="6345203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4" w:history="1">
            <w:r w:rsidR="009800DB" w:rsidRPr="00A1646B">
              <w:rPr>
                <w:rStyle w:val="Hyperlink"/>
                <w:noProof/>
                <w:lang w:val="en-US"/>
              </w:rPr>
              <w:t>June 19 / Paoni 25: Martyrdom of St. Jude the Disciple and Epistle-Writer</w:t>
            </w:r>
            <w:r w:rsidR="009800DB">
              <w:rPr>
                <w:noProof/>
                <w:webHidden/>
              </w:rPr>
              <w:tab/>
            </w:r>
            <w:r w:rsidR="009800DB">
              <w:rPr>
                <w:noProof/>
                <w:webHidden/>
              </w:rPr>
              <w:fldChar w:fldCharType="begin"/>
            </w:r>
            <w:r w:rsidR="009800DB">
              <w:rPr>
                <w:noProof/>
                <w:webHidden/>
              </w:rPr>
              <w:instrText xml:space="preserve"> PAGEREF _Toc436141104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6DF20AF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5" w:history="1">
            <w:r w:rsidR="009800DB" w:rsidRPr="00A1646B">
              <w:rPr>
                <w:rStyle w:val="Hyperlink"/>
                <w:noProof/>
              </w:rPr>
              <w:t>June 20 / Paoni 26: Consecration of the Church of Archangel Gabriel</w:t>
            </w:r>
            <w:r w:rsidR="009800DB">
              <w:rPr>
                <w:noProof/>
                <w:webHidden/>
              </w:rPr>
              <w:tab/>
            </w:r>
            <w:r w:rsidR="009800DB">
              <w:rPr>
                <w:noProof/>
                <w:webHidden/>
              </w:rPr>
              <w:fldChar w:fldCharType="begin"/>
            </w:r>
            <w:r w:rsidR="009800DB">
              <w:rPr>
                <w:noProof/>
                <w:webHidden/>
              </w:rPr>
              <w:instrText xml:space="preserve"> PAGEREF _Toc436141105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99C756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6" w:history="1">
            <w:r w:rsidR="009800DB" w:rsidRPr="00A1646B">
              <w:rPr>
                <w:rStyle w:val="Hyperlink"/>
                <w:noProof/>
                <w:lang w:val="en-US"/>
              </w:rPr>
              <w:t>June 21 / Paoni 27: Martyrdom of St. Ananias the Apostle</w:t>
            </w:r>
            <w:r w:rsidR="009800DB">
              <w:rPr>
                <w:noProof/>
                <w:webHidden/>
              </w:rPr>
              <w:tab/>
            </w:r>
            <w:r w:rsidR="009800DB">
              <w:rPr>
                <w:noProof/>
                <w:webHidden/>
              </w:rPr>
              <w:fldChar w:fldCharType="begin"/>
            </w:r>
            <w:r w:rsidR="009800DB">
              <w:rPr>
                <w:noProof/>
                <w:webHidden/>
              </w:rPr>
              <w:instrText xml:space="preserve"> PAGEREF _Toc436141106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02510D6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7" w:history="1">
            <w:r w:rsidR="009800DB" w:rsidRPr="00A1646B">
              <w:rPr>
                <w:rStyle w:val="Hyperlink"/>
                <w:noProof/>
              </w:rPr>
              <w:t>June 23 / Paoni 29: Commemoration of the Annunciation, Nativity, and Resurrection on the 29</w:t>
            </w:r>
            <w:r w:rsidR="009800DB" w:rsidRPr="00A1646B">
              <w:rPr>
                <w:rStyle w:val="Hyperlink"/>
                <w:noProof/>
                <w:vertAlign w:val="superscript"/>
              </w:rPr>
              <w:t>th</w:t>
            </w:r>
            <w:r w:rsidR="009800DB" w:rsidRPr="00A1646B">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_Toc436141107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A7BA3D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8" w:history="1">
            <w:r w:rsidR="009800DB" w:rsidRPr="00A1646B">
              <w:rPr>
                <w:rStyle w:val="Hyperlink"/>
                <w:noProof/>
                <w:lang w:val="en-US"/>
              </w:rPr>
              <w:t>June 24 / Paoni 30: The Nativity of St. John the Baptist</w:t>
            </w:r>
            <w:r w:rsidR="009800DB">
              <w:rPr>
                <w:noProof/>
                <w:webHidden/>
              </w:rPr>
              <w:tab/>
            </w:r>
            <w:r w:rsidR="009800DB">
              <w:rPr>
                <w:noProof/>
                <w:webHidden/>
              </w:rPr>
              <w:fldChar w:fldCharType="begin"/>
            </w:r>
            <w:r w:rsidR="009800DB">
              <w:rPr>
                <w:noProof/>
                <w:webHidden/>
              </w:rPr>
              <w:instrText xml:space="preserve"> PAGEREF _Toc436141108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7449929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09" w:history="1">
            <w:r w:rsidR="009800DB" w:rsidRPr="00A1646B">
              <w:rPr>
                <w:rStyle w:val="Hyperlink"/>
                <w:noProof/>
              </w:rPr>
              <w:t>June 26 / Epip 2: Departure of St. Thaddaeus the Apostle</w:t>
            </w:r>
            <w:r w:rsidR="009800DB">
              <w:rPr>
                <w:noProof/>
                <w:webHidden/>
              </w:rPr>
              <w:tab/>
            </w:r>
            <w:r w:rsidR="009800DB">
              <w:rPr>
                <w:noProof/>
                <w:webHidden/>
              </w:rPr>
              <w:fldChar w:fldCharType="begin"/>
            </w:r>
            <w:r w:rsidR="009800DB">
              <w:rPr>
                <w:noProof/>
                <w:webHidden/>
              </w:rPr>
              <w:instrText xml:space="preserve"> PAGEREF _Toc436141109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4589F56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0" w:history="1">
            <w:r w:rsidR="009800DB" w:rsidRPr="00A1646B">
              <w:rPr>
                <w:rStyle w:val="Hyperlink"/>
                <w:noProof/>
              </w:rPr>
              <w:t>June 27 / Epip 3: St. Cyril of Alexandria</w:t>
            </w:r>
            <w:r w:rsidR="009800DB">
              <w:rPr>
                <w:noProof/>
                <w:webHidden/>
              </w:rPr>
              <w:tab/>
            </w:r>
            <w:r w:rsidR="009800DB">
              <w:rPr>
                <w:noProof/>
                <w:webHidden/>
              </w:rPr>
              <w:fldChar w:fldCharType="begin"/>
            </w:r>
            <w:r w:rsidR="009800DB">
              <w:rPr>
                <w:noProof/>
                <w:webHidden/>
              </w:rPr>
              <w:instrText xml:space="preserve"> PAGEREF _Toc436141110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5897AFE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1" w:history="1">
            <w:r w:rsidR="009800DB" w:rsidRPr="00A1646B">
              <w:rPr>
                <w:rStyle w:val="Hyperlink"/>
                <w:noProof/>
              </w:rPr>
              <w:t>June 28 / Epip 4: Sts. Apakir and John</w:t>
            </w:r>
            <w:r w:rsidR="009800DB">
              <w:rPr>
                <w:noProof/>
                <w:webHidden/>
              </w:rPr>
              <w:tab/>
            </w:r>
            <w:r w:rsidR="009800DB">
              <w:rPr>
                <w:noProof/>
                <w:webHidden/>
              </w:rPr>
              <w:fldChar w:fldCharType="begin"/>
            </w:r>
            <w:r w:rsidR="009800DB">
              <w:rPr>
                <w:noProof/>
                <w:webHidden/>
              </w:rPr>
              <w:instrText xml:space="preserve"> PAGEREF _Toc436141111 \h </w:instrText>
            </w:r>
            <w:r w:rsidR="009800DB">
              <w:rPr>
                <w:noProof/>
                <w:webHidden/>
              </w:rPr>
            </w:r>
            <w:r w:rsidR="009800DB">
              <w:rPr>
                <w:noProof/>
                <w:webHidden/>
              </w:rPr>
              <w:fldChar w:fldCharType="separate"/>
            </w:r>
            <w:r w:rsidR="009800DB">
              <w:rPr>
                <w:noProof/>
                <w:webHidden/>
              </w:rPr>
              <w:t>826</w:t>
            </w:r>
            <w:r w:rsidR="009800DB">
              <w:rPr>
                <w:noProof/>
                <w:webHidden/>
              </w:rPr>
              <w:fldChar w:fldCharType="end"/>
            </w:r>
          </w:hyperlink>
        </w:p>
        <w:p w14:paraId="4E44220F"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2" w:history="1">
            <w:r w:rsidR="009800DB" w:rsidRPr="00A1646B">
              <w:rPr>
                <w:rStyle w:val="Hyperlink"/>
                <w:noProof/>
                <w:lang w:val="en-US"/>
              </w:rPr>
              <w:t>June 29 / Epip 5: The Apostles’ Feast</w:t>
            </w:r>
            <w:r w:rsidR="009800DB">
              <w:rPr>
                <w:noProof/>
                <w:webHidden/>
              </w:rPr>
              <w:tab/>
            </w:r>
            <w:r w:rsidR="009800DB">
              <w:rPr>
                <w:noProof/>
                <w:webHidden/>
              </w:rPr>
              <w:fldChar w:fldCharType="begin"/>
            </w:r>
            <w:r w:rsidR="009800DB">
              <w:rPr>
                <w:noProof/>
                <w:webHidden/>
              </w:rPr>
              <w:instrText xml:space="preserve"> PAGEREF _Toc436141112 \h </w:instrText>
            </w:r>
            <w:r w:rsidR="009800DB">
              <w:rPr>
                <w:noProof/>
                <w:webHidden/>
              </w:rPr>
            </w:r>
            <w:r w:rsidR="009800DB">
              <w:rPr>
                <w:noProof/>
                <w:webHidden/>
              </w:rPr>
              <w:fldChar w:fldCharType="separate"/>
            </w:r>
            <w:r w:rsidR="009800DB">
              <w:rPr>
                <w:noProof/>
                <w:webHidden/>
              </w:rPr>
              <w:t>827</w:t>
            </w:r>
            <w:r w:rsidR="009800DB">
              <w:rPr>
                <w:noProof/>
                <w:webHidden/>
              </w:rPr>
              <w:fldChar w:fldCharType="end"/>
            </w:r>
          </w:hyperlink>
        </w:p>
        <w:p w14:paraId="26DB7DE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3" w:history="1">
            <w:r w:rsidR="009800DB" w:rsidRPr="00A1646B">
              <w:rPr>
                <w:rStyle w:val="Hyperlink"/>
                <w:noProof/>
                <w:lang w:val="en-US"/>
              </w:rPr>
              <w:t>June 30 / Epip 6: Martyrdom of St. Aoulimpas the Apostle</w:t>
            </w:r>
            <w:r w:rsidR="009800DB">
              <w:rPr>
                <w:noProof/>
                <w:webHidden/>
              </w:rPr>
              <w:tab/>
            </w:r>
            <w:r w:rsidR="009800DB">
              <w:rPr>
                <w:noProof/>
                <w:webHidden/>
              </w:rPr>
              <w:fldChar w:fldCharType="begin"/>
            </w:r>
            <w:r w:rsidR="009800DB">
              <w:rPr>
                <w:noProof/>
                <w:webHidden/>
              </w:rPr>
              <w:instrText xml:space="preserve"> PAGEREF _Toc436141113 \h </w:instrText>
            </w:r>
            <w:r w:rsidR="009800DB">
              <w:rPr>
                <w:noProof/>
                <w:webHidden/>
              </w:rPr>
            </w:r>
            <w:r w:rsidR="009800DB">
              <w:rPr>
                <w:noProof/>
                <w:webHidden/>
              </w:rPr>
              <w:fldChar w:fldCharType="separate"/>
            </w:r>
            <w:r w:rsidR="009800DB">
              <w:rPr>
                <w:noProof/>
                <w:webHidden/>
              </w:rPr>
              <w:t>837</w:t>
            </w:r>
            <w:r w:rsidR="009800DB">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6141094"/>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lastRenderedPageBreak/>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lastRenderedPageBreak/>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lastRenderedPageBreak/>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lastRenderedPageBreak/>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6141095"/>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B7BA1A2" w14:textId="77777777" w:rsidR="00595AF3" w:rsidRDefault="00595AF3" w:rsidP="00595AF3">
      <w:pPr>
        <w:pStyle w:val="Heading3"/>
      </w:pPr>
      <w:bookmarkStart w:id="1543" w:name="_Toc436141096"/>
      <w:r>
        <w:lastRenderedPageBreak/>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6141097"/>
      <w:r>
        <w:lastRenderedPageBreak/>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6141098"/>
      <w:r>
        <w:rPr>
          <w:lang w:val="en-US"/>
        </w:rPr>
        <w:lastRenderedPageBreak/>
        <w:t>June 9 / Paoni 15: Handing over of St. Mark's Relics</w:t>
      </w:r>
      <w:bookmarkEnd w:id="1548"/>
    </w:p>
    <w:p w14:paraId="12A16B61" w14:textId="77777777" w:rsidR="00980D99" w:rsidRDefault="00980D99" w:rsidP="00980D99">
      <w:pPr>
        <w:pStyle w:val="Heading3"/>
        <w:rPr>
          <w:lang w:val="en-US"/>
        </w:rPr>
      </w:pPr>
      <w:bookmarkStart w:id="1549" w:name="_Toc436141099"/>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9800D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9800DB">
        <w:rPr>
          <w:noProof/>
          <w:lang w:val="en-US"/>
        </w:rPr>
        <w:t>786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6141100"/>
      <w:r>
        <w:rPr>
          <w:lang w:val="en-US"/>
        </w:rPr>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6141101"/>
      <w:r>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EECE7CB" w14:textId="77777777" w:rsidR="00027E5B" w:rsidRDefault="00027E5B" w:rsidP="00027E5B">
      <w:pPr>
        <w:pStyle w:val="Heading3"/>
      </w:pPr>
      <w:bookmarkStart w:id="1553" w:name="_Toc436141102"/>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9800D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9800DB">
        <w:rPr>
          <w:noProof/>
        </w:rPr>
        <w:t>621</w:t>
      </w:r>
      <w:r w:rsidR="002409EF">
        <w:fldChar w:fldCharType="end"/>
      </w:r>
      <w:r>
        <w:t>.</w:t>
      </w:r>
    </w:p>
    <w:p w14:paraId="2E5DB3E3" w14:textId="77777777" w:rsidR="00980D99" w:rsidRDefault="00980D99" w:rsidP="00980D99">
      <w:pPr>
        <w:pStyle w:val="Heading3"/>
        <w:rPr>
          <w:lang w:val="en-US"/>
        </w:rPr>
      </w:pPr>
      <w:bookmarkStart w:id="1554" w:name="_Toc436141103"/>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6141104"/>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BDA9DC2" w14:textId="77777777" w:rsidR="00980D99" w:rsidRDefault="00980D99" w:rsidP="00980D99">
      <w:pPr>
        <w:pStyle w:val="Heading3"/>
      </w:pPr>
      <w:bookmarkStart w:id="1567" w:name="_Toc436141105"/>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9800DB">
        <w:t>March 26 / Phamenoth 30: Archangel Gabriel</w:t>
      </w:r>
      <w:r>
        <w:fldChar w:fldCharType="end"/>
      </w:r>
      <w:r>
        <w:t xml:space="preserve">, page </w:t>
      </w:r>
      <w:r>
        <w:fldChar w:fldCharType="begin"/>
      </w:r>
      <w:r>
        <w:instrText xml:space="preserve"> PAGEREF _Ref434562998 \h </w:instrText>
      </w:r>
      <w:r>
        <w:fldChar w:fldCharType="separate"/>
      </w:r>
      <w:r w:rsidR="009800DB">
        <w:rPr>
          <w:noProof/>
        </w:rPr>
        <w:t>781</w:t>
      </w:r>
      <w:r>
        <w:fldChar w:fldCharType="end"/>
      </w:r>
      <w:r>
        <w:t>.</w:t>
      </w:r>
    </w:p>
    <w:p w14:paraId="4ADB6B3C" w14:textId="77777777" w:rsidR="00072324" w:rsidRDefault="00072324" w:rsidP="00072324">
      <w:pPr>
        <w:pStyle w:val="Heading3"/>
        <w:rPr>
          <w:lang w:val="en-US"/>
        </w:rPr>
      </w:pPr>
      <w:bookmarkStart w:id="1568" w:name="_Toc436141106"/>
      <w:r>
        <w:rPr>
          <w:lang w:val="en-US"/>
        </w:rPr>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9109F37" w14:textId="77777777" w:rsidR="00B52D77" w:rsidRDefault="00B52D77" w:rsidP="00B52D77">
      <w:pPr>
        <w:pStyle w:val="Heading3"/>
      </w:pPr>
      <w:bookmarkStart w:id="1569" w:name="_Toc436141107"/>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573C8122" w14:textId="77777777" w:rsidR="00980D99" w:rsidRDefault="00980D99" w:rsidP="00980D99">
      <w:pPr>
        <w:pStyle w:val="Heading3"/>
        <w:rPr>
          <w:lang w:val="en-US"/>
        </w:rPr>
      </w:pPr>
      <w:bookmarkStart w:id="1570" w:name="_Toc436141108"/>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04E70998" w14:textId="77777777" w:rsidR="005B716A" w:rsidRDefault="005B716A" w:rsidP="005B716A">
      <w:pPr>
        <w:pStyle w:val="Heading3"/>
      </w:pPr>
      <w:bookmarkStart w:id="1571" w:name="_Toc436141109"/>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EF24D29" w14:textId="77777777" w:rsidR="00980D99" w:rsidRDefault="00980D99" w:rsidP="00980D99">
      <w:pPr>
        <w:pStyle w:val="Heading3"/>
      </w:pPr>
      <w:bookmarkStart w:id="1572" w:name="_Toc436141110"/>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6141111"/>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9800D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9800DB">
        <w:rPr>
          <w:noProof/>
        </w:rPr>
        <w:t>821</w:t>
      </w:r>
      <w:r w:rsidR="00237D47">
        <w:fldChar w:fldCharType="end"/>
      </w:r>
      <w:r>
        <w:t>.</w:t>
      </w:r>
    </w:p>
    <w:p w14:paraId="1F7BEA33" w14:textId="77777777" w:rsidR="00980D99" w:rsidRDefault="00980D99" w:rsidP="00980D99">
      <w:pPr>
        <w:pStyle w:val="Heading3"/>
        <w:rPr>
          <w:lang w:val="en-US"/>
        </w:rPr>
      </w:pPr>
      <w:bookmarkStart w:id="1574" w:name="_Toc436141112"/>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6141113"/>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6140920"/>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E9B70D0"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140987" w:history="1">
            <w:r w:rsidR="009800DB" w:rsidRPr="007E46D2">
              <w:rPr>
                <w:rStyle w:val="Hyperlink"/>
                <w:rFonts w:ascii="Times New Roman" w:hAnsi="Times New Roman" w:cs="Times New Roman"/>
                <w:noProof/>
              </w:rPr>
              <w:t>July 1 / Epip 7: St. Shenoute</w:t>
            </w:r>
            <w:r w:rsidR="009800DB">
              <w:rPr>
                <w:noProof/>
                <w:webHidden/>
              </w:rPr>
              <w:tab/>
            </w:r>
            <w:r w:rsidR="009800DB">
              <w:rPr>
                <w:noProof/>
                <w:webHidden/>
              </w:rPr>
              <w:fldChar w:fldCharType="begin"/>
            </w:r>
            <w:r w:rsidR="009800DB">
              <w:rPr>
                <w:noProof/>
                <w:webHidden/>
              </w:rPr>
              <w:instrText xml:space="preserve"> PAGEREF _Toc436140987 \h </w:instrText>
            </w:r>
            <w:r w:rsidR="009800DB">
              <w:rPr>
                <w:noProof/>
                <w:webHidden/>
              </w:rPr>
            </w:r>
            <w:r w:rsidR="009800DB">
              <w:rPr>
                <w:noProof/>
                <w:webHidden/>
              </w:rPr>
              <w:fldChar w:fldCharType="separate"/>
            </w:r>
            <w:r w:rsidR="009800DB">
              <w:rPr>
                <w:noProof/>
                <w:webHidden/>
              </w:rPr>
              <w:t>838</w:t>
            </w:r>
            <w:r w:rsidR="009800DB">
              <w:rPr>
                <w:noProof/>
                <w:webHidden/>
              </w:rPr>
              <w:fldChar w:fldCharType="end"/>
            </w:r>
          </w:hyperlink>
        </w:p>
        <w:p w14:paraId="1C43957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8" w:history="1">
            <w:r w:rsidR="009800DB" w:rsidRPr="007E46D2">
              <w:rPr>
                <w:rStyle w:val="Hyperlink"/>
                <w:rFonts w:ascii="Times New Roman" w:hAnsi="Times New Roman" w:cs="Times New Roman"/>
                <w:noProof/>
              </w:rPr>
              <w:t>July 1 / Epip 7: Also St. Ignatius</w:t>
            </w:r>
            <w:r w:rsidR="009800DB">
              <w:rPr>
                <w:noProof/>
                <w:webHidden/>
              </w:rPr>
              <w:tab/>
            </w:r>
            <w:r w:rsidR="009800DB">
              <w:rPr>
                <w:noProof/>
                <w:webHidden/>
              </w:rPr>
              <w:fldChar w:fldCharType="begin"/>
            </w:r>
            <w:r w:rsidR="009800DB">
              <w:rPr>
                <w:noProof/>
                <w:webHidden/>
              </w:rPr>
              <w:instrText xml:space="preserve"> PAGEREF _Toc436140988 \h </w:instrText>
            </w:r>
            <w:r w:rsidR="009800DB">
              <w:rPr>
                <w:noProof/>
                <w:webHidden/>
              </w:rPr>
            </w:r>
            <w:r w:rsidR="009800DB">
              <w:rPr>
                <w:noProof/>
                <w:webHidden/>
              </w:rPr>
              <w:fldChar w:fldCharType="separate"/>
            </w:r>
            <w:r w:rsidR="009800DB">
              <w:rPr>
                <w:noProof/>
                <w:webHidden/>
              </w:rPr>
              <w:t>840</w:t>
            </w:r>
            <w:r w:rsidR="009800DB">
              <w:rPr>
                <w:noProof/>
                <w:webHidden/>
              </w:rPr>
              <w:fldChar w:fldCharType="end"/>
            </w:r>
          </w:hyperlink>
        </w:p>
        <w:p w14:paraId="67CA792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89" w:history="1">
            <w:r w:rsidR="009800DB" w:rsidRPr="007E46D2">
              <w:rPr>
                <w:rStyle w:val="Hyperlink"/>
                <w:noProof/>
                <w:lang w:val="en-US"/>
              </w:rPr>
              <w:t>July 2 / Epip 8: St. Pishoy</w:t>
            </w:r>
            <w:r w:rsidR="009800DB">
              <w:rPr>
                <w:noProof/>
                <w:webHidden/>
              </w:rPr>
              <w:tab/>
            </w:r>
            <w:r w:rsidR="009800DB">
              <w:rPr>
                <w:noProof/>
                <w:webHidden/>
              </w:rPr>
              <w:fldChar w:fldCharType="begin"/>
            </w:r>
            <w:r w:rsidR="009800DB">
              <w:rPr>
                <w:noProof/>
                <w:webHidden/>
              </w:rPr>
              <w:instrText xml:space="preserve"> PAGEREF _Toc436140989 \h </w:instrText>
            </w:r>
            <w:r w:rsidR="009800DB">
              <w:rPr>
                <w:noProof/>
                <w:webHidden/>
              </w:rPr>
            </w:r>
            <w:r w:rsidR="009800DB">
              <w:rPr>
                <w:noProof/>
                <w:webHidden/>
              </w:rPr>
              <w:fldChar w:fldCharType="separate"/>
            </w:r>
            <w:r w:rsidR="009800DB">
              <w:rPr>
                <w:noProof/>
                <w:webHidden/>
              </w:rPr>
              <w:t>840</w:t>
            </w:r>
            <w:r w:rsidR="009800DB">
              <w:rPr>
                <w:noProof/>
                <w:webHidden/>
              </w:rPr>
              <w:fldChar w:fldCharType="end"/>
            </w:r>
          </w:hyperlink>
        </w:p>
        <w:p w14:paraId="5D97D05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0" w:history="1">
            <w:r w:rsidR="009800DB" w:rsidRPr="007E46D2">
              <w:rPr>
                <w:rStyle w:val="Hyperlink"/>
                <w:noProof/>
              </w:rPr>
              <w:t>The Virgin’s Fast</w:t>
            </w:r>
            <w:r w:rsidR="009800DB">
              <w:rPr>
                <w:noProof/>
                <w:webHidden/>
              </w:rPr>
              <w:tab/>
            </w:r>
            <w:r w:rsidR="009800DB">
              <w:rPr>
                <w:noProof/>
                <w:webHidden/>
              </w:rPr>
              <w:fldChar w:fldCharType="begin"/>
            </w:r>
            <w:r w:rsidR="009800DB">
              <w:rPr>
                <w:noProof/>
                <w:webHidden/>
              </w:rPr>
              <w:instrText xml:space="preserve"> PAGEREF _Toc436140990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241FC83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1" w:history="1">
            <w:r w:rsidR="009800DB" w:rsidRPr="007E46D2">
              <w:rPr>
                <w:rStyle w:val="Hyperlink"/>
                <w:noProof/>
                <w:lang w:val="en-US"/>
              </w:rPr>
              <w:t>July 3 / Epip 9: Martyrdom of St. Simon Cleophas the Apostle</w:t>
            </w:r>
            <w:r w:rsidR="009800DB">
              <w:rPr>
                <w:noProof/>
                <w:webHidden/>
              </w:rPr>
              <w:tab/>
            </w:r>
            <w:r w:rsidR="009800DB">
              <w:rPr>
                <w:noProof/>
                <w:webHidden/>
              </w:rPr>
              <w:fldChar w:fldCharType="begin"/>
            </w:r>
            <w:r w:rsidR="009800DB">
              <w:rPr>
                <w:noProof/>
                <w:webHidden/>
              </w:rPr>
              <w:instrText xml:space="preserve"> PAGEREF _Toc436140991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7251759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2" w:history="1">
            <w:r w:rsidR="009800DB" w:rsidRPr="007E46D2">
              <w:rPr>
                <w:rStyle w:val="Hyperlink"/>
                <w:noProof/>
              </w:rPr>
              <w:t>July 6 / Epip 12: Commemoration of Archangel Michael</w:t>
            </w:r>
            <w:r w:rsidR="009800DB">
              <w:rPr>
                <w:noProof/>
                <w:webHidden/>
              </w:rPr>
              <w:tab/>
            </w:r>
            <w:r w:rsidR="009800DB">
              <w:rPr>
                <w:noProof/>
                <w:webHidden/>
              </w:rPr>
              <w:fldChar w:fldCharType="begin"/>
            </w:r>
            <w:r w:rsidR="009800DB">
              <w:rPr>
                <w:noProof/>
                <w:webHidden/>
              </w:rPr>
              <w:instrText xml:space="preserve"> PAGEREF _Toc436140992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3A19333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3" w:history="1">
            <w:r w:rsidR="009800DB" w:rsidRPr="007E46D2">
              <w:rPr>
                <w:rStyle w:val="Hyperlink"/>
                <w:noProof/>
              </w:rPr>
              <w:t>July 12 / Epip 18: Martyrdom of St. James the Apostle, the Bishop of Jerusalem</w:t>
            </w:r>
            <w:r w:rsidR="009800DB">
              <w:rPr>
                <w:noProof/>
                <w:webHidden/>
              </w:rPr>
              <w:tab/>
            </w:r>
            <w:r w:rsidR="009800DB">
              <w:rPr>
                <w:noProof/>
                <w:webHidden/>
              </w:rPr>
              <w:fldChar w:fldCharType="begin"/>
            </w:r>
            <w:r w:rsidR="009800DB">
              <w:rPr>
                <w:noProof/>
                <w:webHidden/>
              </w:rPr>
              <w:instrText xml:space="preserve"> PAGEREF _Toc436140993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73CEAD8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4" w:history="1">
            <w:r w:rsidR="009800DB" w:rsidRPr="007E46D2">
              <w:rPr>
                <w:rStyle w:val="Hyperlink"/>
                <w:noProof/>
              </w:rPr>
              <w:t>July 14 / Epip 20: Martyrdom of St. Theodore of Shotep, the General</w:t>
            </w:r>
            <w:r w:rsidR="009800DB">
              <w:rPr>
                <w:noProof/>
                <w:webHidden/>
              </w:rPr>
              <w:tab/>
            </w:r>
            <w:r w:rsidR="009800DB">
              <w:rPr>
                <w:noProof/>
                <w:webHidden/>
              </w:rPr>
              <w:fldChar w:fldCharType="begin"/>
            </w:r>
            <w:r w:rsidR="009800DB">
              <w:rPr>
                <w:noProof/>
                <w:webHidden/>
              </w:rPr>
              <w:instrText xml:space="preserve"> PAGEREF _Toc436140994 \h </w:instrText>
            </w:r>
            <w:r w:rsidR="009800DB">
              <w:rPr>
                <w:noProof/>
                <w:webHidden/>
              </w:rPr>
            </w:r>
            <w:r w:rsidR="009800DB">
              <w:rPr>
                <w:noProof/>
                <w:webHidden/>
              </w:rPr>
              <w:fldChar w:fldCharType="separate"/>
            </w:r>
            <w:r w:rsidR="009800DB">
              <w:rPr>
                <w:noProof/>
                <w:webHidden/>
              </w:rPr>
              <w:t>842</w:t>
            </w:r>
            <w:r w:rsidR="009800DB">
              <w:rPr>
                <w:noProof/>
                <w:webHidden/>
              </w:rPr>
              <w:fldChar w:fldCharType="end"/>
            </w:r>
          </w:hyperlink>
        </w:p>
        <w:p w14:paraId="5AE3169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5" w:history="1">
            <w:r w:rsidR="009800DB" w:rsidRPr="007E46D2">
              <w:rPr>
                <w:rStyle w:val="Hyperlink"/>
                <w:noProof/>
              </w:rPr>
              <w:t>July 15 / Epip 21: Commemoration of the Theotokos</w:t>
            </w:r>
            <w:r w:rsidR="009800DB">
              <w:rPr>
                <w:noProof/>
                <w:webHidden/>
              </w:rPr>
              <w:tab/>
            </w:r>
            <w:r w:rsidR="009800DB">
              <w:rPr>
                <w:noProof/>
                <w:webHidden/>
              </w:rPr>
              <w:fldChar w:fldCharType="begin"/>
            </w:r>
            <w:r w:rsidR="009800DB">
              <w:rPr>
                <w:noProof/>
                <w:webHidden/>
              </w:rPr>
              <w:instrText xml:space="preserve"> PAGEREF _Toc436140995 \h </w:instrText>
            </w:r>
            <w:r w:rsidR="009800DB">
              <w:rPr>
                <w:noProof/>
                <w:webHidden/>
              </w:rPr>
            </w:r>
            <w:r w:rsidR="009800DB">
              <w:rPr>
                <w:noProof/>
                <w:webHidden/>
              </w:rPr>
              <w:fldChar w:fldCharType="separate"/>
            </w:r>
            <w:r w:rsidR="009800DB">
              <w:rPr>
                <w:noProof/>
                <w:webHidden/>
              </w:rPr>
              <w:t>844</w:t>
            </w:r>
            <w:r w:rsidR="009800DB">
              <w:rPr>
                <w:noProof/>
                <w:webHidden/>
              </w:rPr>
              <w:fldChar w:fldCharType="end"/>
            </w:r>
          </w:hyperlink>
        </w:p>
        <w:p w14:paraId="54E75C5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6" w:history="1">
            <w:r w:rsidR="009800DB" w:rsidRPr="007E46D2">
              <w:rPr>
                <w:rStyle w:val="Hyperlink"/>
                <w:noProof/>
              </w:rPr>
              <w:t>July 17 / Epip 23: The Martyrdom of St. Marina</w:t>
            </w:r>
            <w:r w:rsidR="009800DB">
              <w:rPr>
                <w:noProof/>
                <w:webHidden/>
              </w:rPr>
              <w:tab/>
            </w:r>
            <w:r w:rsidR="009800DB">
              <w:rPr>
                <w:noProof/>
                <w:webHidden/>
              </w:rPr>
              <w:fldChar w:fldCharType="begin"/>
            </w:r>
            <w:r w:rsidR="009800DB">
              <w:rPr>
                <w:noProof/>
                <w:webHidden/>
              </w:rPr>
              <w:instrText xml:space="preserve"> PAGEREF _Toc436140996 \h </w:instrText>
            </w:r>
            <w:r w:rsidR="009800DB">
              <w:rPr>
                <w:noProof/>
                <w:webHidden/>
              </w:rPr>
            </w:r>
            <w:r w:rsidR="009800DB">
              <w:rPr>
                <w:noProof/>
                <w:webHidden/>
              </w:rPr>
              <w:fldChar w:fldCharType="separate"/>
            </w:r>
            <w:r w:rsidR="009800DB">
              <w:rPr>
                <w:noProof/>
                <w:webHidden/>
              </w:rPr>
              <w:t>845</w:t>
            </w:r>
            <w:r w:rsidR="009800DB">
              <w:rPr>
                <w:noProof/>
                <w:webHidden/>
              </w:rPr>
              <w:fldChar w:fldCharType="end"/>
            </w:r>
          </w:hyperlink>
        </w:p>
        <w:p w14:paraId="4ACDCD7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7" w:history="1">
            <w:r w:rsidR="009800DB" w:rsidRPr="007E46D2">
              <w:rPr>
                <w:rStyle w:val="Hyperlink"/>
                <w:noProof/>
              </w:rPr>
              <w:t>July 18 / Epip 24: The Martyrdom of Abba Noub</w:t>
            </w:r>
            <w:r w:rsidR="009800DB">
              <w:rPr>
                <w:noProof/>
                <w:webHidden/>
              </w:rPr>
              <w:tab/>
            </w:r>
            <w:r w:rsidR="009800DB">
              <w:rPr>
                <w:noProof/>
                <w:webHidden/>
              </w:rPr>
              <w:fldChar w:fldCharType="begin"/>
            </w:r>
            <w:r w:rsidR="009800DB">
              <w:rPr>
                <w:noProof/>
                <w:webHidden/>
              </w:rPr>
              <w:instrText xml:space="preserve"> PAGEREF _Toc436140997 \h </w:instrText>
            </w:r>
            <w:r w:rsidR="009800DB">
              <w:rPr>
                <w:noProof/>
                <w:webHidden/>
              </w:rPr>
            </w:r>
            <w:r w:rsidR="009800DB">
              <w:rPr>
                <w:noProof/>
                <w:webHidden/>
              </w:rPr>
              <w:fldChar w:fldCharType="separate"/>
            </w:r>
            <w:r w:rsidR="009800DB">
              <w:rPr>
                <w:noProof/>
                <w:webHidden/>
              </w:rPr>
              <w:t>846</w:t>
            </w:r>
            <w:r w:rsidR="009800DB">
              <w:rPr>
                <w:noProof/>
                <w:webHidden/>
              </w:rPr>
              <w:fldChar w:fldCharType="end"/>
            </w:r>
          </w:hyperlink>
        </w:p>
        <w:p w14:paraId="544F5A77"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8" w:history="1">
            <w:r w:rsidR="009800DB" w:rsidRPr="007E46D2">
              <w:rPr>
                <w:rStyle w:val="Hyperlink"/>
                <w:noProof/>
              </w:rPr>
              <w:t>July 20 / Epip 26: Joseph the Carpenter</w:t>
            </w:r>
            <w:r w:rsidR="009800DB">
              <w:rPr>
                <w:noProof/>
                <w:webHidden/>
              </w:rPr>
              <w:tab/>
            </w:r>
            <w:r w:rsidR="009800DB">
              <w:rPr>
                <w:noProof/>
                <w:webHidden/>
              </w:rPr>
              <w:fldChar w:fldCharType="begin"/>
            </w:r>
            <w:r w:rsidR="009800DB">
              <w:rPr>
                <w:noProof/>
                <w:webHidden/>
              </w:rPr>
              <w:instrText xml:space="preserve"> PAGEREF _Toc436140998 \h </w:instrText>
            </w:r>
            <w:r w:rsidR="009800DB">
              <w:rPr>
                <w:noProof/>
                <w:webHidden/>
              </w:rPr>
            </w:r>
            <w:r w:rsidR="009800DB">
              <w:rPr>
                <w:noProof/>
                <w:webHidden/>
              </w:rPr>
              <w:fldChar w:fldCharType="separate"/>
            </w:r>
            <w:r w:rsidR="009800DB">
              <w:rPr>
                <w:noProof/>
                <w:webHidden/>
              </w:rPr>
              <w:t>847</w:t>
            </w:r>
            <w:r w:rsidR="009800DB">
              <w:rPr>
                <w:noProof/>
                <w:webHidden/>
              </w:rPr>
              <w:fldChar w:fldCharType="end"/>
            </w:r>
          </w:hyperlink>
        </w:p>
        <w:p w14:paraId="034E6F1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0999" w:history="1">
            <w:r w:rsidR="009800DB" w:rsidRPr="007E46D2">
              <w:rPr>
                <w:rStyle w:val="Hyperlink"/>
                <w:noProof/>
              </w:rPr>
              <w:t>July 20 / Epip 26: Also St. Frumentius (Abune Selama), the First Bishop of Ethiopia</w:t>
            </w:r>
            <w:r w:rsidR="009800DB">
              <w:rPr>
                <w:noProof/>
                <w:webHidden/>
              </w:rPr>
              <w:tab/>
            </w:r>
            <w:r w:rsidR="009800DB">
              <w:rPr>
                <w:noProof/>
                <w:webHidden/>
              </w:rPr>
              <w:fldChar w:fldCharType="begin"/>
            </w:r>
            <w:r w:rsidR="009800DB">
              <w:rPr>
                <w:noProof/>
                <w:webHidden/>
              </w:rPr>
              <w:instrText xml:space="preserve"> PAGEREF _Toc436140999 \h </w:instrText>
            </w:r>
            <w:r w:rsidR="009800DB">
              <w:rPr>
                <w:noProof/>
                <w:webHidden/>
              </w:rPr>
            </w:r>
            <w:r w:rsidR="009800DB">
              <w:rPr>
                <w:noProof/>
                <w:webHidden/>
              </w:rPr>
              <w:fldChar w:fldCharType="separate"/>
            </w:r>
            <w:r w:rsidR="009800DB">
              <w:rPr>
                <w:noProof/>
                <w:webHidden/>
              </w:rPr>
              <w:t>848</w:t>
            </w:r>
            <w:r w:rsidR="009800DB">
              <w:rPr>
                <w:noProof/>
                <w:webHidden/>
              </w:rPr>
              <w:fldChar w:fldCharType="end"/>
            </w:r>
          </w:hyperlink>
        </w:p>
        <w:p w14:paraId="7308490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0" w:history="1">
            <w:r w:rsidR="009800DB" w:rsidRPr="007E46D2">
              <w:rPr>
                <w:rStyle w:val="Hyperlink"/>
                <w:noProof/>
              </w:rPr>
              <w:t>July 22 / Epip 28: Departure of St. Mary Magdalene</w:t>
            </w:r>
            <w:r w:rsidR="009800DB">
              <w:rPr>
                <w:noProof/>
                <w:webHidden/>
              </w:rPr>
              <w:tab/>
            </w:r>
            <w:r w:rsidR="009800DB">
              <w:rPr>
                <w:noProof/>
                <w:webHidden/>
              </w:rPr>
              <w:fldChar w:fldCharType="begin"/>
            </w:r>
            <w:r w:rsidR="009800DB">
              <w:rPr>
                <w:noProof/>
                <w:webHidden/>
              </w:rPr>
              <w:instrText xml:space="preserve"> PAGEREF _Toc436141000 \h </w:instrText>
            </w:r>
            <w:r w:rsidR="009800DB">
              <w:rPr>
                <w:noProof/>
                <w:webHidden/>
              </w:rPr>
            </w:r>
            <w:r w:rsidR="009800DB">
              <w:rPr>
                <w:noProof/>
                <w:webHidden/>
              </w:rPr>
              <w:fldChar w:fldCharType="separate"/>
            </w:r>
            <w:r w:rsidR="009800DB">
              <w:rPr>
                <w:noProof/>
                <w:webHidden/>
              </w:rPr>
              <w:t>849</w:t>
            </w:r>
            <w:r w:rsidR="009800DB">
              <w:rPr>
                <w:noProof/>
                <w:webHidden/>
              </w:rPr>
              <w:fldChar w:fldCharType="end"/>
            </w:r>
          </w:hyperlink>
        </w:p>
        <w:p w14:paraId="1FE6679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1" w:history="1">
            <w:r w:rsidR="009800DB" w:rsidRPr="007E46D2">
              <w:rPr>
                <w:rStyle w:val="Hyperlink"/>
                <w:noProof/>
              </w:rPr>
              <w:t>July 23 / Epip 29: Commemoration of the Annunciation, Nativity, and Resurrection on the 29</w:t>
            </w:r>
            <w:r w:rsidR="009800DB" w:rsidRPr="007E46D2">
              <w:rPr>
                <w:rStyle w:val="Hyperlink"/>
                <w:noProof/>
                <w:vertAlign w:val="superscript"/>
              </w:rPr>
              <w:t>th</w:t>
            </w:r>
            <w:r w:rsidR="009800DB" w:rsidRPr="007E46D2">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_Toc436141001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651FDDCC"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2" w:history="1">
            <w:r w:rsidR="009800DB" w:rsidRPr="007E46D2">
              <w:rPr>
                <w:rStyle w:val="Hyperlink"/>
                <w:noProof/>
              </w:rPr>
              <w:t>July 23 / Epip 29: Also the Translocation of the Relics of St. Andrew, the Apostle</w:t>
            </w:r>
            <w:r w:rsidR="009800DB">
              <w:rPr>
                <w:noProof/>
                <w:webHidden/>
              </w:rPr>
              <w:tab/>
            </w:r>
            <w:r w:rsidR="009800DB">
              <w:rPr>
                <w:noProof/>
                <w:webHidden/>
              </w:rPr>
              <w:fldChar w:fldCharType="begin"/>
            </w:r>
            <w:r w:rsidR="009800DB">
              <w:rPr>
                <w:noProof/>
                <w:webHidden/>
              </w:rPr>
              <w:instrText xml:space="preserve"> PAGEREF _Toc436141002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128CB6D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003" w:history="1">
            <w:r w:rsidR="009800DB" w:rsidRPr="007E46D2">
              <w:rPr>
                <w:rStyle w:val="Hyperlink"/>
                <w:noProof/>
              </w:rPr>
              <w:t>July 28 / Mesori 4: Consecration of the Church of St. Anthony</w:t>
            </w:r>
            <w:r w:rsidR="009800DB">
              <w:rPr>
                <w:noProof/>
                <w:webHidden/>
              </w:rPr>
              <w:tab/>
            </w:r>
            <w:r w:rsidR="009800DB">
              <w:rPr>
                <w:noProof/>
                <w:webHidden/>
              </w:rPr>
              <w:fldChar w:fldCharType="begin"/>
            </w:r>
            <w:r w:rsidR="009800DB">
              <w:rPr>
                <w:noProof/>
                <w:webHidden/>
              </w:rPr>
              <w:instrText xml:space="preserve"> PAGEREF _Toc436141003 \h </w:instrText>
            </w:r>
            <w:r w:rsidR="009800DB">
              <w:rPr>
                <w:noProof/>
                <w:webHidden/>
              </w:rPr>
            </w:r>
            <w:r w:rsidR="009800DB">
              <w:rPr>
                <w:noProof/>
                <w:webHidden/>
              </w:rPr>
              <w:fldChar w:fldCharType="separate"/>
            </w:r>
            <w:r w:rsidR="009800DB">
              <w:rPr>
                <w:noProof/>
                <w:webHidden/>
              </w:rPr>
              <w:t>850</w:t>
            </w:r>
            <w:r w:rsidR="009800DB">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Toc436140987"/>
      <w:bookmarkStart w:id="1598" w:name="_Ref43625032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6140988"/>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6140989"/>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9800D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9800DB">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6140990"/>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6140991"/>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9F0F33E" w14:textId="77777777" w:rsidR="00DD5136" w:rsidRDefault="00DD5136" w:rsidP="00DD5136">
      <w:pPr>
        <w:pStyle w:val="Heading3"/>
      </w:pPr>
      <w:bookmarkStart w:id="1619" w:name="_Toc436140992"/>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32BC82" w14:textId="77777777" w:rsidR="005B716A" w:rsidRDefault="005B716A" w:rsidP="005B716A">
      <w:pPr>
        <w:pStyle w:val="Heading3"/>
      </w:pPr>
      <w:bookmarkStart w:id="1620" w:name="_Toc436140993"/>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0614C9" w14:textId="77777777" w:rsidR="009C1989" w:rsidRDefault="009C1989" w:rsidP="009C1989">
      <w:pPr>
        <w:pStyle w:val="Heading3"/>
      </w:pPr>
      <w:bookmarkStart w:id="1621" w:name="_Ref434562330"/>
      <w:bookmarkStart w:id="1622" w:name="_Toc436140994"/>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lastRenderedPageBreak/>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lastRenderedPageBreak/>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6140995"/>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562046" w14:textId="77777777" w:rsidR="0078548F" w:rsidRDefault="0078548F" w:rsidP="0078548F">
      <w:pPr>
        <w:pStyle w:val="Heading3"/>
      </w:pPr>
      <w:bookmarkStart w:id="1627" w:name="_Ref434562663"/>
      <w:bookmarkStart w:id="1628" w:name="_Toc436140996"/>
      <w:r>
        <w:lastRenderedPageBreak/>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6140997"/>
      <w:r>
        <w:lastRenderedPageBreak/>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6140998"/>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lastRenderedPageBreak/>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6140999"/>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9800D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9800DB">
        <w:rPr>
          <w:noProof/>
        </w:rPr>
        <w:t>791</w:t>
      </w:r>
      <w:r w:rsidR="00237D47">
        <w:fldChar w:fldCharType="end"/>
      </w:r>
      <w:r>
        <w:t>.</w:t>
      </w:r>
    </w:p>
    <w:p w14:paraId="74ECF631" w14:textId="77777777" w:rsidR="00C325FC" w:rsidRDefault="00C325FC" w:rsidP="005B716A">
      <w:pPr>
        <w:pStyle w:val="Heading3"/>
      </w:pPr>
      <w:bookmarkStart w:id="1640" w:name="_Toc436141000"/>
      <w:r>
        <w:lastRenderedPageBreak/>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614100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8B57972" w14:textId="77777777" w:rsidR="005B716A" w:rsidRDefault="005B716A" w:rsidP="005B716A">
      <w:pPr>
        <w:pStyle w:val="Heading3"/>
      </w:pPr>
      <w:bookmarkStart w:id="1644" w:name="_Toc436141002"/>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CDA1374" w14:textId="77777777" w:rsidR="00960235" w:rsidRDefault="00960235" w:rsidP="00960235">
      <w:pPr>
        <w:pStyle w:val="Heading3"/>
      </w:pPr>
      <w:bookmarkStart w:id="1645" w:name="_Toc436141003"/>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9800D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9800DB">
        <w:rPr>
          <w:noProof/>
        </w:rPr>
        <w:t>755</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6140921"/>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F702859"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141114" w:history="1">
            <w:r w:rsidR="009800DB" w:rsidRPr="00DA5057">
              <w:rPr>
                <w:rStyle w:val="Hyperlink"/>
                <w:noProof/>
              </w:rPr>
              <w:t>August 1 / Mesori 8: The Confession of St. Peter</w:t>
            </w:r>
            <w:r w:rsidR="009800DB">
              <w:rPr>
                <w:noProof/>
                <w:webHidden/>
              </w:rPr>
              <w:tab/>
            </w:r>
            <w:r w:rsidR="009800DB">
              <w:rPr>
                <w:noProof/>
                <w:webHidden/>
              </w:rPr>
              <w:fldChar w:fldCharType="begin"/>
            </w:r>
            <w:r w:rsidR="009800DB">
              <w:rPr>
                <w:noProof/>
                <w:webHidden/>
              </w:rPr>
              <w:instrText xml:space="preserve"> PAGEREF _Toc436141114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2CC897E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5" w:history="1">
            <w:r w:rsidR="009800DB" w:rsidRPr="00DA5057">
              <w:rPr>
                <w:rStyle w:val="Hyperlink"/>
                <w:noProof/>
              </w:rPr>
              <w:t>August 5 / Mesori 12: Commemoration of Archangel Michael</w:t>
            </w:r>
            <w:r w:rsidR="009800DB">
              <w:rPr>
                <w:noProof/>
                <w:webHidden/>
              </w:rPr>
              <w:tab/>
            </w:r>
            <w:r w:rsidR="009800DB">
              <w:rPr>
                <w:noProof/>
                <w:webHidden/>
              </w:rPr>
              <w:fldChar w:fldCharType="begin"/>
            </w:r>
            <w:r w:rsidR="009800DB">
              <w:rPr>
                <w:noProof/>
                <w:webHidden/>
              </w:rPr>
              <w:instrText xml:space="preserve"> PAGEREF _Toc436141115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2677596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6" w:history="1">
            <w:r w:rsidR="009800DB" w:rsidRPr="00DA5057">
              <w:rPr>
                <w:rStyle w:val="Hyperlink"/>
                <w:noProof/>
              </w:rPr>
              <w:t>August 6 / Mesori 13: The Transfiguration</w:t>
            </w:r>
            <w:r w:rsidR="009800DB">
              <w:rPr>
                <w:noProof/>
                <w:webHidden/>
              </w:rPr>
              <w:tab/>
            </w:r>
            <w:r w:rsidR="009800DB">
              <w:rPr>
                <w:noProof/>
                <w:webHidden/>
              </w:rPr>
              <w:fldChar w:fldCharType="begin"/>
            </w:r>
            <w:r w:rsidR="009800DB">
              <w:rPr>
                <w:noProof/>
                <w:webHidden/>
              </w:rPr>
              <w:instrText xml:space="preserve"> PAGEREF _Toc436141116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4BAD5C8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7" w:history="1">
            <w:r w:rsidR="009800DB" w:rsidRPr="00DA5057">
              <w:rPr>
                <w:rStyle w:val="Hyperlink"/>
                <w:noProof/>
              </w:rPr>
              <w:t>August 9 / Mesori 16: The Assumption of the Virgin</w:t>
            </w:r>
            <w:r w:rsidR="009800DB">
              <w:rPr>
                <w:noProof/>
                <w:webHidden/>
              </w:rPr>
              <w:tab/>
            </w:r>
            <w:r w:rsidR="009800DB">
              <w:rPr>
                <w:noProof/>
                <w:webHidden/>
              </w:rPr>
              <w:fldChar w:fldCharType="begin"/>
            </w:r>
            <w:r w:rsidR="009800DB">
              <w:rPr>
                <w:noProof/>
                <w:webHidden/>
              </w:rPr>
              <w:instrText xml:space="preserve"> PAGEREF _Toc436141117 \h </w:instrText>
            </w:r>
            <w:r w:rsidR="009800DB">
              <w:rPr>
                <w:noProof/>
                <w:webHidden/>
              </w:rPr>
            </w:r>
            <w:r w:rsidR="009800DB">
              <w:rPr>
                <w:noProof/>
                <w:webHidden/>
              </w:rPr>
              <w:fldChar w:fldCharType="separate"/>
            </w:r>
            <w:r w:rsidR="009800DB">
              <w:rPr>
                <w:noProof/>
                <w:webHidden/>
              </w:rPr>
              <w:t>862</w:t>
            </w:r>
            <w:r w:rsidR="009800DB">
              <w:rPr>
                <w:noProof/>
                <w:webHidden/>
              </w:rPr>
              <w:fldChar w:fldCharType="end"/>
            </w:r>
          </w:hyperlink>
        </w:p>
        <w:p w14:paraId="54C42D11"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8" w:history="1">
            <w:r w:rsidR="009800DB" w:rsidRPr="00DA5057">
              <w:rPr>
                <w:rStyle w:val="Hyperlink"/>
                <w:noProof/>
              </w:rPr>
              <w:t>August 12 / Mesori 19: Translocation of the Relics of St. Macarius the Great</w:t>
            </w:r>
            <w:r w:rsidR="009800DB">
              <w:rPr>
                <w:noProof/>
                <w:webHidden/>
              </w:rPr>
              <w:tab/>
            </w:r>
            <w:r w:rsidR="009800DB">
              <w:rPr>
                <w:noProof/>
                <w:webHidden/>
              </w:rPr>
              <w:fldChar w:fldCharType="begin"/>
            </w:r>
            <w:r w:rsidR="009800DB">
              <w:rPr>
                <w:noProof/>
                <w:webHidden/>
              </w:rPr>
              <w:instrText xml:space="preserve"> PAGEREF _Toc436141118 \h </w:instrText>
            </w:r>
            <w:r w:rsidR="009800DB">
              <w:rPr>
                <w:noProof/>
                <w:webHidden/>
              </w:rPr>
            </w:r>
            <w:r w:rsidR="009800DB">
              <w:rPr>
                <w:noProof/>
                <w:webHidden/>
              </w:rPr>
              <w:fldChar w:fldCharType="separate"/>
            </w:r>
            <w:r w:rsidR="009800DB">
              <w:rPr>
                <w:noProof/>
                <w:webHidden/>
              </w:rPr>
              <w:t>870</w:t>
            </w:r>
            <w:r w:rsidR="009800DB">
              <w:rPr>
                <w:noProof/>
                <w:webHidden/>
              </w:rPr>
              <w:fldChar w:fldCharType="end"/>
            </w:r>
          </w:hyperlink>
        </w:p>
        <w:p w14:paraId="0501C69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19" w:history="1">
            <w:r w:rsidR="009800DB" w:rsidRPr="00DA5057">
              <w:rPr>
                <w:rStyle w:val="Hyperlink"/>
                <w:noProof/>
              </w:rPr>
              <w:t>August 14 / Mesori 21: Commemoration of the Theotokos</w:t>
            </w:r>
            <w:r w:rsidR="009800DB">
              <w:rPr>
                <w:noProof/>
                <w:webHidden/>
              </w:rPr>
              <w:tab/>
            </w:r>
            <w:r w:rsidR="009800DB">
              <w:rPr>
                <w:noProof/>
                <w:webHidden/>
              </w:rPr>
              <w:fldChar w:fldCharType="begin"/>
            </w:r>
            <w:r w:rsidR="009800DB">
              <w:rPr>
                <w:noProof/>
                <w:webHidden/>
              </w:rPr>
              <w:instrText xml:space="preserve"> PAGEREF _Toc436141119 \h </w:instrText>
            </w:r>
            <w:r w:rsidR="009800DB">
              <w:rPr>
                <w:noProof/>
                <w:webHidden/>
              </w:rPr>
            </w:r>
            <w:r w:rsidR="009800DB">
              <w:rPr>
                <w:noProof/>
                <w:webHidden/>
              </w:rPr>
              <w:fldChar w:fldCharType="separate"/>
            </w:r>
            <w:r w:rsidR="009800DB">
              <w:rPr>
                <w:noProof/>
                <w:webHidden/>
              </w:rPr>
              <w:t>870</w:t>
            </w:r>
            <w:r w:rsidR="009800DB">
              <w:rPr>
                <w:noProof/>
                <w:webHidden/>
              </w:rPr>
              <w:fldChar w:fldCharType="end"/>
            </w:r>
          </w:hyperlink>
        </w:p>
        <w:p w14:paraId="302C211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0" w:history="1">
            <w:r w:rsidR="009800DB" w:rsidRPr="00DA5057">
              <w:rPr>
                <w:rStyle w:val="Hyperlink"/>
                <w:noProof/>
              </w:rPr>
              <w:t>August 17 / Mesori 24: Departure of St. Takle Haymanot</w:t>
            </w:r>
            <w:r w:rsidR="009800DB">
              <w:rPr>
                <w:noProof/>
                <w:webHidden/>
              </w:rPr>
              <w:tab/>
            </w:r>
            <w:r w:rsidR="009800DB">
              <w:rPr>
                <w:noProof/>
                <w:webHidden/>
              </w:rPr>
              <w:fldChar w:fldCharType="begin"/>
            </w:r>
            <w:r w:rsidR="009800DB">
              <w:rPr>
                <w:noProof/>
                <w:webHidden/>
              </w:rPr>
              <w:instrText xml:space="preserve"> PAGEREF _Toc436141120 \h </w:instrText>
            </w:r>
            <w:r w:rsidR="009800DB">
              <w:rPr>
                <w:noProof/>
                <w:webHidden/>
              </w:rPr>
            </w:r>
            <w:r w:rsidR="009800DB">
              <w:rPr>
                <w:noProof/>
                <w:webHidden/>
              </w:rPr>
              <w:fldChar w:fldCharType="separate"/>
            </w:r>
            <w:r w:rsidR="009800DB">
              <w:rPr>
                <w:noProof/>
                <w:webHidden/>
              </w:rPr>
              <w:t>871</w:t>
            </w:r>
            <w:r w:rsidR="009800DB">
              <w:rPr>
                <w:noProof/>
                <w:webHidden/>
              </w:rPr>
              <w:fldChar w:fldCharType="end"/>
            </w:r>
          </w:hyperlink>
        </w:p>
        <w:p w14:paraId="27FD41F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1" w:history="1">
            <w:r w:rsidR="009800DB" w:rsidRPr="00DA5057">
              <w:rPr>
                <w:rStyle w:val="Hyperlink"/>
                <w:noProof/>
              </w:rPr>
              <w:t>August 21 / Mesori 28: The Patriarchs: Abraham, Isaac, and Jacob</w:t>
            </w:r>
            <w:r w:rsidR="009800DB">
              <w:rPr>
                <w:noProof/>
                <w:webHidden/>
              </w:rPr>
              <w:tab/>
            </w:r>
            <w:r w:rsidR="009800DB">
              <w:rPr>
                <w:noProof/>
                <w:webHidden/>
              </w:rPr>
              <w:fldChar w:fldCharType="begin"/>
            </w:r>
            <w:r w:rsidR="009800DB">
              <w:rPr>
                <w:noProof/>
                <w:webHidden/>
              </w:rPr>
              <w:instrText xml:space="preserve"> PAGEREF _Toc436141121 \h </w:instrText>
            </w:r>
            <w:r w:rsidR="009800DB">
              <w:rPr>
                <w:noProof/>
                <w:webHidden/>
              </w:rPr>
            </w:r>
            <w:r w:rsidR="009800DB">
              <w:rPr>
                <w:noProof/>
                <w:webHidden/>
              </w:rPr>
              <w:fldChar w:fldCharType="separate"/>
            </w:r>
            <w:r w:rsidR="009800DB">
              <w:rPr>
                <w:noProof/>
                <w:webHidden/>
              </w:rPr>
              <w:t>872</w:t>
            </w:r>
            <w:r w:rsidR="009800DB">
              <w:rPr>
                <w:noProof/>
                <w:webHidden/>
              </w:rPr>
              <w:fldChar w:fldCharType="end"/>
            </w:r>
          </w:hyperlink>
        </w:p>
        <w:p w14:paraId="39D8BB29"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2" w:history="1">
            <w:r w:rsidR="009800DB" w:rsidRPr="00DA5057">
              <w:rPr>
                <w:rStyle w:val="Hyperlink"/>
                <w:noProof/>
              </w:rPr>
              <w:t>August 22 / Mesori 29: Commemoration of the Annunciation, Nativity, and Resurrection on the 29</w:t>
            </w:r>
            <w:r w:rsidR="009800DB" w:rsidRPr="00DA5057">
              <w:rPr>
                <w:rStyle w:val="Hyperlink"/>
                <w:noProof/>
                <w:vertAlign w:val="superscript"/>
              </w:rPr>
              <w:t>th</w:t>
            </w:r>
            <w:r w:rsidR="009800DB" w:rsidRPr="00DA5057">
              <w:rPr>
                <w:rStyle w:val="Hyperlink"/>
                <w:noProof/>
              </w:rPr>
              <w:t xml:space="preserve"> of Every Month</w:t>
            </w:r>
            <w:r w:rsidR="009800DB">
              <w:rPr>
                <w:noProof/>
                <w:webHidden/>
              </w:rPr>
              <w:tab/>
            </w:r>
            <w:r w:rsidR="009800DB">
              <w:rPr>
                <w:noProof/>
                <w:webHidden/>
              </w:rPr>
              <w:fldChar w:fldCharType="begin"/>
            </w:r>
            <w:r w:rsidR="009800DB">
              <w:rPr>
                <w:noProof/>
                <w:webHidden/>
              </w:rPr>
              <w:instrText xml:space="preserve"> PAGEREF _Toc436141122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4A90D53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3" w:history="1">
            <w:r w:rsidR="009800DB" w:rsidRPr="00DA5057">
              <w:rPr>
                <w:rStyle w:val="Hyperlink"/>
                <w:noProof/>
              </w:rPr>
              <w:t>August 22 / Mesori 29: Also the Translocation of the Relics of St. John the Short to Scetis</w:t>
            </w:r>
            <w:r w:rsidR="009800DB">
              <w:rPr>
                <w:noProof/>
                <w:webHidden/>
              </w:rPr>
              <w:tab/>
            </w:r>
            <w:r w:rsidR="009800DB">
              <w:rPr>
                <w:noProof/>
                <w:webHidden/>
              </w:rPr>
              <w:fldChar w:fldCharType="begin"/>
            </w:r>
            <w:r w:rsidR="009800DB">
              <w:rPr>
                <w:noProof/>
                <w:webHidden/>
              </w:rPr>
              <w:instrText xml:space="preserve"> PAGEREF _Toc436141123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31512142"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4" w:history="1">
            <w:r w:rsidR="009800DB" w:rsidRPr="00DA5057">
              <w:rPr>
                <w:rStyle w:val="Hyperlink"/>
                <w:noProof/>
              </w:rPr>
              <w:t>August 25 / Little Month 2: Departure of St. Titus the Apostle</w:t>
            </w:r>
            <w:r w:rsidR="009800DB">
              <w:rPr>
                <w:noProof/>
                <w:webHidden/>
              </w:rPr>
              <w:tab/>
            </w:r>
            <w:r w:rsidR="009800DB">
              <w:rPr>
                <w:noProof/>
                <w:webHidden/>
              </w:rPr>
              <w:fldChar w:fldCharType="begin"/>
            </w:r>
            <w:r w:rsidR="009800DB">
              <w:rPr>
                <w:noProof/>
                <w:webHidden/>
              </w:rPr>
              <w:instrText xml:space="preserve"> PAGEREF _Toc436141124 \h </w:instrText>
            </w:r>
            <w:r w:rsidR="009800DB">
              <w:rPr>
                <w:noProof/>
                <w:webHidden/>
              </w:rPr>
            </w:r>
            <w:r w:rsidR="009800DB">
              <w:rPr>
                <w:noProof/>
                <w:webHidden/>
              </w:rPr>
              <w:fldChar w:fldCharType="separate"/>
            </w:r>
            <w:r w:rsidR="009800DB">
              <w:rPr>
                <w:noProof/>
                <w:webHidden/>
              </w:rPr>
              <w:t>873</w:t>
            </w:r>
            <w:r w:rsidR="009800DB">
              <w:rPr>
                <w:noProof/>
                <w:webHidden/>
              </w:rPr>
              <w:fldChar w:fldCharType="end"/>
            </w:r>
          </w:hyperlink>
        </w:p>
        <w:p w14:paraId="1075BF3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5" w:history="1">
            <w:r w:rsidR="009800DB" w:rsidRPr="00DA5057">
              <w:rPr>
                <w:rStyle w:val="Hyperlink"/>
                <w:noProof/>
              </w:rPr>
              <w:t>August 26 / Little Month 3: Archangel Raphael</w:t>
            </w:r>
            <w:r w:rsidR="009800DB">
              <w:rPr>
                <w:noProof/>
                <w:webHidden/>
              </w:rPr>
              <w:tab/>
            </w:r>
            <w:r w:rsidR="009800DB">
              <w:rPr>
                <w:noProof/>
                <w:webHidden/>
              </w:rPr>
              <w:fldChar w:fldCharType="begin"/>
            </w:r>
            <w:r w:rsidR="009800DB">
              <w:rPr>
                <w:noProof/>
                <w:webHidden/>
              </w:rPr>
              <w:instrText xml:space="preserve"> PAGEREF _Toc436141125 \h </w:instrText>
            </w:r>
            <w:r w:rsidR="009800DB">
              <w:rPr>
                <w:noProof/>
                <w:webHidden/>
              </w:rPr>
            </w:r>
            <w:r w:rsidR="009800DB">
              <w:rPr>
                <w:noProof/>
                <w:webHidden/>
              </w:rPr>
              <w:fldChar w:fldCharType="separate"/>
            </w:r>
            <w:r w:rsidR="009800DB">
              <w:rPr>
                <w:noProof/>
                <w:webHidden/>
              </w:rPr>
              <w:t>874</w:t>
            </w:r>
            <w:r w:rsidR="009800DB">
              <w:rPr>
                <w:noProof/>
                <w:webHidden/>
              </w:rPr>
              <w:fldChar w:fldCharType="end"/>
            </w:r>
          </w:hyperlink>
        </w:p>
        <w:p w14:paraId="10364DF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6" w:history="1">
            <w:r w:rsidR="009800DB" w:rsidRPr="00DA5057">
              <w:rPr>
                <w:rStyle w:val="Hyperlink"/>
                <w:noProof/>
              </w:rPr>
              <w:t>August 28 / Little Month 5: St. Parsouma</w:t>
            </w:r>
            <w:r w:rsidR="009800DB">
              <w:rPr>
                <w:noProof/>
                <w:webHidden/>
              </w:rPr>
              <w:tab/>
            </w:r>
            <w:r w:rsidR="009800DB">
              <w:rPr>
                <w:noProof/>
                <w:webHidden/>
              </w:rPr>
              <w:fldChar w:fldCharType="begin"/>
            </w:r>
            <w:r w:rsidR="009800DB">
              <w:rPr>
                <w:noProof/>
                <w:webHidden/>
              </w:rPr>
              <w:instrText xml:space="preserve"> PAGEREF _Toc436141126 \h </w:instrText>
            </w:r>
            <w:r w:rsidR="009800DB">
              <w:rPr>
                <w:noProof/>
                <w:webHidden/>
              </w:rPr>
            </w:r>
            <w:r w:rsidR="009800DB">
              <w:rPr>
                <w:noProof/>
                <w:webHidden/>
              </w:rPr>
              <w:fldChar w:fldCharType="separate"/>
            </w:r>
            <w:r w:rsidR="009800DB">
              <w:rPr>
                <w:noProof/>
                <w:webHidden/>
              </w:rPr>
              <w:t>875</w:t>
            </w:r>
            <w:r w:rsidR="009800DB">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6141114"/>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9800D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9800DB">
        <w:rPr>
          <w:noProof/>
        </w:rPr>
        <w:t>827</w:t>
      </w:r>
      <w:r w:rsidR="00237D47">
        <w:fldChar w:fldCharType="end"/>
      </w:r>
      <w:r>
        <w:t>.</w:t>
      </w:r>
    </w:p>
    <w:p w14:paraId="21A226CF" w14:textId="77777777" w:rsidR="00DD5136" w:rsidRDefault="00DD5136" w:rsidP="00DD5136">
      <w:pPr>
        <w:pStyle w:val="Heading3"/>
      </w:pPr>
      <w:bookmarkStart w:id="1652" w:name="_Toc436141115"/>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700F8882" w14:textId="77777777" w:rsidR="00495F1A" w:rsidRDefault="00980D99" w:rsidP="00495F1A">
      <w:pPr>
        <w:pStyle w:val="Heading3"/>
      </w:pPr>
      <w:bookmarkStart w:id="1653" w:name="_Toc436141116"/>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6141117"/>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6141118"/>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9800D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9800DB">
        <w:rPr>
          <w:noProof/>
        </w:rPr>
        <w:t>768</w:t>
      </w:r>
      <w:r w:rsidR="00237D47">
        <w:fldChar w:fldCharType="end"/>
      </w:r>
      <w:r w:rsidR="00237D47">
        <w:t>.</w:t>
      </w:r>
    </w:p>
    <w:p w14:paraId="7069CDB9" w14:textId="77777777" w:rsidR="005329C1" w:rsidRDefault="005329C1" w:rsidP="005329C1">
      <w:pPr>
        <w:pStyle w:val="Heading3"/>
      </w:pPr>
      <w:bookmarkStart w:id="1672" w:name="_Toc436141119"/>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548CB18D" w14:textId="77777777" w:rsidR="009F60F1" w:rsidRDefault="009F60F1" w:rsidP="009F60F1">
      <w:pPr>
        <w:pStyle w:val="Heading3"/>
      </w:pPr>
      <w:bookmarkStart w:id="1673" w:name="_Ref434563030"/>
      <w:bookmarkStart w:id="1674" w:name="_Toc436141120"/>
      <w:r>
        <w:lastRenderedPageBreak/>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6141121"/>
      <w:r>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6141122"/>
      <w:r>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EB5850" w14:textId="77777777" w:rsidR="0070722E" w:rsidRDefault="0070722E" w:rsidP="0070722E">
      <w:pPr>
        <w:pStyle w:val="Heading3"/>
      </w:pPr>
      <w:bookmarkStart w:id="1679" w:name="_Toc436141123"/>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9800D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9800DB">
        <w:rPr>
          <w:noProof/>
        </w:rPr>
        <w:t>608</w:t>
      </w:r>
      <w:r w:rsidR="00237D47">
        <w:fldChar w:fldCharType="end"/>
      </w:r>
      <w:r>
        <w:t>.</w:t>
      </w:r>
    </w:p>
    <w:p w14:paraId="7E90B074" w14:textId="77777777" w:rsidR="00D46726" w:rsidRDefault="00D46726" w:rsidP="00D46726">
      <w:pPr>
        <w:pStyle w:val="Heading3"/>
      </w:pPr>
      <w:bookmarkStart w:id="1680" w:name="_Toc436141124"/>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AA6933" w14:textId="77777777" w:rsidR="00C30039" w:rsidRDefault="00C30039" w:rsidP="00C30039">
      <w:pPr>
        <w:pStyle w:val="Heading3"/>
      </w:pPr>
      <w:bookmarkStart w:id="1681" w:name="_Toc436141125"/>
      <w:r>
        <w:lastRenderedPageBreak/>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6141126"/>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6140922"/>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42CCEC5E"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141127" w:history="1">
            <w:r w:rsidR="009800DB" w:rsidRPr="004C4A2A">
              <w:rPr>
                <w:rStyle w:val="Hyperlink"/>
                <w:noProof/>
              </w:rPr>
              <w:t>Jonah’s Fast</w:t>
            </w:r>
            <w:r w:rsidR="009800DB">
              <w:rPr>
                <w:noProof/>
                <w:webHidden/>
              </w:rPr>
              <w:tab/>
            </w:r>
            <w:r w:rsidR="009800DB">
              <w:rPr>
                <w:noProof/>
                <w:webHidden/>
              </w:rPr>
              <w:fldChar w:fldCharType="begin"/>
            </w:r>
            <w:r w:rsidR="009800DB">
              <w:rPr>
                <w:noProof/>
                <w:webHidden/>
              </w:rPr>
              <w:instrText xml:space="preserve"> PAGEREF _Toc436141127 \h </w:instrText>
            </w:r>
            <w:r w:rsidR="009800DB">
              <w:rPr>
                <w:noProof/>
                <w:webHidden/>
              </w:rPr>
            </w:r>
            <w:r w:rsidR="009800DB">
              <w:rPr>
                <w:noProof/>
                <w:webHidden/>
              </w:rPr>
              <w:fldChar w:fldCharType="separate"/>
            </w:r>
            <w:r w:rsidR="009800DB">
              <w:rPr>
                <w:noProof/>
                <w:webHidden/>
              </w:rPr>
              <w:t>878</w:t>
            </w:r>
            <w:r w:rsidR="009800DB">
              <w:rPr>
                <w:noProof/>
                <w:webHidden/>
              </w:rPr>
              <w:fldChar w:fldCharType="end"/>
            </w:r>
          </w:hyperlink>
        </w:p>
        <w:p w14:paraId="4A949BBA"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8" w:history="1">
            <w:r w:rsidR="009800DB" w:rsidRPr="004C4A2A">
              <w:rPr>
                <w:rStyle w:val="Hyperlink"/>
                <w:noProof/>
              </w:rPr>
              <w:t>Jonah’s Feast</w:t>
            </w:r>
            <w:r w:rsidR="009800DB">
              <w:rPr>
                <w:noProof/>
                <w:webHidden/>
              </w:rPr>
              <w:tab/>
            </w:r>
            <w:r w:rsidR="009800DB">
              <w:rPr>
                <w:noProof/>
                <w:webHidden/>
              </w:rPr>
              <w:fldChar w:fldCharType="begin"/>
            </w:r>
            <w:r w:rsidR="009800DB">
              <w:rPr>
                <w:noProof/>
                <w:webHidden/>
              </w:rPr>
              <w:instrText xml:space="preserve"> PAGEREF _Toc436141128 \h </w:instrText>
            </w:r>
            <w:r w:rsidR="009800DB">
              <w:rPr>
                <w:noProof/>
                <w:webHidden/>
              </w:rPr>
            </w:r>
            <w:r w:rsidR="009800DB">
              <w:rPr>
                <w:noProof/>
                <w:webHidden/>
              </w:rPr>
              <w:fldChar w:fldCharType="separate"/>
            </w:r>
            <w:r w:rsidR="009800DB">
              <w:rPr>
                <w:noProof/>
                <w:webHidden/>
              </w:rPr>
              <w:t>879</w:t>
            </w:r>
            <w:r w:rsidR="009800DB">
              <w:rPr>
                <w:noProof/>
                <w:webHidden/>
              </w:rPr>
              <w:fldChar w:fldCharType="end"/>
            </w:r>
          </w:hyperlink>
        </w:p>
        <w:p w14:paraId="422716A5"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29" w:history="1">
            <w:r w:rsidR="009800DB" w:rsidRPr="004C4A2A">
              <w:rPr>
                <w:rStyle w:val="Hyperlink"/>
                <w:noProof/>
              </w:rPr>
              <w:t>Great Lent</w:t>
            </w:r>
            <w:r w:rsidR="009800DB">
              <w:rPr>
                <w:noProof/>
                <w:webHidden/>
              </w:rPr>
              <w:tab/>
            </w:r>
            <w:r w:rsidR="009800DB">
              <w:rPr>
                <w:noProof/>
                <w:webHidden/>
              </w:rPr>
              <w:fldChar w:fldCharType="begin"/>
            </w:r>
            <w:r w:rsidR="009800DB">
              <w:rPr>
                <w:noProof/>
                <w:webHidden/>
              </w:rPr>
              <w:instrText xml:space="preserve"> PAGEREF _Toc436141129 \h </w:instrText>
            </w:r>
            <w:r w:rsidR="009800DB">
              <w:rPr>
                <w:noProof/>
                <w:webHidden/>
              </w:rPr>
            </w:r>
            <w:r w:rsidR="009800DB">
              <w:rPr>
                <w:noProof/>
                <w:webHidden/>
              </w:rPr>
              <w:fldChar w:fldCharType="separate"/>
            </w:r>
            <w:r w:rsidR="009800DB">
              <w:rPr>
                <w:noProof/>
                <w:webHidden/>
              </w:rPr>
              <w:t>879</w:t>
            </w:r>
            <w:r w:rsidR="009800DB">
              <w:rPr>
                <w:noProof/>
                <w:webHidden/>
              </w:rPr>
              <w:fldChar w:fldCharType="end"/>
            </w:r>
          </w:hyperlink>
        </w:p>
        <w:p w14:paraId="709C9D3E"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0" w:history="1">
            <w:r w:rsidR="009800DB" w:rsidRPr="004C4A2A">
              <w:rPr>
                <w:rStyle w:val="Hyperlink"/>
                <w:noProof/>
              </w:rPr>
              <w:t>Lazarus Saturday</w:t>
            </w:r>
            <w:r w:rsidR="009800DB">
              <w:rPr>
                <w:noProof/>
                <w:webHidden/>
              </w:rPr>
              <w:tab/>
            </w:r>
            <w:r w:rsidR="009800DB">
              <w:rPr>
                <w:noProof/>
                <w:webHidden/>
              </w:rPr>
              <w:fldChar w:fldCharType="begin"/>
            </w:r>
            <w:r w:rsidR="009800DB">
              <w:rPr>
                <w:noProof/>
                <w:webHidden/>
              </w:rPr>
              <w:instrText xml:space="preserve"> PAGEREF _Toc436141130 \h </w:instrText>
            </w:r>
            <w:r w:rsidR="009800DB">
              <w:rPr>
                <w:noProof/>
                <w:webHidden/>
              </w:rPr>
            </w:r>
            <w:r w:rsidR="009800DB">
              <w:rPr>
                <w:noProof/>
                <w:webHidden/>
              </w:rPr>
              <w:fldChar w:fldCharType="separate"/>
            </w:r>
            <w:r w:rsidR="009800DB">
              <w:rPr>
                <w:noProof/>
                <w:webHidden/>
              </w:rPr>
              <w:t>901</w:t>
            </w:r>
            <w:r w:rsidR="009800DB">
              <w:rPr>
                <w:noProof/>
                <w:webHidden/>
              </w:rPr>
              <w:fldChar w:fldCharType="end"/>
            </w:r>
          </w:hyperlink>
        </w:p>
        <w:p w14:paraId="4349438B"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1" w:history="1">
            <w:r w:rsidR="009800DB" w:rsidRPr="004C4A2A">
              <w:rPr>
                <w:rStyle w:val="Hyperlink"/>
                <w:noProof/>
              </w:rPr>
              <w:t>Palm Sunday</w:t>
            </w:r>
            <w:r w:rsidR="009800DB">
              <w:rPr>
                <w:noProof/>
                <w:webHidden/>
              </w:rPr>
              <w:tab/>
            </w:r>
            <w:r w:rsidR="009800DB">
              <w:rPr>
                <w:noProof/>
                <w:webHidden/>
              </w:rPr>
              <w:fldChar w:fldCharType="begin"/>
            </w:r>
            <w:r w:rsidR="009800DB">
              <w:rPr>
                <w:noProof/>
                <w:webHidden/>
              </w:rPr>
              <w:instrText xml:space="preserve"> PAGEREF _Toc436141131 \h </w:instrText>
            </w:r>
            <w:r w:rsidR="009800DB">
              <w:rPr>
                <w:noProof/>
                <w:webHidden/>
              </w:rPr>
            </w:r>
            <w:r w:rsidR="009800DB">
              <w:rPr>
                <w:noProof/>
                <w:webHidden/>
              </w:rPr>
              <w:fldChar w:fldCharType="separate"/>
            </w:r>
            <w:r w:rsidR="009800DB">
              <w:rPr>
                <w:noProof/>
                <w:webHidden/>
              </w:rPr>
              <w:t>906</w:t>
            </w:r>
            <w:r w:rsidR="009800DB">
              <w:rPr>
                <w:noProof/>
                <w:webHidden/>
              </w:rPr>
              <w:fldChar w:fldCharType="end"/>
            </w:r>
          </w:hyperlink>
        </w:p>
        <w:p w14:paraId="6CB0F440"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2" w:history="1">
            <w:r w:rsidR="009800DB" w:rsidRPr="004C4A2A">
              <w:rPr>
                <w:rStyle w:val="Hyperlink"/>
                <w:noProof/>
              </w:rPr>
              <w:t>Joyous Saturday</w:t>
            </w:r>
            <w:r w:rsidR="009800DB">
              <w:rPr>
                <w:noProof/>
                <w:webHidden/>
              </w:rPr>
              <w:tab/>
            </w:r>
            <w:r w:rsidR="009800DB">
              <w:rPr>
                <w:noProof/>
                <w:webHidden/>
              </w:rPr>
              <w:fldChar w:fldCharType="begin"/>
            </w:r>
            <w:r w:rsidR="009800DB">
              <w:rPr>
                <w:noProof/>
                <w:webHidden/>
              </w:rPr>
              <w:instrText xml:space="preserve"> PAGEREF _Toc436141132 \h </w:instrText>
            </w:r>
            <w:r w:rsidR="009800DB">
              <w:rPr>
                <w:noProof/>
                <w:webHidden/>
              </w:rPr>
            </w:r>
            <w:r w:rsidR="009800DB">
              <w:rPr>
                <w:noProof/>
                <w:webHidden/>
              </w:rPr>
              <w:fldChar w:fldCharType="separate"/>
            </w:r>
            <w:r w:rsidR="009800DB">
              <w:rPr>
                <w:noProof/>
                <w:webHidden/>
              </w:rPr>
              <w:t>915</w:t>
            </w:r>
            <w:r w:rsidR="009800DB">
              <w:rPr>
                <w:noProof/>
                <w:webHidden/>
              </w:rPr>
              <w:fldChar w:fldCharType="end"/>
            </w:r>
          </w:hyperlink>
        </w:p>
        <w:p w14:paraId="5B972366"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3" w:history="1">
            <w:r w:rsidR="009800DB" w:rsidRPr="004C4A2A">
              <w:rPr>
                <w:rStyle w:val="Hyperlink"/>
                <w:noProof/>
              </w:rPr>
              <w:t>Resurrection Sunday</w:t>
            </w:r>
            <w:r w:rsidR="009800DB">
              <w:rPr>
                <w:noProof/>
                <w:webHidden/>
              </w:rPr>
              <w:tab/>
            </w:r>
            <w:r w:rsidR="009800DB">
              <w:rPr>
                <w:noProof/>
                <w:webHidden/>
              </w:rPr>
              <w:fldChar w:fldCharType="begin"/>
            </w:r>
            <w:r w:rsidR="009800DB">
              <w:rPr>
                <w:noProof/>
                <w:webHidden/>
              </w:rPr>
              <w:instrText xml:space="preserve"> PAGEREF _Toc436141133 \h </w:instrText>
            </w:r>
            <w:r w:rsidR="009800DB">
              <w:rPr>
                <w:noProof/>
                <w:webHidden/>
              </w:rPr>
            </w:r>
            <w:r w:rsidR="009800DB">
              <w:rPr>
                <w:noProof/>
                <w:webHidden/>
              </w:rPr>
              <w:fldChar w:fldCharType="separate"/>
            </w:r>
            <w:r w:rsidR="009800DB">
              <w:rPr>
                <w:noProof/>
                <w:webHidden/>
              </w:rPr>
              <w:t>924</w:t>
            </w:r>
            <w:r w:rsidR="009800DB">
              <w:rPr>
                <w:noProof/>
                <w:webHidden/>
              </w:rPr>
              <w:fldChar w:fldCharType="end"/>
            </w:r>
          </w:hyperlink>
        </w:p>
        <w:p w14:paraId="5035EC53"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4" w:history="1">
            <w:r w:rsidR="009800DB" w:rsidRPr="004C4A2A">
              <w:rPr>
                <w:rStyle w:val="Hyperlink"/>
                <w:noProof/>
              </w:rPr>
              <w:t>Thomas Sunday</w:t>
            </w:r>
            <w:r w:rsidR="009800DB">
              <w:rPr>
                <w:noProof/>
                <w:webHidden/>
              </w:rPr>
              <w:tab/>
            </w:r>
            <w:r w:rsidR="009800DB">
              <w:rPr>
                <w:noProof/>
                <w:webHidden/>
              </w:rPr>
              <w:fldChar w:fldCharType="begin"/>
            </w:r>
            <w:r w:rsidR="009800DB">
              <w:rPr>
                <w:noProof/>
                <w:webHidden/>
              </w:rPr>
              <w:instrText xml:space="preserve"> PAGEREF _Toc436141134 \h </w:instrText>
            </w:r>
            <w:r w:rsidR="009800DB">
              <w:rPr>
                <w:noProof/>
                <w:webHidden/>
              </w:rPr>
            </w:r>
            <w:r w:rsidR="009800DB">
              <w:rPr>
                <w:noProof/>
                <w:webHidden/>
              </w:rPr>
              <w:fldChar w:fldCharType="separate"/>
            </w:r>
            <w:r w:rsidR="009800DB">
              <w:rPr>
                <w:noProof/>
                <w:webHidden/>
              </w:rPr>
              <w:t>936</w:t>
            </w:r>
            <w:r w:rsidR="009800DB">
              <w:rPr>
                <w:noProof/>
                <w:webHidden/>
              </w:rPr>
              <w:fldChar w:fldCharType="end"/>
            </w:r>
          </w:hyperlink>
        </w:p>
        <w:p w14:paraId="3FB8180D"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5" w:history="1">
            <w:r w:rsidR="009800DB" w:rsidRPr="004C4A2A">
              <w:rPr>
                <w:rStyle w:val="Hyperlink"/>
                <w:noProof/>
              </w:rPr>
              <w:t>Ascension</w:t>
            </w:r>
            <w:r w:rsidR="009800DB">
              <w:rPr>
                <w:noProof/>
                <w:webHidden/>
              </w:rPr>
              <w:tab/>
            </w:r>
            <w:r w:rsidR="009800DB">
              <w:rPr>
                <w:noProof/>
                <w:webHidden/>
              </w:rPr>
              <w:fldChar w:fldCharType="begin"/>
            </w:r>
            <w:r w:rsidR="009800DB">
              <w:rPr>
                <w:noProof/>
                <w:webHidden/>
              </w:rPr>
              <w:instrText xml:space="preserve"> PAGEREF _Toc436141135 \h </w:instrText>
            </w:r>
            <w:r w:rsidR="009800DB">
              <w:rPr>
                <w:noProof/>
                <w:webHidden/>
              </w:rPr>
            </w:r>
            <w:r w:rsidR="009800DB">
              <w:rPr>
                <w:noProof/>
                <w:webHidden/>
              </w:rPr>
              <w:fldChar w:fldCharType="separate"/>
            </w:r>
            <w:r w:rsidR="009800DB">
              <w:rPr>
                <w:noProof/>
                <w:webHidden/>
              </w:rPr>
              <w:t>937</w:t>
            </w:r>
            <w:r w:rsidR="009800DB">
              <w:rPr>
                <w:noProof/>
                <w:webHidden/>
              </w:rPr>
              <w:fldChar w:fldCharType="end"/>
            </w:r>
          </w:hyperlink>
        </w:p>
        <w:p w14:paraId="147F73C8" w14:textId="77777777" w:rsidR="009800DB" w:rsidRDefault="00336170">
          <w:pPr>
            <w:pStyle w:val="TOC3"/>
            <w:tabs>
              <w:tab w:val="right" w:leader="dot" w:pos="8846"/>
            </w:tabs>
            <w:rPr>
              <w:rFonts w:asciiTheme="minorHAnsi" w:eastAsiaTheme="minorEastAsia" w:hAnsiTheme="minorHAnsi"/>
              <w:noProof/>
              <w:sz w:val="22"/>
              <w:lang w:val="en-US"/>
            </w:rPr>
          </w:pPr>
          <w:hyperlink w:anchor="_Toc436141136" w:history="1">
            <w:r w:rsidR="009800DB" w:rsidRPr="004C4A2A">
              <w:rPr>
                <w:rStyle w:val="Hyperlink"/>
                <w:noProof/>
              </w:rPr>
              <w:t>Pentecost</w:t>
            </w:r>
            <w:r w:rsidR="009800DB">
              <w:rPr>
                <w:noProof/>
                <w:webHidden/>
              </w:rPr>
              <w:tab/>
            </w:r>
            <w:r w:rsidR="009800DB">
              <w:rPr>
                <w:noProof/>
                <w:webHidden/>
              </w:rPr>
              <w:fldChar w:fldCharType="begin"/>
            </w:r>
            <w:r w:rsidR="009800DB">
              <w:rPr>
                <w:noProof/>
                <w:webHidden/>
              </w:rPr>
              <w:instrText xml:space="preserve"> PAGEREF _Toc436141136 \h </w:instrText>
            </w:r>
            <w:r w:rsidR="009800DB">
              <w:rPr>
                <w:noProof/>
                <w:webHidden/>
              </w:rPr>
            </w:r>
            <w:r w:rsidR="009800DB">
              <w:rPr>
                <w:noProof/>
                <w:webHidden/>
              </w:rPr>
              <w:fldChar w:fldCharType="separate"/>
            </w:r>
            <w:r w:rsidR="009800DB">
              <w:rPr>
                <w:noProof/>
                <w:webHidden/>
              </w:rPr>
              <w:t>948</w:t>
            </w:r>
            <w:r w:rsidR="009800DB">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6141127"/>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6141128"/>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6141129"/>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6141130"/>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6141131"/>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6141132"/>
      <w:bookmarkStart w:id="1745" w:name="_Toc410196232"/>
      <w:bookmarkStart w:id="1746" w:name="_Toc410196474"/>
      <w:bookmarkStart w:id="1747" w:name="_Toc410196976"/>
      <w:r>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6141133"/>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lastRenderedPageBreak/>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lastRenderedPageBreak/>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6141134"/>
      <w:r>
        <w:lastRenderedPageBreak/>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9800D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9800DB">
        <w:rPr>
          <w:noProof/>
        </w:rPr>
        <w:t>924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6141135"/>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lastRenderedPageBreak/>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lastRenderedPageBreak/>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6141136"/>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6140923"/>
      <w:bookmarkEnd w:id="1694"/>
      <w:r>
        <w:lastRenderedPageBreak/>
        <w:t>Hymns for Koiak</w:t>
      </w:r>
      <w:bookmarkEnd w:id="887"/>
      <w:bookmarkEnd w:id="888"/>
      <w:bookmarkEnd w:id="889"/>
      <w:bookmarkEnd w:id="1785"/>
      <w:r w:rsidR="00860765">
        <w:rPr>
          <w:rStyle w:val="FootnoteReference"/>
        </w:rPr>
        <w:footnoteReference w:id="538"/>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lastRenderedPageBreak/>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793" w:name="_Toc436140924"/>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9800DB">
        <w:t>The Psali Adam for the Ecclesiastical New Year</w:t>
      </w:r>
      <w:r>
        <w:fldChar w:fldCharType="end"/>
      </w:r>
      <w:r>
        <w:tab/>
      </w:r>
      <w:r>
        <w:fldChar w:fldCharType="begin"/>
      </w:r>
      <w:r>
        <w:instrText xml:space="preserve"> PAGEREF _Ref434473482 \h </w:instrText>
      </w:r>
      <w:r>
        <w:fldChar w:fldCharType="separate"/>
      </w:r>
      <w:r w:rsidR="009800DB">
        <w:rPr>
          <w:noProof/>
        </w:rPr>
        <w:t>564</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9800DB">
        <w:t>The Psali Batos for the Ecclesiastical New Year</w:t>
      </w:r>
      <w:r>
        <w:fldChar w:fldCharType="end"/>
      </w:r>
      <w:r>
        <w:tab/>
      </w:r>
      <w:r>
        <w:fldChar w:fldCharType="begin"/>
      </w:r>
      <w:r>
        <w:instrText xml:space="preserve"> PAGEREF _Ref434473530 \h </w:instrText>
      </w:r>
      <w:r>
        <w:fldChar w:fldCharType="separate"/>
      </w:r>
      <w:r w:rsidR="009800DB">
        <w:rPr>
          <w:noProof/>
        </w:rPr>
        <w:t>569</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9800DB">
        <w:t>The Psali Adam for the Feast of the Cross</w:t>
      </w:r>
      <w:r>
        <w:fldChar w:fldCharType="end"/>
      </w:r>
      <w:r>
        <w:tab/>
      </w:r>
      <w:r>
        <w:fldChar w:fldCharType="begin"/>
      </w:r>
      <w:r>
        <w:instrText xml:space="preserve"> PAGEREF _Ref434474964 \h </w:instrText>
      </w:r>
      <w:r>
        <w:fldChar w:fldCharType="separate"/>
      </w:r>
      <w:r w:rsidR="009800DB">
        <w:rPr>
          <w:noProof/>
        </w:rPr>
        <w:t>581</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9800DB">
        <w:t>The Psali Batos for the Feast of the Cross</w:t>
      </w:r>
      <w:r>
        <w:fldChar w:fldCharType="end"/>
      </w:r>
      <w:r>
        <w:tab/>
      </w:r>
      <w:r>
        <w:fldChar w:fldCharType="begin"/>
      </w:r>
      <w:r>
        <w:instrText xml:space="preserve"> PAGEREF _Ref434474992 \h </w:instrText>
      </w:r>
      <w:r>
        <w:fldChar w:fldCharType="separate"/>
      </w:r>
      <w:r w:rsidR="009800DB">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9800DB">
        <w:t>The Psali Adam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_Ref435003845 \h </w:instrText>
      </w:r>
      <w:r>
        <w:fldChar w:fldCharType="separate"/>
      </w:r>
      <w:r w:rsidR="009800DB">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9800DB">
        <w:t>The Psali Batos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_Ref435003860 \h </w:instrText>
      </w:r>
      <w:r>
        <w:fldChar w:fldCharType="separate"/>
      </w:r>
      <w:r w:rsidR="009800DB">
        <w:rPr>
          <w:noProof/>
        </w:rPr>
        <w:t>598</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9800DB">
        <w:t>The Sunday Psali Adam for Nativity</w:t>
      </w:r>
      <w:r>
        <w:fldChar w:fldCharType="end"/>
      </w:r>
      <w:r>
        <w:tab/>
      </w:r>
      <w:r>
        <w:fldChar w:fldCharType="begin"/>
      </w:r>
      <w:r>
        <w:instrText xml:space="preserve"> PAGEREF _Ref434475057 \h </w:instrText>
      </w:r>
      <w:r>
        <w:fldChar w:fldCharType="separate"/>
      </w:r>
      <w:r w:rsidR="009800DB">
        <w:rPr>
          <w:noProof/>
        </w:rPr>
        <w:t>660</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9800DB">
        <w:t>The Monday Psali Adam for Nativity</w:t>
      </w:r>
      <w:r>
        <w:fldChar w:fldCharType="end"/>
      </w:r>
      <w:r>
        <w:tab/>
      </w:r>
      <w:r>
        <w:fldChar w:fldCharType="begin"/>
      </w:r>
      <w:r>
        <w:instrText xml:space="preserve"> PAGEREF _Ref434475083 \h </w:instrText>
      </w:r>
      <w:r>
        <w:fldChar w:fldCharType="separate"/>
      </w:r>
      <w:r w:rsidR="009800DB">
        <w:rPr>
          <w:noProof/>
        </w:rPr>
        <w:t>664</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9800DB">
        <w:t>The Tuesday Psali Adam for Nativity</w:t>
      </w:r>
      <w:r>
        <w:fldChar w:fldCharType="end"/>
      </w:r>
      <w:r>
        <w:tab/>
      </w:r>
      <w:r>
        <w:fldChar w:fldCharType="begin"/>
      </w:r>
      <w:r>
        <w:instrText xml:space="preserve"> PAGEREF _Ref434475102 \h </w:instrText>
      </w:r>
      <w:r>
        <w:fldChar w:fldCharType="separate"/>
      </w:r>
      <w:r w:rsidR="009800DB">
        <w:rPr>
          <w:noProof/>
        </w:rPr>
        <w:t>669</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9800DB">
        <w:t>The Wednesday Psali Batos for Nativity</w:t>
      </w:r>
      <w:r>
        <w:fldChar w:fldCharType="end"/>
      </w:r>
      <w:r>
        <w:tab/>
      </w:r>
      <w:r>
        <w:fldChar w:fldCharType="begin"/>
      </w:r>
      <w:r>
        <w:instrText xml:space="preserve"> PAGEREF _Ref434475128 \h </w:instrText>
      </w:r>
      <w:r>
        <w:fldChar w:fldCharType="separate"/>
      </w:r>
      <w:r w:rsidR="009800DB">
        <w:rPr>
          <w:noProof/>
        </w:rPr>
        <w:t>675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9800DB">
        <w:t>The Thursday Psali Batos for Nativity</w:t>
      </w:r>
      <w:r>
        <w:fldChar w:fldCharType="end"/>
      </w:r>
      <w:r>
        <w:tab/>
      </w:r>
      <w:r>
        <w:fldChar w:fldCharType="begin"/>
      </w:r>
      <w:r>
        <w:instrText xml:space="preserve"> PAGEREF _Ref434475150 \h </w:instrText>
      </w:r>
      <w:r>
        <w:fldChar w:fldCharType="separate"/>
      </w:r>
      <w:r w:rsidR="009800DB">
        <w:rPr>
          <w:noProof/>
        </w:rPr>
        <w:t>679</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9800DB">
        <w:t>The Friday Psali Batos for Nativity</w:t>
      </w:r>
      <w:r>
        <w:fldChar w:fldCharType="end"/>
      </w:r>
      <w:r>
        <w:tab/>
      </w:r>
      <w:r>
        <w:fldChar w:fldCharType="begin"/>
      </w:r>
      <w:r>
        <w:instrText xml:space="preserve"> PAGEREF _Ref434475177 \h </w:instrText>
      </w:r>
      <w:r>
        <w:fldChar w:fldCharType="separate"/>
      </w:r>
      <w:r w:rsidR="009800DB">
        <w:rPr>
          <w:noProof/>
        </w:rPr>
        <w:t>683</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9800DB">
        <w:t>The Saturday Psali Batos for Nativity</w:t>
      </w:r>
      <w:r>
        <w:fldChar w:fldCharType="end"/>
      </w:r>
      <w:r>
        <w:tab/>
      </w:r>
      <w:r>
        <w:fldChar w:fldCharType="begin"/>
      </w:r>
      <w:r>
        <w:instrText xml:space="preserve"> PAGEREF _Ref434475196 \h </w:instrText>
      </w:r>
      <w:r>
        <w:fldChar w:fldCharType="separate"/>
      </w:r>
      <w:r w:rsidR="009800DB">
        <w:rPr>
          <w:noProof/>
        </w:rPr>
        <w:t>688</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9800DB">
        <w:t>The Psali Adam for the Circumcision</w:t>
      </w:r>
      <w:r>
        <w:fldChar w:fldCharType="end"/>
      </w:r>
      <w:r>
        <w:tab/>
      </w:r>
      <w:r>
        <w:fldChar w:fldCharType="begin"/>
      </w:r>
      <w:r>
        <w:instrText xml:space="preserve"> PAGEREF _Ref434475229 \h </w:instrText>
      </w:r>
      <w:r>
        <w:fldChar w:fldCharType="separate"/>
      </w:r>
      <w:r w:rsidR="009800DB">
        <w:rPr>
          <w:noProof/>
        </w:rPr>
        <w:t>698</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9800DB">
        <w:t>The Psali Batos for the Circumcision</w:t>
      </w:r>
      <w:r>
        <w:fldChar w:fldCharType="end"/>
      </w:r>
      <w:r>
        <w:tab/>
      </w:r>
      <w:r>
        <w:fldChar w:fldCharType="begin"/>
      </w:r>
      <w:r>
        <w:instrText xml:space="preserve"> PAGEREF _Ref434475252 \h </w:instrText>
      </w:r>
      <w:r>
        <w:fldChar w:fldCharType="separate"/>
      </w:r>
      <w:r w:rsidR="009800DB">
        <w:rPr>
          <w:noProof/>
        </w:rPr>
        <w:t>702</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9800DB">
        <w:t>The Sunday Psali Adam for Theophany</w:t>
      </w:r>
      <w:r>
        <w:fldChar w:fldCharType="end"/>
      </w:r>
      <w:r>
        <w:tab/>
      </w:r>
      <w:r>
        <w:fldChar w:fldCharType="begin"/>
      </w:r>
      <w:r>
        <w:instrText xml:space="preserve"> PAGEREF _Ref434475280 \h </w:instrText>
      </w:r>
      <w:r>
        <w:fldChar w:fldCharType="separate"/>
      </w:r>
      <w:r w:rsidR="009800DB">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9800DB">
        <w:t>The Monday Psali Adam for Theophany</w:t>
      </w:r>
      <w:r>
        <w:fldChar w:fldCharType="end"/>
      </w:r>
      <w:r>
        <w:tab/>
      </w:r>
      <w:r>
        <w:fldChar w:fldCharType="begin"/>
      </w:r>
      <w:r>
        <w:instrText xml:space="preserve"> PAGEREF _Ref434475309 \h </w:instrText>
      </w:r>
      <w:r>
        <w:fldChar w:fldCharType="separate"/>
      </w:r>
      <w:r w:rsidR="009800DB">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9800DB">
        <w:t>The Tuesday Psali Adam for Theophany</w:t>
      </w:r>
      <w:r>
        <w:fldChar w:fldCharType="end"/>
      </w:r>
      <w:r>
        <w:tab/>
      </w:r>
      <w:r>
        <w:fldChar w:fldCharType="begin"/>
      </w:r>
      <w:r>
        <w:instrText xml:space="preserve"> PAGEREF _Ref434475331 \h </w:instrText>
      </w:r>
      <w:r>
        <w:fldChar w:fldCharType="separate"/>
      </w:r>
      <w:r w:rsidR="009800DB">
        <w:rPr>
          <w:noProof/>
        </w:rPr>
        <w:t>721</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9800DB">
        <w:t>The Wednesday Psali Batos for Theophany</w:t>
      </w:r>
      <w:r>
        <w:fldChar w:fldCharType="end"/>
      </w:r>
      <w:r>
        <w:tab/>
      </w:r>
      <w:r>
        <w:fldChar w:fldCharType="begin"/>
      </w:r>
      <w:r>
        <w:instrText xml:space="preserve"> PAGEREF _Ref434475362 \h </w:instrText>
      </w:r>
      <w:r>
        <w:fldChar w:fldCharType="separate"/>
      </w:r>
      <w:r w:rsidR="009800DB">
        <w:rPr>
          <w:noProof/>
        </w:rPr>
        <w:t>725</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9800DB">
        <w:t>The Thursday Psali Batos for Theophany</w:t>
      </w:r>
      <w:r>
        <w:fldChar w:fldCharType="end"/>
      </w:r>
      <w:r>
        <w:tab/>
      </w:r>
      <w:r>
        <w:fldChar w:fldCharType="begin"/>
      </w:r>
      <w:r>
        <w:instrText xml:space="preserve"> PAGEREF _Ref434475388 \h </w:instrText>
      </w:r>
      <w:r>
        <w:fldChar w:fldCharType="separate"/>
      </w:r>
      <w:r w:rsidR="009800DB">
        <w:rPr>
          <w:noProof/>
        </w:rPr>
        <w:t>729</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9800DB">
        <w:t>The Friday Psali Batos for Theophany</w:t>
      </w:r>
      <w:r>
        <w:fldChar w:fldCharType="end"/>
      </w:r>
      <w:r>
        <w:tab/>
      </w:r>
      <w:r>
        <w:fldChar w:fldCharType="begin"/>
      </w:r>
      <w:r>
        <w:instrText xml:space="preserve"> PAGEREF _Ref434475411 \h </w:instrText>
      </w:r>
      <w:r>
        <w:fldChar w:fldCharType="separate"/>
      </w:r>
      <w:r w:rsidR="009800DB">
        <w:rPr>
          <w:noProof/>
        </w:rPr>
        <w:t>733</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9800DB">
        <w:t>The Saturday Psali Batos for Theophany</w:t>
      </w:r>
      <w:r>
        <w:fldChar w:fldCharType="end"/>
      </w:r>
      <w:r>
        <w:tab/>
      </w:r>
      <w:r>
        <w:fldChar w:fldCharType="begin"/>
      </w:r>
      <w:r>
        <w:instrText xml:space="preserve"> PAGEREF _Ref434475434 \h </w:instrText>
      </w:r>
      <w:r>
        <w:fldChar w:fldCharType="separate"/>
      </w:r>
      <w:r w:rsidR="009800DB">
        <w:rPr>
          <w:noProof/>
        </w:rPr>
        <w:t>737</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9800DB">
        <w:t>The Psali Adam for the Wedding of Cana</w:t>
      </w:r>
      <w:r>
        <w:fldChar w:fldCharType="end"/>
      </w:r>
      <w:r>
        <w:tab/>
      </w:r>
      <w:r>
        <w:fldChar w:fldCharType="begin"/>
      </w:r>
      <w:r>
        <w:instrText xml:space="preserve"> PAGEREF _Ref434475472 \h </w:instrText>
      </w:r>
      <w:r>
        <w:fldChar w:fldCharType="separate"/>
      </w:r>
      <w:r w:rsidR="009800DB">
        <w:rPr>
          <w:noProof/>
        </w:rPr>
        <w:t>743</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9800DB">
        <w:t>The Psali Batos for the Wedding of Cana</w:t>
      </w:r>
      <w:r>
        <w:fldChar w:fldCharType="end"/>
      </w:r>
      <w:r>
        <w:tab/>
      </w:r>
      <w:r>
        <w:fldChar w:fldCharType="begin"/>
      </w:r>
      <w:r>
        <w:instrText xml:space="preserve"> PAGEREF _Ref434475500 \h </w:instrText>
      </w:r>
      <w:r>
        <w:fldChar w:fldCharType="separate"/>
      </w:r>
      <w:r w:rsidR="009800DB">
        <w:rPr>
          <w:noProof/>
        </w:rPr>
        <w:t>747</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9800DB">
        <w:t>The Psali Adam for Annunciation</w:t>
      </w:r>
      <w:r>
        <w:fldChar w:fldCharType="end"/>
      </w:r>
      <w:r>
        <w:tab/>
      </w:r>
      <w:r>
        <w:fldChar w:fldCharType="begin"/>
      </w:r>
      <w:r>
        <w:instrText xml:space="preserve"> PAGEREF _Ref434475566 \h </w:instrText>
      </w:r>
      <w:r>
        <w:fldChar w:fldCharType="separate"/>
      </w:r>
      <w:r w:rsidR="009800DB">
        <w:rPr>
          <w:noProof/>
        </w:rPr>
        <w:t>773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9800DB">
        <w:t>The Psali Batos for Annunciation</w:t>
      </w:r>
      <w:r>
        <w:fldChar w:fldCharType="end"/>
      </w:r>
      <w:r>
        <w:tab/>
      </w:r>
      <w:r>
        <w:fldChar w:fldCharType="begin"/>
      </w:r>
      <w:r>
        <w:instrText xml:space="preserve"> PAGEREF _Ref434475591 \h </w:instrText>
      </w:r>
      <w:r>
        <w:fldChar w:fldCharType="separate"/>
      </w:r>
      <w:r w:rsidR="009800DB">
        <w:rPr>
          <w:noProof/>
        </w:rPr>
        <w:t>777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9800DB">
        <w:t>The Psali Adam for the Entrance into Egypt</w:t>
      </w:r>
      <w:r>
        <w:fldChar w:fldCharType="end"/>
      </w:r>
      <w:r>
        <w:tab/>
      </w:r>
      <w:r>
        <w:fldChar w:fldCharType="begin"/>
      </w:r>
      <w:r>
        <w:instrText xml:space="preserve"> PAGEREF _Ref434476089 \h </w:instrText>
      </w:r>
      <w:r>
        <w:fldChar w:fldCharType="separate"/>
      </w:r>
      <w:r w:rsidR="009800DB">
        <w:rPr>
          <w:noProof/>
        </w:rPr>
        <w:t>797</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9800DB">
        <w:t>The Psali Batos for the Entrance into Egypt</w:t>
      </w:r>
      <w:r>
        <w:fldChar w:fldCharType="end"/>
      </w:r>
      <w:r>
        <w:tab/>
      </w:r>
      <w:r>
        <w:fldChar w:fldCharType="begin"/>
      </w:r>
      <w:r>
        <w:instrText xml:space="preserve"> PAGEREF _Ref434476112 \h </w:instrText>
      </w:r>
      <w:r>
        <w:fldChar w:fldCharType="separate"/>
      </w:r>
      <w:r w:rsidR="009800DB">
        <w:rPr>
          <w:noProof/>
        </w:rPr>
        <w:t>801</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9800DB">
        <w:t>The Psali Adam for the Apostles’ Fast</w:t>
      </w:r>
      <w:r>
        <w:fldChar w:fldCharType="end"/>
      </w:r>
      <w:r>
        <w:tab/>
      </w:r>
      <w:r>
        <w:fldChar w:fldCharType="begin"/>
      </w:r>
      <w:r>
        <w:instrText xml:space="preserve"> PAGEREF _Ref434476183 \h </w:instrText>
      </w:r>
      <w:r>
        <w:fldChar w:fldCharType="separate"/>
      </w:r>
      <w:r w:rsidR="009800DB">
        <w:rPr>
          <w:noProof/>
        </w:rPr>
        <w:t>812</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9800DB">
        <w:t>The Psali Batos for the Apostles’ Fast</w:t>
      </w:r>
      <w:r>
        <w:fldChar w:fldCharType="end"/>
      </w:r>
      <w:r>
        <w:tab/>
      </w:r>
      <w:r>
        <w:fldChar w:fldCharType="begin"/>
      </w:r>
      <w:r>
        <w:instrText xml:space="preserve"> PAGEREF _Ref434476204 \h </w:instrText>
      </w:r>
      <w:r>
        <w:fldChar w:fldCharType="separate"/>
      </w:r>
      <w:r w:rsidR="009800DB">
        <w:rPr>
          <w:noProof/>
        </w:rPr>
        <w:t>816</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9800DB">
        <w:t>The Psali Adam for the Apostles’ Feast</w:t>
      </w:r>
      <w:r>
        <w:fldChar w:fldCharType="end"/>
      </w:r>
      <w:r>
        <w:tab/>
      </w:r>
      <w:r>
        <w:fldChar w:fldCharType="begin"/>
      </w:r>
      <w:r>
        <w:instrText xml:space="preserve"> PAGEREF _Ref434476236 \h </w:instrText>
      </w:r>
      <w:r>
        <w:fldChar w:fldCharType="separate"/>
      </w:r>
      <w:r w:rsidR="009800DB">
        <w:rPr>
          <w:noProof/>
        </w:rPr>
        <w:t>830</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9800DB">
        <w:t>The Psali Batos for the Apostles’ Feast</w:t>
      </w:r>
      <w:r>
        <w:fldChar w:fldCharType="end"/>
      </w:r>
      <w:r>
        <w:tab/>
      </w:r>
      <w:r>
        <w:fldChar w:fldCharType="begin"/>
      </w:r>
      <w:r>
        <w:instrText xml:space="preserve"> PAGEREF _Ref434476261 \h </w:instrText>
      </w:r>
      <w:r>
        <w:fldChar w:fldCharType="separate"/>
      </w:r>
      <w:r w:rsidR="009800DB">
        <w:rPr>
          <w:noProof/>
        </w:rPr>
        <w:t>834</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9800DB">
        <w:t>The Psali Adam for the Transfiguration</w:t>
      </w:r>
      <w:r>
        <w:fldChar w:fldCharType="end"/>
      </w:r>
      <w:r>
        <w:tab/>
      </w:r>
      <w:r>
        <w:fldChar w:fldCharType="begin"/>
      </w:r>
      <w:r>
        <w:instrText xml:space="preserve"> PAGEREF _Ref434476299 \h </w:instrText>
      </w:r>
      <w:r>
        <w:fldChar w:fldCharType="separate"/>
      </w:r>
      <w:r w:rsidR="009800DB">
        <w:rPr>
          <w:noProof/>
        </w:rPr>
        <w:t>854</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9800DB">
        <w:t>The Psali Batos for the Transfiguration</w:t>
      </w:r>
      <w:r>
        <w:fldChar w:fldCharType="end"/>
      </w:r>
      <w:r>
        <w:tab/>
      </w:r>
      <w:r>
        <w:fldChar w:fldCharType="begin"/>
      </w:r>
      <w:r>
        <w:instrText xml:space="preserve"> PAGEREF _Ref434476316 \h </w:instrText>
      </w:r>
      <w:r>
        <w:fldChar w:fldCharType="separate"/>
      </w:r>
      <w:r w:rsidR="009800DB">
        <w:rPr>
          <w:noProof/>
        </w:rPr>
        <w:t>858</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9800DB">
        <w:t>The Psali Adam for Great Lent</w:t>
      </w:r>
      <w:r>
        <w:fldChar w:fldCharType="end"/>
      </w:r>
      <w:r>
        <w:tab/>
      </w:r>
      <w:r>
        <w:fldChar w:fldCharType="begin"/>
      </w:r>
      <w:r>
        <w:instrText xml:space="preserve"> PAGEREF _Ref434476347 \h </w:instrText>
      </w:r>
      <w:r>
        <w:fldChar w:fldCharType="separate"/>
      </w:r>
      <w:r w:rsidR="009800DB">
        <w:rPr>
          <w:noProof/>
        </w:rPr>
        <w:t>893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9800DB">
        <w:t>The Psali Batos for Great Lent</w:t>
      </w:r>
      <w:r>
        <w:fldChar w:fldCharType="end"/>
      </w:r>
      <w:r>
        <w:tab/>
      </w:r>
      <w:r>
        <w:fldChar w:fldCharType="begin"/>
      </w:r>
      <w:r>
        <w:instrText xml:space="preserve"> PAGEREF _Ref434476369 \h </w:instrText>
      </w:r>
      <w:r>
        <w:fldChar w:fldCharType="separate"/>
      </w:r>
      <w:r w:rsidR="009800DB">
        <w:rPr>
          <w:noProof/>
        </w:rPr>
        <w:t>897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9800DB">
        <w:t>The Psali Batos for Lazarus Saturday</w:t>
      </w:r>
      <w:r>
        <w:fldChar w:fldCharType="end"/>
      </w:r>
      <w:r>
        <w:tab/>
      </w:r>
      <w:r>
        <w:fldChar w:fldCharType="begin"/>
      </w:r>
      <w:r>
        <w:instrText xml:space="preserve"> PAGEREF _Ref434476394 \h </w:instrText>
      </w:r>
      <w:r>
        <w:fldChar w:fldCharType="separate"/>
      </w:r>
      <w:r w:rsidR="009800DB">
        <w:rPr>
          <w:noProof/>
        </w:rPr>
        <w:t>902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9800DB">
        <w:t>The Psali Adam for Palm Sunday</w:t>
      </w:r>
      <w:r>
        <w:fldChar w:fldCharType="end"/>
      </w:r>
      <w:r>
        <w:tab/>
      </w:r>
      <w:r>
        <w:fldChar w:fldCharType="begin"/>
      </w:r>
      <w:r>
        <w:instrText xml:space="preserve"> PAGEREF _Ref434476417 \h </w:instrText>
      </w:r>
      <w:r>
        <w:fldChar w:fldCharType="separate"/>
      </w:r>
      <w:r w:rsidR="009800DB">
        <w:rPr>
          <w:noProof/>
        </w:rPr>
        <w:t>911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9800DB">
        <w:t>The Psali Batos for the Joyous Saturday</w:t>
      </w:r>
      <w:r>
        <w:fldChar w:fldCharType="end"/>
      </w:r>
      <w:r>
        <w:tab/>
      </w:r>
      <w:r>
        <w:fldChar w:fldCharType="begin"/>
      </w:r>
      <w:r>
        <w:instrText xml:space="preserve"> PAGEREF _Ref435562018 \h </w:instrText>
      </w:r>
      <w:r>
        <w:fldChar w:fldCharType="separate"/>
      </w:r>
      <w:r w:rsidR="009800DB">
        <w:rPr>
          <w:noProof/>
        </w:rPr>
        <w:t>915</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9800DB">
        <w:t>The Psali Adam for the Resurrection</w:t>
      </w:r>
      <w:r>
        <w:fldChar w:fldCharType="end"/>
      </w:r>
      <w:r>
        <w:tab/>
      </w:r>
      <w:r>
        <w:fldChar w:fldCharType="begin"/>
      </w:r>
      <w:r>
        <w:instrText xml:space="preserve"> PAGEREF _Ref434476440 \h </w:instrText>
      </w:r>
      <w:r>
        <w:fldChar w:fldCharType="separate"/>
      </w:r>
      <w:r w:rsidR="009800DB">
        <w:rPr>
          <w:noProof/>
        </w:rPr>
        <w:t>928</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9800DB">
        <w:t>The Psali Batos for the Resurrection</w:t>
      </w:r>
      <w:r>
        <w:fldChar w:fldCharType="end"/>
      </w:r>
      <w:r>
        <w:tab/>
      </w:r>
      <w:r>
        <w:fldChar w:fldCharType="begin"/>
      </w:r>
      <w:r>
        <w:instrText xml:space="preserve"> PAGEREF _Ref434476459 \h </w:instrText>
      </w:r>
      <w:r>
        <w:fldChar w:fldCharType="separate"/>
      </w:r>
      <w:r w:rsidR="009800DB">
        <w:rPr>
          <w:noProof/>
        </w:rPr>
        <w:t>932</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9800DB">
        <w:t>The Psali Adam for the Ascension</w:t>
      </w:r>
      <w:r>
        <w:fldChar w:fldCharType="end"/>
      </w:r>
      <w:r>
        <w:tab/>
      </w:r>
      <w:r>
        <w:fldChar w:fldCharType="begin"/>
      </w:r>
      <w:r>
        <w:instrText xml:space="preserve"> PAGEREF _Ref434476482 \h </w:instrText>
      </w:r>
      <w:r>
        <w:fldChar w:fldCharType="separate"/>
      </w:r>
      <w:r w:rsidR="009800DB">
        <w:rPr>
          <w:noProof/>
        </w:rPr>
        <w:t>940</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9800DB">
        <w:t>The Psali Batos for the Ascension</w:t>
      </w:r>
      <w:r>
        <w:fldChar w:fldCharType="end"/>
      </w:r>
      <w:r>
        <w:tab/>
      </w:r>
      <w:r>
        <w:fldChar w:fldCharType="begin"/>
      </w:r>
      <w:r>
        <w:instrText xml:space="preserve"> PAGEREF _Ref434476541 \h </w:instrText>
      </w:r>
      <w:r>
        <w:fldChar w:fldCharType="separate"/>
      </w:r>
      <w:r w:rsidR="009800DB">
        <w:rPr>
          <w:noProof/>
        </w:rPr>
        <w:t>944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9800DB">
        <w:t>The Psali Adam for Pentecost</w:t>
      </w:r>
      <w:r>
        <w:fldChar w:fldCharType="end"/>
      </w:r>
      <w:r>
        <w:tab/>
      </w:r>
      <w:r>
        <w:fldChar w:fldCharType="begin"/>
      </w:r>
      <w:r>
        <w:instrText xml:space="preserve"> PAGEREF _Ref434476566 \h </w:instrText>
      </w:r>
      <w:r>
        <w:fldChar w:fldCharType="separate"/>
      </w:r>
      <w:r w:rsidR="009800DB">
        <w:rPr>
          <w:noProof/>
        </w:rPr>
        <w:t>951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9800DB">
        <w:t>The Psali Adam for the Virgin</w:t>
      </w:r>
      <w:r>
        <w:fldChar w:fldCharType="end"/>
      </w:r>
      <w:r>
        <w:tab/>
      </w:r>
      <w:r>
        <w:fldChar w:fldCharType="begin"/>
      </w:r>
      <w:r>
        <w:instrText xml:space="preserve"> PAGEREF _Ref435642763 \h </w:instrText>
      </w:r>
      <w:r>
        <w:fldChar w:fldCharType="separate"/>
      </w:r>
      <w:r w:rsidR="009800DB">
        <w:rPr>
          <w:noProof/>
        </w:rPr>
        <w:t>862</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9800DB">
        <w:t>The Psali Batos for the Virgin</w:t>
      </w:r>
      <w:r>
        <w:fldChar w:fldCharType="end"/>
      </w:r>
      <w:r>
        <w:tab/>
      </w:r>
      <w:r>
        <w:fldChar w:fldCharType="begin"/>
      </w:r>
      <w:r>
        <w:instrText xml:space="preserve"> PAGEREF _Ref435734818 \h </w:instrText>
      </w:r>
      <w:r>
        <w:fldChar w:fldCharType="separate"/>
      </w:r>
      <w:r w:rsidR="009800DB">
        <w:rPr>
          <w:noProof/>
        </w:rPr>
        <w:t>866</w:t>
      </w:r>
      <w:r>
        <w:fldChar w:fldCharType="end"/>
      </w:r>
    </w:p>
    <w:p w14:paraId="3F93C9B6" w14:textId="77777777" w:rsidR="00B411C9" w:rsidRDefault="00B411C9" w:rsidP="00B411C9">
      <w:pPr>
        <w:pStyle w:val="Heading2"/>
      </w:pPr>
      <w:bookmarkStart w:id="1794" w:name="_Toc436140925"/>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9800DB">
        <w:t>The Introduction to the Doxologies</w:t>
      </w:r>
      <w:r>
        <w:fldChar w:fldCharType="end"/>
      </w:r>
      <w:r>
        <w:tab/>
      </w:r>
      <w:r>
        <w:fldChar w:fldCharType="begin"/>
      </w:r>
      <w:r>
        <w:instrText xml:space="preserve"> PAGEREF _Ref434477171 \h </w:instrText>
      </w:r>
      <w:r>
        <w:fldChar w:fldCharType="separate"/>
      </w:r>
      <w:r w:rsidR="009800DB">
        <w:rPr>
          <w:noProof/>
        </w:rPr>
        <w:t>29</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9800DB">
        <w:t>The Doxology for Ecclesiastical New Year</w:t>
      </w:r>
      <w:r>
        <w:fldChar w:fldCharType="end"/>
      </w:r>
      <w:r>
        <w:tab/>
      </w:r>
      <w:r>
        <w:fldChar w:fldCharType="begin"/>
      </w:r>
      <w:r>
        <w:instrText xml:space="preserve"> PAGEREF _Ref434477358 \h </w:instrText>
      </w:r>
      <w:r>
        <w:fldChar w:fldCharType="separate"/>
      </w:r>
      <w:r w:rsidR="009800DB">
        <w:rPr>
          <w:noProof/>
        </w:rPr>
        <w:t>563</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9800DB">
        <w:t>The Doxology for the Feast of the Cross</w:t>
      </w:r>
      <w:r>
        <w:fldChar w:fldCharType="end"/>
      </w:r>
      <w:r>
        <w:tab/>
      </w:r>
      <w:r>
        <w:fldChar w:fldCharType="begin"/>
      </w:r>
      <w:r>
        <w:instrText xml:space="preserve"> PAGEREF _Ref434477443 \h </w:instrText>
      </w:r>
      <w:r>
        <w:fldChar w:fldCharType="separate"/>
      </w:r>
      <w:r w:rsidR="009800DB">
        <w:rPr>
          <w:noProof/>
        </w:rPr>
        <w:t>578</w:t>
      </w:r>
      <w:r>
        <w:fldChar w:fldCharType="end"/>
      </w:r>
    </w:p>
    <w:p w14:paraId="380BE57A" w14:textId="77777777" w:rsidR="009800DB" w:rsidRDefault="00CC1CA8" w:rsidP="009E261C">
      <w:pPr>
        <w:pStyle w:val="Rubric"/>
      </w:pPr>
      <w:r>
        <w:fldChar w:fldCharType="begin"/>
      </w:r>
      <w:r>
        <w:instrText xml:space="preserve"> REF _Ref434478837 \h </w:instrText>
      </w:r>
      <w:r>
        <w:fldChar w:fldCharType="separate"/>
      </w:r>
      <w:r w:rsidR="009800DB">
        <w:t xml:space="preserve"> four Sundays before the Feast.</w:t>
      </w:r>
    </w:p>
    <w:p w14:paraId="6D5E5642" w14:textId="77777777" w:rsidR="00CC1CA8" w:rsidRDefault="009800D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631</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9800DB">
        <w:t xml:space="preserve">The Second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9800DB">
        <w:rPr>
          <w:noProof/>
        </w:rPr>
        <w:t>633</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9800DB">
        <w:t xml:space="preserve">The Third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9800DB">
        <w:rPr>
          <w:noProof/>
        </w:rPr>
        <w:t>634</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9800DB">
        <w:t xml:space="preserve">The Fourth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9800DB">
        <w:rPr>
          <w:noProof/>
        </w:rPr>
        <w:t>636</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9800DB">
        <w:t xml:space="preserve">The Fifth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9800DB">
        <w:rPr>
          <w:noProof/>
        </w:rPr>
        <w:t>637</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9800DB">
        <w:t xml:space="preserve">The Sixth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9800DB">
        <w:rPr>
          <w:noProof/>
        </w:rPr>
        <w:t>639</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9800DB">
        <w:t>The Doxology for the Preparation Day of Nativity</w:t>
      </w:r>
      <w:r>
        <w:fldChar w:fldCharType="end"/>
      </w:r>
      <w:r>
        <w:tab/>
      </w:r>
      <w:r>
        <w:fldChar w:fldCharType="begin"/>
      </w:r>
      <w:r>
        <w:instrText xml:space="preserve"> PAGEREF _Ref434477504 \h </w:instrText>
      </w:r>
      <w:r>
        <w:fldChar w:fldCharType="separate"/>
      </w:r>
      <w:r w:rsidR="009800DB">
        <w:rPr>
          <w:noProof/>
        </w:rPr>
        <w:t>654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9800DB">
        <w:t>The First Doxology for Nativity</w:t>
      </w:r>
      <w:r>
        <w:fldChar w:fldCharType="end"/>
      </w:r>
      <w:r>
        <w:tab/>
      </w:r>
      <w:r>
        <w:fldChar w:fldCharType="begin"/>
      </w:r>
      <w:r>
        <w:instrText xml:space="preserve"> PAGEREF _Ref434477532 \h </w:instrText>
      </w:r>
      <w:r>
        <w:fldChar w:fldCharType="separate"/>
      </w:r>
      <w:r w:rsidR="009800DB">
        <w:rPr>
          <w:noProof/>
        </w:rPr>
        <w:t>655</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9800DB">
        <w:t>The Second Doxology for Nativity</w:t>
      </w:r>
      <w:r>
        <w:fldChar w:fldCharType="end"/>
      </w:r>
      <w:r>
        <w:tab/>
      </w:r>
      <w:r>
        <w:fldChar w:fldCharType="begin"/>
      </w:r>
      <w:r>
        <w:instrText xml:space="preserve"> PAGEREF _Ref434477542 \h </w:instrText>
      </w:r>
      <w:r>
        <w:fldChar w:fldCharType="separate"/>
      </w:r>
      <w:r w:rsidR="009800DB">
        <w:rPr>
          <w:noProof/>
        </w:rPr>
        <w:t>657</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9800DB">
        <w:t>The Third Doxology for Nativity</w:t>
      </w:r>
      <w:r>
        <w:fldChar w:fldCharType="end"/>
      </w:r>
      <w:r>
        <w:tab/>
      </w:r>
      <w:r>
        <w:fldChar w:fldCharType="begin"/>
      </w:r>
      <w:r>
        <w:instrText xml:space="preserve"> PAGEREF _Ref434477554 \h </w:instrText>
      </w:r>
      <w:r>
        <w:fldChar w:fldCharType="separate"/>
      </w:r>
      <w:r w:rsidR="009800DB">
        <w:rPr>
          <w:noProof/>
        </w:rPr>
        <w:t>658</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9800DB">
        <w:t>The Doxology for the Circumcision</w:t>
      </w:r>
      <w:r>
        <w:fldChar w:fldCharType="end"/>
      </w:r>
      <w:r>
        <w:tab/>
      </w:r>
      <w:r>
        <w:fldChar w:fldCharType="begin"/>
      </w:r>
      <w:r>
        <w:instrText xml:space="preserve"> PAGEREF _Ref434477590 \h </w:instrText>
      </w:r>
      <w:r>
        <w:fldChar w:fldCharType="separate"/>
      </w:r>
      <w:r w:rsidR="009800DB">
        <w:rPr>
          <w:noProof/>
        </w:rPr>
        <w:t>697</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9800DB">
        <w:t>An Abridged Doxology for Theophany</w:t>
      </w:r>
      <w:r>
        <w:fldChar w:fldCharType="end"/>
      </w:r>
      <w:r>
        <w:tab/>
      </w:r>
      <w:r>
        <w:fldChar w:fldCharType="begin"/>
      </w:r>
      <w:r>
        <w:instrText xml:space="preserve"> PAGEREF _Ref434477630 \h </w:instrText>
      </w:r>
      <w:r>
        <w:fldChar w:fldCharType="separate"/>
      </w:r>
      <w:r w:rsidR="009800DB">
        <w:rPr>
          <w:noProof/>
        </w:rPr>
        <w:t>706</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9800DB">
        <w:t>The First Doxology for Theophany</w:t>
      </w:r>
      <w:r>
        <w:fldChar w:fldCharType="end"/>
      </w:r>
      <w:r>
        <w:tab/>
      </w:r>
      <w:r>
        <w:fldChar w:fldCharType="begin"/>
      </w:r>
      <w:r>
        <w:instrText xml:space="preserve"> PAGEREF _Ref434477641 \h </w:instrText>
      </w:r>
      <w:r>
        <w:fldChar w:fldCharType="separate"/>
      </w:r>
      <w:r w:rsidR="009800DB">
        <w:rPr>
          <w:noProof/>
        </w:rPr>
        <w:t>708</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9800DB">
        <w:t>The Second Doxology for Theophany</w:t>
      </w:r>
      <w:r>
        <w:fldChar w:fldCharType="end"/>
      </w:r>
      <w:r>
        <w:tab/>
      </w:r>
      <w:r>
        <w:fldChar w:fldCharType="begin"/>
      </w:r>
      <w:r>
        <w:instrText xml:space="preserve"> PAGEREF _Ref434477660 \h </w:instrText>
      </w:r>
      <w:r>
        <w:fldChar w:fldCharType="separate"/>
      </w:r>
      <w:r w:rsidR="009800DB">
        <w:rPr>
          <w:noProof/>
        </w:rPr>
        <w:t>710</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9800DB">
        <w:t>The Doxology for the Wedding of Cana</w:t>
      </w:r>
      <w:r>
        <w:fldChar w:fldCharType="end"/>
      </w:r>
      <w:r>
        <w:tab/>
      </w:r>
      <w:r>
        <w:fldChar w:fldCharType="begin"/>
      </w:r>
      <w:r>
        <w:instrText xml:space="preserve"> PAGEREF _Ref434477774 \h </w:instrText>
      </w:r>
      <w:r>
        <w:fldChar w:fldCharType="separate"/>
      </w:r>
      <w:r w:rsidR="009800DB">
        <w:rPr>
          <w:noProof/>
        </w:rPr>
        <w:t>742</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9800DB">
        <w:t>The Doxology for the Entrance into the Temple</w:t>
      </w:r>
      <w:r>
        <w:fldChar w:fldCharType="end"/>
      </w:r>
      <w:r>
        <w:tab/>
      </w:r>
      <w:r>
        <w:fldChar w:fldCharType="begin"/>
      </w:r>
      <w:r>
        <w:instrText xml:space="preserve"> PAGEREF _Ref434477815 \h </w:instrText>
      </w:r>
      <w:r>
        <w:fldChar w:fldCharType="separate"/>
      </w:r>
      <w:r w:rsidR="009800DB">
        <w:rPr>
          <w:noProof/>
        </w:rPr>
        <w:t>760</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9800DB">
        <w:t>The Doxology for the Annunciation</w:t>
      </w:r>
      <w:r>
        <w:fldChar w:fldCharType="end"/>
      </w:r>
      <w:r>
        <w:tab/>
      </w:r>
      <w:r>
        <w:fldChar w:fldCharType="begin"/>
      </w:r>
      <w:r>
        <w:instrText xml:space="preserve"> PAGEREF _Ref434477856 \h </w:instrText>
      </w:r>
      <w:r>
        <w:fldChar w:fldCharType="separate"/>
      </w:r>
      <w:r w:rsidR="009800DB">
        <w:rPr>
          <w:noProof/>
        </w:rPr>
        <w:t>772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9800DB">
        <w:t>The Doxology for the Entrance into Egypt</w:t>
      </w:r>
      <w:r>
        <w:fldChar w:fldCharType="end"/>
      </w:r>
      <w:r>
        <w:tab/>
      </w:r>
      <w:r>
        <w:fldChar w:fldCharType="begin"/>
      </w:r>
      <w:r>
        <w:instrText xml:space="preserve"> PAGEREF _Ref434477906 \h </w:instrText>
      </w:r>
      <w:r>
        <w:fldChar w:fldCharType="separate"/>
      </w:r>
      <w:r w:rsidR="009800DB">
        <w:rPr>
          <w:noProof/>
        </w:rPr>
        <w:t>796</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9800DB">
        <w:t>The Doxology of the Transfiguration</w:t>
      </w:r>
      <w:r>
        <w:fldChar w:fldCharType="end"/>
      </w:r>
      <w:r>
        <w:tab/>
      </w:r>
      <w:r>
        <w:fldChar w:fldCharType="begin"/>
      </w:r>
      <w:r>
        <w:instrText xml:space="preserve"> PAGEREF _Ref434478012 \h </w:instrText>
      </w:r>
      <w:r>
        <w:fldChar w:fldCharType="separate"/>
      </w:r>
      <w:r w:rsidR="009800DB">
        <w:rPr>
          <w:noProof/>
        </w:rPr>
        <w:t>853</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9800DB">
        <w:t>The Doxology of Jonah’s Fast</w:t>
      </w:r>
      <w:r>
        <w:fldChar w:fldCharType="end"/>
      </w:r>
      <w:r>
        <w:tab/>
      </w:r>
      <w:r>
        <w:fldChar w:fldCharType="begin"/>
      </w:r>
      <w:r>
        <w:instrText xml:space="preserve"> PAGEREF _Ref434478053 \h </w:instrText>
      </w:r>
      <w:r>
        <w:fldChar w:fldCharType="separate"/>
      </w:r>
      <w:r w:rsidR="009800DB">
        <w:rPr>
          <w:noProof/>
        </w:rPr>
        <w:t>878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9800DB">
        <w:t>The Doxology for Saturday and Sunday in Great Lent</w:t>
      </w:r>
      <w:r>
        <w:fldChar w:fldCharType="end"/>
      </w:r>
      <w:r>
        <w:tab/>
      </w:r>
      <w:r>
        <w:fldChar w:fldCharType="begin"/>
      </w:r>
      <w:r>
        <w:instrText xml:space="preserve"> PAGEREF _Ref434478080 \h </w:instrText>
      </w:r>
      <w:r>
        <w:fldChar w:fldCharType="separate"/>
      </w:r>
      <w:r w:rsidR="009800DB">
        <w:rPr>
          <w:noProof/>
        </w:rPr>
        <w:t>879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9800DB">
        <w:t>The Doxology for Weekdays in Great Lent</w:t>
      </w:r>
      <w:r>
        <w:fldChar w:fldCharType="end"/>
      </w:r>
      <w:r>
        <w:tab/>
      </w:r>
      <w:r>
        <w:fldChar w:fldCharType="begin"/>
      </w:r>
      <w:r>
        <w:instrText xml:space="preserve"> PAGEREF _Ref434478104 \h </w:instrText>
      </w:r>
      <w:r>
        <w:fldChar w:fldCharType="separate"/>
      </w:r>
      <w:r w:rsidR="009800DB">
        <w:rPr>
          <w:noProof/>
        </w:rPr>
        <w:t>882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9800DB">
        <w:t>A Second Doxology for Weekdays in Great Lent</w:t>
      </w:r>
      <w:r>
        <w:fldChar w:fldCharType="end"/>
      </w:r>
      <w:r>
        <w:tab/>
      </w:r>
      <w:r>
        <w:fldChar w:fldCharType="begin"/>
      </w:r>
      <w:r>
        <w:instrText xml:space="preserve"> PAGEREF _Ref434478128 \h </w:instrText>
      </w:r>
      <w:r>
        <w:fldChar w:fldCharType="separate"/>
      </w:r>
      <w:r w:rsidR="009800DB">
        <w:rPr>
          <w:noProof/>
        </w:rPr>
        <w:t>883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9800DB">
        <w:t>A Third Doxology for Weekdays in Great Lent</w:t>
      </w:r>
      <w:r>
        <w:fldChar w:fldCharType="end"/>
      </w:r>
      <w:r>
        <w:tab/>
      </w:r>
      <w:r>
        <w:fldChar w:fldCharType="begin"/>
      </w:r>
      <w:r>
        <w:instrText xml:space="preserve"> PAGEREF _Ref434478147 \h </w:instrText>
      </w:r>
      <w:r>
        <w:fldChar w:fldCharType="separate"/>
      </w:r>
      <w:r w:rsidR="009800DB">
        <w:rPr>
          <w:noProof/>
        </w:rPr>
        <w:t>886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9800DB">
        <w:t>The Fourth Doxology for Great Lent</w:t>
      </w:r>
      <w:r>
        <w:fldChar w:fldCharType="end"/>
      </w:r>
      <w:r>
        <w:tab/>
      </w:r>
      <w:r>
        <w:fldChar w:fldCharType="begin"/>
      </w:r>
      <w:r>
        <w:instrText xml:space="preserve"> PAGEREF _Ref434478172 \h </w:instrText>
      </w:r>
      <w:r>
        <w:fldChar w:fldCharType="separate"/>
      </w:r>
      <w:r w:rsidR="009800DB">
        <w:rPr>
          <w:noProof/>
        </w:rPr>
        <w:t>887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9800DB">
        <w:t>The First Doxology for Palm Sunday</w:t>
      </w:r>
      <w:r>
        <w:fldChar w:fldCharType="end"/>
      </w:r>
      <w:r>
        <w:tab/>
      </w:r>
      <w:r>
        <w:fldChar w:fldCharType="begin"/>
      </w:r>
      <w:r>
        <w:instrText xml:space="preserve"> PAGEREF _Ref434478217 \h </w:instrText>
      </w:r>
      <w:r>
        <w:fldChar w:fldCharType="separate"/>
      </w:r>
      <w:r w:rsidR="009800DB">
        <w:rPr>
          <w:noProof/>
        </w:rPr>
        <w:t>906</w:t>
      </w:r>
      <w:r>
        <w:fldChar w:fldCharType="end"/>
      </w:r>
    </w:p>
    <w:p w14:paraId="11606B4A" w14:textId="77777777" w:rsidR="00E21EA3" w:rsidRDefault="00E21EA3" w:rsidP="00CC1CA8">
      <w:pPr>
        <w:tabs>
          <w:tab w:val="left" w:leader="dot" w:pos="8280"/>
        </w:tabs>
        <w:spacing w:after="0" w:line="240" w:lineRule="auto"/>
      </w:pPr>
      <w:r>
        <w:lastRenderedPageBreak/>
        <w:fldChar w:fldCharType="begin"/>
      </w:r>
      <w:r>
        <w:instrText xml:space="preserve"> REF _Ref434478234 \h </w:instrText>
      </w:r>
      <w:r w:rsidR="00CC1CA8">
        <w:instrText xml:space="preserve"> \* MERGEFORMAT </w:instrText>
      </w:r>
      <w:r>
        <w:fldChar w:fldCharType="separate"/>
      </w:r>
      <w:r w:rsidR="009800DB">
        <w:t>The Second Doxology for Palm Sunday</w:t>
      </w:r>
      <w:r>
        <w:fldChar w:fldCharType="end"/>
      </w:r>
      <w:r>
        <w:tab/>
      </w:r>
      <w:r>
        <w:fldChar w:fldCharType="begin"/>
      </w:r>
      <w:r>
        <w:instrText xml:space="preserve"> PAGEREF _Ref434478234 \h </w:instrText>
      </w:r>
      <w:r>
        <w:fldChar w:fldCharType="separate"/>
      </w:r>
      <w:r w:rsidR="009800DB">
        <w:rPr>
          <w:noProof/>
        </w:rPr>
        <w:t>908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9800DB">
        <w:t>The Third Doxology for Palm Sunday</w:t>
      </w:r>
      <w:r>
        <w:fldChar w:fldCharType="end"/>
      </w:r>
      <w:r>
        <w:tab/>
      </w:r>
      <w:r>
        <w:fldChar w:fldCharType="begin"/>
      </w:r>
      <w:r>
        <w:instrText xml:space="preserve"> PAGEREF _Ref434478255 \h </w:instrText>
      </w:r>
      <w:r>
        <w:fldChar w:fldCharType="separate"/>
      </w:r>
      <w:r w:rsidR="009800DB">
        <w:rPr>
          <w:noProof/>
        </w:rPr>
        <w:t>909</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9800DB">
        <w:t>The Doxology for the Resurrection</w:t>
      </w:r>
      <w:r>
        <w:fldChar w:fldCharType="end"/>
      </w:r>
      <w:r>
        <w:tab/>
      </w:r>
      <w:r>
        <w:fldChar w:fldCharType="begin"/>
      </w:r>
      <w:r>
        <w:instrText xml:space="preserve"> PAGEREF _Ref434478294 \h </w:instrText>
      </w:r>
      <w:r>
        <w:fldChar w:fldCharType="separate"/>
      </w:r>
      <w:r w:rsidR="009800DB">
        <w:rPr>
          <w:noProof/>
        </w:rPr>
        <w:t>924</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9800DB">
        <w:t>Another Doxology for the Resurrection</w:t>
      </w:r>
      <w:r>
        <w:fldChar w:fldCharType="end"/>
      </w:r>
      <w:r>
        <w:tab/>
      </w:r>
      <w:r>
        <w:fldChar w:fldCharType="begin"/>
      </w:r>
      <w:r>
        <w:instrText xml:space="preserve"> PAGEREF _Ref434478317 \h </w:instrText>
      </w:r>
      <w:r>
        <w:fldChar w:fldCharType="separate"/>
      </w:r>
      <w:r w:rsidR="009800DB">
        <w:rPr>
          <w:noProof/>
        </w:rPr>
        <w:t>925</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9800DB">
        <w:t>A Doxology for Archangel Michael for the Resurrection</w:t>
      </w:r>
      <w:r>
        <w:fldChar w:fldCharType="end"/>
      </w:r>
      <w:r>
        <w:tab/>
      </w:r>
      <w:r>
        <w:fldChar w:fldCharType="begin"/>
      </w:r>
      <w:r>
        <w:instrText xml:space="preserve"> PAGEREF _Ref434478347 \h </w:instrText>
      </w:r>
      <w:r>
        <w:fldChar w:fldCharType="separate"/>
      </w:r>
      <w:r w:rsidR="009800DB">
        <w:rPr>
          <w:noProof/>
        </w:rPr>
        <w:t>926</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9800DB">
        <w:t>The Doxology for Thomas Sunday</w:t>
      </w:r>
      <w:r>
        <w:fldChar w:fldCharType="end"/>
      </w:r>
      <w:r>
        <w:tab/>
      </w:r>
      <w:r>
        <w:fldChar w:fldCharType="begin"/>
      </w:r>
      <w:r>
        <w:instrText xml:space="preserve"> PAGEREF _Ref434478375 \h </w:instrText>
      </w:r>
      <w:r>
        <w:fldChar w:fldCharType="separate"/>
      </w:r>
      <w:r w:rsidR="009800DB">
        <w:rPr>
          <w:noProof/>
        </w:rPr>
        <w:t>936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9800DB">
        <w:t>The Doxology for the Ascension</w:t>
      </w:r>
      <w:r>
        <w:fldChar w:fldCharType="end"/>
      </w:r>
      <w:r>
        <w:tab/>
      </w:r>
      <w:r>
        <w:fldChar w:fldCharType="begin"/>
      </w:r>
      <w:r>
        <w:instrText xml:space="preserve"> PAGEREF _Ref434478556 \h </w:instrText>
      </w:r>
      <w:r>
        <w:fldChar w:fldCharType="separate"/>
      </w:r>
      <w:r w:rsidR="009800DB">
        <w:rPr>
          <w:noProof/>
        </w:rPr>
        <w:t>937</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9800DB">
        <w:t>The Doxology for Pentecost</w:t>
      </w:r>
      <w:r>
        <w:fldChar w:fldCharType="end"/>
      </w:r>
      <w:r>
        <w:tab/>
      </w:r>
      <w:r>
        <w:fldChar w:fldCharType="begin"/>
      </w:r>
      <w:r>
        <w:instrText xml:space="preserve"> PAGEREF _Ref434478581 \h </w:instrText>
      </w:r>
      <w:r>
        <w:fldChar w:fldCharType="separate"/>
      </w:r>
      <w:r w:rsidR="009800DB">
        <w:rPr>
          <w:noProof/>
        </w:rPr>
        <w:t>948</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9800DB">
        <w:t>The Evening Doxology of the Virgin</w:t>
      </w:r>
      <w:r>
        <w:fldChar w:fldCharType="end"/>
      </w:r>
      <w:r>
        <w:tab/>
      </w:r>
      <w:r>
        <w:fldChar w:fldCharType="begin"/>
      </w:r>
      <w:r>
        <w:instrText xml:space="preserve"> PAGEREF _Ref434487836 \h </w:instrText>
      </w:r>
      <w:r>
        <w:fldChar w:fldCharType="separate"/>
      </w:r>
      <w:r w:rsidR="009800DB">
        <w:rPr>
          <w:noProof/>
        </w:rP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9800DB" w:rsidRPr="009800DB">
        <w:t>The Doxology of the Virgin for Midnight Praise</w:t>
      </w:r>
      <w:r>
        <w:fldChar w:fldCharType="end"/>
      </w:r>
      <w:r>
        <w:tab/>
      </w:r>
      <w:r>
        <w:fldChar w:fldCharType="begin"/>
      </w:r>
      <w:r>
        <w:instrText xml:space="preserve"> PAGEREF _Ref434487891 \h </w:instrText>
      </w:r>
      <w:r>
        <w:fldChar w:fldCharType="separate"/>
      </w:r>
      <w:r w:rsidR="009800DB">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9800DB">
        <w:t>The Morning Doxology of the Virgin</w:t>
      </w:r>
      <w:r>
        <w:fldChar w:fldCharType="end"/>
      </w:r>
      <w:r>
        <w:tab/>
      </w:r>
      <w:r>
        <w:fldChar w:fldCharType="begin"/>
      </w:r>
      <w:r>
        <w:instrText xml:space="preserve"> PAGEREF _Ref434487846 \h </w:instrText>
      </w:r>
      <w:r>
        <w:fldChar w:fldCharType="separate"/>
      </w:r>
      <w:r w:rsidR="009800DB">
        <w:rPr>
          <w:noProof/>
        </w:rP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9800DB">
        <w:t>The Doxology for Archangel Michael</w:t>
      </w:r>
      <w:r>
        <w:fldChar w:fldCharType="end"/>
      </w:r>
      <w:r>
        <w:tab/>
      </w:r>
      <w:r>
        <w:fldChar w:fldCharType="begin"/>
      </w:r>
      <w:r>
        <w:instrText xml:space="preserve"> PAGEREF _Ref434487967 \h </w:instrText>
      </w:r>
      <w:r>
        <w:fldChar w:fldCharType="separate"/>
      </w:r>
      <w:r w:rsidR="009800DB">
        <w:rPr>
          <w:noProof/>
        </w:rPr>
        <w:t>616</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9800DB">
        <w:t>The Doxology for Archangel Gabriel, the Evangelist of Daniel</w:t>
      </w:r>
      <w:r>
        <w:fldChar w:fldCharType="end"/>
      </w:r>
      <w:r>
        <w:tab/>
      </w:r>
      <w:r>
        <w:fldChar w:fldCharType="begin"/>
      </w:r>
      <w:r>
        <w:instrText xml:space="preserve"> PAGEREF _Ref434488149 \h </w:instrText>
      </w:r>
      <w:r>
        <w:fldChar w:fldCharType="separate"/>
      </w:r>
      <w:r w:rsidR="009800DB">
        <w:rPr>
          <w:noProof/>
        </w:rPr>
        <w:t>820</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9800DB">
        <w:t>The Doxology for Michael and Gabriel</w:t>
      </w:r>
      <w:r>
        <w:fldChar w:fldCharType="end"/>
      </w:r>
      <w:r>
        <w:tab/>
      </w:r>
      <w:r>
        <w:fldChar w:fldCharType="begin"/>
      </w:r>
      <w:r>
        <w:instrText xml:space="preserve"> PAGEREF _Ref434487984 \h </w:instrText>
      </w:r>
      <w:r>
        <w:fldChar w:fldCharType="separate"/>
      </w:r>
      <w:r w:rsidR="009800DB">
        <w:rPr>
          <w:noProof/>
        </w:rPr>
        <w:t>617</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9800DB">
        <w:t>The Doxology for Archangel Raphael</w:t>
      </w:r>
      <w:r>
        <w:fldChar w:fldCharType="end"/>
      </w:r>
      <w:r>
        <w:tab/>
      </w:r>
      <w:r>
        <w:fldChar w:fldCharType="begin"/>
      </w:r>
      <w:r>
        <w:instrText xml:space="preserve"> PAGEREF _Ref434488208 \h </w:instrText>
      </w:r>
      <w:r>
        <w:fldChar w:fldCharType="separate"/>
      </w:r>
      <w:r w:rsidR="009800DB">
        <w:rPr>
          <w:noProof/>
        </w:rPr>
        <w:t>874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9800DB">
        <w:t>The Doxology for Archangel Suriel</w:t>
      </w:r>
      <w:r>
        <w:fldChar w:fldCharType="end"/>
      </w:r>
      <w:r>
        <w:tab/>
      </w:r>
      <w:r>
        <w:fldChar w:fldCharType="begin"/>
      </w:r>
      <w:r>
        <w:instrText xml:space="preserve"> PAGEREF _Ref434488250 \h </w:instrText>
      </w:r>
      <w:r>
        <w:fldChar w:fldCharType="separate"/>
      </w:r>
      <w:r w:rsidR="009800DB">
        <w:rPr>
          <w:noProof/>
        </w:rPr>
        <w:t>756</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9800DB">
        <w:t>The Doxology for the Four Incorporeal Beasts</w:t>
      </w:r>
      <w:r>
        <w:fldChar w:fldCharType="end"/>
      </w:r>
      <w:r>
        <w:tab/>
      </w:r>
      <w:r>
        <w:fldChar w:fldCharType="begin"/>
      </w:r>
      <w:r>
        <w:instrText xml:space="preserve"> PAGEREF _Ref434488301 \h </w:instrText>
      </w:r>
      <w:r>
        <w:fldChar w:fldCharType="separate"/>
      </w:r>
      <w:r w:rsidR="009800DB">
        <w:rPr>
          <w:noProof/>
        </w:rPr>
        <w:t>615</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9800DB">
        <w:t>The Doxology for the Twenty Four Presbyters</w:t>
      </w:r>
      <w:r>
        <w:fldChar w:fldCharType="end"/>
      </w:r>
      <w:r>
        <w:tab/>
      </w:r>
      <w:r>
        <w:fldChar w:fldCharType="begin"/>
      </w:r>
      <w:r>
        <w:instrText xml:space="preserve"> PAGEREF _Ref434488339 \h </w:instrText>
      </w:r>
      <w:r>
        <w:fldChar w:fldCharType="separate"/>
      </w:r>
      <w:r w:rsidR="009800DB">
        <w:rPr>
          <w:noProof/>
        </w:rPr>
        <w:t>622</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9800DB">
        <w:t>The Doxology of the Heavenly</w:t>
      </w:r>
      <w:r>
        <w:fldChar w:fldCharType="end"/>
      </w:r>
      <w:r>
        <w:tab/>
      </w:r>
      <w:r>
        <w:fldChar w:fldCharType="begin"/>
      </w:r>
      <w:r>
        <w:instrText xml:space="preserve"> PAGEREF _Ref434488390 \h </w:instrText>
      </w:r>
      <w:r>
        <w:fldChar w:fldCharType="separate"/>
      </w:r>
      <w:r w:rsidR="009800DB">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9800DB">
        <w:t>The Doxology of St. John the Baptist</w:t>
      </w:r>
      <w:r>
        <w:fldChar w:fldCharType="end"/>
      </w:r>
      <w:r>
        <w:tab/>
      </w:r>
      <w:r>
        <w:fldChar w:fldCharType="begin"/>
      </w:r>
      <w:r>
        <w:instrText xml:space="preserve"> PAGEREF _Ref434488524 \h </w:instrText>
      </w:r>
      <w:r>
        <w:fldChar w:fldCharType="separate"/>
      </w:r>
      <w:r w:rsidR="009800DB">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9800DB">
        <w:t>Another Doxology of St. John the Baptist</w:t>
      </w:r>
      <w:r>
        <w:fldChar w:fldCharType="end"/>
      </w:r>
      <w:r>
        <w:tab/>
      </w:r>
      <w:r>
        <w:fldChar w:fldCharType="begin"/>
      </w:r>
      <w:r>
        <w:instrText xml:space="preserve"> PAGEREF _Ref434488546 \h </w:instrText>
      </w:r>
      <w:r>
        <w:fldChar w:fldCharType="separate"/>
      </w:r>
      <w:r w:rsidR="009800DB">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9800DB">
        <w:t>The Doxology for the One Hundred and Forty Four Thousand</w:t>
      </w:r>
      <w:r>
        <w:fldChar w:fldCharType="end"/>
      </w:r>
      <w:r>
        <w:tab/>
      </w:r>
      <w:r>
        <w:fldChar w:fldCharType="begin"/>
      </w:r>
      <w:r>
        <w:instrText xml:space="preserve"> PAGEREF _Ref434488616 \h </w:instrText>
      </w:r>
      <w:r>
        <w:fldChar w:fldCharType="separate"/>
      </w:r>
      <w:r w:rsidR="009800DB">
        <w:rPr>
          <w:noProof/>
        </w:rPr>
        <w:t>693</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9800DB">
        <w:t>A Doxology for the Apostles</w:t>
      </w:r>
      <w:r>
        <w:fldChar w:fldCharType="end"/>
      </w:r>
      <w:r>
        <w:tab/>
      </w:r>
      <w:r>
        <w:fldChar w:fldCharType="begin"/>
      </w:r>
      <w:r>
        <w:instrText xml:space="preserve"> PAGEREF _Ref434488644 \h </w:instrText>
      </w:r>
      <w:r>
        <w:fldChar w:fldCharType="separate"/>
      </w:r>
      <w:r w:rsidR="009800DB">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9800DB">
        <w:t>Another Doxology for the Apostles</w:t>
      </w:r>
      <w:r>
        <w:fldChar w:fldCharType="end"/>
      </w:r>
      <w:r>
        <w:tab/>
      </w:r>
      <w:r>
        <w:fldChar w:fldCharType="begin"/>
      </w:r>
      <w:r>
        <w:instrText xml:space="preserve"> PAGEREF _Ref434488657 \h </w:instrText>
      </w:r>
      <w:r>
        <w:fldChar w:fldCharType="separate"/>
      </w:r>
      <w:r w:rsidR="009800DB">
        <w:rPr>
          <w:noProof/>
        </w:rPr>
        <w:t>544</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9800DB">
        <w:t>The Doxology of St. Paul</w:t>
      </w:r>
      <w:r>
        <w:fldChar w:fldCharType="end"/>
      </w:r>
      <w:r>
        <w:tab/>
      </w:r>
      <w:r>
        <w:fldChar w:fldCharType="begin"/>
      </w:r>
      <w:r>
        <w:instrText xml:space="preserve"> PAGEREF _Ref434488724 \h </w:instrText>
      </w:r>
      <w:r>
        <w:fldChar w:fldCharType="separate"/>
      </w:r>
      <w:r w:rsidR="009800DB">
        <w:rPr>
          <w:noProof/>
        </w:rPr>
        <w:t>828</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9800DB">
        <w:t>The Doxology for St. John the Evangelist</w:t>
      </w:r>
      <w:r>
        <w:fldChar w:fldCharType="end"/>
      </w:r>
      <w:r>
        <w:tab/>
      </w:r>
      <w:r>
        <w:fldChar w:fldCharType="begin"/>
      </w:r>
      <w:r>
        <w:instrText xml:space="preserve"> PAGEREF _Ref434488768 \h </w:instrText>
      </w:r>
      <w:r>
        <w:fldChar w:fldCharType="separate"/>
      </w:r>
      <w:r w:rsidR="009800DB">
        <w:rPr>
          <w:noProof/>
        </w:rPr>
        <w:t>694</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9800DB">
        <w:t>The Doxology of St. Mark</w:t>
      </w:r>
      <w:r>
        <w:fldChar w:fldCharType="end"/>
      </w:r>
      <w:r>
        <w:tab/>
      </w:r>
      <w:r>
        <w:fldChar w:fldCharType="begin"/>
      </w:r>
      <w:r>
        <w:instrText xml:space="preserve"> PAGEREF _Ref434488814 \h </w:instrText>
      </w:r>
      <w:r>
        <w:fldChar w:fldCharType="separate"/>
      </w:r>
      <w:r w:rsidR="009800DB">
        <w:rPr>
          <w:noProof/>
        </w:rPr>
        <w:t>545</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9800DB">
        <w:t>Another Doxology of St. Mark</w:t>
      </w:r>
      <w:r>
        <w:fldChar w:fldCharType="end"/>
      </w:r>
      <w:r>
        <w:tab/>
      </w:r>
      <w:r>
        <w:fldChar w:fldCharType="begin"/>
      </w:r>
      <w:r>
        <w:instrText xml:space="preserve"> PAGEREF _Ref434488936 \h </w:instrText>
      </w:r>
      <w:r>
        <w:fldChar w:fldCharType="separate"/>
      </w:r>
      <w:r w:rsidR="009800DB">
        <w:rPr>
          <w:noProof/>
        </w:rPr>
        <w:t>786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9800DB">
        <w:t>The Doxology of Any Apostle</w:t>
      </w:r>
      <w:r>
        <w:fldChar w:fldCharType="end"/>
      </w:r>
      <w:r>
        <w:tab/>
      </w:r>
      <w:r>
        <w:fldChar w:fldCharType="begin"/>
      </w:r>
      <w:r>
        <w:instrText xml:space="preserve"> PAGEREF _Ref434488992 \h </w:instrText>
      </w:r>
      <w:r>
        <w:fldChar w:fldCharType="separate"/>
      </w:r>
      <w:r w:rsidR="009800DB">
        <w:rPr>
          <w:noProof/>
        </w:rPr>
        <w:t>546</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9800DB">
        <w:t>The Doxology of St. Stephen</w:t>
      </w:r>
      <w:r>
        <w:fldChar w:fldCharType="end"/>
      </w:r>
      <w:r>
        <w:tab/>
      </w:r>
      <w:r>
        <w:fldChar w:fldCharType="begin"/>
      </w:r>
      <w:r>
        <w:instrText xml:space="preserve"> PAGEREF _Ref434489014 \h </w:instrText>
      </w:r>
      <w:r>
        <w:fldChar w:fldCharType="separate"/>
      </w:r>
      <w:r w:rsidR="009800DB">
        <w:rPr>
          <w:noProof/>
        </w:rPr>
        <w:t>547</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9800DB">
        <w:t>The Doxology for St. Joseph the Carpenter</w:t>
      </w:r>
      <w:r>
        <w:fldChar w:fldCharType="end"/>
      </w:r>
      <w:r>
        <w:tab/>
      </w:r>
      <w:r>
        <w:fldChar w:fldCharType="begin"/>
      </w:r>
      <w:r>
        <w:instrText xml:space="preserve"> PAGEREF _Ref434488476 \h </w:instrText>
      </w:r>
      <w:r>
        <w:fldChar w:fldCharType="separate"/>
      </w:r>
      <w:r w:rsidR="009800DB">
        <w:rPr>
          <w:noProof/>
        </w:rPr>
        <w:t>848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9800DB">
        <w:t>The Doxology for St. Mary Magdalene</w:t>
      </w:r>
      <w:r>
        <w:fldChar w:fldCharType="end"/>
      </w:r>
      <w:r>
        <w:tab/>
      </w:r>
      <w:r>
        <w:fldChar w:fldCharType="begin"/>
      </w:r>
      <w:r>
        <w:instrText xml:space="preserve"> PAGEREF _Ref434489077 \h </w:instrText>
      </w:r>
      <w:r>
        <w:fldChar w:fldCharType="separate"/>
      </w:r>
      <w:r w:rsidR="009800DB">
        <w:rPr>
          <w:noProof/>
        </w:rPr>
        <w:t>850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9800DB">
        <w:t>The Doxology of St. George</w:t>
      </w:r>
      <w:r>
        <w:fldChar w:fldCharType="end"/>
      </w:r>
      <w:r>
        <w:tab/>
      </w:r>
      <w:r>
        <w:fldChar w:fldCharType="begin"/>
      </w:r>
      <w:r>
        <w:instrText xml:space="preserve"> PAGEREF _Ref434489170 \h </w:instrText>
      </w:r>
      <w:r>
        <w:fldChar w:fldCharType="separate"/>
      </w:r>
      <w:r w:rsidR="009800DB">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9800DB">
        <w:t>Another Doxology of St. George</w:t>
      </w:r>
      <w:r>
        <w:fldChar w:fldCharType="end"/>
      </w:r>
      <w:r>
        <w:tab/>
      </w:r>
      <w:r>
        <w:fldChar w:fldCharType="begin"/>
      </w:r>
      <w:r>
        <w:instrText xml:space="preserve"> PAGEREF _Ref434489211 \h </w:instrText>
      </w:r>
      <w:r>
        <w:fldChar w:fldCharType="separate"/>
      </w:r>
      <w:r w:rsidR="009800DB">
        <w:rPr>
          <w:noProof/>
        </w:rPr>
        <w:t>784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9800DB">
        <w:t>The Doxology of St. Theodore of Shotep, the General</w:t>
      </w:r>
      <w:r>
        <w:fldChar w:fldCharType="end"/>
      </w:r>
      <w:r>
        <w:tab/>
      </w:r>
      <w:r>
        <w:fldChar w:fldCharType="begin"/>
      </w:r>
      <w:r>
        <w:instrText xml:space="preserve"> PAGEREF _Ref434489277 \h </w:instrText>
      </w:r>
      <w:r>
        <w:fldChar w:fldCharType="separate"/>
      </w:r>
      <w:r w:rsidR="009800DB">
        <w:rPr>
          <w:noProof/>
        </w:rPr>
        <w:t>843</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9800DB">
        <w:t>Another Doxology of St. Theodore of Shotep, the General</w:t>
      </w:r>
      <w:r>
        <w:fldChar w:fldCharType="end"/>
      </w:r>
      <w:r>
        <w:tab/>
      </w:r>
      <w:r>
        <w:fldChar w:fldCharType="begin"/>
      </w:r>
      <w:r>
        <w:instrText xml:space="preserve"> PAGEREF _Ref434489296 \h </w:instrText>
      </w:r>
      <w:r>
        <w:fldChar w:fldCharType="separate"/>
      </w:r>
      <w:r w:rsidR="009800DB">
        <w:rPr>
          <w:noProof/>
        </w:rPr>
        <w:t>844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9800DB">
        <w:t>The Doxology for St. Theodore Anatoly</w:t>
      </w:r>
      <w:r>
        <w:fldChar w:fldCharType="end"/>
      </w:r>
      <w:r>
        <w:tab/>
      </w:r>
      <w:r>
        <w:fldChar w:fldCharType="begin"/>
      </w:r>
      <w:r>
        <w:instrText xml:space="preserve"> PAGEREF _Ref434489376 \h </w:instrText>
      </w:r>
      <w:r>
        <w:fldChar w:fldCharType="separate"/>
      </w:r>
      <w:r w:rsidR="009800DB">
        <w:rPr>
          <w:noProof/>
        </w:rPr>
        <w:t>741</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9800DB">
        <w:t>The Doxology for St. Philopater Mercurius</w:t>
      </w:r>
      <w:r>
        <w:fldChar w:fldCharType="end"/>
      </w:r>
      <w:r>
        <w:tab/>
      </w:r>
      <w:r>
        <w:fldChar w:fldCharType="begin"/>
      </w:r>
      <w:r>
        <w:instrText xml:space="preserve"> PAGEREF _Ref434489457 \h </w:instrText>
      </w:r>
      <w:r>
        <w:fldChar w:fldCharType="separate"/>
      </w:r>
      <w:r w:rsidR="009800DB">
        <w:rPr>
          <w:noProof/>
        </w:rPr>
        <w:t>624</w:t>
      </w:r>
      <w:r>
        <w:fldChar w:fldCharType="end"/>
      </w:r>
    </w:p>
    <w:p w14:paraId="38D6764B" w14:textId="77777777" w:rsidR="00B46E6E" w:rsidRDefault="00B46E6E" w:rsidP="00B46E6E">
      <w:pPr>
        <w:tabs>
          <w:tab w:val="left" w:leader="dot" w:pos="8280"/>
        </w:tabs>
        <w:spacing w:after="0" w:line="240" w:lineRule="auto"/>
      </w:pPr>
      <w:r>
        <w:lastRenderedPageBreak/>
        <w:fldChar w:fldCharType="begin"/>
      </w:r>
      <w:r>
        <w:instrText xml:space="preserve"> REF _Ref434489493 \h  \* MERGEFORMAT </w:instrText>
      </w:r>
      <w:r>
        <w:fldChar w:fldCharType="separate"/>
      </w:r>
      <w:r w:rsidR="009800DB">
        <w:t>The Doxology for St. Mena</w:t>
      </w:r>
      <w:r>
        <w:fldChar w:fldCharType="end"/>
      </w:r>
      <w:r>
        <w:tab/>
      </w:r>
      <w:r>
        <w:fldChar w:fldCharType="begin"/>
      </w:r>
      <w:r>
        <w:instrText xml:space="preserve"> PAGEREF _Ref434489493 \h </w:instrText>
      </w:r>
      <w:r>
        <w:fldChar w:fldCharType="separate"/>
      </w:r>
      <w:r w:rsidR="009800DB">
        <w:rPr>
          <w:noProof/>
        </w:rPr>
        <w:t>618</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9800DB">
        <w:t>The Doxology for Abba Noub</w:t>
      </w:r>
      <w:r>
        <w:fldChar w:fldCharType="end"/>
      </w:r>
      <w:r>
        <w:tab/>
      </w:r>
      <w:r>
        <w:fldChar w:fldCharType="begin"/>
      </w:r>
      <w:r>
        <w:instrText xml:space="preserve"> PAGEREF _Ref434489534 \h </w:instrText>
      </w:r>
      <w:r>
        <w:fldChar w:fldCharType="separate"/>
      </w:r>
      <w:r w:rsidR="009800DB">
        <w:rPr>
          <w:noProof/>
        </w:rPr>
        <w:t>847</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9800DB">
        <w:t>The Doxology for St. Victor</w:t>
      </w:r>
      <w:r>
        <w:fldChar w:fldCharType="end"/>
      </w:r>
      <w:r>
        <w:tab/>
      </w:r>
      <w:r>
        <w:fldChar w:fldCharType="begin"/>
      </w:r>
      <w:r>
        <w:instrText xml:space="preserve"> PAGEREF _Ref434489590 \h </w:instrText>
      </w:r>
      <w:r>
        <w:fldChar w:fldCharType="separate"/>
      </w:r>
      <w:r w:rsidR="009800DB">
        <w:rPr>
          <w:noProof/>
        </w:rPr>
        <w:t>647</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9800DB">
        <w:t>The Doxology for Sts. Sergius and Bacchus</w:t>
      </w:r>
      <w:r>
        <w:fldChar w:fldCharType="end"/>
      </w:r>
      <w:r>
        <w:tab/>
      </w:r>
      <w:r>
        <w:fldChar w:fldCharType="begin"/>
      </w:r>
      <w:r>
        <w:instrText xml:space="preserve"> PAGEREF _Ref434489638 \h </w:instrText>
      </w:r>
      <w:r>
        <w:fldChar w:fldCharType="separate"/>
      </w:r>
      <w:r w:rsidR="009800DB">
        <w:rPr>
          <w:noProof/>
        </w:rPr>
        <w:t>605</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9800DB">
        <w:t>The Doxology for Sts. Cosmas, Damian, their Brothers and their Mother</w:t>
      </w:r>
      <w:r>
        <w:fldChar w:fldCharType="end"/>
      </w:r>
      <w:r>
        <w:tab/>
      </w:r>
      <w:r>
        <w:fldChar w:fldCharType="begin"/>
      </w:r>
      <w:r>
        <w:instrText xml:space="preserve"> PAGEREF _Ref434489688 \h </w:instrText>
      </w:r>
      <w:r>
        <w:fldChar w:fldCharType="separate"/>
      </w:r>
      <w:r w:rsidR="009800DB">
        <w:rPr>
          <w:noProof/>
        </w:rPr>
        <w:t>621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9800DB">
        <w:t>The Doxology for Sts. Apakir and John</w:t>
      </w:r>
      <w:r>
        <w:fldChar w:fldCharType="end"/>
      </w:r>
      <w:r>
        <w:tab/>
      </w:r>
      <w:r>
        <w:fldChar w:fldCharType="begin"/>
      </w:r>
      <w:r>
        <w:instrText xml:space="preserve"> PAGEREF _Ref434489722 \h </w:instrText>
      </w:r>
      <w:r>
        <w:fldChar w:fldCharType="separate"/>
      </w:r>
      <w:r w:rsidR="009800DB">
        <w:rPr>
          <w:noProof/>
        </w:rPr>
        <w:t>821</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9800DB">
        <w:t>The Doxology for St. Serapamon</w:t>
      </w:r>
      <w:r>
        <w:fldChar w:fldCharType="end"/>
      </w:r>
      <w:r>
        <w:tab/>
      </w:r>
      <w:r>
        <w:fldChar w:fldCharType="begin"/>
      </w:r>
      <w:r>
        <w:instrText xml:space="preserve"> PAGEREF _Ref434489794 \h </w:instrText>
      </w:r>
      <w:r>
        <w:fldChar w:fldCharType="separate"/>
      </w:r>
      <w:r w:rsidR="009800DB">
        <w:rPr>
          <w:noProof/>
        </w:rPr>
        <w:t>625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9800DB">
        <w:t>The Doxology for St. Maurice and the Theban Legion</w:t>
      </w:r>
      <w:r>
        <w:fldChar w:fldCharType="end"/>
      </w:r>
      <w:r>
        <w:tab/>
      </w:r>
      <w:r>
        <w:fldChar w:fldCharType="begin"/>
      </w:r>
      <w:r>
        <w:instrText xml:space="preserve"> PAGEREF _Ref434489859 \h </w:instrText>
      </w:r>
      <w:r>
        <w:fldChar w:fldCharType="separate"/>
      </w:r>
      <w:r w:rsidR="009800DB">
        <w:rPr>
          <w:noProof/>
        </w:rPr>
        <w:t>590</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9800DB">
        <w:t>Another Doxology of St. Maurice</w:t>
      </w:r>
      <w:r>
        <w:fldChar w:fldCharType="end"/>
      </w:r>
      <w:r>
        <w:tab/>
      </w:r>
      <w:r>
        <w:fldChar w:fldCharType="begin"/>
      </w:r>
      <w:r>
        <w:instrText xml:space="preserve"> PAGEREF _Ref434489873 \h </w:instrText>
      </w:r>
      <w:r>
        <w:fldChar w:fldCharType="separate"/>
      </w:r>
      <w:r w:rsidR="009800DB">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9800DB">
        <w:t>The Doxology for St. George of Zahim</w:t>
      </w:r>
      <w:r>
        <w:fldChar w:fldCharType="end"/>
      </w:r>
      <w:r>
        <w:tab/>
      </w:r>
      <w:r>
        <w:fldChar w:fldCharType="begin"/>
      </w:r>
      <w:r>
        <w:instrText xml:space="preserve"> PAGEREF _Ref434489925 \h </w:instrText>
      </w:r>
      <w:r>
        <w:fldChar w:fldCharType="separate"/>
      </w:r>
      <w:r w:rsidR="009800DB">
        <w:rPr>
          <w:noProof/>
        </w:rPr>
        <w:t>822</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9800DB">
        <w:t>The Doxology of St. Demiana</w:t>
      </w:r>
      <w:r>
        <w:fldChar w:fldCharType="end"/>
      </w:r>
      <w:r>
        <w:tab/>
      </w:r>
      <w:r>
        <w:fldChar w:fldCharType="begin"/>
      </w:r>
      <w:r>
        <w:instrText xml:space="preserve"> PAGEREF _Ref434490082 \h </w:instrText>
      </w:r>
      <w:r>
        <w:fldChar w:fldCharType="separate"/>
      </w:r>
      <w:r w:rsidR="009800DB">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9800DB">
        <w:t>Another Doxology of St. Demiana</w:t>
      </w:r>
      <w:r>
        <w:fldChar w:fldCharType="end"/>
      </w:r>
      <w:r>
        <w:tab/>
      </w:r>
      <w:r>
        <w:fldChar w:fldCharType="begin"/>
      </w:r>
      <w:r>
        <w:instrText xml:space="preserve"> PAGEREF _Ref434490124 \h </w:instrText>
      </w:r>
      <w:r>
        <w:fldChar w:fldCharType="separate"/>
      </w:r>
      <w:r w:rsidR="009800DB">
        <w:rPr>
          <w:noProof/>
        </w:rPr>
        <w:t>751</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9800DB">
        <w:t>The Doxology for Sts. Barbara and Juliana</w:t>
      </w:r>
      <w:r>
        <w:fldChar w:fldCharType="end"/>
      </w:r>
      <w:r>
        <w:tab/>
      </w:r>
      <w:r>
        <w:fldChar w:fldCharType="begin"/>
      </w:r>
      <w:r>
        <w:instrText xml:space="preserve"> PAGEREF _Ref434490169 \h </w:instrText>
      </w:r>
      <w:r>
        <w:fldChar w:fldCharType="separate"/>
      </w:r>
      <w:r w:rsidR="009800DB">
        <w:rPr>
          <w:noProof/>
        </w:rPr>
        <w:t>649</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9800DB">
        <w:t>The Doxology for St. Marina</w:t>
      </w:r>
      <w:r>
        <w:fldChar w:fldCharType="end"/>
      </w:r>
      <w:r>
        <w:tab/>
      </w:r>
      <w:r>
        <w:fldChar w:fldCharType="begin"/>
      </w:r>
      <w:r>
        <w:instrText xml:space="preserve"> PAGEREF _Ref434490204 \h </w:instrText>
      </w:r>
      <w:r>
        <w:fldChar w:fldCharType="separate"/>
      </w:r>
      <w:r w:rsidR="009800DB">
        <w:rPr>
          <w:noProof/>
        </w:rPr>
        <w:t>846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9800DB">
        <w:t>The Doxology for St. Rebecca and her Children</w:t>
      </w:r>
      <w:r>
        <w:fldChar w:fldCharType="end"/>
      </w:r>
      <w:r>
        <w:tab/>
      </w:r>
      <w:r>
        <w:fldChar w:fldCharType="begin"/>
      </w:r>
      <w:r>
        <w:instrText xml:space="preserve"> PAGEREF _Ref434490258 \h </w:instrText>
      </w:r>
      <w:r>
        <w:fldChar w:fldCharType="separate"/>
      </w:r>
      <w:r w:rsidR="009800DB">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9800DB">
        <w:t>The Doxology of the Martyrs</w:t>
      </w:r>
      <w:r>
        <w:fldChar w:fldCharType="end"/>
      </w:r>
      <w:r>
        <w:tab/>
      </w:r>
      <w:r>
        <w:fldChar w:fldCharType="begin"/>
      </w:r>
      <w:r>
        <w:instrText xml:space="preserve"> PAGEREF _Ref434489950 \h </w:instrText>
      </w:r>
      <w:r>
        <w:fldChar w:fldCharType="separate"/>
      </w:r>
      <w:r w:rsidR="009800DB">
        <w:rPr>
          <w:noProof/>
        </w:rPr>
        <w:t>551</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9800DB">
        <w:t>The Doxology for St. Anthony the Great</w:t>
      </w:r>
      <w:r>
        <w:fldChar w:fldCharType="end"/>
      </w:r>
      <w:r>
        <w:tab/>
      </w:r>
      <w:r>
        <w:fldChar w:fldCharType="begin"/>
      </w:r>
      <w:r>
        <w:instrText xml:space="preserve"> PAGEREF _Ref434490340 \h </w:instrText>
      </w:r>
      <w:r>
        <w:fldChar w:fldCharType="separate"/>
      </w:r>
      <w:r w:rsidR="009800DB">
        <w:rPr>
          <w:noProof/>
        </w:rPr>
        <w:t>755</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9800DB">
        <w:t>The Doxology for St. Paul the Anchorite</w:t>
      </w:r>
      <w:r>
        <w:fldChar w:fldCharType="end"/>
      </w:r>
      <w:r>
        <w:tab/>
      </w:r>
      <w:r>
        <w:fldChar w:fldCharType="begin"/>
      </w:r>
      <w:r>
        <w:instrText xml:space="preserve"> PAGEREF _Ref434490368 \h </w:instrText>
      </w:r>
      <w:r>
        <w:fldChar w:fldCharType="separate"/>
      </w:r>
      <w:r w:rsidR="009800DB">
        <w:rPr>
          <w:noProof/>
        </w:rPr>
        <w:t>757</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9800DB">
        <w:t>The Doxology of St. Anthony and St. Paul</w:t>
      </w:r>
      <w:r>
        <w:fldChar w:fldCharType="end"/>
      </w:r>
      <w:r>
        <w:tab/>
      </w:r>
      <w:r>
        <w:fldChar w:fldCharType="begin"/>
      </w:r>
      <w:r>
        <w:instrText xml:space="preserve"> PAGEREF _Ref434490311 \h </w:instrText>
      </w:r>
      <w:r>
        <w:fldChar w:fldCharType="separate"/>
      </w:r>
      <w:r w:rsidR="009800DB">
        <w:rPr>
          <w:noProof/>
        </w:rPr>
        <w:t>556</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9800DB">
        <w:rPr>
          <w:lang w:val="en-US"/>
        </w:rPr>
        <w:t>The Doxology for St. Pishoy</w:t>
      </w:r>
      <w:r>
        <w:fldChar w:fldCharType="end"/>
      </w:r>
      <w:r>
        <w:tab/>
      </w:r>
      <w:r>
        <w:fldChar w:fldCharType="begin"/>
      </w:r>
      <w:r>
        <w:instrText xml:space="preserve"> PAGEREF _Ref434490783 \h </w:instrText>
      </w:r>
      <w:r>
        <w:fldChar w:fldCharType="separate"/>
      </w:r>
      <w:r w:rsidR="009800DB">
        <w:rPr>
          <w:noProof/>
        </w:rPr>
        <w:t>841</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9800DB">
        <w:t>The Doxology of St. Pishoy and St. Paul of Tammah</w:t>
      </w:r>
      <w:r>
        <w:fldChar w:fldCharType="end"/>
      </w:r>
      <w:r>
        <w:tab/>
      </w:r>
      <w:r>
        <w:fldChar w:fldCharType="begin"/>
      </w:r>
      <w:r>
        <w:instrText xml:space="preserve"> PAGEREF _Ref434490826 \h </w:instrText>
      </w:r>
      <w:r>
        <w:fldChar w:fldCharType="separate"/>
      </w:r>
      <w:r w:rsidR="009800DB">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9800DB">
        <w:t>The Doxology of St. Macarius the Great</w:t>
      </w:r>
      <w:r>
        <w:fldChar w:fldCharType="end"/>
      </w:r>
      <w:r>
        <w:tab/>
      </w:r>
      <w:r>
        <w:fldChar w:fldCharType="begin"/>
      </w:r>
      <w:r>
        <w:instrText xml:space="preserve"> PAGEREF _Ref434490507 \h </w:instrText>
      </w:r>
      <w:r>
        <w:fldChar w:fldCharType="separate"/>
      </w:r>
      <w:r w:rsidR="009800DB">
        <w:rPr>
          <w:noProof/>
        </w:rPr>
        <w:t>768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9800DB">
        <w:t>Another Doxology of St. Macarius the Great</w:t>
      </w:r>
      <w:r>
        <w:fldChar w:fldCharType="end"/>
      </w:r>
      <w:r>
        <w:tab/>
      </w:r>
      <w:r>
        <w:fldChar w:fldCharType="begin"/>
      </w:r>
      <w:r>
        <w:instrText xml:space="preserve"> PAGEREF _Ref434490525 \h </w:instrText>
      </w:r>
      <w:r>
        <w:fldChar w:fldCharType="separate"/>
      </w:r>
      <w:r w:rsidR="009800DB">
        <w:rPr>
          <w:noProof/>
        </w:rPr>
        <w:t>769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9800DB">
        <w:t>Another Doxology of St. Macarius the Great</w:t>
      </w:r>
      <w:r>
        <w:fldChar w:fldCharType="end"/>
      </w:r>
      <w:r>
        <w:tab/>
      </w:r>
      <w:r>
        <w:fldChar w:fldCharType="begin"/>
      </w:r>
      <w:r>
        <w:instrText xml:space="preserve"> PAGEREF _Ref434490542 \h </w:instrText>
      </w:r>
      <w:r>
        <w:fldChar w:fldCharType="separate"/>
      </w:r>
      <w:r w:rsidR="009800DB">
        <w:rPr>
          <w:noProof/>
        </w:rPr>
        <w:t>770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9800DB">
        <w:t>The Doxology for St. Macarius of Alexandria, the Presbyter</w:t>
      </w:r>
      <w:r>
        <w:fldChar w:fldCharType="end"/>
      </w:r>
      <w:r>
        <w:tab/>
      </w:r>
      <w:r>
        <w:fldChar w:fldCharType="begin"/>
      </w:r>
      <w:r>
        <w:instrText xml:space="preserve"> PAGEREF _Ref434490596 \h </w:instrText>
      </w:r>
      <w:r>
        <w:fldChar w:fldCharType="separate"/>
      </w:r>
      <w:r w:rsidR="009800DB">
        <w:rPr>
          <w:noProof/>
        </w:rPr>
        <w:t>789</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9800DB">
        <w:t>The Doxology for St. Macarius the Bishop of Edkow</w:t>
      </w:r>
      <w:r>
        <w:fldChar w:fldCharType="end"/>
      </w:r>
      <w:r>
        <w:tab/>
      </w:r>
      <w:r>
        <w:fldChar w:fldCharType="begin"/>
      </w:r>
      <w:r>
        <w:instrText xml:space="preserve"> PAGEREF _Ref434490474 \h </w:instrText>
      </w:r>
      <w:r>
        <w:fldChar w:fldCharType="separate"/>
      </w:r>
      <w:r w:rsidR="009800DB">
        <w:rPr>
          <w:noProof/>
        </w:rPr>
        <w:t>612</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9800DB">
        <w:t>The Doxology for St. John the Short</w:t>
      </w:r>
      <w:r>
        <w:fldChar w:fldCharType="end"/>
      </w:r>
      <w:r>
        <w:tab/>
      </w:r>
      <w:r>
        <w:fldChar w:fldCharType="begin"/>
      </w:r>
      <w:r>
        <w:instrText xml:space="preserve"> PAGEREF _Ref434490715 \h </w:instrText>
      </w:r>
      <w:r>
        <w:fldChar w:fldCharType="separate"/>
      </w:r>
      <w:r w:rsidR="009800DB">
        <w:rPr>
          <w:noProof/>
        </w:rPr>
        <w:t>608</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9800DB">
        <w:t>The Doxology for St. Thomas the Anchorite</w:t>
      </w:r>
      <w:r>
        <w:fldChar w:fldCharType="end"/>
      </w:r>
      <w:r>
        <w:tab/>
      </w:r>
      <w:r>
        <w:fldChar w:fldCharType="begin"/>
      </w:r>
      <w:r>
        <w:instrText xml:space="preserve"> PAGEREF _Ref434490403 \h </w:instrText>
      </w:r>
      <w:r>
        <w:fldChar w:fldCharType="separate"/>
      </w:r>
      <w:r w:rsidR="009800DB">
        <w:rPr>
          <w:noProof/>
        </w:rPr>
        <w:t>806</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9800DB">
        <w:t>The Doxology for St. Arsenius</w:t>
      </w:r>
      <w:r>
        <w:fldChar w:fldCharType="end"/>
      </w:r>
      <w:r>
        <w:tab/>
      </w:r>
      <w:r>
        <w:fldChar w:fldCharType="begin"/>
      </w:r>
      <w:r>
        <w:instrText xml:space="preserve"> PAGEREF _Ref434490892 \h </w:instrText>
      </w:r>
      <w:r>
        <w:fldChar w:fldCharType="separate"/>
      </w:r>
      <w:r w:rsidR="009800DB">
        <w:rPr>
          <w:noProof/>
        </w:rPr>
        <w:t>793</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9800DB">
        <w:t>The Doxology for Sts. Maximus and Dometius</w:t>
      </w:r>
      <w:r>
        <w:fldChar w:fldCharType="end"/>
      </w:r>
      <w:r>
        <w:tab/>
      </w:r>
      <w:r>
        <w:fldChar w:fldCharType="begin"/>
      </w:r>
      <w:r>
        <w:instrText xml:space="preserve"> PAGEREF _Ref434490957 \h </w:instrText>
      </w:r>
      <w:r>
        <w:fldChar w:fldCharType="separate"/>
      </w:r>
      <w:r w:rsidR="009800DB">
        <w:rPr>
          <w:noProof/>
        </w:rPr>
        <w:t>753</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9800DB" w:rsidRPr="009800DB">
        <w:t>The Doxology for the Strong St. Moses</w:t>
      </w:r>
      <w:r>
        <w:fldChar w:fldCharType="end"/>
      </w:r>
      <w:r>
        <w:tab/>
      </w:r>
      <w:r>
        <w:fldChar w:fldCharType="begin"/>
      </w:r>
      <w:r>
        <w:instrText xml:space="preserve"> PAGEREF _Ref434491006 \h </w:instrText>
      </w:r>
      <w:r>
        <w:fldChar w:fldCharType="separate"/>
      </w:r>
      <w:r w:rsidR="009800DB">
        <w:rPr>
          <w:noProof/>
        </w:rPr>
        <w:t>823</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9800DB">
        <w:t>The Doxology for St. John Kami</w:t>
      </w:r>
      <w:r>
        <w:fldChar w:fldCharType="end"/>
      </w:r>
      <w:r>
        <w:tab/>
      </w:r>
      <w:r>
        <w:fldChar w:fldCharType="begin"/>
      </w:r>
      <w:r>
        <w:instrText xml:space="preserve"> PAGEREF _Ref434491108 \h </w:instrText>
      </w:r>
      <w:r>
        <w:fldChar w:fldCharType="separate"/>
      </w:r>
      <w:r w:rsidR="009800DB">
        <w:rPr>
          <w:noProof/>
        </w:rPr>
        <w:t>652</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9800DB">
        <w:t>The Doxology for St. Pachomius</w:t>
      </w:r>
      <w:r>
        <w:fldChar w:fldCharType="end"/>
      </w:r>
      <w:r>
        <w:tab/>
      </w:r>
      <w:r>
        <w:fldChar w:fldCharType="begin"/>
      </w:r>
      <w:r>
        <w:instrText xml:space="preserve"> PAGEREF _Ref434491150 \h </w:instrText>
      </w:r>
      <w:r>
        <w:fldChar w:fldCharType="separate"/>
      </w:r>
      <w:r w:rsidR="009800DB">
        <w:rPr>
          <w:noProof/>
        </w:rPr>
        <w:t>794</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9800DB">
        <w:rPr>
          <w:lang w:val="en-US"/>
        </w:rPr>
        <w:t>The Doxology for St. Shenoute</w:t>
      </w:r>
      <w:r>
        <w:fldChar w:fldCharType="end"/>
      </w:r>
      <w:r>
        <w:tab/>
      </w:r>
      <w:r>
        <w:fldChar w:fldCharType="begin"/>
      </w:r>
      <w:r>
        <w:instrText xml:space="preserve"> PAGEREF _Ref434491186 \h </w:instrText>
      </w:r>
      <w:r>
        <w:fldChar w:fldCharType="separate"/>
      </w:r>
      <w:r w:rsidR="009800DB">
        <w:rPr>
          <w:noProof/>
        </w:rPr>
        <w:t>839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9800DB">
        <w:rPr>
          <w:lang w:val="en-US"/>
        </w:rPr>
        <w:t>A Doxology for St. Besa</w:t>
      </w:r>
      <w:r>
        <w:fldChar w:fldCharType="end"/>
      </w:r>
      <w:r>
        <w:tab/>
      </w:r>
      <w:r>
        <w:fldChar w:fldCharType="begin"/>
      </w:r>
      <w:r>
        <w:instrText xml:space="preserve"> PAGEREF _Ref434491207 \h </w:instrText>
      </w:r>
      <w:r>
        <w:fldChar w:fldCharType="separate"/>
      </w:r>
      <w:r w:rsidR="009800DB">
        <w:rPr>
          <w:noProof/>
        </w:rPr>
        <w:t>840</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9800DB">
        <w:t>The Doxology for Sts. Apollo and Apip</w:t>
      </w:r>
      <w:r>
        <w:fldChar w:fldCharType="end"/>
      </w:r>
      <w:r>
        <w:tab/>
      </w:r>
      <w:r>
        <w:fldChar w:fldCharType="begin"/>
      </w:r>
      <w:r>
        <w:instrText xml:space="preserve"> PAGEREF _Ref434492837 \h </w:instrText>
      </w:r>
      <w:r>
        <w:fldChar w:fldCharType="separate"/>
      </w:r>
      <w:r w:rsidR="009800DB">
        <w:rPr>
          <w:noProof/>
        </w:rPr>
        <w:t>611</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9800DB">
        <w:t>The Doxology for St. Samuel the Confessor</w:t>
      </w:r>
      <w:r>
        <w:fldChar w:fldCharType="end"/>
      </w:r>
      <w:r>
        <w:tab/>
      </w:r>
      <w:r>
        <w:fldChar w:fldCharType="begin"/>
      </w:r>
      <w:r>
        <w:instrText xml:space="preserve"> PAGEREF _Ref434491260 \h </w:instrText>
      </w:r>
      <w:r>
        <w:fldChar w:fldCharType="separate"/>
      </w:r>
      <w:r w:rsidR="009800DB">
        <w:rPr>
          <w:noProof/>
        </w:rPr>
        <w:t>650</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9800DB">
        <w:t>The Doxology for St. Parsouma</w:t>
      </w:r>
      <w:r>
        <w:fldChar w:fldCharType="end"/>
      </w:r>
      <w:r>
        <w:tab/>
      </w:r>
      <w:r>
        <w:fldChar w:fldCharType="begin"/>
      </w:r>
      <w:r>
        <w:instrText xml:space="preserve"> PAGEREF _Ref434491294 \h </w:instrText>
      </w:r>
      <w:r>
        <w:fldChar w:fldCharType="separate"/>
      </w:r>
      <w:r w:rsidR="009800DB">
        <w:rPr>
          <w:noProof/>
        </w:rPr>
        <w:t>875</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9800DB">
        <w:t>The Doxology for St. Teji (Reweiss)</w:t>
      </w:r>
      <w:r>
        <w:fldChar w:fldCharType="end"/>
      </w:r>
      <w:r>
        <w:tab/>
      </w:r>
      <w:r>
        <w:fldChar w:fldCharType="begin"/>
      </w:r>
      <w:r>
        <w:instrText xml:space="preserve"> PAGEREF _Ref434491337 \h </w:instrText>
      </w:r>
      <w:r>
        <w:fldChar w:fldCharType="separate"/>
      </w:r>
      <w:r w:rsidR="009800DB">
        <w:rPr>
          <w:noProof/>
        </w:rPr>
        <w:t>609</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9800DB">
        <w:t>The Doxology for St. Pashnouni</w:t>
      </w:r>
      <w:r>
        <w:fldChar w:fldCharType="end"/>
      </w:r>
      <w:r>
        <w:tab/>
      </w:r>
      <w:r>
        <w:fldChar w:fldCharType="begin"/>
      </w:r>
      <w:r>
        <w:instrText xml:space="preserve"> PAGEREF _Ref434491429 \h </w:instrText>
      </w:r>
      <w:r>
        <w:fldChar w:fldCharType="separate"/>
      </w:r>
      <w:r w:rsidR="009800DB">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9800DB">
        <w:t>The Doxology for St. Verena</w:t>
      </w:r>
      <w:r>
        <w:fldChar w:fldCharType="end"/>
      </w:r>
      <w:r>
        <w:tab/>
      </w:r>
      <w:r>
        <w:fldChar w:fldCharType="begin"/>
      </w:r>
      <w:r>
        <w:instrText xml:space="preserve"> PAGEREF _Ref434490285 \h </w:instrText>
      </w:r>
      <w:r>
        <w:fldChar w:fldCharType="separate"/>
      </w:r>
      <w:r w:rsidR="009800DB">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9800DB">
        <w:t>The Doxology for St. Mary of Egypt</w:t>
      </w:r>
      <w:r>
        <w:fldChar w:fldCharType="end"/>
      </w:r>
      <w:r>
        <w:tab/>
      </w:r>
      <w:r>
        <w:fldChar w:fldCharType="begin"/>
      </w:r>
      <w:r>
        <w:instrText xml:space="preserve"> PAGEREF _Ref434491512 \h </w:instrText>
      </w:r>
      <w:r>
        <w:fldChar w:fldCharType="separate"/>
      </w:r>
      <w:r w:rsidR="009800DB">
        <w:rPr>
          <w:noProof/>
        </w:rPr>
        <w:t>783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9800DB">
        <w:t>The Doxology of St. Athanasius the Apostolic</w:t>
      </w:r>
      <w:r>
        <w:fldChar w:fldCharType="end"/>
      </w:r>
      <w:r>
        <w:tab/>
      </w:r>
      <w:r>
        <w:fldChar w:fldCharType="begin"/>
      </w:r>
      <w:r>
        <w:instrText xml:space="preserve"> PAGEREF _Ref434492161 \h </w:instrText>
      </w:r>
      <w:r>
        <w:fldChar w:fldCharType="separate"/>
      </w:r>
      <w:r w:rsidR="009800DB">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9800DB">
        <w:t>The Doxology for St. Athanasius the Apostolic</w:t>
      </w:r>
      <w:r>
        <w:fldChar w:fldCharType="end"/>
      </w:r>
      <w:r>
        <w:tab/>
      </w:r>
      <w:r>
        <w:fldChar w:fldCharType="begin"/>
      </w:r>
      <w:r>
        <w:instrText xml:space="preserve"> PAGEREF _Ref434492183 \h </w:instrText>
      </w:r>
      <w:r>
        <w:fldChar w:fldCharType="separate"/>
      </w:r>
      <w:r w:rsidR="009800DB">
        <w:rPr>
          <w:noProof/>
        </w:rPr>
        <w:t>789</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9800DB">
        <w:t>Another Doxology for St. Athanasius the Apostolic</w:t>
      </w:r>
      <w:r>
        <w:fldChar w:fldCharType="end"/>
      </w:r>
      <w:r>
        <w:tab/>
      </w:r>
      <w:r>
        <w:fldChar w:fldCharType="begin"/>
      </w:r>
      <w:r>
        <w:instrText xml:space="preserve"> PAGEREF _Ref434492196 \h </w:instrText>
      </w:r>
      <w:r>
        <w:fldChar w:fldCharType="separate"/>
      </w:r>
      <w:r w:rsidR="009800DB">
        <w:rPr>
          <w:noProof/>
        </w:rPr>
        <w:t>791</w:t>
      </w:r>
      <w:r>
        <w:fldChar w:fldCharType="end"/>
      </w:r>
    </w:p>
    <w:p w14:paraId="344F162A" w14:textId="77777777" w:rsidR="00B82753" w:rsidRDefault="00B82753" w:rsidP="00810F04">
      <w:pPr>
        <w:tabs>
          <w:tab w:val="left" w:leader="dot" w:pos="8280"/>
        </w:tabs>
        <w:spacing w:after="0" w:line="240" w:lineRule="auto"/>
      </w:pPr>
      <w:r>
        <w:lastRenderedPageBreak/>
        <w:fldChar w:fldCharType="begin"/>
      </w:r>
      <w:r>
        <w:instrText xml:space="preserve"> REF _Ref434492249 \h </w:instrText>
      </w:r>
      <w:r>
        <w:fldChar w:fldCharType="separate"/>
      </w:r>
      <w:r w:rsidR="009800DB">
        <w:t>The Doxology for St. Severus</w:t>
      </w:r>
      <w:r>
        <w:fldChar w:fldCharType="end"/>
      </w:r>
      <w:r>
        <w:tab/>
      </w:r>
      <w:r>
        <w:fldChar w:fldCharType="begin"/>
      </w:r>
      <w:r>
        <w:instrText xml:space="preserve"> PAGEREF _Ref434492249 \h </w:instrText>
      </w:r>
      <w:r>
        <w:fldChar w:fldCharType="separate"/>
      </w:r>
      <w:r w:rsidR="009800DB">
        <w:rPr>
          <w:noProof/>
        </w:rPr>
        <w:t>602</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9800DB">
        <w:t>The Doxology for St. Takle Haymanot</w:t>
      </w:r>
      <w:r>
        <w:fldChar w:fldCharType="end"/>
      </w:r>
      <w:r>
        <w:tab/>
      </w:r>
      <w:r>
        <w:fldChar w:fldCharType="begin"/>
      </w:r>
      <w:r>
        <w:instrText xml:space="preserve"> PAGEREF _Ref434492302 \h </w:instrText>
      </w:r>
      <w:r>
        <w:fldChar w:fldCharType="separate"/>
      </w:r>
      <w:r w:rsidR="009800DB">
        <w:rPr>
          <w:noProof/>
        </w:rPr>
        <w:t>871</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9800DB">
        <w:t>The Doxology of St. Simon the Tanner</w:t>
      </w:r>
      <w:r>
        <w:fldChar w:fldCharType="end"/>
      </w:r>
      <w:r>
        <w:tab/>
      </w:r>
      <w:r>
        <w:fldChar w:fldCharType="begin"/>
      </w:r>
      <w:r>
        <w:instrText xml:space="preserve"> PAGEREF _Ref434492343 \h </w:instrText>
      </w:r>
      <w:r>
        <w:fldChar w:fldCharType="separate"/>
      </w:r>
      <w:r w:rsidR="009800DB">
        <w:rPr>
          <w:noProof/>
        </w:rPr>
        <w:t>648</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9800DB">
        <w:t>The Doxology for St. Cyril VI</w:t>
      </w:r>
      <w:r>
        <w:fldChar w:fldCharType="end"/>
      </w:r>
      <w:r>
        <w:tab/>
      </w:r>
      <w:r>
        <w:fldChar w:fldCharType="begin"/>
      </w:r>
      <w:r>
        <w:instrText xml:space="preserve"> PAGEREF _Ref434492506 \h </w:instrText>
      </w:r>
      <w:r>
        <w:fldChar w:fldCharType="separate"/>
      </w:r>
      <w:r w:rsidR="009800DB">
        <w:rPr>
          <w:noProof/>
        </w:rPr>
        <w:t>762</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9800DB">
        <w:t>The Doxology for St. Abraam of Fayyoum</w:t>
      </w:r>
      <w:r>
        <w:fldChar w:fldCharType="end"/>
      </w:r>
      <w:r>
        <w:tab/>
      </w:r>
      <w:r>
        <w:fldChar w:fldCharType="begin"/>
      </w:r>
      <w:r>
        <w:instrText xml:space="preserve"> PAGEREF _Ref434492469 \h </w:instrText>
      </w:r>
      <w:r>
        <w:fldChar w:fldCharType="separate"/>
      </w:r>
      <w:r w:rsidR="009800DB">
        <w:rPr>
          <w:noProof/>
        </w:rPr>
        <w:t>808</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9800DB">
        <w:t>The Doxology for St. Chad of Mercia</w:t>
      </w:r>
      <w:r>
        <w:fldChar w:fldCharType="end"/>
      </w:r>
      <w:r>
        <w:tab/>
      </w:r>
      <w:r>
        <w:fldChar w:fldCharType="begin"/>
      </w:r>
      <w:r>
        <w:instrText xml:space="preserve"> PAGEREF _Ref434492702 \h </w:instrText>
      </w:r>
      <w:r>
        <w:fldChar w:fldCharType="separate"/>
      </w:r>
      <w:r w:rsidR="009800DB">
        <w:rPr>
          <w:noProof/>
        </w:rPr>
        <w:t>765</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9800DB">
        <w:t>The Doxology for the Patriarchs: Abraham, Isaac, and Jacob</w:t>
      </w:r>
      <w:r>
        <w:fldChar w:fldCharType="end"/>
      </w:r>
      <w:r>
        <w:tab/>
      </w:r>
      <w:r>
        <w:fldChar w:fldCharType="begin"/>
      </w:r>
      <w:r>
        <w:instrText xml:space="preserve"> PAGEREF _Ref434492413 \h </w:instrText>
      </w:r>
      <w:r>
        <w:fldChar w:fldCharType="separate"/>
      </w:r>
      <w:r w:rsidR="009800DB">
        <w:rPr>
          <w:noProof/>
        </w:rPr>
        <w:t>872</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9800DB">
        <w:t>The Doxology of the Cross Bearers</w:t>
      </w:r>
      <w:r>
        <w:fldChar w:fldCharType="end"/>
      </w:r>
      <w:r>
        <w:tab/>
      </w:r>
      <w:r>
        <w:fldChar w:fldCharType="begin"/>
      </w:r>
      <w:r>
        <w:instrText xml:space="preserve"> PAGEREF _Ref434492536 \h </w:instrText>
      </w:r>
      <w:r>
        <w:fldChar w:fldCharType="separate"/>
      </w:r>
      <w:r w:rsidR="009800DB">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9800DB">
        <w:t>The Doxology for a Hierarch Who is Present</w:t>
      </w:r>
      <w:r>
        <w:fldChar w:fldCharType="end"/>
      </w:r>
      <w:r>
        <w:tab/>
      </w:r>
      <w:r>
        <w:fldChar w:fldCharType="begin"/>
      </w:r>
      <w:r>
        <w:instrText xml:space="preserve"> PAGEREF _Ref434492645 \h </w:instrText>
      </w:r>
      <w:r>
        <w:fldChar w:fldCharType="separate"/>
      </w:r>
      <w:r w:rsidR="009800DB">
        <w:rPr>
          <w:noProof/>
        </w:rPr>
        <w:t>560</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Windows User" w:date="2015-10-30T08:56:00Z" w:initials="WU">
    <w:p w14:paraId="5BC240C8" w14:textId="77777777" w:rsidR="00336170" w:rsidRDefault="00336170">
      <w:pPr>
        <w:pStyle w:val="CommentText"/>
      </w:pPr>
      <w:r>
        <w:rPr>
          <w:rStyle w:val="CommentReference"/>
        </w:rPr>
        <w:annotationRef/>
      </w:r>
      <w:r>
        <w:t>Add notes where to insert Doxology of Prime… And Vespers Prase?</w:t>
      </w:r>
    </w:p>
  </w:comment>
  <w:comment w:id="62" w:author="Windows User" w:date="2015-10-30T08:56:00Z" w:initials="WU">
    <w:p w14:paraId="463C28D3" w14:textId="77777777" w:rsidR="00336170" w:rsidRDefault="00336170" w:rsidP="0043158C">
      <w:pPr>
        <w:pStyle w:val="CommentText"/>
      </w:pPr>
      <w:r>
        <w:rPr>
          <w:rStyle w:val="CommentReference"/>
        </w:rPr>
        <w:annotationRef/>
      </w:r>
      <w:r>
        <w:t>May He or that He may</w:t>
      </w:r>
    </w:p>
  </w:comment>
  <w:comment w:id="64" w:author="Windows User" w:date="2015-10-30T08:56:00Z" w:initials="BS">
    <w:p w14:paraId="0CF6FD46" w14:textId="77777777" w:rsidR="00336170" w:rsidRDefault="00336170">
      <w:pPr>
        <w:pStyle w:val="CommentText"/>
      </w:pPr>
      <w:r>
        <w:rPr>
          <w:rStyle w:val="CommentReference"/>
        </w:rPr>
        <w:annotationRef/>
      </w:r>
      <w:r>
        <w:t>protopresbyters?</w:t>
      </w:r>
    </w:p>
  </w:comment>
  <w:comment w:id="65" w:author="Windows User" w:date="2015-10-30T08:56:00Z" w:initials="BS">
    <w:p w14:paraId="7A5F1901" w14:textId="77777777" w:rsidR="00336170" w:rsidRDefault="00336170">
      <w:pPr>
        <w:pStyle w:val="CommentText"/>
      </w:pPr>
      <w:r>
        <w:rPr>
          <w:rStyle w:val="CommentReference"/>
        </w:rPr>
        <w:annotationRef/>
      </w:r>
      <w:r>
        <w:t>those who?</w:t>
      </w:r>
    </w:p>
  </w:comment>
  <w:comment w:id="66" w:author="Windows User" w:date="2015-10-30T08:56:00Z" w:initials="BS">
    <w:p w14:paraId="2D4F2C82" w14:textId="77777777" w:rsidR="00336170" w:rsidRDefault="00336170">
      <w:pPr>
        <w:pStyle w:val="CommentText"/>
      </w:pPr>
      <w:r>
        <w:rPr>
          <w:rStyle w:val="CommentReference"/>
        </w:rPr>
        <w:annotationRef/>
      </w:r>
      <w:r>
        <w:t>Yourself?</w:t>
      </w:r>
    </w:p>
  </w:comment>
  <w:comment w:id="75" w:author="Windows User" w:date="2015-10-30T08:56:00Z" w:initials="WU">
    <w:p w14:paraId="18EFFA71" w14:textId="77777777" w:rsidR="00336170" w:rsidRDefault="00336170">
      <w:pPr>
        <w:pStyle w:val="CommentText"/>
      </w:pPr>
      <w:r>
        <w:rPr>
          <w:rStyle w:val="CommentReference"/>
        </w:rPr>
        <w:annotationRef/>
      </w:r>
      <w:r>
        <w:t>Funny just to have declared here with nothing else.</w:t>
      </w:r>
    </w:p>
  </w:comment>
  <w:comment w:id="76" w:author="Windows User" w:date="2015-10-30T08:56:00Z" w:initials="WU">
    <w:p w14:paraId="49678875" w14:textId="77777777" w:rsidR="00336170" w:rsidRDefault="00336170">
      <w:pPr>
        <w:pStyle w:val="CommentText"/>
      </w:pPr>
      <w:r>
        <w:rPr>
          <w:rStyle w:val="CommentReference"/>
        </w:rPr>
        <w:annotationRef/>
      </w:r>
      <w:r>
        <w:t>Good News or Glad Tidings?</w:t>
      </w:r>
    </w:p>
  </w:comment>
  <w:comment w:id="77" w:author="Windows User" w:date="2015-10-30T08:56:00Z" w:initials="WU">
    <w:p w14:paraId="23EACE51" w14:textId="77777777" w:rsidR="00336170" w:rsidRDefault="00336170">
      <w:pPr>
        <w:pStyle w:val="CommentText"/>
      </w:pPr>
      <w:r>
        <w:rPr>
          <w:rStyle w:val="CommentReference"/>
        </w:rPr>
        <w:annotationRef/>
      </w:r>
      <w:r>
        <w:t>Which is it? Advocate or watch over us?</w:t>
      </w:r>
    </w:p>
  </w:comment>
  <w:comment w:id="78" w:author="Windows User" w:date="2015-10-30T08:56:00Z" w:initials="WU">
    <w:p w14:paraId="01F9BCCA" w14:textId="77777777" w:rsidR="00336170" w:rsidRDefault="00336170">
      <w:pPr>
        <w:pStyle w:val="CommentText"/>
      </w:pPr>
      <w:r>
        <w:rPr>
          <w:rStyle w:val="CommentReference"/>
        </w:rPr>
        <w:annotationRef/>
      </w:r>
      <w:r>
        <w:t>Coptic doesn’t seem to have “Mary”</w:t>
      </w:r>
    </w:p>
  </w:comment>
  <w:comment w:id="80" w:author="Windows User" w:date="2015-10-30T08:56:00Z" w:initials="WU">
    <w:p w14:paraId="64CC502C" w14:textId="77777777" w:rsidR="00336170" w:rsidRDefault="00336170">
      <w:pPr>
        <w:pStyle w:val="CommentText"/>
      </w:pPr>
      <w:r>
        <w:rPr>
          <w:rStyle w:val="CommentReference"/>
        </w:rPr>
        <w:annotationRef/>
      </w:r>
      <w:r>
        <w:t>Add footnote of what this is</w:t>
      </w:r>
    </w:p>
  </w:comment>
  <w:comment w:id="101" w:author="Windows User" w:date="2015-10-30T12:35:00Z" w:initials="WU">
    <w:p w14:paraId="0D2C8A12" w14:textId="77777777" w:rsidR="00336170" w:rsidRDefault="00336170">
      <w:pPr>
        <w:pStyle w:val="CommentText"/>
      </w:pPr>
      <w:r>
        <w:rPr>
          <w:rStyle w:val="CommentReference"/>
        </w:rPr>
        <w:annotationRef/>
      </w:r>
      <w:r>
        <w:t>Compare to various translations</w:t>
      </w:r>
    </w:p>
  </w:comment>
  <w:comment w:id="102" w:author="Windows User" w:date="2015-10-30T12:37:00Z" w:initials="WU">
    <w:p w14:paraId="00B9961B" w14:textId="77777777" w:rsidR="00336170" w:rsidRDefault="00336170">
      <w:pPr>
        <w:pStyle w:val="CommentText"/>
      </w:pPr>
      <w:r>
        <w:rPr>
          <w:rStyle w:val="CommentReference"/>
        </w:rPr>
        <w:annotationRef/>
      </w:r>
      <w:r>
        <w:t>Is this supposed to be doubled?</w:t>
      </w:r>
    </w:p>
  </w:comment>
  <w:comment w:id="103" w:author="Windows User" w:date="2015-10-30T08:56:00Z" w:initials="WU">
    <w:p w14:paraId="6AC03ACF" w14:textId="77777777" w:rsidR="00336170" w:rsidRDefault="00336170">
      <w:pPr>
        <w:pStyle w:val="CommentText"/>
      </w:pPr>
      <w:r>
        <w:rPr>
          <w:rStyle w:val="CommentReference"/>
        </w:rPr>
        <w:annotationRef/>
      </w:r>
      <w:r>
        <w:t>Does this go before Creed?</w:t>
      </w:r>
    </w:p>
  </w:comment>
  <w:comment w:id="106" w:author="Windows User" w:date="2015-11-06T13:03:00Z" w:initials="WU">
    <w:p w14:paraId="6B9D0F75" w14:textId="77777777" w:rsidR="00336170" w:rsidRDefault="00336170">
      <w:pPr>
        <w:pStyle w:val="CommentText"/>
      </w:pPr>
      <w:r>
        <w:rPr>
          <w:rStyle w:val="CommentReference"/>
        </w:rPr>
        <w:annotationRef/>
      </w:r>
      <w:r>
        <w:t>Coptic reader has Ps 3 here!</w:t>
      </w:r>
    </w:p>
  </w:comment>
  <w:comment w:id="122" w:author="Windows User" w:date="2015-11-02T08:54:00Z" w:initials="WU">
    <w:p w14:paraId="0366F544" w14:textId="77777777" w:rsidR="00336170" w:rsidRDefault="00336170">
      <w:pPr>
        <w:pStyle w:val="CommentText"/>
      </w:pPr>
      <w:r>
        <w:rPr>
          <w:rStyle w:val="CommentReference"/>
        </w:rPr>
        <w:annotationRef/>
      </w:r>
      <w:r>
        <w:t>Is there a phrase missing here?</w:t>
      </w:r>
    </w:p>
  </w:comment>
  <w:comment w:id="128" w:author="Windows User" w:date="2015-10-30T08:56:00Z" w:initials="WU">
    <w:p w14:paraId="1FDBEBA0" w14:textId="77777777" w:rsidR="00336170" w:rsidRDefault="00336170">
      <w:pPr>
        <w:pStyle w:val="CommentText"/>
      </w:pPr>
      <w:r>
        <w:rPr>
          <w:rStyle w:val="CommentReference"/>
        </w:rPr>
        <w:annotationRef/>
      </w:r>
      <w:r>
        <w:t>Should Glory be be here?</w:t>
      </w:r>
    </w:p>
  </w:comment>
  <w:comment w:id="133" w:author="Windows User" w:date="2015-11-02T12:45:00Z" w:initials="WU">
    <w:p w14:paraId="52EB1C43" w14:textId="77777777" w:rsidR="00336170" w:rsidRDefault="00336170">
      <w:pPr>
        <w:pStyle w:val="CommentText"/>
      </w:pPr>
      <w:r>
        <w:rPr>
          <w:rStyle w:val="CommentReference"/>
        </w:rPr>
        <w:annotationRef/>
      </w:r>
      <w:r>
        <w:t>Any argument for "Rise up" rather than arise?"</w:t>
      </w:r>
    </w:p>
  </w:comment>
  <w:comment w:id="134" w:author="Windows User" w:date="2015-10-30T08:56:00Z" w:initials="WU">
    <w:p w14:paraId="20A80697" w14:textId="77777777" w:rsidR="00336170" w:rsidRDefault="00336170">
      <w:pPr>
        <w:pStyle w:val="CommentText"/>
      </w:pPr>
      <w:r>
        <w:rPr>
          <w:rStyle w:val="CommentReference"/>
        </w:rPr>
        <w:annotationRef/>
      </w:r>
      <w:r>
        <w:t>flesh or body?</w:t>
      </w:r>
    </w:p>
  </w:comment>
  <w:comment w:id="135" w:author="Windows User" w:date="2015-10-30T08:56:00Z" w:initials="WU">
    <w:p w14:paraId="691196EF" w14:textId="77777777" w:rsidR="00336170" w:rsidRDefault="00336170">
      <w:pPr>
        <w:pStyle w:val="CommentText"/>
      </w:pPr>
      <w:r>
        <w:rPr>
          <w:rStyle w:val="CommentReference"/>
        </w:rPr>
        <w:annotationRef/>
      </w:r>
      <w:r>
        <w:t>Send up, or ascribe?</w:t>
      </w:r>
    </w:p>
  </w:comment>
  <w:comment w:id="136" w:author="Windows User" w:date="2015-10-30T08:56:00Z" w:initials="WU">
    <w:p w14:paraId="62D844FC" w14:textId="77777777" w:rsidR="00336170" w:rsidRDefault="00336170">
      <w:pPr>
        <w:pStyle w:val="CommentText"/>
      </w:pPr>
      <w:r>
        <w:rPr>
          <w:rStyle w:val="CommentReference"/>
        </w:rPr>
        <w:annotationRef/>
      </w:r>
      <w:r>
        <w:t>doxology or glorification?</w:t>
      </w:r>
    </w:p>
  </w:comment>
  <w:comment w:id="137" w:author="Windows User" w:date="2015-10-30T08:56:00Z" w:initials="WU">
    <w:p w14:paraId="1DDB628C" w14:textId="77777777" w:rsidR="00336170" w:rsidRDefault="00336170">
      <w:pPr>
        <w:pStyle w:val="CommentText"/>
      </w:pPr>
      <w:r>
        <w:rPr>
          <w:rStyle w:val="CommentReference"/>
        </w:rPr>
        <w:annotationRef/>
      </w:r>
      <w:r>
        <w:t>"Glory to you" or "Glory be to you"?</w:t>
      </w:r>
    </w:p>
  </w:comment>
  <w:comment w:id="138" w:author="Windows User" w:date="2015-10-30T08:56:00Z" w:initials="WU">
    <w:p w14:paraId="04605706" w14:textId="77777777" w:rsidR="00336170" w:rsidRDefault="00336170">
      <w:pPr>
        <w:pStyle w:val="CommentText"/>
      </w:pPr>
      <w:r>
        <w:rPr>
          <w:rStyle w:val="CommentReference"/>
        </w:rPr>
        <w:annotationRef/>
      </w:r>
      <w:r>
        <w:t>You?</w:t>
      </w:r>
    </w:p>
  </w:comment>
  <w:comment w:id="139" w:author="Windows User" w:date="2015-10-30T08:56:00Z" w:initials="WU">
    <w:p w14:paraId="7EF74390" w14:textId="77777777" w:rsidR="00336170" w:rsidRDefault="00336170">
      <w:pPr>
        <w:pStyle w:val="CommentText"/>
      </w:pPr>
      <w:r>
        <w:rPr>
          <w:rStyle w:val="CommentReference"/>
        </w:rPr>
        <w:annotationRef/>
      </w:r>
      <w:r>
        <w:t>To the Sanctuary or O you saints???</w:t>
      </w:r>
    </w:p>
  </w:comment>
  <w:comment w:id="140" w:author="Windows User" w:date="2015-10-30T08:56:00Z" w:initials="WU">
    <w:p w14:paraId="6EE7E8F7" w14:textId="77777777" w:rsidR="00336170" w:rsidRDefault="00336170">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36170" w:rsidRDefault="00336170">
      <w:pPr>
        <w:pStyle w:val="CommentText"/>
      </w:pPr>
      <w:r>
        <w:rPr>
          <w:rStyle w:val="CommentReference"/>
        </w:rPr>
        <w:annotationRef/>
      </w:r>
      <w:r>
        <w:t>supplication or cry?</w:t>
      </w:r>
    </w:p>
  </w:comment>
  <w:comment w:id="142" w:author="Windows User" w:date="2015-10-30T08:56:00Z" w:initials="WU">
    <w:p w14:paraId="48F1BB2D" w14:textId="77777777" w:rsidR="00336170" w:rsidRDefault="00336170">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36170" w:rsidRDefault="00336170">
      <w:pPr>
        <w:pStyle w:val="CommentText"/>
      </w:pPr>
      <w:r>
        <w:rPr>
          <w:rStyle w:val="CommentReference"/>
        </w:rPr>
        <w:annotationRef/>
      </w:r>
      <w:r>
        <w:t>revive or deliver?</w:t>
      </w:r>
    </w:p>
  </w:comment>
  <w:comment w:id="144" w:author="Windows User" w:date="2015-10-30T08:56:00Z" w:initials="WU">
    <w:p w14:paraId="1E23D103" w14:textId="77777777" w:rsidR="00336170" w:rsidRDefault="00336170">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36170" w:rsidRDefault="00336170">
      <w:pPr>
        <w:pStyle w:val="CommentText"/>
      </w:pPr>
      <w:r>
        <w:rPr>
          <w:rStyle w:val="CommentReference"/>
        </w:rPr>
        <w:annotationRef/>
      </w:r>
      <w:r>
        <w:t>blessing or praise?</w:t>
      </w:r>
    </w:p>
  </w:comment>
  <w:comment w:id="146" w:author="Windows User" w:date="2015-10-30T08:56:00Z" w:initials="WU">
    <w:p w14:paraId="71B0BD07" w14:textId="77777777" w:rsidR="00336170" w:rsidRDefault="00336170">
      <w:pPr>
        <w:pStyle w:val="CommentText"/>
      </w:pPr>
      <w:r>
        <w:rPr>
          <w:rStyle w:val="CommentReference"/>
        </w:rPr>
        <w:annotationRef/>
      </w:r>
      <w:r>
        <w:t>respond with? respond to? speak of?</w:t>
      </w:r>
    </w:p>
  </w:comment>
  <w:comment w:id="147" w:author="Windows User" w:date="2015-10-30T08:56:00Z" w:initials="WU">
    <w:p w14:paraId="2450B0CD" w14:textId="77777777" w:rsidR="00336170" w:rsidRDefault="00336170">
      <w:pPr>
        <w:pStyle w:val="CommentText"/>
      </w:pPr>
      <w:r>
        <w:rPr>
          <w:rStyle w:val="CommentReference"/>
        </w:rPr>
        <w:annotationRef/>
      </w:r>
      <w:r>
        <w:t>rightous, true, or truth?</w:t>
      </w:r>
    </w:p>
  </w:comment>
  <w:comment w:id="148" w:author="Windows User" w:date="2015-10-30T08:56:00Z" w:initials="WU">
    <w:p w14:paraId="469B7AAB" w14:textId="77777777" w:rsidR="00336170" w:rsidRDefault="00336170">
      <w:pPr>
        <w:pStyle w:val="CommentText"/>
      </w:pPr>
      <w:r>
        <w:rPr>
          <w:rStyle w:val="CommentReference"/>
        </w:rPr>
        <w:annotationRef/>
      </w:r>
      <w:r>
        <w:t>meditation, or delight?</w:t>
      </w:r>
    </w:p>
  </w:comment>
  <w:comment w:id="149" w:author="Windows User" w:date="2015-10-30T08:56:00Z" w:initials="WU">
    <w:p w14:paraId="55BDD5ED" w14:textId="77777777" w:rsidR="00336170" w:rsidRDefault="00336170">
      <w:pPr>
        <w:pStyle w:val="CommentText"/>
      </w:pPr>
      <w:r>
        <w:rPr>
          <w:rStyle w:val="CommentReference"/>
        </w:rPr>
        <w:annotationRef/>
      </w:r>
      <w:r>
        <w:t>forever or always?</w:t>
      </w:r>
    </w:p>
  </w:comment>
  <w:comment w:id="150" w:author="Windows User" w:date="2015-10-30T08:56:00Z" w:initials="WU">
    <w:p w14:paraId="6EC4BCD6" w14:textId="77777777" w:rsidR="00336170" w:rsidRDefault="00336170">
      <w:pPr>
        <w:pStyle w:val="CommentText"/>
      </w:pPr>
      <w:r>
        <w:rPr>
          <w:rStyle w:val="CommentReference"/>
        </w:rPr>
        <w:annotationRef/>
      </w:r>
      <w:r>
        <w:t>and forever?</w:t>
      </w:r>
    </w:p>
  </w:comment>
  <w:comment w:id="151" w:author="Windows User" w:date="2015-10-30T08:56:00Z" w:initials="WU">
    <w:p w14:paraId="0C8D527C" w14:textId="77777777" w:rsidR="00336170" w:rsidRDefault="00336170">
      <w:pPr>
        <w:pStyle w:val="CommentText"/>
      </w:pPr>
      <w:r>
        <w:rPr>
          <w:rStyle w:val="CommentReference"/>
        </w:rPr>
        <w:annotationRef/>
      </w:r>
      <w:r>
        <w:t>be?</w:t>
      </w:r>
    </w:p>
  </w:comment>
  <w:comment w:id="152" w:author="Windows User" w:date="2015-10-30T08:56:00Z" w:initials="WU">
    <w:p w14:paraId="24A21286" w14:textId="77777777" w:rsidR="00336170" w:rsidRDefault="00336170">
      <w:pPr>
        <w:pStyle w:val="CommentText"/>
      </w:pPr>
      <w:r>
        <w:rPr>
          <w:rStyle w:val="CommentReference"/>
        </w:rPr>
        <w:annotationRef/>
      </w:r>
      <w:r>
        <w:t>be?</w:t>
      </w:r>
    </w:p>
  </w:comment>
  <w:comment w:id="153" w:author="Windows User" w:date="2015-10-30T08:56:00Z" w:initials="WU">
    <w:p w14:paraId="78AD7059" w14:textId="77777777" w:rsidR="00336170" w:rsidRDefault="00336170">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36170" w:rsidRDefault="00336170">
      <w:pPr>
        <w:pStyle w:val="CommentText"/>
      </w:pPr>
      <w:r>
        <w:rPr>
          <w:rStyle w:val="CommentReference"/>
        </w:rPr>
        <w:annotationRef/>
      </w:r>
      <w:r>
        <w:t>utter or declare?</w:t>
      </w:r>
    </w:p>
  </w:comment>
  <w:comment w:id="161" w:author="Windows User" w:date="2015-10-30T08:56:00Z" w:initials="BS">
    <w:p w14:paraId="3842484B" w14:textId="77777777" w:rsidR="00336170" w:rsidRDefault="00336170">
      <w:pPr>
        <w:pStyle w:val="CommentText"/>
      </w:pPr>
      <w:r>
        <w:rPr>
          <w:rStyle w:val="CommentReference"/>
        </w:rPr>
        <w:annotationRef/>
      </w:r>
      <w:r>
        <w:t>look at? look upon? regard?</w:t>
      </w:r>
    </w:p>
  </w:comment>
  <w:comment w:id="162" w:author="Windows User" w:date="2015-10-30T08:56:00Z" w:initials="BS">
    <w:p w14:paraId="61DC37F7" w14:textId="77777777" w:rsidR="00336170" w:rsidRDefault="00336170">
      <w:pPr>
        <w:pStyle w:val="CommentText"/>
      </w:pPr>
      <w:r>
        <w:rPr>
          <w:rStyle w:val="CommentReference"/>
        </w:rPr>
        <w:annotationRef/>
      </w:r>
      <w:r>
        <w:t>no one?</w:t>
      </w:r>
    </w:p>
  </w:comment>
  <w:comment w:id="163" w:author="Windows User" w:date="2015-10-30T08:56:00Z" w:initials="BS">
    <w:p w14:paraId="585BECF3" w14:textId="77777777" w:rsidR="00336170" w:rsidRDefault="00336170">
      <w:pPr>
        <w:pStyle w:val="CommentText"/>
      </w:pPr>
      <w:r>
        <w:rPr>
          <w:rStyle w:val="CommentReference"/>
        </w:rPr>
        <w:annotationRef/>
      </w:r>
      <w:r>
        <w:t>in?</w:t>
      </w:r>
    </w:p>
    <w:p w14:paraId="599E0788" w14:textId="77777777" w:rsidR="00336170" w:rsidRDefault="00336170">
      <w:pPr>
        <w:pStyle w:val="CommentText"/>
      </w:pPr>
    </w:p>
  </w:comment>
  <w:comment w:id="164" w:author="Windows User" w:date="2015-10-30T08:56:00Z" w:initials="BS">
    <w:p w14:paraId="1E93E3C5" w14:textId="77777777" w:rsidR="00336170" w:rsidRDefault="00336170">
      <w:pPr>
        <w:pStyle w:val="CommentText"/>
      </w:pPr>
      <w:r>
        <w:rPr>
          <w:rStyle w:val="CommentReference"/>
        </w:rPr>
        <w:annotationRef/>
      </w:r>
      <w:r>
        <w:t>before?</w:t>
      </w:r>
    </w:p>
  </w:comment>
  <w:comment w:id="165" w:author="Windows User" w:date="2015-10-30T08:56:00Z" w:initials="BS">
    <w:p w14:paraId="2A95BD9B" w14:textId="77777777" w:rsidR="00336170" w:rsidRDefault="00336170">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36170" w:rsidRDefault="00336170">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36170" w:rsidRDefault="00336170">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36170" w:rsidRDefault="00336170">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36170" w:rsidRDefault="00336170">
      <w:pPr>
        <w:pStyle w:val="CommentText"/>
      </w:pPr>
      <w:r>
        <w:rPr>
          <w:rStyle w:val="CommentReference"/>
        </w:rPr>
        <w:annotationRef/>
      </w:r>
      <w:r>
        <w:t>spices or ointment</w:t>
      </w:r>
    </w:p>
  </w:comment>
  <w:comment w:id="170" w:author="Windows User" w:date="2015-10-30T08:56:00Z" w:initials="BS">
    <w:p w14:paraId="59FF5141" w14:textId="77777777" w:rsidR="00336170" w:rsidRDefault="00336170">
      <w:pPr>
        <w:pStyle w:val="CommentText"/>
      </w:pPr>
      <w:r>
        <w:rPr>
          <w:rStyle w:val="CommentReference"/>
        </w:rPr>
        <w:annotationRef/>
      </w:r>
      <w:r>
        <w:t>Is risen or has risen?</w:t>
      </w:r>
    </w:p>
  </w:comment>
  <w:comment w:id="171" w:author="Windows User" w:date="2015-10-30T08:56:00Z" w:initials="BS">
    <w:p w14:paraId="32DD0547" w14:textId="77777777" w:rsidR="00336170" w:rsidRDefault="00336170">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36170" w:rsidRDefault="00336170">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36170" w:rsidRDefault="00336170">
      <w:pPr>
        <w:pStyle w:val="CommentText"/>
      </w:pPr>
      <w:r>
        <w:rPr>
          <w:rStyle w:val="CommentReference"/>
        </w:rPr>
        <w:annotationRef/>
      </w:r>
      <w:r>
        <w:t xml:space="preserve">decay? </w:t>
      </w:r>
    </w:p>
  </w:comment>
  <w:comment w:id="174" w:author="Windows User" w:date="2015-10-30T08:56:00Z" w:initials="WU">
    <w:p w14:paraId="3FDC6419" w14:textId="77777777" w:rsidR="00336170" w:rsidRDefault="00336170">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36170" w:rsidRDefault="00336170">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36170" w:rsidRDefault="00336170">
      <w:pPr>
        <w:pStyle w:val="CommentText"/>
      </w:pPr>
      <w:r>
        <w:rPr>
          <w:rStyle w:val="CommentReference"/>
        </w:rPr>
        <w:annotationRef/>
      </w:r>
      <w:r>
        <w:t>literally choice mounted captains?</w:t>
      </w:r>
    </w:p>
  </w:comment>
  <w:comment w:id="177" w:author="Windows User" w:date="2015-10-30T08:56:00Z" w:initials="WU">
    <w:p w14:paraId="412EF946" w14:textId="77777777" w:rsidR="00336170" w:rsidRDefault="00336170">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36170" w:rsidRDefault="00336170">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36170" w:rsidRDefault="00336170">
      <w:pPr>
        <w:pStyle w:val="CommentText"/>
      </w:pPr>
      <w:r>
        <w:rPr>
          <w:rStyle w:val="CommentReference"/>
        </w:rPr>
        <w:annotationRef/>
      </w:r>
      <w:r>
        <w:t>crushed or destroyed?</w:t>
      </w:r>
    </w:p>
  </w:comment>
  <w:comment w:id="180" w:author="Windows User" w:date="2015-10-30T08:56:00Z" w:initials="WU">
    <w:p w14:paraId="251C2A8C" w14:textId="77777777" w:rsidR="00336170" w:rsidRDefault="00336170">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36170" w:rsidRDefault="00336170">
      <w:pPr>
        <w:pStyle w:val="CommentText"/>
      </w:pPr>
      <w:r>
        <w:rPr>
          <w:rStyle w:val="CommentReference"/>
        </w:rPr>
        <w:annotationRef/>
      </w:r>
      <w:r>
        <w:t>your enemies or our enemies?</w:t>
      </w:r>
    </w:p>
  </w:comment>
  <w:comment w:id="182" w:author="Windows User" w:date="2015-10-30T08:56:00Z" w:initials="WU">
    <w:p w14:paraId="3EA7129B" w14:textId="77777777" w:rsidR="00336170" w:rsidRDefault="00336170">
      <w:pPr>
        <w:pStyle w:val="CommentText"/>
      </w:pPr>
      <w:r>
        <w:rPr>
          <w:rStyle w:val="CommentReference"/>
        </w:rPr>
        <w:annotationRef/>
      </w:r>
      <w:r>
        <w:t>sent or sent forth?</w:t>
      </w:r>
    </w:p>
  </w:comment>
  <w:comment w:id="183" w:author="Windows User" w:date="2015-10-30T08:56:00Z" w:initials="WU">
    <w:p w14:paraId="2A81A5DE" w14:textId="77777777" w:rsidR="00336170" w:rsidRDefault="00336170">
      <w:pPr>
        <w:pStyle w:val="CommentText"/>
      </w:pPr>
      <w:r>
        <w:rPr>
          <w:rStyle w:val="CommentReference"/>
        </w:rPr>
        <w:annotationRef/>
      </w:r>
      <w:r>
        <w:t>or saints? ft note?</w:t>
      </w:r>
    </w:p>
  </w:comment>
  <w:comment w:id="184" w:author="Windows User" w:date="2015-10-30T08:56:00Z" w:initials="WU">
    <w:p w14:paraId="4AC4FC28" w14:textId="77777777" w:rsidR="00336170" w:rsidRDefault="00336170">
      <w:pPr>
        <w:pStyle w:val="CommentText"/>
      </w:pPr>
      <w:r>
        <w:rPr>
          <w:rStyle w:val="CommentReference"/>
        </w:rPr>
        <w:annotationRef/>
      </w:r>
      <w:r>
        <w:t>glories? glorious deeds? or in glory?</w:t>
      </w:r>
    </w:p>
  </w:comment>
  <w:comment w:id="185" w:author="Windows User" w:date="2015-10-30T08:56:00Z" w:initials="WU">
    <w:p w14:paraId="020A6174" w14:textId="77777777" w:rsidR="00336170" w:rsidRDefault="00336170">
      <w:pPr>
        <w:pStyle w:val="CommentText"/>
      </w:pPr>
      <w:r>
        <w:rPr>
          <w:rStyle w:val="CommentReference"/>
        </w:rPr>
        <w:annotationRef/>
      </w:r>
      <w:r>
        <w:t>redeemed? or chose?</w:t>
      </w:r>
    </w:p>
  </w:comment>
  <w:comment w:id="186" w:author="Windows User" w:date="2015-10-30T08:56:00Z" w:initials="WU">
    <w:p w14:paraId="6349473A" w14:textId="77777777" w:rsidR="00336170" w:rsidRDefault="00336170">
      <w:pPr>
        <w:pStyle w:val="CommentText"/>
      </w:pPr>
      <w:r>
        <w:rPr>
          <w:rStyle w:val="CommentReference"/>
        </w:rPr>
        <w:annotationRef/>
      </w:r>
      <w:r>
        <w:t>abode? habitation? resting place?</w:t>
      </w:r>
    </w:p>
  </w:comment>
  <w:comment w:id="187" w:author="Windows User" w:date="2015-10-30T08:56:00Z" w:initials="WU">
    <w:p w14:paraId="0D3E5CBC" w14:textId="77777777" w:rsidR="00336170" w:rsidRDefault="00336170">
      <w:pPr>
        <w:pStyle w:val="CommentText"/>
      </w:pPr>
      <w:r>
        <w:rPr>
          <w:rStyle w:val="CommentReference"/>
        </w:rPr>
        <w:annotationRef/>
      </w:r>
      <w:r>
        <w:t>Nets has pangs.</w:t>
      </w:r>
    </w:p>
  </w:comment>
  <w:comment w:id="188" w:author="Windows User" w:date="2015-10-30T08:56:00Z" w:initials="WU">
    <w:p w14:paraId="2C78488D" w14:textId="77777777" w:rsidR="00336170" w:rsidRDefault="00336170">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36170" w:rsidRDefault="00336170">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36170" w:rsidRDefault="00336170">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36170" w:rsidRDefault="00336170">
      <w:pPr>
        <w:pStyle w:val="CommentText"/>
      </w:pPr>
      <w:r>
        <w:rPr>
          <w:rStyle w:val="CommentReference"/>
        </w:rPr>
        <w:annotationRef/>
      </w:r>
      <w:r>
        <w:t>For? or Since?</w:t>
      </w:r>
    </w:p>
  </w:comment>
  <w:comment w:id="192" w:author="Windows User" w:date="2015-10-30T08:56:00Z" w:initials="WU">
    <w:p w14:paraId="23C2A88E" w14:textId="77777777" w:rsidR="00336170" w:rsidRDefault="00336170">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36170" w:rsidRDefault="00336170">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36170" w:rsidRDefault="00336170">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36170" w:rsidRDefault="00336170">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36170" w:rsidRDefault="00336170">
      <w:pPr>
        <w:pStyle w:val="CommentText"/>
      </w:pPr>
      <w:r>
        <w:rPr>
          <w:rStyle w:val="CommentReference"/>
        </w:rPr>
        <w:annotationRef/>
      </w:r>
      <w:r>
        <w:t>path or walkway?</w:t>
      </w:r>
    </w:p>
  </w:comment>
  <w:comment w:id="202" w:author="Brett Slote" w:date="2015-10-30T08:56:00Z" w:initials="BS">
    <w:p w14:paraId="2E9C38B6" w14:textId="77777777" w:rsidR="00336170" w:rsidRDefault="00336170">
      <w:pPr>
        <w:pStyle w:val="CommentText"/>
      </w:pPr>
      <w:r>
        <w:rPr>
          <w:rStyle w:val="CommentReference"/>
        </w:rPr>
        <w:annotationRef/>
      </w:r>
      <w:r>
        <w:t>needs : at least to indicate breaks in tune</w:t>
      </w:r>
    </w:p>
  </w:comment>
  <w:comment w:id="203" w:author="Windows User" w:date="2015-10-30T08:56:00Z" w:initials="WU">
    <w:p w14:paraId="3A386E24" w14:textId="77777777" w:rsidR="00336170" w:rsidRDefault="00336170">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36170" w:rsidRDefault="00336170">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36170" w:rsidRDefault="00336170">
      <w:pPr>
        <w:pStyle w:val="CommentText"/>
      </w:pPr>
      <w:r>
        <w:rPr>
          <w:rStyle w:val="CommentReference"/>
        </w:rPr>
        <w:annotationRef/>
      </w:r>
      <w:r>
        <w:t>praising or singing?</w:t>
      </w:r>
    </w:p>
  </w:comment>
  <w:comment w:id="206" w:author="Windows User" w:date="2015-10-30T08:56:00Z" w:initials="WU">
    <w:p w14:paraId="41E0F0D3" w14:textId="77777777" w:rsidR="00336170" w:rsidRDefault="00336170">
      <w:pPr>
        <w:pStyle w:val="CommentText"/>
      </w:pPr>
      <w:r>
        <w:rPr>
          <w:rStyle w:val="CommentReference"/>
        </w:rPr>
        <w:annotationRef/>
      </w:r>
      <w:r>
        <w:t>I think this should be sing to</w:t>
      </w:r>
    </w:p>
  </w:comment>
  <w:comment w:id="216" w:author="Windows User" w:date="2015-10-30T08:56:00Z" w:initials="BS">
    <w:p w14:paraId="6D839B60" w14:textId="77777777" w:rsidR="00336170" w:rsidRDefault="00336170">
      <w:pPr>
        <w:pStyle w:val="CommentText"/>
      </w:pPr>
      <w:r>
        <w:rPr>
          <w:rStyle w:val="CommentReference"/>
        </w:rPr>
        <w:annotationRef/>
      </w:r>
      <w:r>
        <w:t>both Brenton and NETS have "understanding"</w:t>
      </w:r>
    </w:p>
  </w:comment>
  <w:comment w:id="217" w:author="Windows User" w:date="2015-10-30T08:56:00Z" w:initials="BS">
    <w:p w14:paraId="6CECB213" w14:textId="77777777" w:rsidR="00336170" w:rsidRDefault="00336170">
      <w:pPr>
        <w:pStyle w:val="CommentText"/>
      </w:pPr>
      <w:r>
        <w:rPr>
          <w:rStyle w:val="CommentReference"/>
        </w:rPr>
        <w:annotationRef/>
      </w:r>
      <w:r>
        <w:t>NETS just has made</w:t>
      </w:r>
    </w:p>
  </w:comment>
  <w:comment w:id="218" w:author="Windows User" w:date="2015-10-30T08:56:00Z" w:initials="BS">
    <w:p w14:paraId="4F787B03" w14:textId="77777777" w:rsidR="00336170" w:rsidRDefault="00336170">
      <w:pPr>
        <w:pStyle w:val="CommentText"/>
      </w:pPr>
      <w:r>
        <w:rPr>
          <w:rStyle w:val="CommentReference"/>
        </w:rPr>
        <w:annotationRef/>
      </w:r>
      <w:r>
        <w:t>does Coptic have "alone"?</w:t>
      </w:r>
    </w:p>
  </w:comment>
  <w:comment w:id="219" w:author="Windows User" w:date="2015-10-30T08:56:00Z" w:initials="BS">
    <w:p w14:paraId="5C140285" w14:textId="77777777" w:rsidR="00336170" w:rsidRDefault="00336170">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36170" w:rsidRDefault="00336170">
      <w:pPr>
        <w:pStyle w:val="CommentText"/>
      </w:pPr>
      <w:r>
        <w:rPr>
          <w:rStyle w:val="CommentReference"/>
        </w:rPr>
        <w:annotationRef/>
      </w:r>
      <w:r>
        <w:t>NETS has 'raised'. Makes more sense?</w:t>
      </w:r>
    </w:p>
  </w:comment>
  <w:comment w:id="221" w:author="Windows User" w:date="2015-10-30T08:56:00Z" w:initials="BS">
    <w:p w14:paraId="674A771E" w14:textId="77777777" w:rsidR="00336170" w:rsidRDefault="00336170">
      <w:pPr>
        <w:pStyle w:val="CommentText"/>
      </w:pPr>
      <w:r>
        <w:rPr>
          <w:rStyle w:val="CommentReference"/>
        </w:rPr>
        <w:annotationRef/>
      </w:r>
      <w:r>
        <w:t>into?</w:t>
      </w:r>
    </w:p>
  </w:comment>
  <w:comment w:id="222" w:author="Windows User" w:date="2015-11-21T12:58:00Z" w:initials="WU">
    <w:p w14:paraId="2C494D12" w14:textId="145D1282" w:rsidR="00336170" w:rsidRDefault="00336170">
      <w:pPr>
        <w:pStyle w:val="CommentText"/>
      </w:pPr>
      <w:r>
        <w:rPr>
          <w:rStyle w:val="CommentReference"/>
        </w:rPr>
        <w:annotationRef/>
      </w:r>
      <w:r>
        <w:t>Check</w:t>
      </w:r>
    </w:p>
  </w:comment>
  <w:comment w:id="223" w:author="Windows User" w:date="2015-11-21T12:59:00Z" w:initials="WU">
    <w:p w14:paraId="519BCA9C" w14:textId="267E5213" w:rsidR="00336170" w:rsidRDefault="00336170">
      <w:pPr>
        <w:pStyle w:val="CommentText"/>
      </w:pPr>
      <w:r>
        <w:rPr>
          <w:rStyle w:val="CommentReference"/>
        </w:rPr>
        <w:annotationRef/>
      </w:r>
      <w:r>
        <w:t>check</w:t>
      </w:r>
    </w:p>
  </w:comment>
  <w:comment w:id="229" w:author="Windows User" w:date="2015-10-30T08:56:00Z" w:initials="BS">
    <w:p w14:paraId="2EC8A918" w14:textId="77777777" w:rsidR="00336170" w:rsidRDefault="00336170">
      <w:pPr>
        <w:pStyle w:val="CommentText"/>
      </w:pPr>
      <w:r>
        <w:rPr>
          <w:rStyle w:val="CommentReference"/>
        </w:rPr>
        <w:annotationRef/>
      </w:r>
      <w:r>
        <w:t>clearly the missing vs above belongs</w:t>
      </w:r>
    </w:p>
  </w:comment>
  <w:comment w:id="236" w:author="Windows User" w:date="2015-10-30T08:56:00Z" w:initials="BS">
    <w:p w14:paraId="630BC679" w14:textId="77777777" w:rsidR="00336170" w:rsidRDefault="00336170">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36170" w:rsidRDefault="00336170">
      <w:pPr>
        <w:pStyle w:val="CommentText"/>
      </w:pPr>
      <w:r>
        <w:rPr>
          <w:rStyle w:val="CommentReference"/>
        </w:rPr>
        <w:annotationRef/>
      </w:r>
      <w:r>
        <w:t>heavens?</w:t>
      </w:r>
    </w:p>
  </w:comment>
  <w:comment w:id="238" w:author="Windows User" w:date="2015-10-30T08:56:00Z" w:initials="BS">
    <w:p w14:paraId="40401015" w14:textId="77777777" w:rsidR="00336170" w:rsidRDefault="00336170">
      <w:pPr>
        <w:pStyle w:val="CommentText"/>
      </w:pPr>
      <w:r>
        <w:rPr>
          <w:rStyle w:val="CommentReference"/>
        </w:rPr>
        <w:annotationRef/>
      </w:r>
      <w:r>
        <w:t>NETS omits clouds</w:t>
      </w:r>
    </w:p>
  </w:comment>
  <w:comment w:id="239" w:author="Windows User" w:date="2015-10-30T08:56:00Z" w:initials="BS">
    <w:p w14:paraId="74B5BB29" w14:textId="77777777" w:rsidR="00336170" w:rsidRDefault="00336170">
      <w:pPr>
        <w:pStyle w:val="CommentText"/>
      </w:pPr>
      <w:r>
        <w:rPr>
          <w:rStyle w:val="CommentReference"/>
        </w:rPr>
        <w:annotationRef/>
      </w:r>
      <w:r>
        <w:t>NETS omits this vs</w:t>
      </w:r>
    </w:p>
  </w:comment>
  <w:comment w:id="240" w:author="Windows User" w:date="2015-10-30T08:56:00Z" w:initials="BS">
    <w:p w14:paraId="7ADA034F" w14:textId="77777777" w:rsidR="00336170" w:rsidRDefault="00336170">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36170" w:rsidRDefault="00336170">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36170" w:rsidRDefault="00336170">
      <w:pPr>
        <w:pStyle w:val="CommentText"/>
      </w:pPr>
      <w:r>
        <w:rPr>
          <w:rStyle w:val="CommentReference"/>
        </w:rPr>
        <w:annotationRef/>
      </w:r>
      <w:r>
        <w:t>NETS switches this vs with next</w:t>
      </w:r>
    </w:p>
  </w:comment>
  <w:comment w:id="243" w:author="Windows User" w:date="2015-11-04T08:55:00Z" w:initials="WU">
    <w:p w14:paraId="6441446E" w14:textId="77777777" w:rsidR="00336170" w:rsidRDefault="00336170">
      <w:pPr>
        <w:pStyle w:val="CommentText"/>
      </w:pPr>
      <w:r>
        <w:rPr>
          <w:rStyle w:val="CommentReference"/>
        </w:rPr>
        <w:annotationRef/>
      </w:r>
      <w:r>
        <w:t>Get rid of ye’s!</w:t>
      </w:r>
    </w:p>
  </w:comment>
  <w:comment w:id="244" w:author="Windows User" w:date="2015-10-30T08:56:00Z" w:initials="BS">
    <w:p w14:paraId="36EB0D8C" w14:textId="77777777" w:rsidR="00336170" w:rsidRDefault="00336170">
      <w:pPr>
        <w:pStyle w:val="CommentText"/>
      </w:pPr>
      <w:r>
        <w:rPr>
          <w:rStyle w:val="CommentReference"/>
        </w:rPr>
        <w:annotationRef/>
      </w:r>
      <w:r>
        <w:t>NETS has sea-monsters</w:t>
      </w:r>
    </w:p>
  </w:comment>
  <w:comment w:id="245" w:author="Windows User" w:date="2015-10-30T08:56:00Z" w:initials="BS">
    <w:p w14:paraId="727388AD" w14:textId="77777777" w:rsidR="00336170" w:rsidRDefault="00336170">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36170" w:rsidRDefault="00336170">
      <w:pPr>
        <w:pStyle w:val="CommentText"/>
      </w:pPr>
      <w:r>
        <w:rPr>
          <w:rStyle w:val="CommentReference"/>
        </w:rPr>
        <w:annotationRef/>
      </w:r>
      <w:r>
        <w:t>NETS has all humans on earth</w:t>
      </w:r>
    </w:p>
  </w:comment>
  <w:comment w:id="247" w:author="Windows User" w:date="2015-10-30T08:56:00Z" w:initials="BS">
    <w:p w14:paraId="5D4B3ED1" w14:textId="77777777" w:rsidR="00336170" w:rsidRDefault="00336170">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36170" w:rsidRDefault="00336170">
      <w:pPr>
        <w:pStyle w:val="CommentText"/>
      </w:pPr>
      <w:r>
        <w:rPr>
          <w:rStyle w:val="CommentReference"/>
        </w:rPr>
        <w:annotationRef/>
      </w:r>
      <w:r>
        <w:t>NETS ends quite differently</w:t>
      </w:r>
    </w:p>
  </w:comment>
  <w:comment w:id="254" w:author="Brett Slote" w:date="2015-10-30T08:56:00Z" w:initials="BS">
    <w:p w14:paraId="18BC0F01" w14:textId="77777777" w:rsidR="00336170" w:rsidRDefault="00336170">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36170" w:rsidRDefault="00336170">
      <w:pPr>
        <w:pStyle w:val="CommentText"/>
      </w:pPr>
      <w:r>
        <w:rPr>
          <w:rStyle w:val="CommentReference"/>
        </w:rPr>
        <w:annotationRef/>
      </w:r>
      <w:r>
        <w:t>giver, or maker?</w:t>
      </w:r>
    </w:p>
  </w:comment>
  <w:comment w:id="256" w:author="Windows User" w:date="2015-10-30T08:56:00Z" w:initials="BS">
    <w:p w14:paraId="4E6EDBBF" w14:textId="77777777" w:rsidR="00336170" w:rsidRDefault="00336170">
      <w:pPr>
        <w:pStyle w:val="CommentText"/>
      </w:pPr>
      <w:r>
        <w:rPr>
          <w:rStyle w:val="CommentReference"/>
        </w:rPr>
        <w:annotationRef/>
      </w:r>
      <w:r>
        <w:t>even NETS has Hananias</w:t>
      </w:r>
    </w:p>
  </w:comment>
  <w:comment w:id="257" w:author="Windows User" w:date="2015-10-30T08:56:00Z" w:initials="BS">
    <w:p w14:paraId="0DF10B27" w14:textId="77777777" w:rsidR="00336170" w:rsidRDefault="00336170">
      <w:pPr>
        <w:pStyle w:val="CommentText"/>
      </w:pPr>
      <w:r>
        <w:rPr>
          <w:rStyle w:val="CommentReference"/>
        </w:rPr>
        <w:annotationRef/>
      </w:r>
      <w:r>
        <w:t>does Coptic have evening first?</w:t>
      </w:r>
    </w:p>
  </w:comment>
  <w:comment w:id="258" w:author="Windows User" w:date="2015-10-30T08:56:00Z" w:initials="BS">
    <w:p w14:paraId="73459129" w14:textId="77777777" w:rsidR="00336170" w:rsidRDefault="00336170">
      <w:pPr>
        <w:pStyle w:val="CommentText"/>
      </w:pPr>
      <w:r>
        <w:rPr>
          <w:rStyle w:val="CommentReference"/>
        </w:rPr>
        <w:annotationRef/>
      </w:r>
      <w:r>
        <w:t>Coptic doesn't have "Our God"</w:t>
      </w:r>
    </w:p>
  </w:comment>
  <w:comment w:id="259" w:author="Windows User" w:date="2015-10-30T08:56:00Z" w:initials="BS">
    <w:p w14:paraId="4EDEC25C" w14:textId="77777777" w:rsidR="00336170" w:rsidRDefault="00336170">
      <w:pPr>
        <w:pStyle w:val="CommentText"/>
      </w:pPr>
      <w:r>
        <w:rPr>
          <w:rStyle w:val="CommentReference"/>
        </w:rPr>
        <w:annotationRef/>
      </w:r>
      <w:r>
        <w:t>celebrate or proclaim?</w:t>
      </w:r>
    </w:p>
  </w:comment>
  <w:comment w:id="260" w:author="Windows User" w:date="2015-10-30T08:56:00Z" w:initials="BS">
    <w:p w14:paraId="52D335FD" w14:textId="77777777" w:rsidR="00336170" w:rsidRDefault="00336170">
      <w:pPr>
        <w:pStyle w:val="CommentText"/>
      </w:pPr>
      <w:r>
        <w:rPr>
          <w:rStyle w:val="CommentReference"/>
        </w:rPr>
        <w:annotationRef/>
      </w:r>
      <w:r>
        <w:t>persevere or be sober?</w:t>
      </w:r>
    </w:p>
  </w:comment>
  <w:comment w:id="261" w:author="Windows User" w:date="2015-10-30T08:56:00Z" w:initials="BS">
    <w:p w14:paraId="0BCAFA56" w14:textId="77777777" w:rsidR="00336170" w:rsidRDefault="00336170">
      <w:pPr>
        <w:pStyle w:val="CommentText"/>
      </w:pPr>
      <w:r>
        <w:rPr>
          <w:rStyle w:val="CommentReference"/>
        </w:rPr>
        <w:annotationRef/>
      </w:r>
      <w:r>
        <w:t>Coptic has presbyters, not priests (oweeb)</w:t>
      </w:r>
    </w:p>
  </w:comment>
  <w:comment w:id="262" w:author="Windows User" w:date="2015-10-30T08:56:00Z" w:initials="BS">
    <w:p w14:paraId="04F27D67" w14:textId="77777777" w:rsidR="00336170" w:rsidRDefault="00336170">
      <w:pPr>
        <w:pStyle w:val="CommentText"/>
      </w:pPr>
      <w:r>
        <w:rPr>
          <w:rStyle w:val="CommentReference"/>
        </w:rPr>
        <w:annotationRef/>
      </w:r>
      <w:r>
        <w:t>esmo is bless, not praise...</w:t>
      </w:r>
    </w:p>
  </w:comment>
  <w:comment w:id="263" w:author="Windows User" w:date="2015-10-30T08:56:00Z" w:initials="BS">
    <w:p w14:paraId="65C188D2" w14:textId="77777777" w:rsidR="00336170" w:rsidRDefault="00336170">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36170" w:rsidRDefault="00336170">
      <w:pPr>
        <w:pStyle w:val="CommentText"/>
      </w:pPr>
      <w:r>
        <w:rPr>
          <w:rStyle w:val="CommentReference"/>
        </w:rPr>
        <w:annotationRef/>
      </w:r>
      <w:r>
        <w:t>Is LA right with breaths and spirits?</w:t>
      </w:r>
    </w:p>
  </w:comment>
  <w:comment w:id="265" w:author="Windows User" w:date="2015-10-30T08:56:00Z" w:initials="BS">
    <w:p w14:paraId="4EA77F28" w14:textId="77777777" w:rsidR="00336170" w:rsidRDefault="00336170">
      <w:pPr>
        <w:pStyle w:val="CommentText"/>
      </w:pPr>
      <w:r>
        <w:rPr>
          <w:rStyle w:val="CommentReference"/>
        </w:rPr>
        <w:annotationRef/>
      </w:r>
      <w:r>
        <w:t>doesn't look like waters... is it ssea?</w:t>
      </w:r>
    </w:p>
  </w:comment>
  <w:comment w:id="266" w:author="Windows User" w:date="2015-10-30T08:56:00Z" w:initials="BS">
    <w:p w14:paraId="0AC606C3" w14:textId="77777777" w:rsidR="00336170" w:rsidRDefault="00336170">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36170" w:rsidRDefault="00336170">
      <w:pPr>
        <w:pStyle w:val="CommentText"/>
      </w:pPr>
      <w:r>
        <w:rPr>
          <w:rStyle w:val="CommentReference"/>
        </w:rPr>
        <w:annotationRef/>
      </w:r>
      <w:r>
        <w:t>disobedient? heretics?</w:t>
      </w:r>
    </w:p>
  </w:comment>
  <w:comment w:id="268" w:author="Windows User" w:date="2015-10-30T08:56:00Z" w:initials="BS">
    <w:p w14:paraId="568BECD8" w14:textId="77777777" w:rsidR="00336170" w:rsidRDefault="00336170">
      <w:pPr>
        <w:pStyle w:val="CommentText"/>
      </w:pPr>
      <w:r>
        <w:rPr>
          <w:rStyle w:val="CommentReference"/>
        </w:rPr>
        <w:annotationRef/>
      </w:r>
      <w:r>
        <w:t>souls or spirits?</w:t>
      </w:r>
    </w:p>
  </w:comment>
  <w:comment w:id="269" w:author="Windows User" w:date="2015-10-30T08:56:00Z" w:initials="BS">
    <w:p w14:paraId="5109FB46" w14:textId="77777777" w:rsidR="00336170" w:rsidRDefault="00336170">
      <w:pPr>
        <w:pStyle w:val="CommentText"/>
      </w:pPr>
      <w:r>
        <w:rPr>
          <w:rStyle w:val="CommentReference"/>
        </w:rPr>
        <w:annotationRef/>
      </w:r>
      <w:r>
        <w:t>humble or contrite?</w:t>
      </w:r>
    </w:p>
  </w:comment>
  <w:comment w:id="270" w:author="Windows User" w:date="2015-10-30T08:56:00Z" w:initials="BS">
    <w:p w14:paraId="06F9A059" w14:textId="77777777" w:rsidR="00336170" w:rsidRDefault="00336170">
      <w:pPr>
        <w:pStyle w:val="CommentText"/>
      </w:pPr>
      <w:r>
        <w:rPr>
          <w:rStyle w:val="CommentReference"/>
        </w:rPr>
        <w:annotationRef/>
      </w:r>
      <w:r>
        <w:t>hearts?</w:t>
      </w:r>
    </w:p>
  </w:comment>
  <w:comment w:id="271" w:author="Windows User" w:date="2015-10-30T08:56:00Z" w:initials="BS">
    <w:p w14:paraId="318929BC" w14:textId="77777777" w:rsidR="00336170" w:rsidRDefault="00336170">
      <w:pPr>
        <w:pStyle w:val="CommentText"/>
      </w:pPr>
      <w:r>
        <w:rPr>
          <w:rStyle w:val="CommentReference"/>
        </w:rPr>
        <w:annotationRef/>
      </w:r>
      <w:r>
        <w:t>this or LA?</w:t>
      </w:r>
    </w:p>
  </w:comment>
  <w:comment w:id="272" w:author="Windows User" w:date="2015-10-30T08:56:00Z" w:initials="BS">
    <w:p w14:paraId="7612DBFF" w14:textId="77777777" w:rsidR="00336170" w:rsidRDefault="00336170">
      <w:pPr>
        <w:pStyle w:val="CommentText"/>
      </w:pPr>
      <w:r>
        <w:rPr>
          <w:rStyle w:val="CommentReference"/>
        </w:rPr>
        <w:annotationRef/>
      </w:r>
      <w:r>
        <w:t>righteous of, or who revere</w:t>
      </w:r>
    </w:p>
  </w:comment>
  <w:comment w:id="273" w:author="Windows User" w:date="2015-10-30T08:56:00Z" w:initials="BS">
    <w:p w14:paraId="4C8EC983" w14:textId="77777777" w:rsidR="00336170" w:rsidRDefault="00336170">
      <w:pPr>
        <w:pStyle w:val="CommentText"/>
      </w:pPr>
      <w:r>
        <w:rPr>
          <w:rStyle w:val="CommentReference"/>
        </w:rPr>
        <w:annotationRef/>
      </w:r>
      <w:r>
        <w:t>this, or accountable? or something else?</w:t>
      </w:r>
    </w:p>
  </w:comment>
  <w:comment w:id="274" w:author="Windows User" w:date="2015-10-30T08:56:00Z" w:initials="BS">
    <w:p w14:paraId="1CD57471" w14:textId="77777777" w:rsidR="00336170" w:rsidRDefault="00336170">
      <w:pPr>
        <w:pStyle w:val="CommentText"/>
      </w:pPr>
      <w:r>
        <w:rPr>
          <w:rStyle w:val="CommentReference"/>
        </w:rPr>
        <w:annotationRef/>
      </w:r>
      <w:r>
        <w:t>that he may praise and say?</w:t>
      </w:r>
    </w:p>
  </w:comment>
  <w:comment w:id="286" w:author="Windows User" w:date="2015-11-21T13:00:00Z" w:initials="WU">
    <w:p w14:paraId="571F5793" w14:textId="01C52A10" w:rsidR="00336170" w:rsidRDefault="00336170">
      <w:pPr>
        <w:pStyle w:val="CommentText"/>
      </w:pPr>
      <w:r>
        <w:rPr>
          <w:rStyle w:val="CommentReference"/>
        </w:rPr>
        <w:annotationRef/>
      </w:r>
      <w:r>
        <w:t>Check, and 2 above.</w:t>
      </w:r>
    </w:p>
  </w:comment>
  <w:comment w:id="287" w:author="Brett Slote" w:date="2015-10-30T08:56:00Z" w:initials="BS">
    <w:p w14:paraId="43E0E253" w14:textId="77777777" w:rsidR="00336170" w:rsidRDefault="00336170">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36170" w:rsidRDefault="00336170">
      <w:pPr>
        <w:pStyle w:val="CommentText"/>
      </w:pPr>
      <w:r>
        <w:rPr>
          <w:rStyle w:val="CommentReference"/>
        </w:rPr>
        <w:annotationRef/>
      </w:r>
      <w:r>
        <w:t>check</w:t>
      </w:r>
    </w:p>
  </w:comment>
  <w:comment w:id="289" w:author="Windows User" w:date="2015-11-21T13:00:00Z" w:initials="WU">
    <w:p w14:paraId="3721E8EB" w14:textId="071AE840" w:rsidR="00336170" w:rsidRDefault="00336170">
      <w:pPr>
        <w:pStyle w:val="CommentText"/>
      </w:pPr>
      <w:r>
        <w:rPr>
          <w:rStyle w:val="CommentReference"/>
        </w:rPr>
        <w:annotationRef/>
      </w:r>
      <w:r>
        <w:t>check</w:t>
      </w:r>
    </w:p>
  </w:comment>
  <w:comment w:id="290" w:author="Windows User" w:date="2015-11-21T13:01:00Z" w:initials="WU">
    <w:p w14:paraId="2E4C9CB1" w14:textId="1DA21660" w:rsidR="00336170" w:rsidRDefault="00336170">
      <w:pPr>
        <w:pStyle w:val="CommentText"/>
      </w:pPr>
      <w:r>
        <w:rPr>
          <w:rStyle w:val="CommentReference"/>
        </w:rPr>
        <w:annotationRef/>
      </w:r>
      <w:r>
        <w:t>check, find Copitic</w:t>
      </w:r>
    </w:p>
  </w:comment>
  <w:comment w:id="291" w:author="Windows User" w:date="2015-10-30T08:56:00Z" w:initials="BS">
    <w:p w14:paraId="25576ABD" w14:textId="77777777" w:rsidR="00336170" w:rsidRDefault="00336170"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36170" w:rsidRDefault="00336170">
      <w:pPr>
        <w:pStyle w:val="CommentText"/>
      </w:pPr>
      <w:r>
        <w:rPr>
          <w:rStyle w:val="CommentReference"/>
        </w:rPr>
        <w:annotationRef/>
      </w:r>
      <w:r>
        <w:t>add</w:t>
      </w:r>
    </w:p>
  </w:comment>
  <w:comment w:id="295" w:author="Windows User" w:date="2015-10-30T08:56:00Z" w:initials="BS">
    <w:p w14:paraId="0187CF78" w14:textId="77777777" w:rsidR="00336170" w:rsidRDefault="00336170"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36170" w:rsidRDefault="00336170" w:rsidP="00F977F1">
      <w:pPr>
        <w:pStyle w:val="CommentText"/>
      </w:pPr>
      <w:r>
        <w:rPr>
          <w:rStyle w:val="CommentReference"/>
        </w:rPr>
        <w:annotationRef/>
      </w:r>
      <w:r>
        <w:t>Communion or commemor</w:t>
      </w:r>
      <w:r>
        <w:t>a</w:t>
      </w:r>
      <w:r>
        <w:t>tion?</w:t>
      </w:r>
    </w:p>
  </w:comment>
  <w:comment w:id="297" w:author="Windows User" w:date="2015-11-21T13:01:00Z" w:initials="WU">
    <w:p w14:paraId="6E411433" w14:textId="58ED5E83" w:rsidR="00336170" w:rsidRDefault="00336170">
      <w:pPr>
        <w:pStyle w:val="CommentText"/>
      </w:pPr>
      <w:r>
        <w:rPr>
          <w:rStyle w:val="CommentReference"/>
        </w:rPr>
        <w:annotationRef/>
      </w:r>
      <w:r>
        <w:t>Check, and 2 above</w:t>
      </w:r>
    </w:p>
  </w:comment>
  <w:comment w:id="298" w:author="Brett Slote" w:date="2015-10-30T08:56:00Z" w:initials="BS">
    <w:p w14:paraId="6933DA46" w14:textId="77777777" w:rsidR="00336170" w:rsidRDefault="00336170"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36170" w:rsidRDefault="00336170">
      <w:pPr>
        <w:pStyle w:val="CommentText"/>
      </w:pPr>
      <w:r>
        <w:rPr>
          <w:rStyle w:val="CommentReference"/>
        </w:rPr>
        <w:annotationRef/>
      </w:r>
      <w:r>
        <w:t>check</w:t>
      </w:r>
    </w:p>
  </w:comment>
  <w:comment w:id="300" w:author="Windows User" w:date="2015-10-30T08:56:00Z" w:initials="BS">
    <w:p w14:paraId="0549A033" w14:textId="77777777" w:rsidR="00336170" w:rsidRDefault="0033617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36170" w:rsidRDefault="00336170">
      <w:pPr>
        <w:pStyle w:val="CommentText"/>
      </w:pPr>
      <w:r>
        <w:rPr>
          <w:rStyle w:val="CommentReference"/>
        </w:rPr>
        <w:annotationRef/>
      </w:r>
      <w:r>
        <w:t>check.  Add Coptic</w:t>
      </w:r>
    </w:p>
  </w:comment>
  <w:comment w:id="306" w:author="Windows User" w:date="2015-11-02T12:45:00Z" w:initials="BS">
    <w:p w14:paraId="74938629" w14:textId="77777777" w:rsidR="00336170" w:rsidRDefault="00336170">
      <w:pPr>
        <w:pStyle w:val="CommentText"/>
      </w:pPr>
      <w:r>
        <w:rPr>
          <w:rStyle w:val="CommentReference"/>
        </w:rPr>
        <w:annotationRef/>
      </w:r>
      <w:r>
        <w:t>Godhead or Divinity?</w:t>
      </w:r>
    </w:p>
  </w:comment>
  <w:comment w:id="307" w:author="Windows User" w:date="2015-10-30T08:56:00Z" w:initials="BS">
    <w:p w14:paraId="5A8ED797" w14:textId="77777777" w:rsidR="00336170" w:rsidRDefault="00336170">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36170" w:rsidRDefault="00336170">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36170" w:rsidRDefault="00336170">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36170" w:rsidRDefault="00336170">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36170" w:rsidRDefault="00336170">
      <w:pPr>
        <w:pStyle w:val="CommentText"/>
      </w:pPr>
      <w:r>
        <w:rPr>
          <w:rStyle w:val="CommentReference"/>
        </w:rPr>
        <w:annotationRef/>
      </w:r>
      <w:r>
        <w:t>check</w:t>
      </w:r>
    </w:p>
  </w:comment>
  <w:comment w:id="329" w:author="Windows User" w:date="2015-11-21T13:03:00Z" w:initials="WU">
    <w:p w14:paraId="302AFACD" w14:textId="01C13B92" w:rsidR="00336170" w:rsidRDefault="00336170">
      <w:pPr>
        <w:pStyle w:val="CommentText"/>
      </w:pPr>
      <w:r>
        <w:rPr>
          <w:rStyle w:val="CommentReference"/>
        </w:rPr>
        <w:annotationRef/>
      </w:r>
      <w:r>
        <w:t>check</w:t>
      </w:r>
    </w:p>
  </w:comment>
  <w:comment w:id="330" w:author="Windows User" w:date="2015-11-21T13:04:00Z" w:initials="WU">
    <w:p w14:paraId="7E94FD74" w14:textId="1C1744DB" w:rsidR="00336170" w:rsidRDefault="00336170">
      <w:pPr>
        <w:pStyle w:val="CommentText"/>
      </w:pPr>
      <w:r>
        <w:rPr>
          <w:rStyle w:val="CommentReference"/>
        </w:rPr>
        <w:annotationRef/>
      </w:r>
      <w:r>
        <w:t>check</w:t>
      </w:r>
    </w:p>
  </w:comment>
  <w:comment w:id="331" w:author="Windows User" w:date="2015-10-30T08:56:00Z" w:initials="BS">
    <w:p w14:paraId="693244E7" w14:textId="77777777" w:rsidR="00336170" w:rsidRDefault="00336170">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36170" w:rsidRDefault="00336170">
      <w:pPr>
        <w:pStyle w:val="CommentText"/>
      </w:pPr>
      <w:r>
        <w:rPr>
          <w:rStyle w:val="CommentReference"/>
        </w:rPr>
        <w:annotationRef/>
      </w:r>
      <w:r>
        <w:t>Coptic varies greatly from NETS</w:t>
      </w:r>
    </w:p>
  </w:comment>
  <w:comment w:id="338" w:author="Windows User" w:date="2015-10-30T08:56:00Z" w:initials="BS">
    <w:p w14:paraId="7B0D7CFE" w14:textId="77777777" w:rsidR="00336170" w:rsidRDefault="00336170">
      <w:pPr>
        <w:pStyle w:val="CommentText"/>
      </w:pPr>
      <w:r>
        <w:rPr>
          <w:rStyle w:val="CommentReference"/>
        </w:rPr>
        <w:annotationRef/>
      </w:r>
      <w:r>
        <w:t>NETS has dance... also drum &amp; harp...</w:t>
      </w:r>
    </w:p>
  </w:comment>
  <w:comment w:id="339" w:author="Windows User" w:date="2015-10-30T08:56:00Z" w:initials="BS">
    <w:p w14:paraId="4F8127F0" w14:textId="77777777" w:rsidR="00336170" w:rsidRDefault="00336170">
      <w:pPr>
        <w:pStyle w:val="CommentText"/>
      </w:pPr>
      <w:r>
        <w:rPr>
          <w:rStyle w:val="CommentReference"/>
        </w:rPr>
        <w:annotationRef/>
      </w:r>
      <w:r>
        <w:t>NETS and LA have boast in glory...</w:t>
      </w:r>
    </w:p>
  </w:comment>
  <w:comment w:id="340" w:author="Windows User" w:date="2015-10-30T08:56:00Z" w:initials="BS">
    <w:p w14:paraId="28E61235" w14:textId="77777777" w:rsidR="00336170" w:rsidRDefault="00336170">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36170" w:rsidRDefault="00336170">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36170" w:rsidRDefault="00336170">
      <w:pPr>
        <w:pStyle w:val="CommentText"/>
      </w:pPr>
      <w:r>
        <w:rPr>
          <w:rStyle w:val="CommentReference"/>
        </w:rPr>
        <w:annotationRef/>
      </w:r>
      <w:r>
        <w:t>NETS has rebukes. punishments?</w:t>
      </w:r>
    </w:p>
  </w:comment>
  <w:comment w:id="348" w:author="Windows User" w:date="2015-10-30T08:56:00Z" w:initials="BS">
    <w:p w14:paraId="2D925BC2" w14:textId="77777777" w:rsidR="00336170" w:rsidRDefault="00336170">
      <w:pPr>
        <w:pStyle w:val="CommentText"/>
      </w:pPr>
      <w:r>
        <w:rPr>
          <w:rStyle w:val="CommentReference"/>
        </w:rPr>
        <w:annotationRef/>
      </w:r>
      <w:r>
        <w:t>psaltry? or lyre?</w:t>
      </w:r>
    </w:p>
  </w:comment>
  <w:comment w:id="349" w:author="Windows User" w:date="2015-10-30T08:56:00Z" w:initials="BS">
    <w:p w14:paraId="62D6E6A2" w14:textId="77777777" w:rsidR="00336170" w:rsidRDefault="00336170">
      <w:pPr>
        <w:pStyle w:val="CommentText"/>
      </w:pPr>
      <w:r>
        <w:rPr>
          <w:rStyle w:val="CommentReference"/>
        </w:rPr>
        <w:annotationRef/>
      </w:r>
      <w:r>
        <w:t>NETS has drum and dance.</w:t>
      </w:r>
    </w:p>
  </w:comment>
  <w:comment w:id="360" w:author="Windows User" w:date="2015-11-21T13:04:00Z" w:initials="WU">
    <w:p w14:paraId="43B95056" w14:textId="739F9DEF" w:rsidR="00336170" w:rsidRDefault="00336170">
      <w:pPr>
        <w:pStyle w:val="CommentText"/>
      </w:pPr>
      <w:r>
        <w:rPr>
          <w:rStyle w:val="CommentReference"/>
        </w:rPr>
        <w:annotationRef/>
      </w:r>
      <w:r>
        <w:t>check</w:t>
      </w:r>
    </w:p>
  </w:comment>
  <w:comment w:id="361" w:author="Windows User" w:date="2015-11-21T13:04:00Z" w:initials="WU">
    <w:p w14:paraId="4D7ACFD6" w14:textId="1714861D" w:rsidR="00336170" w:rsidRDefault="00336170">
      <w:pPr>
        <w:pStyle w:val="CommentText"/>
      </w:pPr>
      <w:r>
        <w:rPr>
          <w:rStyle w:val="CommentReference"/>
        </w:rPr>
        <w:annotationRef/>
      </w:r>
      <w:r>
        <w:t>check</w:t>
      </w:r>
    </w:p>
  </w:comment>
  <w:comment w:id="362" w:author="Windows User" w:date="2015-10-30T08:56:00Z" w:initials="BS">
    <w:p w14:paraId="695AC7CA" w14:textId="77777777" w:rsidR="00336170" w:rsidRDefault="00336170">
      <w:pPr>
        <w:pStyle w:val="CommentText"/>
      </w:pPr>
      <w:r>
        <w:rPr>
          <w:rStyle w:val="CommentReference"/>
        </w:rPr>
        <w:annotationRef/>
      </w:r>
      <w:r>
        <w:t>tense? praise or will praise?</w:t>
      </w:r>
    </w:p>
  </w:comment>
  <w:comment w:id="363" w:author="Windows User" w:date="2015-10-30T08:56:00Z" w:initials="BS">
    <w:p w14:paraId="5AAF82A6" w14:textId="77777777" w:rsidR="00336170" w:rsidRDefault="00336170">
      <w:pPr>
        <w:pStyle w:val="CommentText"/>
      </w:pPr>
      <w:r>
        <w:rPr>
          <w:rStyle w:val="CommentReference"/>
        </w:rPr>
        <w:annotationRef/>
      </w:r>
      <w:r>
        <w:t>earth? land? creation?</w:t>
      </w:r>
    </w:p>
  </w:comment>
  <w:comment w:id="364" w:author="Windows User" w:date="2015-11-21T13:05:00Z" w:initials="WU">
    <w:p w14:paraId="0969C40E" w14:textId="58443D94" w:rsidR="00336170" w:rsidRDefault="00336170">
      <w:pPr>
        <w:pStyle w:val="CommentText"/>
      </w:pPr>
      <w:r>
        <w:rPr>
          <w:rStyle w:val="CommentReference"/>
        </w:rPr>
        <w:annotationRef/>
      </w:r>
      <w:r>
        <w:t>check</w:t>
      </w:r>
    </w:p>
  </w:comment>
  <w:comment w:id="365" w:author="Windows User" w:date="2015-10-30T08:56:00Z" w:initials="BS">
    <w:p w14:paraId="1A33F439" w14:textId="77777777" w:rsidR="00336170" w:rsidRDefault="00336170">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36170" w:rsidRDefault="00336170">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36170" w:rsidRDefault="00336170">
      <w:pPr>
        <w:pStyle w:val="CommentText"/>
      </w:pPr>
      <w:r>
        <w:rPr>
          <w:rStyle w:val="CommentReference"/>
        </w:rPr>
        <w:annotationRef/>
      </w:r>
      <w:r>
        <w:t>truth or righteousness? Or justice?</w:t>
      </w:r>
    </w:p>
  </w:comment>
  <w:comment w:id="368" w:author="Windows User" w:date="2015-10-30T08:56:00Z" w:initials="BS">
    <w:p w14:paraId="69B93886" w14:textId="77777777" w:rsidR="00336170" w:rsidRDefault="00336170">
      <w:pPr>
        <w:pStyle w:val="CommentText"/>
      </w:pPr>
      <w:r>
        <w:rPr>
          <w:rStyle w:val="CommentReference"/>
        </w:rPr>
        <w:annotationRef/>
      </w:r>
      <w:r>
        <w:t>patience or longsuffering?</w:t>
      </w:r>
    </w:p>
  </w:comment>
  <w:comment w:id="369" w:author="Windows User" w:date="2015-10-30T08:56:00Z" w:initials="BS">
    <w:p w14:paraId="01BA5B47" w14:textId="77777777" w:rsidR="00336170" w:rsidRDefault="00336170">
      <w:pPr>
        <w:pStyle w:val="CommentText"/>
      </w:pPr>
      <w:r>
        <w:rPr>
          <w:rStyle w:val="CommentReference"/>
        </w:rPr>
        <w:annotationRef/>
      </w:r>
      <w:r>
        <w:t>just "at the first watch"?</w:t>
      </w:r>
    </w:p>
  </w:comment>
  <w:comment w:id="370" w:author="Windows User" w:date="2015-10-30T08:56:00Z" w:initials="BS">
    <w:p w14:paraId="654C6A2A" w14:textId="77777777" w:rsidR="00336170" w:rsidRDefault="00336170">
      <w:pPr>
        <w:pStyle w:val="CommentText"/>
      </w:pPr>
      <w:r>
        <w:rPr>
          <w:rStyle w:val="CommentReference"/>
        </w:rPr>
        <w:annotationRef/>
      </w:r>
      <w:r>
        <w:t>sweet, or easy?</w:t>
      </w:r>
    </w:p>
  </w:comment>
  <w:comment w:id="371" w:author="Windows User" w:date="2015-10-30T08:56:00Z" w:initials="BS">
    <w:p w14:paraId="3F91B004" w14:textId="77777777" w:rsidR="00336170" w:rsidRDefault="00336170">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36170" w:rsidRDefault="00336170">
      <w:pPr>
        <w:pStyle w:val="CommentText"/>
      </w:pPr>
      <w:r>
        <w:rPr>
          <w:rStyle w:val="CommentReference"/>
        </w:rPr>
        <w:annotationRef/>
      </w:r>
      <w:r>
        <w:t>sound better if omit of?</w:t>
      </w:r>
    </w:p>
  </w:comment>
  <w:comment w:id="373" w:author="Windows User" w:date="2015-10-30T08:56:00Z" w:initials="BS">
    <w:p w14:paraId="3662E5CA" w14:textId="77777777" w:rsidR="00336170" w:rsidRDefault="00336170">
      <w:pPr>
        <w:pStyle w:val="CommentText"/>
      </w:pPr>
      <w:r>
        <w:rPr>
          <w:rStyle w:val="CommentReference"/>
        </w:rPr>
        <w:annotationRef/>
      </w:r>
      <w:r>
        <w:t>truth, or righteousness?</w:t>
      </w:r>
    </w:p>
  </w:comment>
  <w:comment w:id="374" w:author="Windows User" w:date="2015-10-30T08:56:00Z" w:initials="BS">
    <w:p w14:paraId="0B164BA8" w14:textId="77777777" w:rsidR="00336170" w:rsidRDefault="00336170">
      <w:pPr>
        <w:pStyle w:val="CommentText"/>
      </w:pPr>
      <w:r>
        <w:rPr>
          <w:rStyle w:val="CommentReference"/>
        </w:rPr>
        <w:annotationRef/>
      </w:r>
      <w:r>
        <w:t>true, or perfecvt?</w:t>
      </w:r>
    </w:p>
  </w:comment>
  <w:comment w:id="375" w:author="Windows User" w:date="2015-10-30T08:56:00Z" w:initials="BS">
    <w:p w14:paraId="71611444" w14:textId="77777777" w:rsidR="00336170" w:rsidRDefault="00336170">
      <w:pPr>
        <w:pStyle w:val="CommentText"/>
      </w:pPr>
      <w:r>
        <w:rPr>
          <w:rStyle w:val="CommentReference"/>
        </w:rPr>
        <w:annotationRef/>
      </w:r>
      <w:r>
        <w:t>and?</w:t>
      </w:r>
    </w:p>
  </w:comment>
  <w:comment w:id="376" w:author="Windows User" w:date="2015-10-30T08:56:00Z" w:initials="BS">
    <w:p w14:paraId="3453634C" w14:textId="77777777" w:rsidR="00336170" w:rsidRDefault="00336170">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36170" w:rsidRDefault="00336170">
      <w:pPr>
        <w:pStyle w:val="CommentText"/>
      </w:pPr>
      <w:r>
        <w:rPr>
          <w:rStyle w:val="CommentReference"/>
        </w:rPr>
        <w:annotationRef/>
      </w:r>
      <w:r>
        <w:t>will?</w:t>
      </w:r>
    </w:p>
  </w:comment>
  <w:comment w:id="378" w:author="Windows User" w:date="2015-10-30T08:56:00Z" w:initials="BS">
    <w:p w14:paraId="0F1F6ABA" w14:textId="77777777" w:rsidR="00336170" w:rsidRDefault="00336170">
      <w:pPr>
        <w:pStyle w:val="CommentText"/>
      </w:pPr>
      <w:r>
        <w:rPr>
          <w:rStyle w:val="CommentReference"/>
        </w:rPr>
        <w:annotationRef/>
      </w:r>
      <w:r>
        <w:t>save? keep? deliver?</w:t>
      </w:r>
    </w:p>
  </w:comment>
  <w:comment w:id="379" w:author="Windows User" w:date="2015-10-30T08:56:00Z" w:initials="BS">
    <w:p w14:paraId="434E24A2" w14:textId="77777777" w:rsidR="00336170" w:rsidRDefault="00336170">
      <w:pPr>
        <w:pStyle w:val="CommentText"/>
      </w:pPr>
      <w:r>
        <w:rPr>
          <w:rStyle w:val="CommentReference"/>
        </w:rPr>
        <w:annotationRef/>
      </w:r>
      <w:r>
        <w:t>need a convention for making "ak ee". {}? bold?</w:t>
      </w:r>
    </w:p>
  </w:comment>
  <w:comment w:id="380" w:author="Windows User" w:date="2015-10-30T08:56:00Z" w:initials="BS">
    <w:p w14:paraId="27E02422" w14:textId="77777777" w:rsidR="00336170" w:rsidRDefault="00336170">
      <w:pPr>
        <w:pStyle w:val="CommentText"/>
      </w:pPr>
      <w:r>
        <w:rPr>
          <w:rStyle w:val="CommentReference"/>
        </w:rPr>
        <w:annotationRef/>
      </w:r>
      <w:r>
        <w:t>I like it better with "be" in... thoughts?</w:t>
      </w:r>
    </w:p>
  </w:comment>
  <w:comment w:id="390" w:author="Windows User" w:date="2015-11-02T12:45:00Z" w:initials="BS">
    <w:p w14:paraId="5CD6F88D" w14:textId="77777777" w:rsidR="00336170" w:rsidRDefault="00336170">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36170" w:rsidRDefault="00336170">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36170" w:rsidRDefault="00336170">
      <w:pPr>
        <w:pStyle w:val="CommentText"/>
      </w:pPr>
      <w:r>
        <w:rPr>
          <w:rStyle w:val="CommentReference"/>
        </w:rPr>
        <w:annotationRef/>
      </w:r>
      <w:r>
        <w:t>tense?</w:t>
      </w:r>
    </w:p>
  </w:comment>
  <w:comment w:id="393" w:author="Windows User" w:date="2015-10-30T08:56:00Z" w:initials="BS">
    <w:p w14:paraId="31589DA8" w14:textId="77777777" w:rsidR="00336170" w:rsidRDefault="00336170">
      <w:pPr>
        <w:pStyle w:val="CommentText"/>
      </w:pPr>
      <w:r>
        <w:rPr>
          <w:rStyle w:val="CommentReference"/>
        </w:rPr>
        <w:annotationRef/>
      </w:r>
      <w:r>
        <w:t>exalt or magnify?</w:t>
      </w:r>
    </w:p>
  </w:comment>
  <w:comment w:id="394" w:author="Windows User" w:date="2015-10-30T08:56:00Z" w:initials="BS">
    <w:p w14:paraId="2FA4F68C" w14:textId="77777777" w:rsidR="00336170" w:rsidRDefault="00336170">
      <w:pPr>
        <w:pStyle w:val="CommentText"/>
      </w:pPr>
      <w:r>
        <w:rPr>
          <w:rStyle w:val="CommentReference"/>
        </w:rPr>
        <w:annotationRef/>
      </w:r>
      <w:r>
        <w:t>or iwn?</w:t>
      </w:r>
    </w:p>
  </w:comment>
  <w:comment w:id="398" w:author="Windows User" w:date="2015-10-30T08:56:00Z" w:initials="BS">
    <w:p w14:paraId="66931B65" w14:textId="77777777" w:rsidR="00336170" w:rsidRDefault="00336170">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36170" w:rsidRDefault="00336170">
      <w:pPr>
        <w:pStyle w:val="CommentText"/>
      </w:pPr>
      <w:r>
        <w:rPr>
          <w:rStyle w:val="CommentReference"/>
        </w:rPr>
        <w:annotationRef/>
      </w:r>
      <w:r>
        <w:t>correct that no mention of nature?</w:t>
      </w:r>
    </w:p>
  </w:comment>
  <w:comment w:id="400" w:author="Windows User" w:date="2015-10-30T08:56:00Z" w:initials="BS">
    <w:p w14:paraId="66D7DE6B" w14:textId="77777777" w:rsidR="00336170" w:rsidRDefault="00336170">
      <w:pPr>
        <w:pStyle w:val="CommentText"/>
      </w:pPr>
      <w:r>
        <w:rPr>
          <w:rStyle w:val="CommentReference"/>
        </w:rPr>
        <w:annotationRef/>
      </w:r>
      <w:r>
        <w:t>holy or pure? divinity or godhead?</w:t>
      </w:r>
    </w:p>
  </w:comment>
  <w:comment w:id="401" w:author="Windows User" w:date="2015-10-30T08:56:00Z" w:initials="BS">
    <w:p w14:paraId="027CA20A" w14:textId="77777777" w:rsidR="00336170" w:rsidRDefault="00336170">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36170" w:rsidRDefault="00336170">
      <w:pPr>
        <w:pStyle w:val="CommentText"/>
      </w:pPr>
      <w:r>
        <w:rPr>
          <w:rStyle w:val="CommentReference"/>
        </w:rPr>
        <w:annotationRef/>
      </w:r>
      <w:r>
        <w:t>coessential or consubstantial?</w:t>
      </w:r>
    </w:p>
  </w:comment>
  <w:comment w:id="403" w:author="Windows User" w:date="2015-10-30T08:56:00Z" w:initials="BS">
    <w:p w14:paraId="614C10D1" w14:textId="77777777" w:rsidR="00336170" w:rsidRDefault="00336170">
      <w:pPr>
        <w:pStyle w:val="CommentText"/>
      </w:pPr>
      <w:r>
        <w:rPr>
          <w:rStyle w:val="CommentReference"/>
        </w:rPr>
        <w:annotationRef/>
      </w:r>
      <w:r>
        <w:t>made one or joined?</w:t>
      </w:r>
    </w:p>
  </w:comment>
  <w:comment w:id="404" w:author="Windows User" w:date="2015-10-30T08:56:00Z" w:initials="BS">
    <w:p w14:paraId="3E2E12B0" w14:textId="77777777" w:rsidR="00336170" w:rsidRDefault="00336170">
      <w:pPr>
        <w:pStyle w:val="CommentText"/>
      </w:pPr>
      <w:r>
        <w:rPr>
          <w:rStyle w:val="CommentReference"/>
        </w:rPr>
        <w:annotationRef/>
      </w:r>
      <w:r>
        <w:t>does this rephrasing capture it ok?</w:t>
      </w:r>
    </w:p>
  </w:comment>
  <w:comment w:id="405" w:author="Windows User" w:date="2015-10-30T08:56:00Z" w:initials="BS">
    <w:p w14:paraId="088FCA4D" w14:textId="77777777" w:rsidR="00336170" w:rsidRDefault="00336170">
      <w:pPr>
        <w:pStyle w:val="CommentText"/>
      </w:pPr>
      <w:r>
        <w:rPr>
          <w:rStyle w:val="CommentReference"/>
        </w:rPr>
        <w:annotationRef/>
      </w:r>
      <w:r>
        <w:t>something clearer than putplue?</w:t>
      </w:r>
    </w:p>
  </w:comment>
  <w:comment w:id="406" w:author="Windows User" w:date="2015-10-30T08:56:00Z" w:initials="BS">
    <w:p w14:paraId="0F508FB7" w14:textId="77777777" w:rsidR="00336170" w:rsidRDefault="00336170">
      <w:pPr>
        <w:pStyle w:val="CommentText"/>
      </w:pPr>
      <w:r>
        <w:rPr>
          <w:rStyle w:val="CommentReference"/>
        </w:rPr>
        <w:annotationRef/>
      </w:r>
      <w:r>
        <w:t>woven or fine?</w:t>
      </w:r>
    </w:p>
  </w:comment>
  <w:comment w:id="407" w:author="Windows User" w:date="2015-10-30T08:56:00Z" w:initials="BS">
    <w:p w14:paraId="20A62B9C" w14:textId="77777777" w:rsidR="00336170" w:rsidRDefault="00336170">
      <w:pPr>
        <w:pStyle w:val="CommentText"/>
      </w:pPr>
      <w:r>
        <w:rPr>
          <w:rStyle w:val="CommentReference"/>
        </w:rPr>
        <w:annotationRef/>
      </w:r>
      <w:r>
        <w:t>palin</w:t>
      </w:r>
    </w:p>
  </w:comment>
  <w:comment w:id="408" w:author="Windows User" w:date="2015-10-30T08:56:00Z" w:initials="BS">
    <w:p w14:paraId="21E3C821" w14:textId="77777777" w:rsidR="00336170" w:rsidRDefault="00336170">
      <w:pPr>
        <w:pStyle w:val="CommentText"/>
      </w:pPr>
      <w:r>
        <w:rPr>
          <w:rStyle w:val="CommentReference"/>
        </w:rPr>
        <w:annotationRef/>
      </w:r>
      <w:r>
        <w:t>exalt or magnify?</w:t>
      </w:r>
    </w:p>
  </w:comment>
  <w:comment w:id="409" w:author="Windows User" w:date="2015-10-30T08:56:00Z" w:initials="BS">
    <w:p w14:paraId="3A816644" w14:textId="77777777" w:rsidR="00336170" w:rsidRDefault="00336170">
      <w:pPr>
        <w:pStyle w:val="CommentText"/>
      </w:pPr>
      <w:r>
        <w:rPr>
          <w:rStyle w:val="CommentReference"/>
        </w:rPr>
        <w:annotationRef/>
      </w:r>
      <w:r>
        <w:t>or iwn?</w:t>
      </w:r>
    </w:p>
  </w:comment>
  <w:comment w:id="413" w:author="Windows User" w:date="2015-10-30T08:56:00Z" w:initials="BS">
    <w:p w14:paraId="113D1519" w14:textId="77777777" w:rsidR="00336170" w:rsidRDefault="0033617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36170" w:rsidRDefault="00336170">
      <w:pPr>
        <w:pStyle w:val="CommentText"/>
      </w:pPr>
      <w:r>
        <w:rPr>
          <w:rStyle w:val="CommentReference"/>
        </w:rPr>
        <w:annotationRef/>
      </w:r>
      <w:r>
        <w:t>forged or beaten?</w:t>
      </w:r>
    </w:p>
  </w:comment>
  <w:comment w:id="415" w:author="Windows User" w:date="2015-10-30T08:56:00Z" w:initials="BS">
    <w:p w14:paraId="2FF96A0B" w14:textId="77777777" w:rsidR="00336170" w:rsidRDefault="00336170">
      <w:pPr>
        <w:pStyle w:val="CommentText"/>
      </w:pPr>
      <w:r>
        <w:rPr>
          <w:rStyle w:val="CommentReference"/>
        </w:rPr>
        <w:annotationRef/>
      </w:r>
      <w:r>
        <w:t>omit? always and move up mercy seat?</w:t>
      </w:r>
    </w:p>
  </w:comment>
  <w:comment w:id="416" w:author="Windows User" w:date="2015-10-30T08:56:00Z" w:initials="BS">
    <w:p w14:paraId="0E65E511" w14:textId="77777777" w:rsidR="00336170" w:rsidRDefault="00336170">
      <w:pPr>
        <w:pStyle w:val="CommentText"/>
      </w:pPr>
      <w:r>
        <w:rPr>
          <w:rStyle w:val="CommentReference"/>
        </w:rPr>
        <w:annotationRef/>
      </w:r>
      <w:r>
        <w:t>tense? past makes a lot more sense</w:t>
      </w:r>
    </w:p>
  </w:comment>
  <w:comment w:id="417" w:author="Windows User" w:date="2015-10-30T08:56:00Z" w:initials="BS">
    <w:p w14:paraId="76117212" w14:textId="77777777" w:rsidR="00336170" w:rsidRDefault="00336170">
      <w:pPr>
        <w:pStyle w:val="CommentText"/>
      </w:pPr>
      <w:r>
        <w:rPr>
          <w:rStyle w:val="CommentReference"/>
        </w:rPr>
        <w:annotationRef/>
      </w:r>
      <w:r>
        <w:t>why does Abouna omit sin?</w:t>
      </w:r>
    </w:p>
  </w:comment>
  <w:comment w:id="418" w:author="Windows User" w:date="2015-10-30T08:56:00Z" w:initials="BS">
    <w:p w14:paraId="165225E3" w14:textId="77777777" w:rsidR="00336170" w:rsidRDefault="00336170">
      <w:pPr>
        <w:pStyle w:val="CommentText"/>
      </w:pPr>
      <w:r>
        <w:rPr>
          <w:rStyle w:val="CommentReference"/>
        </w:rPr>
        <w:annotationRef/>
      </w:r>
      <w:r>
        <w:t>exalt or magnify?</w:t>
      </w:r>
    </w:p>
  </w:comment>
  <w:comment w:id="419" w:author="Windows User" w:date="2015-10-30T08:56:00Z" w:initials="BS">
    <w:p w14:paraId="688426FE" w14:textId="77777777" w:rsidR="00336170" w:rsidRDefault="00336170">
      <w:pPr>
        <w:pStyle w:val="CommentText"/>
      </w:pPr>
      <w:r>
        <w:rPr>
          <w:rStyle w:val="CommentReference"/>
        </w:rPr>
        <w:annotationRef/>
      </w:r>
      <w:r>
        <w:t>or iwn?</w:t>
      </w:r>
    </w:p>
  </w:comment>
  <w:comment w:id="423" w:author="Windows User" w:date="2015-10-30T08:56:00Z" w:initials="BS">
    <w:p w14:paraId="30D8BA96" w14:textId="77777777" w:rsidR="00336170" w:rsidRDefault="00336170">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36170" w:rsidRDefault="00336170">
      <w:pPr>
        <w:pStyle w:val="CommentText"/>
      </w:pPr>
      <w:r>
        <w:rPr>
          <w:rStyle w:val="CommentReference"/>
        </w:rPr>
        <w:annotationRef/>
      </w:r>
      <w:r>
        <w:t>for isn't accurate... but sounds better</w:t>
      </w:r>
    </w:p>
  </w:comment>
  <w:comment w:id="425" w:author="Windows User" w:date="2015-10-30T08:56:00Z" w:initials="BS">
    <w:p w14:paraId="55A12B09" w14:textId="77777777" w:rsidR="00336170" w:rsidRDefault="00336170">
      <w:pPr>
        <w:pStyle w:val="CommentText"/>
      </w:pPr>
      <w:r>
        <w:rPr>
          <w:rStyle w:val="CommentReference"/>
        </w:rPr>
        <w:annotationRef/>
      </w:r>
      <w:r>
        <w:t>exalt or magnify?</w:t>
      </w:r>
    </w:p>
  </w:comment>
  <w:comment w:id="426" w:author="Windows User" w:date="2015-10-30T08:56:00Z" w:initials="BS">
    <w:p w14:paraId="22FCD2DC" w14:textId="77777777" w:rsidR="00336170" w:rsidRDefault="00336170">
      <w:pPr>
        <w:pStyle w:val="CommentText"/>
      </w:pPr>
      <w:r>
        <w:rPr>
          <w:rStyle w:val="CommentReference"/>
        </w:rPr>
        <w:annotationRef/>
      </w:r>
      <w:r>
        <w:t>or iwn?</w:t>
      </w:r>
    </w:p>
  </w:comment>
  <w:comment w:id="430" w:author="Windows User" w:date="2015-10-30T08:56:00Z" w:initials="BS">
    <w:p w14:paraId="58320C8D" w14:textId="77777777" w:rsidR="00336170" w:rsidRDefault="00336170">
      <w:pPr>
        <w:pStyle w:val="CommentText"/>
      </w:pPr>
      <w:r>
        <w:rPr>
          <w:rStyle w:val="CommentReference"/>
        </w:rPr>
        <w:annotationRef/>
      </w:r>
      <w:r>
        <w:t>perpetual lamp?</w:t>
      </w:r>
    </w:p>
  </w:comment>
  <w:comment w:id="431" w:author="Windows User" w:date="2015-10-30T08:56:00Z" w:initials="BS">
    <w:p w14:paraId="131853C5" w14:textId="77777777" w:rsidR="00336170" w:rsidRDefault="00336170">
      <w:pPr>
        <w:pStyle w:val="CommentText"/>
      </w:pPr>
      <w:r>
        <w:rPr>
          <w:rStyle w:val="CommentReference"/>
        </w:rPr>
        <w:annotationRef/>
      </w:r>
      <w:r>
        <w:t>parousia?</w:t>
      </w:r>
    </w:p>
  </w:comment>
  <w:comment w:id="432" w:author="Windows User" w:date="2015-10-30T08:56:00Z" w:initials="BS">
    <w:p w14:paraId="2752582D" w14:textId="77777777" w:rsidR="00336170" w:rsidRDefault="00336170">
      <w:pPr>
        <w:pStyle w:val="CommentText"/>
      </w:pPr>
      <w:r>
        <w:rPr>
          <w:rStyle w:val="CommentReference"/>
        </w:rPr>
        <w:annotationRef/>
      </w:r>
      <w:r>
        <w:t>tense?</w:t>
      </w:r>
    </w:p>
  </w:comment>
  <w:comment w:id="433" w:author="Windows User" w:date="2015-10-30T08:56:00Z" w:initials="BS">
    <w:p w14:paraId="1D0D8540" w14:textId="77777777" w:rsidR="00336170" w:rsidRDefault="00336170">
      <w:pPr>
        <w:pStyle w:val="CommentText"/>
      </w:pPr>
      <w:r>
        <w:rPr>
          <w:rStyle w:val="CommentReference"/>
        </w:rPr>
        <w:annotationRef/>
      </w:r>
      <w:r>
        <w:t>enlightens?</w:t>
      </w:r>
    </w:p>
  </w:comment>
  <w:comment w:id="434" w:author="Windows User" w:date="2015-10-30T08:56:00Z" w:initials="BS">
    <w:p w14:paraId="2ABDA5FE" w14:textId="77777777" w:rsidR="00336170" w:rsidRDefault="00336170">
      <w:pPr>
        <w:pStyle w:val="CommentText"/>
      </w:pPr>
      <w:r>
        <w:rPr>
          <w:rStyle w:val="CommentReference"/>
        </w:rPr>
        <w:annotationRef/>
      </w:r>
      <w:r>
        <w:t>exalt or magnify?</w:t>
      </w:r>
    </w:p>
  </w:comment>
  <w:comment w:id="435" w:author="Windows User" w:date="2015-10-30T08:56:00Z" w:initials="BS">
    <w:p w14:paraId="4895CE86" w14:textId="77777777" w:rsidR="00336170" w:rsidRDefault="00336170">
      <w:pPr>
        <w:pStyle w:val="CommentText"/>
      </w:pPr>
      <w:r>
        <w:rPr>
          <w:rStyle w:val="CommentReference"/>
        </w:rPr>
        <w:annotationRef/>
      </w:r>
      <w:r>
        <w:t>or iwn?</w:t>
      </w:r>
    </w:p>
  </w:comment>
  <w:comment w:id="439" w:author="Windows User" w:date="2015-10-30T08:56:00Z" w:initials="BS">
    <w:p w14:paraId="3620CEEF" w14:textId="77777777" w:rsidR="00336170" w:rsidRDefault="00336170">
      <w:pPr>
        <w:pStyle w:val="CommentText"/>
      </w:pPr>
      <w:r>
        <w:rPr>
          <w:rStyle w:val="CommentReference"/>
        </w:rPr>
        <w:annotationRef/>
      </w:r>
      <w:r>
        <w:t>this order better or worse?</w:t>
      </w:r>
    </w:p>
  </w:comment>
  <w:comment w:id="440" w:author="Windows User" w:date="2015-10-30T08:56:00Z" w:initials="BS">
    <w:p w14:paraId="23AF8204" w14:textId="77777777" w:rsidR="00336170" w:rsidRDefault="00336170">
      <w:pPr>
        <w:pStyle w:val="CommentText"/>
      </w:pPr>
      <w:r>
        <w:rPr>
          <w:rStyle w:val="CommentReference"/>
        </w:rPr>
        <w:annotationRef/>
      </w:r>
      <w:r>
        <w:t>I think upon should stay here</w:t>
      </w:r>
    </w:p>
  </w:comment>
  <w:comment w:id="441" w:author="Windows User" w:date="2015-10-30T08:56:00Z" w:initials="BS">
    <w:p w14:paraId="1F1B891B" w14:textId="77777777" w:rsidR="00336170" w:rsidRDefault="00336170">
      <w:pPr>
        <w:pStyle w:val="CommentText"/>
      </w:pPr>
      <w:r>
        <w:rPr>
          <w:rStyle w:val="CommentReference"/>
        </w:rPr>
        <w:annotationRef/>
      </w:r>
      <w:r>
        <w:t>exalt or magnify?</w:t>
      </w:r>
    </w:p>
  </w:comment>
  <w:comment w:id="442" w:author="Windows User" w:date="2015-10-30T08:56:00Z" w:initials="BS">
    <w:p w14:paraId="7E678661" w14:textId="77777777" w:rsidR="00336170" w:rsidRDefault="00336170">
      <w:pPr>
        <w:pStyle w:val="CommentText"/>
      </w:pPr>
      <w:r>
        <w:rPr>
          <w:rStyle w:val="CommentReference"/>
        </w:rPr>
        <w:annotationRef/>
      </w:r>
      <w:r>
        <w:t>or iwn?</w:t>
      </w:r>
    </w:p>
  </w:comment>
  <w:comment w:id="450" w:author="Windows User" w:date="2015-10-30T08:56:00Z" w:initials="BS">
    <w:p w14:paraId="649B3291" w14:textId="77777777" w:rsidR="00336170" w:rsidRDefault="00336170">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36170" w:rsidRDefault="00336170">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36170" w:rsidRDefault="00336170">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36170" w:rsidRDefault="00336170">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36170" w:rsidRDefault="00336170">
      <w:pPr>
        <w:pStyle w:val="CommentText"/>
      </w:pPr>
      <w:r>
        <w:rPr>
          <w:rStyle w:val="CommentReference"/>
        </w:rPr>
        <w:annotationRef/>
      </w:r>
      <w:r>
        <w:t>exalt or magnify?</w:t>
      </w:r>
    </w:p>
  </w:comment>
  <w:comment w:id="455" w:author="Windows User" w:date="2015-10-30T08:56:00Z" w:initials="BS">
    <w:p w14:paraId="08E0D650" w14:textId="77777777" w:rsidR="00336170" w:rsidRDefault="00336170">
      <w:pPr>
        <w:pStyle w:val="CommentText"/>
      </w:pPr>
      <w:r>
        <w:rPr>
          <w:rStyle w:val="CommentReference"/>
        </w:rPr>
        <w:annotationRef/>
      </w:r>
      <w:r>
        <w:t>or iwn?</w:t>
      </w:r>
    </w:p>
  </w:comment>
  <w:comment w:id="459" w:author="Windows User" w:date="2015-10-30T08:56:00Z" w:initials="BS">
    <w:p w14:paraId="348A67F2" w14:textId="77777777" w:rsidR="00336170" w:rsidRDefault="00336170">
      <w:pPr>
        <w:pStyle w:val="CommentText"/>
      </w:pPr>
      <w:r>
        <w:rPr>
          <w:rStyle w:val="CommentReference"/>
        </w:rPr>
        <w:annotationRef/>
      </w:r>
      <w:r>
        <w:t>does this work?</w:t>
      </w:r>
    </w:p>
  </w:comment>
  <w:comment w:id="460" w:author="Windows User" w:date="2015-10-30T08:56:00Z" w:initials="BS">
    <w:p w14:paraId="3CC28130" w14:textId="77777777" w:rsidR="00336170" w:rsidRDefault="00336170">
      <w:pPr>
        <w:pStyle w:val="CommentText"/>
      </w:pPr>
      <w:r>
        <w:rPr>
          <w:rStyle w:val="CommentReference"/>
        </w:rPr>
        <w:annotationRef/>
      </w:r>
      <w:r>
        <w:t>is this right?</w:t>
      </w:r>
    </w:p>
  </w:comment>
  <w:comment w:id="461" w:author="Windows User" w:date="2015-10-30T08:56:00Z" w:initials="BS">
    <w:p w14:paraId="0CE2D2DA" w14:textId="77777777" w:rsidR="00336170" w:rsidRDefault="00336170">
      <w:pPr>
        <w:pStyle w:val="CommentText"/>
      </w:pPr>
      <w:r>
        <w:rPr>
          <w:rStyle w:val="CommentReference"/>
        </w:rPr>
        <w:annotationRef/>
      </w:r>
      <w:r>
        <w:t>?</w:t>
      </w:r>
    </w:p>
  </w:comment>
  <w:comment w:id="462" w:author="Windows User" w:date="2015-10-30T08:56:00Z" w:initials="BS">
    <w:p w14:paraId="74BFA273" w14:textId="77777777" w:rsidR="00336170" w:rsidRDefault="00336170">
      <w:pPr>
        <w:pStyle w:val="CommentText"/>
      </w:pPr>
      <w:r>
        <w:rPr>
          <w:rStyle w:val="CommentReference"/>
        </w:rPr>
        <w:annotationRef/>
      </w:r>
      <w:r>
        <w:t>about or to?</w:t>
      </w:r>
    </w:p>
  </w:comment>
  <w:comment w:id="463" w:author="Windows User" w:date="2015-10-30T08:56:00Z" w:initials="BS">
    <w:p w14:paraId="76C80AE3" w14:textId="77777777" w:rsidR="00336170" w:rsidRDefault="00336170">
      <w:pPr>
        <w:pStyle w:val="CommentText"/>
      </w:pPr>
      <w:r>
        <w:rPr>
          <w:rStyle w:val="CommentReference"/>
        </w:rPr>
        <w:annotationRef/>
      </w:r>
      <w:r>
        <w:t>proclaim or cry?</w:t>
      </w:r>
    </w:p>
  </w:comment>
  <w:comment w:id="464" w:author="Windows User" w:date="2015-10-30T08:56:00Z" w:initials="BS">
    <w:p w14:paraId="7356A311" w14:textId="77777777" w:rsidR="00336170" w:rsidRDefault="00336170">
      <w:pPr>
        <w:pStyle w:val="CommentText"/>
      </w:pPr>
      <w:r>
        <w:rPr>
          <w:rStyle w:val="CommentReference"/>
        </w:rPr>
        <w:annotationRef/>
      </w:r>
      <w:r>
        <w:t>??</w:t>
      </w:r>
    </w:p>
  </w:comment>
  <w:comment w:id="465" w:author="Windows User" w:date="2015-10-30T08:56:00Z" w:initials="BS">
    <w:p w14:paraId="5DBAC613" w14:textId="77777777" w:rsidR="00336170" w:rsidRDefault="00336170">
      <w:pPr>
        <w:pStyle w:val="CommentText"/>
      </w:pPr>
      <w:r>
        <w:rPr>
          <w:rStyle w:val="CommentReference"/>
        </w:rPr>
        <w:annotationRef/>
      </w:r>
      <w:r>
        <w:t>just?</w:t>
      </w:r>
    </w:p>
  </w:comment>
  <w:comment w:id="466" w:author="Windows User" w:date="2015-10-30T08:56:00Z" w:initials="BS">
    <w:p w14:paraId="614DAD54" w14:textId="77777777" w:rsidR="00336170" w:rsidRDefault="00336170">
      <w:pPr>
        <w:pStyle w:val="CommentText"/>
      </w:pPr>
      <w:r>
        <w:rPr>
          <w:rStyle w:val="CommentReference"/>
        </w:rPr>
        <w:annotationRef/>
      </w:r>
      <w:r>
        <w:t>chaste or meek?</w:t>
      </w:r>
    </w:p>
  </w:comment>
  <w:comment w:id="467" w:author="Windows User" w:date="2015-10-30T08:56:00Z" w:initials="BS">
    <w:p w14:paraId="7BFF54F7" w14:textId="77777777" w:rsidR="00336170" w:rsidRDefault="00336170">
      <w:pPr>
        <w:pStyle w:val="CommentText"/>
      </w:pPr>
      <w:r>
        <w:rPr>
          <w:rStyle w:val="CommentReference"/>
        </w:rPr>
        <w:annotationRef/>
      </w:r>
      <w:r>
        <w:t>St. Isaac? Holy issac?</w:t>
      </w:r>
    </w:p>
  </w:comment>
  <w:comment w:id="468" w:author="Windows User" w:date="2015-10-30T08:56:00Z" w:initials="BS">
    <w:p w14:paraId="0D6B85B0" w14:textId="77777777" w:rsidR="00336170" w:rsidRDefault="00336170">
      <w:pPr>
        <w:pStyle w:val="CommentText"/>
      </w:pPr>
      <w:r>
        <w:rPr>
          <w:rStyle w:val="CommentReference"/>
        </w:rPr>
        <w:annotationRef/>
      </w:r>
      <w:r>
        <w:t>ten thousand time?</w:t>
      </w:r>
    </w:p>
  </w:comment>
  <w:comment w:id="469" w:author="Windows User" w:date="2015-10-30T08:56:00Z" w:initials="BS">
    <w:p w14:paraId="70F47173" w14:textId="77777777" w:rsidR="00336170" w:rsidRDefault="00336170">
      <w:pPr>
        <w:pStyle w:val="CommentText"/>
      </w:pPr>
      <w:r>
        <w:rPr>
          <w:rStyle w:val="CommentReference"/>
        </w:rPr>
        <w:annotationRef/>
      </w:r>
      <w:r>
        <w:t>probably don't want to say despot.</w:t>
      </w:r>
    </w:p>
  </w:comment>
  <w:comment w:id="470" w:author="Windows User" w:date="2015-10-30T08:56:00Z" w:initials="BS">
    <w:p w14:paraId="6CB131AD" w14:textId="77777777" w:rsidR="00336170" w:rsidRDefault="00336170">
      <w:pPr>
        <w:pStyle w:val="CommentText"/>
      </w:pPr>
      <w:r>
        <w:rPr>
          <w:rStyle w:val="CommentReference"/>
        </w:rPr>
        <w:annotationRef/>
      </w:r>
      <w:r>
        <w:t>honour or pride?</w:t>
      </w:r>
    </w:p>
  </w:comment>
  <w:comment w:id="471" w:author="Windows User" w:date="2015-10-30T08:56:00Z" w:initials="BS">
    <w:p w14:paraId="64CB9F13" w14:textId="77777777" w:rsidR="00336170" w:rsidRDefault="00336170">
      <w:pPr>
        <w:pStyle w:val="CommentText"/>
      </w:pPr>
      <w:r>
        <w:rPr>
          <w:rStyle w:val="CommentReference"/>
        </w:rPr>
        <w:annotationRef/>
      </w:r>
      <w:r>
        <w:t>spouse or friend???</w:t>
      </w:r>
    </w:p>
  </w:comment>
  <w:comment w:id="472" w:author="Windows User" w:date="2015-10-30T08:56:00Z" w:initials="BS">
    <w:p w14:paraId="72A28506" w14:textId="77777777" w:rsidR="00336170" w:rsidRDefault="00336170">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36170" w:rsidRDefault="00336170">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36170" w:rsidRDefault="00336170">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36170" w:rsidRDefault="00336170">
      <w:pPr>
        <w:pStyle w:val="CommentText"/>
      </w:pPr>
      <w:r>
        <w:rPr>
          <w:rStyle w:val="CommentReference"/>
        </w:rPr>
        <w:annotationRef/>
      </w:r>
      <w:r>
        <w:t>pray or interceed? With or before?</w:t>
      </w:r>
    </w:p>
  </w:comment>
  <w:comment w:id="482" w:author="Windows User" w:date="2015-10-30T08:56:00Z" w:initials="WU">
    <w:p w14:paraId="1FCE53E0" w14:textId="77777777" w:rsidR="00336170" w:rsidRDefault="00336170">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36170" w:rsidRDefault="00336170">
      <w:pPr>
        <w:pStyle w:val="CommentText"/>
      </w:pPr>
      <w:r>
        <w:rPr>
          <w:rStyle w:val="CommentReference"/>
        </w:rPr>
        <w:annotationRef/>
      </w:r>
      <w:r>
        <w:t>Are more honoured?</w:t>
      </w:r>
    </w:p>
  </w:comment>
  <w:comment w:id="484" w:author="Windows User" w:date="2015-10-30T08:56:00Z" w:initials="WU">
    <w:p w14:paraId="12DBB60D" w14:textId="77777777" w:rsidR="00336170" w:rsidRDefault="00336170">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36170" w:rsidRDefault="00336170">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36170" w:rsidRDefault="00336170">
      <w:pPr>
        <w:pStyle w:val="CommentText"/>
      </w:pPr>
      <w:r>
        <w:rPr>
          <w:rStyle w:val="CommentReference"/>
        </w:rPr>
        <w:annotationRef/>
      </w:r>
      <w:r>
        <w:t>Reuse of truth is very awkward</w:t>
      </w:r>
    </w:p>
  </w:comment>
  <w:comment w:id="496" w:author="Windows User" w:date="2015-10-30T08:56:00Z" w:initials="WU">
    <w:p w14:paraId="724AED47" w14:textId="77777777" w:rsidR="00336170" w:rsidRDefault="00336170">
      <w:pPr>
        <w:pStyle w:val="CommentText"/>
      </w:pPr>
      <w:r>
        <w:rPr>
          <w:rStyle w:val="CommentReference"/>
        </w:rPr>
        <w:annotationRef/>
      </w:r>
      <w:r>
        <w:t>The Virgin Mary?</w:t>
      </w:r>
    </w:p>
  </w:comment>
  <w:comment w:id="497" w:author="Windows User" w:date="2015-10-30T08:56:00Z" w:initials="WU">
    <w:p w14:paraId="3F7DA89D" w14:textId="77777777" w:rsidR="00336170" w:rsidRDefault="00336170">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36170" w:rsidRDefault="00336170">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36170" w:rsidRDefault="00336170">
      <w:pPr>
        <w:pStyle w:val="CommentText"/>
      </w:pPr>
      <w:r>
        <w:rPr>
          <w:rStyle w:val="CommentReference"/>
        </w:rPr>
        <w:annotationRef/>
      </w:r>
      <w:r>
        <w:t>Not lampstand?</w:t>
      </w:r>
    </w:p>
  </w:comment>
  <w:comment w:id="503" w:author="Windows User" w:date="2015-10-30T08:56:00Z" w:initials="WU">
    <w:p w14:paraId="76A75751" w14:textId="77777777" w:rsidR="00336170" w:rsidRDefault="00336170">
      <w:pPr>
        <w:pStyle w:val="CommentText"/>
      </w:pPr>
      <w:r>
        <w:rPr>
          <w:rStyle w:val="CommentReference"/>
        </w:rPr>
        <w:annotationRef/>
      </w:r>
      <w:r>
        <w:t>Adorend? Ornamented?</w:t>
      </w:r>
    </w:p>
  </w:comment>
  <w:comment w:id="504" w:author="Windows User" w:date="2015-10-30T08:56:00Z" w:initials="WU">
    <w:p w14:paraId="0CCDAFB9" w14:textId="77777777" w:rsidR="00336170" w:rsidRDefault="00336170">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36170" w:rsidRDefault="0033617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36170" w:rsidRDefault="00336170">
      <w:pPr>
        <w:pStyle w:val="CommentText"/>
      </w:pPr>
      <w:r>
        <w:rPr>
          <w:rStyle w:val="CommentReference"/>
        </w:rPr>
        <w:annotationRef/>
      </w:r>
      <w:r>
        <w:t>Tense(s) of this vs?</w:t>
      </w:r>
    </w:p>
  </w:comment>
  <w:comment w:id="510" w:author="Windows User" w:date="2015-10-30T08:56:00Z" w:initials="WU">
    <w:p w14:paraId="6D806464" w14:textId="77777777" w:rsidR="00336170" w:rsidRDefault="00336170">
      <w:pPr>
        <w:pStyle w:val="CommentText"/>
      </w:pPr>
      <w:r>
        <w:rPr>
          <w:rStyle w:val="CommentReference"/>
        </w:rPr>
        <w:annotationRef/>
      </w:r>
      <w:r>
        <w:t>If no coma, then that. If coma, then which.</w:t>
      </w:r>
    </w:p>
  </w:comment>
  <w:comment w:id="511" w:author="Windows User" w:date="2015-11-21T13:10:00Z" w:initials="WU">
    <w:p w14:paraId="21B267A2" w14:textId="21A4BB9B" w:rsidR="00336170" w:rsidRPr="00FA5B8C" w:rsidRDefault="0033617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36170" w:rsidRDefault="00336170">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36170" w:rsidRDefault="00336170">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36170" w:rsidRDefault="00336170">
      <w:pPr>
        <w:pStyle w:val="CommentText"/>
      </w:pPr>
      <w:r>
        <w:rPr>
          <w:rStyle w:val="CommentReference"/>
        </w:rPr>
        <w:annotationRef/>
      </w:r>
      <w:r>
        <w:t>Care or concern?</w:t>
      </w:r>
    </w:p>
  </w:comment>
  <w:comment w:id="524" w:author="Windows User" w:date="2015-10-30T08:56:00Z" w:initials="WU">
    <w:p w14:paraId="168AADF5" w14:textId="77777777" w:rsidR="00336170" w:rsidRDefault="00336170">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36170" w:rsidRDefault="00336170">
      <w:pPr>
        <w:pStyle w:val="CommentText"/>
      </w:pPr>
      <w:r>
        <w:rPr>
          <w:rStyle w:val="CommentReference"/>
        </w:rPr>
        <w:annotationRef/>
      </w:r>
      <w:r>
        <w:t>Exceedingly? Too? So?</w:t>
      </w:r>
    </w:p>
  </w:comment>
  <w:comment w:id="533" w:author="Windows User" w:date="2015-10-30T08:56:00Z" w:initials="WU">
    <w:p w14:paraId="7B2CE30C" w14:textId="77777777" w:rsidR="00336170" w:rsidRDefault="00336170">
      <w:pPr>
        <w:pStyle w:val="CommentText"/>
      </w:pPr>
      <w:r>
        <w:rPr>
          <w:rStyle w:val="CommentReference"/>
        </w:rPr>
        <w:annotationRef/>
      </w:r>
      <w:r>
        <w:t>Count or heed?</w:t>
      </w:r>
    </w:p>
  </w:comment>
  <w:comment w:id="534" w:author="Windows User" w:date="2015-10-30T08:56:00Z" w:initials="WU">
    <w:p w14:paraId="040F4849" w14:textId="77777777" w:rsidR="00336170" w:rsidRDefault="00336170">
      <w:pPr>
        <w:pStyle w:val="CommentText"/>
      </w:pPr>
      <w:r>
        <w:rPr>
          <w:rStyle w:val="CommentReference"/>
        </w:rPr>
        <w:annotationRef/>
      </w:r>
      <w:r>
        <w:t>Ramez, I or me?</w:t>
      </w:r>
    </w:p>
  </w:comment>
  <w:comment w:id="535" w:author="Windows User" w:date="2015-10-30T08:56:00Z" w:initials="WU">
    <w:p w14:paraId="5954D4FC" w14:textId="77777777" w:rsidR="00336170" w:rsidRDefault="00336170">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36170" w:rsidRDefault="00336170">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36170" w:rsidRDefault="00336170">
      <w:pPr>
        <w:pStyle w:val="CommentText"/>
      </w:pPr>
      <w:r>
        <w:rPr>
          <w:rStyle w:val="CommentReference"/>
        </w:rPr>
        <w:annotationRef/>
      </w:r>
      <w:r>
        <w:t>Kind-hearted or merciful?</w:t>
      </w:r>
    </w:p>
  </w:comment>
  <w:comment w:id="538" w:author="Windows User" w:date="2015-10-30T08:56:00Z" w:initials="WU">
    <w:p w14:paraId="772707E9" w14:textId="77777777" w:rsidR="00336170" w:rsidRDefault="00336170">
      <w:pPr>
        <w:pStyle w:val="CommentText"/>
      </w:pPr>
      <w:r>
        <w:rPr>
          <w:rStyle w:val="CommentReference"/>
        </w:rPr>
        <w:annotationRef/>
      </w:r>
      <w:r>
        <w:t>Compassions or tender mercies?</w:t>
      </w:r>
    </w:p>
  </w:comment>
  <w:comment w:id="539" w:author="Windows User" w:date="2015-10-30T08:56:00Z" w:initials="WU">
    <w:p w14:paraId="2F67672A" w14:textId="77777777" w:rsidR="00336170" w:rsidRDefault="00336170">
      <w:pPr>
        <w:pStyle w:val="CommentText"/>
      </w:pPr>
      <w:r>
        <w:rPr>
          <w:rStyle w:val="CommentReference"/>
        </w:rPr>
        <w:annotationRef/>
      </w:r>
      <w:r>
        <w:t>May He or that He may</w:t>
      </w:r>
    </w:p>
  </w:comment>
  <w:comment w:id="569" w:author="Windows User" w:date="2015-10-30T08:56:00Z" w:initials="BS">
    <w:p w14:paraId="2CED70EE" w14:textId="77777777" w:rsidR="00336170" w:rsidRDefault="00336170">
      <w:pPr>
        <w:pStyle w:val="CommentText"/>
      </w:pPr>
      <w:r>
        <w:rPr>
          <w:rStyle w:val="CommentReference"/>
        </w:rPr>
        <w:annotationRef/>
      </w:r>
      <w:r>
        <w:t>very greatly is redundant...</w:t>
      </w:r>
    </w:p>
  </w:comment>
  <w:comment w:id="570" w:author="Windows User" w:date="2015-10-30T08:56:00Z" w:initials="BS">
    <w:p w14:paraId="2C12168E" w14:textId="77777777" w:rsidR="00336170" w:rsidRDefault="00336170">
      <w:pPr>
        <w:pStyle w:val="CommentText"/>
      </w:pPr>
      <w:r>
        <w:rPr>
          <w:rStyle w:val="CommentReference"/>
        </w:rPr>
        <w:annotationRef/>
      </w:r>
      <w:r>
        <w:t>above? in?</w:t>
      </w:r>
    </w:p>
  </w:comment>
  <w:comment w:id="571" w:author="Windows User" w:date="2015-10-30T08:56:00Z" w:initials="BS">
    <w:p w14:paraId="4CF812FD" w14:textId="77777777" w:rsidR="00336170" w:rsidRDefault="00336170">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36170" w:rsidRDefault="00336170">
      <w:pPr>
        <w:pStyle w:val="CommentText"/>
      </w:pPr>
      <w:r>
        <w:rPr>
          <w:rStyle w:val="CommentReference"/>
        </w:rPr>
        <w:annotationRef/>
      </w:r>
      <w:r>
        <w:t>mediated or put into practice?</w:t>
      </w:r>
    </w:p>
  </w:comment>
  <w:comment w:id="573" w:author="Windows User" w:date="2015-10-30T08:56:00Z" w:initials="BS">
    <w:p w14:paraId="0583089C" w14:textId="77777777" w:rsidR="00336170" w:rsidRDefault="00336170">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36170" w:rsidRDefault="00336170">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36170" w:rsidRDefault="00336170">
      <w:pPr>
        <w:pStyle w:val="CommentText"/>
      </w:pPr>
      <w:r>
        <w:rPr>
          <w:rStyle w:val="CommentReference"/>
        </w:rPr>
        <w:annotationRef/>
      </w:r>
      <w:r>
        <w:t>thoughts or senses?</w:t>
      </w:r>
    </w:p>
  </w:comment>
  <w:comment w:id="576" w:author="Windows User" w:date="2015-10-30T08:56:00Z" w:initials="BS">
    <w:p w14:paraId="6CEBB671" w14:textId="77777777" w:rsidR="00336170" w:rsidRDefault="00336170">
      <w:pPr>
        <w:pStyle w:val="CommentText"/>
      </w:pPr>
      <w:r>
        <w:rPr>
          <w:rStyle w:val="CommentReference"/>
        </w:rPr>
        <w:annotationRef/>
      </w:r>
      <w:r>
        <w:t>lay? set? cast?</w:t>
      </w:r>
    </w:p>
  </w:comment>
  <w:comment w:id="577" w:author="Windows User" w:date="2015-10-30T08:56:00Z" w:initials="BS">
    <w:p w14:paraId="29C31040" w14:textId="77777777" w:rsidR="00336170" w:rsidRDefault="00336170">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36170" w:rsidRDefault="00336170">
      <w:pPr>
        <w:pStyle w:val="CommentText"/>
      </w:pPr>
      <w:r>
        <w:rPr>
          <w:rStyle w:val="CommentReference"/>
        </w:rPr>
        <w:annotationRef/>
      </w:r>
      <w:r>
        <w:t>types?</w:t>
      </w:r>
    </w:p>
  </w:comment>
  <w:comment w:id="586" w:author="Windows User" w:date="2015-10-30T08:56:00Z" w:initials="BS">
    <w:p w14:paraId="04455D69" w14:textId="77777777" w:rsidR="00336170" w:rsidRDefault="00336170">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36170" w:rsidRDefault="00336170">
      <w:pPr>
        <w:pStyle w:val="CommentText"/>
      </w:pPr>
      <w:r>
        <w:rPr>
          <w:rStyle w:val="CommentReference"/>
        </w:rPr>
        <w:annotationRef/>
      </w:r>
      <w:r>
        <w:t>risen, or shone?</w:t>
      </w:r>
    </w:p>
  </w:comment>
  <w:comment w:id="594" w:author="Windows User" w:date="2015-10-30T08:56:00Z" w:initials="BS">
    <w:p w14:paraId="1FF53EBB" w14:textId="77777777" w:rsidR="00336170" w:rsidRDefault="00336170">
      <w:pPr>
        <w:pStyle w:val="CommentText"/>
      </w:pPr>
      <w:r>
        <w:rPr>
          <w:rStyle w:val="CommentReference"/>
        </w:rPr>
        <w:annotationRef/>
      </w:r>
      <w:r>
        <w:t>cap?</w:t>
      </w:r>
    </w:p>
  </w:comment>
  <w:comment w:id="595" w:author="Windows User" w:date="2015-10-30T08:56:00Z" w:initials="BS">
    <w:p w14:paraId="1E7441CF" w14:textId="77777777" w:rsidR="00336170" w:rsidRDefault="00336170">
      <w:pPr>
        <w:pStyle w:val="CommentText"/>
      </w:pPr>
      <w:r>
        <w:rPr>
          <w:rStyle w:val="CommentReference"/>
        </w:rPr>
        <w:annotationRef/>
      </w:r>
      <w:r>
        <w:t>save? redeem?</w:t>
      </w:r>
    </w:p>
  </w:comment>
  <w:comment w:id="599" w:author="Windows User" w:date="2015-11-02T09:17:00Z" w:initials="BS">
    <w:p w14:paraId="6D0D6CAD" w14:textId="77777777" w:rsidR="00336170" w:rsidRDefault="00336170"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36170" w:rsidRDefault="00336170">
      <w:pPr>
        <w:pStyle w:val="CommentText"/>
      </w:pPr>
      <w:r>
        <w:rPr>
          <w:rStyle w:val="CommentReference"/>
        </w:rPr>
        <w:annotationRef/>
      </w:r>
      <w:r>
        <w:t>or should " be down here</w:t>
      </w:r>
    </w:p>
  </w:comment>
  <w:comment w:id="604" w:author="Windows User" w:date="2015-10-30T08:56:00Z" w:initials="BS">
    <w:p w14:paraId="59118737" w14:textId="77777777" w:rsidR="00336170" w:rsidRDefault="00336170">
      <w:pPr>
        <w:pStyle w:val="CommentText"/>
      </w:pPr>
      <w:r>
        <w:rPr>
          <w:rStyle w:val="CommentReference"/>
        </w:rPr>
        <w:annotationRef/>
      </w:r>
      <w:r>
        <w:t>was overcame or did overcome? very different...</w:t>
      </w:r>
    </w:p>
  </w:comment>
  <w:comment w:id="608" w:author="Windows User" w:date="2015-10-30T08:56:00Z" w:initials="BS">
    <w:p w14:paraId="107D1E1A" w14:textId="77777777" w:rsidR="00336170" w:rsidRDefault="00336170">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36170" w:rsidRDefault="00336170">
      <w:pPr>
        <w:pStyle w:val="CommentText"/>
      </w:pPr>
      <w:r>
        <w:rPr>
          <w:rStyle w:val="CommentReference"/>
        </w:rPr>
        <w:annotationRef/>
      </w:r>
      <w:r>
        <w:t>L.A. is quite different fo rthis vs...</w:t>
      </w:r>
    </w:p>
  </w:comment>
  <w:comment w:id="616" w:author="Windows User" w:date="2015-10-30T08:56:00Z" w:initials="BS">
    <w:p w14:paraId="1C23DEA6" w14:textId="77777777" w:rsidR="00336170" w:rsidRDefault="00336170">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36170" w:rsidRDefault="00336170">
      <w:pPr>
        <w:pStyle w:val="CommentText"/>
      </w:pPr>
      <w:r>
        <w:rPr>
          <w:rStyle w:val="CommentReference"/>
        </w:rPr>
        <w:annotationRef/>
      </w:r>
      <w:r>
        <w:t>dividing wall?</w:t>
      </w:r>
    </w:p>
  </w:comment>
  <w:comment w:id="621" w:author="Windows User" w:date="2015-10-30T08:56:00Z" w:initials="BS">
    <w:p w14:paraId="412B39E6" w14:textId="77777777" w:rsidR="00336170" w:rsidRDefault="00336170">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36170" w:rsidRDefault="00336170">
      <w:pPr>
        <w:pStyle w:val="CommentText"/>
      </w:pPr>
      <w:r>
        <w:rPr>
          <w:rStyle w:val="CommentReference"/>
        </w:rPr>
        <w:annotationRef/>
      </w:r>
      <w:r>
        <w:t>sing hymns to be consistent with above?</w:t>
      </w:r>
    </w:p>
  </w:comment>
  <w:comment w:id="623" w:author="Windows User" w:date="2015-10-30T08:56:00Z" w:initials="BS">
    <w:p w14:paraId="1954C506" w14:textId="77777777" w:rsidR="00336170" w:rsidRDefault="00336170">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36170" w:rsidRDefault="00336170">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36170" w:rsidRDefault="00336170">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36170" w:rsidRDefault="00336170">
      <w:pPr>
        <w:pStyle w:val="CommentText"/>
      </w:pPr>
      <w:r>
        <w:rPr>
          <w:rStyle w:val="CommentReference"/>
        </w:rPr>
        <w:annotationRef/>
      </w:r>
      <w:r>
        <w:t>or "sining"?</w:t>
      </w:r>
    </w:p>
  </w:comment>
  <w:comment w:id="631" w:author="Windows User" w:date="2015-10-30T08:56:00Z" w:initials="BS">
    <w:p w14:paraId="0D1101A9" w14:textId="77777777" w:rsidR="00336170" w:rsidRDefault="00336170">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36170" w:rsidRDefault="00336170">
      <w:pPr>
        <w:pStyle w:val="CommentText"/>
      </w:pPr>
      <w:r>
        <w:rPr>
          <w:rStyle w:val="CommentReference"/>
        </w:rPr>
        <w:annotationRef/>
      </w:r>
      <w:r>
        <w:t>any sense of authority in coptic?</w:t>
      </w:r>
    </w:p>
  </w:comment>
  <w:comment w:id="633" w:author="Windows User" w:date="2015-11-02T12:45:00Z" w:initials="BS">
    <w:p w14:paraId="2D944131" w14:textId="77777777" w:rsidR="00336170" w:rsidRDefault="00336170">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36170" w:rsidRDefault="00336170">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36170" w:rsidRDefault="00336170">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36170" w:rsidRDefault="00336170">
      <w:pPr>
        <w:pStyle w:val="CommentText"/>
      </w:pPr>
      <w:r>
        <w:rPr>
          <w:rStyle w:val="CommentReference"/>
        </w:rPr>
        <w:annotationRef/>
      </w:r>
      <w:r>
        <w:t>cold frost? frosty cold? too many ands.</w:t>
      </w:r>
    </w:p>
  </w:comment>
  <w:comment w:id="645" w:author="Windows User" w:date="2015-10-30T08:56:00Z" w:initials="BS">
    <w:p w14:paraId="44C68E13" w14:textId="77777777" w:rsidR="00336170" w:rsidRDefault="00336170">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36170" w:rsidRDefault="00336170">
      <w:pPr>
        <w:pStyle w:val="CommentText"/>
      </w:pPr>
      <w:r>
        <w:rPr>
          <w:rStyle w:val="CommentReference"/>
        </w:rPr>
        <w:annotationRef/>
      </w:r>
      <w:r>
        <w:t>Received or bought?</w:t>
      </w:r>
    </w:p>
  </w:comment>
  <w:comment w:id="663" w:author="Brett Slote" w:date="2015-10-30T08:56:00Z" w:initials="BS">
    <w:p w14:paraId="4DF8C7B4" w14:textId="77777777" w:rsidR="00336170" w:rsidRDefault="00336170">
      <w:pPr>
        <w:pStyle w:val="CommentText"/>
      </w:pPr>
      <w:r>
        <w:rPr>
          <w:rStyle w:val="CommentReference"/>
        </w:rPr>
        <w:annotationRef/>
      </w:r>
      <w:r>
        <w:t>Not hail to you?</w:t>
      </w:r>
    </w:p>
  </w:comment>
  <w:comment w:id="666" w:author="Brett Slote" w:date="2015-10-30T08:56:00Z" w:initials="BS">
    <w:p w14:paraId="5C1218C2" w14:textId="77777777" w:rsidR="00336170" w:rsidRDefault="00336170">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36170" w:rsidRDefault="00336170">
      <w:pPr>
        <w:pStyle w:val="CommentText"/>
      </w:pPr>
      <w:r>
        <w:rPr>
          <w:rStyle w:val="CommentReference"/>
        </w:rPr>
        <w:annotationRef/>
      </w:r>
      <w:r>
        <w:t>Uncircumscript?</w:t>
      </w:r>
    </w:p>
  </w:comment>
  <w:comment w:id="672" w:author="Brett Slote" w:date="2015-10-30T08:56:00Z" w:initials="BS">
    <w:p w14:paraId="4350A62E" w14:textId="77777777" w:rsidR="00336170" w:rsidRDefault="00336170">
      <w:pPr>
        <w:pStyle w:val="CommentText"/>
      </w:pPr>
      <w:r>
        <w:rPr>
          <w:rStyle w:val="CommentReference"/>
        </w:rPr>
        <w:annotationRef/>
      </w:r>
      <w:r>
        <w:t>Orthodox?</w:t>
      </w:r>
    </w:p>
  </w:comment>
  <w:comment w:id="673" w:author="Brett Slote" w:date="2015-10-30T08:56:00Z" w:initials="BS">
    <w:p w14:paraId="08040BF4" w14:textId="77777777" w:rsidR="00336170" w:rsidRDefault="00336170">
      <w:pPr>
        <w:pStyle w:val="CommentText"/>
      </w:pPr>
      <w:r>
        <w:rPr>
          <w:rStyle w:val="CommentReference"/>
        </w:rPr>
        <w:annotationRef/>
      </w:r>
      <w:r>
        <w:t>Faith?</w:t>
      </w:r>
    </w:p>
  </w:comment>
  <w:comment w:id="676" w:author="Brett Slote" w:date="2015-10-30T08:56:00Z" w:initials="BS">
    <w:p w14:paraId="1E4B4FEE" w14:textId="77777777" w:rsidR="00336170" w:rsidRDefault="00336170">
      <w:pPr>
        <w:pStyle w:val="CommentText"/>
      </w:pPr>
      <w:r>
        <w:rPr>
          <w:rStyle w:val="CommentReference"/>
        </w:rPr>
        <w:annotationRef/>
      </w:r>
      <w:r>
        <w:t>Need a consistent policy</w:t>
      </w:r>
    </w:p>
  </w:comment>
  <w:comment w:id="680" w:author="Brett Slote" w:date="2015-10-30T08:56:00Z" w:initials="BS">
    <w:p w14:paraId="4A463175" w14:textId="77777777" w:rsidR="00336170" w:rsidRDefault="00336170">
      <w:pPr>
        <w:pStyle w:val="CommentText"/>
      </w:pPr>
      <w:r>
        <w:rPr>
          <w:rStyle w:val="CommentReference"/>
        </w:rPr>
        <w:annotationRef/>
      </w:r>
      <w:r>
        <w:t>Ramez, He or Him?</w:t>
      </w:r>
    </w:p>
  </w:comment>
  <w:comment w:id="681" w:author="Brett Slote" w:date="2015-10-30T08:56:00Z" w:initials="BS">
    <w:p w14:paraId="01E420BC" w14:textId="77777777" w:rsidR="00336170" w:rsidRDefault="00336170">
      <w:pPr>
        <w:pStyle w:val="CommentText"/>
      </w:pPr>
      <w:r>
        <w:rPr>
          <w:rStyle w:val="CommentReference"/>
        </w:rPr>
        <w:annotationRef/>
      </w:r>
      <w:r>
        <w:t>On? By?</w:t>
      </w:r>
    </w:p>
  </w:comment>
  <w:comment w:id="682" w:author="Windows User" w:date="2015-11-21T13:15:00Z" w:initials="WU">
    <w:p w14:paraId="4BEB75B4" w14:textId="201EED17" w:rsidR="00336170" w:rsidRDefault="00336170">
      <w:pPr>
        <w:pStyle w:val="CommentText"/>
      </w:pPr>
      <w:r>
        <w:rPr>
          <w:rStyle w:val="CommentReference"/>
        </w:rPr>
        <w:annotationRef/>
      </w:r>
      <w:r>
        <w:t>check</w:t>
      </w:r>
    </w:p>
  </w:comment>
  <w:comment w:id="687" w:author="Windows User" w:date="2015-10-30T08:56:00Z" w:initials="BS">
    <w:p w14:paraId="27C88DDC" w14:textId="77777777" w:rsidR="00336170" w:rsidRDefault="00336170">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36170" w:rsidRDefault="00336170">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36170" w:rsidRDefault="00336170">
      <w:pPr>
        <w:pStyle w:val="CommentText"/>
      </w:pPr>
      <w:r>
        <w:rPr>
          <w:rStyle w:val="CommentReference"/>
        </w:rPr>
        <w:annotationRef/>
      </w:r>
      <w:r>
        <w:t>adjective? severe?</w:t>
      </w:r>
    </w:p>
  </w:comment>
  <w:comment w:id="696" w:author="Windows User" w:date="2015-11-21T13:15:00Z" w:initials="WU">
    <w:p w14:paraId="5D7A5708" w14:textId="27F5BDCC" w:rsidR="00336170" w:rsidRDefault="00336170">
      <w:pPr>
        <w:pStyle w:val="CommentText"/>
      </w:pPr>
      <w:r>
        <w:rPr>
          <w:rStyle w:val="CommentReference"/>
        </w:rPr>
        <w:annotationRef/>
      </w:r>
      <w:r>
        <w:t>check</w:t>
      </w:r>
    </w:p>
  </w:comment>
  <w:comment w:id="698" w:author="Windows User" w:date="2015-10-30T08:56:00Z" w:initials="BS">
    <w:p w14:paraId="4899C8E2" w14:textId="77777777" w:rsidR="00336170" w:rsidRDefault="00336170">
      <w:pPr>
        <w:pStyle w:val="CommentText"/>
      </w:pPr>
      <w:r>
        <w:rPr>
          <w:rStyle w:val="CommentReference"/>
        </w:rPr>
        <w:annotationRef/>
      </w:r>
      <w:r>
        <w:t>too literal?</w:t>
      </w:r>
    </w:p>
  </w:comment>
  <w:comment w:id="701" w:author="Windows User" w:date="2015-10-30T08:56:00Z" w:initials="BS">
    <w:p w14:paraId="4EBC6F27" w14:textId="77777777" w:rsidR="00336170" w:rsidRDefault="00336170">
      <w:pPr>
        <w:pStyle w:val="CommentText"/>
      </w:pPr>
      <w:r>
        <w:rPr>
          <w:rStyle w:val="CommentReference"/>
        </w:rPr>
        <w:annotationRef/>
      </w:r>
      <w:r>
        <w:t>awkward</w:t>
      </w:r>
    </w:p>
  </w:comment>
  <w:comment w:id="702" w:author="Windows User" w:date="2015-10-30T08:56:00Z" w:initials="BS">
    <w:p w14:paraId="2E00F7F9" w14:textId="77777777" w:rsidR="00336170" w:rsidRDefault="00336170">
      <w:pPr>
        <w:pStyle w:val="CommentText"/>
      </w:pPr>
      <w:r>
        <w:rPr>
          <w:rStyle w:val="CommentReference"/>
        </w:rPr>
        <w:annotationRef/>
      </w:r>
      <w:r>
        <w:t>sits, less literal, but more clear?</w:t>
      </w:r>
    </w:p>
  </w:comment>
  <w:comment w:id="703" w:author="Windows User" w:date="2015-10-30T08:56:00Z" w:initials="BS">
    <w:p w14:paraId="7635C5E6" w14:textId="77777777" w:rsidR="00336170" w:rsidRDefault="00336170">
      <w:pPr>
        <w:pStyle w:val="CommentText"/>
      </w:pPr>
      <w:r>
        <w:rPr>
          <w:rStyle w:val="CommentReference"/>
        </w:rPr>
        <w:annotationRef/>
      </w:r>
      <w:r>
        <w:t>awkward</w:t>
      </w:r>
    </w:p>
  </w:comment>
  <w:comment w:id="705" w:author="Windows User" w:date="2015-10-30T08:56:00Z" w:initials="BS">
    <w:p w14:paraId="07F5FC79" w14:textId="77777777" w:rsidR="00336170" w:rsidRDefault="00336170">
      <w:pPr>
        <w:pStyle w:val="CommentText"/>
      </w:pPr>
      <w:r>
        <w:rPr>
          <w:rStyle w:val="CommentReference"/>
        </w:rPr>
        <w:annotationRef/>
      </w:r>
      <w:r>
        <w:t>terribly awkward</w:t>
      </w:r>
    </w:p>
  </w:comment>
  <w:comment w:id="706" w:author="Windows User" w:date="2015-11-21T13:16:00Z" w:initials="WU">
    <w:p w14:paraId="197F0F42" w14:textId="5078F6FA" w:rsidR="00336170" w:rsidRDefault="00336170">
      <w:pPr>
        <w:pStyle w:val="CommentText"/>
      </w:pPr>
      <w:r>
        <w:rPr>
          <w:rStyle w:val="CommentReference"/>
        </w:rPr>
        <w:annotationRef/>
      </w:r>
      <w:r>
        <w:t>check</w:t>
      </w:r>
    </w:p>
  </w:comment>
  <w:comment w:id="707" w:author="Windows User" w:date="2015-11-21T13:16:00Z" w:initials="WU">
    <w:p w14:paraId="4BA7ACF0" w14:textId="3D32F115" w:rsidR="00336170" w:rsidRDefault="00336170">
      <w:pPr>
        <w:pStyle w:val="CommentText"/>
      </w:pPr>
      <w:r>
        <w:rPr>
          <w:rStyle w:val="CommentReference"/>
        </w:rPr>
        <w:annotationRef/>
      </w:r>
      <w:r>
        <w:t>check</w:t>
      </w:r>
    </w:p>
  </w:comment>
  <w:comment w:id="708" w:author="Windows User" w:date="2015-11-21T13:16:00Z" w:initials="WU">
    <w:p w14:paraId="6657783C" w14:textId="2A8AC09D" w:rsidR="00336170" w:rsidRDefault="00336170">
      <w:pPr>
        <w:pStyle w:val="CommentText"/>
      </w:pPr>
      <w:r>
        <w:rPr>
          <w:rStyle w:val="CommentReference"/>
        </w:rPr>
        <w:annotationRef/>
      </w:r>
      <w:r>
        <w:t>check</w:t>
      </w:r>
    </w:p>
  </w:comment>
  <w:comment w:id="709" w:author="Windows User" w:date="2015-11-21T13:16:00Z" w:initials="WU">
    <w:p w14:paraId="280C2333" w14:textId="7D468F5B" w:rsidR="00336170" w:rsidRDefault="00336170">
      <w:pPr>
        <w:pStyle w:val="CommentText"/>
      </w:pPr>
      <w:r>
        <w:rPr>
          <w:rStyle w:val="CommentReference"/>
        </w:rPr>
        <w:annotationRef/>
      </w:r>
      <w:r>
        <w:t>check</w:t>
      </w:r>
    </w:p>
  </w:comment>
  <w:comment w:id="711" w:author="Windows User" w:date="2015-10-30T08:56:00Z" w:initials="BS">
    <w:p w14:paraId="02E36170" w14:textId="77777777" w:rsidR="00336170" w:rsidRDefault="00336170">
      <w:pPr>
        <w:pStyle w:val="CommentText"/>
      </w:pPr>
      <w:r>
        <w:rPr>
          <w:rStyle w:val="CommentReference"/>
        </w:rPr>
        <w:annotationRef/>
      </w:r>
      <w:r>
        <w:t>sat?</w:t>
      </w:r>
    </w:p>
  </w:comment>
  <w:comment w:id="712" w:author="Windows User" w:date="2015-11-21T13:17:00Z" w:initials="WU">
    <w:p w14:paraId="16F69644" w14:textId="555FDE59" w:rsidR="00336170" w:rsidRDefault="00336170">
      <w:pPr>
        <w:pStyle w:val="CommentText"/>
      </w:pPr>
      <w:r>
        <w:rPr>
          <w:rStyle w:val="CommentReference"/>
        </w:rPr>
        <w:annotationRef/>
      </w:r>
      <w:r>
        <w:t>check</w:t>
      </w:r>
    </w:p>
  </w:comment>
  <w:comment w:id="713" w:author="Windows User" w:date="2015-11-21T13:17:00Z" w:initials="WU">
    <w:p w14:paraId="59E1ECCC" w14:textId="61291C66" w:rsidR="00336170" w:rsidRDefault="00336170">
      <w:pPr>
        <w:pStyle w:val="CommentText"/>
      </w:pPr>
      <w:r>
        <w:rPr>
          <w:rStyle w:val="CommentReference"/>
        </w:rPr>
        <w:annotationRef/>
      </w:r>
      <w:r>
        <w:t>check</w:t>
      </w:r>
    </w:p>
  </w:comment>
  <w:comment w:id="716" w:author="Windows User" w:date="2015-10-30T08:56:00Z" w:initials="BS">
    <w:p w14:paraId="681DB0FE" w14:textId="77777777" w:rsidR="00336170" w:rsidRDefault="00336170">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36170" w:rsidRDefault="00336170">
      <w:pPr>
        <w:pStyle w:val="CommentText"/>
      </w:pPr>
      <w:r>
        <w:rPr>
          <w:rStyle w:val="CommentReference"/>
        </w:rPr>
        <w:annotationRef/>
      </w:r>
      <w:r>
        <w:t>appearing?</w:t>
      </w:r>
    </w:p>
  </w:comment>
  <w:comment w:id="718" w:author="Windows User" w:date="2015-10-30T08:56:00Z" w:initials="BS">
    <w:p w14:paraId="0B39F1C6" w14:textId="77777777" w:rsidR="00336170" w:rsidRDefault="00336170">
      <w:pPr>
        <w:pStyle w:val="CommentText"/>
      </w:pPr>
      <w:r>
        <w:rPr>
          <w:rStyle w:val="CommentReference"/>
        </w:rPr>
        <w:annotationRef/>
      </w:r>
      <w:r>
        <w:t>He</w:t>
      </w:r>
    </w:p>
  </w:comment>
  <w:comment w:id="723" w:author="Windows User" w:date="2015-10-30T08:56:00Z" w:initials="BS">
    <w:p w14:paraId="48FCFB9E" w14:textId="77777777" w:rsidR="00336170" w:rsidRDefault="00336170">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36170" w:rsidRDefault="00336170">
      <w:pPr>
        <w:pStyle w:val="CommentText"/>
      </w:pPr>
      <w:r>
        <w:rPr>
          <w:rStyle w:val="CommentReference"/>
        </w:rPr>
        <w:annotationRef/>
      </w:r>
      <w:r>
        <w:t>For forty days</w:t>
      </w:r>
    </w:p>
  </w:comment>
  <w:comment w:id="725" w:author="Windows User" w:date="2015-10-30T08:56:00Z" w:initials="BS">
    <w:p w14:paraId="3A60EA56" w14:textId="77777777" w:rsidR="00336170" w:rsidRDefault="00336170">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36170" w:rsidRDefault="00336170">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36170" w:rsidRDefault="00336170">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36170" w:rsidRDefault="00336170">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36170" w:rsidRDefault="00336170">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36170" w:rsidRDefault="00336170">
      <w:pPr>
        <w:pStyle w:val="CommentText"/>
      </w:pPr>
      <w:r>
        <w:rPr>
          <w:rStyle w:val="CommentReference"/>
        </w:rPr>
        <w:annotationRef/>
      </w:r>
      <w:r>
        <w:t>repeat quotes or contiguious?</w:t>
      </w:r>
    </w:p>
  </w:comment>
  <w:comment w:id="739" w:author="Windows User" w:date="2015-10-30T08:56:00Z" w:initials="BS">
    <w:p w14:paraId="56656ACA" w14:textId="77777777" w:rsidR="00336170" w:rsidRDefault="00336170">
      <w:pPr>
        <w:pStyle w:val="CommentText"/>
      </w:pPr>
      <w:r>
        <w:rPr>
          <w:rStyle w:val="CommentReference"/>
        </w:rPr>
        <w:annotationRef/>
      </w:r>
      <w:r>
        <w:t>in strength?</w:t>
      </w:r>
    </w:p>
  </w:comment>
  <w:comment w:id="740" w:author="Windows User" w:date="2015-10-30T08:56:00Z" w:initials="BS">
    <w:p w14:paraId="0BBEA7F8" w14:textId="77777777" w:rsidR="00336170" w:rsidRDefault="00336170">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36170" w:rsidRDefault="00336170">
      <w:pPr>
        <w:pStyle w:val="CommentText"/>
      </w:pPr>
      <w:r>
        <w:rPr>
          <w:rStyle w:val="CommentReference"/>
        </w:rPr>
        <w:annotationRef/>
      </w:r>
      <w:r>
        <w:t>theotokos, not mav em ef Nooti</w:t>
      </w:r>
    </w:p>
  </w:comment>
  <w:comment w:id="743" w:author="Windows User" w:date="2015-10-30T08:56:00Z" w:initials="BS">
    <w:p w14:paraId="76D071C9" w14:textId="77777777" w:rsidR="00336170" w:rsidRDefault="00336170">
      <w:pPr>
        <w:pStyle w:val="CommentText"/>
      </w:pPr>
      <w:r>
        <w:rPr>
          <w:rStyle w:val="CommentReference"/>
        </w:rPr>
        <w:annotationRef/>
      </w:r>
      <w:r>
        <w:t>in?</w:t>
      </w:r>
    </w:p>
  </w:comment>
  <w:comment w:id="745" w:author="Windows User" w:date="2015-10-30T08:56:00Z" w:initials="BS">
    <w:p w14:paraId="35AA1BF7" w14:textId="77777777" w:rsidR="00336170" w:rsidRDefault="00336170">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36170" w:rsidRDefault="00336170">
      <w:pPr>
        <w:pStyle w:val="CommentText"/>
      </w:pPr>
      <w:r>
        <w:rPr>
          <w:rStyle w:val="CommentReference"/>
        </w:rPr>
        <w:annotationRef/>
      </w:r>
      <w:r>
        <w:t>tense?</w:t>
      </w:r>
    </w:p>
  </w:comment>
  <w:comment w:id="748" w:author="Windows User" w:date="2015-10-30T08:56:00Z" w:initials="BS">
    <w:p w14:paraId="3CF45818" w14:textId="77777777" w:rsidR="00336170" w:rsidRDefault="00336170">
      <w:pPr>
        <w:pStyle w:val="CommentText"/>
      </w:pPr>
      <w:r>
        <w:rPr>
          <w:rStyle w:val="CommentReference"/>
        </w:rPr>
        <w:annotationRef/>
      </w:r>
      <w:r>
        <w:t>too far for a pronoun</w:t>
      </w:r>
    </w:p>
  </w:comment>
  <w:comment w:id="749" w:author="Windows User" w:date="2015-10-30T08:56:00Z" w:initials="BS">
    <w:p w14:paraId="04E47880" w14:textId="77777777" w:rsidR="00336170" w:rsidRDefault="00336170">
      <w:pPr>
        <w:pStyle w:val="CommentText"/>
      </w:pPr>
      <w:r>
        <w:rPr>
          <w:rStyle w:val="CommentReference"/>
        </w:rPr>
        <w:annotationRef/>
      </w:r>
      <w:r>
        <w:t>deemed or made?</w:t>
      </w:r>
    </w:p>
  </w:comment>
  <w:comment w:id="751" w:author="Windows User" w:date="2015-10-30T08:56:00Z" w:initials="BS">
    <w:p w14:paraId="4BEF6991" w14:textId="77777777" w:rsidR="00336170" w:rsidRDefault="00336170">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36170" w:rsidRDefault="00336170">
      <w:pPr>
        <w:pStyle w:val="CommentText"/>
      </w:pPr>
      <w:r>
        <w:rPr>
          <w:rStyle w:val="CommentReference"/>
        </w:rPr>
        <w:annotationRef/>
      </w:r>
      <w:r>
        <w:t>rises or shines?</w:t>
      </w:r>
    </w:p>
  </w:comment>
  <w:comment w:id="756" w:author="Windows User" w:date="2015-10-30T08:56:00Z" w:initials="BS">
    <w:p w14:paraId="4F324E1B" w14:textId="77777777" w:rsidR="00336170" w:rsidRDefault="00336170">
      <w:pPr>
        <w:pStyle w:val="CommentText"/>
      </w:pPr>
      <w:r>
        <w:rPr>
          <w:rStyle w:val="CommentReference"/>
        </w:rPr>
        <w:annotationRef/>
      </w:r>
      <w:r>
        <w:t>destroyed or damaged?</w:t>
      </w:r>
    </w:p>
  </w:comment>
  <w:comment w:id="761" w:author="Windows User" w:date="2015-10-30T08:56:00Z" w:initials="BS">
    <w:p w14:paraId="79923BFC" w14:textId="77777777" w:rsidR="00336170" w:rsidRDefault="00336170">
      <w:pPr>
        <w:pStyle w:val="CommentText"/>
      </w:pPr>
      <w:r>
        <w:rPr>
          <w:rStyle w:val="CommentReference"/>
        </w:rPr>
        <w:annotationRef/>
      </w:r>
      <w:r>
        <w:t>servant, or slave?</w:t>
      </w:r>
    </w:p>
  </w:comment>
  <w:comment w:id="762" w:author="Windows User" w:date="2015-10-30T08:56:00Z" w:initials="BS">
    <w:p w14:paraId="7A143CF0" w14:textId="77777777" w:rsidR="00336170" w:rsidRDefault="00336170">
      <w:pPr>
        <w:pStyle w:val="CommentText"/>
      </w:pPr>
      <w:r>
        <w:rPr>
          <w:rStyle w:val="CommentReference"/>
        </w:rPr>
        <w:annotationRef/>
      </w:r>
      <w:r>
        <w:t>Feels way too literal</w:t>
      </w:r>
    </w:p>
  </w:comment>
  <w:comment w:id="763" w:author="Windows User" w:date="2015-11-21T13:18:00Z" w:initials="WU">
    <w:p w14:paraId="013367B3" w14:textId="1342797D" w:rsidR="00336170" w:rsidRDefault="00336170">
      <w:pPr>
        <w:pStyle w:val="CommentText"/>
      </w:pPr>
      <w:r>
        <w:rPr>
          <w:rStyle w:val="CommentReference"/>
        </w:rPr>
        <w:annotationRef/>
      </w:r>
      <w:r>
        <w:t>check</w:t>
      </w:r>
    </w:p>
  </w:comment>
  <w:comment w:id="769" w:author="Windows User" w:date="2015-10-30T08:56:00Z" w:initials="BS">
    <w:p w14:paraId="7572AFE8" w14:textId="77777777" w:rsidR="00336170" w:rsidRDefault="0033617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36170" w:rsidRDefault="00336170">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36170" w:rsidRDefault="0033617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36170" w:rsidRDefault="00336170">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36170" w:rsidRDefault="00336170">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36170" w:rsidRDefault="00336170">
      <w:pPr>
        <w:pStyle w:val="CommentText"/>
      </w:pPr>
      <w:r>
        <w:rPr>
          <w:rStyle w:val="CommentReference"/>
        </w:rPr>
        <w:annotationRef/>
      </w:r>
      <w:r>
        <w:t>net or hook?</w:t>
      </w:r>
    </w:p>
  </w:comment>
  <w:comment w:id="783" w:author="Windows User" w:date="2015-10-30T08:56:00Z" w:initials="BS">
    <w:p w14:paraId="6723C76C" w14:textId="77777777" w:rsidR="00336170" w:rsidRDefault="00336170">
      <w:pPr>
        <w:pStyle w:val="CommentText"/>
      </w:pPr>
      <w:r>
        <w:rPr>
          <w:rStyle w:val="CommentReference"/>
        </w:rPr>
        <w:annotationRef/>
      </w:r>
      <w:r>
        <w:t>Instructing them in the worship?</w:t>
      </w:r>
    </w:p>
  </w:comment>
  <w:comment w:id="784" w:author="Windows User" w:date="2015-10-30T08:56:00Z" w:initials="BS">
    <w:p w14:paraId="62A67018" w14:textId="77777777" w:rsidR="00336170" w:rsidRDefault="00336170">
      <w:pPr>
        <w:pStyle w:val="CommentText"/>
      </w:pPr>
      <w:r>
        <w:rPr>
          <w:rStyle w:val="CommentReference"/>
        </w:rPr>
        <w:annotationRef/>
      </w:r>
      <w:r>
        <w:t>what does this mean?</w:t>
      </w:r>
    </w:p>
  </w:comment>
  <w:comment w:id="785" w:author="Windows User" w:date="2015-10-30T08:56:00Z" w:initials="BS">
    <w:p w14:paraId="26273E35" w14:textId="77777777" w:rsidR="00336170" w:rsidRDefault="00336170">
      <w:pPr>
        <w:pStyle w:val="CommentText"/>
      </w:pPr>
      <w:r>
        <w:rPr>
          <w:rStyle w:val="CommentReference"/>
        </w:rPr>
        <w:annotationRef/>
      </w:r>
      <w:r>
        <w:t>Path? Or Way? i.e. Christ?</w:t>
      </w:r>
    </w:p>
  </w:comment>
  <w:comment w:id="786" w:author="Windows User" w:date="2015-10-30T08:56:00Z" w:initials="BS">
    <w:p w14:paraId="4A8A49E6" w14:textId="77777777" w:rsidR="00336170" w:rsidRDefault="00336170">
      <w:pPr>
        <w:pStyle w:val="CommentText"/>
      </w:pPr>
      <w:r>
        <w:rPr>
          <w:rStyle w:val="CommentReference"/>
        </w:rPr>
        <w:annotationRef/>
      </w:r>
      <w:r>
        <w:t>forward to? Or towards?</w:t>
      </w:r>
    </w:p>
  </w:comment>
  <w:comment w:id="787" w:author="Windows User" w:date="2015-10-30T08:56:00Z" w:initials="BS">
    <w:p w14:paraId="3641E3CF" w14:textId="77777777" w:rsidR="00336170" w:rsidRDefault="00336170">
      <w:pPr>
        <w:pStyle w:val="CommentText"/>
      </w:pPr>
      <w:r>
        <w:rPr>
          <w:rStyle w:val="CommentReference"/>
        </w:rPr>
        <w:annotationRef/>
      </w:r>
      <w:r>
        <w:t>gladness</w:t>
      </w:r>
    </w:p>
  </w:comment>
  <w:comment w:id="792" w:author="Windows User" w:date="2015-10-30T08:56:00Z" w:initials="BS">
    <w:p w14:paraId="18CD3B37" w14:textId="77777777" w:rsidR="00336170" w:rsidRDefault="00336170">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36170" w:rsidRDefault="00336170">
      <w:pPr>
        <w:pStyle w:val="CommentText"/>
      </w:pPr>
      <w:r>
        <w:rPr>
          <w:rStyle w:val="CommentReference"/>
        </w:rPr>
        <w:annotationRef/>
      </w:r>
      <w:r>
        <w:t>Everyday or a day?</w:t>
      </w:r>
    </w:p>
  </w:comment>
  <w:comment w:id="794" w:author="Windows User" w:date="2015-10-30T08:56:00Z" w:initials="BS">
    <w:p w14:paraId="149067DF" w14:textId="77777777" w:rsidR="00336170" w:rsidRDefault="00336170">
      <w:pPr>
        <w:pStyle w:val="CommentText"/>
      </w:pPr>
      <w:r>
        <w:rPr>
          <w:rStyle w:val="CommentReference"/>
        </w:rPr>
        <w:annotationRef/>
      </w:r>
      <w:r>
        <w:t>not delight. Maybe joy instead of esctasy?</w:t>
      </w:r>
    </w:p>
  </w:comment>
  <w:comment w:id="795" w:author="Windows User" w:date="2015-10-30T08:56:00Z" w:initials="BS">
    <w:p w14:paraId="02ED9136" w14:textId="77777777" w:rsidR="00336170" w:rsidRDefault="00336170">
      <w:pPr>
        <w:pStyle w:val="CommentText"/>
      </w:pPr>
      <w:r>
        <w:rPr>
          <w:rStyle w:val="CommentReference"/>
        </w:rPr>
        <w:annotationRef/>
      </w:r>
      <w:r>
        <w:t>glory, splendor or beauty?</w:t>
      </w:r>
    </w:p>
  </w:comment>
  <w:comment w:id="796" w:author="Windows User" w:date="2015-10-30T08:56:00Z" w:initials="BS">
    <w:p w14:paraId="6EE864C2" w14:textId="77777777" w:rsidR="00336170" w:rsidRDefault="00336170">
      <w:pPr>
        <w:pStyle w:val="CommentText"/>
      </w:pPr>
      <w:r>
        <w:rPr>
          <w:rStyle w:val="CommentReference"/>
        </w:rPr>
        <w:annotationRef/>
      </w:r>
      <w:r>
        <w:t>from or and?</w:t>
      </w:r>
    </w:p>
  </w:comment>
  <w:comment w:id="797" w:author="Windows User" w:date="2015-10-30T08:56:00Z" w:initials="BS">
    <w:p w14:paraId="646E63C2" w14:textId="77777777" w:rsidR="00336170" w:rsidRDefault="00336170">
      <w:pPr>
        <w:pStyle w:val="CommentText"/>
      </w:pPr>
      <w:r>
        <w:rPr>
          <w:rStyle w:val="CommentReference"/>
        </w:rPr>
        <w:annotationRef/>
      </w:r>
      <w:r>
        <w:t>What prophet? Why did abouna redact this?</w:t>
      </w:r>
    </w:p>
  </w:comment>
  <w:comment w:id="798" w:author="Windows User" w:date="2015-10-30T08:56:00Z" w:initials="BS">
    <w:p w14:paraId="79F5EF00" w14:textId="77777777" w:rsidR="00336170" w:rsidRDefault="00336170">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36170" w:rsidRDefault="00336170">
      <w:pPr>
        <w:pStyle w:val="CommentText"/>
      </w:pPr>
      <w:r>
        <w:rPr>
          <w:rStyle w:val="CommentReference"/>
        </w:rPr>
        <w:annotationRef/>
      </w:r>
      <w:r>
        <w:t>is this right?</w:t>
      </w:r>
    </w:p>
  </w:comment>
  <w:comment w:id="800" w:author="Windows User" w:date="2015-10-30T08:56:00Z" w:initials="BS">
    <w:p w14:paraId="020E5B92" w14:textId="77777777" w:rsidR="00336170" w:rsidRDefault="00336170">
      <w:pPr>
        <w:pStyle w:val="CommentText"/>
      </w:pPr>
      <w:r>
        <w:rPr>
          <w:rStyle w:val="CommentReference"/>
        </w:rPr>
        <w:annotationRef/>
      </w:r>
      <w:r>
        <w:t>isn't it of?</w:t>
      </w:r>
    </w:p>
  </w:comment>
  <w:comment w:id="801" w:author="Windows User" w:date="2015-10-30T08:56:00Z" w:initials="BS">
    <w:p w14:paraId="7BDB93A0" w14:textId="77777777" w:rsidR="00336170" w:rsidRDefault="00336170">
      <w:pPr>
        <w:pStyle w:val="CommentText"/>
      </w:pPr>
      <w:r>
        <w:rPr>
          <w:rStyle w:val="CommentReference"/>
        </w:rPr>
        <w:annotationRef/>
      </w:r>
      <w:r>
        <w:t>isn't it blesses?</w:t>
      </w:r>
    </w:p>
  </w:comment>
  <w:comment w:id="802" w:author="Windows User" w:date="2015-10-30T08:56:00Z" w:initials="BS">
    <w:p w14:paraId="31BB6C0C" w14:textId="77777777" w:rsidR="00336170" w:rsidRDefault="00336170">
      <w:pPr>
        <w:pStyle w:val="CommentText"/>
      </w:pPr>
      <w:r>
        <w:rPr>
          <w:rStyle w:val="CommentReference"/>
        </w:rPr>
        <w:annotationRef/>
      </w:r>
      <w:r>
        <w:t>blessing or blessing?</w:t>
      </w:r>
    </w:p>
  </w:comment>
  <w:comment w:id="803" w:author="Windows User" w:date="2015-10-30T08:56:00Z" w:initials="BS">
    <w:p w14:paraId="7E2CC9C5" w14:textId="77777777" w:rsidR="00336170" w:rsidRDefault="00336170">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36170" w:rsidRDefault="00336170">
      <w:pPr>
        <w:pStyle w:val="CommentText"/>
      </w:pPr>
      <w:r>
        <w:rPr>
          <w:rStyle w:val="CommentReference"/>
        </w:rPr>
        <w:annotationRef/>
      </w:r>
      <w:r>
        <w:t>perfect or true?</w:t>
      </w:r>
    </w:p>
  </w:comment>
  <w:comment w:id="807" w:author="Windows User" w:date="2015-11-21T13:21:00Z" w:initials="WU">
    <w:p w14:paraId="2B36B3E8" w14:textId="6CA0A112" w:rsidR="00336170" w:rsidRDefault="00336170">
      <w:pPr>
        <w:pStyle w:val="CommentText"/>
      </w:pPr>
      <w:r>
        <w:rPr>
          <w:rStyle w:val="CommentReference"/>
        </w:rPr>
        <w:annotationRef/>
      </w:r>
    </w:p>
  </w:comment>
  <w:comment w:id="812" w:author="Windows User" w:date="2015-10-30T08:56:00Z" w:initials="BS">
    <w:p w14:paraId="5F73F58F" w14:textId="77777777" w:rsidR="00336170" w:rsidRDefault="00336170">
      <w:pPr>
        <w:pStyle w:val="CommentText"/>
      </w:pPr>
      <w:r>
        <w:rPr>
          <w:rStyle w:val="CommentReference"/>
        </w:rPr>
        <w:annotationRef/>
      </w:r>
      <w:r>
        <w:t>which word is right?</w:t>
      </w:r>
    </w:p>
  </w:comment>
  <w:comment w:id="813" w:author="Windows User" w:date="2015-10-30T08:56:00Z" w:initials="BS">
    <w:p w14:paraId="7EA05C7E" w14:textId="77777777" w:rsidR="00336170" w:rsidRDefault="00336170">
      <w:pPr>
        <w:pStyle w:val="CommentText"/>
      </w:pPr>
      <w:r>
        <w:rPr>
          <w:rStyle w:val="CommentReference"/>
        </w:rPr>
        <w:annotationRef/>
      </w:r>
      <w:r>
        <w:t>wise?</w:t>
      </w:r>
    </w:p>
  </w:comment>
  <w:comment w:id="815" w:author="Windows User" w:date="2015-10-30T08:56:00Z" w:initials="BS">
    <w:p w14:paraId="69093D0A" w14:textId="77777777" w:rsidR="00336170" w:rsidRDefault="00336170">
      <w:pPr>
        <w:pStyle w:val="CommentText"/>
      </w:pPr>
      <w:r>
        <w:rPr>
          <w:rStyle w:val="CommentReference"/>
        </w:rPr>
        <w:annotationRef/>
      </w:r>
      <w:r>
        <w:t>bride, or bridal chamber?</w:t>
      </w:r>
    </w:p>
  </w:comment>
  <w:comment w:id="816" w:author="Windows User" w:date="2015-10-30T08:56:00Z" w:initials="BS">
    <w:p w14:paraId="22779ECC" w14:textId="77777777" w:rsidR="00336170" w:rsidRDefault="00336170" w:rsidP="00BE768B">
      <w:pPr>
        <w:pStyle w:val="CommentText"/>
      </w:pPr>
      <w:r>
        <w:rPr>
          <w:rStyle w:val="CommentReference"/>
        </w:rPr>
        <w:annotationRef/>
      </w:r>
      <w:r>
        <w:t>truth, logos, or true logos?</w:t>
      </w:r>
    </w:p>
  </w:comment>
  <w:comment w:id="817" w:author="Windows User" w:date="2015-10-30T08:56:00Z" w:initials="BS">
    <w:p w14:paraId="6213BCBE" w14:textId="77777777" w:rsidR="00336170" w:rsidRDefault="00336170" w:rsidP="00BE768B">
      <w:pPr>
        <w:pStyle w:val="CommentText"/>
      </w:pPr>
      <w:r>
        <w:rPr>
          <w:rStyle w:val="CommentReference"/>
        </w:rPr>
        <w:annotationRef/>
      </w:r>
      <w:r>
        <w:t>redeemed or saved?</w:t>
      </w:r>
    </w:p>
  </w:comment>
  <w:comment w:id="819" w:author="Windows User" w:date="2015-10-30T08:56:00Z" w:initials="BS">
    <w:p w14:paraId="2A3CAD8D" w14:textId="77777777" w:rsidR="00336170" w:rsidRDefault="00336170">
      <w:pPr>
        <w:pStyle w:val="CommentText"/>
      </w:pPr>
      <w:r>
        <w:rPr>
          <w:rStyle w:val="CommentReference"/>
        </w:rPr>
        <w:annotationRef/>
      </w:r>
      <w:r>
        <w:t>for us or unto us?</w:t>
      </w:r>
    </w:p>
  </w:comment>
  <w:comment w:id="822" w:author="Windows User" w:date="2015-10-30T08:56:00Z" w:initials="BS">
    <w:p w14:paraId="74DABC9B" w14:textId="77777777" w:rsidR="00336170" w:rsidRDefault="00336170">
      <w:pPr>
        <w:pStyle w:val="CommentText"/>
      </w:pPr>
      <w:r>
        <w:rPr>
          <w:rStyle w:val="CommentReference"/>
        </w:rPr>
        <w:annotationRef/>
      </w:r>
      <w:r>
        <w:t>what does eshleelooi mean?</w:t>
      </w:r>
    </w:p>
  </w:comment>
  <w:comment w:id="823" w:author="Windows User" w:date="2015-10-30T08:56:00Z" w:initials="BS">
    <w:p w14:paraId="068283F8" w14:textId="77777777" w:rsidR="00336170" w:rsidRDefault="00336170">
      <w:pPr>
        <w:pStyle w:val="CommentText"/>
      </w:pPr>
      <w:r>
        <w:rPr>
          <w:rStyle w:val="CommentReference"/>
        </w:rPr>
        <w:annotationRef/>
      </w:r>
      <w:r>
        <w:t>save or redeem?</w:t>
      </w:r>
    </w:p>
  </w:comment>
  <w:comment w:id="825" w:author="Windows User" w:date="2015-10-30T08:56:00Z" w:initials="BS">
    <w:p w14:paraId="580D65BC" w14:textId="77777777" w:rsidR="00336170" w:rsidRDefault="00336170">
      <w:pPr>
        <w:pStyle w:val="CommentText"/>
      </w:pPr>
      <w:r>
        <w:rPr>
          <w:rStyle w:val="CommentReference"/>
        </w:rPr>
        <w:annotationRef/>
      </w:r>
      <w:r>
        <w:t>paradoxically or miraculously?</w:t>
      </w:r>
    </w:p>
  </w:comment>
  <w:comment w:id="826" w:author="Windows User" w:date="2015-10-30T08:56:00Z" w:initials="BS">
    <w:p w14:paraId="1504B052" w14:textId="77777777" w:rsidR="00336170" w:rsidRDefault="00336170">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36170" w:rsidRDefault="00336170">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36170" w:rsidRDefault="00336170">
      <w:pPr>
        <w:pStyle w:val="CommentText"/>
      </w:pPr>
      <w:r>
        <w:rPr>
          <w:rStyle w:val="CommentReference"/>
        </w:rPr>
        <w:annotationRef/>
      </w:r>
      <w:r>
        <w:t>Saviour or redeemer?</w:t>
      </w:r>
    </w:p>
  </w:comment>
  <w:comment w:id="831" w:author="Windows User" w:date="2015-10-30T08:56:00Z" w:initials="BS">
    <w:p w14:paraId="5810A4FB" w14:textId="77777777" w:rsidR="00336170" w:rsidRDefault="00336170">
      <w:pPr>
        <w:pStyle w:val="CommentText"/>
      </w:pPr>
      <w:r>
        <w:rPr>
          <w:rStyle w:val="CommentReference"/>
        </w:rPr>
        <w:annotationRef/>
      </w:r>
      <w:r>
        <w:t>isn't this compassion? not nishti nai...</w:t>
      </w:r>
    </w:p>
  </w:comment>
  <w:comment w:id="834" w:author="Windows User" w:date="2015-10-30T08:56:00Z" w:initials="BS">
    <w:p w14:paraId="11961883" w14:textId="77777777" w:rsidR="00336170" w:rsidRDefault="0033617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36170" w:rsidRDefault="00336170">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36170" w:rsidRDefault="00336170">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36170" w:rsidRDefault="00336170">
      <w:pPr>
        <w:pStyle w:val="CommentText"/>
      </w:pPr>
      <w:r>
        <w:rPr>
          <w:rStyle w:val="CommentReference"/>
        </w:rPr>
        <w:annotationRef/>
      </w:r>
      <w:r>
        <w:t>The Father was overjoyed, in your conception????</w:t>
      </w:r>
    </w:p>
  </w:comment>
  <w:comment w:id="838" w:author="Windows User" w:date="2015-10-30T08:56:00Z" w:initials="BS">
    <w:p w14:paraId="771A2703" w14:textId="77777777" w:rsidR="00336170" w:rsidRDefault="00336170">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36170" w:rsidRDefault="00336170">
      <w:pPr>
        <w:pStyle w:val="CommentText"/>
      </w:pPr>
      <w:r>
        <w:rPr>
          <w:rStyle w:val="CommentReference"/>
        </w:rPr>
        <w:annotationRef/>
      </w:r>
      <w:r w:rsidRPr="00582AD7">
        <w:t>(ⲡⲉⲥⲱⲙⲁ??)</w:t>
      </w:r>
    </w:p>
  </w:comment>
  <w:comment w:id="840" w:author="Windows User" w:date="2015-10-30T08:56:00Z" w:initials="BS">
    <w:p w14:paraId="41579CB8" w14:textId="77777777" w:rsidR="00336170" w:rsidRDefault="00336170">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36170" w:rsidRDefault="00336170">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36170" w:rsidRDefault="00336170">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36170" w:rsidRDefault="00336170">
      <w:pPr>
        <w:pStyle w:val="CommentText"/>
      </w:pPr>
      <w:r>
        <w:rPr>
          <w:rStyle w:val="CommentReference"/>
        </w:rPr>
        <w:annotationRef/>
      </w:r>
      <w:r>
        <w:t>review</w:t>
      </w:r>
    </w:p>
  </w:comment>
  <w:comment w:id="851" w:author="Windows User" w:date="2015-10-30T08:56:00Z" w:initials="BS">
    <w:p w14:paraId="23A92A97" w14:textId="77777777" w:rsidR="00336170" w:rsidRDefault="00336170">
      <w:pPr>
        <w:pStyle w:val="CommentText"/>
      </w:pPr>
      <w:r>
        <w:rPr>
          <w:rStyle w:val="CommentReference"/>
        </w:rPr>
        <w:annotationRef/>
      </w:r>
      <w:r>
        <w:t>this seems kind of loose... is it ok?</w:t>
      </w:r>
    </w:p>
  </w:comment>
  <w:comment w:id="852" w:author="Windows User" w:date="2015-10-30T08:56:00Z" w:initials="BS">
    <w:p w14:paraId="2BD3AC96" w14:textId="77777777" w:rsidR="00336170" w:rsidRDefault="00336170">
      <w:pPr>
        <w:pStyle w:val="CommentText"/>
      </w:pPr>
      <w:r>
        <w:rPr>
          <w:rStyle w:val="CommentReference"/>
        </w:rPr>
        <w:annotationRef/>
      </w:r>
      <w:r>
        <w:t>works or deeds?</w:t>
      </w:r>
    </w:p>
  </w:comment>
  <w:comment w:id="853" w:author="Windows User" w:date="2015-11-21T13:24:00Z" w:initials="WU">
    <w:p w14:paraId="36A3FAE0" w14:textId="5AD4BC46" w:rsidR="00336170" w:rsidRDefault="00336170">
      <w:pPr>
        <w:pStyle w:val="CommentText"/>
      </w:pPr>
      <w:r>
        <w:rPr>
          <w:rStyle w:val="CommentReference"/>
        </w:rPr>
        <w:annotationRef/>
      </w:r>
      <w:r>
        <w:t>review</w:t>
      </w:r>
    </w:p>
  </w:comment>
  <w:comment w:id="854" w:author="Windows User" w:date="2015-10-30T08:56:00Z" w:initials="BS">
    <w:p w14:paraId="7290C623" w14:textId="77777777" w:rsidR="00336170" w:rsidRDefault="00336170">
      <w:pPr>
        <w:pStyle w:val="CommentText"/>
      </w:pPr>
      <w:r>
        <w:rPr>
          <w:rStyle w:val="CommentReference"/>
        </w:rPr>
        <w:annotationRef/>
      </w:r>
      <w:r>
        <w:t>does Coptic have 'high'?</w:t>
      </w:r>
    </w:p>
  </w:comment>
  <w:comment w:id="855" w:author="Windows User" w:date="2015-11-21T13:24:00Z" w:initials="WU">
    <w:p w14:paraId="2E47A31F" w14:textId="5C8BDB44" w:rsidR="00336170" w:rsidRDefault="00336170">
      <w:pPr>
        <w:pStyle w:val="CommentText"/>
      </w:pPr>
      <w:r>
        <w:rPr>
          <w:rStyle w:val="CommentReference"/>
        </w:rPr>
        <w:annotationRef/>
      </w:r>
      <w:r>
        <w:t>review, add variant</w:t>
      </w:r>
    </w:p>
  </w:comment>
  <w:comment w:id="856" w:author="Windows User" w:date="2015-10-30T08:56:00Z" w:initials="BS">
    <w:p w14:paraId="370E3024" w14:textId="77777777" w:rsidR="00336170" w:rsidRDefault="00336170">
      <w:pPr>
        <w:pStyle w:val="CommentText"/>
      </w:pPr>
      <w:r>
        <w:rPr>
          <w:rStyle w:val="CommentReference"/>
        </w:rPr>
        <w:annotationRef/>
      </w:r>
      <w:r>
        <w:t>bless or praise? inconsistent rendering of esmo</w:t>
      </w:r>
    </w:p>
  </w:comment>
  <w:comment w:id="879" w:author="Windows User" w:date="2015-10-30T08:56:00Z" w:initials="WU">
    <w:p w14:paraId="36599FA2" w14:textId="77777777" w:rsidR="00336170" w:rsidRDefault="00336170" w:rsidP="000278EC">
      <w:pPr>
        <w:pStyle w:val="CommentText"/>
      </w:pPr>
      <w:r>
        <w:rPr>
          <w:rStyle w:val="CommentReference"/>
        </w:rPr>
        <w:annotationRef/>
      </w:r>
      <w:r>
        <w:t>Gives light? Enlightens?</w:t>
      </w:r>
    </w:p>
  </w:comment>
  <w:comment w:id="880" w:author="Windows User" w:date="2015-10-30T08:56:00Z" w:initials="WU">
    <w:p w14:paraId="274DD96D" w14:textId="77777777" w:rsidR="00336170" w:rsidRDefault="00336170">
      <w:pPr>
        <w:pStyle w:val="CommentText"/>
      </w:pPr>
      <w:r>
        <w:rPr>
          <w:rStyle w:val="CommentReference"/>
        </w:rPr>
        <w:annotationRef/>
      </w:r>
      <w:r>
        <w:t>split after this vs?</w:t>
      </w:r>
    </w:p>
  </w:comment>
  <w:comment w:id="881" w:author="Windows User" w:date="2015-10-30T08:56:00Z" w:initials="WU">
    <w:p w14:paraId="709B00B0" w14:textId="77777777" w:rsidR="00336170" w:rsidRDefault="00336170">
      <w:pPr>
        <w:pStyle w:val="CommentText"/>
      </w:pPr>
      <w:r>
        <w:rPr>
          <w:rStyle w:val="CommentReference"/>
        </w:rPr>
        <w:annotationRef/>
      </w:r>
      <w:r>
        <w:t>Better word than prelate?</w:t>
      </w:r>
    </w:p>
  </w:comment>
  <w:comment w:id="913" w:author="Windows User" w:date="2015-11-04T08:53:00Z" w:initials="WU">
    <w:p w14:paraId="057654D4" w14:textId="77777777" w:rsidR="00336170" w:rsidRDefault="00336170">
      <w:pPr>
        <w:pStyle w:val="CommentText"/>
      </w:pPr>
      <w:r>
        <w:rPr>
          <w:rStyle w:val="CommentReference"/>
        </w:rPr>
        <w:annotationRef/>
      </w:r>
      <w:r>
        <w:t>Life giver or giver of life?</w:t>
      </w:r>
    </w:p>
  </w:comment>
  <w:comment w:id="914" w:author="Windows User" w:date="2015-11-04T08:54:00Z" w:initials="WU">
    <w:p w14:paraId="27A10A48" w14:textId="77777777" w:rsidR="00336170" w:rsidRDefault="00336170">
      <w:pPr>
        <w:pStyle w:val="CommentText"/>
      </w:pPr>
      <w:r>
        <w:rPr>
          <w:rStyle w:val="CommentReference"/>
        </w:rPr>
        <w:annotationRef/>
      </w:r>
      <w:r>
        <w:t>Fix. Middle of this got deleted.</w:t>
      </w:r>
    </w:p>
  </w:comment>
  <w:comment w:id="925" w:author="Windows User" w:date="2015-10-30T08:56:00Z" w:initials="BS">
    <w:p w14:paraId="681427A6" w14:textId="77777777" w:rsidR="00336170" w:rsidRDefault="00336170">
      <w:pPr>
        <w:pStyle w:val="CommentText"/>
      </w:pPr>
      <w:r>
        <w:rPr>
          <w:rStyle w:val="CommentReference"/>
        </w:rPr>
        <w:annotationRef/>
      </w:r>
      <w:r>
        <w:t>coptic has confess</w:t>
      </w:r>
    </w:p>
  </w:comment>
  <w:comment w:id="1045" w:author="Windows User" w:date="2015-10-30T08:56:00Z" w:initials="WU">
    <w:p w14:paraId="6841EDAF" w14:textId="77777777" w:rsidR="00336170" w:rsidRDefault="00336170">
      <w:pPr>
        <w:pStyle w:val="CommentText"/>
      </w:pPr>
      <w:r>
        <w:rPr>
          <w:rStyle w:val="CommentReference"/>
        </w:rPr>
        <w:annotationRef/>
      </w:r>
      <w:r>
        <w:t>Isn’t this one more faithful?</w:t>
      </w:r>
    </w:p>
  </w:comment>
  <w:comment w:id="1046" w:author="Windows User" w:date="2015-10-30T08:56:00Z" w:initials="WU">
    <w:p w14:paraId="44483F5F" w14:textId="77777777" w:rsidR="00336170" w:rsidRDefault="00336170">
      <w:pPr>
        <w:pStyle w:val="CommentText"/>
      </w:pPr>
      <w:r>
        <w:rPr>
          <w:rStyle w:val="CommentReference"/>
        </w:rPr>
        <w:annotationRef/>
      </w:r>
      <w:r>
        <w:t>Which one(s) are/is right?</w:t>
      </w:r>
    </w:p>
  </w:comment>
  <w:comment w:id="1047" w:author="Windows User" w:date="2015-10-30T08:56:00Z" w:initials="WU">
    <w:p w14:paraId="22B3EF76" w14:textId="77777777" w:rsidR="00336170" w:rsidRDefault="00336170">
      <w:pPr>
        <w:pStyle w:val="CommentText"/>
      </w:pPr>
      <w:r>
        <w:rPr>
          <w:rStyle w:val="CommentReference"/>
        </w:rPr>
        <w:annotationRef/>
      </w:r>
      <w:r>
        <w:t>Coptic doesn’t seem to have “O Lord”</w:t>
      </w:r>
    </w:p>
  </w:comment>
  <w:comment w:id="1051" w:author="Windows User" w:date="2015-10-30T08:56:00Z" w:initials="WU">
    <w:p w14:paraId="6BF65470" w14:textId="77777777" w:rsidR="00336170" w:rsidRDefault="00336170">
      <w:pPr>
        <w:pStyle w:val="CommentText"/>
      </w:pPr>
      <w:r>
        <w:rPr>
          <w:rStyle w:val="CommentReference"/>
        </w:rPr>
        <w:annotationRef/>
      </w:r>
      <w:r>
        <w:t>Called or named?</w:t>
      </w:r>
    </w:p>
  </w:comment>
  <w:comment w:id="1052" w:author="Windows User" w:date="2015-10-30T08:56:00Z" w:initials="WU">
    <w:p w14:paraId="64122CF8" w14:textId="77777777" w:rsidR="00336170" w:rsidRDefault="00336170">
      <w:pPr>
        <w:pStyle w:val="CommentText"/>
      </w:pPr>
      <w:r>
        <w:rPr>
          <w:rStyle w:val="CommentReference"/>
        </w:rPr>
        <w:annotationRef/>
      </w:r>
      <w:r>
        <w:t>John loved the Lord, or the Lord loved John?</w:t>
      </w:r>
    </w:p>
  </w:comment>
  <w:comment w:id="1054" w:author="Windows User" w:date="2015-10-30T08:56:00Z" w:initials="WU">
    <w:p w14:paraId="28540FAB" w14:textId="77777777" w:rsidR="00336170" w:rsidRDefault="00336170">
      <w:pPr>
        <w:pStyle w:val="CommentText"/>
      </w:pPr>
      <w:r>
        <w:rPr>
          <w:rStyle w:val="CommentReference"/>
        </w:rPr>
        <w:annotationRef/>
      </w:r>
      <w:r>
        <w:t>Not the Lord?</w:t>
      </w:r>
    </w:p>
  </w:comment>
  <w:comment w:id="1055" w:author="Windows User" w:date="2015-10-30T08:56:00Z" w:initials="WU">
    <w:p w14:paraId="3BE9EA57" w14:textId="77777777" w:rsidR="00336170" w:rsidRDefault="00336170">
      <w:pPr>
        <w:pStyle w:val="CommentText"/>
      </w:pPr>
      <w:r>
        <w:rPr>
          <w:rStyle w:val="CommentReference"/>
        </w:rPr>
        <w:annotationRef/>
      </w:r>
      <w:r>
        <w:t>The rest missing?</w:t>
      </w:r>
    </w:p>
  </w:comment>
  <w:comment w:id="1056" w:author="Windows User" w:date="2015-10-30T08:56:00Z" w:initials="WU">
    <w:p w14:paraId="17CFCF91" w14:textId="77777777" w:rsidR="00336170" w:rsidRDefault="00336170">
      <w:pPr>
        <w:pStyle w:val="CommentText"/>
      </w:pPr>
      <w:r>
        <w:rPr>
          <w:rStyle w:val="CommentReference"/>
        </w:rPr>
        <w:annotationRef/>
      </w:r>
      <w:r>
        <w:t>Completely different…</w:t>
      </w:r>
    </w:p>
  </w:comment>
  <w:comment w:id="1057" w:author="Windows User" w:date="2015-10-30T08:56:00Z" w:initials="WU">
    <w:p w14:paraId="1A5ABDDA" w14:textId="77777777" w:rsidR="00336170" w:rsidRDefault="00336170">
      <w:pPr>
        <w:pStyle w:val="CommentText"/>
      </w:pPr>
      <w:r>
        <w:rPr>
          <w:rStyle w:val="CommentReference"/>
        </w:rPr>
        <w:annotationRef/>
      </w:r>
      <w:r>
        <w:t>Sound or voices?</w:t>
      </w:r>
    </w:p>
  </w:comment>
  <w:comment w:id="1059" w:author="Windows User" w:date="2015-10-30T08:56:00Z" w:initials="WU">
    <w:p w14:paraId="2632154F" w14:textId="77777777" w:rsidR="00336170" w:rsidRDefault="00336170">
      <w:pPr>
        <w:pStyle w:val="CommentText"/>
      </w:pPr>
      <w:r>
        <w:rPr>
          <w:rStyle w:val="CommentReference"/>
        </w:rPr>
        <w:annotationRef/>
      </w:r>
      <w:r>
        <w:t>AAP has divinely inspired.</w:t>
      </w:r>
    </w:p>
  </w:comment>
  <w:comment w:id="1061" w:author="Windows User" w:date="2015-10-30T08:56:00Z" w:initials="WU">
    <w:p w14:paraId="6A684B9E" w14:textId="77777777" w:rsidR="00336170" w:rsidRDefault="00336170">
      <w:pPr>
        <w:pStyle w:val="CommentText"/>
      </w:pPr>
      <w:r>
        <w:rPr>
          <w:rStyle w:val="CommentReference"/>
        </w:rPr>
        <w:annotationRef/>
      </w:r>
      <w:r>
        <w:t>This one needs looking at.</w:t>
      </w:r>
    </w:p>
  </w:comment>
  <w:comment w:id="1062" w:author="Windows User" w:date="2015-10-30T08:56:00Z" w:initials="WU">
    <w:p w14:paraId="3E29D706" w14:textId="77777777" w:rsidR="00336170" w:rsidRDefault="00336170">
      <w:pPr>
        <w:pStyle w:val="CommentText"/>
      </w:pPr>
      <w:r>
        <w:rPr>
          <w:rStyle w:val="CommentReference"/>
        </w:rPr>
        <w:annotationRef/>
      </w:r>
      <w:r>
        <w:t>Partners?</w:t>
      </w:r>
    </w:p>
  </w:comment>
  <w:comment w:id="1067" w:author="Windows User" w:date="2015-10-30T08:56:00Z" w:initials="WU">
    <w:p w14:paraId="662AC6DC" w14:textId="77777777" w:rsidR="00336170" w:rsidRDefault="00336170">
      <w:pPr>
        <w:pStyle w:val="CommentText"/>
      </w:pPr>
      <w:r>
        <w:rPr>
          <w:rStyle w:val="CommentReference"/>
        </w:rPr>
        <w:annotationRef/>
      </w:r>
      <w:r>
        <w:t>What land?</w:t>
      </w:r>
    </w:p>
  </w:comment>
  <w:comment w:id="1069" w:author="Windows User" w:date="2015-10-30T08:56:00Z" w:initials="WU">
    <w:p w14:paraId="121BE348" w14:textId="77777777" w:rsidR="00336170" w:rsidRDefault="00336170">
      <w:pPr>
        <w:pStyle w:val="CommentText"/>
      </w:pPr>
      <w:r>
        <w:rPr>
          <w:rStyle w:val="CommentReference"/>
        </w:rPr>
        <w:annotationRef/>
      </w:r>
      <w:r>
        <w:t>Or englighten?</w:t>
      </w:r>
    </w:p>
  </w:comment>
  <w:comment w:id="1083" w:author="Windows User" w:date="2015-10-30T08:56:00Z" w:initials="WU">
    <w:p w14:paraId="52EAF036" w14:textId="77777777" w:rsidR="00336170" w:rsidRDefault="00336170">
      <w:pPr>
        <w:pStyle w:val="CommentText"/>
      </w:pPr>
      <w:r>
        <w:rPr>
          <w:rStyle w:val="CommentReference"/>
        </w:rPr>
        <w:annotationRef/>
      </w:r>
      <w:r>
        <w:t>What should this verse be?</w:t>
      </w:r>
    </w:p>
  </w:comment>
  <w:comment w:id="1094" w:author="Windows User" w:date="2015-10-30T08:56:00Z" w:initials="BS">
    <w:p w14:paraId="1A0E2428" w14:textId="77777777" w:rsidR="00336170" w:rsidRDefault="00336170">
      <w:pPr>
        <w:pStyle w:val="CommentText"/>
      </w:pPr>
      <w:r>
        <w:rPr>
          <w:rStyle w:val="CommentReference"/>
        </w:rPr>
        <w:annotationRef/>
      </w:r>
      <w:r>
        <w:t>wiles or snares?</w:t>
      </w:r>
    </w:p>
  </w:comment>
  <w:comment w:id="1096" w:author="Windows User" w:date="2015-10-30T08:56:00Z" w:initials="BS">
    <w:p w14:paraId="2B8DD286" w14:textId="77777777" w:rsidR="00336170" w:rsidRDefault="00336170">
      <w:pPr>
        <w:pStyle w:val="CommentText"/>
      </w:pPr>
      <w:r>
        <w:rPr>
          <w:rStyle w:val="CommentReference"/>
        </w:rPr>
        <w:annotationRef/>
      </w:r>
      <w:r>
        <w:t>I typed this Coptic... so it will have typos..</w:t>
      </w:r>
    </w:p>
  </w:comment>
  <w:comment w:id="1097" w:author="Windows User" w:date="2015-10-30T08:56:00Z" w:initials="WU">
    <w:p w14:paraId="7AD216CC" w14:textId="77777777" w:rsidR="00336170" w:rsidRDefault="00336170">
      <w:pPr>
        <w:pStyle w:val="CommentText"/>
      </w:pPr>
      <w:r>
        <w:rPr>
          <w:rStyle w:val="CommentReference"/>
        </w:rPr>
        <w:annotationRef/>
      </w:r>
      <w:r>
        <w:t>You reign? The dominion is yours? Yours is the dominion?</w:t>
      </w:r>
    </w:p>
  </w:comment>
  <w:comment w:id="1099" w:author="Windows User" w:date="2015-10-30T08:56:00Z" w:initials="BS">
    <w:p w14:paraId="68C1922F" w14:textId="77777777" w:rsidR="00336170" w:rsidRDefault="00336170">
      <w:pPr>
        <w:pStyle w:val="CommentText"/>
      </w:pPr>
      <w:r>
        <w:rPr>
          <w:rStyle w:val="CommentReference"/>
        </w:rPr>
        <w:annotationRef/>
      </w:r>
      <w:r>
        <w:t>omit 'be' in contemporary?</w:t>
      </w:r>
    </w:p>
  </w:comment>
  <w:comment w:id="1100" w:author="Windows User" w:date="2015-10-30T08:56:00Z" w:initials="BS">
    <w:p w14:paraId="6511FB80" w14:textId="77777777" w:rsidR="00336170" w:rsidRDefault="00336170">
      <w:pPr>
        <w:pStyle w:val="CommentText"/>
      </w:pPr>
      <w:r>
        <w:rPr>
          <w:rStyle w:val="CommentReference"/>
        </w:rPr>
        <w:annotationRef/>
      </w:r>
      <w:r>
        <w:t>Abouna Antony: I typed this Coptic from the black book. Jenkims were very unclear. Please proof for typos.</w:t>
      </w:r>
    </w:p>
  </w:comment>
  <w:comment w:id="1101" w:author="Windows User" w:date="2015-10-30T08:56:00Z" w:initials="BS">
    <w:p w14:paraId="7DEA42F3" w14:textId="77777777" w:rsidR="00336170" w:rsidRDefault="00336170">
      <w:pPr>
        <w:pStyle w:val="CommentText"/>
      </w:pPr>
      <w:r>
        <w:rPr>
          <w:rStyle w:val="CommentReference"/>
        </w:rPr>
        <w:annotationRef/>
      </w:r>
      <w:r>
        <w:t>"is" before "the King" would make this whole vs flow as a sentence...</w:t>
      </w:r>
    </w:p>
  </w:comment>
  <w:comment w:id="1102" w:author="Windows User" w:date="2015-10-30T08:56:00Z" w:initials="BS">
    <w:p w14:paraId="1F17623C" w14:textId="77777777" w:rsidR="00336170" w:rsidRDefault="00336170">
      <w:pPr>
        <w:pStyle w:val="CommentText"/>
      </w:pPr>
      <w:r>
        <w:rPr>
          <w:rStyle w:val="CommentReference"/>
        </w:rPr>
        <w:annotationRef/>
      </w:r>
      <w:r>
        <w:t>ask more modern than entreat... but not quite right?</w:t>
      </w:r>
    </w:p>
  </w:comment>
  <w:comment w:id="1121" w:author="Windows User" w:date="2015-10-30T08:56:00Z" w:initials="WU">
    <w:p w14:paraId="5F20584F" w14:textId="77777777" w:rsidR="00336170" w:rsidRDefault="00336170">
      <w:pPr>
        <w:pStyle w:val="CommentText"/>
      </w:pPr>
      <w:r>
        <w:rPr>
          <w:rStyle w:val="CommentReference"/>
        </w:rPr>
        <w:annotationRef/>
      </w:r>
      <w:r>
        <w:t>Needs work.</w:t>
      </w:r>
    </w:p>
  </w:comment>
  <w:comment w:id="1126" w:author="Windows User" w:date="2015-10-30T08:56:00Z" w:initials="WU">
    <w:p w14:paraId="76E8B799" w14:textId="77777777" w:rsidR="00336170" w:rsidRDefault="00336170">
      <w:pPr>
        <w:pStyle w:val="CommentText"/>
      </w:pPr>
      <w:r>
        <w:rPr>
          <w:rStyle w:val="CommentReference"/>
        </w:rPr>
        <w:annotationRef/>
      </w:r>
      <w:r>
        <w:t>Should this be tho-out 5? Or 25?</w:t>
      </w:r>
    </w:p>
  </w:comment>
  <w:comment w:id="1134" w:author="Windows User" w:date="2015-11-11T11:06:00Z" w:initials="WU">
    <w:p w14:paraId="58D84DCF" w14:textId="77777777" w:rsidR="00336170" w:rsidRDefault="00336170">
      <w:pPr>
        <w:pStyle w:val="CommentText"/>
      </w:pPr>
      <w:r>
        <w:rPr>
          <w:rStyle w:val="CommentReference"/>
        </w:rPr>
        <w:annotationRef/>
      </w:r>
      <w:r>
        <w:t>Should this be last age or something?</w:t>
      </w:r>
    </w:p>
  </w:comment>
  <w:comment w:id="1136" w:author="Windows User" w:date="2015-11-11T11:00:00Z" w:initials="WU">
    <w:p w14:paraId="7D2DE752" w14:textId="77777777" w:rsidR="00336170" w:rsidRDefault="00336170">
      <w:pPr>
        <w:pStyle w:val="CommentText"/>
      </w:pPr>
      <w:r>
        <w:rPr>
          <w:rStyle w:val="CommentReference"/>
        </w:rPr>
        <w:annotationRef/>
      </w:r>
      <w:r>
        <w:t>This needs reviewing!</w:t>
      </w:r>
    </w:p>
  </w:comment>
  <w:comment w:id="1137" w:author="Windows User" w:date="2015-11-11T11:00:00Z" w:initials="WU">
    <w:p w14:paraId="65102EEC" w14:textId="77777777" w:rsidR="00336170" w:rsidRDefault="00336170">
      <w:pPr>
        <w:pStyle w:val="CommentText"/>
      </w:pPr>
      <w:r>
        <w:rPr>
          <w:rStyle w:val="CommentReference"/>
        </w:rPr>
        <w:annotationRef/>
      </w:r>
      <w:r>
        <w:t xml:space="preserve">This is probably wrong. God on high? </w:t>
      </w:r>
    </w:p>
  </w:comment>
  <w:comment w:id="1142" w:author="Windows User" w:date="2015-10-30T08:56:00Z" w:initials="WU">
    <w:p w14:paraId="38E4F092" w14:textId="77777777" w:rsidR="00336170" w:rsidRDefault="00336170">
      <w:pPr>
        <w:pStyle w:val="CommentText"/>
      </w:pPr>
      <w:r>
        <w:rPr>
          <w:rStyle w:val="CommentReference"/>
        </w:rPr>
        <w:annotationRef/>
      </w:r>
      <w:r>
        <w:t>Confirmed?</w:t>
      </w:r>
    </w:p>
  </w:comment>
  <w:comment w:id="1153" w:author="Windows User" w:date="2015-10-30T08:56:00Z" w:initials="WU">
    <w:p w14:paraId="41EDECE7" w14:textId="77777777" w:rsidR="00336170" w:rsidRDefault="00336170">
      <w:pPr>
        <w:pStyle w:val="CommentText"/>
      </w:pPr>
      <w:r>
        <w:rPr>
          <w:rStyle w:val="CommentReference"/>
        </w:rPr>
        <w:annotationRef/>
      </w:r>
      <w:r>
        <w:t>Heroes, or athletes?</w:t>
      </w:r>
    </w:p>
  </w:comment>
  <w:comment w:id="1180" w:author="Windows User" w:date="2015-10-30T08:56:00Z" w:initials="WU">
    <w:p w14:paraId="5FA627EB" w14:textId="77777777" w:rsidR="00336170" w:rsidRDefault="00336170">
      <w:pPr>
        <w:pStyle w:val="CommentText"/>
      </w:pPr>
      <w:r>
        <w:rPr>
          <w:rStyle w:val="CommentReference"/>
        </w:rPr>
        <w:annotationRef/>
      </w:r>
      <w:r>
        <w:t>Beasts or creatures?</w:t>
      </w:r>
    </w:p>
  </w:comment>
  <w:comment w:id="1181" w:author="Windows User" w:date="2015-10-30T08:56:00Z" w:initials="WU">
    <w:p w14:paraId="04563F96" w14:textId="77777777" w:rsidR="00336170" w:rsidRDefault="00336170">
      <w:pPr>
        <w:pStyle w:val="CommentText"/>
      </w:pPr>
      <w:r>
        <w:rPr>
          <w:rStyle w:val="CommentReference"/>
        </w:rPr>
        <w:annotationRef/>
      </w:r>
      <w:r>
        <w:t>Incessant? Or unceasing?</w:t>
      </w:r>
    </w:p>
  </w:comment>
  <w:comment w:id="1182" w:author="Windows User" w:date="2015-10-30T08:56:00Z" w:initials="WU">
    <w:p w14:paraId="7BD20F77" w14:textId="77777777" w:rsidR="00336170" w:rsidRDefault="00336170">
      <w:pPr>
        <w:pStyle w:val="CommentText"/>
      </w:pPr>
      <w:r>
        <w:rPr>
          <w:rStyle w:val="CommentReference"/>
        </w:rPr>
        <w:annotationRef/>
      </w:r>
      <w:r>
        <w:t>Flames of fire or fervent as fire?</w:t>
      </w:r>
    </w:p>
  </w:comment>
  <w:comment w:id="1186" w:author="Windows User" w:date="2015-10-30T08:56:00Z" w:initials="WU">
    <w:p w14:paraId="44A84E5A" w14:textId="77777777" w:rsidR="00336170" w:rsidRDefault="00336170">
      <w:pPr>
        <w:pStyle w:val="CommentText"/>
      </w:pPr>
      <w:r>
        <w:rPr>
          <w:rStyle w:val="CommentReference"/>
        </w:rPr>
        <w:annotationRef/>
      </w:r>
      <w:r>
        <w:t>Serving the Lord, or serving before the Lord?</w:t>
      </w:r>
    </w:p>
  </w:comment>
  <w:comment w:id="1198" w:author="Windows User" w:date="2015-10-30T08:56:00Z" w:initials="WU">
    <w:p w14:paraId="07D2B1EF" w14:textId="77777777" w:rsidR="00336170" w:rsidRDefault="00336170">
      <w:pPr>
        <w:pStyle w:val="CommentText"/>
      </w:pPr>
      <w:r>
        <w:rPr>
          <w:rStyle w:val="CommentReference"/>
        </w:rPr>
        <w:annotationRef/>
      </w:r>
      <w:r>
        <w:t>Or voice of God?</w:t>
      </w:r>
    </w:p>
  </w:comment>
  <w:comment w:id="1199" w:author="Windows User" w:date="2015-10-30T08:56:00Z" w:initials="WU">
    <w:p w14:paraId="3900CC21" w14:textId="77777777" w:rsidR="00336170" w:rsidRDefault="00336170">
      <w:pPr>
        <w:pStyle w:val="CommentText"/>
      </w:pPr>
      <w:r>
        <w:rPr>
          <w:rStyle w:val="CommentReference"/>
        </w:rPr>
        <w:annotationRef/>
      </w:r>
      <w:r>
        <w:t>Received or accepted?</w:t>
      </w:r>
    </w:p>
  </w:comment>
  <w:comment w:id="1204" w:author="Windows User" w:date="2015-11-06T08:39:00Z" w:initials="WU">
    <w:p w14:paraId="6EA3F191" w14:textId="77777777" w:rsidR="00336170" w:rsidRDefault="00336170">
      <w:pPr>
        <w:pStyle w:val="CommentText"/>
      </w:pPr>
      <w:r>
        <w:rPr>
          <w:rStyle w:val="CommentReference"/>
        </w:rPr>
        <w:annotationRef/>
      </w:r>
      <w:r>
        <w:t>Is this the right St. Theodore?</w:t>
      </w:r>
    </w:p>
  </w:comment>
  <w:comment w:id="1209" w:author="Windows User" w:date="2015-10-30T08:56:00Z" w:initials="WU">
    <w:p w14:paraId="227730E1" w14:textId="77777777" w:rsidR="00336170" w:rsidRDefault="00336170">
      <w:pPr>
        <w:pStyle w:val="CommentText"/>
      </w:pPr>
      <w:r>
        <w:rPr>
          <w:rStyle w:val="CommentReference"/>
        </w:rPr>
        <w:annotationRef/>
      </w:r>
      <w:r>
        <w:t>Prabios or Arabius? Doctors and physicians or physicians and well learned?</w:t>
      </w:r>
    </w:p>
  </w:comment>
  <w:comment w:id="1210" w:author="Windows User" w:date="2015-10-30T08:56:00Z" w:initials="WU">
    <w:p w14:paraId="519ADC1D" w14:textId="77777777" w:rsidR="00336170" w:rsidRDefault="00336170">
      <w:pPr>
        <w:pStyle w:val="CommentText"/>
      </w:pPr>
      <w:r>
        <w:rPr>
          <w:rStyle w:val="CommentReference"/>
        </w:rPr>
        <w:annotationRef/>
      </w:r>
      <w:r>
        <w:t>Building them upon the Name?</w:t>
      </w:r>
    </w:p>
  </w:comment>
  <w:comment w:id="1220" w:author="Windows User" w:date="2015-10-30T08:56:00Z" w:initials="WU">
    <w:p w14:paraId="3CFB1D1A" w14:textId="77777777" w:rsidR="00336170" w:rsidRDefault="00336170">
      <w:pPr>
        <w:pStyle w:val="CommentText"/>
      </w:pPr>
      <w:r>
        <w:rPr>
          <w:rStyle w:val="CommentReference"/>
        </w:rPr>
        <w:annotationRef/>
      </w:r>
      <w:r>
        <w:t>Placed or established?</w:t>
      </w:r>
    </w:p>
  </w:comment>
  <w:comment w:id="1221" w:author="Windows User" w:date="2015-10-30T08:56:00Z" w:initials="WU">
    <w:p w14:paraId="08983CC0" w14:textId="77777777" w:rsidR="00336170" w:rsidRDefault="00336170">
      <w:pPr>
        <w:pStyle w:val="CommentText"/>
      </w:pPr>
      <w:r>
        <w:rPr>
          <w:rStyle w:val="CommentReference"/>
        </w:rPr>
        <w:annotationRef/>
      </w:r>
      <w:r>
        <w:t>Or refused?</w:t>
      </w:r>
    </w:p>
  </w:comment>
  <w:comment w:id="1227" w:author="Windows User" w:date="2015-10-30T08:56:00Z" w:initials="WU">
    <w:p w14:paraId="535F3E1B" w14:textId="77777777" w:rsidR="00336170" w:rsidRDefault="00336170">
      <w:pPr>
        <w:pStyle w:val="CommentText"/>
      </w:pPr>
      <w:r>
        <w:rPr>
          <w:rStyle w:val="CommentReference"/>
        </w:rPr>
        <w:annotationRef/>
      </w:r>
      <w:r>
        <w:t>Sprung forth? Came forth? Blossomed?</w:t>
      </w:r>
    </w:p>
  </w:comment>
  <w:comment w:id="1239" w:author="Windows User" w:date="2015-10-30T08:56:00Z" w:initials="BS">
    <w:p w14:paraId="07DE8008" w14:textId="77777777" w:rsidR="00336170" w:rsidRDefault="00336170">
      <w:pPr>
        <w:pStyle w:val="CommentText"/>
      </w:pPr>
      <w:r>
        <w:rPr>
          <w:rStyle w:val="CommentReference"/>
        </w:rPr>
        <w:annotationRef/>
      </w:r>
      <w:r>
        <w:t>what does this mean?</w:t>
      </w:r>
    </w:p>
  </w:comment>
  <w:comment w:id="1240" w:author="Windows User" w:date="2015-10-30T08:56:00Z" w:initials="BS">
    <w:p w14:paraId="7DE26DCC" w14:textId="77777777" w:rsidR="00336170" w:rsidRDefault="00336170">
      <w:pPr>
        <w:pStyle w:val="CommentText"/>
      </w:pPr>
      <w:r>
        <w:rPr>
          <w:rStyle w:val="CommentReference"/>
        </w:rPr>
        <w:annotationRef/>
      </w:r>
      <w:r>
        <w:t>announced or proclaimed?</w:t>
      </w:r>
    </w:p>
  </w:comment>
  <w:comment w:id="1244" w:author="Windows User" w:date="2015-10-30T08:56:00Z" w:initials="WU">
    <w:p w14:paraId="729B2278" w14:textId="77777777" w:rsidR="00336170" w:rsidRDefault="00336170">
      <w:pPr>
        <w:pStyle w:val="CommentText"/>
      </w:pPr>
      <w:r>
        <w:rPr>
          <w:rStyle w:val="CommentReference"/>
        </w:rPr>
        <w:annotationRef/>
      </w:r>
      <w:r>
        <w:t>?</w:t>
      </w:r>
    </w:p>
  </w:comment>
  <w:comment w:id="1245" w:author="Windows User" w:date="2015-10-30T08:56:00Z" w:initials="WU">
    <w:p w14:paraId="44863D12" w14:textId="77777777" w:rsidR="00336170" w:rsidRDefault="00336170">
      <w:pPr>
        <w:pStyle w:val="CommentText"/>
      </w:pPr>
      <w:r>
        <w:rPr>
          <w:rStyle w:val="CommentReference"/>
        </w:rPr>
        <w:annotationRef/>
      </w:r>
      <w:r>
        <w:t>Bride, no, not bridegroom?</w:t>
      </w:r>
    </w:p>
  </w:comment>
  <w:comment w:id="1248" w:author="Windows User" w:date="2015-10-30T08:56:00Z" w:initials="WU">
    <w:p w14:paraId="6CE1AF88" w14:textId="77777777" w:rsidR="00336170" w:rsidRDefault="00336170">
      <w:pPr>
        <w:pStyle w:val="CommentText"/>
      </w:pPr>
      <w:r>
        <w:rPr>
          <w:rStyle w:val="CommentReference"/>
        </w:rPr>
        <w:annotationRef/>
      </w:r>
      <w:r>
        <w:t>Return?</w:t>
      </w:r>
    </w:p>
  </w:comment>
  <w:comment w:id="1249" w:author="Windows User" w:date="2015-10-30T08:56:00Z" w:initials="WU">
    <w:p w14:paraId="2917E600" w14:textId="77777777" w:rsidR="00336170" w:rsidRDefault="00336170">
      <w:pPr>
        <w:pStyle w:val="CommentText"/>
      </w:pPr>
      <w:r>
        <w:rPr>
          <w:rStyle w:val="CommentReference"/>
        </w:rPr>
        <w:annotationRef/>
      </w:r>
      <w:r>
        <w:t>Establishment? Building up?</w:t>
      </w:r>
    </w:p>
  </w:comment>
  <w:comment w:id="1251" w:author="Windows User" w:date="2015-10-30T08:56:00Z" w:initials="WU">
    <w:p w14:paraId="14DF4F91" w14:textId="77777777" w:rsidR="00336170" w:rsidRDefault="00336170">
      <w:pPr>
        <w:pStyle w:val="CommentText"/>
      </w:pPr>
      <w:r>
        <w:rPr>
          <w:rStyle w:val="CommentReference"/>
        </w:rPr>
        <w:annotationRef/>
      </w:r>
      <w:r>
        <w:t>Heavenly evangelist? Good tidings? Glad tidings? Good news?</w:t>
      </w:r>
    </w:p>
  </w:comment>
  <w:comment w:id="1252" w:author="Windows User" w:date="2015-10-30T08:56:00Z" w:initials="WU">
    <w:p w14:paraId="55FC1EAE" w14:textId="77777777" w:rsidR="00336170" w:rsidRDefault="00336170">
      <w:pPr>
        <w:pStyle w:val="CommentText"/>
      </w:pPr>
      <w:r>
        <w:rPr>
          <w:rStyle w:val="CommentReference"/>
        </w:rPr>
        <w:annotationRef/>
      </w:r>
      <w:r>
        <w:t>I don’t see “the Lord is with you” in the Coptic</w:t>
      </w:r>
    </w:p>
    <w:p w14:paraId="4431CB1C" w14:textId="77777777" w:rsidR="00336170" w:rsidRDefault="00336170">
      <w:pPr>
        <w:pStyle w:val="CommentText"/>
      </w:pPr>
    </w:p>
  </w:comment>
  <w:comment w:id="1253" w:author="Windows User" w:date="2015-10-30T08:56:00Z" w:initials="WU">
    <w:p w14:paraId="4549B91A" w14:textId="77777777" w:rsidR="00336170" w:rsidRDefault="00336170">
      <w:pPr>
        <w:pStyle w:val="CommentText"/>
      </w:pPr>
      <w:r>
        <w:rPr>
          <w:rStyle w:val="CommentReference"/>
        </w:rPr>
        <w:annotationRef/>
      </w:r>
      <w:r>
        <w:t>Heavenly herald of Good News?</w:t>
      </w:r>
    </w:p>
    <w:p w14:paraId="384F02AC" w14:textId="77777777" w:rsidR="00336170" w:rsidRDefault="00336170">
      <w:pPr>
        <w:pStyle w:val="CommentText"/>
      </w:pPr>
    </w:p>
  </w:comment>
  <w:comment w:id="1260" w:author="Windows User" w:date="2015-10-30T08:56:00Z" w:initials="WU">
    <w:p w14:paraId="4A264D5C" w14:textId="77777777" w:rsidR="00336170" w:rsidRDefault="00336170">
      <w:pPr>
        <w:pStyle w:val="CommentText"/>
      </w:pPr>
      <w:r>
        <w:rPr>
          <w:rStyle w:val="CommentReference"/>
        </w:rPr>
        <w:annotationRef/>
      </w:r>
      <w:r>
        <w:t>I think we’re doing holy for ethowab, but saint for agios… open to discussion though.</w:t>
      </w:r>
    </w:p>
  </w:comment>
  <w:comment w:id="1290" w:author="Windows User" w:date="2015-10-30T08:56:00Z" w:initials="WU">
    <w:p w14:paraId="3A72AA33" w14:textId="77777777" w:rsidR="00336170" w:rsidRDefault="00336170">
      <w:pPr>
        <w:pStyle w:val="CommentText"/>
      </w:pPr>
      <w:r>
        <w:rPr>
          <w:rStyle w:val="CommentReference"/>
        </w:rPr>
        <w:annotationRef/>
      </w:r>
      <w:r>
        <w:t>Redeemed?</w:t>
      </w:r>
    </w:p>
  </w:comment>
  <w:comment w:id="1291" w:author="Windows User" w:date="2015-10-30T08:56:00Z" w:initials="WU">
    <w:p w14:paraId="5BF82FF5" w14:textId="77777777" w:rsidR="00336170" w:rsidRDefault="00336170">
      <w:pPr>
        <w:pStyle w:val="CommentText"/>
      </w:pPr>
      <w:r>
        <w:rPr>
          <w:rStyle w:val="CommentReference"/>
        </w:rPr>
        <w:annotationRef/>
      </w:r>
      <w:r>
        <w:t>For? So?</w:t>
      </w:r>
    </w:p>
  </w:comment>
  <w:comment w:id="1296" w:author="Windows User" w:date="2015-10-30T08:56:00Z" w:initials="WU">
    <w:p w14:paraId="5B54A424" w14:textId="77777777" w:rsidR="00336170" w:rsidRDefault="00336170">
      <w:pPr>
        <w:pStyle w:val="CommentText"/>
      </w:pPr>
      <w:r>
        <w:rPr>
          <w:rStyle w:val="CommentReference"/>
        </w:rPr>
        <w:annotationRef/>
      </w:r>
      <w:r>
        <w:t>Or did shine and did illuminate</w:t>
      </w:r>
    </w:p>
  </w:comment>
  <w:comment w:id="1297" w:author="Windows User" w:date="2015-10-30T08:56:00Z" w:initials="WU">
    <w:p w14:paraId="5929E69F" w14:textId="77777777" w:rsidR="00336170" w:rsidRDefault="00336170">
      <w:pPr>
        <w:pStyle w:val="CommentText"/>
      </w:pPr>
      <w:r>
        <w:rPr>
          <w:rStyle w:val="CommentReference"/>
        </w:rPr>
        <w:annotationRef/>
      </w:r>
      <w:r>
        <w:t>What should this verse be?</w:t>
      </w:r>
    </w:p>
  </w:comment>
  <w:comment w:id="1298" w:author="Windows User" w:date="2015-10-30T08:56:00Z" w:initials="WU">
    <w:p w14:paraId="37815108" w14:textId="77777777" w:rsidR="00336170" w:rsidRDefault="00336170">
      <w:pPr>
        <w:pStyle w:val="CommentText"/>
      </w:pPr>
      <w:r>
        <w:rPr>
          <w:rStyle w:val="CommentReference"/>
        </w:rPr>
        <w:annotationRef/>
      </w:r>
      <w:r>
        <w:t>Uhm… does this mean something else, because saying the seal of the door Ezekiel saw was raised seems really bad …</w:t>
      </w:r>
    </w:p>
  </w:comment>
  <w:comment w:id="1299" w:author="Windows User" w:date="2015-10-30T08:56:00Z" w:initials="WU">
    <w:p w14:paraId="770E6FA0" w14:textId="77777777" w:rsidR="00336170" w:rsidRDefault="00336170">
      <w:pPr>
        <w:pStyle w:val="CommentText"/>
      </w:pPr>
      <w:r>
        <w:rPr>
          <w:rStyle w:val="CommentReference"/>
        </w:rPr>
        <w:annotationRef/>
      </w:r>
      <w:r>
        <w:t>Who?</w:t>
      </w:r>
    </w:p>
  </w:comment>
  <w:comment w:id="1300" w:author="Windows User" w:date="2015-10-30T08:56:00Z" w:initials="WU">
    <w:p w14:paraId="7FDD5784" w14:textId="77777777" w:rsidR="00336170" w:rsidRDefault="00336170">
      <w:pPr>
        <w:pStyle w:val="CommentText"/>
      </w:pPr>
      <w:r>
        <w:rPr>
          <w:rStyle w:val="CommentReference"/>
        </w:rPr>
        <w:annotationRef/>
      </w:r>
      <w:r>
        <w:t>Different adjective</w:t>
      </w:r>
    </w:p>
  </w:comment>
  <w:comment w:id="1301" w:author="Windows User" w:date="2015-10-30T08:56:00Z" w:initials="WU">
    <w:p w14:paraId="69734FAC" w14:textId="77777777" w:rsidR="00336170" w:rsidRDefault="00336170">
      <w:pPr>
        <w:pStyle w:val="CommentText"/>
      </w:pPr>
      <w:r>
        <w:rPr>
          <w:rStyle w:val="CommentReference"/>
        </w:rPr>
        <w:annotationRef/>
      </w:r>
      <w:r>
        <w:t>Sickness?</w:t>
      </w:r>
    </w:p>
  </w:comment>
  <w:comment w:id="1304" w:author="Windows User" w:date="2015-10-30T08:56:00Z" w:initials="BS">
    <w:p w14:paraId="07C468E8" w14:textId="77777777" w:rsidR="00336170" w:rsidRDefault="0033617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7" w:author="Windows User" w:date="2015-10-30T08:56:00Z" w:initials="WU">
    <w:p w14:paraId="14F94395" w14:textId="77777777" w:rsidR="00336170" w:rsidRDefault="00336170">
      <w:pPr>
        <w:pStyle w:val="CommentText"/>
      </w:pPr>
      <w:r>
        <w:rPr>
          <w:rStyle w:val="CommentReference"/>
        </w:rPr>
        <w:annotationRef/>
      </w:r>
      <w:r>
        <w:t>What?</w:t>
      </w:r>
    </w:p>
  </w:comment>
  <w:comment w:id="1316" w:author="Windows User" w:date="2015-10-30T08:56:00Z" w:initials="WU">
    <w:p w14:paraId="39A2608E" w14:textId="77777777" w:rsidR="00336170" w:rsidRDefault="00336170">
      <w:pPr>
        <w:pStyle w:val="CommentText"/>
      </w:pPr>
      <w:r>
        <w:rPr>
          <w:rStyle w:val="CommentReference"/>
        </w:rPr>
        <w:annotationRef/>
      </w:r>
    </w:p>
  </w:comment>
  <w:comment w:id="1327" w:author="Windows User" w:date="2015-10-30T08:56:00Z" w:initials="WU">
    <w:p w14:paraId="255EEE9F" w14:textId="77777777" w:rsidR="00336170" w:rsidRDefault="00336170">
      <w:pPr>
        <w:pStyle w:val="CommentText"/>
      </w:pPr>
      <w:r>
        <w:rPr>
          <w:rStyle w:val="CommentReference"/>
        </w:rPr>
        <w:annotationRef/>
      </w:r>
      <w:r>
        <w:t>Is abouna going by a different version of the Coptic?</w:t>
      </w:r>
    </w:p>
    <w:p w14:paraId="45F504BB" w14:textId="77777777" w:rsidR="00336170" w:rsidRDefault="00336170">
      <w:pPr>
        <w:pStyle w:val="CommentText"/>
      </w:pPr>
    </w:p>
  </w:comment>
  <w:comment w:id="1329" w:author="Windows User" w:date="2015-10-30T08:56:00Z" w:initials="WU">
    <w:p w14:paraId="63C351E6" w14:textId="77777777" w:rsidR="00336170" w:rsidRDefault="00336170">
      <w:pPr>
        <w:pStyle w:val="CommentText"/>
      </w:pPr>
      <w:r>
        <w:rPr>
          <w:rStyle w:val="CommentReference"/>
        </w:rPr>
        <w:annotationRef/>
      </w:r>
      <w:r>
        <w:t>Praise and victory doesn’t make sense.</w:t>
      </w:r>
    </w:p>
  </w:comment>
  <w:comment w:id="1331" w:author="Windows User" w:date="2015-10-30T08:56:00Z" w:initials="WU">
    <w:p w14:paraId="5729C7D5" w14:textId="77777777" w:rsidR="00336170" w:rsidRDefault="00336170">
      <w:pPr>
        <w:pStyle w:val="CommentText"/>
      </w:pPr>
      <w:r>
        <w:rPr>
          <w:rStyle w:val="CommentReference"/>
        </w:rPr>
        <w:annotationRef/>
      </w:r>
      <w:r>
        <w:t>Godhead?</w:t>
      </w:r>
    </w:p>
  </w:comment>
  <w:comment w:id="1340" w:author="Windows User" w:date="2015-10-30T08:56:00Z" w:initials="WU">
    <w:p w14:paraId="78E42A11" w14:textId="77777777" w:rsidR="00336170" w:rsidRDefault="00336170">
      <w:pPr>
        <w:pStyle w:val="CommentText"/>
      </w:pPr>
      <w:r>
        <w:rPr>
          <w:rStyle w:val="CommentReference"/>
        </w:rPr>
        <w:annotationRef/>
      </w:r>
      <w:r>
        <w:t>Establish?</w:t>
      </w:r>
    </w:p>
  </w:comment>
  <w:comment w:id="1341" w:author="Windows User" w:date="2015-10-30T08:56:00Z" w:initials="WU">
    <w:p w14:paraId="642EB965" w14:textId="77777777" w:rsidR="00336170" w:rsidRDefault="00336170">
      <w:pPr>
        <w:pStyle w:val="CommentText"/>
      </w:pPr>
      <w:r>
        <w:rPr>
          <w:rStyle w:val="CommentReference"/>
        </w:rPr>
        <w:annotationRef/>
      </w:r>
      <w:r>
        <w:t>Check another source… missing puncuation</w:t>
      </w:r>
    </w:p>
  </w:comment>
  <w:comment w:id="1342" w:author="Windows User" w:date="2015-10-30T08:56:00Z" w:initials="WU">
    <w:p w14:paraId="6F8B5532" w14:textId="77777777" w:rsidR="00336170" w:rsidRDefault="00336170">
      <w:pPr>
        <w:pStyle w:val="CommentText"/>
      </w:pPr>
      <w:r>
        <w:rPr>
          <w:rStyle w:val="CommentReference"/>
        </w:rPr>
        <w:annotationRef/>
      </w:r>
      <w:r>
        <w:t>Worked?</w:t>
      </w:r>
    </w:p>
  </w:comment>
  <w:comment w:id="1343" w:author="Windows User" w:date="2015-10-30T08:56:00Z" w:initials="WU">
    <w:p w14:paraId="4F504285" w14:textId="77777777" w:rsidR="00336170" w:rsidRDefault="00336170">
      <w:pPr>
        <w:pStyle w:val="CommentText"/>
      </w:pPr>
      <w:r>
        <w:rPr>
          <w:rStyle w:val="CommentReference"/>
        </w:rPr>
        <w:annotationRef/>
      </w:r>
      <w:r>
        <w:t>Thrice holy or Trisagion?</w:t>
      </w:r>
    </w:p>
  </w:comment>
  <w:comment w:id="1345" w:author="Windows User" w:date="2015-10-30T08:56:00Z" w:initials="WU">
    <w:p w14:paraId="5514BCC2" w14:textId="77777777" w:rsidR="00336170" w:rsidRPr="00936DE7" w:rsidRDefault="0033617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6" w:author="Windows User" w:date="2015-10-30T08:56:00Z" w:initials="WU">
    <w:p w14:paraId="179A5384" w14:textId="77777777" w:rsidR="00336170" w:rsidRDefault="00336170">
      <w:pPr>
        <w:pStyle w:val="CommentText"/>
      </w:pPr>
      <w:r>
        <w:rPr>
          <w:rStyle w:val="CommentReference"/>
        </w:rPr>
        <w:annotationRef/>
      </w:r>
      <w:r>
        <w:t>Right translation?</w:t>
      </w:r>
    </w:p>
  </w:comment>
  <w:comment w:id="1348" w:author="Windows User" w:date="2015-10-30T08:56:00Z" w:initials="WU">
    <w:p w14:paraId="1682BE28" w14:textId="77777777" w:rsidR="00336170" w:rsidRDefault="00336170">
      <w:pPr>
        <w:pStyle w:val="CommentText"/>
      </w:pPr>
      <w:r>
        <w:rPr>
          <w:rStyle w:val="CommentReference"/>
        </w:rPr>
        <w:annotationRef/>
      </w:r>
      <w:r>
        <w:t>What does this mean?</w:t>
      </w:r>
    </w:p>
  </w:comment>
  <w:comment w:id="1349" w:author="Windows User" w:date="2015-10-30T08:56:00Z" w:initials="WU">
    <w:p w14:paraId="30C5B7C9" w14:textId="77777777" w:rsidR="00336170" w:rsidRDefault="00336170">
      <w:pPr>
        <w:pStyle w:val="CommentText"/>
      </w:pPr>
      <w:r>
        <w:rPr>
          <w:rStyle w:val="CommentReference"/>
        </w:rPr>
        <w:annotationRef/>
      </w:r>
      <w:r>
        <w:t>To the end?</w:t>
      </w:r>
    </w:p>
  </w:comment>
  <w:comment w:id="1354" w:author="Windows User" w:date="2015-10-30T08:56:00Z" w:initials="WU">
    <w:p w14:paraId="2C2856CA" w14:textId="77777777" w:rsidR="00336170" w:rsidRDefault="00336170">
      <w:pPr>
        <w:pStyle w:val="CommentText"/>
      </w:pPr>
      <w:r>
        <w:rPr>
          <w:rStyle w:val="CommentReference"/>
        </w:rPr>
        <w:annotationRef/>
      </w:r>
      <w:r>
        <w:t>Or freedom?</w:t>
      </w:r>
    </w:p>
  </w:comment>
  <w:comment w:id="1355" w:author="Windows User" w:date="2015-10-30T08:56:00Z" w:initials="WU">
    <w:p w14:paraId="229642C6" w14:textId="77777777" w:rsidR="00336170" w:rsidRDefault="00336170">
      <w:pPr>
        <w:pStyle w:val="CommentText"/>
      </w:pPr>
      <w:r>
        <w:rPr>
          <w:rStyle w:val="CommentReference"/>
        </w:rPr>
        <w:annotationRef/>
      </w:r>
      <w:r>
        <w:t>Or establish?</w:t>
      </w:r>
    </w:p>
  </w:comment>
  <w:comment w:id="1363" w:author="Windows User" w:date="2015-10-30T08:56:00Z" w:initials="WU">
    <w:p w14:paraId="798C7307" w14:textId="77777777" w:rsidR="00336170" w:rsidRDefault="00336170">
      <w:pPr>
        <w:pStyle w:val="CommentText"/>
      </w:pPr>
      <w:r>
        <w:rPr>
          <w:rStyle w:val="CommentReference"/>
        </w:rPr>
        <w:annotationRef/>
      </w:r>
      <w:r>
        <w:t>Is this the correct date?</w:t>
      </w:r>
    </w:p>
  </w:comment>
  <w:comment w:id="1454" w:author="Windows User" w:date="2015-10-30T08:56:00Z" w:initials="WU">
    <w:p w14:paraId="1C25D03A" w14:textId="77777777" w:rsidR="00336170" w:rsidRDefault="00336170">
      <w:pPr>
        <w:pStyle w:val="CommentText"/>
      </w:pPr>
      <w:r>
        <w:rPr>
          <w:rStyle w:val="CommentReference"/>
        </w:rPr>
        <w:annotationRef/>
      </w:r>
      <w:r>
        <w:t>Can this be reworded?</w:t>
      </w:r>
    </w:p>
  </w:comment>
  <w:comment w:id="1456" w:author="Windows User" w:date="2015-10-30T08:56:00Z" w:initials="WU">
    <w:p w14:paraId="71B1FE22" w14:textId="77777777" w:rsidR="00336170" w:rsidRDefault="00336170">
      <w:pPr>
        <w:pStyle w:val="CommentText"/>
      </w:pPr>
      <w:r>
        <w:rPr>
          <w:rStyle w:val="CommentReference"/>
        </w:rPr>
        <w:annotationRef/>
      </w:r>
      <w:r>
        <w:t>Check other books for alternate word here.</w:t>
      </w:r>
    </w:p>
  </w:comment>
  <w:comment w:id="1457" w:author="Windows User" w:date="2015-10-30T08:56:00Z" w:initials="WU">
    <w:p w14:paraId="546F5FFA" w14:textId="77777777" w:rsidR="00336170" w:rsidRDefault="00336170">
      <w:pPr>
        <w:pStyle w:val="CommentText"/>
      </w:pPr>
      <w:r>
        <w:rPr>
          <w:rStyle w:val="CommentReference"/>
        </w:rPr>
        <w:annotationRef/>
      </w:r>
      <w:r>
        <w:t>Nations or peoples?</w:t>
      </w:r>
    </w:p>
  </w:comment>
  <w:comment w:id="1458" w:author="Windows User" w:date="2015-10-30T08:56:00Z" w:initials="WU">
    <w:p w14:paraId="4FC1DCF3" w14:textId="77777777" w:rsidR="00336170" w:rsidRDefault="00336170">
      <w:pPr>
        <w:pStyle w:val="CommentText"/>
      </w:pPr>
      <w:r>
        <w:rPr>
          <w:rStyle w:val="CommentReference"/>
        </w:rPr>
        <w:annotationRef/>
      </w:r>
      <w:r>
        <w:t>Burned or consumed?</w:t>
      </w:r>
    </w:p>
  </w:comment>
  <w:comment w:id="1459" w:author="Windows User" w:date="2015-10-30T08:56:00Z" w:initials="WU">
    <w:p w14:paraId="5B463C07" w14:textId="77777777" w:rsidR="00336170" w:rsidRDefault="00336170">
      <w:pPr>
        <w:pStyle w:val="CommentText"/>
      </w:pPr>
      <w:r>
        <w:rPr>
          <w:rStyle w:val="CommentReference"/>
        </w:rPr>
        <w:annotationRef/>
      </w:r>
      <w:r>
        <w:t>?</w:t>
      </w:r>
    </w:p>
  </w:comment>
  <w:comment w:id="1460" w:author="Windows User" w:date="2015-10-30T08:56:00Z" w:initials="WU">
    <w:p w14:paraId="3079CC02" w14:textId="77777777" w:rsidR="00336170" w:rsidRPr="0098028B" w:rsidRDefault="0033617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71" w:author="Windows User" w:date="2015-10-30T08:56:00Z" w:initials="WU">
    <w:p w14:paraId="4B943F0B" w14:textId="77777777" w:rsidR="00336170" w:rsidRDefault="00336170">
      <w:pPr>
        <w:pStyle w:val="CommentText"/>
      </w:pPr>
      <w:r>
        <w:rPr>
          <w:rStyle w:val="CommentReference"/>
        </w:rPr>
        <w:annotationRef/>
      </w:r>
      <w:r>
        <w:t>Synaxarium has St. James dying twice… likely one of them should be St. John!</w:t>
      </w:r>
    </w:p>
  </w:comment>
  <w:comment w:id="1504" w:author="Windows User" w:date="2015-10-30T08:56:00Z" w:initials="WU">
    <w:p w14:paraId="11436C6E" w14:textId="77777777" w:rsidR="00336170" w:rsidRDefault="00336170">
      <w:pPr>
        <w:pStyle w:val="CommentText"/>
      </w:pPr>
      <w:r>
        <w:rPr>
          <w:rStyle w:val="CommentReference"/>
        </w:rPr>
        <w:annotationRef/>
      </w:r>
      <w:r>
        <w:t>Ramez says print synacarium may have him in july</w:t>
      </w:r>
    </w:p>
  </w:comment>
  <w:comment w:id="1515" w:author="Windows User" w:date="2015-10-30T08:56:00Z" w:initials="WU">
    <w:p w14:paraId="62A36CDC" w14:textId="77777777" w:rsidR="00336170" w:rsidRDefault="00336170">
      <w:pPr>
        <w:pStyle w:val="CommentText"/>
      </w:pPr>
      <w:r>
        <w:rPr>
          <w:rStyle w:val="CommentReference"/>
        </w:rPr>
        <w:annotationRef/>
      </w:r>
      <w:r>
        <w:t>Approached? What does this vs mean?</w:t>
      </w:r>
    </w:p>
  </w:comment>
  <w:comment w:id="1516" w:author="Windows User" w:date="2015-10-30T08:56:00Z" w:initials="WU">
    <w:p w14:paraId="329416E7" w14:textId="77777777" w:rsidR="00336170" w:rsidRPr="00035775" w:rsidRDefault="0033617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2" w:author="Windows User" w:date="2015-10-30T08:56:00Z" w:initials="WU">
    <w:p w14:paraId="763F73BB" w14:textId="77777777" w:rsidR="00336170" w:rsidRDefault="00336170">
      <w:pPr>
        <w:pStyle w:val="CommentText"/>
      </w:pPr>
      <w:r>
        <w:rPr>
          <w:rStyle w:val="CommentReference"/>
        </w:rPr>
        <w:annotationRef/>
      </w:r>
      <w:r>
        <w:t>Thoughts?</w:t>
      </w:r>
    </w:p>
  </w:comment>
  <w:comment w:id="1541" w:author="Windows User" w:date="2015-10-30T08:56:00Z" w:initials="WU">
    <w:p w14:paraId="7B47C8A3" w14:textId="77777777" w:rsidR="00336170" w:rsidRDefault="0033617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336170" w:rsidRDefault="00336170">
      <w:pPr>
        <w:pStyle w:val="CommentText"/>
      </w:pPr>
      <w:r>
        <w:rPr>
          <w:rStyle w:val="CommentReference"/>
        </w:rPr>
        <w:annotationRef/>
      </w:r>
      <w:r>
        <w:t>Completely different.</w:t>
      </w:r>
    </w:p>
  </w:comment>
  <w:comment w:id="1577" w:author="Windows User" w:date="2015-10-30T08:56:00Z" w:initials="WU">
    <w:p w14:paraId="074682DD" w14:textId="77777777" w:rsidR="00336170" w:rsidRDefault="00336170">
      <w:pPr>
        <w:pStyle w:val="CommentText"/>
      </w:pPr>
      <w:r>
        <w:rPr>
          <w:rStyle w:val="CommentReference"/>
        </w:rPr>
        <w:annotationRef/>
      </w:r>
      <w:r>
        <w:t>With or in?</w:t>
      </w:r>
    </w:p>
  </w:comment>
  <w:comment w:id="1578" w:author="Windows User" w:date="2015-10-30T08:56:00Z" w:initials="WU">
    <w:p w14:paraId="371712E1" w14:textId="77777777" w:rsidR="00336170" w:rsidRDefault="00336170">
      <w:pPr>
        <w:pStyle w:val="CommentText"/>
      </w:pPr>
      <w:r>
        <w:rPr>
          <w:rStyle w:val="CommentReference"/>
        </w:rPr>
        <w:annotationRef/>
      </w:r>
    </w:p>
  </w:comment>
  <w:comment w:id="1579" w:author="Windows User" w:date="2015-10-30T08:56:00Z" w:initials="WU">
    <w:p w14:paraId="0B3C1D3B" w14:textId="77777777" w:rsidR="00336170" w:rsidRDefault="00336170">
      <w:pPr>
        <w:pStyle w:val="CommentText"/>
      </w:pPr>
      <w:r>
        <w:rPr>
          <w:rStyle w:val="CommentReference"/>
        </w:rPr>
        <w:annotationRef/>
      </w:r>
      <w:r>
        <w:t>Sound or voice?</w:t>
      </w:r>
    </w:p>
  </w:comment>
  <w:comment w:id="1581" w:author="Windows User" w:date="2015-10-30T08:56:00Z" w:initials="WU">
    <w:p w14:paraId="1C3A0B98" w14:textId="77777777" w:rsidR="00336170" w:rsidRDefault="00336170">
      <w:pPr>
        <w:pStyle w:val="CommentText"/>
      </w:pPr>
      <w:r>
        <w:rPr>
          <w:rStyle w:val="CommentReference"/>
        </w:rPr>
        <w:annotationRef/>
      </w:r>
      <w:r>
        <w:t>Open to suggetions.</w:t>
      </w:r>
    </w:p>
  </w:comment>
  <w:comment w:id="1582" w:author="Windows User" w:date="2015-10-30T08:56:00Z" w:initials="WU">
    <w:p w14:paraId="79DB91AB" w14:textId="77777777" w:rsidR="00336170" w:rsidRDefault="00336170">
      <w:pPr>
        <w:pStyle w:val="CommentText"/>
      </w:pPr>
      <w:r>
        <w:rPr>
          <w:rStyle w:val="CommentReference"/>
        </w:rPr>
        <w:annotationRef/>
      </w:r>
      <w:r>
        <w:t>Before?</w:t>
      </w:r>
    </w:p>
  </w:comment>
  <w:comment w:id="1583" w:author="Windows User" w:date="2015-10-30T08:56:00Z" w:initials="WU">
    <w:p w14:paraId="777049F3" w14:textId="77777777" w:rsidR="00336170" w:rsidRDefault="00336170">
      <w:pPr>
        <w:pStyle w:val="CommentText"/>
      </w:pPr>
      <w:r>
        <w:rPr>
          <w:rStyle w:val="CommentReference"/>
        </w:rPr>
        <w:annotationRef/>
      </w:r>
      <w:r>
        <w:t>Nations?</w:t>
      </w:r>
    </w:p>
  </w:comment>
  <w:comment w:id="1584" w:author="Windows User" w:date="2015-10-30T08:56:00Z" w:initials="WU">
    <w:p w14:paraId="29D1E0CC" w14:textId="77777777" w:rsidR="00336170" w:rsidRDefault="00336170">
      <w:pPr>
        <w:pStyle w:val="CommentText"/>
      </w:pPr>
      <w:r>
        <w:rPr>
          <w:rStyle w:val="CommentReference"/>
        </w:rPr>
        <w:annotationRef/>
      </w:r>
      <w:r>
        <w:t>?</w:t>
      </w:r>
    </w:p>
  </w:comment>
  <w:comment w:id="1625" w:author="Windows User" w:date="2015-10-30T08:56:00Z" w:initials="WU">
    <w:p w14:paraId="73A9ACC7" w14:textId="77777777" w:rsidR="00336170" w:rsidRDefault="00336170">
      <w:pPr>
        <w:pStyle w:val="CommentText"/>
      </w:pPr>
      <w:r>
        <w:rPr>
          <w:rStyle w:val="CommentReference"/>
        </w:rPr>
        <w:annotationRef/>
      </w:r>
      <w:r>
        <w:t>?</w:t>
      </w:r>
    </w:p>
  </w:comment>
  <w:comment w:id="1632" w:author="Windows User" w:date="2015-10-30T08:56:00Z" w:initials="WU">
    <w:p w14:paraId="4F5630C0" w14:textId="77777777" w:rsidR="00336170" w:rsidRDefault="00336170">
      <w:pPr>
        <w:pStyle w:val="CommentText"/>
      </w:pPr>
      <w:r>
        <w:rPr>
          <w:rStyle w:val="CommentReference"/>
        </w:rPr>
        <w:annotationRef/>
      </w:r>
      <w:r>
        <w:t>Abba Noub, abanoub, Apa Noub, Apnoub?</w:t>
      </w:r>
    </w:p>
  </w:comment>
  <w:comment w:id="1633" w:author="Windows User" w:date="2015-10-30T08:56:00Z" w:initials="WU">
    <w:p w14:paraId="3899034D" w14:textId="77777777" w:rsidR="00336170" w:rsidRDefault="00336170">
      <w:pPr>
        <w:pStyle w:val="CommentText"/>
      </w:pPr>
      <w:r>
        <w:rPr>
          <w:rStyle w:val="CommentReference"/>
        </w:rPr>
        <w:annotationRef/>
      </w:r>
      <w:r>
        <w:t>Upright, or orthodox?</w:t>
      </w:r>
    </w:p>
  </w:comment>
  <w:comment w:id="1642" w:author="Windows User" w:date="2015-10-30T08:56:00Z" w:initials="WU">
    <w:p w14:paraId="61207ABC" w14:textId="77777777" w:rsidR="00336170" w:rsidRDefault="00336170">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336170" w:rsidRDefault="00336170">
      <w:pPr>
        <w:pStyle w:val="CommentText"/>
      </w:pPr>
      <w:r>
        <w:rPr>
          <w:rStyle w:val="CommentReference"/>
        </w:rPr>
        <w:annotationRef/>
      </w:r>
      <w:r>
        <w:t>Is this for Adam days? Or just Sundays?</w:t>
      </w:r>
    </w:p>
  </w:comment>
  <w:comment w:id="1665" w:author="Windows User" w:date="2015-11-18T20:38:00Z" w:initials="WU">
    <w:p w14:paraId="43F9C3B7" w14:textId="77777777" w:rsidR="00336170" w:rsidRDefault="00336170">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336170" w:rsidRDefault="00336170">
      <w:pPr>
        <w:pStyle w:val="CommentText"/>
      </w:pPr>
      <w:r>
        <w:rPr>
          <w:rStyle w:val="CommentReference"/>
        </w:rPr>
        <w:annotationRef/>
      </w:r>
      <w:r>
        <w:t>Theotokos forever, or ever-Theotokos?</w:t>
      </w:r>
    </w:p>
  </w:comment>
  <w:comment w:id="1668" w:author="Windows User" w:date="2015-11-19T22:12:00Z" w:initials="WU">
    <w:p w14:paraId="7E2C6DDB" w14:textId="77777777" w:rsidR="00336170" w:rsidRDefault="00336170">
      <w:pPr>
        <w:pStyle w:val="CommentText"/>
      </w:pPr>
      <w:r>
        <w:rPr>
          <w:rStyle w:val="CommentReference"/>
        </w:rPr>
        <w:annotationRef/>
      </w:r>
      <w:r>
        <w:t>What does this mean?</w:t>
      </w:r>
    </w:p>
  </w:comment>
  <w:comment w:id="1669" w:author="Windows User" w:date="2015-11-19T22:12:00Z" w:initials="WU">
    <w:p w14:paraId="71146019" w14:textId="77777777" w:rsidR="00336170" w:rsidRDefault="00336170">
      <w:pPr>
        <w:pStyle w:val="CommentText"/>
      </w:pPr>
      <w:r>
        <w:rPr>
          <w:rStyle w:val="CommentReference"/>
        </w:rPr>
        <w:annotationRef/>
      </w:r>
      <w:r>
        <w:t>What does this mean?</w:t>
      </w:r>
    </w:p>
  </w:comment>
  <w:comment w:id="1670" w:author="Windows User" w:date="2015-11-19T22:12:00Z" w:initials="WU">
    <w:p w14:paraId="24E4F57A" w14:textId="77777777" w:rsidR="00336170" w:rsidRDefault="00336170">
      <w:pPr>
        <w:pStyle w:val="CommentText"/>
      </w:pPr>
      <w:r>
        <w:rPr>
          <w:rStyle w:val="CommentReference"/>
        </w:rPr>
        <w:annotationRef/>
      </w:r>
      <w:r>
        <w:t>Praying or interceding?</w:t>
      </w:r>
    </w:p>
  </w:comment>
  <w:comment w:id="1688" w:author="Windows User" w:date="2015-10-30T08:56:00Z" w:initials="WU">
    <w:p w14:paraId="36116F5D" w14:textId="77777777" w:rsidR="00336170" w:rsidRPr="00F905FE" w:rsidRDefault="0033617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336170" w:rsidRDefault="00336170">
      <w:pPr>
        <w:pStyle w:val="CommentText"/>
      </w:pPr>
      <w:r>
        <w:rPr>
          <w:rStyle w:val="CommentReference"/>
        </w:rPr>
        <w:annotationRef/>
      </w:r>
      <w:r>
        <w:t>Typo?</w:t>
      </w:r>
    </w:p>
  </w:comment>
  <w:comment w:id="1710" w:author="Windows User" w:date="2015-10-30T08:56:00Z" w:initials="WU">
    <w:p w14:paraId="11E5D177" w14:textId="77777777" w:rsidR="00336170" w:rsidRPr="00DD5DBC" w:rsidRDefault="0033617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336170" w:rsidRDefault="00336170">
      <w:pPr>
        <w:pStyle w:val="CommentText"/>
      </w:pPr>
      <w:r>
        <w:rPr>
          <w:rStyle w:val="CommentReference"/>
        </w:rPr>
        <w:annotationRef/>
      </w:r>
      <w:r>
        <w:t>What does the Coptic say?</w:t>
      </w:r>
    </w:p>
  </w:comment>
  <w:comment w:id="1713" w:author="Windows User" w:date="2015-10-30T08:56:00Z" w:initials="WU">
    <w:p w14:paraId="239824AA" w14:textId="77777777" w:rsidR="00336170" w:rsidRDefault="00336170">
      <w:pPr>
        <w:pStyle w:val="CommentText"/>
      </w:pPr>
      <w:r>
        <w:rPr>
          <w:rStyle w:val="CommentReference"/>
        </w:rPr>
        <w:annotationRef/>
      </w:r>
      <w:r>
        <w:t>What is being quoted? 2Cor 5?</w:t>
      </w:r>
    </w:p>
  </w:comment>
  <w:comment w:id="1716" w:author="Windows User" w:date="2015-10-30T08:56:00Z" w:initials="WU">
    <w:p w14:paraId="1EC34668" w14:textId="77777777" w:rsidR="00336170" w:rsidRDefault="00336170">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336170" w:rsidRDefault="00336170">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336170" w:rsidRDefault="00336170">
      <w:pPr>
        <w:pStyle w:val="CommentText"/>
      </w:pPr>
      <w:r>
        <w:rPr>
          <w:rStyle w:val="CommentReference"/>
        </w:rPr>
        <w:annotationRef/>
      </w:r>
      <w:r>
        <w:t>Or athletes? Or athletic martyrs?</w:t>
      </w:r>
    </w:p>
  </w:comment>
  <w:comment w:id="1719" w:author="Windows User" w:date="2015-10-30T08:56:00Z" w:initials="WU">
    <w:p w14:paraId="72F9FFC3" w14:textId="77777777" w:rsidR="00336170" w:rsidRDefault="00336170">
      <w:pPr>
        <w:pStyle w:val="CommentText"/>
      </w:pPr>
      <w:r>
        <w:rPr>
          <w:rStyle w:val="CommentReference"/>
        </w:rPr>
        <w:annotationRef/>
      </w:r>
      <w:r>
        <w:t>Or of the martyrs?</w:t>
      </w:r>
    </w:p>
  </w:comment>
  <w:comment w:id="1720" w:author="Windows User" w:date="2015-10-30T08:56:00Z" w:initials="WU">
    <w:p w14:paraId="7BD5C124" w14:textId="77777777" w:rsidR="00336170" w:rsidRDefault="00336170">
      <w:pPr>
        <w:pStyle w:val="CommentText"/>
      </w:pPr>
      <w:r>
        <w:rPr>
          <w:rStyle w:val="CommentReference"/>
        </w:rPr>
        <w:annotationRef/>
      </w:r>
      <w:r>
        <w:t>Carries or lifts?</w:t>
      </w:r>
    </w:p>
  </w:comment>
  <w:comment w:id="1721" w:author="Windows User" w:date="2015-10-30T08:56:00Z" w:initials="WU">
    <w:p w14:paraId="525F7218" w14:textId="77777777" w:rsidR="00336170" w:rsidRDefault="00336170">
      <w:pPr>
        <w:pStyle w:val="CommentText"/>
      </w:pPr>
      <w:r>
        <w:rPr>
          <w:rStyle w:val="CommentReference"/>
        </w:rPr>
        <w:annotationRef/>
      </w:r>
      <w:r>
        <w:t>Churches?</w:t>
      </w:r>
    </w:p>
    <w:p w14:paraId="32A8F1D7" w14:textId="77777777" w:rsidR="00336170" w:rsidRDefault="00336170">
      <w:pPr>
        <w:pStyle w:val="CommentText"/>
      </w:pPr>
    </w:p>
  </w:comment>
  <w:comment w:id="1722" w:author="Windows User" w:date="2015-10-30T08:56:00Z" w:initials="WU">
    <w:p w14:paraId="165286E5" w14:textId="77777777" w:rsidR="00336170" w:rsidRDefault="00336170">
      <w:pPr>
        <w:pStyle w:val="CommentText"/>
      </w:pPr>
      <w:r>
        <w:rPr>
          <w:rStyle w:val="CommentReference"/>
        </w:rPr>
        <w:annotationRef/>
      </w:r>
      <w:r>
        <w:t>End?</w:t>
      </w:r>
    </w:p>
  </w:comment>
  <w:comment w:id="1731" w:author="Windows User" w:date="2015-10-30T08:56:00Z" w:initials="WU">
    <w:p w14:paraId="770DC519" w14:textId="77777777" w:rsidR="00336170" w:rsidRDefault="00336170">
      <w:pPr>
        <w:pStyle w:val="CommentText"/>
      </w:pPr>
      <w:r>
        <w:rPr>
          <w:rStyle w:val="CommentReference"/>
        </w:rPr>
        <w:annotationRef/>
      </w:r>
      <w:r>
        <w:t>Or full stop. You are worthy of the glory,</w:t>
      </w:r>
    </w:p>
  </w:comment>
  <w:comment w:id="1737" w:author="Windows User" w:date="2015-10-30T08:56:00Z" w:initials="WU">
    <w:p w14:paraId="664F3BFA" w14:textId="77777777" w:rsidR="00336170" w:rsidRDefault="00336170">
      <w:pPr>
        <w:pStyle w:val="CommentText"/>
      </w:pPr>
      <w:r>
        <w:rPr>
          <w:rStyle w:val="CommentReference"/>
        </w:rPr>
        <w:annotationRef/>
      </w:r>
      <w:r>
        <w:t>?</w:t>
      </w:r>
    </w:p>
  </w:comment>
  <w:comment w:id="1740" w:author="Windows User" w:date="2015-10-30T08:56:00Z" w:initials="WU">
    <w:p w14:paraId="08BCD53E" w14:textId="77777777" w:rsidR="00336170" w:rsidRDefault="00336170">
      <w:pPr>
        <w:pStyle w:val="CommentText"/>
      </w:pPr>
      <w:r>
        <w:rPr>
          <w:rStyle w:val="CommentReference"/>
        </w:rPr>
        <w:annotationRef/>
      </w:r>
      <w:r>
        <w:t>Is? Or will be? Exalted, or highly exalted?</w:t>
      </w:r>
    </w:p>
  </w:comment>
  <w:comment w:id="1742" w:author="Windows User" w:date="2015-10-30T08:56:00Z" w:initials="WU">
    <w:p w14:paraId="4F4D62D2" w14:textId="77777777" w:rsidR="00336170" w:rsidRDefault="00336170">
      <w:pPr>
        <w:pStyle w:val="CommentText"/>
      </w:pPr>
      <w:r>
        <w:rPr>
          <w:rStyle w:val="CommentReference"/>
        </w:rPr>
        <w:annotationRef/>
      </w:r>
      <w:r>
        <w:t>Bring or offer</w:t>
      </w:r>
    </w:p>
  </w:comment>
  <w:comment w:id="1743" w:author="Windows User" w:date="2015-10-30T08:56:00Z" w:initials="WU">
    <w:p w14:paraId="66D4EE13" w14:textId="77777777" w:rsidR="00336170" w:rsidRDefault="00336170">
      <w:pPr>
        <w:pStyle w:val="CommentText"/>
      </w:pPr>
      <w:r>
        <w:rPr>
          <w:rStyle w:val="CommentReference"/>
        </w:rPr>
        <w:annotationRef/>
      </w:r>
      <w:r>
        <w:t>Spelling?</w:t>
      </w:r>
    </w:p>
  </w:comment>
  <w:comment w:id="1749" w:author="Windows User" w:date="2015-11-17T22:12:00Z" w:initials="WU">
    <w:p w14:paraId="412F0631" w14:textId="77777777" w:rsidR="00336170" w:rsidRDefault="00336170">
      <w:pPr>
        <w:pStyle w:val="CommentText"/>
      </w:pPr>
      <w:r>
        <w:rPr>
          <w:rStyle w:val="CommentReference"/>
        </w:rPr>
        <w:annotationRef/>
      </w:r>
      <w:r>
        <w:t>Literally trampled, right? Or crushed?</w:t>
      </w:r>
    </w:p>
  </w:comment>
  <w:comment w:id="1750" w:author="Windows User" w:date="2015-11-17T22:12:00Z" w:initials="WU">
    <w:p w14:paraId="135DCC31" w14:textId="77777777" w:rsidR="00336170" w:rsidRDefault="00336170">
      <w:pPr>
        <w:pStyle w:val="CommentText"/>
      </w:pPr>
      <w:r>
        <w:rPr>
          <w:rStyle w:val="CommentReference"/>
        </w:rPr>
        <w:annotationRef/>
      </w:r>
      <w:r>
        <w:t>Authority? Might? Reign?</w:t>
      </w:r>
    </w:p>
  </w:comment>
  <w:comment w:id="1753" w:author="Windows User" w:date="2015-10-30T08:56:00Z" w:initials="WU">
    <w:p w14:paraId="11BE3C4D" w14:textId="77777777" w:rsidR="00336170" w:rsidRDefault="00336170">
      <w:pPr>
        <w:pStyle w:val="CommentText"/>
      </w:pPr>
      <w:r>
        <w:rPr>
          <w:rStyle w:val="CommentReference"/>
        </w:rPr>
        <w:annotationRef/>
      </w:r>
      <w:r>
        <w:t>Name or Holy Name?</w:t>
      </w:r>
    </w:p>
  </w:comment>
  <w:comment w:id="1763" w:author="Windows User" w:date="2015-10-30T08:56:00Z" w:initials="WU">
    <w:p w14:paraId="4A1C10F1" w14:textId="77777777" w:rsidR="00336170" w:rsidRDefault="00336170">
      <w:pPr>
        <w:pStyle w:val="CommentText"/>
      </w:pPr>
      <w:r>
        <w:rPr>
          <w:rStyle w:val="CommentReference"/>
        </w:rPr>
        <w:annotationRef/>
      </w:r>
      <w:r>
        <w:t>Christ or Jesus Christ?</w:t>
      </w:r>
    </w:p>
  </w:comment>
  <w:comment w:id="1769" w:author="Windows User" w:date="2015-10-30T08:56:00Z" w:initials="WU">
    <w:p w14:paraId="31C2C585" w14:textId="77777777" w:rsidR="00336170" w:rsidRDefault="00336170">
      <w:pPr>
        <w:pStyle w:val="CommentText"/>
      </w:pPr>
      <w:r>
        <w:rPr>
          <w:rStyle w:val="CommentReference"/>
        </w:rPr>
        <w:annotationRef/>
      </w:r>
      <w:r>
        <w:t>Name or Holy Name?</w:t>
      </w:r>
    </w:p>
  </w:comment>
  <w:comment w:id="1770" w:author="Windows User" w:date="2015-10-30T08:56:00Z" w:initials="WU">
    <w:p w14:paraId="18203C3C" w14:textId="77777777" w:rsidR="00336170" w:rsidRDefault="00336170">
      <w:pPr>
        <w:pStyle w:val="CommentText"/>
      </w:pPr>
      <w:r>
        <w:rPr>
          <w:rStyle w:val="CommentReference"/>
        </w:rPr>
        <w:annotationRef/>
      </w:r>
      <w:r>
        <w:t>To Him? Or by His might/power?</w:t>
      </w:r>
    </w:p>
  </w:comment>
  <w:comment w:id="1771" w:author="Windows User" w:date="2015-10-30T08:56:00Z" w:initials="WU">
    <w:p w14:paraId="27B39720" w14:textId="77777777" w:rsidR="00336170" w:rsidRDefault="00336170">
      <w:pPr>
        <w:pStyle w:val="CommentText"/>
      </w:pPr>
      <w:r>
        <w:rPr>
          <w:rStyle w:val="CommentReference"/>
        </w:rPr>
        <w:annotationRef/>
      </w:r>
      <w:r>
        <w:t>Might, or may?</w:t>
      </w:r>
    </w:p>
  </w:comment>
  <w:comment w:id="1772" w:author="Windows User" w:date="2015-10-30T08:56:00Z" w:initials="WU">
    <w:p w14:paraId="2FB96B7C" w14:textId="77777777" w:rsidR="00336170" w:rsidRDefault="00336170" w:rsidP="00F77A5B">
      <w:pPr>
        <w:pStyle w:val="CommentText"/>
      </w:pPr>
      <w:r>
        <w:rPr>
          <w:rStyle w:val="CommentReference"/>
        </w:rPr>
        <w:annotationRef/>
      </w:r>
      <w:r>
        <w:t>Christ or Jesus Christ?</w:t>
      </w:r>
    </w:p>
  </w:comment>
  <w:comment w:id="1775" w:author="Windows User" w:date="2015-10-30T08:56:00Z" w:initials="WU">
    <w:p w14:paraId="775D4B1C" w14:textId="77777777" w:rsidR="00336170" w:rsidRDefault="00336170">
      <w:pPr>
        <w:pStyle w:val="CommentText"/>
      </w:pPr>
      <w:r>
        <w:rPr>
          <w:rStyle w:val="CommentReference"/>
        </w:rPr>
        <w:annotationRef/>
      </w:r>
      <w:r>
        <w:t>Miracles?</w:t>
      </w:r>
    </w:p>
  </w:comment>
  <w:comment w:id="1781" w:author="Windows User" w:date="2015-10-30T08:56:00Z" w:initials="WU">
    <w:p w14:paraId="511773EC" w14:textId="77777777" w:rsidR="00336170" w:rsidRDefault="00336170">
      <w:pPr>
        <w:pStyle w:val="CommentText"/>
      </w:pPr>
      <w:r>
        <w:rPr>
          <w:rStyle w:val="CommentReference"/>
        </w:rPr>
        <w:annotationRef/>
      </w:r>
      <w:r>
        <w:t>Name or Holy Name?</w:t>
      </w:r>
    </w:p>
  </w:comment>
  <w:comment w:id="1782" w:author="Windows User" w:date="2015-10-30T08:56:00Z" w:initials="WU">
    <w:p w14:paraId="0BC6FD3A" w14:textId="77777777" w:rsidR="00336170" w:rsidRDefault="00336170">
      <w:pPr>
        <w:pStyle w:val="CommentText"/>
      </w:pPr>
      <w:r>
        <w:rPr>
          <w:rStyle w:val="CommentReference"/>
        </w:rPr>
        <w:annotationRef/>
      </w:r>
      <w:r>
        <w:t>To Him? Or by His might/power?</w:t>
      </w:r>
    </w:p>
  </w:comment>
  <w:comment w:id="1783" w:author="Windows User" w:date="2015-10-30T08:56:00Z" w:initials="WU">
    <w:p w14:paraId="6BED6166" w14:textId="77777777" w:rsidR="00336170" w:rsidRDefault="0033617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B10FA" w14:textId="77777777" w:rsidR="00336170" w:rsidRDefault="00336170" w:rsidP="006D61CA">
      <w:pPr>
        <w:spacing w:after="0" w:line="240" w:lineRule="auto"/>
      </w:pPr>
      <w:r>
        <w:separator/>
      </w:r>
    </w:p>
  </w:endnote>
  <w:endnote w:type="continuationSeparator" w:id="0">
    <w:p w14:paraId="717A4AF1" w14:textId="77777777" w:rsidR="00336170" w:rsidRDefault="0033617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336170" w:rsidRPr="009654EE" w:rsidRDefault="0033617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F77D7">
      <w:rPr>
        <w:noProof/>
        <w:lang w:val="en-US"/>
      </w:rPr>
      <w:t>38</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36170" w:rsidRPr="006D61CA" w:rsidRDefault="0033617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F77D7">
      <w:rPr>
        <w:noProof/>
        <w:lang w:val="en-US"/>
      </w:rPr>
      <w:t>590</w:t>
    </w:r>
    <w:r w:rsidRPr="006D61CA">
      <w:rPr>
        <w:lang w:val="en-US"/>
      </w:rPr>
      <w:fldChar w:fldCharType="end"/>
    </w:r>
  </w:p>
  <w:p w14:paraId="1546C8BA" w14:textId="77777777" w:rsidR="00336170" w:rsidRDefault="00336170"/>
  <w:p w14:paraId="578F45FC" w14:textId="77777777" w:rsidR="00336170" w:rsidRDefault="003361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A43C9" w14:textId="77777777" w:rsidR="00336170" w:rsidRDefault="00336170" w:rsidP="006D61CA">
      <w:pPr>
        <w:spacing w:after="0" w:line="240" w:lineRule="auto"/>
      </w:pPr>
      <w:r>
        <w:separator/>
      </w:r>
    </w:p>
  </w:footnote>
  <w:footnote w:type="continuationSeparator" w:id="0">
    <w:p w14:paraId="4C15B8B7" w14:textId="77777777" w:rsidR="00336170" w:rsidRDefault="00336170" w:rsidP="006D61CA">
      <w:pPr>
        <w:spacing w:after="0" w:line="240" w:lineRule="auto"/>
      </w:pPr>
      <w:r>
        <w:continuationSeparator/>
      </w:r>
    </w:p>
  </w:footnote>
  <w:footnote w:id="1">
    <w:p w14:paraId="0E848071" w14:textId="77777777" w:rsidR="00336170" w:rsidRDefault="00336170"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36170" w:rsidRDefault="0033617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36170" w:rsidRPr="00260CA9" w:rsidRDefault="0033617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36170" w:rsidRDefault="0033617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36170" w:rsidRPr="00B021F8" w:rsidRDefault="0033617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36170" w:rsidRDefault="0033617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36170" w:rsidRDefault="0033617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36170" w:rsidRDefault="00336170" w:rsidP="00323889">
      <w:pPr>
        <w:pStyle w:val="footnote"/>
      </w:pPr>
      <w:r>
        <w:rPr>
          <w:rStyle w:val="FootnoteReference"/>
        </w:rPr>
        <w:footnoteRef/>
      </w:r>
      <w:r>
        <w:t xml:space="preserve"> Or “The Lord’s Annointed”</w:t>
      </w:r>
    </w:p>
  </w:footnote>
  <w:footnote w:id="13">
    <w:p w14:paraId="3B76CFD3" w14:textId="77777777" w:rsidR="00336170" w:rsidRDefault="00336170"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36170" w:rsidRDefault="00336170" w:rsidP="00130E47">
      <w:pPr>
        <w:pStyle w:val="footnote"/>
      </w:pPr>
      <w:r>
        <w:rPr>
          <w:rStyle w:val="FootnoteReference"/>
        </w:rPr>
        <w:footnoteRef/>
      </w:r>
      <w:r>
        <w:t xml:space="preserve"> Or “The Lord’s Annointed”</w:t>
      </w:r>
    </w:p>
  </w:footnote>
  <w:footnote w:id="15">
    <w:p w14:paraId="6CB42CA0" w14:textId="77777777" w:rsidR="00336170" w:rsidRDefault="0033617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36170" w:rsidRDefault="0033617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36170" w:rsidRDefault="0033617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36170" w:rsidRDefault="0033617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36170" w:rsidRDefault="0033617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36170" w:rsidRDefault="0033617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36170" w:rsidRDefault="0033617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36170" w:rsidRDefault="00336170" w:rsidP="006800D4">
      <w:pPr>
        <w:pStyle w:val="footnote"/>
      </w:pPr>
      <w:r>
        <w:rPr>
          <w:rStyle w:val="FootnoteReference"/>
        </w:rPr>
        <w:footnoteRef/>
      </w:r>
      <w:r>
        <w:t xml:space="preserve"> Or ‘Unique’</w:t>
      </w:r>
    </w:p>
  </w:footnote>
  <w:footnote w:id="28">
    <w:p w14:paraId="4D9AA31B" w14:textId="77777777" w:rsidR="00336170" w:rsidRDefault="00336170"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36170" w:rsidRDefault="0033617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36170" w:rsidRDefault="0033617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36170" w:rsidRDefault="0033617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36170" w:rsidRDefault="0033617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36170" w:rsidRDefault="0033617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36170" w:rsidRPr="004A3E27" w:rsidRDefault="0033617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36170" w:rsidRPr="004A3E27" w:rsidRDefault="00336170"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36170" w:rsidRPr="004A3E27" w:rsidRDefault="0033617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36170" w:rsidRPr="004A3E27" w:rsidRDefault="0033617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36170" w:rsidRPr="004A3E27" w:rsidRDefault="0033617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36170" w:rsidRPr="004A3E27" w:rsidRDefault="0033617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36170" w:rsidRPr="004A3E27" w:rsidRDefault="00336170"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36170" w:rsidRPr="004A3E27" w:rsidRDefault="0033617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36170" w:rsidRPr="004A3E27" w:rsidRDefault="0033617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36170" w:rsidRPr="004A3E27" w:rsidRDefault="0033617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36170" w:rsidRPr="004A3E27" w:rsidRDefault="0033617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36170" w:rsidRPr="004A3E27" w:rsidRDefault="00336170"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336170" w:rsidRPr="004A3E27" w:rsidRDefault="00336170"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336170" w:rsidRPr="004A3E27" w:rsidRDefault="0033617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336170" w:rsidRPr="004A3E27" w:rsidRDefault="00336170" w:rsidP="00C06875">
      <w:pPr>
        <w:pStyle w:val="footnote"/>
      </w:pPr>
      <w:r w:rsidRPr="004A3E27">
        <w:rPr>
          <w:rStyle w:val="FootnoteReference"/>
        </w:rPr>
        <w:footnoteRef/>
      </w:r>
      <w:r w:rsidRPr="004A3E27">
        <w:t xml:space="preserve"> cp. Psalm 37:2; Jeremiah 10:24.</w:t>
      </w:r>
    </w:p>
  </w:footnote>
  <w:footnote w:id="49">
    <w:p w14:paraId="27CB451E" w14:textId="738E30CE" w:rsidR="00336170" w:rsidRPr="004A3E27" w:rsidRDefault="00336170"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336170" w:rsidRPr="004A3E27" w:rsidRDefault="00336170" w:rsidP="00C06875">
      <w:pPr>
        <w:pStyle w:val="footnote"/>
      </w:pPr>
      <w:r w:rsidRPr="004A3E27">
        <w:rPr>
          <w:rStyle w:val="FootnoteReference"/>
        </w:rPr>
        <w:footnoteRef/>
      </w:r>
      <w:r w:rsidRPr="004A3E27">
        <w:t xml:space="preserve"> cp. Mt. 7:23.</w:t>
      </w:r>
    </w:p>
  </w:footnote>
  <w:footnote w:id="51">
    <w:p w14:paraId="4AC07AFE" w14:textId="77777777" w:rsidR="00336170" w:rsidRPr="004A3E27" w:rsidRDefault="00336170" w:rsidP="00C06875">
      <w:pPr>
        <w:pStyle w:val="footnote"/>
      </w:pPr>
      <w:r w:rsidRPr="004A3E27">
        <w:rPr>
          <w:rStyle w:val="FootnoteReference"/>
        </w:rPr>
        <w:footnoteRef/>
      </w:r>
      <w:r w:rsidRPr="004A3E27">
        <w:t xml:space="preserve"> cp. 1 Pet. 5:8.</w:t>
      </w:r>
    </w:p>
  </w:footnote>
  <w:footnote w:id="52">
    <w:p w14:paraId="553B4541" w14:textId="77777777" w:rsidR="00336170" w:rsidRPr="004A3E27" w:rsidRDefault="00336170" w:rsidP="00C06875">
      <w:pPr>
        <w:pStyle w:val="footnote"/>
      </w:pPr>
      <w:r w:rsidRPr="004A3E27">
        <w:rPr>
          <w:rStyle w:val="FootnoteReference"/>
        </w:rPr>
        <w:footnoteRef/>
      </w:r>
      <w:r w:rsidRPr="004A3E27">
        <w:t xml:space="preserve"> Empties fall (Ephes. 5:18).</w:t>
      </w:r>
    </w:p>
  </w:footnote>
  <w:footnote w:id="53">
    <w:p w14:paraId="5DDCA66E" w14:textId="77777777" w:rsidR="00336170" w:rsidRPr="004A3E27" w:rsidRDefault="0033617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336170" w:rsidRPr="004A3E27" w:rsidRDefault="0033617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336170" w:rsidRPr="004A3E27" w:rsidRDefault="00336170" w:rsidP="00C06875">
      <w:pPr>
        <w:pStyle w:val="footnote"/>
      </w:pPr>
      <w:r w:rsidRPr="004A3E27">
        <w:rPr>
          <w:rStyle w:val="FootnoteReference"/>
        </w:rPr>
        <w:footnoteRef/>
      </w:r>
      <w:r w:rsidRPr="004A3E27">
        <w:t xml:space="preserve"> Mt. 21:16.</w:t>
      </w:r>
    </w:p>
  </w:footnote>
  <w:footnote w:id="56">
    <w:p w14:paraId="7DA6B08A" w14:textId="77777777" w:rsidR="00336170" w:rsidRPr="004A3E27" w:rsidRDefault="0033617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336170" w:rsidRPr="004A3E27" w:rsidRDefault="00336170"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336170" w:rsidRPr="004A3E27" w:rsidRDefault="0033617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36170" w:rsidRPr="004A3E27" w:rsidRDefault="00336170" w:rsidP="00435BD3">
      <w:pPr>
        <w:pStyle w:val="FootnoteText"/>
      </w:pPr>
    </w:p>
  </w:footnote>
  <w:footnote w:id="59">
    <w:p w14:paraId="722FF076" w14:textId="77777777" w:rsidR="00336170" w:rsidRPr="004A3E27" w:rsidRDefault="0033617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336170" w:rsidRPr="004A3E27" w:rsidRDefault="0033617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336170" w:rsidRPr="004A3E27" w:rsidRDefault="0033617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336170" w:rsidRPr="004A3E27" w:rsidRDefault="00336170" w:rsidP="00BD5BBE">
      <w:pPr>
        <w:pStyle w:val="footnote"/>
      </w:pPr>
      <w:r w:rsidRPr="004A3E27">
        <w:rPr>
          <w:rStyle w:val="FootnoteReference"/>
        </w:rPr>
        <w:footnoteRef/>
      </w:r>
      <w:r w:rsidRPr="004A3E27">
        <w:t xml:space="preserve"> cp. 2 Cor. 6:16; 1 Cor. 6:19.</w:t>
      </w:r>
    </w:p>
  </w:footnote>
  <w:footnote w:id="63">
    <w:p w14:paraId="06196E84" w14:textId="77777777" w:rsidR="00336170" w:rsidRPr="004A3E27" w:rsidRDefault="00336170" w:rsidP="00BD5BBE">
      <w:pPr>
        <w:pStyle w:val="footnote"/>
      </w:pPr>
      <w:r w:rsidRPr="004A3E27">
        <w:rPr>
          <w:rStyle w:val="FootnoteReference"/>
        </w:rPr>
        <w:footnoteRef/>
      </w:r>
      <w:r w:rsidRPr="004A3E27">
        <w:t xml:space="preserve"> cp. Mt. 10:19, 20; Luke 21:12-19.</w:t>
      </w:r>
    </w:p>
  </w:footnote>
  <w:footnote w:id="64">
    <w:p w14:paraId="18B16E36" w14:textId="77777777" w:rsidR="00336170" w:rsidRPr="004A3E27" w:rsidRDefault="00336170"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336170" w:rsidRPr="004A3E27" w:rsidRDefault="0033617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336170" w:rsidRPr="004A3E27" w:rsidRDefault="0033617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336170" w:rsidRPr="004A3E27" w:rsidRDefault="0033617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336170" w:rsidRPr="004A3E27" w:rsidRDefault="00336170"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336170" w:rsidRPr="004A3E27" w:rsidRDefault="00336170"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336170" w:rsidRPr="004A3E27" w:rsidRDefault="00336170" w:rsidP="00BD5BBE">
      <w:pPr>
        <w:pStyle w:val="footnote"/>
      </w:pPr>
      <w:r w:rsidRPr="004A3E27">
        <w:rPr>
          <w:rStyle w:val="FootnoteReference"/>
        </w:rPr>
        <w:footnoteRef/>
      </w:r>
      <w:r w:rsidRPr="004A3E27">
        <w:t xml:space="preserve"> cp. 2 Tim. 2:3, 12.</w:t>
      </w:r>
    </w:p>
  </w:footnote>
  <w:footnote w:id="71">
    <w:p w14:paraId="5F29B1F0" w14:textId="77777777" w:rsidR="00336170" w:rsidRPr="004A3E27" w:rsidRDefault="0033617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336170" w:rsidRPr="004A3E27" w:rsidRDefault="00336170"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336170" w:rsidRPr="004A3E27" w:rsidRDefault="0033617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336170" w:rsidRPr="004A3E27" w:rsidRDefault="00336170" w:rsidP="00BD5BBE">
      <w:pPr>
        <w:pStyle w:val="footnote"/>
      </w:pPr>
      <w:r w:rsidRPr="004A3E27">
        <w:rPr>
          <w:rStyle w:val="FootnoteReference"/>
        </w:rPr>
        <w:footnoteRef/>
      </w:r>
      <w:r w:rsidRPr="004A3E27">
        <w:t xml:space="preserve"> Cp. Acts 2:24.</w:t>
      </w:r>
    </w:p>
  </w:footnote>
  <w:footnote w:id="75">
    <w:p w14:paraId="09C8C689" w14:textId="77777777" w:rsidR="00336170" w:rsidRPr="004A3E27" w:rsidRDefault="00336170" w:rsidP="00BD5BBE">
      <w:pPr>
        <w:pStyle w:val="footnote"/>
      </w:pPr>
      <w:r w:rsidRPr="004A3E27">
        <w:rPr>
          <w:rStyle w:val="FootnoteReference"/>
        </w:rPr>
        <w:footnoteRef/>
      </w:r>
      <w:r w:rsidRPr="004A3E27">
        <w:t xml:space="preserve"> cp. Exodus 9:23.</w:t>
      </w:r>
    </w:p>
  </w:footnote>
  <w:footnote w:id="76">
    <w:p w14:paraId="767519CF" w14:textId="77777777" w:rsidR="00336170" w:rsidRPr="004A3E27" w:rsidRDefault="0033617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336170" w:rsidRPr="004A3E27" w:rsidRDefault="00336170"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336170" w:rsidRPr="004A3E27" w:rsidRDefault="00336170" w:rsidP="00BD5BBE">
      <w:pPr>
        <w:pStyle w:val="footnote"/>
      </w:pPr>
      <w:r w:rsidRPr="004A3E27">
        <w:rPr>
          <w:rStyle w:val="FootnoteReference"/>
        </w:rPr>
        <w:footnoteRef/>
      </w:r>
      <w:r w:rsidRPr="004A3E27">
        <w:t xml:space="preserve"> cp. Rev. 21:23.</w:t>
      </w:r>
    </w:p>
  </w:footnote>
  <w:footnote w:id="79">
    <w:p w14:paraId="7A34B80F" w14:textId="77777777" w:rsidR="00336170" w:rsidRPr="004A3E27" w:rsidRDefault="0033617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336170" w:rsidRPr="004A3E27" w:rsidRDefault="0033617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336170" w:rsidRPr="004A3E27" w:rsidRDefault="00336170"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336170" w:rsidRPr="004A3E27" w:rsidRDefault="0033617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336170" w:rsidRPr="004A3E27" w:rsidRDefault="00336170" w:rsidP="00BD5BBE">
      <w:pPr>
        <w:pStyle w:val="footnote"/>
      </w:pPr>
      <w:r w:rsidRPr="004A3E27">
        <w:rPr>
          <w:rStyle w:val="FootnoteReference"/>
        </w:rPr>
        <w:footnoteRef/>
      </w:r>
      <w:r w:rsidRPr="004A3E27">
        <w:t xml:space="preserve"> Rom. 10:18.</w:t>
      </w:r>
    </w:p>
  </w:footnote>
  <w:footnote w:id="84">
    <w:p w14:paraId="28F942E6" w14:textId="77777777" w:rsidR="00336170" w:rsidRPr="004A3E27" w:rsidRDefault="00336170" w:rsidP="00BD5BBE">
      <w:pPr>
        <w:pStyle w:val="footnote"/>
      </w:pPr>
      <w:r w:rsidRPr="004A3E27">
        <w:rPr>
          <w:rStyle w:val="FootnoteReference"/>
        </w:rPr>
        <w:footnoteRef/>
      </w:r>
      <w:r w:rsidRPr="004A3E27">
        <w:t xml:space="preserve"> cp. Ps. 88:38.</w:t>
      </w:r>
    </w:p>
  </w:footnote>
  <w:footnote w:id="85">
    <w:p w14:paraId="7D882E05" w14:textId="77777777" w:rsidR="00336170" w:rsidRPr="004A3E27" w:rsidRDefault="00336170" w:rsidP="00BD5BBE">
      <w:pPr>
        <w:pStyle w:val="footnote"/>
      </w:pPr>
      <w:r w:rsidRPr="004A3E27">
        <w:rPr>
          <w:rStyle w:val="FootnoteReference"/>
        </w:rPr>
        <w:footnoteRef/>
      </w:r>
      <w:r w:rsidRPr="004A3E27">
        <w:t xml:space="preserve"> cp. Ps. 118:72.</w:t>
      </w:r>
    </w:p>
  </w:footnote>
  <w:footnote w:id="86">
    <w:p w14:paraId="6C5A660E" w14:textId="77777777" w:rsidR="00336170" w:rsidRPr="004A3E27" w:rsidRDefault="0033617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336170" w:rsidRPr="004A3E27" w:rsidRDefault="00336170"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336170" w:rsidRPr="004A3E27" w:rsidRDefault="0033617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336170" w:rsidRPr="004A3E27" w:rsidRDefault="0033617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336170" w:rsidRPr="004A3E27" w:rsidRDefault="00336170"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336170" w:rsidRPr="004A3E27" w:rsidRDefault="00336170"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336170" w:rsidRPr="004A3E27" w:rsidRDefault="0033617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336170" w:rsidRPr="004A3E27" w:rsidRDefault="00336170" w:rsidP="00BD5BBE">
      <w:pPr>
        <w:pStyle w:val="footnote"/>
      </w:pPr>
      <w:r w:rsidRPr="004A3E27">
        <w:rPr>
          <w:rStyle w:val="FootnoteReference"/>
        </w:rPr>
        <w:footnoteRef/>
      </w:r>
      <w:r w:rsidRPr="004A3E27">
        <w:t xml:space="preserve"> Mt. 27:39,43; Wis. 2:12-20.</w:t>
      </w:r>
    </w:p>
  </w:footnote>
  <w:footnote w:id="94">
    <w:p w14:paraId="552BFC80" w14:textId="77777777" w:rsidR="00336170" w:rsidRPr="004A3E27" w:rsidRDefault="00336170" w:rsidP="00BD5BBE">
      <w:pPr>
        <w:pStyle w:val="footnote"/>
      </w:pPr>
      <w:r w:rsidRPr="004A3E27">
        <w:rPr>
          <w:rStyle w:val="FootnoteReference"/>
        </w:rPr>
        <w:footnoteRef/>
      </w:r>
      <w:r w:rsidRPr="004A3E27">
        <w:t xml:space="preserve"> Lam. 2:16; 3:46.</w:t>
      </w:r>
    </w:p>
  </w:footnote>
  <w:footnote w:id="95">
    <w:p w14:paraId="1382AE44" w14:textId="77777777" w:rsidR="00336170" w:rsidRPr="004A3E27" w:rsidRDefault="00336170" w:rsidP="00BD5BBE">
      <w:pPr>
        <w:pStyle w:val="footnote"/>
      </w:pPr>
      <w:r w:rsidRPr="004A3E27">
        <w:rPr>
          <w:rStyle w:val="FootnoteReference"/>
        </w:rPr>
        <w:footnoteRef/>
      </w:r>
      <w:r w:rsidRPr="004A3E27">
        <w:t xml:space="preserve"> Jn. 19:37.</w:t>
      </w:r>
    </w:p>
  </w:footnote>
  <w:footnote w:id="96">
    <w:p w14:paraId="17643289" w14:textId="77777777" w:rsidR="00336170" w:rsidRPr="004A3E27" w:rsidRDefault="00336170" w:rsidP="00BD5BBE">
      <w:pPr>
        <w:pStyle w:val="footnote"/>
      </w:pPr>
      <w:r w:rsidRPr="004A3E27">
        <w:rPr>
          <w:rStyle w:val="FootnoteReference"/>
        </w:rPr>
        <w:footnoteRef/>
      </w:r>
      <w:r w:rsidRPr="004A3E27">
        <w:t xml:space="preserve"> Jn. 19:24.</w:t>
      </w:r>
    </w:p>
  </w:footnote>
  <w:footnote w:id="97">
    <w:p w14:paraId="79F35E59" w14:textId="77777777" w:rsidR="00336170" w:rsidRPr="004A3E27" w:rsidRDefault="0033617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336170" w:rsidRPr="004A3E27" w:rsidRDefault="00336170" w:rsidP="00BD5BBE">
      <w:pPr>
        <w:pStyle w:val="footnote"/>
      </w:pPr>
      <w:r w:rsidRPr="004A3E27">
        <w:rPr>
          <w:rStyle w:val="FootnoteReference"/>
        </w:rPr>
        <w:footnoteRef/>
      </w:r>
      <w:r w:rsidRPr="004A3E27">
        <w:t xml:space="preserve"> Hebrews 2:12.</w:t>
      </w:r>
    </w:p>
  </w:footnote>
  <w:footnote w:id="99">
    <w:p w14:paraId="6B61808C" w14:textId="77777777" w:rsidR="00336170" w:rsidRPr="004A3E27" w:rsidRDefault="0033617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336170" w:rsidRPr="004A3E27" w:rsidRDefault="00336170" w:rsidP="00BD5BBE">
      <w:pPr>
        <w:pStyle w:val="footnote"/>
      </w:pPr>
      <w:r w:rsidRPr="004A3E27">
        <w:rPr>
          <w:rStyle w:val="FootnoteReference"/>
        </w:rPr>
        <w:footnoteRef/>
      </w:r>
      <w:r w:rsidRPr="004A3E27">
        <w:t xml:space="preserve"> Romans 3:24-26; John 17:4; 19:30.</w:t>
      </w:r>
    </w:p>
  </w:footnote>
  <w:footnote w:id="101">
    <w:p w14:paraId="47E5BE1D" w14:textId="77777777" w:rsidR="00336170" w:rsidRPr="004A3E27" w:rsidRDefault="0033617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336170" w:rsidRPr="004A3E27" w:rsidRDefault="00336170" w:rsidP="00BD5BBE">
      <w:pPr>
        <w:pStyle w:val="footnote"/>
      </w:pPr>
      <w:r w:rsidRPr="004A3E27">
        <w:rPr>
          <w:rStyle w:val="FootnoteReference"/>
        </w:rPr>
        <w:footnoteRef/>
      </w:r>
      <w:r w:rsidRPr="004A3E27">
        <w:t xml:space="preserve"> cp. Ephes. 5:18.</w:t>
      </w:r>
    </w:p>
  </w:footnote>
  <w:footnote w:id="103">
    <w:p w14:paraId="52EF8FB5" w14:textId="77777777" w:rsidR="00336170" w:rsidRPr="004A3E27" w:rsidRDefault="00336170" w:rsidP="00BD5BBE">
      <w:pPr>
        <w:pStyle w:val="footnote"/>
      </w:pPr>
      <w:r w:rsidRPr="004A3E27">
        <w:rPr>
          <w:rStyle w:val="FootnoteReference"/>
        </w:rPr>
        <w:footnoteRef/>
      </w:r>
      <w:r w:rsidRPr="004A3E27">
        <w:t xml:space="preserve"> cp. Ps. 26:4.</w:t>
      </w:r>
    </w:p>
  </w:footnote>
  <w:footnote w:id="104">
    <w:p w14:paraId="4B68EDDE" w14:textId="77777777" w:rsidR="00336170" w:rsidRPr="004A3E27" w:rsidRDefault="00336170" w:rsidP="00BD5BBE">
      <w:pPr>
        <w:pStyle w:val="footnote"/>
      </w:pPr>
      <w:r w:rsidRPr="004A3E27">
        <w:rPr>
          <w:rStyle w:val="FootnoteReference"/>
        </w:rPr>
        <w:footnoteRef/>
      </w:r>
      <w:r w:rsidRPr="004A3E27">
        <w:t xml:space="preserve"> 1 Cor. 10:26-28; cp. Psalm 49:12.</w:t>
      </w:r>
    </w:p>
  </w:footnote>
  <w:footnote w:id="105">
    <w:p w14:paraId="137A32B2" w14:textId="77777777" w:rsidR="00336170" w:rsidRPr="004A3E27" w:rsidRDefault="00336170" w:rsidP="00BD5BBE">
      <w:pPr>
        <w:pStyle w:val="footnote"/>
      </w:pPr>
      <w:r w:rsidRPr="004A3E27">
        <w:rPr>
          <w:rStyle w:val="FootnoteReference"/>
        </w:rPr>
        <w:footnoteRef/>
      </w:r>
      <w:r w:rsidRPr="004A3E27">
        <w:t xml:space="preserve"> Is. 2:2; Dan. 2:35; 1 Cor. 10:4.</w:t>
      </w:r>
    </w:p>
  </w:footnote>
  <w:footnote w:id="106">
    <w:p w14:paraId="51F7905C" w14:textId="77777777" w:rsidR="00336170" w:rsidRPr="004A3E27" w:rsidRDefault="0033617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336170" w:rsidRPr="004A3E27" w:rsidRDefault="00336170"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336170" w:rsidRPr="004A3E27" w:rsidRDefault="00336170"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336170" w:rsidRPr="004A3E27" w:rsidRDefault="0033617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336170" w:rsidRPr="004A3E27" w:rsidRDefault="0033617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336170" w:rsidRPr="004A3E27" w:rsidRDefault="0033617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336170" w:rsidRPr="004A3E27" w:rsidRDefault="0033617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336170" w:rsidRPr="004A3E27" w:rsidRDefault="0033617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336170" w:rsidRPr="004A3E27" w:rsidRDefault="00336170"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336170" w:rsidRPr="004A3E27" w:rsidRDefault="0033617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336170" w:rsidRPr="004A3E27" w:rsidRDefault="0033617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36170" w:rsidRPr="004A3E27" w:rsidRDefault="00336170" w:rsidP="00BD5BBE">
      <w:pPr>
        <w:pStyle w:val="footnote"/>
      </w:pPr>
      <w:r w:rsidRPr="004A3E27">
        <w:tab/>
        <w:t>‘No sweeter fragrance than to follow Christ,</w:t>
      </w:r>
    </w:p>
    <w:p w14:paraId="506149C0" w14:textId="77777777" w:rsidR="00336170" w:rsidRPr="004A3E27" w:rsidRDefault="00336170" w:rsidP="00BD5BBE">
      <w:pPr>
        <w:pStyle w:val="footnote"/>
      </w:pPr>
      <w:r w:rsidRPr="004A3E27">
        <w:tab/>
        <w:t>when man makes offerings of a holy life,</w:t>
      </w:r>
    </w:p>
    <w:p w14:paraId="3F57220B" w14:textId="77777777" w:rsidR="00336170" w:rsidRPr="004A3E27" w:rsidRDefault="00336170" w:rsidP="00BD5BBE">
      <w:pPr>
        <w:pStyle w:val="footnote"/>
      </w:pPr>
      <w:r w:rsidRPr="004A3E27">
        <w:tab/>
        <w:t>and offers golden deeds in sacrifice’ (St. Prosper).</w:t>
      </w:r>
    </w:p>
  </w:footnote>
  <w:footnote w:id="117">
    <w:p w14:paraId="0CC1CAEE" w14:textId="77777777" w:rsidR="00336170" w:rsidRPr="004A3E27" w:rsidRDefault="00336170" w:rsidP="00BD5BBE">
      <w:pPr>
        <w:pStyle w:val="footnote"/>
      </w:pPr>
      <w:r w:rsidRPr="004A3E27">
        <w:rPr>
          <w:rStyle w:val="FootnoteReference"/>
        </w:rPr>
        <w:footnoteRef/>
      </w:r>
      <w:r w:rsidRPr="004A3E27">
        <w:t xml:space="preserve"> cp. Psalm 21:11.</w:t>
      </w:r>
    </w:p>
  </w:footnote>
  <w:footnote w:id="118">
    <w:p w14:paraId="0192B227" w14:textId="77777777" w:rsidR="00336170" w:rsidRPr="004A3E27" w:rsidRDefault="00336170" w:rsidP="00BD5BBE">
      <w:pPr>
        <w:pStyle w:val="footnote"/>
      </w:pPr>
      <w:r w:rsidRPr="004A3E27">
        <w:rPr>
          <w:rStyle w:val="FootnoteReference"/>
        </w:rPr>
        <w:footnoteRef/>
      </w:r>
      <w:r w:rsidRPr="004A3E27">
        <w:t xml:space="preserve"> cp. Isaiah 5:12.</w:t>
      </w:r>
    </w:p>
  </w:footnote>
  <w:footnote w:id="119">
    <w:p w14:paraId="73C943A7" w14:textId="77777777" w:rsidR="00336170" w:rsidRPr="004A3E27" w:rsidRDefault="00336170" w:rsidP="00BD5BBE">
      <w:pPr>
        <w:pStyle w:val="footnote"/>
      </w:pPr>
      <w:r w:rsidRPr="004A3E27">
        <w:rPr>
          <w:rStyle w:val="FootnoteReference"/>
        </w:rPr>
        <w:footnoteRef/>
      </w:r>
      <w:r w:rsidRPr="004A3E27">
        <w:t xml:space="preserve"> Cp. Isaiah 40:11; John 10:11.</w:t>
      </w:r>
    </w:p>
  </w:footnote>
  <w:footnote w:id="120">
    <w:p w14:paraId="0B35546F" w14:textId="77777777" w:rsidR="00336170" w:rsidRPr="004A3E27" w:rsidRDefault="00336170"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336170" w:rsidRPr="004A3E27" w:rsidRDefault="0033617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336170" w:rsidRPr="004A3E27" w:rsidRDefault="0033617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336170" w:rsidRPr="004A3E27" w:rsidRDefault="0033617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336170" w:rsidRPr="004A3E27" w:rsidRDefault="00336170" w:rsidP="00BD5BBE">
      <w:pPr>
        <w:pStyle w:val="footnote"/>
      </w:pPr>
      <w:r w:rsidRPr="004A3E27">
        <w:rPr>
          <w:rStyle w:val="FootnoteReference"/>
        </w:rPr>
        <w:footnoteRef/>
      </w:r>
      <w:r w:rsidRPr="004A3E27">
        <w:t xml:space="preserve"> Blood signifies death (cp. Lev. 17:14).</w:t>
      </w:r>
    </w:p>
  </w:footnote>
  <w:footnote w:id="125">
    <w:p w14:paraId="3C531870" w14:textId="77777777" w:rsidR="00336170" w:rsidRPr="004A3E27" w:rsidRDefault="0033617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336170" w:rsidRPr="004A3E27" w:rsidRDefault="0033617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336170" w:rsidRPr="004A3E27" w:rsidRDefault="00336170" w:rsidP="00BD5BBE">
      <w:pPr>
        <w:pStyle w:val="footnote"/>
      </w:pPr>
      <w:r w:rsidRPr="004A3E27">
        <w:rPr>
          <w:rStyle w:val="FootnoteReference"/>
        </w:rPr>
        <w:footnoteRef/>
      </w:r>
      <w:r w:rsidRPr="004A3E27">
        <w:t xml:space="preserve"> Luke 23:46.</w:t>
      </w:r>
    </w:p>
  </w:footnote>
  <w:footnote w:id="128">
    <w:p w14:paraId="1A1A8E3A" w14:textId="77777777" w:rsidR="00336170" w:rsidRPr="004A3E27" w:rsidRDefault="00336170"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336170" w:rsidRPr="004A3E27" w:rsidRDefault="0033617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336170" w:rsidRPr="004A3E27" w:rsidRDefault="00336170"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336170" w:rsidRPr="004A3E27" w:rsidRDefault="0033617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336170" w:rsidRPr="004A3E27" w:rsidRDefault="0033617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336170" w:rsidRPr="004A3E27" w:rsidRDefault="0033617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336170" w:rsidRPr="004A3E27" w:rsidRDefault="00336170"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336170" w:rsidRPr="004A3E27" w:rsidRDefault="0033617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336170" w:rsidRPr="004A3E27" w:rsidRDefault="0033617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336170" w:rsidRPr="004A3E27" w:rsidRDefault="00336170" w:rsidP="00BD5BBE">
      <w:pPr>
        <w:pStyle w:val="footnote"/>
      </w:pPr>
      <w:r w:rsidRPr="004A3E27">
        <w:rPr>
          <w:rStyle w:val="FootnoteReference"/>
        </w:rPr>
        <w:footnoteRef/>
      </w:r>
      <w:r w:rsidRPr="004A3E27">
        <w:t xml:space="preserve"> Naturally and spiritually (Jn. 3:3-6).</w:t>
      </w:r>
    </w:p>
  </w:footnote>
  <w:footnote w:id="138">
    <w:p w14:paraId="50F89B8F" w14:textId="77777777" w:rsidR="00336170" w:rsidRPr="004A3E27" w:rsidRDefault="0033617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336170" w:rsidRPr="004A3E27" w:rsidRDefault="00336170" w:rsidP="00BD5BBE">
      <w:pPr>
        <w:pStyle w:val="footnote"/>
      </w:pPr>
      <w:r w:rsidRPr="004A3E27">
        <w:rPr>
          <w:rStyle w:val="FootnoteReference"/>
        </w:rPr>
        <w:footnoteRef/>
      </w:r>
      <w:r w:rsidRPr="004A3E27">
        <w:t xml:space="preserve"> ‘The land of the living.’</w:t>
      </w:r>
    </w:p>
  </w:footnote>
  <w:footnote w:id="140">
    <w:p w14:paraId="51CEFDC6" w14:textId="77777777" w:rsidR="00336170" w:rsidRPr="004A3E27" w:rsidRDefault="0033617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336170" w:rsidRPr="004A3E27" w:rsidRDefault="00336170" w:rsidP="00BD5BBE">
      <w:pPr>
        <w:pStyle w:val="footnote"/>
      </w:pPr>
      <w:r w:rsidRPr="004A3E27">
        <w:rPr>
          <w:rStyle w:val="FootnoteReference"/>
        </w:rPr>
        <w:footnoteRef/>
      </w:r>
      <w:r w:rsidRPr="004A3E27">
        <w:t xml:space="preserve"> John 19:1; Mt. 27:26.</w:t>
      </w:r>
    </w:p>
  </w:footnote>
  <w:footnote w:id="142">
    <w:p w14:paraId="1C6E21CA" w14:textId="77777777" w:rsidR="00336170" w:rsidRPr="004A3E27" w:rsidRDefault="00336170" w:rsidP="00BD5BBE">
      <w:pPr>
        <w:pStyle w:val="footnote"/>
      </w:pPr>
      <w:r w:rsidRPr="004A3E27">
        <w:rPr>
          <w:rStyle w:val="FootnoteReference"/>
        </w:rPr>
        <w:footnoteRef/>
      </w:r>
      <w:r w:rsidRPr="004A3E27">
        <w:t xml:space="preserve"> cp. Psalm 21:21.</w:t>
      </w:r>
    </w:p>
  </w:footnote>
  <w:footnote w:id="143">
    <w:p w14:paraId="4812F1D0" w14:textId="77777777" w:rsidR="00336170" w:rsidRPr="004A3E27" w:rsidRDefault="00336170" w:rsidP="00BD5BBE">
      <w:pPr>
        <w:pStyle w:val="footnote"/>
      </w:pPr>
      <w:r w:rsidRPr="004A3E27">
        <w:rPr>
          <w:rStyle w:val="FootnoteReference"/>
        </w:rPr>
        <w:footnoteRef/>
      </w:r>
      <w:r w:rsidRPr="004A3E27">
        <w:t xml:space="preserve"> cp. John 15:25.</w:t>
      </w:r>
    </w:p>
  </w:footnote>
  <w:footnote w:id="144">
    <w:p w14:paraId="19D39194" w14:textId="77777777" w:rsidR="00336170" w:rsidRPr="004A3E27" w:rsidRDefault="00336170" w:rsidP="00BD5BBE">
      <w:pPr>
        <w:pStyle w:val="footnote"/>
      </w:pPr>
      <w:r w:rsidRPr="004A3E27">
        <w:rPr>
          <w:rStyle w:val="FootnoteReference"/>
        </w:rPr>
        <w:footnoteRef/>
      </w:r>
      <w:r w:rsidRPr="004A3E27">
        <w:t xml:space="preserve"> cp. Psalm 36:30.</w:t>
      </w:r>
    </w:p>
  </w:footnote>
  <w:footnote w:id="145">
    <w:p w14:paraId="6484AC83" w14:textId="77777777" w:rsidR="00336170" w:rsidRPr="004A3E27" w:rsidRDefault="00336170" w:rsidP="00BD5BBE">
      <w:pPr>
        <w:pStyle w:val="footnote"/>
      </w:pPr>
      <w:r w:rsidRPr="004A3E27">
        <w:rPr>
          <w:rStyle w:val="FootnoteReference"/>
        </w:rPr>
        <w:footnoteRef/>
      </w:r>
      <w:r w:rsidRPr="004A3E27">
        <w:t xml:space="preserve"> cp. Psalm 109:7.</w:t>
      </w:r>
    </w:p>
  </w:footnote>
  <w:footnote w:id="146">
    <w:p w14:paraId="50DAFDF2" w14:textId="77777777" w:rsidR="00336170" w:rsidRPr="004A3E27" w:rsidRDefault="0033617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336170" w:rsidRPr="004A3E27" w:rsidRDefault="00336170"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336170" w:rsidRPr="004A3E27" w:rsidRDefault="00336170" w:rsidP="00BD5BBE">
      <w:pPr>
        <w:pStyle w:val="footnote"/>
      </w:pPr>
      <w:r w:rsidRPr="004A3E27">
        <w:rPr>
          <w:rStyle w:val="FootnoteReference"/>
        </w:rPr>
        <w:footnoteRef/>
      </w:r>
      <w:r w:rsidRPr="004A3E27">
        <w:t xml:space="preserve"> Prov. 24:19.</w:t>
      </w:r>
    </w:p>
  </w:footnote>
  <w:footnote w:id="149">
    <w:p w14:paraId="325B4264" w14:textId="77777777" w:rsidR="00336170" w:rsidRPr="004A3E27" w:rsidRDefault="0033617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336170" w:rsidRPr="004A3E27" w:rsidRDefault="0033617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336170" w:rsidRPr="004A3E27" w:rsidRDefault="0033617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336170" w:rsidRPr="004A3E27" w:rsidRDefault="0033617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336170" w:rsidRPr="004A3E27" w:rsidRDefault="00336170"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336170" w:rsidRPr="004A3E27" w:rsidRDefault="0033617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336170" w:rsidRPr="004A3E27" w:rsidRDefault="00336170"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336170" w:rsidRPr="004A3E27" w:rsidRDefault="00336170"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336170" w:rsidRPr="004A3E27" w:rsidRDefault="00336170"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336170" w:rsidRPr="004A3E27" w:rsidRDefault="00336170"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336170" w:rsidRPr="004A3E27" w:rsidRDefault="00336170"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336170" w:rsidRPr="004A3E27" w:rsidRDefault="0033617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336170" w:rsidRPr="004A3E27" w:rsidRDefault="00336170"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336170" w:rsidRPr="004A3E27" w:rsidRDefault="0033617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336170" w:rsidRPr="004A3E27" w:rsidRDefault="00336170"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336170" w:rsidRPr="004A3E27" w:rsidRDefault="00336170" w:rsidP="00BD5BBE">
      <w:pPr>
        <w:pStyle w:val="footnote"/>
      </w:pPr>
      <w:r w:rsidRPr="004A3E27">
        <w:rPr>
          <w:rStyle w:val="FootnoteReference"/>
        </w:rPr>
        <w:footnoteRef/>
      </w:r>
      <w:r w:rsidRPr="004A3E27">
        <w:t xml:space="preserve"> John 13:30.</w:t>
      </w:r>
    </w:p>
  </w:footnote>
  <w:footnote w:id="165">
    <w:p w14:paraId="32644EEC" w14:textId="77777777" w:rsidR="00336170" w:rsidRPr="004A3E27" w:rsidRDefault="0033617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336170" w:rsidRPr="004A3E27" w:rsidRDefault="0033617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336170" w:rsidRPr="004A3E27" w:rsidRDefault="00336170"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336170" w:rsidRPr="004A3E27" w:rsidRDefault="00336170"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336170" w:rsidRPr="004A3E27" w:rsidRDefault="0033617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336170" w:rsidRPr="004A3E27" w:rsidRDefault="0033617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336170" w:rsidRPr="004A3E27" w:rsidRDefault="0033617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336170" w:rsidRPr="004A3E27" w:rsidRDefault="0033617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336170" w:rsidRPr="004A3E27" w:rsidRDefault="0033617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336170" w:rsidRPr="004A3E27" w:rsidRDefault="00336170" w:rsidP="00BD5BBE">
      <w:pPr>
        <w:pStyle w:val="footnote"/>
      </w:pPr>
      <w:r w:rsidRPr="004A3E27">
        <w:rPr>
          <w:rStyle w:val="FootnoteReference"/>
        </w:rPr>
        <w:footnoteRef/>
      </w:r>
      <w:r w:rsidRPr="004A3E27">
        <w:t xml:space="preserve"> cp. Rev. 19:11-16.</w:t>
      </w:r>
    </w:p>
  </w:footnote>
  <w:footnote w:id="175">
    <w:p w14:paraId="5E8EA981" w14:textId="77777777" w:rsidR="00336170" w:rsidRPr="004A3E27" w:rsidRDefault="0033617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336170" w:rsidRPr="004A3E27" w:rsidRDefault="0033617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336170" w:rsidRPr="004A3E27" w:rsidRDefault="0033617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336170" w:rsidRPr="004A3E27" w:rsidRDefault="00336170" w:rsidP="00BD5BBE">
      <w:pPr>
        <w:pStyle w:val="footnote"/>
      </w:pPr>
      <w:r w:rsidRPr="004A3E27">
        <w:rPr>
          <w:rStyle w:val="FootnoteReference"/>
        </w:rPr>
        <w:footnoteRef/>
      </w:r>
      <w:r w:rsidRPr="004A3E27">
        <w:t xml:space="preserve"> Rev. 22:1.</w:t>
      </w:r>
    </w:p>
  </w:footnote>
  <w:footnote w:id="179">
    <w:p w14:paraId="2C3ED5A8" w14:textId="77777777" w:rsidR="00336170" w:rsidRPr="004A3E27" w:rsidRDefault="00336170"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336170" w:rsidRPr="004A3E27" w:rsidRDefault="00336170"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336170" w:rsidRPr="004A3E27" w:rsidRDefault="00336170"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336170" w:rsidRPr="004A3E27" w:rsidRDefault="00336170"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336170" w:rsidRPr="004A3E27" w:rsidRDefault="00336170"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336170" w:rsidRPr="004A3E27" w:rsidRDefault="00336170" w:rsidP="00BD5BBE">
      <w:pPr>
        <w:pStyle w:val="footnote"/>
      </w:pPr>
      <w:r w:rsidRPr="004A3E27">
        <w:rPr>
          <w:rStyle w:val="FootnoteReference"/>
        </w:rPr>
        <w:footnoteRef/>
      </w:r>
      <w:r w:rsidRPr="004A3E27">
        <w:t xml:space="preserve"> Cp. Ex. 15:17; Is. 58:14: I Pet. 1:4.</w:t>
      </w:r>
    </w:p>
  </w:footnote>
  <w:footnote w:id="185">
    <w:p w14:paraId="1FDF9287" w14:textId="77777777" w:rsidR="00336170" w:rsidRPr="004A3E27" w:rsidRDefault="0033617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336170" w:rsidRPr="004A3E27" w:rsidRDefault="00336170"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336170" w:rsidRPr="004A3E27" w:rsidRDefault="0033617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336170" w:rsidRPr="004A3E27" w:rsidRDefault="0033617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336170" w:rsidRPr="004A3E27" w:rsidRDefault="0033617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336170" w:rsidRPr="004A3E27" w:rsidRDefault="0033617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336170" w:rsidRPr="004A3E27" w:rsidRDefault="0033617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336170" w:rsidRPr="004A3E27" w:rsidRDefault="0033617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336170" w:rsidRPr="004A3E27" w:rsidRDefault="0033617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336170" w:rsidRPr="004A3E27" w:rsidRDefault="00336170" w:rsidP="00BD5BBE">
      <w:pPr>
        <w:pStyle w:val="footnote"/>
      </w:pPr>
      <w:r w:rsidRPr="004A3E27">
        <w:rPr>
          <w:rStyle w:val="FootnoteReference"/>
        </w:rPr>
        <w:footnoteRef/>
      </w:r>
      <w:r w:rsidRPr="004A3E27">
        <w:t xml:space="preserve"> Exodus 12:22; John 19:29; Hebrews 9:19.</w:t>
      </w:r>
    </w:p>
  </w:footnote>
  <w:footnote w:id="195">
    <w:p w14:paraId="6650920A" w14:textId="77777777" w:rsidR="00336170" w:rsidRPr="004A3E27" w:rsidRDefault="0033617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336170" w:rsidRPr="004A3E27" w:rsidRDefault="0033617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336170" w:rsidRPr="004A3E27" w:rsidRDefault="00336170"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336170" w:rsidRPr="004A3E27" w:rsidRDefault="00336170" w:rsidP="00BD5BBE">
      <w:pPr>
        <w:pStyle w:val="footnote"/>
      </w:pPr>
      <w:r w:rsidRPr="004A3E27">
        <w:rPr>
          <w:rStyle w:val="FootnoteReference"/>
        </w:rPr>
        <w:footnoteRef/>
      </w:r>
      <w:r w:rsidRPr="004A3E27">
        <w:t xml:space="preserve"> Lk. 10:18; 2 Thess. 1:6.</w:t>
      </w:r>
    </w:p>
  </w:footnote>
  <w:footnote w:id="199">
    <w:p w14:paraId="649547A2" w14:textId="77777777" w:rsidR="00336170" w:rsidRPr="004A3E27" w:rsidRDefault="0033617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336170" w:rsidRPr="004A3E27" w:rsidRDefault="00336170" w:rsidP="00BD5BBE">
      <w:pPr>
        <w:pStyle w:val="footnote"/>
      </w:pPr>
      <w:r w:rsidRPr="004A3E27">
        <w:rPr>
          <w:rStyle w:val="FootnoteReference"/>
        </w:rPr>
        <w:footnoteRef/>
      </w:r>
      <w:r w:rsidRPr="004A3E27">
        <w:t xml:space="preserve"> cp. 1 Peter 5:7.</w:t>
      </w:r>
    </w:p>
  </w:footnote>
  <w:footnote w:id="201">
    <w:p w14:paraId="27649907" w14:textId="77777777" w:rsidR="00336170" w:rsidRPr="004A3E27" w:rsidRDefault="00336170" w:rsidP="00BD5BBE">
      <w:pPr>
        <w:pStyle w:val="footnote"/>
      </w:pPr>
      <w:r w:rsidRPr="004A3E27">
        <w:rPr>
          <w:rStyle w:val="FootnoteReference"/>
        </w:rPr>
        <w:footnoteRef/>
      </w:r>
      <w:r w:rsidRPr="004A3E27">
        <w:t xml:space="preserve"> cp. Ephes 6:12; 1 Tim 4:1; Rev. 16:14.</w:t>
      </w:r>
    </w:p>
  </w:footnote>
  <w:footnote w:id="202">
    <w:p w14:paraId="594F6979" w14:textId="77777777" w:rsidR="00336170" w:rsidRPr="004A3E27" w:rsidRDefault="0033617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336170" w:rsidRPr="004A3E27" w:rsidRDefault="0033617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336170" w:rsidRPr="004A3E27" w:rsidRDefault="00336170"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336170" w:rsidRPr="004A3E27" w:rsidRDefault="00336170"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336170" w:rsidRPr="004A3E27" w:rsidRDefault="00336170" w:rsidP="00BD5BBE">
      <w:pPr>
        <w:pStyle w:val="footnote"/>
      </w:pPr>
      <w:r w:rsidRPr="004A3E27">
        <w:rPr>
          <w:rStyle w:val="FootnoteReference"/>
        </w:rPr>
        <w:footnoteRef/>
      </w:r>
      <w:r w:rsidRPr="004A3E27">
        <w:t xml:space="preserve"> Mercy: love (Luke 10:37).</w:t>
      </w:r>
    </w:p>
  </w:footnote>
  <w:footnote w:id="207">
    <w:p w14:paraId="11B0B018" w14:textId="77777777" w:rsidR="00336170" w:rsidRPr="004A3E27" w:rsidRDefault="00336170"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336170" w:rsidRPr="004A3E27" w:rsidRDefault="00336170"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336170" w:rsidRPr="004A3E27" w:rsidRDefault="0033617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336170" w:rsidRPr="004A3E27" w:rsidRDefault="0033617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336170" w:rsidRPr="004A3E27" w:rsidRDefault="00336170"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336170" w:rsidRPr="004A3E27" w:rsidRDefault="00336170" w:rsidP="00BD5BBE">
      <w:pPr>
        <w:pStyle w:val="footnote"/>
      </w:pPr>
      <w:r w:rsidRPr="004A3E27">
        <w:rPr>
          <w:rStyle w:val="FootnoteReference"/>
        </w:rPr>
        <w:footnoteRef/>
      </w:r>
      <w:r w:rsidRPr="004A3E27">
        <w:t xml:space="preserve"> Cp. ‘brood of vipers’ (Matt. 12:34; 23:33).</w:t>
      </w:r>
    </w:p>
  </w:footnote>
  <w:footnote w:id="213">
    <w:p w14:paraId="79B323AF" w14:textId="77777777" w:rsidR="00336170" w:rsidRPr="004A3E27" w:rsidRDefault="00336170" w:rsidP="00BD5BBE">
      <w:pPr>
        <w:pStyle w:val="footnote"/>
      </w:pPr>
      <w:r w:rsidRPr="004A3E27">
        <w:rPr>
          <w:rStyle w:val="FootnoteReference"/>
        </w:rPr>
        <w:footnoteRef/>
      </w:r>
      <w:r w:rsidRPr="004A3E27">
        <w:t xml:space="preserve"> Job. 33:14.</w:t>
      </w:r>
    </w:p>
  </w:footnote>
  <w:footnote w:id="214">
    <w:p w14:paraId="686CF1C0" w14:textId="77777777" w:rsidR="00336170" w:rsidRPr="004A3E27" w:rsidRDefault="00336170"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336170" w:rsidRPr="004A3E27" w:rsidRDefault="00336170"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336170" w:rsidRPr="004A3E27" w:rsidRDefault="00336170"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336170" w:rsidRPr="004A3E27" w:rsidRDefault="00336170"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336170" w:rsidRPr="004A3E27" w:rsidRDefault="0033617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336170" w:rsidRPr="004A3E27" w:rsidRDefault="0033617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336170" w:rsidRPr="004A3E27" w:rsidRDefault="00336170" w:rsidP="00BD5BBE">
      <w:pPr>
        <w:pStyle w:val="footnote"/>
      </w:pPr>
      <w:r w:rsidRPr="004A3E27">
        <w:rPr>
          <w:rStyle w:val="FootnoteReference"/>
        </w:rPr>
        <w:footnoteRef/>
      </w:r>
      <w:r w:rsidRPr="004A3E27">
        <w:t xml:space="preserve"> See footnote 62. &lt;2 previously&gt;</w:t>
      </w:r>
    </w:p>
  </w:footnote>
  <w:footnote w:id="221">
    <w:p w14:paraId="1B791EBC" w14:textId="77777777" w:rsidR="00336170" w:rsidRPr="004A3E27" w:rsidRDefault="0033617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336170" w:rsidRPr="004A3E27" w:rsidRDefault="00336170"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336170" w:rsidRPr="004A3E27" w:rsidRDefault="0033617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336170" w:rsidRPr="004A3E27" w:rsidRDefault="0033617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336170" w:rsidRPr="004A3E27" w:rsidRDefault="0033617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336170" w:rsidRPr="004A3E27" w:rsidRDefault="00336170"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336170" w:rsidRPr="004A3E27" w:rsidRDefault="0033617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336170" w:rsidRPr="004A3E27" w:rsidRDefault="00336170" w:rsidP="00BD5BBE">
      <w:pPr>
        <w:pStyle w:val="footnote"/>
      </w:pPr>
      <w:r w:rsidRPr="004A3E27">
        <w:rPr>
          <w:rStyle w:val="FootnoteReference"/>
        </w:rPr>
        <w:footnoteRef/>
      </w:r>
      <w:r w:rsidRPr="004A3E27">
        <w:t xml:space="preserve"> Numbers 10:35. Cp. Exodus 14.</w:t>
      </w:r>
    </w:p>
  </w:footnote>
  <w:footnote w:id="229">
    <w:p w14:paraId="772812A4" w14:textId="77777777" w:rsidR="00336170" w:rsidRPr="004A3E27" w:rsidRDefault="0033617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336170" w:rsidRPr="004A3E27" w:rsidRDefault="00336170" w:rsidP="00BD5BBE">
      <w:pPr>
        <w:pStyle w:val="footnote"/>
      </w:pPr>
      <w:r w:rsidRPr="004A3E27">
        <w:rPr>
          <w:rStyle w:val="FootnoteReference"/>
        </w:rPr>
        <w:footnoteRef/>
      </w:r>
      <w:r w:rsidRPr="004A3E27">
        <w:t xml:space="preserve"> Luke 4:32.</w:t>
      </w:r>
    </w:p>
  </w:footnote>
  <w:footnote w:id="231">
    <w:p w14:paraId="1C35810F" w14:textId="77777777" w:rsidR="00336170" w:rsidRPr="004A3E27" w:rsidRDefault="0033617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336170" w:rsidRPr="004A3E27" w:rsidRDefault="00336170" w:rsidP="00BD5BBE">
      <w:pPr>
        <w:pStyle w:val="footnote"/>
      </w:pPr>
      <w:r w:rsidRPr="004A3E27">
        <w:rPr>
          <w:rStyle w:val="FootnoteReference"/>
        </w:rPr>
        <w:footnoteRef/>
      </w:r>
      <w:r w:rsidRPr="004A3E27">
        <w:t xml:space="preserve"> Cp. Ephes. 4:8.</w:t>
      </w:r>
    </w:p>
  </w:footnote>
  <w:footnote w:id="233">
    <w:p w14:paraId="1069FF00" w14:textId="77777777" w:rsidR="00336170" w:rsidRPr="004A3E27" w:rsidRDefault="0033617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336170" w:rsidRPr="004A3E27" w:rsidRDefault="0033617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336170" w:rsidRPr="004A3E27" w:rsidRDefault="0033617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336170" w:rsidRPr="004A3E27" w:rsidRDefault="0033617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336170" w:rsidRPr="004A3E27" w:rsidRDefault="00336170" w:rsidP="00BD5BBE">
      <w:pPr>
        <w:pStyle w:val="footnote"/>
      </w:pPr>
      <w:r w:rsidRPr="004A3E27">
        <w:rPr>
          <w:rStyle w:val="FootnoteReference"/>
        </w:rPr>
        <w:footnoteRef/>
      </w:r>
      <w:r w:rsidRPr="004A3E27">
        <w:t xml:space="preserve"> Mk. 15:29; Jn. 2:17; Rom. 15:3.</w:t>
      </w:r>
    </w:p>
  </w:footnote>
  <w:footnote w:id="238">
    <w:p w14:paraId="252B5848" w14:textId="77777777" w:rsidR="00336170" w:rsidRPr="004A3E27" w:rsidRDefault="00336170" w:rsidP="00BD5BBE">
      <w:pPr>
        <w:pStyle w:val="footnote"/>
      </w:pPr>
      <w:r w:rsidRPr="004A3E27">
        <w:rPr>
          <w:rStyle w:val="FootnoteReference"/>
        </w:rPr>
        <w:footnoteRef/>
      </w:r>
      <w:r w:rsidRPr="004A3E27">
        <w:t xml:space="preserve"> The elders and chief priests.</w:t>
      </w:r>
    </w:p>
  </w:footnote>
  <w:footnote w:id="239">
    <w:p w14:paraId="0AE68D03" w14:textId="77777777" w:rsidR="00336170" w:rsidRPr="004A3E27" w:rsidRDefault="0033617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336170" w:rsidRPr="004A3E27" w:rsidRDefault="00336170" w:rsidP="00BD5BBE">
      <w:pPr>
        <w:pStyle w:val="footnote"/>
      </w:pPr>
      <w:r w:rsidRPr="004A3E27">
        <w:rPr>
          <w:rStyle w:val="FootnoteReference"/>
        </w:rPr>
        <w:footnoteRef/>
      </w:r>
      <w:r w:rsidRPr="004A3E27">
        <w:t xml:space="preserve"> Mt. 16:21; Mk. 8:31.</w:t>
      </w:r>
    </w:p>
  </w:footnote>
  <w:footnote w:id="241">
    <w:p w14:paraId="5D4E90F4" w14:textId="77777777" w:rsidR="00336170" w:rsidRPr="004A3E27" w:rsidRDefault="00336170" w:rsidP="00BD5BBE">
      <w:pPr>
        <w:pStyle w:val="footnote"/>
      </w:pPr>
      <w:r w:rsidRPr="004A3E27">
        <w:rPr>
          <w:rStyle w:val="FootnoteReference"/>
        </w:rPr>
        <w:footnoteRef/>
      </w:r>
      <w:r w:rsidRPr="004A3E27">
        <w:t xml:space="preserve"> Mt. 27:34.</w:t>
      </w:r>
    </w:p>
  </w:footnote>
  <w:footnote w:id="242">
    <w:p w14:paraId="2A1BD707" w14:textId="77777777" w:rsidR="00336170" w:rsidRPr="004A3E27" w:rsidRDefault="00336170" w:rsidP="00BD5BBE">
      <w:pPr>
        <w:pStyle w:val="footnote"/>
      </w:pPr>
      <w:r w:rsidRPr="004A3E27">
        <w:rPr>
          <w:rStyle w:val="FootnoteReference"/>
        </w:rPr>
        <w:footnoteRef/>
      </w:r>
      <w:r w:rsidRPr="004A3E27">
        <w:t xml:space="preserve"> Cp. Rom. 11:9,10.</w:t>
      </w:r>
    </w:p>
  </w:footnote>
  <w:footnote w:id="243">
    <w:p w14:paraId="09150116" w14:textId="77777777" w:rsidR="00336170" w:rsidRPr="004A3E27" w:rsidRDefault="00336170"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336170" w:rsidRPr="004A3E27" w:rsidRDefault="00336170"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336170" w:rsidRPr="004A3E27" w:rsidRDefault="00336170"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336170" w:rsidRPr="004A3E27" w:rsidRDefault="0033617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336170" w:rsidRPr="004A3E27" w:rsidRDefault="00336170" w:rsidP="00BD5BBE">
      <w:pPr>
        <w:pStyle w:val="footnote"/>
      </w:pPr>
      <w:r w:rsidRPr="004A3E27">
        <w:rPr>
          <w:rStyle w:val="FootnoteReference"/>
        </w:rPr>
        <w:footnoteRef/>
      </w:r>
      <w:r w:rsidRPr="004A3E27">
        <w:t xml:space="preserve"> Ephes. 3:10; 4:8.</w:t>
      </w:r>
    </w:p>
  </w:footnote>
  <w:footnote w:id="248">
    <w:p w14:paraId="63D5291B" w14:textId="77777777" w:rsidR="00336170" w:rsidRPr="004A3E27" w:rsidRDefault="0033617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336170" w:rsidRPr="004A3E27" w:rsidRDefault="0033617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336170" w:rsidRPr="004A3E27" w:rsidRDefault="0033617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336170" w:rsidRPr="004A3E27" w:rsidRDefault="00336170" w:rsidP="00BD5BBE">
      <w:pPr>
        <w:pStyle w:val="footnote"/>
      </w:pPr>
      <w:r w:rsidRPr="004A3E27">
        <w:rPr>
          <w:rStyle w:val="FootnoteReference"/>
        </w:rPr>
        <w:footnoteRef/>
      </w:r>
      <w:r w:rsidRPr="004A3E27">
        <w:t xml:space="preserve"> Rivers: Tigris and Euphrates.</w:t>
      </w:r>
    </w:p>
  </w:footnote>
  <w:footnote w:id="252">
    <w:p w14:paraId="7811A007" w14:textId="77777777" w:rsidR="00336170" w:rsidRPr="004A3E27" w:rsidRDefault="00336170" w:rsidP="00BD5BBE">
      <w:pPr>
        <w:pStyle w:val="footnote"/>
      </w:pPr>
      <w:r w:rsidRPr="004A3E27">
        <w:rPr>
          <w:rStyle w:val="FootnoteReference"/>
        </w:rPr>
        <w:footnoteRef/>
      </w:r>
      <w:r w:rsidRPr="004A3E27">
        <w:t xml:space="preserve"> Cp. Ps. 47:8.</w:t>
      </w:r>
    </w:p>
  </w:footnote>
  <w:footnote w:id="253">
    <w:p w14:paraId="57352CBF" w14:textId="77777777" w:rsidR="00336170" w:rsidRPr="004A3E27" w:rsidRDefault="00336170" w:rsidP="00BD5BBE">
      <w:pPr>
        <w:pStyle w:val="footnote"/>
      </w:pPr>
      <w:r w:rsidRPr="004A3E27">
        <w:rPr>
          <w:rStyle w:val="FootnoteReference"/>
        </w:rPr>
        <w:footnoteRef/>
      </w:r>
      <w:r w:rsidRPr="004A3E27">
        <w:t xml:space="preserve"> Cp. Rev. 1:18; Heb. 7:25; Num. 14:28.</w:t>
      </w:r>
    </w:p>
  </w:footnote>
  <w:footnote w:id="254">
    <w:p w14:paraId="2E026D23" w14:textId="77777777" w:rsidR="00336170" w:rsidRPr="004A3E27" w:rsidRDefault="0033617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336170" w:rsidRPr="004A3E27" w:rsidRDefault="0033617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336170" w:rsidRPr="004A3E27" w:rsidRDefault="0033617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36170" w:rsidRPr="004A3E27" w:rsidRDefault="00336170" w:rsidP="00BD5BBE">
      <w:pPr>
        <w:pStyle w:val="footnote"/>
      </w:pPr>
      <w:r w:rsidRPr="004A3E27">
        <w:tab/>
        <w:t>For them there are no pains;</w:t>
      </w:r>
    </w:p>
    <w:p w14:paraId="15E57D33" w14:textId="77777777" w:rsidR="00336170" w:rsidRPr="004A3E27" w:rsidRDefault="00336170" w:rsidP="00BD5BBE">
      <w:pPr>
        <w:pStyle w:val="footnote"/>
      </w:pPr>
      <w:r w:rsidRPr="004A3E27">
        <w:tab/>
        <w:t>fit and strong are their bodies.</w:t>
      </w:r>
    </w:p>
  </w:footnote>
  <w:footnote w:id="257">
    <w:p w14:paraId="2000D9CE" w14:textId="77777777" w:rsidR="00336170" w:rsidRPr="004A3E27" w:rsidRDefault="00336170"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336170" w:rsidRPr="004A3E27" w:rsidRDefault="0033617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336170" w:rsidRPr="004A3E27" w:rsidRDefault="0033617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336170" w:rsidRPr="004A3E27" w:rsidRDefault="00336170"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336170" w:rsidRPr="004A3E27" w:rsidRDefault="0033617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336170" w:rsidRPr="004A3E27" w:rsidRDefault="0033617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336170" w:rsidRPr="004A3E27" w:rsidRDefault="0033617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336170" w:rsidRPr="004A3E27" w:rsidRDefault="00336170"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336170" w:rsidRPr="004A3E27" w:rsidRDefault="0033617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336170" w:rsidRPr="004A3E27" w:rsidRDefault="0033617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336170" w:rsidRPr="004A3E27" w:rsidRDefault="0033617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336170" w:rsidRPr="004A3E27" w:rsidRDefault="00336170"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336170" w:rsidRPr="004A3E27" w:rsidRDefault="00336170"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336170" w:rsidRPr="004A3E27" w:rsidRDefault="0033617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336170" w:rsidRPr="004A3E27" w:rsidRDefault="0033617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336170" w:rsidRDefault="0033617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36170" w:rsidRDefault="00336170" w:rsidP="00BD5BBE">
      <w:pPr>
        <w:pStyle w:val="footnote"/>
      </w:pPr>
      <w:r>
        <w:tab/>
        <w:t>‘I will speak My mind in parables,</w:t>
      </w:r>
    </w:p>
    <w:p w14:paraId="04636509" w14:textId="77777777" w:rsidR="00336170" w:rsidRDefault="00336170" w:rsidP="00BD5BBE">
      <w:pPr>
        <w:pStyle w:val="footnote"/>
      </w:pPr>
      <w:r>
        <w:tab/>
        <w:t>divulge secrets hidden since creation’ (cp. Rev. 3:14).</w:t>
      </w:r>
    </w:p>
  </w:footnote>
  <w:footnote w:id="273">
    <w:p w14:paraId="7427B3ED" w14:textId="77777777" w:rsidR="00336170" w:rsidRDefault="0033617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336170" w:rsidRDefault="00336170" w:rsidP="00BD5BBE">
      <w:pPr>
        <w:pStyle w:val="footnote"/>
      </w:pPr>
      <w:r>
        <w:rPr>
          <w:rStyle w:val="FootnoteReference"/>
        </w:rPr>
        <w:footnoteRef/>
      </w:r>
      <w:r>
        <w:t xml:space="preserve"> Ephraim = Israel (cp. Hos. 7; Num. 14; 1 Sam. 4).</w:t>
      </w:r>
    </w:p>
  </w:footnote>
  <w:footnote w:id="275">
    <w:p w14:paraId="3E975B3D" w14:textId="77777777" w:rsidR="00336170" w:rsidRDefault="00336170" w:rsidP="00BD5BBE">
      <w:pPr>
        <w:pStyle w:val="footnote"/>
      </w:pPr>
      <w:r>
        <w:rPr>
          <w:rStyle w:val="FootnoteReference"/>
        </w:rPr>
        <w:footnoteRef/>
      </w:r>
      <w:r>
        <w:t xml:space="preserve"> He deferred giving them the promised food and the Promised Land.</w:t>
      </w:r>
    </w:p>
  </w:footnote>
  <w:footnote w:id="276">
    <w:p w14:paraId="4F93FDA3" w14:textId="77777777" w:rsidR="00336170" w:rsidRDefault="0033617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336170" w:rsidRDefault="00336170"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336170" w:rsidRDefault="00336170" w:rsidP="00BD5BBE">
      <w:pPr>
        <w:pStyle w:val="footnote"/>
      </w:pPr>
      <w:r>
        <w:rPr>
          <w:rStyle w:val="FootnoteReference"/>
        </w:rPr>
        <w:footnoteRef/>
      </w:r>
      <w:r>
        <w:t xml:space="preserve"> John 15.</w:t>
      </w:r>
    </w:p>
  </w:footnote>
  <w:footnote w:id="279">
    <w:p w14:paraId="211D4309" w14:textId="77777777" w:rsidR="00336170" w:rsidRDefault="00336170" w:rsidP="00BD5BBE">
      <w:pPr>
        <w:pStyle w:val="footnote"/>
      </w:pPr>
      <w:r>
        <w:rPr>
          <w:rStyle w:val="FootnoteReference"/>
        </w:rPr>
        <w:footnoteRef/>
      </w:r>
      <w:r>
        <w:t xml:space="preserve"> Joseph = Israel (Gen. 40:23; 48:15; Amos 6:6).</w:t>
      </w:r>
    </w:p>
  </w:footnote>
  <w:footnote w:id="280">
    <w:p w14:paraId="7AA1750E" w14:textId="77777777" w:rsidR="00336170" w:rsidRDefault="00336170" w:rsidP="00BD5BBE">
      <w:pPr>
        <w:pStyle w:val="footnote"/>
      </w:pPr>
      <w:r>
        <w:rPr>
          <w:rStyle w:val="FootnoteReference"/>
        </w:rPr>
        <w:footnoteRef/>
      </w:r>
      <w:r>
        <w:t xml:space="preserve"> 2 Sam. 6:2 (LXX).</w:t>
      </w:r>
    </w:p>
  </w:footnote>
  <w:footnote w:id="281">
    <w:p w14:paraId="1F148131" w14:textId="77777777" w:rsidR="00336170" w:rsidRDefault="0033617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336170" w:rsidRDefault="00336170" w:rsidP="00BD5BBE">
      <w:pPr>
        <w:pStyle w:val="footnote"/>
      </w:pPr>
      <w:r>
        <w:rPr>
          <w:rStyle w:val="FootnoteReference"/>
        </w:rPr>
        <w:footnoteRef/>
      </w:r>
      <w:r>
        <w:t xml:space="preserve"> ‘What tongue? The voice of God’ (St Athanasius).</w:t>
      </w:r>
    </w:p>
  </w:footnote>
  <w:footnote w:id="283">
    <w:p w14:paraId="33FBC19B" w14:textId="77777777" w:rsidR="00336170" w:rsidRDefault="00336170" w:rsidP="00BD5BBE">
      <w:pPr>
        <w:pStyle w:val="footnote"/>
      </w:pPr>
      <w:r>
        <w:rPr>
          <w:rStyle w:val="FootnoteReference"/>
        </w:rPr>
        <w:footnoteRef/>
      </w:r>
      <w:r>
        <w:t xml:space="preserve"> Exodus 9:23; 19:16.</w:t>
      </w:r>
    </w:p>
  </w:footnote>
  <w:footnote w:id="284">
    <w:p w14:paraId="5C3F1B44" w14:textId="77777777" w:rsidR="00336170" w:rsidRDefault="00336170"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336170" w:rsidRDefault="0033617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336170" w:rsidRDefault="00336170" w:rsidP="00BD5BBE">
      <w:pPr>
        <w:pStyle w:val="footnote"/>
      </w:pPr>
      <w:r>
        <w:rPr>
          <w:rStyle w:val="FootnoteReference"/>
        </w:rPr>
        <w:footnoteRef/>
      </w:r>
      <w:r>
        <w:t xml:space="preserve"> </w:t>
      </w:r>
      <w:r>
        <w:rPr>
          <w:i/>
        </w:rPr>
        <w:t>See the previous footnote</w:t>
      </w:r>
      <w:r>
        <w:t>.</w:t>
      </w:r>
    </w:p>
  </w:footnote>
  <w:footnote w:id="287">
    <w:p w14:paraId="09156637" w14:textId="77777777" w:rsidR="00336170" w:rsidRDefault="00336170" w:rsidP="00BD5BBE">
      <w:pPr>
        <w:pStyle w:val="footnote"/>
      </w:pPr>
      <w:r>
        <w:rPr>
          <w:rStyle w:val="FootnoteReference"/>
        </w:rPr>
        <w:footnoteRef/>
      </w:r>
      <w:r>
        <w:t xml:space="preserve"> Cp. Isaiah 36:6; 2 Chron. 32:8; 1 Tim. 6:17; Ps. 74:4; Gal. 2:9; 1 Sam. 2:8.</w:t>
      </w:r>
    </w:p>
  </w:footnote>
  <w:footnote w:id="288">
    <w:p w14:paraId="14FEF0D9" w14:textId="77777777" w:rsidR="00336170" w:rsidRDefault="00336170" w:rsidP="00BD5BBE">
      <w:pPr>
        <w:pStyle w:val="footnote"/>
      </w:pPr>
      <w:r>
        <w:rPr>
          <w:rStyle w:val="FootnoteReference"/>
        </w:rPr>
        <w:footnoteRef/>
      </w:r>
      <w:r>
        <w:t xml:space="preserve"> John 10:34-36.</w:t>
      </w:r>
    </w:p>
  </w:footnote>
  <w:footnote w:id="289">
    <w:p w14:paraId="136A7666" w14:textId="77777777" w:rsidR="00336170" w:rsidRDefault="00336170" w:rsidP="00BD5BBE">
      <w:pPr>
        <w:pStyle w:val="footnote"/>
      </w:pPr>
      <w:r>
        <w:rPr>
          <w:rStyle w:val="FootnoteReference"/>
        </w:rPr>
        <w:footnoteRef/>
      </w:r>
      <w:r>
        <w:t xml:space="preserve"> This prayer is already answered (John 3:18; 9:39; 12:31; Acts 17:31).</w:t>
      </w:r>
    </w:p>
  </w:footnote>
  <w:footnote w:id="290">
    <w:p w14:paraId="764CD80E" w14:textId="77777777" w:rsidR="00336170" w:rsidRDefault="00336170"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336170" w:rsidRDefault="00336170" w:rsidP="00BD5BBE">
      <w:pPr>
        <w:pStyle w:val="footnote"/>
      </w:pPr>
      <w:r>
        <w:rPr>
          <w:rStyle w:val="FootnoteReference"/>
        </w:rPr>
        <w:footnoteRef/>
      </w:r>
      <w:r>
        <w:t xml:space="preserve"> Man has made a mess of the earth (Gen. 3; Isaiah 24:4-6 etc.)</w:t>
      </w:r>
    </w:p>
  </w:footnote>
  <w:footnote w:id="292">
    <w:p w14:paraId="71E6E356" w14:textId="77777777" w:rsidR="00336170" w:rsidRDefault="00336170" w:rsidP="00BD5BBE">
      <w:pPr>
        <w:pStyle w:val="footnote"/>
      </w:pPr>
      <w:r>
        <w:rPr>
          <w:rStyle w:val="FootnoteReference"/>
        </w:rPr>
        <w:footnoteRef/>
      </w:r>
      <w:r>
        <w:t xml:space="preserve"> Cp. Lk. 13:25; Mk. 4:11; Col. 4:5; Rev. 22:15.</w:t>
      </w:r>
    </w:p>
  </w:footnote>
  <w:footnote w:id="293">
    <w:p w14:paraId="41AC4983" w14:textId="77777777" w:rsidR="00336170" w:rsidRDefault="00336170"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336170" w:rsidRDefault="00336170" w:rsidP="00BD5BBE">
      <w:pPr>
        <w:pStyle w:val="footnote"/>
      </w:pPr>
      <w:r>
        <w:rPr>
          <w:rStyle w:val="FootnoteReference"/>
        </w:rPr>
        <w:footnoteRef/>
      </w:r>
      <w:r>
        <w:t xml:space="preserve"> holy: cp. 1 Cor. 3:16,17; 6:15-19; Heb. 3:1; 12:10; 1 Pet. 1:15,16; 2 Pet. 1-4.</w:t>
      </w:r>
    </w:p>
  </w:footnote>
  <w:footnote w:id="295">
    <w:p w14:paraId="7FD51EF5" w14:textId="77777777" w:rsidR="00336170" w:rsidRDefault="00336170"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336170" w:rsidRDefault="00336170" w:rsidP="00BD5BBE">
      <w:pPr>
        <w:pStyle w:val="footnote"/>
      </w:pPr>
      <w:r>
        <w:rPr>
          <w:rStyle w:val="FootnoteReference"/>
        </w:rPr>
        <w:footnoteRef/>
      </w:r>
      <w:r>
        <w:t xml:space="preserve"> ‘The song of the Lamb.’ (Rev. 15:3-5; John 12:32).</w:t>
      </w:r>
    </w:p>
  </w:footnote>
  <w:footnote w:id="297">
    <w:p w14:paraId="76FC32A6" w14:textId="77777777" w:rsidR="00336170" w:rsidRDefault="0033617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336170" w:rsidRDefault="0033617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336170" w:rsidRDefault="0033617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336170" w:rsidRDefault="0033617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336170" w:rsidRDefault="00336170"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336170" w:rsidRDefault="00336170"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336170" w:rsidRDefault="0033617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336170" w:rsidRDefault="0033617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336170" w:rsidRDefault="00336170" w:rsidP="00BD5BBE">
      <w:pPr>
        <w:pStyle w:val="footnote"/>
      </w:pPr>
      <w:r>
        <w:rPr>
          <w:rStyle w:val="FootnoteReference"/>
        </w:rPr>
        <w:footnoteRef/>
      </w:r>
      <w:r>
        <w:t xml:space="preserve"> Cp. 2 Samuel 7:4-17; 1 Chron. 17:3-14.</w:t>
      </w:r>
    </w:p>
  </w:footnote>
  <w:footnote w:id="306">
    <w:p w14:paraId="41487A2A" w14:textId="77777777" w:rsidR="00336170" w:rsidRDefault="0033617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336170" w:rsidRDefault="00336170"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336170" w:rsidRDefault="0033617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336170" w:rsidRDefault="00336170"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336170" w:rsidRDefault="00336170" w:rsidP="00C544D6">
      <w:pPr>
        <w:pStyle w:val="footnote"/>
      </w:pPr>
      <w:r>
        <w:rPr>
          <w:rStyle w:val="FootnoteReference"/>
        </w:rPr>
        <w:footnoteRef/>
      </w:r>
      <w:r>
        <w:t xml:space="preserve"> Rev. 1:5; 3:14.</w:t>
      </w:r>
    </w:p>
  </w:footnote>
  <w:footnote w:id="311">
    <w:p w14:paraId="11F2D9AD" w14:textId="77777777" w:rsidR="00336170" w:rsidRDefault="0033617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336170" w:rsidRDefault="0033617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336170" w:rsidRDefault="00336170" w:rsidP="00C544D6">
      <w:pPr>
        <w:pStyle w:val="footnote"/>
      </w:pPr>
      <w:r>
        <w:rPr>
          <w:rStyle w:val="FootnoteReference"/>
        </w:rPr>
        <w:footnoteRef/>
      </w:r>
      <w:r>
        <w:t xml:space="preserve"> That is, in the Kingdom (1 Cor. 4:20).</w:t>
      </w:r>
    </w:p>
  </w:footnote>
  <w:footnote w:id="314">
    <w:p w14:paraId="6FEEFB4C" w14:textId="77777777" w:rsidR="00336170" w:rsidRDefault="00336170"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336170" w:rsidRDefault="00336170"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336170" w:rsidRDefault="00336170"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336170" w:rsidRDefault="00336170" w:rsidP="00C544D6">
      <w:pPr>
        <w:pStyle w:val="footnote"/>
      </w:pPr>
      <w:r>
        <w:rPr>
          <w:rStyle w:val="FootnoteReference"/>
        </w:rPr>
        <w:footnoteRef/>
      </w:r>
      <w:r>
        <w:t xml:space="preserve"> John 7:38.</w:t>
      </w:r>
    </w:p>
  </w:footnote>
  <w:footnote w:id="318">
    <w:p w14:paraId="004CC793" w14:textId="77777777" w:rsidR="00336170" w:rsidRDefault="0033617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336170" w:rsidRDefault="00336170" w:rsidP="00C544D6">
      <w:pPr>
        <w:pStyle w:val="footnote"/>
      </w:pPr>
      <w:r>
        <w:rPr>
          <w:rStyle w:val="FootnoteReference"/>
        </w:rPr>
        <w:footnoteRef/>
      </w:r>
      <w:r>
        <w:t xml:space="preserve"> Cp. 1 Cor. 3:20, ‘The Lord knows the thoughts of the wise…’</w:t>
      </w:r>
    </w:p>
  </w:footnote>
  <w:footnote w:id="320">
    <w:p w14:paraId="046745B9" w14:textId="77777777" w:rsidR="00336170" w:rsidRDefault="00336170" w:rsidP="00C544D6">
      <w:pPr>
        <w:pStyle w:val="footnote"/>
      </w:pPr>
      <w:r>
        <w:rPr>
          <w:rStyle w:val="FootnoteReference"/>
        </w:rPr>
        <w:footnoteRef/>
      </w:r>
      <w:r>
        <w:t xml:space="preserve"> Ex. 17:1-7.</w:t>
      </w:r>
    </w:p>
  </w:footnote>
  <w:footnote w:id="321">
    <w:p w14:paraId="08EA846E" w14:textId="77777777" w:rsidR="00336170" w:rsidRDefault="00336170" w:rsidP="00C544D6">
      <w:pPr>
        <w:pStyle w:val="footnote"/>
      </w:pPr>
      <w:r>
        <w:rPr>
          <w:rStyle w:val="FootnoteReference"/>
        </w:rPr>
        <w:footnoteRef/>
      </w:r>
      <w:r>
        <w:t xml:space="preserve"> Num. 14:32-34.</w:t>
      </w:r>
    </w:p>
  </w:footnote>
  <w:footnote w:id="322">
    <w:p w14:paraId="27E7289C" w14:textId="77777777" w:rsidR="00336170" w:rsidRDefault="00336170" w:rsidP="00C544D6">
      <w:pPr>
        <w:pStyle w:val="footnote"/>
      </w:pPr>
      <w:r>
        <w:rPr>
          <w:rStyle w:val="FootnoteReference"/>
        </w:rPr>
        <w:footnoteRef/>
      </w:r>
      <w:r>
        <w:t xml:space="preserve"> Cp. Heb.3:7-11; 4:10.</w:t>
      </w:r>
    </w:p>
  </w:footnote>
  <w:footnote w:id="323">
    <w:p w14:paraId="6A0DA86F" w14:textId="77777777" w:rsidR="00336170" w:rsidRDefault="00336170" w:rsidP="00C544D6">
      <w:pPr>
        <w:pStyle w:val="footnote"/>
      </w:pPr>
      <w:r>
        <w:rPr>
          <w:rStyle w:val="FootnoteReference"/>
        </w:rPr>
        <w:footnoteRef/>
      </w:r>
      <w:r>
        <w:t xml:space="preserve"> Cp. Deut. 32:17; 1 Cor. 10:20; Psalm 105:36-38; 1 Chron. 16:26.</w:t>
      </w:r>
    </w:p>
  </w:footnote>
  <w:footnote w:id="324">
    <w:p w14:paraId="29039A45" w14:textId="77777777" w:rsidR="00336170" w:rsidRDefault="00336170"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336170" w:rsidRDefault="00336170" w:rsidP="00C544D6">
      <w:pPr>
        <w:pStyle w:val="footnote"/>
      </w:pPr>
      <w:r>
        <w:rPr>
          <w:rStyle w:val="FootnoteReference"/>
        </w:rPr>
        <w:footnoteRef/>
      </w:r>
      <w:r>
        <w:t xml:space="preserve"> Cp. Pss. 32:5b; 84:10b. Rom. 1:19-21; 2 Cor. 4:6; Jn. 1:14; 6:40; 17:22-24.</w:t>
      </w:r>
    </w:p>
  </w:footnote>
  <w:footnote w:id="326">
    <w:p w14:paraId="22A45999" w14:textId="77777777" w:rsidR="00336170" w:rsidRDefault="0033617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336170" w:rsidRDefault="00336170" w:rsidP="00C544D6">
      <w:pPr>
        <w:pStyle w:val="footnote"/>
      </w:pPr>
      <w:r>
        <w:rPr>
          <w:rStyle w:val="FootnoteReference"/>
        </w:rPr>
        <w:footnoteRef/>
      </w:r>
      <w:r>
        <w:t xml:space="preserve"> Rev. 4:6, Ezek. 1:5-10.</w:t>
      </w:r>
    </w:p>
  </w:footnote>
  <w:footnote w:id="328">
    <w:p w14:paraId="33F848D7" w14:textId="77777777" w:rsidR="00336170" w:rsidRDefault="00336170"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336170" w:rsidRDefault="00336170"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336170" w:rsidRDefault="00336170" w:rsidP="00C544D6">
      <w:pPr>
        <w:pStyle w:val="footnote"/>
      </w:pPr>
      <w:r>
        <w:rPr>
          <w:rStyle w:val="FootnoteReference"/>
        </w:rPr>
        <w:footnoteRef/>
      </w:r>
      <w:r>
        <w:t xml:space="preserve"> Cp. Ps. 38:7a.</w:t>
      </w:r>
    </w:p>
  </w:footnote>
  <w:footnote w:id="331">
    <w:p w14:paraId="1B133F2B" w14:textId="77777777" w:rsidR="00336170" w:rsidRDefault="0033617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336170" w:rsidRDefault="00336170"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336170" w:rsidRDefault="00336170" w:rsidP="00C544D6">
      <w:pPr>
        <w:pStyle w:val="footnote"/>
      </w:pPr>
      <w:r>
        <w:rPr>
          <w:rStyle w:val="FootnoteReference"/>
        </w:rPr>
        <w:footnoteRef/>
      </w:r>
      <w:r>
        <w:t xml:space="preserve"> ‘God is love’ (1 John 4:8,16).</w:t>
      </w:r>
    </w:p>
  </w:footnote>
  <w:footnote w:id="334">
    <w:p w14:paraId="1EEA58C5" w14:textId="77777777" w:rsidR="00336170" w:rsidRDefault="00336170" w:rsidP="00C544D6">
      <w:pPr>
        <w:pStyle w:val="footnote"/>
      </w:pPr>
      <w:r>
        <w:rPr>
          <w:rStyle w:val="FootnoteReference"/>
        </w:rPr>
        <w:footnoteRef/>
      </w:r>
      <w:r>
        <w:t xml:space="preserve"> Cp. Ps. 147:8.</w:t>
      </w:r>
    </w:p>
  </w:footnote>
  <w:footnote w:id="335">
    <w:p w14:paraId="1F5C3038" w14:textId="77777777" w:rsidR="00336170" w:rsidRDefault="00336170"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336170" w:rsidRDefault="00336170"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336170" w:rsidRDefault="0033617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336170" w:rsidRDefault="00336170" w:rsidP="00C544D6">
      <w:pPr>
        <w:pStyle w:val="footnote"/>
      </w:pPr>
      <w:r>
        <w:rPr>
          <w:rStyle w:val="FootnoteReference"/>
        </w:rPr>
        <w:footnoteRef/>
      </w:r>
      <w:r>
        <w:t xml:space="preserve"> Heb. 1:7; Ezek. 1:14; 2 Esdras 8:22.</w:t>
      </w:r>
    </w:p>
  </w:footnote>
  <w:footnote w:id="339">
    <w:p w14:paraId="384A849F" w14:textId="77777777" w:rsidR="00336170" w:rsidRDefault="00336170" w:rsidP="00C544D6">
      <w:pPr>
        <w:pStyle w:val="footnote"/>
      </w:pPr>
      <w:r>
        <w:rPr>
          <w:rStyle w:val="FootnoteReference"/>
        </w:rPr>
        <w:footnoteRef/>
      </w:r>
      <w:r>
        <w:t xml:space="preserve"> Much of Psalm 104 occurs almost verbatim in 1 Chron. 16:8-22 (cp. vv. 7:36).</w:t>
      </w:r>
    </w:p>
  </w:footnote>
  <w:footnote w:id="340">
    <w:p w14:paraId="1DCE9038" w14:textId="77777777" w:rsidR="00336170" w:rsidRDefault="0033617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336170" w:rsidRDefault="00336170" w:rsidP="00C544D6">
      <w:pPr>
        <w:pStyle w:val="footnote"/>
      </w:pPr>
      <w:r>
        <w:rPr>
          <w:rStyle w:val="FootnoteReference"/>
        </w:rPr>
        <w:footnoteRef/>
      </w:r>
      <w:r>
        <w:t xml:space="preserve"> caterpillars: larva of the locust.</w:t>
      </w:r>
    </w:p>
  </w:footnote>
  <w:footnote w:id="342">
    <w:p w14:paraId="6E762A27" w14:textId="77777777" w:rsidR="00336170" w:rsidRDefault="00336170" w:rsidP="00C544D6">
      <w:pPr>
        <w:pStyle w:val="footnote"/>
      </w:pPr>
      <w:r>
        <w:rPr>
          <w:rStyle w:val="FootnoteReference"/>
        </w:rPr>
        <w:footnoteRef/>
      </w:r>
      <w:r>
        <w:t xml:space="preserve"> Ex. 16:12-15; Jn. 6:31-35.</w:t>
      </w:r>
    </w:p>
  </w:footnote>
  <w:footnote w:id="343">
    <w:p w14:paraId="463C0491" w14:textId="77777777" w:rsidR="00336170" w:rsidRDefault="00336170" w:rsidP="00C544D6">
      <w:pPr>
        <w:pStyle w:val="footnote"/>
      </w:pPr>
      <w:r>
        <w:rPr>
          <w:rStyle w:val="FootnoteReference"/>
        </w:rPr>
        <w:footnoteRef/>
      </w:r>
      <w:r>
        <w:t xml:space="preserve"> Gen. 15:14.</w:t>
      </w:r>
    </w:p>
  </w:footnote>
  <w:footnote w:id="344">
    <w:p w14:paraId="078805D2" w14:textId="77777777" w:rsidR="00336170" w:rsidRDefault="0033617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336170" w:rsidRDefault="00336170"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336170" w:rsidRDefault="00336170" w:rsidP="00C544D6">
      <w:pPr>
        <w:pStyle w:val="footnote"/>
      </w:pPr>
      <w:r>
        <w:rPr>
          <w:rStyle w:val="FootnoteReference"/>
        </w:rPr>
        <w:footnoteRef/>
      </w:r>
      <w:r>
        <w:t xml:space="preserve"> Cp. Mark 8:17-21; Matthew 16:9-12.</w:t>
      </w:r>
    </w:p>
  </w:footnote>
  <w:footnote w:id="347">
    <w:p w14:paraId="008D3EE2" w14:textId="77777777" w:rsidR="00336170" w:rsidRDefault="00336170" w:rsidP="00C544D6">
      <w:pPr>
        <w:pStyle w:val="footnote"/>
      </w:pPr>
      <w:r>
        <w:rPr>
          <w:rStyle w:val="FootnoteReference"/>
        </w:rPr>
        <w:footnoteRef/>
      </w:r>
      <w:r>
        <w:t xml:space="preserve"> Num. 11:34.</w:t>
      </w:r>
    </w:p>
  </w:footnote>
  <w:footnote w:id="348">
    <w:p w14:paraId="45B2152E" w14:textId="77777777" w:rsidR="00336170" w:rsidRDefault="00336170" w:rsidP="00C544D6">
      <w:pPr>
        <w:pStyle w:val="footnote"/>
      </w:pPr>
      <w:r>
        <w:rPr>
          <w:rStyle w:val="FootnoteReference"/>
        </w:rPr>
        <w:footnoteRef/>
      </w:r>
      <w:r>
        <w:t xml:space="preserve"> Num. 16:32.</w:t>
      </w:r>
    </w:p>
  </w:footnote>
  <w:footnote w:id="349">
    <w:p w14:paraId="5BE35E93" w14:textId="77777777" w:rsidR="00336170" w:rsidRDefault="00336170"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336170" w:rsidRDefault="0033617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336170" w:rsidRDefault="00336170"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336170" w:rsidRDefault="00336170"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336170" w:rsidRDefault="00336170" w:rsidP="00C544D6">
      <w:pPr>
        <w:pStyle w:val="footnote"/>
      </w:pPr>
      <w:r>
        <w:rPr>
          <w:rStyle w:val="FootnoteReference"/>
        </w:rPr>
        <w:footnoteRef/>
      </w:r>
      <w:r>
        <w:t xml:space="preserve"> See Psalm 59:10 and footnote.</w:t>
      </w:r>
    </w:p>
  </w:footnote>
  <w:footnote w:id="354">
    <w:p w14:paraId="70CC4836" w14:textId="77777777" w:rsidR="00336170" w:rsidRDefault="0033617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336170" w:rsidRDefault="00336170" w:rsidP="00C544D6">
      <w:pPr>
        <w:pStyle w:val="footnote"/>
      </w:pPr>
      <w:r>
        <w:rPr>
          <w:rStyle w:val="FootnoteReference"/>
        </w:rPr>
        <w:footnoteRef/>
      </w:r>
      <w:r>
        <w:t xml:space="preserve"> Cp. Num. 5:22.</w:t>
      </w:r>
    </w:p>
  </w:footnote>
  <w:footnote w:id="356">
    <w:p w14:paraId="292E96AE" w14:textId="77777777" w:rsidR="00336170" w:rsidRDefault="00336170" w:rsidP="00C544D6">
      <w:pPr>
        <w:pStyle w:val="footnote"/>
      </w:pPr>
      <w:r>
        <w:rPr>
          <w:rStyle w:val="FootnoteReference"/>
        </w:rPr>
        <w:footnoteRef/>
      </w:r>
      <w:r>
        <w:t xml:space="preserve"> Mt. 27:39.</w:t>
      </w:r>
    </w:p>
  </w:footnote>
  <w:footnote w:id="357">
    <w:p w14:paraId="7B5761D5" w14:textId="77777777" w:rsidR="00336170" w:rsidRDefault="0033617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336170" w:rsidRDefault="00336170"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336170" w:rsidRDefault="00336170" w:rsidP="00C544D6">
      <w:pPr>
        <w:pStyle w:val="footnote"/>
      </w:pPr>
      <w:r>
        <w:rPr>
          <w:rStyle w:val="FootnoteReference"/>
        </w:rPr>
        <w:footnoteRef/>
      </w:r>
      <w:r>
        <w:t xml:space="preserve"> Cp. 1 Cor. 15:41-43.</w:t>
      </w:r>
    </w:p>
  </w:footnote>
  <w:footnote w:id="360">
    <w:p w14:paraId="4C93D1C9" w14:textId="77777777" w:rsidR="00336170" w:rsidRDefault="0033617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336170" w:rsidRDefault="00336170" w:rsidP="00C544D6">
      <w:pPr>
        <w:pStyle w:val="footnote"/>
      </w:pPr>
      <w:r>
        <w:rPr>
          <w:rStyle w:val="FootnoteReference"/>
        </w:rPr>
        <w:footnoteRef/>
      </w:r>
      <w:r>
        <w:t xml:space="preserve"> Heb. 7:21.</w:t>
      </w:r>
    </w:p>
  </w:footnote>
  <w:footnote w:id="362">
    <w:p w14:paraId="09E7C6C1" w14:textId="77777777" w:rsidR="00336170" w:rsidRDefault="0033617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336170" w:rsidRDefault="0033617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336170" w:rsidRDefault="00336170" w:rsidP="00C544D6">
      <w:pPr>
        <w:pStyle w:val="footnote"/>
      </w:pPr>
      <w:r>
        <w:rPr>
          <w:rStyle w:val="FootnoteReference"/>
        </w:rPr>
        <w:footnoteRef/>
      </w:r>
      <w:r>
        <w:t xml:space="preserve"> Gen. 6:18; 9:9f; 15; 17; Ex. 19:5; Mk. 14:24; Lk. 22:20,29,30.</w:t>
      </w:r>
    </w:p>
  </w:footnote>
  <w:footnote w:id="365">
    <w:p w14:paraId="534F669F" w14:textId="77777777" w:rsidR="00336170" w:rsidRDefault="0033617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336170" w:rsidRDefault="00336170"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336170" w:rsidRDefault="00336170"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336170" w:rsidRDefault="0033617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336170" w:rsidRDefault="00336170" w:rsidP="00C544D6">
      <w:pPr>
        <w:pStyle w:val="footnote"/>
      </w:pPr>
      <w:r>
        <w:rPr>
          <w:rStyle w:val="FootnoteReference"/>
        </w:rPr>
        <w:footnoteRef/>
      </w:r>
      <w:r>
        <w:t xml:space="preserve"> Ex. 19:6; 29:43-46; Deut. 27:9; Is. 63:18,19; Jer. 2:3; 2 Cor. 6:16.</w:t>
      </w:r>
    </w:p>
  </w:footnote>
  <w:footnote w:id="370">
    <w:p w14:paraId="6D9F1C7B" w14:textId="77777777" w:rsidR="00336170" w:rsidRDefault="0033617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336170" w:rsidRDefault="00336170"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336170" w:rsidRDefault="00336170" w:rsidP="00C544D6">
      <w:pPr>
        <w:pStyle w:val="footnote"/>
      </w:pPr>
      <w:r>
        <w:rPr>
          <w:rStyle w:val="FootnoteReference"/>
        </w:rPr>
        <w:footnoteRef/>
      </w:r>
      <w:r>
        <w:t xml:space="preserve"> Cp. John 1:18; 3:13; Wisdom 18:16.</w:t>
      </w:r>
    </w:p>
  </w:footnote>
  <w:footnote w:id="373">
    <w:p w14:paraId="47CB4F3E" w14:textId="77777777" w:rsidR="00336170" w:rsidRDefault="0033617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336170" w:rsidRDefault="0033617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336170" w:rsidRDefault="00336170" w:rsidP="00C544D6">
      <w:pPr>
        <w:pStyle w:val="footnote"/>
      </w:pPr>
      <w:r>
        <w:rPr>
          <w:rStyle w:val="FootnoteReference"/>
        </w:rPr>
        <w:footnoteRef/>
      </w:r>
      <w:r>
        <w:t xml:space="preserve"> cp. Heb. 4:10; Phil. 2:12; Mt. 11:28,29; Jer. 6:16.</w:t>
      </w:r>
    </w:p>
  </w:footnote>
  <w:footnote w:id="376">
    <w:p w14:paraId="4CB1C48E" w14:textId="77777777" w:rsidR="00336170" w:rsidRDefault="00336170" w:rsidP="00C544D6">
      <w:pPr>
        <w:pStyle w:val="footnote"/>
      </w:pPr>
      <w:r>
        <w:rPr>
          <w:rStyle w:val="FootnoteReference"/>
        </w:rPr>
        <w:footnoteRef/>
      </w:r>
      <w:r>
        <w:t xml:space="preserve"> 2 Cor. 4:13.</w:t>
      </w:r>
    </w:p>
  </w:footnote>
  <w:footnote w:id="377">
    <w:p w14:paraId="5ACE5127" w14:textId="77777777" w:rsidR="00336170" w:rsidRDefault="00336170"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336170" w:rsidRDefault="00336170" w:rsidP="00C544D6">
      <w:pPr>
        <w:pStyle w:val="footnote"/>
      </w:pPr>
      <w:r>
        <w:rPr>
          <w:rStyle w:val="FootnoteReference"/>
        </w:rPr>
        <w:footnoteRef/>
      </w:r>
      <w:r>
        <w:t xml:space="preserve"> Rom. 15:11.</w:t>
      </w:r>
    </w:p>
  </w:footnote>
  <w:footnote w:id="379">
    <w:p w14:paraId="468C84B0" w14:textId="77777777" w:rsidR="00336170" w:rsidRDefault="00336170"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336170" w:rsidRPr="00C544D6" w:rsidRDefault="00336170" w:rsidP="00C544D6">
      <w:pPr>
        <w:pStyle w:val="footnote"/>
      </w:pPr>
      <w:r w:rsidRPr="00C544D6">
        <w:rPr>
          <w:rStyle w:val="FootnoteReference"/>
          <w:vertAlign w:val="baseline"/>
        </w:rPr>
        <w:footnoteRef/>
      </w:r>
      <w:r w:rsidRPr="00C544D6">
        <w:t xml:space="preserve"> Heb. 13:6.</w:t>
      </w:r>
    </w:p>
  </w:footnote>
  <w:footnote w:id="381">
    <w:p w14:paraId="6976F3A7" w14:textId="77777777" w:rsidR="00336170" w:rsidRDefault="0033617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336170" w:rsidRDefault="0033617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336170" w:rsidRDefault="0033617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336170" w:rsidRDefault="0033617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336170" w:rsidRDefault="00336170" w:rsidP="00C544D6">
      <w:pPr>
        <w:pStyle w:val="footnote"/>
      </w:pPr>
      <w:r>
        <w:rPr>
          <w:rStyle w:val="FootnoteReference"/>
        </w:rPr>
        <w:footnoteRef/>
      </w:r>
      <w:r>
        <w:t xml:space="preserve"> Rom. 10:5; Gal. 3:12; Lev. 18:5; Luke 10:25-28.</w:t>
      </w:r>
    </w:p>
  </w:footnote>
  <w:footnote w:id="386">
    <w:p w14:paraId="0E153BF4" w14:textId="77777777" w:rsidR="00336170" w:rsidRDefault="0033617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336170" w:rsidRDefault="0033617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336170" w:rsidRDefault="0033617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336170" w:rsidRDefault="0033617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336170" w:rsidRDefault="0033617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336170" w:rsidRDefault="00336170"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336170" w:rsidRDefault="00336170"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336170" w:rsidRDefault="00336170"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336170" w:rsidRDefault="00336170"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336170" w:rsidRDefault="00336170"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336170" w:rsidRDefault="00336170"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336170" w:rsidRDefault="0033617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336170" w:rsidRDefault="00336170" w:rsidP="00C544D6">
      <w:pPr>
        <w:pStyle w:val="footnote"/>
      </w:pPr>
      <w:r>
        <w:rPr>
          <w:rStyle w:val="FootnoteReference"/>
        </w:rPr>
        <w:footnoteRef/>
      </w:r>
      <w:r>
        <w:t xml:space="preserve"> Curdled with scorn, anger and fear.</w:t>
      </w:r>
    </w:p>
  </w:footnote>
  <w:footnote w:id="399">
    <w:p w14:paraId="7309743D" w14:textId="77777777" w:rsidR="00336170" w:rsidRDefault="00336170"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336170" w:rsidRDefault="00336170"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336170" w:rsidRDefault="00336170"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336170" w:rsidRDefault="0033617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336170" w:rsidRDefault="00336170"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336170" w:rsidRDefault="0033617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336170" w:rsidRDefault="00336170"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336170" w:rsidRDefault="00336170"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336170" w:rsidRDefault="0033617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336170" w:rsidRDefault="00336170"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336170" w:rsidRDefault="0033617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336170" w:rsidRDefault="00336170" w:rsidP="00C544D6">
      <w:pPr>
        <w:pStyle w:val="footnote"/>
      </w:pPr>
      <w:r>
        <w:rPr>
          <w:rStyle w:val="FootnoteReference"/>
        </w:rPr>
        <w:footnoteRef/>
      </w:r>
      <w:r>
        <w:t xml:space="preserve"> Cp. Lk. 24:27,32,45.</w:t>
      </w:r>
    </w:p>
  </w:footnote>
  <w:footnote w:id="411">
    <w:p w14:paraId="33F1F13D" w14:textId="77777777" w:rsidR="00336170" w:rsidRDefault="00336170"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336170" w:rsidRDefault="00336170"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336170" w:rsidRDefault="0033617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336170" w:rsidRDefault="0033617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336170" w:rsidRDefault="0033617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336170" w:rsidRDefault="00336170" w:rsidP="00C544D6">
      <w:pPr>
        <w:pStyle w:val="footnote"/>
      </w:pPr>
      <w:r>
        <w:rPr>
          <w:rStyle w:val="FootnoteReference"/>
        </w:rPr>
        <w:footnoteRef/>
      </w:r>
      <w:r>
        <w:t xml:space="preserve"> Cp. Ps. 110:10.</w:t>
      </w:r>
    </w:p>
  </w:footnote>
  <w:footnote w:id="417">
    <w:p w14:paraId="720D7516" w14:textId="77777777" w:rsidR="00336170" w:rsidRDefault="00336170"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336170" w:rsidRDefault="00336170"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336170" w:rsidRDefault="00336170" w:rsidP="00C544D6">
      <w:pPr>
        <w:pStyle w:val="footnote"/>
      </w:pPr>
      <w:r>
        <w:rPr>
          <w:rStyle w:val="FootnoteReference"/>
        </w:rPr>
        <w:footnoteRef/>
      </w:r>
      <w:r>
        <w:t xml:space="preserve"> Cp. Jeremiah 3:23. I look through the hills to their unseen Maker.</w:t>
      </w:r>
    </w:p>
  </w:footnote>
  <w:footnote w:id="420">
    <w:p w14:paraId="597C7008" w14:textId="77777777" w:rsidR="00336170" w:rsidRDefault="0033617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336170" w:rsidRDefault="0033617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336170" w:rsidRDefault="0033617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336170" w:rsidRDefault="00336170" w:rsidP="00C544D6">
      <w:pPr>
        <w:pStyle w:val="footnote"/>
      </w:pPr>
      <w:r>
        <w:rPr>
          <w:rStyle w:val="FootnoteReference"/>
        </w:rPr>
        <w:footnoteRef/>
      </w:r>
      <w:r>
        <w:t xml:space="preserve"> Hebrews 11:26; 13:13.</w:t>
      </w:r>
    </w:p>
  </w:footnote>
  <w:footnote w:id="424">
    <w:p w14:paraId="09354BED" w14:textId="77777777" w:rsidR="00336170" w:rsidRDefault="00336170" w:rsidP="00C544D6">
      <w:pPr>
        <w:pStyle w:val="footnote"/>
      </w:pPr>
      <w:r>
        <w:rPr>
          <w:rStyle w:val="FootnoteReference"/>
        </w:rPr>
        <w:footnoteRef/>
      </w:r>
      <w:r>
        <w:t xml:space="preserve"> Heaven is here (Mt. 4:17; Lk. 17:21; Prov. 17:24).</w:t>
      </w:r>
    </w:p>
  </w:footnote>
  <w:footnote w:id="425">
    <w:p w14:paraId="5CAE6DBB" w14:textId="77777777" w:rsidR="00336170" w:rsidRDefault="0033617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336170" w:rsidRDefault="0033617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336170" w:rsidRDefault="0033617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336170" w:rsidRDefault="0033617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336170" w:rsidRDefault="00336170" w:rsidP="00C544D6">
      <w:pPr>
        <w:pStyle w:val="footnote"/>
      </w:pPr>
      <w:r>
        <w:rPr>
          <w:rStyle w:val="FootnoteReference"/>
        </w:rPr>
        <w:footnoteRef/>
      </w:r>
      <w:r>
        <w:t xml:space="preserve"> Cp. Titus 2:14.</w:t>
      </w:r>
    </w:p>
  </w:footnote>
  <w:footnote w:id="430">
    <w:p w14:paraId="55BAD822" w14:textId="77777777" w:rsidR="00336170" w:rsidRDefault="00336170" w:rsidP="00C544D6">
      <w:pPr>
        <w:pStyle w:val="footnote"/>
      </w:pPr>
      <w:r>
        <w:rPr>
          <w:rStyle w:val="FootnoteReference"/>
        </w:rPr>
        <w:footnoteRef/>
      </w:r>
      <w:r>
        <w:t xml:space="preserve"> Prov. 29:1; 2 Kings 17:14; Neh. 9:16; Dt. 9:6.</w:t>
      </w:r>
    </w:p>
  </w:footnote>
  <w:footnote w:id="431">
    <w:p w14:paraId="7C027A5F" w14:textId="77777777" w:rsidR="00336170" w:rsidRDefault="0033617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336170" w:rsidRDefault="00336170" w:rsidP="00C544D6">
      <w:pPr>
        <w:pStyle w:val="footnote"/>
      </w:pPr>
      <w:r>
        <w:rPr>
          <w:rStyle w:val="FootnoteReference"/>
        </w:rPr>
        <w:footnoteRef/>
      </w:r>
      <w:r>
        <w:t xml:space="preserve"> Cp. 1 Kings 6:21 (1 Sam. 6:21).</w:t>
      </w:r>
    </w:p>
  </w:footnote>
  <w:footnote w:id="433">
    <w:p w14:paraId="371872E1" w14:textId="77777777" w:rsidR="00336170" w:rsidRDefault="00336170" w:rsidP="00C544D6">
      <w:pPr>
        <w:pStyle w:val="footnote"/>
      </w:pPr>
      <w:r>
        <w:rPr>
          <w:rStyle w:val="FootnoteReference"/>
        </w:rPr>
        <w:footnoteRef/>
      </w:r>
      <w:r>
        <w:t xml:space="preserve"> Ps. 131:8-10 = 2 Chron. 6:41-42.</w:t>
      </w:r>
    </w:p>
  </w:footnote>
  <w:footnote w:id="434">
    <w:p w14:paraId="3FFC0219" w14:textId="77777777" w:rsidR="00336170" w:rsidRDefault="00336170" w:rsidP="00C544D6">
      <w:pPr>
        <w:pStyle w:val="footnote"/>
      </w:pPr>
      <w:r>
        <w:rPr>
          <w:rStyle w:val="FootnoteReference"/>
        </w:rPr>
        <w:footnoteRef/>
      </w:r>
      <w:r>
        <w:t xml:space="preserve"> I Chron. 17:11-14; Acts 2:30-33.</w:t>
      </w:r>
    </w:p>
  </w:footnote>
  <w:footnote w:id="435">
    <w:p w14:paraId="41E94330" w14:textId="77777777" w:rsidR="00336170" w:rsidRDefault="00336170" w:rsidP="00C544D6">
      <w:pPr>
        <w:pStyle w:val="footnote"/>
      </w:pPr>
      <w:r>
        <w:rPr>
          <w:rStyle w:val="FootnoteReference"/>
        </w:rPr>
        <w:footnoteRef/>
      </w:r>
      <w:r>
        <w:t xml:space="preserve"> stock: </w:t>
      </w:r>
      <w:r w:rsidRPr="00783CA0">
        <w:rPr>
          <w:i/>
        </w:rPr>
        <w:t>lit</w:t>
      </w:r>
      <w:r>
        <w:t>. horn.</w:t>
      </w:r>
    </w:p>
  </w:footnote>
  <w:footnote w:id="436">
    <w:p w14:paraId="2CC35491" w14:textId="77777777" w:rsidR="00336170" w:rsidRDefault="0033617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336170" w:rsidRDefault="0033617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336170" w:rsidRDefault="0033617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336170" w:rsidRDefault="0033617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336170" w:rsidRDefault="00336170"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336170" w:rsidRDefault="00336170" w:rsidP="00C544D6">
      <w:pPr>
        <w:pStyle w:val="footnote"/>
      </w:pPr>
      <w:r>
        <w:rPr>
          <w:rStyle w:val="FootnoteReference"/>
        </w:rPr>
        <w:footnoteRef/>
      </w:r>
      <w:r>
        <w:t xml:space="preserve"> Deut. 32:36.</w:t>
      </w:r>
    </w:p>
  </w:footnote>
  <w:footnote w:id="442">
    <w:p w14:paraId="71CEF4E9" w14:textId="77777777" w:rsidR="00336170" w:rsidRDefault="0033617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336170" w:rsidRDefault="00336170"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336170" w:rsidRDefault="0033617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336170" w:rsidRDefault="00336170" w:rsidP="00C544D6">
      <w:pPr>
        <w:pStyle w:val="footnote"/>
      </w:pPr>
      <w:r>
        <w:rPr>
          <w:rStyle w:val="FootnoteReference"/>
        </w:rPr>
        <w:footnoteRef/>
      </w:r>
      <w:r>
        <w:t xml:space="preserve"> See footnote on page 170. &lt;See previous footnote&gt;</w:t>
      </w:r>
    </w:p>
  </w:footnote>
  <w:footnote w:id="446">
    <w:p w14:paraId="32C9C8BA" w14:textId="77777777" w:rsidR="00336170" w:rsidRDefault="0033617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336170" w:rsidRDefault="0033617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336170" w:rsidRDefault="00336170"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336170" w:rsidRDefault="00336170"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336170" w:rsidRDefault="00336170" w:rsidP="00C544D6">
      <w:pPr>
        <w:pStyle w:val="footnote"/>
      </w:pPr>
      <w:r>
        <w:rPr>
          <w:rStyle w:val="FootnoteReference"/>
        </w:rPr>
        <w:footnoteRef/>
      </w:r>
      <w:r>
        <w:t xml:space="preserve"> The Spirit of the Lord fills the world (Wisdom 1:7).</w:t>
      </w:r>
    </w:p>
  </w:footnote>
  <w:footnote w:id="451">
    <w:p w14:paraId="145A6B15" w14:textId="77777777" w:rsidR="00336170" w:rsidRDefault="00336170"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336170" w:rsidRDefault="00336170" w:rsidP="00C544D6">
      <w:pPr>
        <w:pStyle w:val="footnote"/>
      </w:pPr>
      <w:r>
        <w:rPr>
          <w:rStyle w:val="FootnoteReference"/>
        </w:rPr>
        <w:footnoteRef/>
      </w:r>
      <w:r>
        <w:t xml:space="preserve"> ‘He gives songs in the night’ (Job. 35:10).</w:t>
      </w:r>
    </w:p>
  </w:footnote>
  <w:footnote w:id="453">
    <w:p w14:paraId="5A5C1D1C" w14:textId="77777777" w:rsidR="00336170" w:rsidRDefault="0033617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336170" w:rsidRDefault="00336170" w:rsidP="00C544D6">
      <w:pPr>
        <w:pStyle w:val="footnote"/>
      </w:pPr>
      <w:r>
        <w:rPr>
          <w:rStyle w:val="FootnoteReference"/>
        </w:rPr>
        <w:footnoteRef/>
      </w:r>
      <w:r>
        <w:t xml:space="preserve"> this way: the confession of Christ (2 Tim. 3:12).</w:t>
      </w:r>
    </w:p>
  </w:footnote>
  <w:footnote w:id="455">
    <w:p w14:paraId="10A5500A" w14:textId="77777777" w:rsidR="00336170" w:rsidRDefault="00336170" w:rsidP="00C544D6">
      <w:pPr>
        <w:pStyle w:val="footnote"/>
      </w:pPr>
      <w:r>
        <w:rPr>
          <w:rStyle w:val="FootnoteReference"/>
        </w:rPr>
        <w:footnoteRef/>
      </w:r>
      <w:r>
        <w:t xml:space="preserve"> These two lines are identical with Lamentations 3:6.</w:t>
      </w:r>
    </w:p>
  </w:footnote>
  <w:footnote w:id="456">
    <w:p w14:paraId="30FC40DD" w14:textId="77777777" w:rsidR="00336170" w:rsidRDefault="00336170" w:rsidP="00C544D6">
      <w:pPr>
        <w:pStyle w:val="footnote"/>
      </w:pPr>
      <w:r>
        <w:rPr>
          <w:rStyle w:val="FootnoteReference"/>
        </w:rPr>
        <w:footnoteRef/>
      </w:r>
      <w:r>
        <w:t xml:space="preserve"> Cp. Rev. 10:5; Ezek. 20:23,28,42; Deut. 32:14.</w:t>
      </w:r>
    </w:p>
  </w:footnote>
  <w:footnote w:id="457">
    <w:p w14:paraId="58511EB9" w14:textId="77777777" w:rsidR="00336170" w:rsidRDefault="0033617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336170" w:rsidRDefault="0033617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336170" w:rsidRDefault="00336170"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336170" w:rsidRDefault="0033617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336170" w:rsidRDefault="00336170" w:rsidP="00C544D6">
      <w:pPr>
        <w:pStyle w:val="footnote"/>
      </w:pPr>
      <w:r>
        <w:rPr>
          <w:rStyle w:val="FootnoteReference"/>
        </w:rPr>
        <w:footnoteRef/>
      </w:r>
      <w:r>
        <w:t xml:space="preserve"> Cp. Ps. 145:2 with Ps. 103:33. Only verbs differ.</w:t>
      </w:r>
    </w:p>
  </w:footnote>
  <w:footnote w:id="462">
    <w:p w14:paraId="2C19D159" w14:textId="77777777" w:rsidR="00336170" w:rsidRDefault="00336170"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336170" w:rsidRDefault="0033617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336170" w:rsidRDefault="00336170" w:rsidP="00F258B1">
      <w:pPr>
        <w:pStyle w:val="footnote"/>
      </w:pPr>
      <w:r>
        <w:rPr>
          <w:rStyle w:val="FootnoteReference"/>
        </w:rPr>
        <w:footnoteRef/>
      </w:r>
      <w:r>
        <w:t xml:space="preserve"> two-edged sword: praise which conquers Amalek (St. Chrysostom).</w:t>
      </w:r>
    </w:p>
  </w:footnote>
  <w:footnote w:id="465">
    <w:p w14:paraId="2095C32A" w14:textId="77777777" w:rsidR="00336170" w:rsidRDefault="00336170" w:rsidP="00F258B1">
      <w:pPr>
        <w:pStyle w:val="footnote"/>
      </w:pPr>
      <w:r>
        <w:rPr>
          <w:rStyle w:val="FootnoteReference"/>
        </w:rPr>
        <w:footnoteRef/>
      </w:r>
      <w:r>
        <w:t xml:space="preserve"> ‘Holiness of life is the mother of glory’ (St Theodoret).</w:t>
      </w:r>
    </w:p>
  </w:footnote>
  <w:footnote w:id="466">
    <w:p w14:paraId="2C6CD715" w14:textId="77777777" w:rsidR="00336170" w:rsidRDefault="00336170">
      <w:pPr>
        <w:pStyle w:val="FootnoteText"/>
      </w:pPr>
      <w:r>
        <w:rPr>
          <w:rStyle w:val="FootnoteReference"/>
        </w:rPr>
        <w:footnoteRef/>
      </w:r>
      <w:r>
        <w:t xml:space="preserve"> Acts 7:60</w:t>
      </w:r>
    </w:p>
  </w:footnote>
  <w:footnote w:id="467">
    <w:p w14:paraId="66841CA4" w14:textId="77777777" w:rsidR="00336170" w:rsidRDefault="00336170"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336170" w:rsidRDefault="00336170">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Numbers 12:7-8</w:t>
        </w:r>
      </w:ins>
    </w:p>
  </w:footnote>
  <w:footnote w:id="469">
    <w:p w14:paraId="7099EBEB" w14:textId="77777777" w:rsidR="00336170" w:rsidRDefault="00336170">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Exodus 28:1</w:t>
        </w:r>
      </w:ins>
    </w:p>
  </w:footnote>
  <w:footnote w:id="470">
    <w:p w14:paraId="5BFC95F9" w14:textId="77777777" w:rsidR="00336170" w:rsidRDefault="00336170">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Matthew 16:18</w:t>
        </w:r>
      </w:ins>
    </w:p>
  </w:footnote>
  <w:footnote w:id="471">
    <w:p w14:paraId="04125830" w14:textId="77777777" w:rsidR="00336170" w:rsidRDefault="00336170">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Psalms 110:4, Hebrews 5:6,10</w:t>
        </w:r>
      </w:ins>
    </w:p>
  </w:footnote>
  <w:footnote w:id="472">
    <w:p w14:paraId="4ECDDE09" w14:textId="77777777" w:rsidR="00336170" w:rsidRDefault="0033617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336170" w:rsidRDefault="0033617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336170" w:rsidRDefault="00336170" w:rsidP="00C0205C">
      <w:pPr>
        <w:pStyle w:val="footnote"/>
      </w:pPr>
      <w:r>
        <w:rPr>
          <w:rStyle w:val="FootnoteReference"/>
          <w:rFonts w:eastAsiaTheme="majorEastAsia"/>
        </w:rPr>
        <w:footnoteRef/>
      </w:r>
      <w:r>
        <w:t xml:space="preserve"> Ps 72:10</w:t>
      </w:r>
    </w:p>
  </w:footnote>
  <w:footnote w:id="475">
    <w:p w14:paraId="73200F36" w14:textId="77777777" w:rsidR="00336170" w:rsidRDefault="00336170">
      <w:pPr>
        <w:pStyle w:val="FootnoteText"/>
      </w:pPr>
      <w:r>
        <w:rPr>
          <w:rStyle w:val="FootnoteReference"/>
        </w:rPr>
        <w:footnoteRef/>
      </w:r>
      <w:r>
        <w:t xml:space="preserve"> Pope Dioscorus can but substituted here to use this doxology on his feast.</w:t>
      </w:r>
    </w:p>
  </w:footnote>
  <w:footnote w:id="476">
    <w:p w14:paraId="2FF46E46" w14:textId="77777777" w:rsidR="00336170" w:rsidRDefault="00336170" w:rsidP="003D4209">
      <w:pPr>
        <w:pStyle w:val="footnote"/>
      </w:pPr>
      <w:r>
        <w:rPr>
          <w:rStyle w:val="FootnoteReference"/>
        </w:rPr>
        <w:footnoteRef/>
      </w:r>
      <w:r>
        <w:t xml:space="preserve"> Dan 12:3</w:t>
      </w:r>
    </w:p>
  </w:footnote>
  <w:footnote w:id="477">
    <w:p w14:paraId="4F373D62" w14:textId="77777777" w:rsidR="00336170" w:rsidRDefault="00336170"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336170" w:rsidRDefault="00336170"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336170" w:rsidRDefault="00336170">
      <w:pPr>
        <w:pStyle w:val="FootnoteText"/>
      </w:pPr>
      <w:r>
        <w:rPr>
          <w:rStyle w:val="FootnoteReference"/>
        </w:rPr>
        <w:footnoteRef/>
      </w:r>
      <w:r>
        <w:t xml:space="preserve"> Rev 4:6</w:t>
      </w:r>
    </w:p>
  </w:footnote>
  <w:footnote w:id="480">
    <w:p w14:paraId="474C3AF6" w14:textId="77777777" w:rsidR="00336170" w:rsidRDefault="00336170" w:rsidP="00104A9B">
      <w:pPr>
        <w:pStyle w:val="FootnoteText"/>
        <w:rPr>
          <w:ins w:id="1187" w:author="Brett Slote" w:date="2011-07-19T15:43:00Z"/>
        </w:rPr>
      </w:pPr>
      <w:ins w:id="1188" w:author="Brett Slote" w:date="2011-07-19T15:43:00Z">
        <w:r>
          <w:rPr>
            <w:rStyle w:val="FootnoteReference"/>
          </w:rPr>
          <w:footnoteRef/>
        </w:r>
        <w:r>
          <w:t xml:space="preserve"> or supplications/intercessions</w:t>
        </w:r>
      </w:ins>
    </w:p>
  </w:footnote>
  <w:footnote w:id="481">
    <w:p w14:paraId="527ECCCD" w14:textId="77777777" w:rsidR="00336170" w:rsidRDefault="00336170">
      <w:pPr>
        <w:pStyle w:val="footnote"/>
        <w:rPr>
          <w:ins w:id="1189" w:author="Brett Slote" w:date="2011-07-19T15:43:00Z"/>
        </w:rPr>
        <w:pPrChange w:id="1190" w:author="Brett Slote" w:date="2011-07-21T19:56:00Z">
          <w:pPr>
            <w:pStyle w:val="FootnoteText"/>
          </w:pPr>
        </w:pPrChange>
      </w:pPr>
      <w:ins w:id="1191"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336170" w:rsidRDefault="00336170">
      <w:pPr>
        <w:pStyle w:val="footnote"/>
        <w:rPr>
          <w:ins w:id="1192" w:author="Brett Slote" w:date="2011-07-19T15:43:00Z"/>
          <w:rFonts w:ascii="Antonious" w:hAnsi="Antonious" w:cs="Antonious"/>
        </w:rPr>
        <w:pPrChange w:id="1193" w:author="Brett Slote" w:date="2011-07-21T19:56:00Z">
          <w:pPr>
            <w:widowControl w:val="0"/>
            <w:autoSpaceDE w:val="0"/>
            <w:autoSpaceDN w:val="0"/>
            <w:adjustRightInd w:val="0"/>
          </w:pPr>
        </w:pPrChange>
      </w:pPr>
      <w:ins w:id="119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336170" w:rsidRDefault="00336170">
      <w:pPr>
        <w:pStyle w:val="FootnoteText"/>
      </w:pPr>
      <w:r>
        <w:rPr>
          <w:rStyle w:val="FootnoteReference"/>
        </w:rPr>
        <w:footnoteRef/>
      </w:r>
      <w:r>
        <w:t xml:space="preserve"> Rev 4:4</w:t>
      </w:r>
    </w:p>
  </w:footnote>
  <w:footnote w:id="484">
    <w:p w14:paraId="70D69B5E" w14:textId="77777777" w:rsidR="00336170" w:rsidRDefault="00336170">
      <w:pPr>
        <w:pStyle w:val="FootnoteText"/>
      </w:pPr>
      <w:r>
        <w:rPr>
          <w:rStyle w:val="FootnoteReference"/>
        </w:rPr>
        <w:footnoteRef/>
      </w:r>
      <w:r>
        <w:t xml:space="preserve"> Rev 5:8</w:t>
      </w:r>
    </w:p>
  </w:footnote>
  <w:footnote w:id="485">
    <w:p w14:paraId="741347AD" w14:textId="77777777" w:rsidR="00336170" w:rsidRDefault="00336170">
      <w:pPr>
        <w:pStyle w:val="footnote"/>
        <w:rPr>
          <w:ins w:id="1216" w:author="Brett Slote" w:date="2011-07-19T18:33:00Z"/>
        </w:rPr>
        <w:pPrChange w:id="1217" w:author="Brett Slote" w:date="2011-07-21T19:58:00Z">
          <w:pPr>
            <w:pStyle w:val="FootnoteText"/>
          </w:pPr>
        </w:pPrChange>
      </w:pPr>
      <w:ins w:id="1218" w:author="Brett Slote" w:date="2011-07-19T18:33:00Z">
        <w:r w:rsidRPr="00C96A85">
          <w:rPr>
            <w:rStyle w:val="FootnoteReference"/>
            <w:vertAlign w:val="baseline"/>
          </w:rPr>
          <w:footnoteRef/>
        </w:r>
        <w:r w:rsidRPr="00C96A85">
          <w:t xml:space="preserve"> Ephesians 6:11</w:t>
        </w:r>
      </w:ins>
      <w:r>
        <w:t xml:space="preserve"> </w:t>
      </w:r>
      <w:ins w:id="1219" w:author="Brett Slote" w:date="2011-07-19T18:33:00Z">
        <w:r w:rsidRPr="00C96A85">
          <w:t>(Literally: “all the girding”)</w:t>
        </w:r>
      </w:ins>
    </w:p>
  </w:footnote>
  <w:footnote w:id="486">
    <w:p w14:paraId="22B1B2A8" w14:textId="77777777" w:rsidR="00336170" w:rsidRDefault="00336170">
      <w:pPr>
        <w:pStyle w:val="footnote"/>
        <w:rPr>
          <w:ins w:id="1222" w:author="Brett Slote" w:date="2011-07-19T18:34:00Z"/>
        </w:rPr>
        <w:pPrChange w:id="1223" w:author="Brett Slote" w:date="2011-07-21T19:58:00Z">
          <w:pPr>
            <w:pStyle w:val="FootnoteText"/>
          </w:pPr>
        </w:pPrChange>
      </w:pPr>
      <w:ins w:id="1224" w:author="Brett Slote" w:date="2011-07-19T18:34:00Z">
        <w:r>
          <w:rPr>
            <w:rStyle w:val="FootnoteReference"/>
          </w:rPr>
          <w:footnoteRef/>
        </w:r>
        <w:r>
          <w:t xml:space="preserve"> Col 3:1</w:t>
        </w:r>
      </w:ins>
    </w:p>
  </w:footnote>
  <w:footnote w:id="487">
    <w:p w14:paraId="515A7079"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336170" w:rsidRDefault="0033617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336170" w:rsidRDefault="0033617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336170" w:rsidRPr="00A20ACC" w:rsidRDefault="00336170">
      <w:pPr>
        <w:pStyle w:val="footnote"/>
        <w:rPr>
          <w:ins w:id="1267" w:author="Brett Slote" w:date="2011-07-21T18:59:00Z"/>
          <w:color w:val="FF0000"/>
          <w:rPrChange w:id="1268" w:author="Brett Slote" w:date="2011-07-21T20:03:00Z">
            <w:rPr>
              <w:ins w:id="1269" w:author="Brett Slote" w:date="2011-07-21T18:59:00Z"/>
            </w:rPr>
          </w:rPrChange>
        </w:rPr>
        <w:pPrChange w:id="1270" w:author="Brett Slote" w:date="2011-07-21T20:03:00Z">
          <w:pPr>
            <w:pStyle w:val="FootnoteText"/>
          </w:pPr>
        </w:pPrChange>
      </w:pPr>
      <w:ins w:id="1271" w:author="Brett Slote" w:date="2011-07-21T18:59:00Z">
        <w:r w:rsidRPr="003A78C2">
          <w:rPr>
            <w:rStyle w:val="FootnoteReference"/>
            <w:color w:val="FF0000"/>
            <w:rPrChange w:id="1272" w:author="Brett Slote" w:date="2011-07-21T20:03:00Z">
              <w:rPr>
                <w:rStyle w:val="FootnoteReference"/>
              </w:rPr>
            </w:rPrChange>
          </w:rPr>
          <w:footnoteRef/>
        </w:r>
        <w:r w:rsidRPr="003A78C2">
          <w:rPr>
            <w:color w:val="FF0000"/>
            <w:rPrChange w:id="1273"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336170" w:rsidRDefault="00336170">
      <w:pPr>
        <w:pStyle w:val="footnote"/>
        <w:rPr>
          <w:ins w:id="1274" w:author="Brett Slote" w:date="2011-07-21T19:00:00Z"/>
        </w:rPr>
        <w:pPrChange w:id="1275" w:author="Brett Slote" w:date="2011-07-21T20:03:00Z">
          <w:pPr>
            <w:pStyle w:val="FootnoteText"/>
          </w:pPr>
        </w:pPrChange>
      </w:pPr>
      <w:ins w:id="1276" w:author="Brett Slote" w:date="2011-07-21T19:00:00Z">
        <w:r>
          <w:rPr>
            <w:rStyle w:val="FootnoteReference"/>
          </w:rPr>
          <w:footnoteRef/>
        </w:r>
        <w:r>
          <w:t xml:space="preserve"> Need to do some research into the name of this man in English</w:t>
        </w:r>
      </w:ins>
    </w:p>
  </w:footnote>
  <w:footnote w:id="494">
    <w:p w14:paraId="0EC0EB26" w14:textId="77777777" w:rsidR="00336170" w:rsidRDefault="0033617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336170" w:rsidRDefault="00336170" w:rsidP="00073003">
      <w:pPr>
        <w:pStyle w:val="footnote"/>
      </w:pPr>
      <w:r>
        <w:rPr>
          <w:rStyle w:val="FootnoteReference"/>
        </w:rPr>
        <w:footnoteRef/>
      </w:r>
      <w:r>
        <w:t xml:space="preserve"> Revelation 7:2</w:t>
      </w:r>
    </w:p>
  </w:footnote>
  <w:footnote w:id="496">
    <w:p w14:paraId="047C672B" w14:textId="77777777" w:rsidR="00336170" w:rsidRDefault="00336170" w:rsidP="00073003">
      <w:pPr>
        <w:pStyle w:val="footnote"/>
      </w:pPr>
      <w:r>
        <w:rPr>
          <w:rStyle w:val="FootnoteReference"/>
        </w:rPr>
        <w:footnoteRef/>
      </w:r>
      <w:r>
        <w:t xml:space="preserve"> Revelation 7:3</w:t>
      </w:r>
    </w:p>
  </w:footnote>
  <w:footnote w:id="497">
    <w:p w14:paraId="338E8815" w14:textId="77777777" w:rsidR="00336170" w:rsidRDefault="0033617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336170" w:rsidRDefault="00336170" w:rsidP="00BC160E">
      <w:pPr>
        <w:pStyle w:val="footnote"/>
      </w:pPr>
      <w:r>
        <w:rPr>
          <w:rStyle w:val="FootnoteReference"/>
        </w:rPr>
        <w:footnoteRef/>
      </w:r>
      <w:r>
        <w:t xml:space="preserve"> John 13:25</w:t>
      </w:r>
    </w:p>
  </w:footnote>
  <w:footnote w:id="499">
    <w:p w14:paraId="795EE333" w14:textId="77777777" w:rsidR="00336170" w:rsidRDefault="00336170" w:rsidP="00B53E05">
      <w:pPr>
        <w:pStyle w:val="footnote"/>
      </w:pPr>
      <w:r>
        <w:rPr>
          <w:rStyle w:val="FootnoteReference"/>
        </w:rPr>
        <w:footnoteRef/>
      </w:r>
      <w:r>
        <w:t xml:space="preserve"> Normally reserved for the Theotokos.</w:t>
      </w:r>
    </w:p>
  </w:footnote>
  <w:footnote w:id="500">
    <w:p w14:paraId="483F0E8B" w14:textId="77777777" w:rsidR="00336170" w:rsidRDefault="00336170" w:rsidP="00B53E05">
      <w:pPr>
        <w:pStyle w:val="footnote"/>
      </w:pPr>
      <w:r>
        <w:rPr>
          <w:rStyle w:val="FootnoteReference"/>
        </w:rPr>
        <w:footnoteRef/>
      </w:r>
      <w:r>
        <w:t xml:space="preserve"> The law of righteousness, not the Law of the Old Covenant.</w:t>
      </w:r>
    </w:p>
  </w:footnote>
  <w:footnote w:id="501">
    <w:p w14:paraId="361DBD71" w14:textId="77777777" w:rsidR="00336170" w:rsidRDefault="00336170" w:rsidP="00662600">
      <w:pPr>
        <w:pStyle w:val="footnote"/>
      </w:pPr>
      <w:r>
        <w:rPr>
          <w:rStyle w:val="FootnoteReference"/>
        </w:rPr>
        <w:footnoteRef/>
      </w:r>
      <w:r>
        <w:t xml:space="preserve"> Or image</w:t>
      </w:r>
    </w:p>
  </w:footnote>
  <w:footnote w:id="502">
    <w:p w14:paraId="2DF974D0" w14:textId="77777777" w:rsidR="00336170" w:rsidRDefault="00336170">
      <w:pPr>
        <w:pStyle w:val="footnote"/>
        <w:rPr>
          <w:ins w:id="1376" w:author="Brett Slote" w:date="2011-07-21T18:57:00Z"/>
        </w:rPr>
        <w:pPrChange w:id="1377" w:author="Brett Slote" w:date="2011-07-21T20:03:00Z">
          <w:pPr>
            <w:pStyle w:val="FootnoteText"/>
          </w:pPr>
        </w:pPrChange>
      </w:pPr>
      <w:ins w:id="1378" w:author="Brett Slote" w:date="2011-07-21T18:57:00Z">
        <w:r>
          <w:rPr>
            <w:rStyle w:val="FootnoteReference"/>
          </w:rPr>
          <w:footnoteRef/>
        </w:r>
        <w:r>
          <w:t xml:space="preserve"> Colossians 3:14</w:t>
        </w:r>
      </w:ins>
    </w:p>
  </w:footnote>
  <w:footnote w:id="503">
    <w:p w14:paraId="56032475" w14:textId="77777777" w:rsidR="00336170" w:rsidRDefault="00336170" w:rsidP="00E22010">
      <w:pPr>
        <w:pStyle w:val="footnote"/>
      </w:pPr>
      <w:r>
        <w:rPr>
          <w:rStyle w:val="FootnoteReference"/>
        </w:rPr>
        <w:footnoteRef/>
      </w:r>
      <w:r>
        <w:t xml:space="preserve"> 2 Tim 4:7</w:t>
      </w:r>
    </w:p>
  </w:footnote>
  <w:footnote w:id="504">
    <w:p w14:paraId="519A6EA0" w14:textId="77777777" w:rsidR="00336170" w:rsidRDefault="00336170" w:rsidP="00E22010">
      <w:pPr>
        <w:pStyle w:val="footnote"/>
      </w:pPr>
      <w:r>
        <w:rPr>
          <w:rStyle w:val="FootnoteReference"/>
        </w:rPr>
        <w:footnoteRef/>
      </w:r>
      <w:r>
        <w:t xml:space="preserve"> 2 Tim 4:8</w:t>
      </w:r>
    </w:p>
  </w:footnote>
  <w:footnote w:id="505">
    <w:p w14:paraId="2C92CCF6" w14:textId="77777777" w:rsidR="00336170" w:rsidRDefault="00336170"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336170" w:rsidRDefault="00336170"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336170" w:rsidRDefault="00336170">
      <w:pPr>
        <w:pStyle w:val="footnote"/>
        <w:rPr>
          <w:ins w:id="1440" w:author="Brett Slote" w:date="2011-07-21T18:45:00Z"/>
        </w:rPr>
        <w:pPrChange w:id="1441" w:author="Brett Slote" w:date="2011-07-21T20:01:00Z">
          <w:pPr>
            <w:pStyle w:val="FootnoteText"/>
          </w:pPr>
        </w:pPrChange>
      </w:pPr>
      <w:ins w:id="1442" w:author="Brett Slote" w:date="2011-07-21T18:45:00Z">
        <w:r>
          <w:rPr>
            <w:rStyle w:val="FootnoteReference"/>
          </w:rPr>
          <w:footnoteRef/>
        </w:r>
        <w:r>
          <w:t xml:space="preserve"> Daniel 12:3</w:t>
        </w:r>
      </w:ins>
    </w:p>
  </w:footnote>
  <w:footnote w:id="508">
    <w:p w14:paraId="7155AD88" w14:textId="77777777" w:rsidR="00336170" w:rsidRDefault="00336170">
      <w:pPr>
        <w:pStyle w:val="footnote"/>
        <w:rPr>
          <w:ins w:id="1443" w:author="Brett Slote" w:date="2011-07-21T18:46:00Z"/>
        </w:rPr>
        <w:pPrChange w:id="1444" w:author="Brett Slote" w:date="2011-07-21T20:01:00Z">
          <w:pPr>
            <w:pStyle w:val="FootnoteText"/>
          </w:pPr>
        </w:pPrChange>
      </w:pPr>
      <w:ins w:id="1445" w:author="Brett Slote" w:date="2011-07-21T18:46:00Z">
        <w:r>
          <w:rPr>
            <w:rStyle w:val="FootnoteReference"/>
          </w:rPr>
          <w:footnoteRef/>
        </w:r>
        <w:r>
          <w:t xml:space="preserve"> Literally: all you monastic folk</w:t>
        </w:r>
      </w:ins>
    </w:p>
  </w:footnote>
  <w:footnote w:id="509">
    <w:p w14:paraId="7EEF391B" w14:textId="77777777" w:rsidR="00336170" w:rsidRDefault="00336170">
      <w:pPr>
        <w:pStyle w:val="FootnoteText"/>
      </w:pPr>
      <w:r>
        <w:rPr>
          <w:rStyle w:val="FootnoteReference"/>
        </w:rPr>
        <w:footnoteRef/>
      </w:r>
      <w:r>
        <w:t xml:space="preserve"> Published by Abouna Matta El-Maskeen of St. Macarius’ Monastery.</w:t>
      </w:r>
    </w:p>
  </w:footnote>
  <w:footnote w:id="510">
    <w:p w14:paraId="6BC2BFA9" w14:textId="77777777" w:rsidR="00336170" w:rsidRDefault="003361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336170" w:rsidRDefault="00336170" w:rsidP="00670C79">
      <w:pPr>
        <w:pStyle w:val="footnote"/>
      </w:pPr>
      <w:r>
        <w:rPr>
          <w:rStyle w:val="FootnoteReference"/>
        </w:rPr>
        <w:footnoteRef/>
      </w:r>
      <w:r>
        <w:t xml:space="preserve"> Modern day Ethiopia and Eritrea.</w:t>
      </w:r>
    </w:p>
  </w:footnote>
  <w:footnote w:id="512">
    <w:p w14:paraId="46D5577E" w14:textId="77777777" w:rsidR="00336170" w:rsidRDefault="00336170"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336170" w:rsidRDefault="00336170">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14">
    <w:p w14:paraId="30B9D2C6" w14:textId="77777777" w:rsidR="00336170" w:rsidRDefault="0033617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336170" w:rsidRDefault="0033617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336170" w:rsidRDefault="0033617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336170" w:rsidRDefault="00336170" w:rsidP="006D27E4">
      <w:pPr>
        <w:pStyle w:val="Footnote0"/>
      </w:pPr>
      <w:r>
        <w:rPr>
          <w:rStyle w:val="FootnoteReference"/>
        </w:rPr>
        <w:footnoteRef/>
      </w:r>
      <w:r>
        <w:t xml:space="preserve"> In modern day Libya</w:t>
      </w:r>
    </w:p>
  </w:footnote>
  <w:footnote w:id="518">
    <w:p w14:paraId="5E4AA7CE" w14:textId="77777777" w:rsidR="00336170" w:rsidRDefault="00336170">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336170" w:rsidRDefault="00336170">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20">
    <w:p w14:paraId="39517237" w14:textId="77777777" w:rsidR="00336170" w:rsidRDefault="00336170">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21">
    <w:p w14:paraId="049774F0" w14:textId="77777777" w:rsidR="00336170" w:rsidRDefault="00336170"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336170" w:rsidRDefault="00336170" w:rsidP="00E77C68">
      <w:pPr>
        <w:pStyle w:val="footnote"/>
      </w:pPr>
      <w:r>
        <w:rPr>
          <w:rStyle w:val="FootnoteReference"/>
        </w:rPr>
        <w:footnoteRef/>
      </w:r>
      <w:r>
        <w:t xml:space="preserve"> This line is heretical.</w:t>
      </w:r>
    </w:p>
  </w:footnote>
  <w:footnote w:id="523">
    <w:p w14:paraId="2A005F90" w14:textId="77777777" w:rsidR="00336170" w:rsidRDefault="00336170">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336170" w:rsidRDefault="00336170">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336170" w:rsidRPr="00A20ACC" w:rsidRDefault="00336170">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26">
    <w:p w14:paraId="4AFC6896" w14:textId="77777777" w:rsidR="00336170" w:rsidRDefault="00336170">
      <w:pPr>
        <w:pStyle w:val="FootnoteText"/>
      </w:pPr>
      <w:r>
        <w:rPr>
          <w:rStyle w:val="FootnoteReference"/>
        </w:rPr>
        <w:footnoteRef/>
      </w:r>
      <w:r>
        <w:t xml:space="preserve"> Matthew 1:20</w:t>
      </w:r>
    </w:p>
  </w:footnote>
  <w:footnote w:id="527">
    <w:p w14:paraId="0E9CA519" w14:textId="77777777" w:rsidR="00336170" w:rsidRDefault="00336170" w:rsidP="00662A48">
      <w:pPr>
        <w:pStyle w:val="footnote"/>
      </w:pPr>
      <w:r>
        <w:rPr>
          <w:rStyle w:val="FootnoteReference"/>
          <w:rFonts w:eastAsiaTheme="majorEastAsia"/>
        </w:rPr>
        <w:footnoteRef/>
      </w:r>
      <w:r>
        <w:t xml:space="preserve"> All-holy</w:t>
      </w:r>
    </w:p>
  </w:footnote>
  <w:footnote w:id="528">
    <w:p w14:paraId="50451B0F" w14:textId="77777777" w:rsidR="00336170" w:rsidRDefault="00336170">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29">
    <w:p w14:paraId="062BDCC1" w14:textId="77777777" w:rsidR="00336170" w:rsidRDefault="00336170">
      <w:pPr>
        <w:pStyle w:val="FootnoteText"/>
      </w:pPr>
      <w:r>
        <w:rPr>
          <w:rStyle w:val="FootnoteReference"/>
        </w:rPr>
        <w:footnoteRef/>
      </w:r>
      <w:r>
        <w:t xml:space="preserve"> Ps 8:2</w:t>
      </w:r>
    </w:p>
  </w:footnote>
  <w:footnote w:id="530">
    <w:p w14:paraId="5BC08478" w14:textId="77777777" w:rsidR="00336170" w:rsidRPr="000C76BB" w:rsidRDefault="0033617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336170" w:rsidRDefault="00336170">
      <w:pPr>
        <w:pStyle w:val="FootnoteText"/>
      </w:pPr>
      <w:r>
        <w:rPr>
          <w:rStyle w:val="FootnoteReference"/>
        </w:rPr>
        <w:footnoteRef/>
      </w:r>
      <w:r>
        <w:t xml:space="preserve"> Matthew 28:6</w:t>
      </w:r>
    </w:p>
  </w:footnote>
  <w:footnote w:id="532">
    <w:p w14:paraId="339855D2" w14:textId="77777777" w:rsidR="00336170" w:rsidRDefault="00336170">
      <w:pPr>
        <w:pStyle w:val="FootnoteText"/>
      </w:pPr>
      <w:r>
        <w:rPr>
          <w:rStyle w:val="FootnoteReference"/>
        </w:rPr>
        <w:footnoteRef/>
      </w:r>
      <w:r>
        <w:t xml:space="preserve"> Matthew 28:7,6</w:t>
      </w:r>
    </w:p>
  </w:footnote>
  <w:footnote w:id="533">
    <w:p w14:paraId="76212A49" w14:textId="77777777" w:rsidR="00336170" w:rsidRDefault="00336170">
      <w:pPr>
        <w:pStyle w:val="FootnoteText"/>
      </w:pPr>
      <w:r>
        <w:rPr>
          <w:rStyle w:val="FootnoteReference"/>
        </w:rPr>
        <w:footnoteRef/>
      </w:r>
      <w:r>
        <w:t xml:space="preserve"> Matthew 28:7</w:t>
      </w:r>
    </w:p>
  </w:footnote>
  <w:footnote w:id="534">
    <w:p w14:paraId="716019EB" w14:textId="77777777" w:rsidR="00336170" w:rsidRDefault="00336170">
      <w:pPr>
        <w:pStyle w:val="FootnoteText"/>
      </w:pPr>
      <w:r>
        <w:rPr>
          <w:rStyle w:val="FootnoteReference"/>
        </w:rPr>
        <w:footnoteRef/>
      </w:r>
      <w:r>
        <w:t xml:space="preserve"> John 20:27</w:t>
      </w:r>
    </w:p>
  </w:footnote>
  <w:footnote w:id="535">
    <w:p w14:paraId="0ECF3FB0" w14:textId="77777777" w:rsidR="00336170" w:rsidRDefault="00336170">
      <w:pPr>
        <w:pStyle w:val="FootnoteText"/>
      </w:pPr>
      <w:r>
        <w:rPr>
          <w:rStyle w:val="FootnoteReference"/>
        </w:rPr>
        <w:footnoteRef/>
      </w:r>
      <w:r>
        <w:t xml:space="preserve"> John 20:28</w:t>
      </w:r>
    </w:p>
  </w:footnote>
  <w:footnote w:id="536">
    <w:p w14:paraId="3FCB0B65" w14:textId="77777777" w:rsidR="00336170" w:rsidRDefault="00336170">
      <w:pPr>
        <w:pStyle w:val="FootnoteText"/>
      </w:pPr>
      <w:r>
        <w:rPr>
          <w:rStyle w:val="FootnoteReference"/>
        </w:rPr>
        <w:footnoteRef/>
      </w:r>
      <w:r>
        <w:t xml:space="preserve"> John 20:29</w:t>
      </w:r>
    </w:p>
  </w:footnote>
  <w:footnote w:id="537">
    <w:p w14:paraId="6B80EDF7" w14:textId="77777777" w:rsidR="00336170" w:rsidRDefault="00336170">
      <w:pPr>
        <w:pStyle w:val="FootnoteText"/>
      </w:pPr>
      <w:r>
        <w:rPr>
          <w:rStyle w:val="FootnoteReference"/>
        </w:rPr>
        <w:footnoteRef/>
      </w:r>
      <w:r>
        <w:t xml:space="preserve"> John 20:29</w:t>
      </w:r>
    </w:p>
  </w:footnote>
  <w:footnote w:id="538">
    <w:p w14:paraId="31D8885C" w14:textId="3AFC7B18" w:rsidR="00336170" w:rsidRDefault="0033617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336170" w:rsidRPr="00536AB2" w:rsidRDefault="00336170"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revisionView w:markup="0"/>
  <w:defaultTabStop w:val="720"/>
  <w:autoHyphenation/>
  <w:hyphenationZone w:val="864"/>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170"/>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7F026-A5E4-431D-9EC8-210E672D7389}">
  <ds:schemaRefs>
    <ds:schemaRef ds:uri="http://schemas.openxmlformats.org/officeDocument/2006/bibliography"/>
  </ds:schemaRefs>
</ds:datastoreItem>
</file>

<file path=customXml/itemProps2.xml><?xml version="1.0" encoding="utf-8"?>
<ds:datastoreItem xmlns:ds="http://schemas.openxmlformats.org/officeDocument/2006/customXml" ds:itemID="{91A00AB8-DF12-41A6-AF36-5BA122A3ED86}">
  <ds:schemaRefs>
    <ds:schemaRef ds:uri="http://schemas.openxmlformats.org/officeDocument/2006/bibliography"/>
  </ds:schemaRefs>
</ds:datastoreItem>
</file>

<file path=customXml/itemProps3.xml><?xml version="1.0" encoding="utf-8"?>
<ds:datastoreItem xmlns:ds="http://schemas.openxmlformats.org/officeDocument/2006/customXml" ds:itemID="{AAABFC39-7DFA-4FAE-BA3B-D3F35FAE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17855</TotalTime>
  <Pages>622</Pages>
  <Words>184070</Words>
  <Characters>1049199</Characters>
  <Application>Microsoft Office Word</Application>
  <DocSecurity>0</DocSecurity>
  <Lines>8743</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256</cp:revision>
  <cp:lastPrinted>2015-11-01T00:13:00Z</cp:lastPrinted>
  <dcterms:created xsi:type="dcterms:W3CDTF">2014-10-30T02:06:00Z</dcterms:created>
  <dcterms:modified xsi:type="dcterms:W3CDTF">2015-11-26T02:36:00Z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