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5F6770">
          <w:rPr>
            <w:noProof/>
            <w:webHidden/>
          </w:rPr>
          <w:t>3</w:t>
        </w:r>
        <w:r w:rsidR="00513E2D">
          <w:rPr>
            <w:noProof/>
            <w:webHidden/>
          </w:rPr>
          <w:fldChar w:fldCharType="end"/>
        </w:r>
      </w:hyperlink>
    </w:p>
    <w:p w14:paraId="5B5304B5" w14:textId="6A17EBAE" w:rsidR="00513E2D" w:rsidRDefault="0078031B">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5F6770">
          <w:rPr>
            <w:noProof/>
            <w:webHidden/>
          </w:rPr>
          <w:t>4</w:t>
        </w:r>
        <w:r w:rsidR="00513E2D">
          <w:rPr>
            <w:noProof/>
            <w:webHidden/>
          </w:rPr>
          <w:fldChar w:fldCharType="end"/>
        </w:r>
      </w:hyperlink>
    </w:p>
    <w:p w14:paraId="1AE86B6C" w14:textId="0E366BE4" w:rsidR="00513E2D" w:rsidRDefault="0078031B">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5F6770">
          <w:rPr>
            <w:noProof/>
            <w:webHidden/>
          </w:rPr>
          <w:t>17</w:t>
        </w:r>
        <w:r w:rsidR="00513E2D">
          <w:rPr>
            <w:noProof/>
            <w:webHidden/>
          </w:rPr>
          <w:fldChar w:fldCharType="end"/>
        </w:r>
      </w:hyperlink>
    </w:p>
    <w:p w14:paraId="616DD5A4" w14:textId="1CF4122E" w:rsidR="00513E2D" w:rsidRDefault="0078031B">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5F6770">
          <w:rPr>
            <w:noProof/>
            <w:webHidden/>
          </w:rPr>
          <w:t>33</w:t>
        </w:r>
        <w:r w:rsidR="00513E2D">
          <w:rPr>
            <w:noProof/>
            <w:webHidden/>
          </w:rPr>
          <w:fldChar w:fldCharType="end"/>
        </w:r>
      </w:hyperlink>
    </w:p>
    <w:p w14:paraId="4DA9D263" w14:textId="36C5050E" w:rsidR="00513E2D" w:rsidRDefault="0078031B">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5F6770">
          <w:rPr>
            <w:noProof/>
            <w:webHidden/>
          </w:rPr>
          <w:t>47</w:t>
        </w:r>
        <w:r w:rsidR="00513E2D">
          <w:rPr>
            <w:noProof/>
            <w:webHidden/>
          </w:rPr>
          <w:fldChar w:fldCharType="end"/>
        </w:r>
      </w:hyperlink>
    </w:p>
    <w:p w14:paraId="06F909B1" w14:textId="57F7AC40" w:rsidR="00513E2D" w:rsidRDefault="0078031B">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5F6770">
          <w:rPr>
            <w:noProof/>
            <w:webHidden/>
          </w:rPr>
          <w:t>48</w:t>
        </w:r>
        <w:r w:rsidR="00513E2D">
          <w:rPr>
            <w:noProof/>
            <w:webHidden/>
          </w:rPr>
          <w:fldChar w:fldCharType="end"/>
        </w:r>
      </w:hyperlink>
    </w:p>
    <w:p w14:paraId="1AF58A18" w14:textId="09A5780B" w:rsidR="00513E2D" w:rsidRDefault="0078031B">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5F6770">
          <w:rPr>
            <w:noProof/>
            <w:webHidden/>
          </w:rPr>
          <w:t>67</w:t>
        </w:r>
        <w:r w:rsidR="00513E2D">
          <w:rPr>
            <w:noProof/>
            <w:webHidden/>
          </w:rPr>
          <w:fldChar w:fldCharType="end"/>
        </w:r>
      </w:hyperlink>
    </w:p>
    <w:p w14:paraId="58BF766F" w14:textId="56956F0A" w:rsidR="00513E2D" w:rsidRDefault="0078031B">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5F6770">
          <w:rPr>
            <w:noProof/>
            <w:webHidden/>
          </w:rPr>
          <w:t>70</w:t>
        </w:r>
        <w:r w:rsidR="00513E2D">
          <w:rPr>
            <w:noProof/>
            <w:webHidden/>
          </w:rPr>
          <w:fldChar w:fldCharType="end"/>
        </w:r>
      </w:hyperlink>
    </w:p>
    <w:p w14:paraId="442F779C" w14:textId="3200168A" w:rsidR="00513E2D" w:rsidRDefault="0078031B">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5F6770">
          <w:rPr>
            <w:noProof/>
            <w:webHidden/>
          </w:rPr>
          <w:t>74</w:t>
        </w:r>
        <w:r w:rsidR="00513E2D">
          <w:rPr>
            <w:noProof/>
            <w:webHidden/>
          </w:rPr>
          <w:fldChar w:fldCharType="end"/>
        </w:r>
      </w:hyperlink>
    </w:p>
    <w:p w14:paraId="6C0C7C1A" w14:textId="2D93E94D" w:rsidR="00513E2D" w:rsidRDefault="0078031B">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5F6770">
          <w:rPr>
            <w:noProof/>
            <w:webHidden/>
          </w:rPr>
          <w:t>78</w:t>
        </w:r>
        <w:r w:rsidR="00513E2D">
          <w:rPr>
            <w:noProof/>
            <w:webHidden/>
          </w:rPr>
          <w:fldChar w:fldCharType="end"/>
        </w:r>
      </w:hyperlink>
    </w:p>
    <w:p w14:paraId="3601E8E2" w14:textId="63DE30DF" w:rsidR="00513E2D" w:rsidRDefault="0078031B">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5F6770">
          <w:rPr>
            <w:noProof/>
            <w:webHidden/>
          </w:rPr>
          <w:t>81</w:t>
        </w:r>
        <w:r w:rsidR="00513E2D">
          <w:rPr>
            <w:noProof/>
            <w:webHidden/>
          </w:rPr>
          <w:fldChar w:fldCharType="end"/>
        </w:r>
      </w:hyperlink>
    </w:p>
    <w:p w14:paraId="024FEE43" w14:textId="1FBDB56A" w:rsidR="00513E2D" w:rsidRDefault="0078031B">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5F6770">
          <w:rPr>
            <w:noProof/>
            <w:webHidden/>
          </w:rPr>
          <w:t>313</w:t>
        </w:r>
        <w:r w:rsidR="00513E2D">
          <w:rPr>
            <w:noProof/>
            <w:webHidden/>
          </w:rPr>
          <w:fldChar w:fldCharType="end"/>
        </w:r>
      </w:hyperlink>
    </w:p>
    <w:p w14:paraId="4F7430BE" w14:textId="3D6B57FD" w:rsidR="00513E2D" w:rsidRDefault="0078031B">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5F6770">
          <w:rPr>
            <w:noProof/>
            <w:webHidden/>
          </w:rPr>
          <w:t>396</w:t>
        </w:r>
        <w:r w:rsidR="00513E2D">
          <w:rPr>
            <w:noProof/>
            <w:webHidden/>
          </w:rPr>
          <w:fldChar w:fldCharType="end"/>
        </w:r>
      </w:hyperlink>
    </w:p>
    <w:p w14:paraId="377ECFE7" w14:textId="65D84B63" w:rsidR="00513E2D" w:rsidRDefault="0078031B">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5F6770">
          <w:rPr>
            <w:noProof/>
            <w:webHidden/>
          </w:rPr>
          <w:t>397</w:t>
        </w:r>
        <w:r w:rsidR="00513E2D">
          <w:rPr>
            <w:noProof/>
            <w:webHidden/>
          </w:rPr>
          <w:fldChar w:fldCharType="end"/>
        </w:r>
      </w:hyperlink>
    </w:p>
    <w:p w14:paraId="16FAAA76" w14:textId="2ECA3F74" w:rsidR="00513E2D" w:rsidRDefault="0078031B">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5F6770">
          <w:rPr>
            <w:noProof/>
            <w:webHidden/>
          </w:rPr>
          <w:t>436</w:t>
        </w:r>
        <w:r w:rsidR="00513E2D">
          <w:rPr>
            <w:noProof/>
            <w:webHidden/>
          </w:rPr>
          <w:fldChar w:fldCharType="end"/>
        </w:r>
      </w:hyperlink>
    </w:p>
    <w:p w14:paraId="296A26AB" w14:textId="7DA372DB" w:rsidR="00513E2D" w:rsidRDefault="0078031B">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5F6770">
          <w:rPr>
            <w:noProof/>
            <w:webHidden/>
          </w:rPr>
          <w:t>439</w:t>
        </w:r>
        <w:r w:rsidR="00513E2D">
          <w:rPr>
            <w:noProof/>
            <w:webHidden/>
          </w:rPr>
          <w:fldChar w:fldCharType="end"/>
        </w:r>
      </w:hyperlink>
    </w:p>
    <w:p w14:paraId="685A31A1" w14:textId="25CF3F8A" w:rsidR="00513E2D" w:rsidRDefault="0078031B">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5F6770">
          <w:rPr>
            <w:noProof/>
            <w:webHidden/>
          </w:rPr>
          <w:t>454</w:t>
        </w:r>
        <w:r w:rsidR="00513E2D">
          <w:rPr>
            <w:noProof/>
            <w:webHidden/>
          </w:rPr>
          <w:fldChar w:fldCharType="end"/>
        </w:r>
      </w:hyperlink>
    </w:p>
    <w:p w14:paraId="672EE093" w14:textId="1D89D5FA" w:rsidR="00513E2D" w:rsidRDefault="0078031B">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5F6770">
          <w:rPr>
            <w:noProof/>
            <w:webHidden/>
          </w:rPr>
          <w:t>466</w:t>
        </w:r>
        <w:r w:rsidR="00513E2D">
          <w:rPr>
            <w:noProof/>
            <w:webHidden/>
          </w:rPr>
          <w:fldChar w:fldCharType="end"/>
        </w:r>
      </w:hyperlink>
    </w:p>
    <w:p w14:paraId="0C6A679C" w14:textId="50A44AA3" w:rsidR="00513E2D" w:rsidRDefault="0078031B">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5F6770">
          <w:rPr>
            <w:noProof/>
            <w:webHidden/>
          </w:rPr>
          <w:t>478</w:t>
        </w:r>
        <w:r w:rsidR="00513E2D">
          <w:rPr>
            <w:noProof/>
            <w:webHidden/>
          </w:rPr>
          <w:fldChar w:fldCharType="end"/>
        </w:r>
      </w:hyperlink>
    </w:p>
    <w:p w14:paraId="691576FA" w14:textId="540E3560" w:rsidR="00513E2D" w:rsidRDefault="0078031B">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5F6770">
          <w:rPr>
            <w:noProof/>
            <w:webHidden/>
          </w:rPr>
          <w:t>493</w:t>
        </w:r>
        <w:r w:rsidR="00513E2D">
          <w:rPr>
            <w:noProof/>
            <w:webHidden/>
          </w:rPr>
          <w:fldChar w:fldCharType="end"/>
        </w:r>
      </w:hyperlink>
    </w:p>
    <w:p w14:paraId="77825492" w14:textId="06AAE23E" w:rsidR="00513E2D" w:rsidRDefault="0078031B">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5F6770">
          <w:rPr>
            <w:noProof/>
            <w:webHidden/>
          </w:rPr>
          <w:t>502</w:t>
        </w:r>
        <w:r w:rsidR="00513E2D">
          <w:rPr>
            <w:noProof/>
            <w:webHidden/>
          </w:rPr>
          <w:fldChar w:fldCharType="end"/>
        </w:r>
      </w:hyperlink>
    </w:p>
    <w:p w14:paraId="5DF359A0" w14:textId="38398FE1" w:rsidR="00513E2D" w:rsidRDefault="0078031B">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5F6770">
          <w:rPr>
            <w:noProof/>
            <w:webHidden/>
          </w:rPr>
          <w:t>517</w:t>
        </w:r>
        <w:r w:rsidR="00513E2D">
          <w:rPr>
            <w:noProof/>
            <w:webHidden/>
          </w:rPr>
          <w:fldChar w:fldCharType="end"/>
        </w:r>
      </w:hyperlink>
    </w:p>
    <w:p w14:paraId="5BC2413D" w14:textId="3A2CA9DE" w:rsidR="00513E2D" w:rsidRDefault="0078031B">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5F6770">
          <w:rPr>
            <w:noProof/>
            <w:webHidden/>
          </w:rPr>
          <w:t>519</w:t>
        </w:r>
        <w:r w:rsidR="00513E2D">
          <w:rPr>
            <w:noProof/>
            <w:webHidden/>
          </w:rPr>
          <w:fldChar w:fldCharType="end"/>
        </w:r>
      </w:hyperlink>
    </w:p>
    <w:p w14:paraId="464DB380" w14:textId="1063A180" w:rsidR="00513E2D" w:rsidRDefault="0078031B">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5F6770">
          <w:rPr>
            <w:noProof/>
            <w:webHidden/>
          </w:rPr>
          <w:t>553</w:t>
        </w:r>
        <w:r w:rsidR="00513E2D">
          <w:rPr>
            <w:noProof/>
            <w:webHidden/>
          </w:rPr>
          <w:fldChar w:fldCharType="end"/>
        </w:r>
      </w:hyperlink>
    </w:p>
    <w:p w14:paraId="2DEC1662" w14:textId="3B57B919" w:rsidR="00513E2D" w:rsidRDefault="0078031B">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5F6770">
          <w:rPr>
            <w:noProof/>
            <w:webHidden/>
          </w:rPr>
          <w:t>554</w:t>
        </w:r>
        <w:r w:rsidR="00513E2D">
          <w:rPr>
            <w:noProof/>
            <w:webHidden/>
          </w:rPr>
          <w:fldChar w:fldCharType="end"/>
        </w:r>
      </w:hyperlink>
    </w:p>
    <w:p w14:paraId="5523821F" w14:textId="4811B5DB" w:rsidR="00513E2D" w:rsidRDefault="0078031B">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5F6770">
          <w:rPr>
            <w:noProof/>
            <w:webHidden/>
          </w:rPr>
          <w:t>575</w:t>
        </w:r>
        <w:r w:rsidR="00513E2D">
          <w:rPr>
            <w:noProof/>
            <w:webHidden/>
          </w:rPr>
          <w:fldChar w:fldCharType="end"/>
        </w:r>
      </w:hyperlink>
    </w:p>
    <w:p w14:paraId="4E43B4E7" w14:textId="76890C1E" w:rsidR="00513E2D" w:rsidRDefault="0078031B">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5F6770">
          <w:rPr>
            <w:noProof/>
            <w:webHidden/>
          </w:rPr>
          <w:t>625</w:t>
        </w:r>
        <w:r w:rsidR="00513E2D">
          <w:rPr>
            <w:noProof/>
            <w:webHidden/>
          </w:rPr>
          <w:fldChar w:fldCharType="end"/>
        </w:r>
      </w:hyperlink>
    </w:p>
    <w:p w14:paraId="167FF35D" w14:textId="3DC4BA4B" w:rsidR="00513E2D" w:rsidRDefault="0078031B">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45A7EA69" w14:textId="0AA926A9" w:rsidR="00513E2D" w:rsidRDefault="0078031B">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55D89DC1" w14:textId="3685C345" w:rsidR="00513E2D" w:rsidRDefault="0078031B">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5F6770">
          <w:rPr>
            <w:noProof/>
            <w:webHidden/>
          </w:rPr>
          <w:t>735</w:t>
        </w:r>
        <w:r w:rsidR="00513E2D">
          <w:rPr>
            <w:noProof/>
            <w:webHidden/>
          </w:rPr>
          <w:fldChar w:fldCharType="end"/>
        </w:r>
      </w:hyperlink>
    </w:p>
    <w:p w14:paraId="7228C642" w14:textId="718257E6" w:rsidR="00513E2D" w:rsidRDefault="0078031B">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5F6770">
          <w:rPr>
            <w:noProof/>
            <w:webHidden/>
          </w:rPr>
          <w:t>799</w:t>
        </w:r>
        <w:r w:rsidR="00513E2D">
          <w:rPr>
            <w:noProof/>
            <w:webHidden/>
          </w:rPr>
          <w:fldChar w:fldCharType="end"/>
        </w:r>
      </w:hyperlink>
    </w:p>
    <w:p w14:paraId="214AC751" w14:textId="46959166" w:rsidR="00513E2D" w:rsidRDefault="0078031B">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5F6770">
          <w:rPr>
            <w:noProof/>
            <w:webHidden/>
          </w:rPr>
          <w:t>805</w:t>
        </w:r>
        <w:r w:rsidR="00513E2D">
          <w:rPr>
            <w:noProof/>
            <w:webHidden/>
          </w:rPr>
          <w:fldChar w:fldCharType="end"/>
        </w:r>
      </w:hyperlink>
    </w:p>
    <w:p w14:paraId="4CCD3349" w14:textId="2A2B5C21" w:rsidR="00513E2D" w:rsidRDefault="0078031B">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5F6770">
          <w:rPr>
            <w:noProof/>
            <w:webHidden/>
          </w:rPr>
          <w:t>823</w:t>
        </w:r>
        <w:r w:rsidR="00513E2D">
          <w:rPr>
            <w:noProof/>
            <w:webHidden/>
          </w:rPr>
          <w:fldChar w:fldCharType="end"/>
        </w:r>
      </w:hyperlink>
    </w:p>
    <w:p w14:paraId="77354E95" w14:textId="55836B4B" w:rsidR="00513E2D" w:rsidRDefault="0078031B">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5F6770">
          <w:rPr>
            <w:noProof/>
            <w:webHidden/>
          </w:rPr>
          <w:t>830</w:t>
        </w:r>
        <w:r w:rsidR="00513E2D">
          <w:rPr>
            <w:noProof/>
            <w:webHidden/>
          </w:rPr>
          <w:fldChar w:fldCharType="end"/>
        </w:r>
      </w:hyperlink>
    </w:p>
    <w:p w14:paraId="5314ACE1" w14:textId="06E3EA99" w:rsidR="00513E2D" w:rsidRDefault="0078031B">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5F6770">
          <w:rPr>
            <w:noProof/>
            <w:webHidden/>
          </w:rPr>
          <w:t>853</w:t>
        </w:r>
        <w:r w:rsidR="00513E2D">
          <w:rPr>
            <w:noProof/>
            <w:webHidden/>
          </w:rPr>
          <w:fldChar w:fldCharType="end"/>
        </w:r>
      </w:hyperlink>
    </w:p>
    <w:p w14:paraId="5B390C3A" w14:textId="028194CD" w:rsidR="00513E2D" w:rsidRDefault="0078031B">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5F6770">
          <w:rPr>
            <w:noProof/>
            <w:webHidden/>
          </w:rPr>
          <w:t>881</w:t>
        </w:r>
        <w:r w:rsidR="00513E2D">
          <w:rPr>
            <w:noProof/>
            <w:webHidden/>
          </w:rPr>
          <w:fldChar w:fldCharType="end"/>
        </w:r>
      </w:hyperlink>
    </w:p>
    <w:p w14:paraId="3696FAC4" w14:textId="77116F05" w:rsidR="00513E2D" w:rsidRDefault="0078031B">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5F6770">
          <w:rPr>
            <w:noProof/>
            <w:webHidden/>
          </w:rPr>
          <w:t>896</w:t>
        </w:r>
        <w:r w:rsidR="00513E2D">
          <w:rPr>
            <w:noProof/>
            <w:webHidden/>
          </w:rPr>
          <w:fldChar w:fldCharType="end"/>
        </w:r>
      </w:hyperlink>
    </w:p>
    <w:p w14:paraId="591F080B" w14:textId="277FC95C" w:rsidR="00513E2D" w:rsidRDefault="0078031B">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5F6770">
          <w:rPr>
            <w:noProof/>
            <w:webHidden/>
          </w:rPr>
          <w:t>921</w:t>
        </w:r>
        <w:r w:rsidR="00513E2D">
          <w:rPr>
            <w:noProof/>
            <w:webHidden/>
          </w:rPr>
          <w:fldChar w:fldCharType="end"/>
        </w:r>
      </w:hyperlink>
    </w:p>
    <w:p w14:paraId="16847BD8" w14:textId="365D0A4B" w:rsidR="00513E2D" w:rsidRDefault="0078031B">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5F6770">
          <w:rPr>
            <w:noProof/>
            <w:webHidden/>
          </w:rPr>
          <w:t>1020</w:t>
        </w:r>
        <w:r w:rsidR="00513E2D">
          <w:rPr>
            <w:noProof/>
            <w:webHidden/>
          </w:rPr>
          <w:fldChar w:fldCharType="end"/>
        </w:r>
      </w:hyperlink>
    </w:p>
    <w:p w14:paraId="738FCBE2" w14:textId="5A72E0A1" w:rsidR="00513E2D" w:rsidRDefault="0078031B">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5F6770">
          <w:rPr>
            <w:noProof/>
            <w:webHidden/>
          </w:rPr>
          <w:t>1095</w:t>
        </w:r>
        <w:r w:rsidR="00513E2D">
          <w:rPr>
            <w:noProof/>
            <w:webHidden/>
          </w:rPr>
          <w:fldChar w:fldCharType="end"/>
        </w:r>
      </w:hyperlink>
    </w:p>
    <w:p w14:paraId="6E8D82B4" w14:textId="6B9A3321" w:rsidR="00513E2D" w:rsidRDefault="0078031B">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5F6770">
          <w:rPr>
            <w:noProof/>
            <w:webHidden/>
          </w:rPr>
          <w:t>1097</w:t>
        </w:r>
        <w:r w:rsidR="00513E2D">
          <w:rPr>
            <w:noProof/>
            <w:webHidden/>
          </w:rPr>
          <w:fldChar w:fldCharType="end"/>
        </w:r>
      </w:hyperlink>
    </w:p>
    <w:p w14:paraId="45DC18EB" w14:textId="78A33C8C" w:rsidR="00513E2D" w:rsidRDefault="0078031B">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5F6770">
          <w:rPr>
            <w:noProof/>
            <w:webHidden/>
          </w:rPr>
          <w:t>1101</w:t>
        </w:r>
        <w:r w:rsidR="00513E2D">
          <w:rPr>
            <w:noProof/>
            <w:webHidden/>
          </w:rPr>
          <w:fldChar w:fldCharType="end"/>
        </w:r>
      </w:hyperlink>
    </w:p>
    <w:p w14:paraId="27B4CE02" w14:textId="01A69C8F" w:rsidR="00513E2D" w:rsidRDefault="0078031B">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5F6770">
          <w:rPr>
            <w:noProof/>
            <w:webHidden/>
          </w:rPr>
          <w:t>1102</w:t>
        </w:r>
        <w:r w:rsidR="00513E2D">
          <w:rPr>
            <w:noProof/>
            <w:webHidden/>
          </w:rPr>
          <w:fldChar w:fldCharType="end"/>
        </w:r>
      </w:hyperlink>
    </w:p>
    <w:p w14:paraId="5E4FE603" w14:textId="3A232C3A" w:rsidR="00513E2D" w:rsidRDefault="0078031B">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5F6770">
          <w:rPr>
            <w:noProof/>
            <w:webHidden/>
          </w:rPr>
          <w:t>1123</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5F6770">
              <w:rPr>
                <w:noProof/>
                <w:webHidden/>
              </w:rPr>
              <w:t>5</w:t>
            </w:r>
            <w:r w:rsidR="00916CE7">
              <w:rPr>
                <w:noProof/>
                <w:webHidden/>
              </w:rPr>
              <w:fldChar w:fldCharType="end"/>
            </w:r>
          </w:hyperlink>
        </w:p>
        <w:p w14:paraId="60AC55C1" w14:textId="77777777" w:rsidR="00916CE7" w:rsidRDefault="0078031B">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5F6770">
              <w:rPr>
                <w:noProof/>
                <w:webHidden/>
              </w:rPr>
              <w:t>10</w:t>
            </w:r>
            <w:r w:rsidR="00916CE7">
              <w:rPr>
                <w:noProof/>
                <w:webHidden/>
              </w:rPr>
              <w:fldChar w:fldCharType="end"/>
            </w:r>
          </w:hyperlink>
        </w:p>
        <w:p w14:paraId="4E62C4D9" w14:textId="77777777" w:rsidR="00916CE7" w:rsidRDefault="0078031B">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5F6770">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5F6770">
        <w:rPr>
          <w:noProof/>
          <w:lang w:val="en-US"/>
        </w:rPr>
        <w:t>906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37C54547" w:rsidR="00B102EF" w:rsidRDefault="00B102EF" w:rsidP="004D23BC">
      <w:pPr>
        <w:tabs>
          <w:tab w:val="left" w:pos="720"/>
          <w:tab w:val="left" w:leader="dot" w:pos="7920"/>
        </w:tabs>
      </w:pPr>
      <w:r>
        <w:fldChar w:fldCharType="begin"/>
      </w:r>
      <w:r>
        <w:instrText xml:space="preserve"> REF _Ref448228501 \h </w:instrText>
      </w:r>
      <w:r>
        <w:fldChar w:fldCharType="separate"/>
      </w:r>
      <w:r w:rsidR="000E62F4">
        <w:t>The Fourth Canticle</w:t>
      </w:r>
      <w:r>
        <w:fldChar w:fldCharType="end"/>
      </w:r>
      <w:r>
        <w:tab/>
      </w:r>
      <w:r>
        <w:fldChar w:fldCharType="begin"/>
      </w:r>
      <w:r>
        <w:instrText xml:space="preserve"> PAGEREF _Ref448228505 \h </w:instrText>
      </w:r>
      <w:r>
        <w:fldChar w:fldCharType="separate"/>
      </w:r>
      <w:r w:rsidR="005F6770">
        <w:rPr>
          <w:noProof/>
        </w:rPr>
        <w:t>387</w:t>
      </w:r>
      <w:r>
        <w:fldChar w:fldCharType="end"/>
      </w:r>
    </w:p>
    <w:p w14:paraId="714598C9" w14:textId="026547BC" w:rsidR="00B102EF" w:rsidRDefault="00B102EF" w:rsidP="004D23BC">
      <w:pPr>
        <w:tabs>
          <w:tab w:val="left" w:pos="720"/>
          <w:tab w:val="left" w:leader="dot" w:pos="7920"/>
        </w:tabs>
      </w:pPr>
      <w:r>
        <w:fldChar w:fldCharType="begin"/>
      </w:r>
      <w:r>
        <w:instrText xml:space="preserve"> REF _Ref448228521 \h </w:instrText>
      </w:r>
      <w:r>
        <w:fldChar w:fldCharType="separate"/>
      </w:r>
      <w:r w:rsidR="000E62F4">
        <w:t>The Annual Psalis and Theotokia</w:t>
      </w:r>
      <w:r>
        <w:fldChar w:fldCharType="end"/>
      </w:r>
      <w:r>
        <w:tab/>
      </w:r>
      <w:r>
        <w:fldChar w:fldCharType="begin"/>
      </w:r>
      <w:r>
        <w:instrText xml:space="preserve"> PAGEREF _Ref448228524 \h </w:instrText>
      </w:r>
      <w:r>
        <w:fldChar w:fldCharType="separate"/>
      </w:r>
      <w:r w:rsidR="005F6770">
        <w:rPr>
          <w:noProof/>
        </w:rPr>
        <w:t>396</w:t>
      </w:r>
      <w:r>
        <w:fldChar w:fldCharType="end"/>
      </w:r>
    </w:p>
    <w:p w14:paraId="160344F1" w14:textId="59EED721"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E62F4">
        <w:t>The Book of Psalis and Doxologies</w:t>
      </w:r>
      <w:r>
        <w:fldChar w:fldCharType="end"/>
      </w:r>
      <w:r>
        <w:tab/>
      </w:r>
      <w:r>
        <w:fldChar w:fldCharType="begin"/>
      </w:r>
      <w:r>
        <w:instrText xml:space="preserve"> PAGEREF _Ref448228546 \h </w:instrText>
      </w:r>
      <w:r>
        <w:fldChar w:fldCharType="separate"/>
      </w:r>
      <w:r w:rsidR="005F6770">
        <w:rPr>
          <w:noProof/>
        </w:rPr>
        <w:t>553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929736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5F6770">
        <w:rPr>
          <w:noProof/>
          <w:lang w:val="en-GB"/>
        </w:rPr>
        <w:t>154</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20E45A75"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5F6770">
        <w:rPr>
          <w:noProof/>
        </w:rPr>
        <w:t>261</w:t>
      </w:r>
      <w:r w:rsidR="003A78C2">
        <w:fldChar w:fldCharType="end"/>
      </w:r>
    </w:p>
    <w:p w14:paraId="10E2000F" w14:textId="0340857D"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5F6770">
        <w:rPr>
          <w:noProof/>
        </w:rPr>
        <w:t>261</w:t>
      </w:r>
      <w:r w:rsidR="003A78C2">
        <w:fldChar w:fldCharType="end"/>
      </w:r>
    </w:p>
    <w:p w14:paraId="4928E776" w14:textId="113F2132"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5F6770">
        <w:rPr>
          <w:noProof/>
        </w:rPr>
        <w:t>278</w:t>
      </w:r>
      <w:r w:rsidR="003A78C2">
        <w:fldChar w:fldCharType="end"/>
      </w:r>
    </w:p>
    <w:p w14:paraId="4144738E" w14:textId="759A6E25"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5F6770">
        <w:rPr>
          <w:noProof/>
        </w:rPr>
        <w:t>279</w:t>
      </w:r>
      <w:r w:rsidR="003A78C2">
        <w:fldChar w:fldCharType="end"/>
      </w:r>
    </w:p>
    <w:p w14:paraId="7A11F8AE" w14:textId="11AFC658"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5F6770">
        <w:rPr>
          <w:noProof/>
        </w:rPr>
        <w:t>280</w:t>
      </w:r>
      <w:r w:rsidR="003A78C2">
        <w:fldChar w:fldCharType="end"/>
      </w:r>
    </w:p>
    <w:p w14:paraId="1E7E3335" w14:textId="1216DECB"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5F6770">
        <w:rPr>
          <w:noProof/>
        </w:rPr>
        <w:t>281</w:t>
      </w:r>
      <w:r w:rsidR="003A78C2">
        <w:fldChar w:fldCharType="end"/>
      </w:r>
    </w:p>
    <w:p w14:paraId="6A7F45CD" w14:textId="1FC4B4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5F6770">
        <w:rPr>
          <w:noProof/>
        </w:rPr>
        <w:t>281</w:t>
      </w:r>
      <w:r w:rsidR="003A78C2">
        <w:fldChar w:fldCharType="end"/>
      </w:r>
    </w:p>
    <w:p w14:paraId="2FA5C99A" w14:textId="5129997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5F6770">
        <w:rPr>
          <w:noProof/>
        </w:rPr>
        <w:t>282</w:t>
      </w:r>
      <w:r w:rsidR="003A78C2">
        <w:fldChar w:fldCharType="end"/>
      </w:r>
    </w:p>
    <w:p w14:paraId="0633E3A7" w14:textId="6B39931F"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5F6770">
        <w:rPr>
          <w:noProof/>
        </w:rPr>
        <w:t>283</w:t>
      </w:r>
      <w:r w:rsidR="003A78C2">
        <w:fldChar w:fldCharType="end"/>
      </w:r>
    </w:p>
    <w:p w14:paraId="0FB134D2" w14:textId="44CA673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5F6770">
        <w:rPr>
          <w:noProof/>
        </w:rPr>
        <w:t>284</w:t>
      </w:r>
      <w:r w:rsidR="003A78C2">
        <w:fldChar w:fldCharType="end"/>
      </w:r>
    </w:p>
    <w:p w14:paraId="1C4403C7" w14:textId="399ABB0E"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5F6770">
        <w:rPr>
          <w:noProof/>
        </w:rPr>
        <w:t>284</w:t>
      </w:r>
      <w:r w:rsidR="003A78C2">
        <w:fldChar w:fldCharType="end"/>
      </w:r>
    </w:p>
    <w:p w14:paraId="7851B890" w14:textId="650BA14C"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5F6770">
        <w:rPr>
          <w:noProof/>
        </w:rPr>
        <w:t>285</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00847CC6" w:rsidR="00A02728" w:rsidRPr="000D107E" w:rsidRDefault="006869EE" w:rsidP="006869EE">
      <w:pPr>
        <w:pStyle w:val="Body"/>
      </w:pPr>
      <w:r>
        <w:t xml:space="preserve">See </w:t>
      </w:r>
      <w:r>
        <w:fldChar w:fldCharType="begin"/>
      </w:r>
      <w:r>
        <w:instrText xml:space="preserve"> REF _Ref448227875 \h </w:instrText>
      </w:r>
      <w:r>
        <w:fldChar w:fldCharType="separate"/>
      </w:r>
      <w:r w:rsidR="000E62F4">
        <w:t>The Raising of Incense</w:t>
      </w:r>
      <w:r>
        <w:fldChar w:fldCharType="end"/>
      </w:r>
      <w:r>
        <w:t xml:space="preserve">, page </w:t>
      </w:r>
      <w:r>
        <w:fldChar w:fldCharType="begin"/>
      </w:r>
      <w:r>
        <w:instrText xml:space="preserve"> PAGEREF _Ref448227880 \h </w:instrText>
      </w:r>
      <w:r>
        <w:fldChar w:fldCharType="separate"/>
      </w:r>
      <w:r w:rsidR="005F6770">
        <w:rPr>
          <w:noProof/>
        </w:rPr>
        <w:t>519</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5F6770">
              <w:rPr>
                <w:noProof/>
                <w:webHidden/>
              </w:rPr>
              <w:t>18</w:t>
            </w:r>
            <w:r w:rsidR="00513E2D">
              <w:rPr>
                <w:noProof/>
                <w:webHidden/>
              </w:rPr>
              <w:fldChar w:fldCharType="end"/>
            </w:r>
          </w:hyperlink>
        </w:p>
        <w:p w14:paraId="4FF057CF" w14:textId="0DB2C682" w:rsidR="00513E2D" w:rsidRDefault="0078031B">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5F6770">
              <w:rPr>
                <w:noProof/>
                <w:webHidden/>
              </w:rPr>
              <w:t>23</w:t>
            </w:r>
            <w:r w:rsidR="00513E2D">
              <w:rPr>
                <w:noProof/>
                <w:webHidden/>
              </w:rPr>
              <w:fldChar w:fldCharType="end"/>
            </w:r>
          </w:hyperlink>
        </w:p>
        <w:p w14:paraId="52658B7F" w14:textId="374B93A1" w:rsidR="00513E2D" w:rsidRDefault="0078031B">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5F6770">
              <w:rPr>
                <w:noProof/>
                <w:webHidden/>
              </w:rPr>
              <w:t>30</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1044CEC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06C8546" w14:textId="246AF0D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E41A6D8" w14:textId="3FF325CF"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088C6310"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5C89ADF0" w14:textId="34076B9C"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28E2C0BB" w14:textId="4821E292"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1E089908" w14:textId="54586BFA"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AE38C3E" w14:textId="211DB5F1"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687F32E" w14:textId="0DBB62CF"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7888D837" w14:textId="6DE1340E"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34DBB223" w14:textId="2727142B"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B4DC1CD" w14:textId="70B8332B"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110D48E" w14:textId="5D952F3E"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DB70176" w14:textId="1EE904C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10BFD659" w14:textId="32B7C7E1"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4100805A"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FA51813" w14:textId="6D1B2B64"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B99716A" w14:textId="11DF78C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5286E679"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B75A28D" w14:textId="370BBE0F"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0AE9AF27" w14:textId="6F064060"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41F119EC" w14:textId="6C4D0D2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597C59C2" w14:textId="20C51546"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128C5E51" w14:textId="1C53B81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2E0B000D" w14:textId="75A442F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770DB628" w14:textId="76FD0CA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641208A7" w14:textId="20E2BEC4"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22E2CCB4" w14:textId="029EBCA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71D3EDA7" w14:textId="4880A6A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6A511ED2" w14:textId="4509A366"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9F3E852"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1C8B7C0A" w14:textId="4A1606F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2E223CF0" w14:textId="466E9586"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0C8450E8"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5F6770">
        <w:rPr>
          <w:noProof/>
        </w:rPr>
        <w:t>83</w:t>
      </w:r>
      <w:r w:rsidR="003A78C2">
        <w:fldChar w:fldCharType="end"/>
      </w:r>
    </w:p>
    <w:p w14:paraId="11005B88" w14:textId="7730B5B0"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5F6770">
        <w:rPr>
          <w:noProof/>
        </w:rPr>
        <w:t>86</w:t>
      </w:r>
      <w:r w:rsidR="003A78C2">
        <w:fldChar w:fldCharType="end"/>
      </w:r>
    </w:p>
    <w:p w14:paraId="55C4356A" w14:textId="2EFE13DE"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5F6770">
        <w:rPr>
          <w:noProof/>
        </w:rPr>
        <w:t>94</w:t>
      </w:r>
      <w:r w:rsidR="003A78C2">
        <w:fldChar w:fldCharType="end"/>
      </w:r>
    </w:p>
    <w:p w14:paraId="63420882" w14:textId="34A255CF"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5F6770">
        <w:rPr>
          <w:noProof/>
        </w:rPr>
        <w:t>96</w:t>
      </w:r>
      <w:r w:rsidR="003A78C2">
        <w:fldChar w:fldCharType="end"/>
      </w:r>
    </w:p>
    <w:p w14:paraId="774D5DBB" w14:textId="2F60B929"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5F6770">
        <w:rPr>
          <w:noProof/>
        </w:rPr>
        <w:t>111</w:t>
      </w:r>
      <w:r w:rsidR="003A78C2">
        <w:fldChar w:fldCharType="end"/>
      </w:r>
    </w:p>
    <w:p w14:paraId="6E11CE76" w14:textId="0FAD8C6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5F6770">
        <w:rPr>
          <w:noProof/>
        </w:rPr>
        <w:t>115</w:t>
      </w:r>
      <w:r w:rsidR="003A78C2">
        <w:fldChar w:fldCharType="end"/>
      </w:r>
    </w:p>
    <w:p w14:paraId="3C2A64B3" w14:textId="54A3FE98"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5F6770">
        <w:rPr>
          <w:noProof/>
        </w:rPr>
        <w:t>175</w:t>
      </w:r>
      <w:r w:rsidR="003A78C2">
        <w:fldChar w:fldCharType="end"/>
      </w:r>
    </w:p>
    <w:p w14:paraId="41660D28" w14:textId="6D878D9A"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5F6770">
        <w:rPr>
          <w:noProof/>
        </w:rPr>
        <w:t>182</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DA4D3E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5F6770">
        <w:rPr>
          <w:noProof/>
        </w:rPr>
        <w:t>109</w:t>
      </w:r>
      <w:r w:rsidR="003A78C2">
        <w:fldChar w:fldCharType="end"/>
      </w:r>
    </w:p>
    <w:p w14:paraId="09B61132" w14:textId="4815B93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5F6770">
        <w:rPr>
          <w:noProof/>
        </w:rPr>
        <w:t>118</w:t>
      </w:r>
      <w:r w:rsidR="003A78C2">
        <w:fldChar w:fldCharType="end"/>
      </w:r>
    </w:p>
    <w:p w14:paraId="28BE6576" w14:textId="10444F85"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5F6770">
        <w:rPr>
          <w:noProof/>
        </w:rPr>
        <w:t>142</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81D133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5F6770">
        <w:rPr>
          <w:noProof/>
        </w:rPr>
        <w:t>162</w:t>
      </w:r>
      <w:r w:rsidR="003A78C2">
        <w:fldChar w:fldCharType="end"/>
      </w:r>
    </w:p>
    <w:p w14:paraId="3921B741" w14:textId="493153D2"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5F6770">
        <w:rPr>
          <w:noProof/>
        </w:rPr>
        <w:t>209</w:t>
      </w:r>
      <w:r w:rsidR="003A78C2">
        <w:fldChar w:fldCharType="end"/>
      </w:r>
    </w:p>
    <w:p w14:paraId="5D801D2A" w14:textId="798884EE"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5F6770">
        <w:rPr>
          <w:noProof/>
        </w:rPr>
        <w:t>219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B94E093"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5F6770">
        <w:rPr>
          <w:noProof/>
        </w:rPr>
        <w:t>226</w:t>
      </w:r>
      <w:r w:rsidR="003A78C2">
        <w:fldChar w:fldCharType="end"/>
      </w:r>
    </w:p>
    <w:p w14:paraId="355504DD" w14:textId="123FFC3A"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5F6770">
        <w:rPr>
          <w:noProof/>
        </w:rPr>
        <w:t>252</w:t>
      </w:r>
      <w:r w:rsidR="003A78C2">
        <w:fldChar w:fldCharType="end"/>
      </w:r>
    </w:p>
    <w:p w14:paraId="19A8593F" w14:textId="637C2D2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5F6770">
        <w:rPr>
          <w:noProof/>
        </w:rPr>
        <w:t>259</w:t>
      </w:r>
      <w:r w:rsidR="003A78C2">
        <w:fldChar w:fldCharType="end"/>
      </w:r>
    </w:p>
    <w:p w14:paraId="6A7479E2" w14:textId="6B42F085"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5F6770">
        <w:rPr>
          <w:noProof/>
        </w:rPr>
        <w:t>260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46AAFF40"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5F6770">
        <w:rPr>
          <w:noProof/>
        </w:rPr>
        <w:t>286</w:t>
      </w:r>
      <w:r w:rsidR="003A78C2">
        <w:fldChar w:fldCharType="end"/>
      </w:r>
    </w:p>
    <w:p w14:paraId="640173D6" w14:textId="7528BEE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5F6770">
        <w:rPr>
          <w:noProof/>
        </w:rPr>
        <w:t>287</w:t>
      </w:r>
      <w:r w:rsidR="003A78C2">
        <w:fldChar w:fldCharType="end"/>
      </w:r>
    </w:p>
    <w:p w14:paraId="26C5B235" w14:textId="2C8E93B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5F6770">
        <w:rPr>
          <w:noProof/>
        </w:rPr>
        <w:t>287</w:t>
      </w:r>
      <w:r w:rsidR="003A78C2">
        <w:fldChar w:fldCharType="end"/>
      </w:r>
    </w:p>
    <w:p w14:paraId="09527073" w14:textId="3DA83C5C"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5F6770">
        <w:rPr>
          <w:noProof/>
        </w:rPr>
        <w:t>289</w:t>
      </w:r>
      <w:r w:rsidR="003A78C2">
        <w:fldChar w:fldCharType="end"/>
      </w:r>
    </w:p>
    <w:p w14:paraId="3AB0B369" w14:textId="59830F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5F6770">
        <w:rPr>
          <w:noProof/>
        </w:rPr>
        <w:t>290</w:t>
      </w:r>
      <w:r w:rsidR="003A78C2">
        <w:fldChar w:fldCharType="end"/>
      </w:r>
    </w:p>
    <w:p w14:paraId="27DF8F80" w14:textId="32699735"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5F6770">
        <w:rPr>
          <w:noProof/>
        </w:rPr>
        <w:t>294</w:t>
      </w:r>
      <w:r w:rsidR="003A78C2">
        <w:fldChar w:fldCharType="end"/>
      </w:r>
    </w:p>
    <w:p w14:paraId="4690D87F" w14:textId="57162504"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5F6770">
        <w:rPr>
          <w:noProof/>
        </w:rPr>
        <w:t>300</w:t>
      </w:r>
      <w:r w:rsidR="003A78C2">
        <w:fldChar w:fldCharType="end"/>
      </w:r>
    </w:p>
    <w:p w14:paraId="3DCE666A" w14:textId="016FAF3A"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5F6770">
        <w:rPr>
          <w:noProof/>
        </w:rPr>
        <w:t>306</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272D0024"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62F4">
        <w:t>Psalm 118 Part 20 (</w:t>
      </w:r>
      <w:r w:rsidR="000E62F4" w:rsidRPr="000E62F4">
        <w:rPr>
          <w:rFonts w:ascii="Times New Roman" w:hAnsi="Times New Roman"/>
          <w:rtl/>
          <w:lang w:bidi="he-IL"/>
        </w:rPr>
        <w:t>ר</w:t>
      </w:r>
      <w:r w:rsidR="000E62F4">
        <w:t>): “See my humiliation and deliver me”</w:t>
      </w:r>
      <w:r>
        <w:fldChar w:fldCharType="end"/>
      </w:r>
      <w:r>
        <w:tab/>
      </w:r>
      <w:r>
        <w:fldChar w:fldCharType="begin"/>
      </w:r>
      <w:r>
        <w:instrText xml:space="preserve"> PAGEREF _Ref434579036 \h </w:instrText>
      </w:r>
      <w:r>
        <w:fldChar w:fldCharType="separate"/>
      </w:r>
      <w:r w:rsidR="005F6770">
        <w:rPr>
          <w:noProof/>
        </w:rPr>
        <w:t>276</w:t>
      </w:r>
      <w:r>
        <w:fldChar w:fldCharType="end"/>
      </w:r>
    </w:p>
    <w:p w14:paraId="460A4F24" w14:textId="6B34A4C9"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62F4">
        <w:t>Psalm 118 Part 21 (</w:t>
      </w:r>
      <w:r w:rsidR="000E62F4" w:rsidRPr="000E62F4">
        <w:rPr>
          <w:rFonts w:ascii="Times New Roman" w:hAnsi="Times New Roman"/>
          <w:rtl/>
          <w:lang w:bidi="he-IL"/>
        </w:rPr>
        <w:t>ש</w:t>
      </w:r>
      <w:r w:rsidR="000E62F4">
        <w:t>): “Rulers persecute me without cause”</w:t>
      </w:r>
      <w:r>
        <w:fldChar w:fldCharType="end"/>
      </w:r>
      <w:r>
        <w:tab/>
      </w:r>
      <w:r>
        <w:fldChar w:fldCharType="begin"/>
      </w:r>
      <w:r>
        <w:instrText xml:space="preserve"> PAGEREF _Ref434579051 \h </w:instrText>
      </w:r>
      <w:r>
        <w:fldChar w:fldCharType="separate"/>
      </w:r>
      <w:r w:rsidR="005F6770">
        <w:rPr>
          <w:noProof/>
        </w:rPr>
        <w:t>277</w:t>
      </w:r>
      <w:r>
        <w:fldChar w:fldCharType="end"/>
      </w:r>
    </w:p>
    <w:p w14:paraId="148B010E" w14:textId="31C2BF6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62F4">
        <w:t>Psalm 118 Part 22 (</w:t>
      </w:r>
      <w:r w:rsidR="000E62F4" w:rsidRPr="000E62F4">
        <w:rPr>
          <w:rFonts w:ascii="Times New Roman" w:hAnsi="Times New Roman"/>
          <w:rtl/>
          <w:lang w:bidi="he-IL"/>
        </w:rPr>
        <w:t>ת</w:t>
      </w:r>
      <w:r w:rsidR="000E62F4">
        <w:t>): “Let my supplication come before You, O Lord”</w:t>
      </w:r>
      <w:r>
        <w:fldChar w:fldCharType="end"/>
      </w:r>
      <w:r>
        <w:tab/>
      </w:r>
      <w:r>
        <w:fldChar w:fldCharType="begin"/>
      </w:r>
      <w:r>
        <w:instrText xml:space="preserve"> PAGEREF _Ref434579065 \h </w:instrText>
      </w:r>
      <w:r>
        <w:fldChar w:fldCharType="separate"/>
      </w:r>
      <w:r w:rsidR="005F6770">
        <w:rPr>
          <w:noProof/>
        </w:rPr>
        <w:t>278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5F6770">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5F6770">
              <w:rPr>
                <w:noProof/>
                <w:webHidden/>
              </w:rPr>
              <w:t>34</w:t>
            </w:r>
            <w:r w:rsidR="00513E2D">
              <w:rPr>
                <w:noProof/>
                <w:webHidden/>
              </w:rPr>
              <w:fldChar w:fldCharType="end"/>
            </w:r>
          </w:hyperlink>
        </w:p>
        <w:p w14:paraId="4B66B0BD" w14:textId="06645254" w:rsidR="00513E2D" w:rsidRDefault="0078031B">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5F6770">
              <w:rPr>
                <w:noProof/>
                <w:webHidden/>
              </w:rPr>
              <w:t>37</w:t>
            </w:r>
            <w:r w:rsidR="00513E2D">
              <w:rPr>
                <w:noProof/>
                <w:webHidden/>
              </w:rPr>
              <w:fldChar w:fldCharType="end"/>
            </w:r>
          </w:hyperlink>
        </w:p>
        <w:p w14:paraId="3D971AA0" w14:textId="773C0C4E" w:rsidR="00513E2D" w:rsidRDefault="0078031B">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5F6770">
              <w:rPr>
                <w:noProof/>
                <w:webHidden/>
              </w:rPr>
              <w:t>39</w:t>
            </w:r>
            <w:r w:rsidR="00513E2D">
              <w:rPr>
                <w:noProof/>
                <w:webHidden/>
              </w:rPr>
              <w:fldChar w:fldCharType="end"/>
            </w:r>
          </w:hyperlink>
        </w:p>
        <w:p w14:paraId="68E54F67" w14:textId="02F8EA5E" w:rsidR="00513E2D" w:rsidRDefault="0078031B">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5F6770">
              <w:rPr>
                <w:noProof/>
                <w:webHidden/>
              </w:rPr>
              <w:t>43</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6FE2EF9E"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0C23CB7" w14:textId="62E7B60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6A01756" w14:textId="74456517"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AC988C2"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5F6770">
        <w:rPr>
          <w:noProof/>
        </w:rPr>
        <w:t>83</w:t>
      </w:r>
      <w:r w:rsidR="003A78C2">
        <w:fldChar w:fldCharType="end"/>
      </w:r>
    </w:p>
    <w:p w14:paraId="065B6E4C" w14:textId="6372A1E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5F6770">
        <w:rPr>
          <w:noProof/>
        </w:rPr>
        <w:t>86</w:t>
      </w:r>
      <w:r w:rsidR="003A78C2">
        <w:fldChar w:fldCharType="end"/>
      </w:r>
    </w:p>
    <w:p w14:paraId="7CA30D28" w14:textId="1CEE22B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5F6770">
        <w:rPr>
          <w:noProof/>
        </w:rPr>
        <w:t>94</w:t>
      </w:r>
      <w:r w:rsidR="003A78C2">
        <w:fldChar w:fldCharType="end"/>
      </w:r>
    </w:p>
    <w:p w14:paraId="163CB68A" w14:textId="34E03E93"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5F6770">
        <w:rPr>
          <w:noProof/>
        </w:rPr>
        <w:t>182</w:t>
      </w:r>
      <w:r w:rsidR="003A78C2">
        <w:fldChar w:fldCharType="end"/>
      </w:r>
    </w:p>
    <w:p w14:paraId="32337B1D" w14:textId="33AF8677"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5F6770">
        <w:rPr>
          <w:noProof/>
        </w:rPr>
        <w:t>209</w:t>
      </w:r>
      <w:r w:rsidR="003A78C2">
        <w:fldChar w:fldCharType="end"/>
      </w:r>
    </w:p>
    <w:p w14:paraId="7C06DD1A" w14:textId="410137FA"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5F6770">
        <w:rPr>
          <w:noProof/>
        </w:rPr>
        <w:t>219</w:t>
      </w:r>
      <w:r w:rsidR="003A78C2">
        <w:fldChar w:fldCharType="end"/>
      </w:r>
    </w:p>
    <w:p w14:paraId="2E5D18EB" w14:textId="0FB2C790"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62F4">
        <w:t>Psalm</w:t>
      </w:r>
      <w:r w:rsidR="000E62F4" w:rsidRPr="00AB1781">
        <w:t xml:space="preserve"> 116</w:t>
      </w:r>
      <w:r w:rsidR="000E62F4">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5F6770">
        <w:rPr>
          <w:noProof/>
        </w:rPr>
        <w:t>261</w:t>
      </w:r>
      <w:r w:rsidR="003A78C2">
        <w:fldChar w:fldCharType="end"/>
      </w:r>
    </w:p>
    <w:p w14:paraId="110463A5" w14:textId="743781E0"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62F4">
        <w:t>Psalm</w:t>
      </w:r>
      <w:r w:rsidR="000E62F4" w:rsidRPr="00AB1781">
        <w:t xml:space="preserve"> 117</w:t>
      </w:r>
      <w:r w:rsidR="000E62F4">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5F6770">
        <w:rPr>
          <w:noProof/>
        </w:rPr>
        <w:t>261</w:t>
      </w:r>
      <w:r w:rsidR="003A78C2">
        <w:fldChar w:fldCharType="end"/>
      </w:r>
    </w:p>
    <w:p w14:paraId="2887A6CA" w14:textId="6ADE06A3"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62F4">
        <w:t>Psalm</w:t>
      </w:r>
      <w:r w:rsidR="000E62F4" w:rsidRPr="00AB1781">
        <w:t xml:space="preserve"> 118</w:t>
      </w:r>
      <w:r w:rsidR="000E62F4">
        <w:t>: “Blessed are the blameless in the way”</w:t>
      </w:r>
      <w:r>
        <w:fldChar w:fldCharType="end"/>
      </w:r>
      <w:r w:rsidR="006A0403">
        <w:tab/>
      </w:r>
      <w:r>
        <w:fldChar w:fldCharType="begin"/>
      </w:r>
      <w:r w:rsidR="006A0403">
        <w:instrText xml:space="preserve"> PAGEREF _Ref412027139 \h </w:instrText>
      </w:r>
      <w:r>
        <w:fldChar w:fldCharType="separate"/>
      </w:r>
      <w:r w:rsidR="005F6770">
        <w:rPr>
          <w:noProof/>
        </w:rPr>
        <w:t>264</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398346C6"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62F4">
        <w:t>Psalm</w:t>
      </w:r>
      <w:r w:rsidR="000E62F4" w:rsidRPr="00AB1781">
        <w:t xml:space="preserve"> 119</w:t>
      </w:r>
      <w:r w:rsidR="000E62F4">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5F6770">
        <w:rPr>
          <w:noProof/>
        </w:rPr>
        <w:t>278</w:t>
      </w:r>
      <w:r w:rsidR="003A78C2">
        <w:fldChar w:fldCharType="end"/>
      </w:r>
    </w:p>
    <w:p w14:paraId="49DCC6DD" w14:textId="48D0F1C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62F4">
        <w:t>Psalm</w:t>
      </w:r>
      <w:r w:rsidR="000E62F4" w:rsidRPr="00AB1781">
        <w:t xml:space="preserve"> 120</w:t>
      </w:r>
      <w:r w:rsidR="000E62F4">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5F6770">
        <w:rPr>
          <w:noProof/>
        </w:rPr>
        <w:t>279</w:t>
      </w:r>
      <w:r w:rsidR="003A78C2">
        <w:fldChar w:fldCharType="end"/>
      </w:r>
    </w:p>
    <w:p w14:paraId="35C5E1C7" w14:textId="7F95117B"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62F4">
        <w:t>Psalm</w:t>
      </w:r>
      <w:r w:rsidR="000E62F4" w:rsidRPr="00AB1781">
        <w:t xml:space="preserve"> 121</w:t>
      </w:r>
      <w:r w:rsidR="000E62F4">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5F6770">
        <w:rPr>
          <w:noProof/>
        </w:rPr>
        <w:t>280</w:t>
      </w:r>
      <w:r w:rsidR="003A78C2">
        <w:fldChar w:fldCharType="end"/>
      </w:r>
    </w:p>
    <w:p w14:paraId="037372CD" w14:textId="114F229E"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62F4">
        <w:t>Psalm</w:t>
      </w:r>
      <w:r w:rsidR="000E62F4" w:rsidRPr="00AB1781">
        <w:t xml:space="preserve"> 122</w:t>
      </w:r>
      <w:r w:rsidR="000E62F4">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5F6770">
        <w:rPr>
          <w:noProof/>
        </w:rPr>
        <w:t>281</w:t>
      </w:r>
      <w:r w:rsidR="003A78C2">
        <w:fldChar w:fldCharType="end"/>
      </w:r>
    </w:p>
    <w:p w14:paraId="7F07DE56" w14:textId="2A6DD76A"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62F4">
        <w:t>Psalm</w:t>
      </w:r>
      <w:r w:rsidR="000E62F4" w:rsidRPr="00AB1781">
        <w:t xml:space="preserve"> 123</w:t>
      </w:r>
      <w:r w:rsidR="000E62F4">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5F6770">
        <w:rPr>
          <w:noProof/>
        </w:rPr>
        <w:t>281</w:t>
      </w:r>
      <w:r w:rsidR="003A78C2">
        <w:fldChar w:fldCharType="end"/>
      </w:r>
    </w:p>
    <w:p w14:paraId="6BE98E76" w14:textId="2E4024DB"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62F4">
        <w:t>Psalm</w:t>
      </w:r>
      <w:r w:rsidR="000E62F4" w:rsidRPr="00AB1781">
        <w:t xml:space="preserve"> 124</w:t>
      </w:r>
      <w:r w:rsidR="000E62F4">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5F6770">
        <w:rPr>
          <w:noProof/>
        </w:rPr>
        <w:t>282</w:t>
      </w:r>
      <w:r w:rsidR="003A78C2">
        <w:fldChar w:fldCharType="end"/>
      </w:r>
    </w:p>
    <w:p w14:paraId="7A0B4391" w14:textId="2AB2F909"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62F4">
        <w:t>Psalm</w:t>
      </w:r>
      <w:r w:rsidR="000E62F4" w:rsidRPr="00AB1781">
        <w:t xml:space="preserve"> 125</w:t>
      </w:r>
      <w:r w:rsidR="000E62F4">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5F6770">
        <w:rPr>
          <w:noProof/>
        </w:rPr>
        <w:t>283</w:t>
      </w:r>
      <w:r w:rsidR="003A78C2">
        <w:fldChar w:fldCharType="end"/>
      </w:r>
    </w:p>
    <w:p w14:paraId="1D2C17E0" w14:textId="4432EAAC"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62F4">
        <w:t>Psalm</w:t>
      </w:r>
      <w:r w:rsidR="000E62F4" w:rsidRPr="00AB1781">
        <w:t xml:space="preserve"> 126</w:t>
      </w:r>
      <w:r w:rsidR="000E62F4">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5F6770">
        <w:rPr>
          <w:noProof/>
        </w:rPr>
        <w:t>284</w:t>
      </w:r>
      <w:r w:rsidR="003A78C2">
        <w:fldChar w:fldCharType="end"/>
      </w:r>
    </w:p>
    <w:p w14:paraId="3F9CAC24" w14:textId="007336B6"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62F4">
        <w:t>Psalm</w:t>
      </w:r>
      <w:r w:rsidR="000E62F4" w:rsidRPr="00AB1781">
        <w:t xml:space="preserve"> 127</w:t>
      </w:r>
      <w:r w:rsidR="000E62F4">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5F6770">
        <w:rPr>
          <w:noProof/>
        </w:rPr>
        <w:t>284</w:t>
      </w:r>
      <w:r w:rsidR="003A78C2">
        <w:fldChar w:fldCharType="end"/>
      </w:r>
    </w:p>
    <w:p w14:paraId="7884AAA8" w14:textId="2539B9B6"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62F4">
        <w:t>Psalm</w:t>
      </w:r>
      <w:r w:rsidR="000E62F4" w:rsidRPr="00AB1781">
        <w:t xml:space="preserve"> 128</w:t>
      </w:r>
      <w:r w:rsidR="000E62F4">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5F6770">
        <w:rPr>
          <w:noProof/>
        </w:rPr>
        <w:t>285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5F6770">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1050A22D"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62F4">
        <w:t>Psalm</w:t>
      </w:r>
      <w:r w:rsidR="000E62F4" w:rsidRPr="00AB1781">
        <w:t xml:space="preserve"> 129</w:t>
      </w:r>
      <w:r w:rsidR="000E62F4">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5F6770">
        <w:rPr>
          <w:rFonts w:cstheme="minorBidi"/>
          <w:noProof/>
        </w:rPr>
        <w:t>286</w:t>
      </w:r>
      <w:r w:rsidR="003A78C2" w:rsidRPr="00AC19C5">
        <w:rPr>
          <w:rFonts w:cstheme="minorBidi"/>
        </w:rPr>
        <w:fldChar w:fldCharType="end"/>
      </w:r>
    </w:p>
    <w:p w14:paraId="15303FBF" w14:textId="4B939226"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62F4">
        <w:t>Psalm</w:t>
      </w:r>
      <w:r w:rsidR="000E62F4" w:rsidRPr="00AB1781">
        <w:t xml:space="preserve"> 130</w:t>
      </w:r>
      <w:r w:rsidR="000E62F4">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770A2C32" w14:textId="2E624F78"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62F4">
        <w:t>Psalm</w:t>
      </w:r>
      <w:r w:rsidR="000E62F4" w:rsidRPr="00AB1781">
        <w:t xml:space="preserve"> 131</w:t>
      </w:r>
      <w:r w:rsidR="000E62F4">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5F6770">
        <w:rPr>
          <w:rFonts w:cstheme="minorBidi"/>
          <w:noProof/>
        </w:rPr>
        <w:t>287</w:t>
      </w:r>
      <w:r w:rsidR="003A78C2" w:rsidRPr="00AC19C5">
        <w:rPr>
          <w:rFonts w:cstheme="minorBidi"/>
        </w:rPr>
        <w:fldChar w:fldCharType="end"/>
      </w:r>
    </w:p>
    <w:p w14:paraId="5C4E61A3" w14:textId="509CED3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62F4">
        <w:t>Psalm</w:t>
      </w:r>
      <w:r w:rsidR="000E62F4" w:rsidRPr="00AB1781">
        <w:t xml:space="preserve"> 132</w:t>
      </w:r>
      <w:r w:rsidR="000E62F4">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5F6770">
        <w:rPr>
          <w:rFonts w:cstheme="minorBidi"/>
          <w:noProof/>
        </w:rPr>
        <w:t>289</w:t>
      </w:r>
      <w:r w:rsidR="003A78C2" w:rsidRPr="00AC19C5">
        <w:rPr>
          <w:rFonts w:cstheme="minorBidi"/>
        </w:rPr>
        <w:fldChar w:fldCharType="end"/>
      </w:r>
    </w:p>
    <w:p w14:paraId="4604A493" w14:textId="26EC1330"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62F4">
        <w:t>Psalm</w:t>
      </w:r>
      <w:r w:rsidR="000E62F4" w:rsidRPr="00AB1781">
        <w:t xml:space="preserve"> 133</w:t>
      </w:r>
      <w:r w:rsidR="000E62F4">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5F6770">
        <w:rPr>
          <w:rFonts w:cstheme="minorBidi"/>
          <w:noProof/>
        </w:rPr>
        <w:t>290</w:t>
      </w:r>
      <w:r w:rsidR="003A78C2" w:rsidRPr="00AC19C5">
        <w:rPr>
          <w:rFonts w:cstheme="minorBidi"/>
        </w:rPr>
        <w:fldChar w:fldCharType="end"/>
      </w:r>
    </w:p>
    <w:p w14:paraId="3B2A66A2" w14:textId="72B1827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62F4">
        <w:t>Psalm</w:t>
      </w:r>
      <w:r w:rsidR="000E62F4" w:rsidRPr="00AB1781">
        <w:t xml:space="preserve"> 136</w:t>
      </w:r>
      <w:r w:rsidR="000E62F4">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5F6770">
        <w:rPr>
          <w:rFonts w:cstheme="minorBidi"/>
          <w:noProof/>
        </w:rPr>
        <w:t>294</w:t>
      </w:r>
      <w:r w:rsidR="003A78C2" w:rsidRPr="00AC19C5">
        <w:rPr>
          <w:rFonts w:cstheme="minorBidi"/>
        </w:rPr>
        <w:fldChar w:fldCharType="end"/>
      </w:r>
    </w:p>
    <w:p w14:paraId="64B01669" w14:textId="0F383285"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62F4">
        <w:t>Psalm</w:t>
      </w:r>
      <w:r w:rsidR="000E62F4" w:rsidRPr="00AB1781">
        <w:t xml:space="preserve"> 137</w:t>
      </w:r>
      <w:r w:rsidR="000E62F4">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5F6770">
        <w:rPr>
          <w:rFonts w:cstheme="minorBidi"/>
          <w:noProof/>
        </w:rPr>
        <w:t>295</w:t>
      </w:r>
      <w:r w:rsidR="003A78C2" w:rsidRPr="00AC19C5">
        <w:rPr>
          <w:rFonts w:cstheme="minorBidi"/>
        </w:rPr>
        <w:fldChar w:fldCharType="end"/>
      </w:r>
    </w:p>
    <w:p w14:paraId="5258B7E0" w14:textId="2911907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62F4">
        <w:t>Psalm</w:t>
      </w:r>
      <w:r w:rsidR="000E62F4" w:rsidRPr="00AB1781">
        <w:t xml:space="preserve"> 140</w:t>
      </w:r>
      <w:r w:rsidR="000E62F4">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5F6770">
        <w:rPr>
          <w:rFonts w:cstheme="minorBidi"/>
          <w:noProof/>
        </w:rPr>
        <w:t>300</w:t>
      </w:r>
      <w:r w:rsidR="003A78C2" w:rsidRPr="00AC19C5">
        <w:rPr>
          <w:rFonts w:cstheme="minorBidi"/>
        </w:rPr>
        <w:fldChar w:fldCharType="end"/>
      </w:r>
    </w:p>
    <w:p w14:paraId="3092DE46" w14:textId="4D6BEB1F"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62F4">
        <w:t>Psalm</w:t>
      </w:r>
      <w:r w:rsidR="000E62F4" w:rsidRPr="00AB1781">
        <w:t xml:space="preserve"> 141</w:t>
      </w:r>
      <w:r w:rsidR="000E62F4">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5F6770">
        <w:rPr>
          <w:rFonts w:cstheme="minorBidi"/>
          <w:noProof/>
        </w:rPr>
        <w:t>301</w:t>
      </w:r>
      <w:r w:rsidR="003A78C2" w:rsidRPr="00AC19C5">
        <w:rPr>
          <w:rFonts w:cstheme="minorBidi"/>
        </w:rPr>
        <w:fldChar w:fldCharType="end"/>
      </w:r>
    </w:p>
    <w:p w14:paraId="0D65EB5D" w14:textId="0692FA68"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62F4">
        <w:t>Psalm</w:t>
      </w:r>
      <w:r w:rsidR="000E62F4" w:rsidRPr="00AB1781">
        <w:t xml:space="preserve"> 145</w:t>
      </w:r>
      <w:r w:rsidR="000E62F4">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5F6770">
        <w:rPr>
          <w:rFonts w:cstheme="minorBidi"/>
          <w:noProof/>
        </w:rPr>
        <w:t>306</w:t>
      </w:r>
      <w:r w:rsidR="003A78C2" w:rsidRPr="00AC19C5">
        <w:rPr>
          <w:rFonts w:cstheme="minorBidi"/>
        </w:rPr>
        <w:fldChar w:fldCharType="end"/>
      </w:r>
    </w:p>
    <w:p w14:paraId="1A0310A6" w14:textId="040460DF"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62F4">
        <w:t>Psalm</w:t>
      </w:r>
      <w:r w:rsidR="000E62F4" w:rsidRPr="00AB1781">
        <w:t xml:space="preserve"> 146</w:t>
      </w:r>
      <w:r w:rsidR="000E62F4">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5F6770">
        <w:rPr>
          <w:rFonts w:cstheme="minorBidi"/>
          <w:noProof/>
        </w:rPr>
        <w:t>307</w:t>
      </w:r>
      <w:r w:rsidR="003A78C2" w:rsidRPr="00AC19C5">
        <w:rPr>
          <w:rFonts w:cstheme="minorBidi"/>
        </w:rPr>
        <w:fldChar w:fldCharType="end"/>
      </w:r>
    </w:p>
    <w:p w14:paraId="02A27D2F" w14:textId="542802E6"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62F4">
        <w:t>Psalm</w:t>
      </w:r>
      <w:r w:rsidR="000E62F4" w:rsidRPr="00AB1781">
        <w:t xml:space="preserve"> 147</w:t>
      </w:r>
      <w:r w:rsidR="000E62F4">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5F6770">
        <w:rPr>
          <w:rFonts w:cstheme="minorBidi"/>
          <w:noProof/>
        </w:rPr>
        <w:t>308</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xml:space="preserve">, </w:t>
      </w:r>
      <w:r w:rsidRPr="001A4291">
        <w:lastRenderedPageBreak/>
        <w:t>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FC9DE32"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62F4">
        <w:t>The First Canticle</w:t>
      </w:r>
      <w:r>
        <w:fldChar w:fldCharType="end"/>
      </w:r>
      <w:r>
        <w:tab/>
      </w:r>
      <w:r>
        <w:fldChar w:fldCharType="begin"/>
      </w:r>
      <w:r>
        <w:instrText xml:space="preserve"> PAGEREF _Ref448228164 \h </w:instrText>
      </w:r>
      <w:r>
        <w:fldChar w:fldCharType="separate"/>
      </w:r>
      <w:r w:rsidR="005F6770">
        <w:rPr>
          <w:noProof/>
        </w:rPr>
        <w:t>313</w:t>
      </w:r>
      <w:r>
        <w:fldChar w:fldCharType="end"/>
      </w:r>
    </w:p>
    <w:p w14:paraId="5928D17A" w14:textId="47C6AF13" w:rsidR="00B102EF" w:rsidRDefault="00BC3E53" w:rsidP="00E97A49">
      <w:pPr>
        <w:pStyle w:val="EngHang"/>
        <w:tabs>
          <w:tab w:val="right" w:leader="dot" w:pos="8460"/>
        </w:tabs>
      </w:pPr>
      <w:r>
        <w:fldChar w:fldCharType="begin"/>
      </w:r>
      <w:r>
        <w:instrText xml:space="preserve"> REF _Ref449954885 \h </w:instrText>
      </w:r>
      <w:r>
        <w:fldChar w:fldCharType="separate"/>
      </w:r>
      <w:r w:rsidR="000E62F4">
        <w:t>The Second Canticle</w:t>
      </w:r>
      <w:r>
        <w:fldChar w:fldCharType="end"/>
      </w:r>
      <w:r w:rsidR="00B102EF">
        <w:tab/>
      </w:r>
      <w:r w:rsidR="00B102EF">
        <w:fldChar w:fldCharType="begin"/>
      </w:r>
      <w:r w:rsidR="00B102EF">
        <w:instrText xml:space="preserve"> PAGEREF _Ref448228178 \h </w:instrText>
      </w:r>
      <w:r w:rsidR="00B102EF">
        <w:fldChar w:fldCharType="separate"/>
      </w:r>
      <w:r w:rsidR="005F6770">
        <w:rPr>
          <w:noProof/>
        </w:rPr>
        <w:t>324</w:t>
      </w:r>
      <w:r w:rsidR="00B102EF">
        <w:fldChar w:fldCharType="end"/>
      </w:r>
    </w:p>
    <w:p w14:paraId="3796AB97" w14:textId="7359327C" w:rsidR="00D9682B" w:rsidRDefault="00BC3E53" w:rsidP="00D9682B">
      <w:pPr>
        <w:pStyle w:val="EngHang"/>
        <w:tabs>
          <w:tab w:val="right" w:leader="dot" w:pos="8460"/>
        </w:tabs>
      </w:pPr>
      <w:r>
        <w:fldChar w:fldCharType="begin"/>
      </w:r>
      <w:r>
        <w:instrText xml:space="preserve"> REF _Ref449954950 \h </w:instrText>
      </w:r>
      <w:r>
        <w:fldChar w:fldCharType="separate"/>
      </w:r>
      <w:r w:rsidR="000E62F4">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5F6770">
        <w:rPr>
          <w:noProof/>
        </w:rPr>
        <w:t>330</w:t>
      </w:r>
      <w:r w:rsidR="00D9682B">
        <w:fldChar w:fldCharType="end"/>
      </w:r>
    </w:p>
    <w:p w14:paraId="3068653C" w14:textId="1588B3E0" w:rsidR="00D9682B" w:rsidRDefault="00D9682B" w:rsidP="00D9682B">
      <w:pPr>
        <w:pStyle w:val="EngHang"/>
        <w:tabs>
          <w:tab w:val="right" w:leader="dot" w:pos="8460"/>
        </w:tabs>
      </w:pPr>
      <w:r>
        <w:fldChar w:fldCharType="begin"/>
      </w:r>
      <w:r>
        <w:instrText xml:space="preserve"> REF _Ref450335240 \h </w:instrText>
      </w:r>
      <w:r>
        <w:fldChar w:fldCharType="separate"/>
      </w:r>
      <w:r w:rsidR="000E62F4">
        <w:t>Additional Canticles for the Vigil of Joyous Saturday from the New Testament</w:t>
      </w:r>
      <w:r>
        <w:fldChar w:fldCharType="end"/>
      </w:r>
      <w:r>
        <w:tab/>
      </w:r>
      <w:r>
        <w:fldChar w:fldCharType="begin"/>
      </w:r>
      <w:r>
        <w:instrText xml:space="preserve"> PAGEREF _Ref450335240 \h </w:instrText>
      </w:r>
      <w:r>
        <w:fldChar w:fldCharType="separate"/>
      </w:r>
      <w:r w:rsidR="005F6770">
        <w:rPr>
          <w:noProof/>
        </w:rPr>
        <w:t>347</w:t>
      </w:r>
      <w:r>
        <w:fldChar w:fldCharType="end"/>
      </w:r>
    </w:p>
    <w:p w14:paraId="46EDCFEC" w14:textId="1D17F9E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62F4">
        <w:t>The Communion of the Saints</w:t>
      </w:r>
      <w:r>
        <w:fldChar w:fldCharType="end"/>
      </w:r>
      <w:r>
        <w:tab/>
      </w:r>
      <w:r>
        <w:fldChar w:fldCharType="begin"/>
      </w:r>
      <w:r>
        <w:instrText xml:space="preserve"> PAGEREF _Ref448228224 \h </w:instrText>
      </w:r>
      <w:r>
        <w:fldChar w:fldCharType="separate"/>
      </w:r>
      <w:r w:rsidR="005F6770">
        <w:rPr>
          <w:noProof/>
        </w:rPr>
        <w:t>366</w:t>
      </w:r>
      <w:r>
        <w:fldChar w:fldCharType="end"/>
      </w:r>
    </w:p>
    <w:p w14:paraId="103CDB1E" w14:textId="0C107137"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62F4">
        <w:t>The Doxologies</w:t>
      </w:r>
      <w:r>
        <w:fldChar w:fldCharType="end"/>
      </w:r>
      <w:r>
        <w:tab/>
      </w:r>
      <w:r>
        <w:fldChar w:fldCharType="begin"/>
      </w:r>
      <w:r>
        <w:instrText xml:space="preserve"> PAGEREF _Ref448228235 \h </w:instrText>
      </w:r>
      <w:r>
        <w:fldChar w:fldCharType="separate"/>
      </w:r>
      <w:r w:rsidR="005F6770">
        <w:rPr>
          <w:noProof/>
        </w:rPr>
        <w:t>384</w:t>
      </w:r>
      <w:r>
        <w:fldChar w:fldCharType="end"/>
      </w:r>
    </w:p>
    <w:p w14:paraId="661E2504" w14:textId="44CBC35F" w:rsidR="00E97A49" w:rsidRDefault="00E97A49" w:rsidP="00E97A49">
      <w:pPr>
        <w:pStyle w:val="EngHang"/>
        <w:tabs>
          <w:tab w:val="right" w:leader="dot" w:pos="8460"/>
        </w:tabs>
      </w:pPr>
      <w:r>
        <w:fldChar w:fldCharType="begin"/>
      </w:r>
      <w:r>
        <w:instrText xml:space="preserve"> REF _Ref448471060 \h </w:instrText>
      </w:r>
      <w:r>
        <w:fldChar w:fldCharType="separate"/>
      </w:r>
      <w:r w:rsidR="000E62F4">
        <w:t>The Conclusion of the Midnight Praise</w:t>
      </w:r>
      <w:r>
        <w:fldChar w:fldCharType="end"/>
      </w:r>
      <w:r>
        <w:tab/>
      </w:r>
      <w:r>
        <w:fldChar w:fldCharType="begin"/>
      </w:r>
      <w:r>
        <w:instrText xml:space="preserve"> PAGEREF _Ref448471060 \h </w:instrText>
      </w:r>
      <w:r>
        <w:fldChar w:fldCharType="separate"/>
      </w:r>
      <w:r w:rsidR="005F6770">
        <w:rPr>
          <w:noProof/>
        </w:rPr>
        <w:t>5</w:t>
      </w:r>
      <w:r>
        <w:fldChar w:fldCharType="end"/>
      </w:r>
    </w:p>
    <w:p w14:paraId="4AF2B63F" w14:textId="276E766A"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62F4">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5F6770">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5E2AE760" w:rsidR="00B102EF" w:rsidRPr="00B102EF" w:rsidRDefault="00B102EF" w:rsidP="00B102EF">
      <w:pPr>
        <w:pStyle w:val="Rubric"/>
      </w:pPr>
      <w:r>
        <w:t xml:space="preserve">See </w:t>
      </w:r>
      <w:r>
        <w:fldChar w:fldCharType="begin"/>
      </w:r>
      <w:r>
        <w:instrText xml:space="preserve"> REF _Ref448228969 \h </w:instrText>
      </w:r>
      <w:r>
        <w:fldChar w:fldCharType="separate"/>
      </w:r>
      <w:r w:rsidR="000E62F4">
        <w:t>Vespers Praise</w:t>
      </w:r>
      <w:r>
        <w:fldChar w:fldCharType="end"/>
      </w:r>
      <w:r>
        <w:t xml:space="preserve">, page </w:t>
      </w:r>
      <w:r>
        <w:fldChar w:fldCharType="begin"/>
      </w:r>
      <w:r>
        <w:instrText xml:space="preserve"> PAGEREF _Ref448228965 \h </w:instrText>
      </w:r>
      <w:r>
        <w:fldChar w:fldCharType="separate"/>
      </w:r>
      <w:r w:rsidR="005F6770">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5F6770">
              <w:rPr>
                <w:noProof/>
                <w:webHidden/>
              </w:rPr>
              <w:t>49</w:t>
            </w:r>
            <w:r w:rsidR="00513E2D">
              <w:rPr>
                <w:noProof/>
                <w:webHidden/>
              </w:rPr>
              <w:fldChar w:fldCharType="end"/>
            </w:r>
          </w:hyperlink>
        </w:p>
        <w:p w14:paraId="724FD87D" w14:textId="6D30AE6B" w:rsidR="00513E2D" w:rsidRDefault="0078031B">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5F6770">
              <w:rPr>
                <w:noProof/>
                <w:webHidden/>
              </w:rPr>
              <w:t>55</w:t>
            </w:r>
            <w:r w:rsidR="00513E2D">
              <w:rPr>
                <w:noProof/>
                <w:webHidden/>
              </w:rPr>
              <w:fldChar w:fldCharType="end"/>
            </w:r>
          </w:hyperlink>
        </w:p>
        <w:p w14:paraId="7C31206D" w14:textId="3E3C74B5" w:rsidR="00513E2D" w:rsidRDefault="0078031B">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5F6770">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2DE177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62F4">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806E141" w14:textId="1FBE04B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62F4">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AFC4FF5" w14:textId="177B594A"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26615362"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62F4">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5F6770">
        <w:rPr>
          <w:noProof/>
        </w:rPr>
        <w:t>81</w:t>
      </w:r>
      <w:r w:rsidR="003A78C2">
        <w:fldChar w:fldCharType="end"/>
      </w:r>
    </w:p>
    <w:p w14:paraId="7F06AC31" w14:textId="3218D3D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62F4">
        <w:t>Psalm</w:t>
      </w:r>
      <w:r w:rsidR="000E62F4" w:rsidRPr="00AB1781">
        <w:t xml:space="preserve"> 2</w:t>
      </w:r>
      <w:r w:rsidR="000E62F4">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5F6770">
        <w:rPr>
          <w:noProof/>
        </w:rPr>
        <w:t>81</w:t>
      </w:r>
      <w:r w:rsidR="003A78C2">
        <w:fldChar w:fldCharType="end"/>
      </w:r>
    </w:p>
    <w:p w14:paraId="3E08DA39" w14:textId="18607BB0"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62F4">
        <w:t>Psalm</w:t>
      </w:r>
      <w:r w:rsidR="000E62F4" w:rsidRPr="00AB1781">
        <w:t xml:space="preserve"> 3</w:t>
      </w:r>
      <w:r w:rsidR="000E62F4">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5F6770">
        <w:rPr>
          <w:noProof/>
        </w:rPr>
        <w:t>83</w:t>
      </w:r>
      <w:r w:rsidR="003A78C2">
        <w:fldChar w:fldCharType="end"/>
      </w:r>
    </w:p>
    <w:p w14:paraId="74A89173" w14:textId="213B223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62F4">
        <w:t>Psalm</w:t>
      </w:r>
      <w:r w:rsidR="000E62F4" w:rsidRPr="00AB1781">
        <w:t xml:space="preserve"> 4</w:t>
      </w:r>
      <w:r w:rsidR="000E62F4">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5F6770">
        <w:rPr>
          <w:noProof/>
        </w:rPr>
        <w:t>83</w:t>
      </w:r>
      <w:r w:rsidR="003A78C2">
        <w:fldChar w:fldCharType="end"/>
      </w:r>
    </w:p>
    <w:p w14:paraId="01E0D354" w14:textId="10CCB5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62F4">
        <w:t>Psalm</w:t>
      </w:r>
      <w:r w:rsidR="000E62F4" w:rsidRPr="00AB1781">
        <w:t xml:space="preserve"> 5</w:t>
      </w:r>
      <w:r w:rsidR="000E62F4">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5F6770">
        <w:rPr>
          <w:noProof/>
        </w:rPr>
        <w:t>84</w:t>
      </w:r>
      <w:r w:rsidR="003A78C2">
        <w:fldChar w:fldCharType="end"/>
      </w:r>
    </w:p>
    <w:p w14:paraId="2917FC62" w14:textId="314934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62F4">
        <w:t>Psalm</w:t>
      </w:r>
      <w:r w:rsidR="000E62F4" w:rsidRPr="00AB1781">
        <w:t xml:space="preserve"> 6</w:t>
      </w:r>
      <w:r w:rsidR="000E62F4">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5F6770">
        <w:rPr>
          <w:noProof/>
        </w:rPr>
        <w:t>86</w:t>
      </w:r>
      <w:r w:rsidR="003A78C2">
        <w:fldChar w:fldCharType="end"/>
      </w:r>
    </w:p>
    <w:p w14:paraId="1839FE4B" w14:textId="28D776D0"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62F4">
        <w:t>Psalm</w:t>
      </w:r>
      <w:r w:rsidR="000E62F4" w:rsidRPr="00AB1781">
        <w:t xml:space="preserve"> 8</w:t>
      </w:r>
      <w:r w:rsidR="000E62F4">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5F6770">
        <w:rPr>
          <w:noProof/>
        </w:rPr>
        <w:t>88</w:t>
      </w:r>
      <w:r w:rsidR="003A78C2">
        <w:fldChar w:fldCharType="end"/>
      </w:r>
    </w:p>
    <w:p w14:paraId="03DD40B1" w14:textId="289EBB3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62F4">
        <w:t>Psalm</w:t>
      </w:r>
      <w:r w:rsidR="000E62F4" w:rsidRPr="00AB1781">
        <w:t xml:space="preserve"> 11</w:t>
      </w:r>
      <w:r w:rsidR="000E62F4">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5F6770">
        <w:rPr>
          <w:noProof/>
        </w:rPr>
        <w:t>93</w:t>
      </w:r>
      <w:r w:rsidR="003A78C2">
        <w:fldChar w:fldCharType="end"/>
      </w:r>
    </w:p>
    <w:p w14:paraId="5A0777AD" w14:textId="399E17B1"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62F4">
        <w:t>Psalm</w:t>
      </w:r>
      <w:r w:rsidR="000E62F4" w:rsidRPr="00AB1781">
        <w:t xml:space="preserve"> 12</w:t>
      </w:r>
      <w:r w:rsidR="000E62F4">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5F6770">
        <w:rPr>
          <w:noProof/>
        </w:rPr>
        <w:t>94</w:t>
      </w:r>
      <w:r w:rsidR="003A78C2">
        <w:fldChar w:fldCharType="end"/>
      </w:r>
    </w:p>
    <w:p w14:paraId="6B871C95" w14:textId="76FD74F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62F4">
        <w:t>Psalm</w:t>
      </w:r>
      <w:r w:rsidR="000E62F4" w:rsidRPr="00AB1781">
        <w:t xml:space="preserve"> 14</w:t>
      </w:r>
      <w:r w:rsidR="000E62F4">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5F6770">
        <w:rPr>
          <w:noProof/>
        </w:rPr>
        <w:t>96</w:t>
      </w:r>
      <w:r w:rsidR="003A78C2">
        <w:fldChar w:fldCharType="end"/>
      </w:r>
    </w:p>
    <w:p w14:paraId="3960802F" w14:textId="7EE62D1D"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62F4">
        <w:t>Psalm</w:t>
      </w:r>
      <w:r w:rsidR="000E62F4" w:rsidRPr="00AB1781">
        <w:t xml:space="preserve"> 15</w:t>
      </w:r>
      <w:r w:rsidR="000E62F4">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5F6770">
        <w:rPr>
          <w:noProof/>
        </w:rPr>
        <w:t>96</w:t>
      </w:r>
      <w:r w:rsidR="003A78C2">
        <w:fldChar w:fldCharType="end"/>
      </w:r>
    </w:p>
    <w:p w14:paraId="46224EE2" w14:textId="738D2288"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62F4">
        <w:t>Psalm</w:t>
      </w:r>
      <w:r w:rsidR="000E62F4" w:rsidRPr="00AB1781">
        <w:t xml:space="preserve"> 18</w:t>
      </w:r>
      <w:r w:rsidR="000E62F4">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5F6770">
        <w:rPr>
          <w:noProof/>
        </w:rPr>
        <w:t>103</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5F86668A"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62F4">
        <w:t>Psalm</w:t>
      </w:r>
      <w:r w:rsidR="000E62F4" w:rsidRPr="00AB1781">
        <w:t xml:space="preserve"> 24</w:t>
      </w:r>
      <w:r w:rsidR="000E62F4">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5F6770">
        <w:rPr>
          <w:noProof/>
        </w:rPr>
        <w:t>111</w:t>
      </w:r>
      <w:r w:rsidR="003A78C2">
        <w:fldChar w:fldCharType="end"/>
      </w:r>
    </w:p>
    <w:p w14:paraId="6EE9E88E" w14:textId="2A48490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62F4">
        <w:t>Psalm</w:t>
      </w:r>
      <w:r w:rsidR="000E62F4" w:rsidRPr="00AB1781">
        <w:t xml:space="preserve"> 26</w:t>
      </w:r>
      <w:r w:rsidR="000E62F4">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5F6770">
        <w:rPr>
          <w:noProof/>
        </w:rPr>
        <w:t>115</w:t>
      </w:r>
      <w:r w:rsidR="003A78C2">
        <w:fldChar w:fldCharType="end"/>
      </w:r>
    </w:p>
    <w:p w14:paraId="1E8B8142" w14:textId="3A59C3B0"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5F6770">
        <w:rPr>
          <w:noProof/>
        </w:rPr>
        <w:t>169</w:t>
      </w:r>
      <w:r w:rsidR="003A78C2">
        <w:fldChar w:fldCharType="end"/>
      </w:r>
    </w:p>
    <w:p w14:paraId="68EA7A25" w14:textId="6171CC55"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5F6770">
        <w:rPr>
          <w:noProof/>
        </w:rPr>
        <w:t>175</w:t>
      </w:r>
      <w:r w:rsidR="003A78C2">
        <w:fldChar w:fldCharType="end"/>
      </w:r>
    </w:p>
    <w:p w14:paraId="065CCDFD" w14:textId="0B19D0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62F4">
        <w:t>Psalm</w:t>
      </w:r>
      <w:r w:rsidR="000E62F4" w:rsidRPr="00AB1781">
        <w:t xml:space="preserve"> 69</w:t>
      </w:r>
      <w:r w:rsidR="000E62F4">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5F6770">
        <w:rPr>
          <w:noProof/>
        </w:rPr>
        <w:t>182</w:t>
      </w:r>
      <w:r w:rsidR="003A78C2">
        <w:fldChar w:fldCharType="end"/>
      </w:r>
    </w:p>
    <w:p w14:paraId="31570FA5" w14:textId="59A10C3B"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5F6770">
        <w:rPr>
          <w:noProof/>
        </w:rPr>
        <w:t>256</w:t>
      </w:r>
      <w:r w:rsidR="003A78C2">
        <w:fldChar w:fldCharType="end"/>
      </w:r>
    </w:p>
    <w:p w14:paraId="73FFF146" w14:textId="3CA015BF"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62F4">
        <w:t>Psalm</w:t>
      </w:r>
      <w:r w:rsidR="000E62F4" w:rsidRPr="00AB1781">
        <w:t xml:space="preserve"> 142</w:t>
      </w:r>
      <w:r w:rsidR="000E62F4">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5F6770">
        <w:rPr>
          <w:noProof/>
        </w:rPr>
        <w:t>302</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5F6770">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5F6770">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7"/>
            <w:r w:rsidR="000278EC">
              <w:t xml:space="preserve"> gives light,</w:t>
            </w:r>
            <w:commentRangeEnd w:id="167"/>
            <w:r w:rsidR="000278EC">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5581FCED"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62F4">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5F6770">
        <w:rPr>
          <w:noProof/>
        </w:rPr>
        <w:t>436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4D6E82C8"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E62F4" w:rsidRPr="000E62F4">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5F6770">
        <w:rPr>
          <w:i/>
          <w:noProof/>
        </w:rPr>
        <w:t>519</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DC207F2"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C931A86" w14:textId="5B089EA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626D6935" w14:textId="2035BCD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7FBA8DF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62F4">
        <w:t>Psalm</w:t>
      </w:r>
      <w:r w:rsidR="000E62F4" w:rsidRPr="00AB1781">
        <w:t xml:space="preserve"> 19</w:t>
      </w:r>
      <w:r w:rsidR="000E62F4">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5F6770">
        <w:rPr>
          <w:noProof/>
        </w:rPr>
        <w:t>105</w:t>
      </w:r>
      <w:r w:rsidR="003A78C2">
        <w:fldChar w:fldCharType="end"/>
      </w:r>
    </w:p>
    <w:p w14:paraId="441D23D2" w14:textId="769BEF7C"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62F4">
        <w:t>Psalm</w:t>
      </w:r>
      <w:r w:rsidR="000E62F4" w:rsidRPr="00AB1781">
        <w:t xml:space="preserve"> 22</w:t>
      </w:r>
      <w:r w:rsidR="000E62F4">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5F6770">
        <w:rPr>
          <w:noProof/>
        </w:rPr>
        <w:t>109</w:t>
      </w:r>
      <w:r w:rsidR="003A78C2">
        <w:fldChar w:fldCharType="end"/>
      </w:r>
    </w:p>
    <w:p w14:paraId="2CF3F8A5" w14:textId="2D17A35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62F4">
        <w:t>Psalm</w:t>
      </w:r>
      <w:r w:rsidR="000E62F4" w:rsidRPr="00AB1781">
        <w:t xml:space="preserve"> 23</w:t>
      </w:r>
      <w:r w:rsidR="000E62F4">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5F6770">
        <w:rPr>
          <w:noProof/>
        </w:rPr>
        <w:t>110</w:t>
      </w:r>
      <w:r w:rsidR="003A78C2">
        <w:fldChar w:fldCharType="end"/>
      </w:r>
    </w:p>
    <w:p w14:paraId="2696A51D" w14:textId="329BBD3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62F4">
        <w:t>Psalm</w:t>
      </w:r>
      <w:r w:rsidR="000E62F4" w:rsidRPr="00AB1781">
        <w:t xml:space="preserve"> 25</w:t>
      </w:r>
      <w:r w:rsidR="000E62F4">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5F6770">
        <w:rPr>
          <w:noProof/>
        </w:rPr>
        <w:t>113</w:t>
      </w:r>
      <w:r w:rsidR="003A78C2">
        <w:fldChar w:fldCharType="end"/>
      </w:r>
    </w:p>
    <w:p w14:paraId="7C4914D6" w14:textId="3835B67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62F4">
        <w:t>Psalm</w:t>
      </w:r>
      <w:r w:rsidR="000E62F4" w:rsidRPr="00AB1781">
        <w:t xml:space="preserve"> 28</w:t>
      </w:r>
      <w:r w:rsidR="000E62F4">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5F6770">
        <w:rPr>
          <w:noProof/>
        </w:rPr>
        <w:t>117</w:t>
      </w:r>
      <w:r w:rsidR="003A78C2">
        <w:fldChar w:fldCharType="end"/>
      </w:r>
    </w:p>
    <w:p w14:paraId="1AB144A3" w14:textId="39D0DCB1"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62F4">
        <w:t>Psalm</w:t>
      </w:r>
      <w:r w:rsidR="000E62F4" w:rsidRPr="00AB1781">
        <w:t xml:space="preserve"> 29</w:t>
      </w:r>
      <w:r w:rsidR="000E62F4">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5F6770">
        <w:rPr>
          <w:noProof/>
        </w:rPr>
        <w:t>118</w:t>
      </w:r>
      <w:r w:rsidR="003A78C2">
        <w:fldChar w:fldCharType="end"/>
      </w:r>
    </w:p>
    <w:p w14:paraId="1DA2F476" w14:textId="7C3A8B5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62F4">
        <w:t>Psalm</w:t>
      </w:r>
      <w:r w:rsidR="000E62F4" w:rsidRPr="00AB1781">
        <w:t xml:space="preserve"> 33</w:t>
      </w:r>
      <w:r w:rsidR="000E62F4">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5F6770">
        <w:rPr>
          <w:noProof/>
        </w:rPr>
        <w:t>125</w:t>
      </w:r>
      <w:r w:rsidR="003A78C2">
        <w:fldChar w:fldCharType="end"/>
      </w:r>
    </w:p>
    <w:p w14:paraId="0F892524" w14:textId="654B5DDB"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62F4">
        <w:t>Psalm</w:t>
      </w:r>
      <w:r w:rsidR="000E62F4" w:rsidRPr="00AB1781">
        <w:t xml:space="preserve"> 40</w:t>
      </w:r>
      <w:r w:rsidR="000E62F4">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5F6770">
        <w:rPr>
          <w:noProof/>
        </w:rPr>
        <w:t>139</w:t>
      </w:r>
      <w:r w:rsidR="003A78C2">
        <w:fldChar w:fldCharType="end"/>
      </w:r>
    </w:p>
    <w:p w14:paraId="1B629A7D" w14:textId="2B488788"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62F4">
        <w:t>Psalm</w:t>
      </w:r>
      <w:r w:rsidR="000E62F4" w:rsidRPr="00AB1781">
        <w:t xml:space="preserve"> 42</w:t>
      </w:r>
      <w:r w:rsidR="000E62F4">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5F6770">
        <w:rPr>
          <w:noProof/>
        </w:rPr>
        <w:t>142</w:t>
      </w:r>
      <w:r w:rsidR="003A78C2">
        <w:fldChar w:fldCharType="end"/>
      </w:r>
    </w:p>
    <w:p w14:paraId="30CD8108" w14:textId="53BAE15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62F4">
        <w:t>Psalm</w:t>
      </w:r>
      <w:r w:rsidR="000E62F4" w:rsidRPr="00AB1781">
        <w:t xml:space="preserve"> 44</w:t>
      </w:r>
      <w:r w:rsidR="000E62F4">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5F6770">
        <w:rPr>
          <w:noProof/>
        </w:rPr>
        <w:t>145</w:t>
      </w:r>
      <w:r w:rsidR="003A78C2">
        <w:fldChar w:fldCharType="end"/>
      </w:r>
    </w:p>
    <w:p w14:paraId="56DBDEA8" w14:textId="0659D67D"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62F4">
        <w:t>Psalm</w:t>
      </w:r>
      <w:r w:rsidR="000E62F4" w:rsidRPr="00AB1781">
        <w:t xml:space="preserve"> 45</w:t>
      </w:r>
      <w:r w:rsidR="000E62F4">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5F6770">
        <w:rPr>
          <w:noProof/>
        </w:rPr>
        <w:t>147</w:t>
      </w:r>
      <w:r w:rsidR="003A78C2">
        <w:fldChar w:fldCharType="end"/>
      </w:r>
    </w:p>
    <w:p w14:paraId="4BF9A933" w14:textId="3BE42652"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62F4">
        <w:t>Psalm</w:t>
      </w:r>
      <w:r w:rsidR="000E62F4" w:rsidRPr="00AB1781">
        <w:t xml:space="preserve"> 46</w:t>
      </w:r>
      <w:r w:rsidR="000E62F4">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5F6770">
        <w:rPr>
          <w:noProof/>
        </w:rPr>
        <w:t>148</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B7B6E07"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4B899AA0" w14:textId="65819735"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78FDBE9E" w14:textId="6ABCEED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47AACC0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62F4">
        <w:t>Psalm</w:t>
      </w:r>
      <w:r w:rsidR="000E62F4" w:rsidRPr="00AB1781">
        <w:t xml:space="preserve"> 53</w:t>
      </w:r>
      <w:r w:rsidR="000E62F4">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5F6770">
        <w:rPr>
          <w:noProof/>
        </w:rPr>
        <w:t>158</w:t>
      </w:r>
      <w:r w:rsidR="003A78C2">
        <w:fldChar w:fldCharType="end"/>
      </w:r>
    </w:p>
    <w:p w14:paraId="196531E2" w14:textId="5EDC7E68"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62F4">
        <w:t>Psalm</w:t>
      </w:r>
      <w:r w:rsidR="000E62F4" w:rsidRPr="00AB1781">
        <w:t xml:space="preserve"> 56</w:t>
      </w:r>
      <w:r w:rsidR="000E62F4">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5F6770">
        <w:rPr>
          <w:noProof/>
        </w:rPr>
        <w:t>162</w:t>
      </w:r>
      <w:r w:rsidR="003A78C2">
        <w:fldChar w:fldCharType="end"/>
      </w:r>
    </w:p>
    <w:p w14:paraId="5A377B80" w14:textId="51CB94E8"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62F4">
        <w:t>Psalm</w:t>
      </w:r>
      <w:r w:rsidR="000E62F4" w:rsidRPr="00AB1781">
        <w:t xml:space="preserve"> 60</w:t>
      </w:r>
      <w:r w:rsidR="000E62F4">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5F6770">
        <w:rPr>
          <w:noProof/>
        </w:rPr>
        <w:t>167</w:t>
      </w:r>
      <w:r w:rsidR="003A78C2">
        <w:fldChar w:fldCharType="end"/>
      </w:r>
    </w:p>
    <w:p w14:paraId="1D89B385" w14:textId="79DE75A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62F4">
        <w:t>Psalm</w:t>
      </w:r>
      <w:r w:rsidR="000E62F4" w:rsidRPr="00AB1781">
        <w:t xml:space="preserve"> 62</w:t>
      </w:r>
      <w:r w:rsidR="000E62F4">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5F6770">
        <w:rPr>
          <w:noProof/>
        </w:rPr>
        <w:t>169</w:t>
      </w:r>
      <w:r w:rsidR="003A78C2">
        <w:fldChar w:fldCharType="end"/>
      </w:r>
    </w:p>
    <w:p w14:paraId="46B8BCDF" w14:textId="6E35C958"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3832A2C2" w14:textId="3FB41C8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62F4">
        <w:t>Psalm</w:t>
      </w:r>
      <w:r w:rsidR="000E62F4" w:rsidRPr="00AB1781">
        <w:t xml:space="preserve"> 66</w:t>
      </w:r>
      <w:r w:rsidR="000E62F4">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5F6770">
        <w:rPr>
          <w:noProof/>
        </w:rPr>
        <w:t>175</w:t>
      </w:r>
      <w:r w:rsidR="003A78C2">
        <w:fldChar w:fldCharType="end"/>
      </w:r>
    </w:p>
    <w:p w14:paraId="099ACDF6" w14:textId="4BD9E858"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62F4">
        <w:t>Psalm</w:t>
      </w:r>
      <w:r w:rsidR="000E62F4" w:rsidRPr="00AB1781">
        <w:t xml:space="preserve"> 83</w:t>
      </w:r>
      <w:r w:rsidR="000E62F4">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5F6770">
        <w:rPr>
          <w:noProof/>
        </w:rPr>
        <w:t>207</w:t>
      </w:r>
      <w:r w:rsidR="003A78C2">
        <w:fldChar w:fldCharType="end"/>
      </w:r>
    </w:p>
    <w:p w14:paraId="12DC15E9" w14:textId="4A4D8E98"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62F4">
        <w:t>Psalm</w:t>
      </w:r>
      <w:r w:rsidR="000E62F4" w:rsidRPr="00AB1781">
        <w:t xml:space="preserve"> 84</w:t>
      </w:r>
      <w:r w:rsidR="000E62F4">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5F6770">
        <w:rPr>
          <w:noProof/>
        </w:rPr>
        <w:t>208</w:t>
      </w:r>
      <w:r w:rsidR="003A78C2">
        <w:fldChar w:fldCharType="end"/>
      </w:r>
    </w:p>
    <w:p w14:paraId="20414052" w14:textId="2A958484"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62F4">
        <w:t>Psalm</w:t>
      </w:r>
      <w:r w:rsidR="000E62F4" w:rsidRPr="00AB1781">
        <w:t xml:space="preserve"> 85</w:t>
      </w:r>
      <w:r w:rsidR="000E62F4">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5F6770">
        <w:rPr>
          <w:noProof/>
        </w:rPr>
        <w:t>209</w:t>
      </w:r>
      <w:r w:rsidR="003A78C2">
        <w:fldChar w:fldCharType="end"/>
      </w:r>
    </w:p>
    <w:p w14:paraId="024D57DE" w14:textId="026D4E5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62F4">
        <w:t>Psalm</w:t>
      </w:r>
      <w:r w:rsidR="000E62F4" w:rsidRPr="00AB1781">
        <w:t xml:space="preserve"> 86</w:t>
      </w:r>
      <w:r w:rsidR="000E62F4">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5F6770">
        <w:rPr>
          <w:noProof/>
        </w:rPr>
        <w:t>211</w:t>
      </w:r>
      <w:r w:rsidR="003A78C2">
        <w:fldChar w:fldCharType="end"/>
      </w:r>
    </w:p>
    <w:p w14:paraId="6C309D76" w14:textId="2B392634"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62F4">
        <w:t>Psalm</w:t>
      </w:r>
      <w:r w:rsidR="000E62F4" w:rsidRPr="00AB1781">
        <w:t xml:space="preserve"> 90</w:t>
      </w:r>
      <w:r w:rsidR="000E62F4">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5F6770">
        <w:rPr>
          <w:noProof/>
        </w:rPr>
        <w:t>219</w:t>
      </w:r>
      <w:r w:rsidR="003A78C2">
        <w:fldChar w:fldCharType="end"/>
      </w:r>
    </w:p>
    <w:p w14:paraId="2015B274" w14:textId="5AF120A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62F4">
        <w:t>Psalm</w:t>
      </w:r>
      <w:r w:rsidR="000E62F4" w:rsidRPr="00AB1781">
        <w:t xml:space="preserve"> 92</w:t>
      </w:r>
      <w:r w:rsidR="000E62F4">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5F6770">
        <w:rPr>
          <w:noProof/>
        </w:rPr>
        <w:t>222</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D377CA1"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62F4">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04BF2C4A" w14:textId="2A9E185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62F4">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5F6770">
        <w:rPr>
          <w:noProof/>
          <w:lang w:val="en-US"/>
        </w:rPr>
        <w:t>10</w:t>
      </w:r>
      <w:r w:rsidR="003A78C2">
        <w:rPr>
          <w:lang w:val="en-US"/>
        </w:rPr>
        <w:fldChar w:fldCharType="end"/>
      </w:r>
    </w:p>
    <w:p w14:paraId="3512D80B" w14:textId="29356F86"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5F6770">
        <w:rPr>
          <w:noProof/>
          <w:lang w:val="en-US"/>
        </w:rPr>
        <w:t>154</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26422DED"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62F4">
        <w:t>Psalm</w:t>
      </w:r>
      <w:r w:rsidR="000E62F4" w:rsidRPr="00AB1781">
        <w:t xml:space="preserve"> 95</w:t>
      </w:r>
      <w:r w:rsidR="000E62F4">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5F6770">
        <w:rPr>
          <w:noProof/>
        </w:rPr>
        <w:t>225</w:t>
      </w:r>
      <w:r w:rsidR="003A78C2">
        <w:fldChar w:fldCharType="end"/>
      </w:r>
    </w:p>
    <w:p w14:paraId="70C04BAE" w14:textId="0810A27E"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62F4">
        <w:t>Psalm</w:t>
      </w:r>
      <w:r w:rsidR="000E62F4" w:rsidRPr="00AB1781">
        <w:t xml:space="preserve"> 96</w:t>
      </w:r>
      <w:r w:rsidR="000E62F4">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5F6770">
        <w:rPr>
          <w:noProof/>
        </w:rPr>
        <w:t>226</w:t>
      </w:r>
      <w:r w:rsidR="003A78C2">
        <w:fldChar w:fldCharType="end"/>
      </w:r>
    </w:p>
    <w:p w14:paraId="1C2440CF" w14:textId="1F416335"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62F4">
        <w:t>Psalm</w:t>
      </w:r>
      <w:r w:rsidR="000E62F4" w:rsidRPr="00AB1781">
        <w:t xml:space="preserve"> 97</w:t>
      </w:r>
      <w:r w:rsidR="000E62F4">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5F6770">
        <w:rPr>
          <w:noProof/>
        </w:rPr>
        <w:t>228</w:t>
      </w:r>
      <w:r w:rsidR="003A78C2">
        <w:fldChar w:fldCharType="end"/>
      </w:r>
    </w:p>
    <w:p w14:paraId="35D6FC92" w14:textId="09FA728D"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62F4">
        <w:t>Psalm</w:t>
      </w:r>
      <w:r w:rsidR="000E62F4" w:rsidRPr="00AB1781">
        <w:t xml:space="preserve"> 98</w:t>
      </w:r>
      <w:r w:rsidR="000E62F4">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5F6770">
        <w:rPr>
          <w:noProof/>
        </w:rPr>
        <w:t>229</w:t>
      </w:r>
      <w:r w:rsidR="003A78C2">
        <w:fldChar w:fldCharType="end"/>
      </w:r>
    </w:p>
    <w:p w14:paraId="13A44FCC" w14:textId="7C9491FA"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62F4">
        <w:t>Psalm</w:t>
      </w:r>
      <w:r w:rsidR="000E62F4" w:rsidRPr="00AB1781">
        <w:t xml:space="preserve"> 99</w:t>
      </w:r>
      <w:r w:rsidR="000E62F4">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5F6770">
        <w:rPr>
          <w:noProof/>
        </w:rPr>
        <w:t>230</w:t>
      </w:r>
      <w:r w:rsidR="003A78C2">
        <w:fldChar w:fldCharType="end"/>
      </w:r>
    </w:p>
    <w:p w14:paraId="21960806" w14:textId="666CDC43"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62F4">
        <w:t>Psalm</w:t>
      </w:r>
      <w:r w:rsidR="000E62F4" w:rsidRPr="00AB1781">
        <w:t xml:space="preserve"> 100</w:t>
      </w:r>
      <w:r w:rsidR="000E62F4">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5F6770">
        <w:rPr>
          <w:noProof/>
        </w:rPr>
        <w:t>230</w:t>
      </w:r>
      <w:r w:rsidR="003A78C2">
        <w:fldChar w:fldCharType="end"/>
      </w:r>
    </w:p>
    <w:p w14:paraId="13BE8987" w14:textId="70C39D26"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62F4">
        <w:t>Psalm</w:t>
      </w:r>
      <w:r w:rsidR="000E62F4" w:rsidRPr="00AB1781">
        <w:t xml:space="preserve"> 109</w:t>
      </w:r>
      <w:r w:rsidR="000E62F4">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5F6770">
        <w:rPr>
          <w:noProof/>
        </w:rPr>
        <w:t>252</w:t>
      </w:r>
      <w:r w:rsidR="003A78C2">
        <w:fldChar w:fldCharType="end"/>
      </w:r>
    </w:p>
    <w:commentRangeStart w:id="214"/>
    <w:p w14:paraId="0FAEAE21" w14:textId="0E760B8A"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62F4">
        <w:t>Psalm</w:t>
      </w:r>
      <w:r w:rsidR="000E62F4" w:rsidRPr="00AB1781">
        <w:t xml:space="preserve"> 110</w:t>
      </w:r>
      <w:r w:rsidR="000E62F4">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5F6770">
        <w:rPr>
          <w:noProof/>
        </w:rPr>
        <w:t>253</w:t>
      </w:r>
      <w:r>
        <w:fldChar w:fldCharType="end"/>
      </w:r>
    </w:p>
    <w:p w14:paraId="3B5AD04D" w14:textId="6481DF08"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62F4">
        <w:t>Psalm</w:t>
      </w:r>
      <w:r w:rsidR="000E62F4" w:rsidRPr="00AB1781">
        <w:t xml:space="preserve"> 111</w:t>
      </w:r>
      <w:r w:rsidR="000E62F4">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5F6770">
        <w:rPr>
          <w:noProof/>
        </w:rPr>
        <w:t>254</w:t>
      </w:r>
      <w:r w:rsidR="003A78C2">
        <w:fldChar w:fldCharType="end"/>
      </w:r>
    </w:p>
    <w:p w14:paraId="25F5E92C" w14:textId="11F5E1AF"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62F4">
        <w:t>Psalm</w:t>
      </w:r>
      <w:r w:rsidR="000E62F4" w:rsidRPr="00AB1781">
        <w:t xml:space="preserve"> 112</w:t>
      </w:r>
      <w:r w:rsidR="000E62F4">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5F6770">
        <w:rPr>
          <w:noProof/>
        </w:rPr>
        <w:t>256</w:t>
      </w:r>
      <w:r w:rsidR="003A78C2">
        <w:fldChar w:fldCharType="end"/>
      </w:r>
    </w:p>
    <w:p w14:paraId="65FF1699" w14:textId="32ED997D"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62F4">
        <w:t>Psalm</w:t>
      </w:r>
      <w:r w:rsidR="000E62F4" w:rsidRPr="00AB1781">
        <w:t xml:space="preserve"> 114</w:t>
      </w:r>
      <w:r w:rsidR="000E62F4">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5F6770">
        <w:rPr>
          <w:noProof/>
        </w:rPr>
        <w:t>259</w:t>
      </w:r>
      <w:r w:rsidR="003A78C2">
        <w:fldChar w:fldCharType="end"/>
      </w:r>
    </w:p>
    <w:p w14:paraId="0612CEB7" w14:textId="4A86EF2A"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62F4">
        <w:t>Psalm</w:t>
      </w:r>
      <w:r w:rsidR="000E62F4" w:rsidRPr="00AB1781">
        <w:t xml:space="preserve"> 115</w:t>
      </w:r>
      <w:r w:rsidR="000E62F4">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5F6770">
        <w:rPr>
          <w:noProof/>
        </w:rPr>
        <w:t>260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5F6770">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5F6770">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C573E15" w:rsidR="00CB700D" w:rsidRDefault="00D44900" w:rsidP="00336170">
            <w:r>
              <w:fldChar w:fldCharType="begin"/>
            </w:r>
            <w:r>
              <w:instrText xml:space="preserve"> REF _Ref439535283 \h </w:instrText>
            </w:r>
            <w:r>
              <w:fldChar w:fldCharType="separate"/>
            </w:r>
            <w:r w:rsidR="000E62F4">
              <w:t>Kathisma 1</w:t>
            </w:r>
            <w:r>
              <w:fldChar w:fldCharType="end"/>
            </w:r>
          </w:p>
        </w:tc>
        <w:tc>
          <w:tcPr>
            <w:tcW w:w="3024" w:type="dxa"/>
          </w:tcPr>
          <w:p w14:paraId="3E7DF9CE" w14:textId="013CC822"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62F4" w:rsidRPr="00AB1781">
              <w:t>K</w:t>
            </w:r>
            <w:r w:rsidR="000E62F4">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62F4">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3A9B136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62F4">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62F4" w:rsidRPr="00AB1781">
              <w:t>K</w:t>
            </w:r>
            <w:r w:rsidR="000E62F4">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A5C176F" w:rsidR="00CB700D" w:rsidRDefault="00CB700D" w:rsidP="0044639B">
            <w:r>
              <w:fldChar w:fldCharType="begin"/>
            </w:r>
            <w:r>
              <w:instrText xml:space="preserve"> REF _Ref435438548 \h </w:instrText>
            </w:r>
            <w:r w:rsidR="00336170">
              <w:instrText xml:space="preserve"> \* MERGEFORMAT </w:instrText>
            </w:r>
            <w:r>
              <w:fldChar w:fldCharType="separate"/>
            </w:r>
            <w:r w:rsidR="000E62F4" w:rsidRPr="00AB1781">
              <w:t>K</w:t>
            </w:r>
            <w:r w:rsidR="000E62F4">
              <w:t>athisma 6</w:t>
            </w:r>
            <w:r>
              <w:fldChar w:fldCharType="end"/>
            </w:r>
          </w:p>
        </w:tc>
        <w:tc>
          <w:tcPr>
            <w:tcW w:w="3024" w:type="dxa"/>
          </w:tcPr>
          <w:p w14:paraId="082B149A" w14:textId="7F8B5FFF"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62F4">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62F4" w:rsidRPr="00AB1781">
              <w:t>K</w:t>
            </w:r>
            <w:r w:rsidR="000E62F4">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0D9EDD97" w:rsidR="00CB700D" w:rsidRDefault="00CB700D" w:rsidP="0044639B">
            <w:r>
              <w:fldChar w:fldCharType="begin"/>
            </w:r>
            <w:r>
              <w:instrText xml:space="preserve"> REF _Ref435438574 \h </w:instrText>
            </w:r>
            <w:r w:rsidR="00336170">
              <w:instrText xml:space="preserve"> \* MERGEFORMAT </w:instrText>
            </w:r>
            <w:r>
              <w:fldChar w:fldCharType="separate"/>
            </w:r>
            <w:r w:rsidR="000E62F4" w:rsidRPr="00AB1781">
              <w:t>K</w:t>
            </w:r>
            <w:r w:rsidR="000E62F4">
              <w:t>athisma 9</w:t>
            </w:r>
            <w:r>
              <w:fldChar w:fldCharType="end"/>
            </w:r>
          </w:p>
        </w:tc>
        <w:tc>
          <w:tcPr>
            <w:tcW w:w="3024" w:type="dxa"/>
          </w:tcPr>
          <w:p w14:paraId="223BE2C2" w14:textId="49A620DD"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42E16B61"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62F4">
              <w:t>Kathisma 12</w:t>
            </w:r>
            <w:r w:rsidRPr="00926985">
              <w:fldChar w:fldCharType="end"/>
            </w:r>
          </w:p>
        </w:tc>
        <w:tc>
          <w:tcPr>
            <w:tcW w:w="3024" w:type="dxa"/>
          </w:tcPr>
          <w:p w14:paraId="353A9FDD" w14:textId="4B469646"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4DFB96A" w:rsidR="00CB700D" w:rsidRDefault="00CB700D" w:rsidP="0044639B">
            <w:r>
              <w:fldChar w:fldCharType="begin"/>
            </w:r>
            <w:r>
              <w:instrText xml:space="preserve"> REF _Ref435438622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5</w:t>
            </w:r>
            <w:r>
              <w:fldChar w:fldCharType="end"/>
            </w:r>
          </w:p>
        </w:tc>
        <w:tc>
          <w:tcPr>
            <w:tcW w:w="3024" w:type="dxa"/>
          </w:tcPr>
          <w:p w14:paraId="6DD26E94" w14:textId="443E6423"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62F4">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8C8794F" w:rsidR="00CB700D" w:rsidRDefault="00D016DC" w:rsidP="0044639B">
            <w:r>
              <w:fldChar w:fldCharType="begin"/>
            </w:r>
            <w:r>
              <w:instrText xml:space="preserve"> REF _Ref435990063 \h </w:instrText>
            </w:r>
            <w:r w:rsidR="00336170">
              <w:instrText xml:space="preserve"> \* MERGEFORMAT </w:instrText>
            </w:r>
            <w:r>
              <w:fldChar w:fldCharType="separate"/>
            </w:r>
            <w:r w:rsidR="000E62F4">
              <w:t>Kathisma 18</w:t>
            </w:r>
            <w:r>
              <w:fldChar w:fldCharType="end"/>
            </w:r>
          </w:p>
        </w:tc>
        <w:tc>
          <w:tcPr>
            <w:tcW w:w="3024" w:type="dxa"/>
          </w:tcPr>
          <w:p w14:paraId="0F5729C0" w14:textId="66156F9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62F4" w:rsidRPr="00AB1781">
              <w:t>K</w:t>
            </w:r>
            <w:r w:rsidR="000E62F4">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53CA679" w:rsidR="000B1D6D" w:rsidRDefault="00D44900" w:rsidP="00AB3348">
            <w:r>
              <w:fldChar w:fldCharType="begin"/>
            </w:r>
            <w:r>
              <w:instrText xml:space="preserve"> REF _Ref439535283 \h </w:instrText>
            </w:r>
            <w:r>
              <w:fldChar w:fldCharType="separate"/>
            </w:r>
            <w:r w:rsidR="000E62F4">
              <w:t>Kathisma 1</w:t>
            </w:r>
            <w:r>
              <w:fldChar w:fldCharType="end"/>
            </w:r>
          </w:p>
        </w:tc>
        <w:tc>
          <w:tcPr>
            <w:tcW w:w="3024" w:type="dxa"/>
          </w:tcPr>
          <w:p w14:paraId="1C0C5D94" w14:textId="4FD0F51A"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62F4" w:rsidRPr="00AB1781">
              <w:t>K</w:t>
            </w:r>
            <w:r w:rsidR="000E62F4">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62F4" w:rsidRPr="00AB1781">
              <w:t>K</w:t>
            </w:r>
            <w:r w:rsidR="000E62F4">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03D17266"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62F4">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62F4" w:rsidRPr="00AB1781">
              <w:t>K</w:t>
            </w:r>
            <w:r w:rsidR="000E62F4">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62F4" w:rsidRPr="00AB1781">
              <w:t>K</w:t>
            </w:r>
            <w:r w:rsidR="000E62F4">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67C4AC17"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E6A0F7" w14:textId="3CCF49E8"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62F4">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62F4" w:rsidRPr="00AB1781">
              <w:t>K</w:t>
            </w:r>
            <w:r w:rsidR="000E62F4">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62F4" w:rsidRPr="00AB1781">
              <w:t>K</w:t>
            </w:r>
            <w:r w:rsidR="000E62F4">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DF4C6C8"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EAD97E5" w14:textId="2BAE5AD5"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62F4" w:rsidRPr="00AB1781">
              <w:t>K</w:t>
            </w:r>
            <w:r w:rsidR="000E62F4">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62F4">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323B5AF0"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14C76F95" w14:textId="09BBFB00"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62F4" w:rsidRPr="00AB1781">
              <w:t>K</w:t>
            </w:r>
            <w:r w:rsidR="000E62F4">
              <w:t>athisma</w:t>
            </w:r>
            <w:r w:rsidR="000E62F4" w:rsidRPr="00AB1781">
              <w:t xml:space="preserve"> 1</w:t>
            </w:r>
            <w:r w:rsidR="000E62F4">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4E716E49" w:rsidR="000B1D6D" w:rsidRDefault="002F2287"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23EDA40F" w14:textId="76B5E62D"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62F4">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62F4">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48B77A02" w:rsidR="000B1D6D" w:rsidRDefault="000B1D6D" w:rsidP="000B1D6D">
            <w:r>
              <w:fldChar w:fldCharType="begin"/>
            </w:r>
            <w:r>
              <w:instrText xml:space="preserve"> REF _Ref435990063 \h </w:instrText>
            </w:r>
            <w:r w:rsidR="00AB3348">
              <w:instrText xml:space="preserve"> \* MERGEFORMAT </w:instrText>
            </w:r>
            <w:r>
              <w:fldChar w:fldCharType="separate"/>
            </w:r>
            <w:r w:rsidR="000E62F4">
              <w:t>Kathisma 18</w:t>
            </w:r>
            <w:r>
              <w:fldChar w:fldCharType="end"/>
            </w:r>
          </w:p>
        </w:tc>
        <w:tc>
          <w:tcPr>
            <w:tcW w:w="3024" w:type="dxa"/>
          </w:tcPr>
          <w:p w14:paraId="0484B885" w14:textId="7B315710" w:rsidR="000B1D6D" w:rsidRDefault="000B1D6D" w:rsidP="00336170">
            <w:r>
              <w:fldChar w:fldCharType="begin"/>
            </w:r>
            <w:r>
              <w:instrText xml:space="preserve"> REF _Ref435438658 \h </w:instrText>
            </w:r>
            <w:r w:rsidR="00AB3348">
              <w:instrText xml:space="preserve"> \* MERGEFORMAT </w:instrText>
            </w:r>
            <w:r>
              <w:fldChar w:fldCharType="separate"/>
            </w:r>
            <w:r w:rsidR="000E62F4" w:rsidRPr="00AB1781">
              <w:t>K</w:t>
            </w:r>
            <w:r w:rsidR="000E62F4">
              <w:t>athisma</w:t>
            </w:r>
            <w:r w:rsidR="000E62F4" w:rsidRPr="00AB1781">
              <w:t xml:space="preserve"> 1</w:t>
            </w:r>
            <w:r w:rsidR="000E62F4">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62F4" w:rsidRPr="00AB1781">
              <w:t>K</w:t>
            </w:r>
            <w:r w:rsidR="000E62F4">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18501A03" w14:textId="77777777" w:rsidR="00704CAA" w:rsidRDefault="00704CAA" w:rsidP="00704CAA">
      <w:pPr>
        <w:pStyle w:val="Heading3"/>
      </w:pPr>
      <w:bookmarkStart w:id="222" w:name="_Ref439535283"/>
      <w:bookmarkStart w:id="223" w:name="_Toc473283599"/>
      <w:bookmarkStart w:id="224" w:name="_Toc410196196"/>
      <w:bookmarkStart w:id="225" w:name="_Toc410196438"/>
      <w:bookmarkStart w:id="226" w:name="_Toc410196940"/>
      <w:bookmarkEnd w:id="220"/>
      <w:r>
        <w:t>Kathisma 1</w:t>
      </w:r>
      <w:bookmarkEnd w:id="222"/>
      <w:bookmarkEnd w:id="223"/>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7" w:name="_Ref412098127"/>
      <w:r>
        <w:t>Psalm 1: “Blessed is the man”</w:t>
      </w:r>
      <w:bookmarkEnd w:id="227"/>
    </w:p>
    <w:p w14:paraId="51673E6B" w14:textId="77777777" w:rsidR="00704CAA" w:rsidRDefault="00704CAA" w:rsidP="00704CAA">
      <w:pPr>
        <w:jc w:val="center"/>
        <w:rPr>
          <w:b/>
        </w:rPr>
      </w:pPr>
      <w:r w:rsidRPr="00E54261">
        <w:rPr>
          <w:b/>
        </w:rPr>
        <w:t>The Two Ways: Tree or Dust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77777777" w:rsidR="00704CAA" w:rsidRPr="00980D99" w:rsidRDefault="00704CAA" w:rsidP="00704CAA">
      <w:pPr>
        <w:pStyle w:val="Rubric"/>
      </w:pPr>
      <w:r>
        <w:t xml:space="preserve">Alleluia. </w:t>
      </w:r>
    </w:p>
    <w:p w14:paraId="3BC9B765" w14:textId="77777777" w:rsidR="00704CAA" w:rsidRPr="009C1C97" w:rsidRDefault="00704CAA" w:rsidP="00704CAA">
      <w:pPr>
        <w:pStyle w:val="Heading4"/>
      </w:pPr>
      <w:bookmarkStart w:id="228" w:name="_Ref412098168"/>
      <w:r>
        <w:t>Psalm</w:t>
      </w:r>
      <w:r w:rsidRPr="00AB1781">
        <w:t xml:space="preserve"> 2</w:t>
      </w:r>
      <w:r>
        <w:t>: “Why do the nations rage”</w:t>
      </w:r>
      <w:bookmarkEnd w:id="228"/>
    </w:p>
    <w:p w14:paraId="448D7F66" w14:textId="77777777" w:rsidR="00704CAA" w:rsidRDefault="00704CAA" w:rsidP="00704CAA">
      <w:pPr>
        <w:jc w:val="center"/>
        <w:rPr>
          <w:b/>
        </w:rPr>
      </w:pPr>
      <w:r w:rsidRPr="007A1A59">
        <w:rPr>
          <w:b/>
        </w:rPr>
        <w:t>The Messianic Drama: Warnings to Rulers and Nations</w:t>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lastRenderedPageBreak/>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4EF94C2F" w14:textId="77777777" w:rsidR="00704CAA" w:rsidRDefault="00704CAA" w:rsidP="00704CAA">
      <w:pPr>
        <w:pStyle w:val="Rubric"/>
      </w:pPr>
      <w:r>
        <w:t xml:space="preserve">Alleluia. </w:t>
      </w:r>
    </w:p>
    <w:p w14:paraId="4CEC7BBE" w14:textId="77777777" w:rsidR="00704CAA" w:rsidRPr="009C1C97" w:rsidRDefault="00704CAA" w:rsidP="00704CAA">
      <w:pPr>
        <w:pStyle w:val="Rubric"/>
      </w:pPr>
      <w:r>
        <w:lastRenderedPageBreak/>
        <w:t xml:space="preserve">The first group of Psalms of David (Psalms 3 – 40) begins here. </w:t>
      </w:r>
    </w:p>
    <w:p w14:paraId="27540B9B" w14:textId="77777777" w:rsidR="00704CAA" w:rsidRPr="009C1C97" w:rsidRDefault="00704CAA" w:rsidP="00704CAA">
      <w:pPr>
        <w:pStyle w:val="Heading4"/>
      </w:pPr>
      <w:bookmarkStart w:id="229" w:name="_Ref412026989"/>
      <w:bookmarkStart w:id="230" w:name="_Ref448061339"/>
      <w:r>
        <w:t>Psalm</w:t>
      </w:r>
      <w:r w:rsidRPr="00AB1781">
        <w:t xml:space="preserve"> 3</w:t>
      </w:r>
      <w:r>
        <w:t>: “Lord, why have those that afflict me increased”</w:t>
      </w:r>
      <w:bookmarkEnd w:id="229"/>
      <w:bookmarkEnd w:id="230"/>
    </w:p>
    <w:p w14:paraId="5E4DFC25" w14:textId="77777777" w:rsidR="00704CAA" w:rsidRPr="007A1A59" w:rsidRDefault="00704CAA" w:rsidP="00704CAA">
      <w:pPr>
        <w:jc w:val="center"/>
        <w:rPr>
          <w:b/>
        </w:rPr>
      </w:pPr>
      <w:r w:rsidRPr="007A1A59">
        <w:rPr>
          <w:b/>
        </w:rPr>
        <w:t>A Morning Prayer for Protection and Salvation</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77777777" w:rsidR="00704CAA" w:rsidRPr="00AB1781" w:rsidRDefault="00704CAA" w:rsidP="00704CAA">
      <w:pPr>
        <w:pStyle w:val="Rubric"/>
      </w:pPr>
      <w:r>
        <w:t>Glory…</w:t>
      </w:r>
    </w:p>
    <w:p w14:paraId="606B242B" w14:textId="77777777" w:rsidR="00704CAA" w:rsidRPr="009C1C97" w:rsidRDefault="00704CAA" w:rsidP="00704CAA">
      <w:pPr>
        <w:pStyle w:val="Heading4"/>
      </w:pPr>
      <w:bookmarkStart w:id="231" w:name="_Ref412025808"/>
      <w:r>
        <w:t>Psalm</w:t>
      </w:r>
      <w:r w:rsidRPr="00AB1781">
        <w:t xml:space="preserve"> 4</w:t>
      </w:r>
      <w:r>
        <w:t>: “You heard me when I called”</w:t>
      </w:r>
      <w:bookmarkEnd w:id="231"/>
    </w:p>
    <w:p w14:paraId="095764A2" w14:textId="77777777" w:rsidR="00704CAA" w:rsidRPr="007A1A59" w:rsidRDefault="00704CAA" w:rsidP="00704CAA">
      <w:pPr>
        <w:jc w:val="center"/>
        <w:rPr>
          <w:b/>
        </w:rPr>
      </w:pPr>
      <w:r w:rsidRPr="007A1A59">
        <w:rPr>
          <w:b/>
        </w:rPr>
        <w:t>An Evening Prayer of Trust in God</w:t>
      </w:r>
    </w:p>
    <w:p w14:paraId="78BC5A9D" w14:textId="77777777" w:rsidR="00704CAA" w:rsidRPr="007A1A59" w:rsidRDefault="00704CAA" w:rsidP="00704CAA">
      <w:pPr>
        <w:jc w:val="center"/>
        <w:rPr>
          <w:b/>
        </w:rPr>
      </w:pPr>
      <w:r w:rsidRPr="007A1A59">
        <w:rPr>
          <w:b/>
        </w:rPr>
        <w:t>The Sacrifice of Righteousness</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lastRenderedPageBreak/>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77777777" w:rsidR="00704CAA" w:rsidRPr="009C1C97" w:rsidRDefault="00704CAA" w:rsidP="00704CAA">
      <w:pPr>
        <w:pStyle w:val="Rubric"/>
      </w:pPr>
      <w:r>
        <w:t xml:space="preserve">Alleluia. </w:t>
      </w:r>
    </w:p>
    <w:p w14:paraId="58A173DE" w14:textId="77777777" w:rsidR="00704CAA" w:rsidRPr="009C1C97" w:rsidRDefault="00704CAA" w:rsidP="00704CAA">
      <w:pPr>
        <w:pStyle w:val="Heading4"/>
      </w:pPr>
      <w:bookmarkStart w:id="232" w:name="_Ref412098238"/>
      <w:r>
        <w:t>Psalm</w:t>
      </w:r>
      <w:r w:rsidRPr="00AB1781">
        <w:t xml:space="preserve"> 5</w:t>
      </w:r>
      <w:r>
        <w:t>: “Give ear to my words, O Lord”</w:t>
      </w:r>
      <w:bookmarkEnd w:id="232"/>
    </w:p>
    <w:p w14:paraId="44E6F6A5" w14:textId="77777777" w:rsidR="00704CAA" w:rsidRPr="007A1A59" w:rsidRDefault="00704CAA" w:rsidP="00704CAA">
      <w:pPr>
        <w:jc w:val="center"/>
        <w:rPr>
          <w:b/>
        </w:rPr>
      </w:pPr>
      <w:r w:rsidRPr="007A1A59">
        <w:rPr>
          <w:b/>
        </w:rPr>
        <w:t>A Morning Prayer for Guidance</w:t>
      </w:r>
    </w:p>
    <w:p w14:paraId="6B910077" w14:textId="77777777" w:rsidR="00704CAA" w:rsidRPr="007A1A59" w:rsidRDefault="00704CAA" w:rsidP="00704CAA">
      <w:pPr>
        <w:jc w:val="center"/>
        <w:rPr>
          <w:b/>
        </w:rPr>
      </w:pPr>
      <w:r w:rsidRPr="007A1A59">
        <w:rPr>
          <w:b/>
        </w:rPr>
        <w:t>The Joy of Life Indwelt by God</w:t>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lastRenderedPageBreak/>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lastRenderedPageBreak/>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77777777" w:rsidR="00704CAA" w:rsidRPr="009C1C97" w:rsidRDefault="00704CAA" w:rsidP="00704CAA">
      <w:pPr>
        <w:pStyle w:val="Rubric"/>
      </w:pPr>
      <w:r>
        <w:t>Alleluia.</w:t>
      </w:r>
    </w:p>
    <w:p w14:paraId="717D3849" w14:textId="77777777" w:rsidR="00704CAA" w:rsidRPr="009C1C97" w:rsidRDefault="00704CAA" w:rsidP="00704CAA">
      <w:pPr>
        <w:pStyle w:val="Heading4"/>
      </w:pPr>
      <w:bookmarkStart w:id="233" w:name="_Ref412025822"/>
      <w:r>
        <w:t>Psalm</w:t>
      </w:r>
      <w:r w:rsidRPr="00AB1781">
        <w:t xml:space="preserve"> 6</w:t>
      </w:r>
      <w:r>
        <w:t>: “O Lord, rebuke me, but not in Your anger”</w:t>
      </w:r>
      <w:bookmarkEnd w:id="233"/>
    </w:p>
    <w:p w14:paraId="6BE544F9" w14:textId="77777777" w:rsidR="00704CAA" w:rsidRPr="007A1A59" w:rsidRDefault="00704CAA" w:rsidP="00704CAA">
      <w:pPr>
        <w:jc w:val="center"/>
        <w:rPr>
          <w:b/>
        </w:rPr>
      </w:pPr>
      <w:r w:rsidRPr="007A1A59">
        <w:rPr>
          <w:b/>
        </w:rPr>
        <w:t>A Cry in Anguish of Body and Soul</w:t>
      </w:r>
    </w:p>
    <w:p w14:paraId="5593F96B" w14:textId="77777777" w:rsidR="00704CAA" w:rsidRPr="007A1A59" w:rsidRDefault="00704CAA" w:rsidP="00704CAA">
      <w:pPr>
        <w:jc w:val="center"/>
        <w:rPr>
          <w:b/>
        </w:rPr>
      </w:pPr>
      <w:r w:rsidRPr="007A1A59">
        <w:rPr>
          <w:b/>
        </w:rPr>
        <w:t>Faith Receives the Answer to Prayer</w:t>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lastRenderedPageBreak/>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t xml:space="preserve">Alleluia. </w:t>
      </w:r>
    </w:p>
    <w:p w14:paraId="75BE1777" w14:textId="77777777" w:rsidR="00704CAA" w:rsidRPr="00AB1781" w:rsidRDefault="00704CAA" w:rsidP="00704CAA">
      <w:pPr>
        <w:pStyle w:val="Rubric"/>
      </w:pPr>
      <w:r>
        <w:t>Glory…</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lastRenderedPageBreak/>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4" w:name="_Ref412098295"/>
      <w:r>
        <w:t>Psalm</w:t>
      </w:r>
      <w:r w:rsidRPr="00AB1781">
        <w:t xml:space="preserve"> 8</w:t>
      </w:r>
      <w:r>
        <w:t>: “O Lord, our Lord, how wonderful is Your Name”</w:t>
      </w:r>
      <w:bookmarkEnd w:id="234"/>
    </w:p>
    <w:p w14:paraId="12792F36" w14:textId="77777777" w:rsidR="00704CAA" w:rsidRPr="007A1A59" w:rsidRDefault="00704CAA" w:rsidP="00704CAA">
      <w:pPr>
        <w:jc w:val="center"/>
        <w:rPr>
          <w:b/>
        </w:rPr>
      </w:pPr>
      <w:r w:rsidRPr="007A1A59">
        <w:rPr>
          <w:b/>
        </w:rPr>
        <w:t>The Greatness of God and His Love for Men</w:t>
      </w:r>
    </w:p>
    <w:p w14:paraId="4E14DF84" w14:textId="77777777" w:rsidR="00704CAA" w:rsidRPr="007A1A59" w:rsidRDefault="00704CAA" w:rsidP="00704CAA">
      <w:pPr>
        <w:jc w:val="center"/>
        <w:rPr>
          <w:b/>
        </w:rPr>
      </w:pPr>
      <w:r w:rsidRPr="007A1A59">
        <w:rPr>
          <w:b/>
        </w:rPr>
        <w:t>The Greatness of Man as God’s Plenipotentiary</w:t>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7777777" w:rsidR="00704CAA" w:rsidRDefault="00704CAA" w:rsidP="00704CAA">
      <w:pPr>
        <w:pStyle w:val="Rubric"/>
      </w:pPr>
      <w:r>
        <w:t>Glory…</w:t>
      </w:r>
    </w:p>
    <w:p w14:paraId="77EFC755" w14:textId="77777777" w:rsidR="00704CAA" w:rsidRPr="00AB1781" w:rsidRDefault="00704CAA" w:rsidP="00704CAA">
      <w:pPr>
        <w:pStyle w:val="Heading3"/>
      </w:pPr>
      <w:bookmarkStart w:id="235" w:name="_Ref435438475"/>
      <w:bookmarkStart w:id="236" w:name="_Toc473283600"/>
      <w:r w:rsidRPr="00AB1781">
        <w:t>K</w:t>
      </w:r>
      <w:r>
        <w:t>athisma 2</w:t>
      </w:r>
      <w:bookmarkEnd w:id="235"/>
      <w:bookmarkEnd w:id="236"/>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t>Call to Make God Known to the Nations</w:t>
      </w:r>
    </w:p>
    <w:p w14:paraId="1142704D" w14:textId="77777777" w:rsidR="00704CAA" w:rsidRPr="00AB1781" w:rsidRDefault="00704CAA" w:rsidP="00704CAA">
      <w:pPr>
        <w:pStyle w:val="Rubric"/>
      </w:pPr>
      <w:r w:rsidRPr="00AB1781">
        <w:lastRenderedPageBreak/>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lastRenderedPageBreak/>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lastRenderedPageBreak/>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7" w:name="_Ref412098310"/>
      <w:r>
        <w:t>Psalm</w:t>
      </w:r>
      <w:r w:rsidRPr="00AB1781">
        <w:t xml:space="preserve"> 11</w:t>
      </w:r>
      <w:r>
        <w:t>: “Save me, O Lord, for there is no saint left”</w:t>
      </w:r>
      <w:bookmarkEnd w:id="237"/>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lastRenderedPageBreak/>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2C53C08" w14:textId="77777777" w:rsidR="00704CAA" w:rsidRPr="00435BD3" w:rsidRDefault="00704CAA" w:rsidP="00704CAA">
      <w:pPr>
        <w:pStyle w:val="Rubric"/>
      </w:pPr>
      <w:r>
        <w:t xml:space="preserve">Alleluia. </w:t>
      </w:r>
    </w:p>
    <w:p w14:paraId="339CCA83" w14:textId="77777777" w:rsidR="00704CAA" w:rsidRPr="00435BD3" w:rsidRDefault="00704CAA" w:rsidP="00704CAA">
      <w:pPr>
        <w:pStyle w:val="Heading4"/>
      </w:pPr>
      <w:bookmarkStart w:id="238" w:name="_Ref412025965"/>
      <w:r>
        <w:t>Psalm</w:t>
      </w:r>
      <w:r w:rsidRPr="00AB1781">
        <w:t xml:space="preserve"> 12</w:t>
      </w:r>
      <w:r>
        <w:t>: “How long, O Lord, will You forget me”</w:t>
      </w:r>
      <w:bookmarkEnd w:id="238"/>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085C28CF" w14:textId="77777777" w:rsidR="00704CAA" w:rsidRPr="00AB1781" w:rsidRDefault="00704CAA" w:rsidP="00704CAA">
      <w:pPr>
        <w:pStyle w:val="Rubric"/>
      </w:pPr>
      <w:r w:rsidRPr="00AB1781">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lastRenderedPageBreak/>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6093189D" w14:textId="77777777" w:rsidR="00704CAA" w:rsidRPr="00435BD3" w:rsidRDefault="00704CAA" w:rsidP="00704CAA">
      <w:pPr>
        <w:pStyle w:val="Rubric"/>
      </w:pPr>
      <w:r>
        <w:t xml:space="preserve">Alleluia. </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lastRenderedPageBreak/>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39" w:name="_Ref412098343"/>
      <w:r>
        <w:t>Psalm</w:t>
      </w:r>
      <w:r w:rsidRPr="00AB1781">
        <w:t xml:space="preserve"> 14</w:t>
      </w:r>
      <w:r>
        <w:t>: “Lord, who can dwell in Your tent”</w:t>
      </w:r>
      <w:bookmarkEnd w:id="239"/>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77AA0A41" w14:textId="77777777" w:rsidR="00704CAA" w:rsidRPr="00435BD3" w:rsidRDefault="00704CAA" w:rsidP="00704CAA">
      <w:pPr>
        <w:pStyle w:val="Rubric"/>
      </w:pPr>
      <w:r w:rsidRPr="00AB1781">
        <w:t xml:space="preserve"> (A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3E5AF02C" w14:textId="77777777" w:rsidR="00704CAA" w:rsidRPr="00AB1781" w:rsidRDefault="00704CAA" w:rsidP="00704CAA">
      <w:pPr>
        <w:pStyle w:val="Rubric"/>
        <w:rPr>
          <w:rFonts w:ascii="Book Antiqua" w:hAnsi="Book Antiqua" w:cs="Lucida Grande"/>
        </w:rPr>
      </w:pPr>
      <w:r>
        <w:t xml:space="preserve">Alleluia. </w:t>
      </w:r>
    </w:p>
    <w:p w14:paraId="41BCAE09" w14:textId="77777777" w:rsidR="00704CAA" w:rsidRPr="00435BD3" w:rsidRDefault="00704CAA" w:rsidP="00704CAA">
      <w:pPr>
        <w:pStyle w:val="Heading4"/>
      </w:pPr>
      <w:bookmarkStart w:id="240" w:name="_Ref412025981"/>
      <w:r>
        <w:t>Psalm</w:t>
      </w:r>
      <w:r w:rsidRPr="00AB1781">
        <w:t xml:space="preserve"> 15</w:t>
      </w:r>
      <w:r>
        <w:t>: “Keep me, O Lord, I hope in You”</w:t>
      </w:r>
      <w:bookmarkEnd w:id="240"/>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lastRenderedPageBreak/>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231C2B4A" w14:textId="77777777" w:rsidR="00704CAA" w:rsidRPr="00435BD3" w:rsidRDefault="00704CAA" w:rsidP="00704CAA">
      <w:pPr>
        <w:pStyle w:val="Rubric"/>
      </w:pPr>
      <w:r>
        <w:t xml:space="preserve">Alleluia. </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lastRenderedPageBreak/>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lastRenderedPageBreak/>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1" w:name="_Ref435438484"/>
      <w:bookmarkStart w:id="242" w:name="_Toc473283601"/>
      <w:r w:rsidRPr="00AB1781">
        <w:t>K</w:t>
      </w:r>
      <w:r>
        <w:t>athisma 3</w:t>
      </w:r>
      <w:bookmarkEnd w:id="241"/>
      <w:bookmarkEnd w:id="242"/>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lastRenderedPageBreak/>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lastRenderedPageBreak/>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3"/>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3"/>
      <w:r>
        <w:rPr>
          <w:rStyle w:val="CommentReference"/>
          <w:rFonts w:eastAsiaTheme="minorHAnsi" w:cstheme="minorBidi"/>
          <w:color w:val="auto"/>
          <w:lang w:val="en-CA"/>
        </w:rPr>
        <w:commentReference w:id="243"/>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lastRenderedPageBreak/>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lastRenderedPageBreak/>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4" w:name="_Ref412098373"/>
      <w:r>
        <w:t>Psalm</w:t>
      </w:r>
      <w:r w:rsidRPr="00AB1781">
        <w:t xml:space="preserve"> 18</w:t>
      </w:r>
      <w:r>
        <w:t>: “The heavens declare the glory of God”</w:t>
      </w:r>
      <w:bookmarkEnd w:id="244"/>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75182BC5" w14:textId="77777777" w:rsidR="00704CAA" w:rsidRPr="00CF35A1" w:rsidRDefault="00704CAA" w:rsidP="00704CAA">
      <w:pPr>
        <w:pStyle w:val="Rubric"/>
      </w:pPr>
      <w:r>
        <w:t xml:space="preserve">Alleluia. </w:t>
      </w:r>
    </w:p>
    <w:p w14:paraId="3B54188E" w14:textId="77777777" w:rsidR="00704CAA" w:rsidRPr="00CF35A1" w:rsidRDefault="00704CAA" w:rsidP="00704CAA">
      <w:pPr>
        <w:pStyle w:val="Heading4"/>
      </w:pPr>
      <w:bookmarkStart w:id="245" w:name="_Ref412110716"/>
      <w:r>
        <w:lastRenderedPageBreak/>
        <w:t>Psalm</w:t>
      </w:r>
      <w:r w:rsidRPr="00AB1781">
        <w:t xml:space="preserve"> 19</w:t>
      </w:r>
      <w:r>
        <w:t>: “May the Lord hear you in the day of affliction”</w:t>
      </w:r>
      <w:bookmarkEnd w:id="245"/>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C53CA66" w14:textId="77777777" w:rsidR="00704CAA" w:rsidRPr="00AB1781" w:rsidRDefault="00704CAA" w:rsidP="00704CAA">
      <w:pPr>
        <w:autoSpaceDE w:val="0"/>
        <w:adjustRightInd w:val="0"/>
        <w:rPr>
          <w:rFonts w:ascii="Book Antiqua" w:hAnsi="Book Antiqua" w:cs="Lucida Grande"/>
        </w:rPr>
      </w:pPr>
    </w:p>
    <w:p w14:paraId="25887563" w14:textId="0DF7690D"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0EB6BB7F" w14:textId="77777777" w:rsidR="00704CAA" w:rsidRPr="00CF35A1" w:rsidRDefault="00704CAA" w:rsidP="00704CAA">
      <w:pPr>
        <w:pStyle w:val="Rubric"/>
      </w:pPr>
      <w:r>
        <w:lastRenderedPageBreak/>
        <w:t xml:space="preserve">Alleluia.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lastRenderedPageBreak/>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lastRenderedPageBreak/>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lastRenderedPageBreak/>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6" w:name="_Ref412026111"/>
      <w:r>
        <w:t>Psalm</w:t>
      </w:r>
      <w:r w:rsidRPr="00AB1781">
        <w:t xml:space="preserve"> 22</w:t>
      </w:r>
      <w:r>
        <w:t>: “The Lord is my Shepherd, and I will lack nothing”</w:t>
      </w:r>
      <w:bookmarkEnd w:id="246"/>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lastRenderedPageBreak/>
        <w:t>Love follows the Followers of Love</w:t>
      </w:r>
    </w:p>
    <w:p w14:paraId="74164301" w14:textId="77777777"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7777777" w:rsidR="00704CAA" w:rsidRPr="00CF35A1" w:rsidRDefault="00704CAA" w:rsidP="00704CAA">
      <w:pPr>
        <w:pStyle w:val="Rubric"/>
      </w:pPr>
      <w:r>
        <w:t>Alleluia.</w:t>
      </w:r>
    </w:p>
    <w:p w14:paraId="39EDD637" w14:textId="77777777" w:rsidR="00704CAA" w:rsidRPr="00CF35A1" w:rsidRDefault="00704CAA" w:rsidP="00704CAA">
      <w:pPr>
        <w:pStyle w:val="Heading4"/>
      </w:pPr>
      <w:bookmarkStart w:id="247" w:name="_Ref412110755"/>
      <w:r>
        <w:t>Psalm</w:t>
      </w:r>
      <w:r w:rsidRPr="00AB1781">
        <w:t xml:space="preserve"> 23</w:t>
      </w:r>
      <w:r>
        <w:t>: “The earth is the Lord's and all that is in it”</w:t>
      </w:r>
      <w:bookmarkEnd w:id="247"/>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77D29F31" w14:textId="77777777"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lastRenderedPageBreak/>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77777777" w:rsidR="00704CAA" w:rsidRDefault="00704CAA" w:rsidP="00704CAA">
      <w:pPr>
        <w:pStyle w:val="Rubric"/>
      </w:pPr>
      <w:r>
        <w:t>Glory…</w:t>
      </w:r>
    </w:p>
    <w:p w14:paraId="440150DE" w14:textId="77777777" w:rsidR="00704CAA" w:rsidRPr="00AB1781" w:rsidRDefault="00704CAA" w:rsidP="00704CAA">
      <w:pPr>
        <w:pStyle w:val="Heading3"/>
      </w:pPr>
      <w:bookmarkStart w:id="248" w:name="_Ref435989991"/>
      <w:bookmarkStart w:id="249" w:name="_Toc473283602"/>
      <w:r>
        <w:t>Kathisma 4</w:t>
      </w:r>
      <w:bookmarkEnd w:id="248"/>
      <w:bookmarkEnd w:id="249"/>
    </w:p>
    <w:p w14:paraId="01882055" w14:textId="77777777" w:rsidR="00704CAA" w:rsidRPr="00AB1781" w:rsidRDefault="00704CAA" w:rsidP="00704CAA">
      <w:pPr>
        <w:pStyle w:val="Heading4"/>
      </w:pPr>
      <w:bookmarkStart w:id="250" w:name="_Ref412026003"/>
      <w:r>
        <w:t>Psalm</w:t>
      </w:r>
      <w:r w:rsidRPr="00AB1781">
        <w:t xml:space="preserve"> 24</w:t>
      </w:r>
      <w:r>
        <w:t>: “To You, O Lord, I lift up my soul”</w:t>
      </w:r>
      <w:bookmarkEnd w:id="250"/>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lastRenderedPageBreak/>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lastRenderedPageBreak/>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77777777" w:rsidR="00704CAA" w:rsidRPr="00906079" w:rsidRDefault="00704CAA" w:rsidP="00704CAA">
      <w:pPr>
        <w:pStyle w:val="Rubric"/>
      </w:pPr>
      <w:r>
        <w:t>Alleluia.</w:t>
      </w:r>
    </w:p>
    <w:p w14:paraId="0D20F675" w14:textId="77777777" w:rsidR="00704CAA" w:rsidRPr="00906079" w:rsidRDefault="00704CAA" w:rsidP="00704CAA">
      <w:pPr>
        <w:pStyle w:val="Heading4"/>
      </w:pPr>
      <w:bookmarkStart w:id="251" w:name="_Ref412110770"/>
      <w:r>
        <w:t>Psalm</w:t>
      </w:r>
      <w:r w:rsidRPr="00AB1781">
        <w:t xml:space="preserve"> 25</w:t>
      </w:r>
      <w:r>
        <w:t>: “Judge me, O Lord, for I have walked in my innocence”</w:t>
      </w:r>
      <w:bookmarkEnd w:id="251"/>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EF564D5" w14:textId="77777777"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lastRenderedPageBreak/>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0D7E67C1" w14:textId="77777777" w:rsidR="00704CAA" w:rsidRPr="00906079" w:rsidRDefault="00704CAA" w:rsidP="00704CAA">
      <w:pPr>
        <w:pStyle w:val="Rubric"/>
      </w:pPr>
      <w:r>
        <w:t xml:space="preserve">Alleluia. </w:t>
      </w:r>
    </w:p>
    <w:p w14:paraId="455F17A0" w14:textId="77777777" w:rsidR="00704CAA" w:rsidRPr="00906079" w:rsidRDefault="00704CAA" w:rsidP="00704CAA">
      <w:pPr>
        <w:pStyle w:val="Heading4"/>
      </w:pPr>
      <w:bookmarkStart w:id="252" w:name="_Ref412026021"/>
      <w:r>
        <w:lastRenderedPageBreak/>
        <w:t>Psalm</w:t>
      </w:r>
      <w:r w:rsidRPr="00AB1781">
        <w:t xml:space="preserve"> 26</w:t>
      </w:r>
      <w:r>
        <w:t xml:space="preserve"> “The Lord is my light and my Saviour; whom shall I fear”</w:t>
      </w:r>
      <w:bookmarkEnd w:id="252"/>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77777777" w:rsidR="00704CAA" w:rsidRDefault="00704CAA" w:rsidP="00704CAA">
      <w:pPr>
        <w:pStyle w:val="Rubric"/>
      </w:pPr>
      <w:r>
        <w:t>Glory…</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lastRenderedPageBreak/>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3" w:name="_Ref412110790"/>
      <w:r>
        <w:t>Psalm</w:t>
      </w:r>
      <w:r w:rsidRPr="00AB1781">
        <w:t xml:space="preserve"> 28</w:t>
      </w:r>
      <w:r>
        <w:t>: “Bring to the Lord, O sons of God”</w:t>
      </w:r>
      <w:bookmarkEnd w:id="253"/>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17BDC238" w14:textId="77777777"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lastRenderedPageBreak/>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77777777" w:rsidR="00704CAA" w:rsidRPr="00906079" w:rsidRDefault="00704CAA" w:rsidP="00704CAA">
      <w:pPr>
        <w:pStyle w:val="Rubric"/>
      </w:pPr>
      <w:r>
        <w:t xml:space="preserve">Alleluia. </w:t>
      </w:r>
    </w:p>
    <w:p w14:paraId="2A206402" w14:textId="77777777" w:rsidR="00704CAA" w:rsidRPr="00906079" w:rsidRDefault="00704CAA" w:rsidP="00704CAA">
      <w:pPr>
        <w:pStyle w:val="Heading4"/>
      </w:pPr>
      <w:bookmarkStart w:id="254" w:name="_Ref412026124"/>
      <w:r>
        <w:t>Psalm</w:t>
      </w:r>
      <w:r w:rsidRPr="00AB1781">
        <w:t xml:space="preserve"> 29</w:t>
      </w:r>
      <w:r>
        <w:t>: “I will exalt You, O Lord”</w:t>
      </w:r>
      <w:bookmarkEnd w:id="254"/>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0ECCCA2E" w14:textId="77777777"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lastRenderedPageBreak/>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lastRenderedPageBreak/>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77777777" w:rsidR="00704CAA" w:rsidRDefault="00704CAA" w:rsidP="00704CAA">
      <w:pPr>
        <w:pStyle w:val="Rubric"/>
      </w:pPr>
      <w:r>
        <w:t>Glory…</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lastRenderedPageBreak/>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lastRenderedPageBreak/>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lastRenderedPageBreak/>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5" w:name="_Ref435438533"/>
      <w:bookmarkStart w:id="256" w:name="_Toc473283603"/>
      <w:r w:rsidRPr="00AB1781">
        <w:lastRenderedPageBreak/>
        <w:t>K</w:t>
      </w:r>
      <w:r>
        <w:t>athisma 5</w:t>
      </w:r>
      <w:bookmarkEnd w:id="255"/>
      <w:bookmarkEnd w:id="256"/>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lastRenderedPageBreak/>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7" w:name="_Ref412110815"/>
      <w:r>
        <w:t>Psalm</w:t>
      </w:r>
      <w:r w:rsidRPr="00AB1781">
        <w:t xml:space="preserve"> 33</w:t>
      </w:r>
      <w:r>
        <w:t>: “I will bless the Lord at all times”</w:t>
      </w:r>
      <w:bookmarkEnd w:id="257"/>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84FBA89" w14:textId="77777777"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lastRenderedPageBreak/>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lastRenderedPageBreak/>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77777777" w:rsidR="00704CAA" w:rsidRDefault="00704CAA" w:rsidP="00704CAA">
      <w:pPr>
        <w:pStyle w:val="Rubric"/>
      </w:pPr>
      <w:r>
        <w:t>Glory…</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lastRenderedPageBreak/>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lastRenderedPageBreak/>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lastRenderedPageBreak/>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lastRenderedPageBreak/>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lastRenderedPageBreak/>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lastRenderedPageBreak/>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lastRenderedPageBreak/>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8" w:name="_Ref435438548"/>
      <w:bookmarkStart w:id="259" w:name="_Toc473283604"/>
      <w:r w:rsidRPr="00AB1781">
        <w:t>K</w:t>
      </w:r>
      <w:r>
        <w:t>athisma 6</w:t>
      </w:r>
      <w:bookmarkEnd w:id="258"/>
      <w:bookmarkEnd w:id="259"/>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lastRenderedPageBreak/>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lastRenderedPageBreak/>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lastRenderedPageBreak/>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lastRenderedPageBreak/>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0" w:name="_Ref412110829"/>
      <w:r>
        <w:t>Psalm</w:t>
      </w:r>
      <w:r w:rsidRPr="00AB1781">
        <w:t xml:space="preserve"> 40</w:t>
      </w:r>
      <w:r>
        <w:t>: “Blessed is he who considers the poor and needy”</w:t>
      </w:r>
      <w:bookmarkEnd w:id="260"/>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t>Christ’s Betrayal Foreshadowed</w:t>
      </w:r>
    </w:p>
    <w:p w14:paraId="2F56BE78" w14:textId="77777777" w:rsidR="00704CAA" w:rsidRPr="00AB1781" w:rsidRDefault="00704CAA" w:rsidP="00704CAA">
      <w:pPr>
        <w:pStyle w:val="Rubric"/>
      </w:pPr>
      <w:r w:rsidRPr="00AB1781">
        <w:lastRenderedPageBreak/>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7A632292" w14:textId="77777777" w:rsidR="00704CAA" w:rsidRDefault="00704CAA" w:rsidP="00704CAA">
      <w:pPr>
        <w:pStyle w:val="Rubric"/>
      </w:pPr>
      <w:r>
        <w:lastRenderedPageBreak/>
        <w:t xml:space="preserve">Alleluia.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lastRenderedPageBreak/>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1" w:name="_Ref412026139"/>
      <w:r>
        <w:t>Psalm</w:t>
      </w:r>
      <w:r w:rsidRPr="00AB1781">
        <w:t xml:space="preserve"> 42</w:t>
      </w:r>
      <w:r>
        <w:t>: “Judge me, O God, and defend my cause”</w:t>
      </w:r>
      <w:bookmarkEnd w:id="261"/>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081B88" w14:textId="77777777"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lastRenderedPageBreak/>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77777777" w:rsidR="00704CAA" w:rsidRDefault="00704CAA" w:rsidP="00704CAA">
      <w:pPr>
        <w:pStyle w:val="Rubric"/>
      </w:pPr>
      <w:r>
        <w:t>Glory…</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lastRenderedPageBreak/>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lastRenderedPageBreak/>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2" w:name="_Ref412110857"/>
      <w:r>
        <w:t>Psalm</w:t>
      </w:r>
      <w:r w:rsidRPr="00AB1781">
        <w:t xml:space="preserve"> 44</w:t>
      </w:r>
      <w:r>
        <w:t>: “My heart erupted with a good word”</w:t>
      </w:r>
      <w:bookmarkEnd w:id="262"/>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5D526C41" w14:textId="77777777"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lastRenderedPageBreak/>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lastRenderedPageBreak/>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12168CF9" w14:textId="77777777" w:rsidR="00704CAA" w:rsidRPr="008242AB" w:rsidRDefault="00704CAA" w:rsidP="00704CAA">
      <w:pPr>
        <w:pStyle w:val="Rubric"/>
      </w:pPr>
      <w:r>
        <w:t xml:space="preserve">Alleluia. </w:t>
      </w:r>
    </w:p>
    <w:p w14:paraId="062AEF4C" w14:textId="77777777" w:rsidR="00704CAA" w:rsidRPr="008242AB" w:rsidRDefault="00704CAA" w:rsidP="00704CAA">
      <w:pPr>
        <w:pStyle w:val="Heading4"/>
      </w:pPr>
      <w:bookmarkStart w:id="263" w:name="_Ref412110915"/>
      <w:r>
        <w:t>Psalm</w:t>
      </w:r>
      <w:r w:rsidRPr="00AB1781">
        <w:t xml:space="preserve"> 45</w:t>
      </w:r>
      <w:r>
        <w:t>: “God is our refuge and strength”</w:t>
      </w:r>
      <w:bookmarkEnd w:id="263"/>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60571492" w:rsidR="00704CAA" w:rsidRDefault="00704CAA" w:rsidP="00704CAA">
      <w:pPr>
        <w:pStyle w:val="Rubric"/>
      </w:pPr>
      <w:r>
        <w:fldChar w:fldCharType="begin"/>
      </w:r>
      <w:r>
        <w:instrText xml:space="preserve"> REF _Ref434576019 \h </w:instrText>
      </w:r>
      <w:r>
        <w:fldChar w:fldCharType="separate"/>
      </w:r>
      <w:r w:rsidR="000E62F4">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5F6770">
        <w:rPr>
          <w:noProof/>
        </w:rPr>
        <w:t>67</w:t>
      </w:r>
      <w:r>
        <w:fldChar w:fldCharType="end"/>
      </w:r>
      <w:r>
        <w:t>.</w:t>
      </w:r>
    </w:p>
    <w:p w14:paraId="159AC077" w14:textId="77777777" w:rsidR="00704CAA" w:rsidRPr="00AB1781" w:rsidRDefault="00704CAA" w:rsidP="00704CAA">
      <w:pPr>
        <w:pStyle w:val="Rubric"/>
      </w:pPr>
      <w:r w:rsidRPr="00AB1781">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lastRenderedPageBreak/>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77777777" w:rsidR="00704CAA" w:rsidRDefault="00704CAA" w:rsidP="00704CAA">
      <w:pPr>
        <w:pStyle w:val="Rubric"/>
      </w:pPr>
      <w:r>
        <w:t>Glory…</w:t>
      </w:r>
    </w:p>
    <w:p w14:paraId="612C50D1" w14:textId="77777777" w:rsidR="00704CAA" w:rsidRDefault="00704CAA" w:rsidP="00704CAA">
      <w:pPr>
        <w:pStyle w:val="Heading3"/>
      </w:pPr>
      <w:bookmarkStart w:id="264" w:name="_Ref435990010"/>
      <w:bookmarkStart w:id="265" w:name="_Toc473283605"/>
      <w:r>
        <w:t>Kathisma 7</w:t>
      </w:r>
      <w:bookmarkEnd w:id="264"/>
      <w:bookmarkEnd w:id="265"/>
    </w:p>
    <w:p w14:paraId="7C254EB8" w14:textId="77777777" w:rsidR="00704CAA" w:rsidRPr="00A6346F" w:rsidRDefault="00704CAA" w:rsidP="00704CAA">
      <w:pPr>
        <w:pStyle w:val="Heading4"/>
      </w:pPr>
      <w:bookmarkStart w:id="266" w:name="_Ref412110929"/>
      <w:r>
        <w:t>Psalm</w:t>
      </w:r>
      <w:r w:rsidRPr="00AB1781">
        <w:t xml:space="preserve"> 46</w:t>
      </w:r>
      <w:r>
        <w:t>: “Clap your hands, all you nations”</w:t>
      </w:r>
      <w:bookmarkEnd w:id="266"/>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0E92A99A" w14:textId="77777777"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lastRenderedPageBreak/>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69D9D1C8" w14:textId="77777777" w:rsidR="00704CAA" w:rsidRPr="00A6346F" w:rsidRDefault="00704CAA" w:rsidP="00704CAA">
      <w:pPr>
        <w:pStyle w:val="Rubric"/>
      </w:pPr>
      <w:r>
        <w:t xml:space="preserve">Alleluia.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lastRenderedPageBreak/>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lastRenderedPageBreak/>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lastRenderedPageBreak/>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lastRenderedPageBreak/>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lastRenderedPageBreak/>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7" w:name="_Ref411967565"/>
      <w:r>
        <w:t>Psalm</w:t>
      </w:r>
      <w:r w:rsidRPr="00AB1781">
        <w:t xml:space="preserve"> 50</w:t>
      </w:r>
      <w:r>
        <w:t>: “Have mercy on me, O God, in Your great mercy”</w:t>
      </w:r>
      <w:bookmarkEnd w:id="267"/>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lastRenderedPageBreak/>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lastRenderedPageBreak/>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lastRenderedPageBreak/>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8" w:name="_Ref412111187"/>
      <w:r>
        <w:lastRenderedPageBreak/>
        <w:t>Psalm</w:t>
      </w:r>
      <w:r w:rsidRPr="00AB1781">
        <w:t xml:space="preserve"> 53</w:t>
      </w:r>
      <w:r>
        <w:t>: “O God, save me in Your Name”</w:t>
      </w:r>
      <w:bookmarkEnd w:id="268"/>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01289274" w14:textId="77777777"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43A86828" w14:textId="77777777" w:rsidR="00704CAA" w:rsidRPr="00FD3FDA" w:rsidRDefault="00704CAA" w:rsidP="00704CAA">
      <w:pPr>
        <w:pStyle w:val="Rubric"/>
      </w:pPr>
      <w:r>
        <w:t xml:space="preserve">Alleluia.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lastRenderedPageBreak/>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lastRenderedPageBreak/>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69" w:name="_Ref435438564"/>
      <w:bookmarkStart w:id="270" w:name="_Toc473283606"/>
      <w:r w:rsidRPr="00AB1781">
        <w:lastRenderedPageBreak/>
        <w:t>K</w:t>
      </w:r>
      <w:r>
        <w:t>athisma 8</w:t>
      </w:r>
      <w:bookmarkEnd w:id="269"/>
      <w:bookmarkEnd w:id="270"/>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lastRenderedPageBreak/>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1" w:name="_Ref412026190"/>
      <w:r>
        <w:t>Psalm</w:t>
      </w:r>
      <w:r w:rsidRPr="00AB1781">
        <w:t xml:space="preserve"> 56</w:t>
      </w:r>
      <w:r>
        <w:t>: “Have mercy on me, O God, have mercy on me”</w:t>
      </w:r>
      <w:bookmarkEnd w:id="271"/>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01E1CAF0" w14:textId="77777777"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lastRenderedPageBreak/>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77777777" w:rsidR="00704CAA" w:rsidRPr="009E7111" w:rsidRDefault="00704CAA" w:rsidP="00704CAA">
      <w:pPr>
        <w:pStyle w:val="Rubric"/>
      </w:pPr>
      <w:r>
        <w:t>Alleluia.</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lastRenderedPageBreak/>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lastRenderedPageBreak/>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lastRenderedPageBreak/>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lastRenderedPageBreak/>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2" w:name="_Ref412111219"/>
      <w:r>
        <w:t>Psalm</w:t>
      </w:r>
      <w:r w:rsidRPr="00AB1781">
        <w:t xml:space="preserve"> 60</w:t>
      </w:r>
      <w:r>
        <w:t>: “Hear my supplication, O God”</w:t>
      </w:r>
      <w:bookmarkEnd w:id="272"/>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5C0BEC89" w14:textId="77777777"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lastRenderedPageBreak/>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1F21DB7C" w:rsidR="00704CAA" w:rsidRPr="00035647" w:rsidRDefault="00704CAA" w:rsidP="00704CAA">
      <w:pPr>
        <w:pStyle w:val="Rubric"/>
      </w:pPr>
      <w:r>
        <w:t xml:space="preserve">Alleluia. </w:t>
      </w:r>
      <w:r>
        <w:fldChar w:fldCharType="begin"/>
      </w:r>
      <w:r>
        <w:instrText xml:space="preserve"> REF _Ref434576249 \h </w:instrText>
      </w:r>
      <w:r>
        <w:fldChar w:fldCharType="separate"/>
      </w:r>
      <w:r w:rsidR="000E62F4">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62F4">
        <w:t>Psalm</w:t>
      </w:r>
      <w:r w:rsidR="000E62F4" w:rsidRPr="00AB1781">
        <w:t xml:space="preserve"> 62</w:t>
      </w:r>
      <w:r w:rsidR="000E62F4">
        <w:t>: “O God, my God, I rise early to be with You”</w:t>
      </w:r>
      <w:r>
        <w:fldChar w:fldCharType="end"/>
      </w:r>
      <w:r>
        <w:t xml:space="preserve">, page </w:t>
      </w:r>
      <w:r>
        <w:fldChar w:fldCharType="begin"/>
      </w:r>
      <w:r>
        <w:instrText xml:space="preserve"> PAGEREF _Ref412098429 \h </w:instrText>
      </w:r>
      <w:r>
        <w:fldChar w:fldCharType="separate"/>
      </w:r>
      <w:r w:rsidR="005F6770">
        <w:rPr>
          <w:noProof/>
        </w:rPr>
        <w:t>169</w:t>
      </w:r>
      <w:r>
        <w:fldChar w:fldCharType="end"/>
      </w:r>
      <w:r>
        <w:t>.</w:t>
      </w:r>
    </w:p>
    <w:p w14:paraId="0FCCFB02" w14:textId="77777777" w:rsidR="00704CAA" w:rsidRDefault="00704CAA" w:rsidP="00704CAA">
      <w:pPr>
        <w:pStyle w:val="Rubric"/>
      </w:pPr>
      <w:r>
        <w:t>Glory…</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3" w:name="_Ref412098429"/>
      <w:r>
        <w:t>Psalm</w:t>
      </w:r>
      <w:r w:rsidRPr="00AB1781">
        <w:t xml:space="preserve"> 62</w:t>
      </w:r>
      <w:r>
        <w:t>: “O God, my God, I rise early to be with You”</w:t>
      </w:r>
      <w:bookmarkEnd w:id="273"/>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03EBAEE0" w14:textId="77777777"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529C6CE0" w14:textId="77777777" w:rsidR="00704CAA" w:rsidRPr="00035647" w:rsidRDefault="00704CAA" w:rsidP="00704CAA">
      <w:pPr>
        <w:pStyle w:val="Rubric"/>
      </w:pPr>
      <w:r>
        <w:t xml:space="preserve">Alleluia. </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lastRenderedPageBreak/>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4" w:name="_Ref435438574"/>
      <w:bookmarkStart w:id="275" w:name="_Toc473283607"/>
      <w:r w:rsidRPr="00AB1781">
        <w:t>K</w:t>
      </w:r>
      <w:r>
        <w:t>athisma 9</w:t>
      </w:r>
      <w:bookmarkEnd w:id="274"/>
      <w:bookmarkEnd w:id="275"/>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lastRenderedPageBreak/>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lastRenderedPageBreak/>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lastRenderedPageBreak/>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lastRenderedPageBreak/>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6" w:name="_Ref412026041"/>
      <w:r>
        <w:t>Psalm</w:t>
      </w:r>
      <w:r w:rsidRPr="00AB1781">
        <w:t xml:space="preserve"> 66</w:t>
      </w:r>
      <w:r>
        <w:t>: “May God have compassion on us and bless us”</w:t>
      </w:r>
      <w:bookmarkEnd w:id="276"/>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77777777" w:rsidR="00704CAA" w:rsidRDefault="00704CAA" w:rsidP="00704CAA">
      <w:pPr>
        <w:pStyle w:val="Rubric"/>
      </w:pPr>
      <w:r>
        <w:t>Glory…</w:t>
      </w:r>
    </w:p>
    <w:p w14:paraId="53A14436" w14:textId="77777777" w:rsidR="00704CAA" w:rsidRPr="00C879D4" w:rsidRDefault="00704CAA" w:rsidP="00704CAA">
      <w:pPr>
        <w:pStyle w:val="Heading4"/>
      </w:pPr>
      <w:r>
        <w:lastRenderedPageBreak/>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lastRenderedPageBreak/>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lastRenderedPageBreak/>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lastRenderedPageBreak/>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lastRenderedPageBreak/>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lastRenderedPageBreak/>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77777777" w:rsidR="00704CAA" w:rsidRPr="00AB1781" w:rsidRDefault="00704CAA" w:rsidP="00704CAA">
      <w:pPr>
        <w:pStyle w:val="EnglishHangEndNoCoptic"/>
      </w:pPr>
      <w:r w:rsidRPr="00AB1781">
        <w:tab/>
      </w:r>
      <w:r>
        <w:t>And the salvation of Your presence, O god,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lastRenderedPageBreak/>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7" w:name="_Ref412026055"/>
      <w:r>
        <w:t>Psalm</w:t>
      </w:r>
      <w:r w:rsidRPr="00AB1781">
        <w:t xml:space="preserve"> 69</w:t>
      </w:r>
      <w:r>
        <w:t>: “O Lord, make haste to help me”</w:t>
      </w:r>
      <w:bookmarkEnd w:id="277"/>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77777777" w:rsidR="00704CAA" w:rsidRDefault="00704CAA" w:rsidP="00704CAA">
      <w:pPr>
        <w:pStyle w:val="Rubric"/>
      </w:pPr>
      <w:r>
        <w:lastRenderedPageBreak/>
        <w:t>Glory…</w:t>
      </w:r>
    </w:p>
    <w:p w14:paraId="102E065A" w14:textId="77777777" w:rsidR="00704CAA" w:rsidRPr="00AB1781" w:rsidRDefault="00704CAA" w:rsidP="00704CAA">
      <w:pPr>
        <w:pStyle w:val="Heading3"/>
      </w:pPr>
      <w:bookmarkStart w:id="278" w:name="_Ref435438582"/>
      <w:bookmarkStart w:id="279" w:name="_Toc473283608"/>
      <w:r w:rsidRPr="00AB1781">
        <w:t>K</w:t>
      </w:r>
      <w:r>
        <w:t>athisma 10</w:t>
      </w:r>
      <w:bookmarkEnd w:id="278"/>
      <w:bookmarkEnd w:id="279"/>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t>The group of Psalms of Asaph (Psalms 72 – 82) begins here.</w:t>
      </w:r>
    </w:p>
    <w:p w14:paraId="79A52804" w14:textId="77777777" w:rsidR="00704CAA" w:rsidRPr="00CA0029" w:rsidRDefault="00704CAA" w:rsidP="00704CAA">
      <w:pPr>
        <w:pStyle w:val="Heading4"/>
      </w:pPr>
      <w:r>
        <w:lastRenderedPageBreak/>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lastRenderedPageBreak/>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lastRenderedPageBreak/>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lastRenderedPageBreak/>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lastRenderedPageBreak/>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lastRenderedPageBreak/>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lastRenderedPageBreak/>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lastRenderedPageBreak/>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0" w:name="_Ref435438587"/>
      <w:bookmarkStart w:id="281" w:name="_Toc473283609"/>
      <w:r w:rsidRPr="00AB1781">
        <w:lastRenderedPageBreak/>
        <w:t>K</w:t>
      </w:r>
      <w:r>
        <w:t>athisma</w:t>
      </w:r>
      <w:r w:rsidRPr="00AB1781">
        <w:t xml:space="preserve"> 1</w:t>
      </w:r>
      <w:r>
        <w:t>1</w:t>
      </w:r>
      <w:bookmarkEnd w:id="280"/>
      <w:bookmarkEnd w:id="281"/>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lastRenderedPageBreak/>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lastRenderedPageBreak/>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lastRenderedPageBreak/>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lastRenderedPageBreak/>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lastRenderedPageBreak/>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lastRenderedPageBreak/>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lastRenderedPageBreak/>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lastRenderedPageBreak/>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lastRenderedPageBreak/>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7777777" w:rsidR="00704CAA" w:rsidRPr="00AB1781" w:rsidRDefault="00704CAA" w:rsidP="00704CAA">
      <w:pPr>
        <w:pStyle w:val="EnglishHangEndNoCoptic"/>
      </w:pPr>
      <w:r w:rsidRPr="00AB1781">
        <w:tab/>
        <w:t xml:space="preserve">and in </w:t>
      </w:r>
      <w:r>
        <w:t>their</w:t>
      </w:r>
      <w:r w:rsidRPr="00AB1781">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lastRenderedPageBreak/>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lastRenderedPageBreak/>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2" w:name="_Ref412111290"/>
      <w:r>
        <w:t>Psalm</w:t>
      </w:r>
      <w:r w:rsidRPr="00AB1781">
        <w:t xml:space="preserve"> 83</w:t>
      </w:r>
      <w:r>
        <w:t>: “How I love Your dwellings, O Lord of Hosts”</w:t>
      </w:r>
      <w:bookmarkEnd w:id="282"/>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lastRenderedPageBreak/>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69B11D7C" w14:textId="77777777" w:rsidR="00704CAA" w:rsidRPr="00A93CE8" w:rsidRDefault="00704CAA" w:rsidP="00704CAA">
      <w:pPr>
        <w:pStyle w:val="Rubric"/>
      </w:pPr>
      <w:r>
        <w:t xml:space="preserve">Alleluia. </w:t>
      </w:r>
    </w:p>
    <w:p w14:paraId="4AC4FFAE" w14:textId="77777777" w:rsidR="00704CAA" w:rsidRPr="00AB1781" w:rsidRDefault="00704CAA" w:rsidP="00704CAA">
      <w:pPr>
        <w:pStyle w:val="Heading4"/>
      </w:pPr>
      <w:bookmarkStart w:id="283" w:name="_Ref412111302"/>
      <w:r>
        <w:t>Psalm</w:t>
      </w:r>
      <w:r w:rsidRPr="00AB1781">
        <w:t xml:space="preserve"> 84</w:t>
      </w:r>
      <w:r>
        <w:t>:” O Lord, You were pleased with Your land”</w:t>
      </w:r>
      <w:bookmarkEnd w:id="283"/>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78C9001F" w14:textId="77777777"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lastRenderedPageBreak/>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77777777" w:rsidR="00704CAA" w:rsidRDefault="00704CAA" w:rsidP="00704CAA">
      <w:pPr>
        <w:pStyle w:val="Rubric"/>
      </w:pPr>
      <w:r>
        <w:t>Glory…</w:t>
      </w:r>
    </w:p>
    <w:p w14:paraId="2B187A97" w14:textId="77777777" w:rsidR="00704CAA" w:rsidRDefault="00704CAA" w:rsidP="00704CAA">
      <w:pPr>
        <w:pStyle w:val="Heading3"/>
      </w:pPr>
      <w:bookmarkStart w:id="284" w:name="_Ref435990025"/>
      <w:bookmarkStart w:id="285" w:name="_Toc473283610"/>
      <w:r>
        <w:t>Kathisma 12</w:t>
      </w:r>
      <w:bookmarkEnd w:id="284"/>
      <w:bookmarkEnd w:id="285"/>
    </w:p>
    <w:p w14:paraId="6523C98C" w14:textId="77777777" w:rsidR="00704CAA" w:rsidRPr="00AB1781" w:rsidRDefault="00704CAA" w:rsidP="00704CAA">
      <w:pPr>
        <w:pStyle w:val="Heading4"/>
      </w:pPr>
      <w:bookmarkStart w:id="286" w:name="_Ref412026212"/>
      <w:r>
        <w:t>Psalm</w:t>
      </w:r>
      <w:r w:rsidRPr="00AB1781">
        <w:t xml:space="preserve"> 85</w:t>
      </w:r>
      <w:r>
        <w:t>: “Incline Your ear, O Lord, and hear me”</w:t>
      </w:r>
      <w:bookmarkEnd w:id="286"/>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4BFC228F" w14:textId="77777777"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lastRenderedPageBreak/>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lastRenderedPageBreak/>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777777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08411410" w14:textId="77777777" w:rsidR="00704CAA" w:rsidRPr="00AB1781" w:rsidRDefault="00704CAA" w:rsidP="00704CAA">
      <w:pPr>
        <w:pStyle w:val="Heading4"/>
      </w:pPr>
      <w:bookmarkStart w:id="287" w:name="_Ref412111328"/>
      <w:r>
        <w:t>Psalm</w:t>
      </w:r>
      <w:r w:rsidRPr="00AB1781">
        <w:t xml:space="preserve"> 86</w:t>
      </w:r>
      <w:r>
        <w:t>: “His foundations are on the holy mountains”</w:t>
      </w:r>
      <w:bookmarkEnd w:id="287"/>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lastRenderedPageBreak/>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lastRenderedPageBreak/>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lastRenderedPageBreak/>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lastRenderedPageBreak/>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lastRenderedPageBreak/>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lastRenderedPageBreak/>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lastRenderedPageBreak/>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lastRenderedPageBreak/>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8" w:name="_Ref412026283"/>
      <w:r>
        <w:t>Psalm</w:t>
      </w:r>
      <w:r w:rsidRPr="00AB1781">
        <w:t xml:space="preserve"> 90</w:t>
      </w:r>
      <w:r>
        <w:t>: “He who dwells in the help of the Most High”</w:t>
      </w:r>
      <w:bookmarkEnd w:id="288"/>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45A3BEA7" w14:textId="77777777"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lastRenderedPageBreak/>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77777777" w:rsidR="00704CAA" w:rsidRDefault="00704CAA" w:rsidP="00704CAA">
      <w:pPr>
        <w:pStyle w:val="Rubric"/>
      </w:pPr>
      <w:r>
        <w:t>Glory…</w:t>
      </w:r>
    </w:p>
    <w:p w14:paraId="2D779DFA" w14:textId="77777777" w:rsidR="00704CAA" w:rsidRPr="00AB1781" w:rsidRDefault="00704CAA" w:rsidP="00704CAA">
      <w:pPr>
        <w:pStyle w:val="Heading3"/>
      </w:pPr>
      <w:bookmarkStart w:id="289" w:name="_Ref435438606"/>
      <w:bookmarkStart w:id="290" w:name="_Toc473283611"/>
      <w:r w:rsidRPr="00AB1781">
        <w:t>K</w:t>
      </w:r>
      <w:r>
        <w:t>athisma</w:t>
      </w:r>
      <w:r w:rsidRPr="00AB1781">
        <w:t xml:space="preserve"> 1</w:t>
      </w:r>
      <w:r>
        <w:t>3</w:t>
      </w:r>
      <w:bookmarkEnd w:id="289"/>
      <w:bookmarkEnd w:id="290"/>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lastRenderedPageBreak/>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1" w:name="_Ref412111374"/>
      <w:r>
        <w:lastRenderedPageBreak/>
        <w:t>Psalm</w:t>
      </w:r>
      <w:r w:rsidRPr="00AB1781">
        <w:t xml:space="preserve"> 92</w:t>
      </w:r>
      <w:r>
        <w:t>: “The Lord is reigns, He is robed in majesty”</w:t>
      </w:r>
      <w:bookmarkEnd w:id="291"/>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6CEB833E" w14:textId="77777777"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5941DEED" w14:textId="77777777" w:rsidR="00704CAA" w:rsidRPr="008016CF" w:rsidRDefault="00704CAA" w:rsidP="00704CAA">
      <w:pPr>
        <w:pStyle w:val="Rubric"/>
      </w:pPr>
      <w:r>
        <w:t xml:space="preserve">Alleluia. </w:t>
      </w:r>
    </w:p>
    <w:p w14:paraId="4F120D14" w14:textId="77777777" w:rsidR="00704CAA" w:rsidRPr="00AB1781" w:rsidRDefault="00704CAA" w:rsidP="00704CAA">
      <w:pPr>
        <w:pStyle w:val="Heading4"/>
      </w:pPr>
      <w:r>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lastRenderedPageBreak/>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lastRenderedPageBreak/>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lastRenderedPageBreak/>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2" w:name="_Ref412111699"/>
      <w:r>
        <w:t>Psalm</w:t>
      </w:r>
      <w:r w:rsidRPr="00AB1781">
        <w:t xml:space="preserve"> 95</w:t>
      </w:r>
      <w:r>
        <w:t>: “Sing a new song to the Lord, sing to the Lord, all the earth”</w:t>
      </w:r>
      <w:bookmarkEnd w:id="292"/>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166D6FCF" w14:textId="77777777"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lastRenderedPageBreak/>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11709F9B" w14:textId="77777777" w:rsidR="00704CAA" w:rsidRPr="008016CF" w:rsidRDefault="00704CAA" w:rsidP="00704CAA">
      <w:pPr>
        <w:pStyle w:val="Rubric"/>
      </w:pPr>
      <w:r>
        <w:t xml:space="preserve">Alleluia. </w:t>
      </w:r>
    </w:p>
    <w:p w14:paraId="28A7C577" w14:textId="77777777" w:rsidR="00704CAA" w:rsidRPr="00AB1781" w:rsidRDefault="00704CAA" w:rsidP="00704CAA">
      <w:pPr>
        <w:pStyle w:val="Heading4"/>
      </w:pPr>
      <w:bookmarkStart w:id="293" w:name="_Ref412026313"/>
      <w:r>
        <w:t>Psalm</w:t>
      </w:r>
      <w:r w:rsidRPr="00AB1781">
        <w:t xml:space="preserve"> 96</w:t>
      </w:r>
      <w:r>
        <w:t>: “The Lord reigns, let the earth rejoice”</w:t>
      </w:r>
      <w:bookmarkEnd w:id="293"/>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53822F7D" w14:textId="77777777" w:rsidR="00704CAA" w:rsidRPr="00AB1781" w:rsidRDefault="00704CAA" w:rsidP="00704CAA">
      <w:pPr>
        <w:pStyle w:val="Rubric"/>
      </w:pPr>
      <w:r>
        <w:lastRenderedPageBreak/>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lastRenderedPageBreak/>
        <w:t xml:space="preserve">Alleluia. </w:t>
      </w:r>
    </w:p>
    <w:p w14:paraId="35FA97F8" w14:textId="77777777" w:rsidR="00704CAA" w:rsidRPr="00A0015F" w:rsidRDefault="00704CAA" w:rsidP="00704CAA">
      <w:pPr>
        <w:pStyle w:val="Rubric"/>
      </w:pPr>
      <w:r>
        <w:t>Glory…</w:t>
      </w:r>
    </w:p>
    <w:p w14:paraId="69A4C83A" w14:textId="77777777" w:rsidR="00704CAA" w:rsidRPr="00A0015F" w:rsidRDefault="00704CAA" w:rsidP="00704CAA">
      <w:pPr>
        <w:pStyle w:val="Heading4"/>
      </w:pPr>
      <w:bookmarkStart w:id="294" w:name="_Ref412111720"/>
      <w:r>
        <w:t>Psalm</w:t>
      </w:r>
      <w:r w:rsidRPr="00AB1781">
        <w:t xml:space="preserve"> 97</w:t>
      </w:r>
      <w:r>
        <w:t>: “Sing a new song to the Lord, for the Lord has done wondrous things”</w:t>
      </w:r>
      <w:bookmarkEnd w:id="294"/>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03A60FB" w14:textId="77777777"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74BC26C5" w14:textId="77777777" w:rsidR="00704CAA" w:rsidRPr="00A0015F" w:rsidRDefault="00704CAA" w:rsidP="00704CAA">
      <w:pPr>
        <w:pStyle w:val="Rubric"/>
      </w:pPr>
      <w:r>
        <w:lastRenderedPageBreak/>
        <w:t xml:space="preserve">Alleluia. </w:t>
      </w:r>
    </w:p>
    <w:p w14:paraId="712843E2" w14:textId="77777777" w:rsidR="00704CAA" w:rsidRPr="00A0015F" w:rsidRDefault="00704CAA" w:rsidP="00704CAA">
      <w:pPr>
        <w:pStyle w:val="Heading4"/>
      </w:pPr>
      <w:bookmarkStart w:id="295" w:name="_Ref412111731"/>
      <w:r>
        <w:t>Psalm</w:t>
      </w:r>
      <w:r w:rsidRPr="00AB1781">
        <w:t xml:space="preserve"> 98</w:t>
      </w:r>
      <w:r>
        <w:t>: “The Lord reigns, let the peoples rage”</w:t>
      </w:r>
      <w:bookmarkEnd w:id="295"/>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4BACA04C" w:rsidR="00704CAA" w:rsidRDefault="00704CAA" w:rsidP="00704CAA">
      <w:pPr>
        <w:pStyle w:val="Rubric"/>
      </w:pPr>
      <w:r>
        <w:fldChar w:fldCharType="begin"/>
      </w:r>
      <w:r>
        <w:instrText xml:space="preserve"> REF _Ref434576482 \h </w:instrText>
      </w:r>
      <w:r>
        <w:fldChar w:fldCharType="separate"/>
      </w:r>
      <w:r w:rsidR="000E62F4">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5F6770">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523987D0" w14:textId="77777777" w:rsidR="00704CAA" w:rsidRPr="00A0015F" w:rsidRDefault="00704CAA" w:rsidP="00704CAA">
      <w:pPr>
        <w:pStyle w:val="Rubric"/>
      </w:pPr>
      <w:r>
        <w:t xml:space="preserve">Alleluia. </w:t>
      </w:r>
    </w:p>
    <w:p w14:paraId="041C26BC" w14:textId="77777777" w:rsidR="00704CAA" w:rsidRPr="00A0015F" w:rsidRDefault="00704CAA" w:rsidP="00704CAA">
      <w:pPr>
        <w:pStyle w:val="Heading4"/>
      </w:pPr>
      <w:bookmarkStart w:id="296" w:name="_Ref412111741"/>
      <w:r>
        <w:t>Psalm</w:t>
      </w:r>
      <w:r w:rsidRPr="00AB1781">
        <w:t xml:space="preserve"> 99</w:t>
      </w:r>
      <w:r>
        <w:t>: “Shout for joy to the Lord, all the earth”</w:t>
      </w:r>
      <w:bookmarkEnd w:id="296"/>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744620A" w14:textId="77777777"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41CB077A" w14:textId="77777777" w:rsidR="00704CAA" w:rsidRPr="00A0015F" w:rsidRDefault="00704CAA" w:rsidP="00704CAA">
      <w:pPr>
        <w:pStyle w:val="Rubric"/>
      </w:pPr>
      <w:r>
        <w:t xml:space="preserve">Alleluia. </w:t>
      </w:r>
    </w:p>
    <w:p w14:paraId="24EA9BC7" w14:textId="77777777" w:rsidR="00704CAA" w:rsidRPr="00A0015F" w:rsidRDefault="00704CAA" w:rsidP="00704CAA">
      <w:pPr>
        <w:pStyle w:val="Heading4"/>
      </w:pPr>
      <w:bookmarkStart w:id="297" w:name="_Ref412111752"/>
      <w:r>
        <w:t>Psalm</w:t>
      </w:r>
      <w:r w:rsidRPr="00AB1781">
        <w:t xml:space="preserve"> 100</w:t>
      </w:r>
      <w:r>
        <w:t>: “I will sing to You of mercy and judgment, O Lord”</w:t>
      </w:r>
      <w:bookmarkEnd w:id="297"/>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0DACF65D" w14:textId="77777777"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lastRenderedPageBreak/>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77777777" w:rsidR="00704CAA" w:rsidRDefault="00704CAA" w:rsidP="00704CAA">
      <w:pPr>
        <w:pStyle w:val="Rubric"/>
      </w:pPr>
      <w:r>
        <w:t>Glory…</w:t>
      </w:r>
    </w:p>
    <w:p w14:paraId="2C1083FC" w14:textId="77777777" w:rsidR="00704CAA" w:rsidRPr="00AB1781" w:rsidRDefault="00704CAA" w:rsidP="00704CAA">
      <w:pPr>
        <w:pStyle w:val="Heading3"/>
      </w:pPr>
      <w:bookmarkStart w:id="298" w:name="_Ref435438613"/>
      <w:bookmarkStart w:id="299" w:name="_Toc473283612"/>
      <w:r w:rsidRPr="00AB1781">
        <w:t>K</w:t>
      </w:r>
      <w:r>
        <w:t>athisma</w:t>
      </w:r>
      <w:r w:rsidRPr="00AB1781">
        <w:t xml:space="preserve"> 1</w:t>
      </w:r>
      <w:r>
        <w:t>4</w:t>
      </w:r>
      <w:bookmarkEnd w:id="298"/>
      <w:bookmarkEnd w:id="299"/>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lastRenderedPageBreak/>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lastRenderedPageBreak/>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lastRenderedPageBreak/>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lastRenderedPageBreak/>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lastRenderedPageBreak/>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lastRenderedPageBreak/>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lastRenderedPageBreak/>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lastRenderedPageBreak/>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lastRenderedPageBreak/>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lastRenderedPageBreak/>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lastRenderedPageBreak/>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0" w:name="_Ref435438622"/>
      <w:bookmarkStart w:id="301" w:name="_Toc473283613"/>
      <w:r w:rsidRPr="00AB1781">
        <w:t>K</w:t>
      </w:r>
      <w:r>
        <w:t>athisma</w:t>
      </w:r>
      <w:r w:rsidRPr="00AB1781">
        <w:t xml:space="preserve"> 1</w:t>
      </w:r>
      <w:r>
        <w:t>5</w:t>
      </w:r>
      <w:bookmarkEnd w:id="300"/>
      <w:bookmarkEnd w:id="301"/>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lastRenderedPageBreak/>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lastRenderedPageBreak/>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lastRenderedPageBreak/>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lastRenderedPageBreak/>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lastRenderedPageBreak/>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lastRenderedPageBreak/>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lastRenderedPageBreak/>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lastRenderedPageBreak/>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lastRenderedPageBreak/>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lastRenderedPageBreak/>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2" w:name="_Ref435990041"/>
      <w:bookmarkStart w:id="303" w:name="_Toc473283614"/>
      <w:r>
        <w:t>Kathisma 16</w:t>
      </w:r>
      <w:bookmarkEnd w:id="302"/>
      <w:bookmarkEnd w:id="303"/>
    </w:p>
    <w:p w14:paraId="2CD95BD1" w14:textId="77777777" w:rsidR="00704CAA" w:rsidRPr="00267F42" w:rsidRDefault="00704CAA" w:rsidP="00704CAA">
      <w:pPr>
        <w:pStyle w:val="Heading4"/>
      </w:pPr>
      <w:bookmarkStart w:id="304" w:name="_Ref412026343"/>
      <w:r>
        <w:t>Psalm</w:t>
      </w:r>
      <w:r w:rsidRPr="00AB1781">
        <w:t xml:space="preserve"> 109</w:t>
      </w:r>
      <w:r>
        <w:t>: “The Lord said to my Lord, “Sit at My right hand’”</w:t>
      </w:r>
      <w:bookmarkEnd w:id="304"/>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193BE97A" w14:textId="77777777"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lastRenderedPageBreak/>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169754A2" w14:textId="77777777" w:rsidR="00704CAA" w:rsidRDefault="00704CAA" w:rsidP="00704CAA">
      <w:pPr>
        <w:pStyle w:val="Rubric"/>
      </w:pPr>
      <w:r>
        <w:t xml:space="preserve">Alleluia. </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5" w:name="_Ref412111792"/>
      <w:r>
        <w:t>Psalm</w:t>
      </w:r>
      <w:r w:rsidRPr="00AB1781">
        <w:t xml:space="preserve"> 110</w:t>
      </w:r>
      <w:r>
        <w:t>: “I will confess You, O Lord, with my whole heart”</w:t>
      </w:r>
      <w:bookmarkEnd w:id="305"/>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502D7F13" w14:textId="77777777"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lastRenderedPageBreak/>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27B2508" w14:textId="77777777" w:rsidR="00704CAA" w:rsidRPr="00267F42" w:rsidRDefault="00704CAA" w:rsidP="00704CAA">
      <w:pPr>
        <w:pStyle w:val="Rubric"/>
      </w:pPr>
      <w:r>
        <w:t xml:space="preserve">Alleluia. </w:t>
      </w:r>
    </w:p>
    <w:p w14:paraId="7948A635" w14:textId="77777777" w:rsidR="00704CAA" w:rsidRPr="00267F42" w:rsidRDefault="00704CAA" w:rsidP="00704CAA">
      <w:pPr>
        <w:pStyle w:val="Heading4"/>
      </w:pPr>
      <w:bookmarkStart w:id="306" w:name="_Ref412111806"/>
      <w:r>
        <w:t>Psalm</w:t>
      </w:r>
      <w:r w:rsidRPr="00AB1781">
        <w:t xml:space="preserve"> 111</w:t>
      </w:r>
      <w:r>
        <w:t>: “Blessed is the man who fears the Lord”</w:t>
      </w:r>
      <w:bookmarkEnd w:id="306"/>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He is not Afraid of Bad Tidings</w:t>
      </w:r>
    </w:p>
    <w:p w14:paraId="22AEF235" w14:textId="77777777"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77777777" w:rsidR="00704CAA" w:rsidRPr="00267F42" w:rsidRDefault="00704CAA" w:rsidP="00704CAA">
      <w:pPr>
        <w:pStyle w:val="Rubric"/>
      </w:pPr>
      <w:r>
        <w:lastRenderedPageBreak/>
        <w:t>Glory…</w:t>
      </w:r>
    </w:p>
    <w:p w14:paraId="7AD924AD" w14:textId="77777777" w:rsidR="00704CAA" w:rsidRPr="00267F42" w:rsidRDefault="00704CAA" w:rsidP="00704CAA">
      <w:pPr>
        <w:pStyle w:val="Heading4"/>
      </w:pPr>
      <w:bookmarkStart w:id="307" w:name="_Ref412098484"/>
      <w:r>
        <w:t>Psalm</w:t>
      </w:r>
      <w:r w:rsidRPr="00AB1781">
        <w:t xml:space="preserve"> 112</w:t>
      </w:r>
      <w:r w:rsidRPr="00AB1781">
        <w:rPr>
          <w:rStyle w:val="FootnoteReference"/>
          <w:rFonts w:cs="Lucida Grande"/>
        </w:rPr>
        <w:footnoteReference w:id="671"/>
      </w:r>
      <w:r>
        <w:t>: “Praise the Lord, you children”</w:t>
      </w:r>
      <w:bookmarkEnd w:id="307"/>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3EABF9A5" w14:textId="77777777"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522B76DC" w14:textId="77777777" w:rsidR="00704CAA" w:rsidRPr="00267F42" w:rsidRDefault="00704CAA" w:rsidP="00704CAA">
      <w:pPr>
        <w:pStyle w:val="Rubric"/>
      </w:pPr>
      <w:r>
        <w:t xml:space="preserve">Alleluia.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lastRenderedPageBreak/>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lastRenderedPageBreak/>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8" w:name="_Ref412026361"/>
      <w:r>
        <w:lastRenderedPageBreak/>
        <w:t>Psalm</w:t>
      </w:r>
      <w:r w:rsidRPr="00AB1781">
        <w:t xml:space="preserve"> 114</w:t>
      </w:r>
      <w:r>
        <w:t>: “I love Him, because the Lord will hear”</w:t>
      </w:r>
      <w:bookmarkEnd w:id="308"/>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4006847E" w14:textId="77777777"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2EF02298" w14:textId="77777777" w:rsidR="00704CAA" w:rsidRPr="00267F42" w:rsidRDefault="00704CAA" w:rsidP="00704CAA">
      <w:pPr>
        <w:pStyle w:val="Rubric"/>
      </w:pPr>
      <w:r>
        <w:lastRenderedPageBreak/>
        <w:t>The following continues as part of the same Psalm (116) in the Hebrew:</w:t>
      </w:r>
    </w:p>
    <w:p w14:paraId="4D6BFF07" w14:textId="77777777" w:rsidR="00704CAA" w:rsidRPr="00267F42" w:rsidRDefault="00704CAA" w:rsidP="00704CAA">
      <w:pPr>
        <w:pStyle w:val="Heading4"/>
      </w:pPr>
      <w:bookmarkStart w:id="309" w:name="_Ref412026376"/>
      <w:r>
        <w:t>Psalm</w:t>
      </w:r>
      <w:r w:rsidRPr="00AB1781">
        <w:t xml:space="preserve"> 115</w:t>
      </w:r>
      <w:r>
        <w:t>: “I believed; therefore I spoke; but I was greatly humbled”</w:t>
      </w:r>
      <w:bookmarkEnd w:id="309"/>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059675A5" w14:textId="77777777" w:rsidR="00704CAA" w:rsidRPr="00AB1781" w:rsidRDefault="00704CAA" w:rsidP="00704CAA">
      <w:pPr>
        <w:pStyle w:val="Rubric"/>
      </w:pPr>
      <w:r w:rsidRPr="00AB1781">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77777777" w:rsidR="00704CAA" w:rsidRPr="00267F42" w:rsidRDefault="00704CAA" w:rsidP="00704CAA">
      <w:pPr>
        <w:pStyle w:val="Rubric"/>
      </w:pPr>
      <w:r>
        <w:t xml:space="preserve">Alleluia. </w:t>
      </w:r>
    </w:p>
    <w:p w14:paraId="5F728D97" w14:textId="77777777" w:rsidR="00704CAA" w:rsidRPr="00267F42" w:rsidRDefault="00704CAA" w:rsidP="00704CAA">
      <w:pPr>
        <w:pStyle w:val="Heading4"/>
      </w:pPr>
      <w:bookmarkStart w:id="310" w:name="_Ref411967180"/>
      <w:r>
        <w:lastRenderedPageBreak/>
        <w:t>Psalm</w:t>
      </w:r>
      <w:r w:rsidRPr="00AB1781">
        <w:t xml:space="preserve"> 116</w:t>
      </w:r>
      <w:r>
        <w:t>: “Praise the Lord, all you nations”</w:t>
      </w:r>
      <w:bookmarkEnd w:id="310"/>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0DA4D98" w14:textId="77777777"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6B2A4554" w14:textId="77777777" w:rsidR="00704CAA" w:rsidRPr="00267F42" w:rsidRDefault="00704CAA" w:rsidP="00704CAA">
      <w:pPr>
        <w:pStyle w:val="Rubric"/>
      </w:pPr>
      <w:r>
        <w:t xml:space="preserve">Alleluia. </w:t>
      </w:r>
    </w:p>
    <w:p w14:paraId="4FB288D9" w14:textId="77777777" w:rsidR="00704CAA" w:rsidRPr="00267F42" w:rsidRDefault="00704CAA" w:rsidP="00704CAA">
      <w:pPr>
        <w:pStyle w:val="Heading4"/>
      </w:pPr>
      <w:bookmarkStart w:id="311" w:name="_Ref411967211"/>
      <w:r>
        <w:t>Psalm</w:t>
      </w:r>
      <w:r w:rsidRPr="00AB1781">
        <w:t xml:space="preserve"> 117</w:t>
      </w:r>
      <w:r>
        <w:t>: “Confess the Lord, He is good”</w:t>
      </w:r>
      <w:bookmarkEnd w:id="311"/>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3CF988B" w14:textId="77777777"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lastRenderedPageBreak/>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lastRenderedPageBreak/>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77777777" w:rsidR="00704CAA" w:rsidRPr="00AB1781" w:rsidRDefault="00704CAA" w:rsidP="00704CAA">
      <w:pPr>
        <w:pStyle w:val="EnglishHangNoCoptic"/>
      </w:pPr>
      <w:r w:rsidRPr="00AB1781">
        <w:t>22 The stone which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77777777" w:rsidR="00704CAA" w:rsidRDefault="00704CAA" w:rsidP="00704CAA">
      <w:pPr>
        <w:pStyle w:val="Rubric"/>
      </w:pPr>
      <w:r>
        <w:t>Glory…</w:t>
      </w:r>
    </w:p>
    <w:p w14:paraId="436AB538" w14:textId="77777777" w:rsidR="00704CAA" w:rsidRPr="003A7286" w:rsidRDefault="00704CAA" w:rsidP="00704CAA">
      <w:pPr>
        <w:pStyle w:val="Heading3"/>
      </w:pPr>
      <w:bookmarkStart w:id="312" w:name="_Ref435990049"/>
      <w:bookmarkStart w:id="313" w:name="_Toc473283615"/>
      <w:r>
        <w:lastRenderedPageBreak/>
        <w:t>Kathisma 17</w:t>
      </w:r>
      <w:bookmarkEnd w:id="312"/>
      <w:bookmarkEnd w:id="313"/>
    </w:p>
    <w:p w14:paraId="6FB6FE95" w14:textId="77777777" w:rsidR="00704CAA" w:rsidRPr="00385CB8" w:rsidRDefault="00704CAA" w:rsidP="00704CAA">
      <w:pPr>
        <w:pStyle w:val="Heading4"/>
      </w:pPr>
      <w:bookmarkStart w:id="314" w:name="_Ref412027139"/>
      <w:r>
        <w:t>Psalm</w:t>
      </w:r>
      <w:r w:rsidRPr="00AB1781">
        <w:t xml:space="preserve"> 118</w:t>
      </w:r>
      <w:r>
        <w:t>: “Blessed are the blameless in the way”</w:t>
      </w:r>
      <w:bookmarkEnd w:id="314"/>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97D2DA3" w14:textId="77777777"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lastRenderedPageBreak/>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lastRenderedPageBreak/>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lastRenderedPageBreak/>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lastRenderedPageBreak/>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lastRenderedPageBreak/>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lastRenderedPageBreak/>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lastRenderedPageBreak/>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lastRenderedPageBreak/>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lastRenderedPageBreak/>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lastRenderedPageBreak/>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lastRenderedPageBreak/>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lastRenderedPageBreak/>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77777777" w:rsidR="00704CAA" w:rsidRPr="00AB1781" w:rsidRDefault="00704CAA" w:rsidP="00704CAA">
      <w:pPr>
        <w:pStyle w:val="Heading5"/>
      </w:pPr>
      <w:bookmarkStart w:id="315" w:name="_Ref434579036"/>
      <w:r>
        <w:t>Psalm 118 Part 20 (</w:t>
      </w:r>
      <w:r w:rsidRPr="0082523C">
        <w:rPr>
          <w:rFonts w:ascii="Tahoma" w:eastAsia="Tahoma" w:hAnsi="Tahoma" w:cs="Tahoma"/>
          <w:szCs w:val="28"/>
          <w:rtl/>
          <w:lang w:bidi="he-IL"/>
        </w:rPr>
        <w:t>ר</w:t>
      </w:r>
      <w:r>
        <w:t>): “See my humiliation and deliver me”</w:t>
      </w:r>
      <w:bookmarkEnd w:id="315"/>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lastRenderedPageBreak/>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0AD186" w14:textId="77777777" w:rsidR="00704CAA" w:rsidRDefault="00704CAA" w:rsidP="00704CAA">
      <w:pPr>
        <w:pStyle w:val="Rubric"/>
      </w:pPr>
      <w:r>
        <w:t xml:space="preserve">Glory to You, O Love of mankind. </w:t>
      </w:r>
    </w:p>
    <w:p w14:paraId="5B14B71A" w14:textId="77777777" w:rsidR="00704CAA" w:rsidRPr="00494693" w:rsidRDefault="00704CAA" w:rsidP="00704CAA">
      <w:pPr>
        <w:pStyle w:val="Heading5"/>
      </w:pPr>
      <w:bookmarkStart w:id="316" w:name="_Ref434579051"/>
      <w:r>
        <w:t>Psalm 118 Part 21 (</w:t>
      </w:r>
      <w:r w:rsidRPr="0082523C">
        <w:rPr>
          <w:rFonts w:ascii="Tahoma" w:eastAsia="Tahoma" w:hAnsi="Tahoma" w:cs="Tahoma"/>
          <w:szCs w:val="28"/>
          <w:rtl/>
          <w:lang w:bidi="he-IL"/>
        </w:rPr>
        <w:t>ש</w:t>
      </w:r>
      <w:r>
        <w:t>): “Rulers persecute me without cause”</w:t>
      </w:r>
      <w:bookmarkEnd w:id="316"/>
    </w:p>
    <w:p w14:paraId="44C14DD7" w14:textId="77777777"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136F4A7F" w14:textId="77777777" w:rsidR="00704CAA" w:rsidRDefault="00704CAA" w:rsidP="00704CAA">
      <w:pPr>
        <w:pStyle w:val="Rubric"/>
      </w:pPr>
      <w:r>
        <w:lastRenderedPageBreak/>
        <w:t xml:space="preserve">Glory to You, O Love of mankind. </w:t>
      </w:r>
    </w:p>
    <w:p w14:paraId="2F899D50" w14:textId="77777777" w:rsidR="00704CAA" w:rsidRPr="00AB1781" w:rsidRDefault="00704CAA" w:rsidP="00704CAA">
      <w:pPr>
        <w:pStyle w:val="Heading5"/>
      </w:pPr>
      <w:bookmarkStart w:id="317" w:name="_Ref434579065"/>
      <w:r>
        <w:t>Psalm 118 Part 22 (</w:t>
      </w:r>
      <w:r w:rsidRPr="0082523C">
        <w:rPr>
          <w:rFonts w:ascii="Tahoma" w:eastAsia="Tahoma" w:hAnsi="Tahoma" w:cs="Tahoma"/>
          <w:szCs w:val="28"/>
          <w:rtl/>
          <w:lang w:bidi="he-IL"/>
        </w:rPr>
        <w:t>ת</w:t>
      </w:r>
      <w:r>
        <w:t>): “Let my supplication come before You, O Lord”</w:t>
      </w:r>
      <w:bookmarkEnd w:id="317"/>
    </w:p>
    <w:p w14:paraId="4D64E239" w14:textId="77777777" w:rsidR="00704CAA" w:rsidRPr="00AB1781" w:rsidRDefault="00704CAA" w:rsidP="00704CAA">
      <w:pPr>
        <w:pStyle w:val="EnglishHangNoCoptic"/>
      </w:pPr>
      <w:r w:rsidRPr="00AB1781">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77777777" w:rsidR="00704CAA" w:rsidRDefault="00704CAA" w:rsidP="00704CAA">
      <w:pPr>
        <w:pStyle w:val="Rubric"/>
      </w:pPr>
      <w:r>
        <w:t>Glory…</w:t>
      </w:r>
    </w:p>
    <w:p w14:paraId="52583A88" w14:textId="77777777" w:rsidR="00704CAA" w:rsidRDefault="00704CAA" w:rsidP="00704CAA">
      <w:pPr>
        <w:pStyle w:val="Heading3"/>
      </w:pPr>
      <w:bookmarkStart w:id="318" w:name="_Ref435990063"/>
      <w:bookmarkStart w:id="319" w:name="_Toc473283616"/>
      <w:r>
        <w:t>Kathisma 18</w:t>
      </w:r>
      <w:bookmarkEnd w:id="318"/>
      <w:bookmarkEnd w:id="319"/>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0" w:name="_Ref411967235"/>
      <w:r>
        <w:t>Psalm</w:t>
      </w:r>
      <w:r w:rsidRPr="00AB1781">
        <w:t xml:space="preserve"> 119</w:t>
      </w:r>
      <w:r>
        <w:t>: “When I was afflicted, I cried out to the Lord”</w:t>
      </w:r>
      <w:bookmarkEnd w:id="320"/>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0263C4A0" w14:textId="77777777" w:rsidR="00704CAA" w:rsidRPr="00AB1781" w:rsidRDefault="00704CAA" w:rsidP="00704CAA">
      <w:pPr>
        <w:pStyle w:val="Rubric"/>
      </w:pPr>
      <w:r w:rsidRPr="00AB1781">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lastRenderedPageBreak/>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7777777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644F9894" w14:textId="77777777" w:rsidR="00704CAA" w:rsidRPr="00FD25B7" w:rsidRDefault="00704CAA" w:rsidP="00704CAA">
      <w:pPr>
        <w:pStyle w:val="Rubric"/>
      </w:pPr>
      <w:r>
        <w:t xml:space="preserve">Alleluia. </w:t>
      </w:r>
    </w:p>
    <w:p w14:paraId="5C9D4EF7" w14:textId="77777777" w:rsidR="00704CAA" w:rsidRPr="00FD25B7" w:rsidRDefault="00704CAA" w:rsidP="00704CAA">
      <w:pPr>
        <w:pStyle w:val="Heading4"/>
      </w:pPr>
      <w:bookmarkStart w:id="321" w:name="_Ref411967252"/>
      <w:r>
        <w:t>Psalm</w:t>
      </w:r>
      <w:r w:rsidRPr="00AB1781">
        <w:t xml:space="preserve"> 120</w:t>
      </w:r>
      <w:r>
        <w:t>: “I lifted up my eyes to the mountains”</w:t>
      </w:r>
      <w:bookmarkEnd w:id="321"/>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53CDCB32" w14:textId="77777777"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lastRenderedPageBreak/>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41B5077F" w14:textId="77777777" w:rsidR="00704CAA" w:rsidRPr="00FD25B7" w:rsidRDefault="00704CAA" w:rsidP="00704CAA">
      <w:pPr>
        <w:pStyle w:val="Rubric"/>
      </w:pPr>
      <w:r>
        <w:t xml:space="preserve">Alleluia. </w:t>
      </w:r>
    </w:p>
    <w:p w14:paraId="58ED6D6D" w14:textId="77777777" w:rsidR="00704CAA" w:rsidRPr="00FD25B7" w:rsidRDefault="00704CAA" w:rsidP="00704CAA">
      <w:pPr>
        <w:pStyle w:val="Heading4"/>
      </w:pPr>
      <w:bookmarkStart w:id="322" w:name="_Ref411967283"/>
      <w:r>
        <w:t>Psalm</w:t>
      </w:r>
      <w:r w:rsidRPr="00AB1781">
        <w:t xml:space="preserve"> 121</w:t>
      </w:r>
      <w:r>
        <w:t>: “I was glad when they said to me, ‘we will go to the house of the Lord’”</w:t>
      </w:r>
      <w:bookmarkEnd w:id="322"/>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2DCB8DB3" w14:textId="77777777"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lastRenderedPageBreak/>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17AB5ADB" w14:textId="77777777" w:rsidR="00704CAA" w:rsidRPr="00FD25B7" w:rsidRDefault="00704CAA" w:rsidP="00704CAA">
      <w:pPr>
        <w:pStyle w:val="Rubric"/>
      </w:pPr>
      <w:r>
        <w:t xml:space="preserve">Alleluia. </w:t>
      </w:r>
    </w:p>
    <w:p w14:paraId="23C952E9" w14:textId="77777777" w:rsidR="00704CAA" w:rsidRPr="00FD25B7" w:rsidRDefault="00704CAA" w:rsidP="00704CAA">
      <w:pPr>
        <w:pStyle w:val="Heading4"/>
      </w:pPr>
      <w:bookmarkStart w:id="323" w:name="_Ref411967299"/>
      <w:r>
        <w:t>Psalm</w:t>
      </w:r>
      <w:r w:rsidRPr="00AB1781">
        <w:t xml:space="preserve"> 122</w:t>
      </w:r>
      <w:r>
        <w:t>: “I lift up my eyes to You, Who dwells in heaven”</w:t>
      </w:r>
      <w:bookmarkEnd w:id="323"/>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4F69E248" w14:textId="77777777" w:rsidR="00704CAA" w:rsidRPr="00AB1781" w:rsidRDefault="00704CAA" w:rsidP="00704CAA">
      <w:pPr>
        <w:pStyle w:val="Rubric"/>
      </w:pPr>
      <w:r w:rsidRPr="00AB1781">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2C096125" w14:textId="77777777" w:rsidR="00704CAA" w:rsidRPr="00FD25B7" w:rsidRDefault="00704CAA" w:rsidP="00704CAA">
      <w:pPr>
        <w:pStyle w:val="Rubric"/>
      </w:pPr>
      <w:r>
        <w:t xml:space="preserve">Alleluia. </w:t>
      </w:r>
    </w:p>
    <w:p w14:paraId="7EE082CF" w14:textId="77777777" w:rsidR="00704CAA" w:rsidRPr="00FD25B7" w:rsidRDefault="00704CAA" w:rsidP="00704CAA">
      <w:pPr>
        <w:pStyle w:val="Heading4"/>
      </w:pPr>
      <w:bookmarkStart w:id="324" w:name="_Ref411967321"/>
      <w:r>
        <w:t>Psalm</w:t>
      </w:r>
      <w:r w:rsidRPr="00AB1781">
        <w:t xml:space="preserve"> 123</w:t>
      </w:r>
      <w:r>
        <w:t>: “‘if the Lord had not been among us,”—let Israel now say”</w:t>
      </w:r>
      <w:bookmarkEnd w:id="324"/>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Our Help is in the Name of the Lord</w:t>
      </w:r>
    </w:p>
    <w:p w14:paraId="0782D197" w14:textId="7777777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31CC1518" w14:textId="77777777" w:rsidR="00704CAA" w:rsidRDefault="00704CAA" w:rsidP="00704CAA">
      <w:pPr>
        <w:pStyle w:val="Rubric"/>
      </w:pPr>
      <w:r>
        <w:t>Glory…</w:t>
      </w:r>
    </w:p>
    <w:p w14:paraId="7D520DA3" w14:textId="77777777" w:rsidR="00704CAA" w:rsidRPr="00FD25B7" w:rsidRDefault="00704CAA" w:rsidP="00704CAA">
      <w:pPr>
        <w:pStyle w:val="Rubric"/>
      </w:pPr>
      <w:r>
        <w:t xml:space="preserve">Alleluia. </w:t>
      </w:r>
    </w:p>
    <w:p w14:paraId="4FE210D6" w14:textId="77777777" w:rsidR="00704CAA" w:rsidRPr="00FD25B7" w:rsidRDefault="00704CAA" w:rsidP="00704CAA">
      <w:pPr>
        <w:pStyle w:val="Heading4"/>
      </w:pPr>
      <w:bookmarkStart w:id="325" w:name="_Ref411967338"/>
      <w:r>
        <w:t>Psalm</w:t>
      </w:r>
      <w:r w:rsidRPr="00AB1781">
        <w:t xml:space="preserve"> 124</w:t>
      </w:r>
      <w:r>
        <w:t>: “Those who trust in the Lord are like Mount Zion”</w:t>
      </w:r>
      <w:bookmarkEnd w:id="325"/>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7A38C32E" w14:textId="77777777"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B70DC7B" w14:textId="77777777" w:rsidR="00704CAA" w:rsidRPr="00FD25B7" w:rsidRDefault="00704CAA" w:rsidP="00704CAA">
      <w:pPr>
        <w:pStyle w:val="Rubric"/>
      </w:pPr>
      <w:r>
        <w:t xml:space="preserve">Alleluia. </w:t>
      </w:r>
    </w:p>
    <w:p w14:paraId="73C73B0A" w14:textId="77777777" w:rsidR="00704CAA" w:rsidRPr="00FD25B7" w:rsidRDefault="00704CAA" w:rsidP="00704CAA">
      <w:pPr>
        <w:pStyle w:val="Heading4"/>
      </w:pPr>
      <w:bookmarkStart w:id="326" w:name="_Ref411967353"/>
      <w:r>
        <w:t>Psalm</w:t>
      </w:r>
      <w:r w:rsidRPr="00AB1781">
        <w:t xml:space="preserve"> 125</w:t>
      </w:r>
      <w:r>
        <w:t>: “When the Lord brought back the captivy of Zion”</w:t>
      </w:r>
      <w:bookmarkEnd w:id="326"/>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B7E13BA" w14:textId="77777777"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lastRenderedPageBreak/>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12E189C5" w14:textId="77777777" w:rsidR="00704CAA" w:rsidRPr="00FD25B7" w:rsidRDefault="00704CAA" w:rsidP="00704CAA">
      <w:pPr>
        <w:pStyle w:val="Rubric"/>
      </w:pPr>
      <w:r>
        <w:t xml:space="preserve">Alleluia. </w:t>
      </w:r>
    </w:p>
    <w:p w14:paraId="716F00F6" w14:textId="77777777" w:rsidR="00704CAA" w:rsidRPr="00FD25B7" w:rsidRDefault="00704CAA" w:rsidP="00704CAA">
      <w:pPr>
        <w:pStyle w:val="Heading4"/>
      </w:pPr>
      <w:bookmarkStart w:id="327" w:name="_Ref411967372"/>
      <w:r>
        <w:t>Psalm</w:t>
      </w:r>
      <w:r w:rsidRPr="00AB1781">
        <w:t xml:space="preserve"> 126</w:t>
      </w:r>
      <w:r>
        <w:t>: “Unless the Lord builds the house, the builders labour in vain”</w:t>
      </w:r>
      <w:bookmarkEnd w:id="327"/>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B84E198" w14:textId="77777777"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46F981E0" w14:textId="77777777" w:rsidR="00704CAA" w:rsidRPr="00FD25B7" w:rsidRDefault="00704CAA" w:rsidP="00704CAA">
      <w:pPr>
        <w:pStyle w:val="Rubric"/>
      </w:pPr>
      <w:r>
        <w:t xml:space="preserve">Alleluia. </w:t>
      </w:r>
    </w:p>
    <w:p w14:paraId="6CF8564C" w14:textId="77777777" w:rsidR="00704CAA" w:rsidRPr="00FD25B7" w:rsidRDefault="00704CAA" w:rsidP="00704CAA">
      <w:pPr>
        <w:pStyle w:val="Heading4"/>
      </w:pPr>
      <w:bookmarkStart w:id="328" w:name="_Ref411967385"/>
      <w:r>
        <w:t>Psalm</w:t>
      </w:r>
      <w:r w:rsidRPr="00AB1781">
        <w:t xml:space="preserve"> 127</w:t>
      </w:r>
      <w:r>
        <w:t>: “Blessed are all who fear the Lord, who walk in His ways”</w:t>
      </w:r>
      <w:bookmarkEnd w:id="328"/>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74D74288" w14:textId="77777777" w:rsidR="00704CAA" w:rsidRPr="00AB1781" w:rsidRDefault="00704CAA" w:rsidP="00704CAA">
      <w:pPr>
        <w:pStyle w:val="Rubric"/>
      </w:pPr>
      <w:r w:rsidRPr="00AB1781">
        <w:lastRenderedPageBreak/>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4C0C9734" w14:textId="77777777" w:rsidR="00704CAA" w:rsidRPr="00FD25B7" w:rsidRDefault="00704CAA" w:rsidP="00704CAA">
      <w:pPr>
        <w:pStyle w:val="Rubric"/>
      </w:pPr>
      <w:r>
        <w:t xml:space="preserve">Alleluia. </w:t>
      </w:r>
    </w:p>
    <w:p w14:paraId="1A1178B0" w14:textId="77777777" w:rsidR="00704CAA" w:rsidRPr="00AB1781" w:rsidRDefault="00704CAA" w:rsidP="00704CAA">
      <w:pPr>
        <w:pStyle w:val="Heading4"/>
      </w:pPr>
      <w:bookmarkStart w:id="329" w:name="_Ref411967400"/>
      <w:r>
        <w:t>Psalm</w:t>
      </w:r>
      <w:r w:rsidRPr="00AB1781">
        <w:t xml:space="preserve"> 128</w:t>
      </w:r>
      <w:r>
        <w:t>: “Many times have they warred against me from my youth”</w:t>
      </w:r>
      <w:bookmarkEnd w:id="329"/>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596A5F31" w14:textId="77777777"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lastRenderedPageBreak/>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7777777" w:rsidR="00704CAA" w:rsidRPr="00FD25B7" w:rsidRDefault="00704CAA" w:rsidP="00704CAA">
      <w:pPr>
        <w:pStyle w:val="Rubric"/>
      </w:pPr>
      <w:r>
        <w:t>Glory…</w:t>
      </w:r>
    </w:p>
    <w:p w14:paraId="1B74694F" w14:textId="77777777" w:rsidR="00704CAA" w:rsidRPr="00FD25B7" w:rsidRDefault="00704CAA" w:rsidP="00704CAA">
      <w:pPr>
        <w:pStyle w:val="Heading4"/>
      </w:pPr>
      <w:bookmarkStart w:id="330" w:name="_Ref411968046"/>
      <w:r>
        <w:t>Psalm</w:t>
      </w:r>
      <w:r w:rsidRPr="00AB1781">
        <w:t xml:space="preserve"> 129</w:t>
      </w:r>
      <w:r>
        <w:t>: “I cried to You, O Lord, out of the depths”</w:t>
      </w:r>
      <w:bookmarkEnd w:id="330"/>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4CF7559" w14:textId="77777777"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46E64C06" w14:textId="77777777" w:rsidR="00704CAA" w:rsidRPr="00FD25B7" w:rsidRDefault="00704CAA" w:rsidP="00704CAA">
      <w:pPr>
        <w:pStyle w:val="Rubric"/>
      </w:pPr>
      <w:r>
        <w:t xml:space="preserve">Alleluia. </w:t>
      </w:r>
    </w:p>
    <w:p w14:paraId="0BFF50C8" w14:textId="77777777" w:rsidR="00704CAA" w:rsidRPr="00FD25B7" w:rsidRDefault="00704CAA" w:rsidP="00704CAA">
      <w:pPr>
        <w:pStyle w:val="Heading4"/>
      </w:pPr>
      <w:bookmarkStart w:id="331" w:name="_Ref411968066"/>
      <w:r>
        <w:t>Psalm</w:t>
      </w:r>
      <w:r w:rsidRPr="00AB1781">
        <w:t xml:space="preserve"> 130</w:t>
      </w:r>
      <w:r>
        <w:t>: “O Lord, my heart is not exalted, nor my eyes raised up”</w:t>
      </w:r>
      <w:bookmarkEnd w:id="331"/>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775F149" w14:textId="77777777"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C66049D" w14:textId="77777777" w:rsidR="00704CAA" w:rsidRPr="00FD25B7" w:rsidRDefault="00704CAA" w:rsidP="00704CAA">
      <w:pPr>
        <w:pStyle w:val="Rubric"/>
      </w:pPr>
      <w:r>
        <w:t xml:space="preserve">Alleluia. </w:t>
      </w:r>
    </w:p>
    <w:p w14:paraId="60CBB75A" w14:textId="77777777" w:rsidR="00704CAA" w:rsidRPr="00F431B1" w:rsidRDefault="00704CAA" w:rsidP="00704CAA">
      <w:pPr>
        <w:pStyle w:val="Heading4"/>
      </w:pPr>
      <w:bookmarkStart w:id="332" w:name="_Ref411968081"/>
      <w:r>
        <w:t>Psalm</w:t>
      </w:r>
      <w:r w:rsidRPr="00AB1781">
        <w:t xml:space="preserve"> 131</w:t>
      </w:r>
      <w:r>
        <w:t>: “O Lord, remember David and all his meekness”</w:t>
      </w:r>
      <w:bookmarkEnd w:id="332"/>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9A3F416" w14:textId="77777777"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lastRenderedPageBreak/>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lastRenderedPageBreak/>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1C799E8" w14:textId="77777777" w:rsidR="00704CAA" w:rsidRPr="00F431B1" w:rsidRDefault="00704CAA" w:rsidP="00704CAA">
      <w:pPr>
        <w:pStyle w:val="Rubric"/>
      </w:pPr>
      <w:r>
        <w:t xml:space="preserve">Alleluia. </w:t>
      </w:r>
    </w:p>
    <w:p w14:paraId="21682257" w14:textId="77777777" w:rsidR="00704CAA" w:rsidRPr="00F431B1" w:rsidRDefault="00704CAA" w:rsidP="00704CAA">
      <w:pPr>
        <w:pStyle w:val="Heading4"/>
      </w:pPr>
      <w:bookmarkStart w:id="333" w:name="_Ref411968095"/>
      <w:r>
        <w:t>Psalm</w:t>
      </w:r>
      <w:r w:rsidRPr="00AB1781">
        <w:t xml:space="preserve"> 132</w:t>
      </w:r>
      <w:r>
        <w:t>: “See, what is so good or so pleasant as for brethren to dwell together in unity”</w:t>
      </w:r>
      <w:bookmarkEnd w:id="333"/>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18ED45CA" w14:textId="7777777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lastRenderedPageBreak/>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01913EE4" w14:textId="77777777" w:rsidR="00704CAA" w:rsidRPr="00F431B1" w:rsidRDefault="00704CAA" w:rsidP="00704CAA">
      <w:pPr>
        <w:pStyle w:val="Rubric"/>
      </w:pPr>
      <w:r>
        <w:t xml:space="preserve">Alleluia. </w:t>
      </w:r>
    </w:p>
    <w:p w14:paraId="3C266F3E" w14:textId="77777777" w:rsidR="00704CAA" w:rsidRPr="00AB1781" w:rsidRDefault="00704CAA" w:rsidP="00704CAA">
      <w:pPr>
        <w:pStyle w:val="Heading4"/>
      </w:pPr>
      <w:bookmarkStart w:id="334" w:name="_Ref411968119"/>
      <w:r>
        <w:t>Psalm</w:t>
      </w:r>
      <w:r w:rsidRPr="00AB1781">
        <w:t xml:space="preserve"> 133</w:t>
      </w:r>
      <w:r>
        <w:t>: “See now, bless the Lord, all you servants of the Lord”</w:t>
      </w:r>
      <w:bookmarkEnd w:id="334"/>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38D1AAF1" w14:textId="77777777"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77777777" w:rsidR="00704CAA" w:rsidRDefault="00704CAA" w:rsidP="00704CAA">
      <w:pPr>
        <w:pStyle w:val="Rubric"/>
      </w:pPr>
      <w:r>
        <w:t>Glory…</w:t>
      </w:r>
    </w:p>
    <w:p w14:paraId="2FC996BA" w14:textId="77777777" w:rsidR="00704CAA" w:rsidRPr="00AB1781" w:rsidRDefault="00704CAA" w:rsidP="00704CAA">
      <w:pPr>
        <w:pStyle w:val="Heading3"/>
      </w:pPr>
      <w:bookmarkStart w:id="335" w:name="_Ref435438658"/>
      <w:bookmarkStart w:id="336" w:name="_Toc473283617"/>
      <w:r w:rsidRPr="00AB1781">
        <w:t>K</w:t>
      </w:r>
      <w:r>
        <w:t>athisma</w:t>
      </w:r>
      <w:r w:rsidRPr="00AB1781">
        <w:t xml:space="preserve"> 1</w:t>
      </w:r>
      <w:r>
        <w:t>9</w:t>
      </w:r>
      <w:bookmarkEnd w:id="335"/>
      <w:bookmarkEnd w:id="336"/>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lastRenderedPageBreak/>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lastRenderedPageBreak/>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6E8DE11" w14:textId="77777777"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lastRenderedPageBreak/>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lastRenderedPageBreak/>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7" w:name="_Ref411968136"/>
      <w:r>
        <w:t>Psalm</w:t>
      </w:r>
      <w:r w:rsidRPr="00AB1781">
        <w:t xml:space="preserve"> 136</w:t>
      </w:r>
      <w:r>
        <w:t>: “By the rivers of Babylon—we sat down, and wept”</w:t>
      </w:r>
      <w:bookmarkEnd w:id="337"/>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3EE959CF" w14:textId="77777777"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lastRenderedPageBreak/>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7777777" w:rsidR="00704CAA" w:rsidRDefault="00704CAA" w:rsidP="00704CAA">
      <w:pPr>
        <w:pStyle w:val="Rubric"/>
      </w:pPr>
      <w:r>
        <w:t>Glory…</w:t>
      </w:r>
    </w:p>
    <w:p w14:paraId="1234A9F8" w14:textId="77777777" w:rsidR="00704CAA" w:rsidRPr="00E276C1" w:rsidRDefault="00704CAA" w:rsidP="00704CAA">
      <w:pPr>
        <w:pStyle w:val="Rubric"/>
      </w:pPr>
      <w:r>
        <w:t>The third group of Psalms of David (Psalms 137 – 144) begins here.</w:t>
      </w:r>
    </w:p>
    <w:p w14:paraId="09693BFB" w14:textId="77777777" w:rsidR="00704CAA" w:rsidRPr="00AB1781" w:rsidRDefault="00704CAA" w:rsidP="00704CAA">
      <w:pPr>
        <w:pStyle w:val="Heading4"/>
      </w:pPr>
      <w:bookmarkStart w:id="338" w:name="_Ref411968152"/>
      <w:r>
        <w:t>Psalm</w:t>
      </w:r>
      <w:r w:rsidRPr="00AB1781">
        <w:t xml:space="preserve"> 137</w:t>
      </w:r>
      <w:r>
        <w:t>: “I will confess You, O Lord, with all my heart”</w:t>
      </w:r>
      <w:bookmarkEnd w:id="338"/>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558069B" w14:textId="77777777"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lastRenderedPageBreak/>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1DA79176" w14:textId="77777777" w:rsidR="00704CAA" w:rsidRPr="00E276C1" w:rsidRDefault="00704CAA" w:rsidP="00704CAA">
      <w:pPr>
        <w:pStyle w:val="Rubric"/>
      </w:pPr>
      <w:r>
        <w:t xml:space="preserve">Alleluia.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lastRenderedPageBreak/>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lastRenderedPageBreak/>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77777777" w:rsidR="00704CAA" w:rsidRPr="00E276C1"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lastRenderedPageBreak/>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39" w:name="_Ref411968172"/>
      <w:r>
        <w:lastRenderedPageBreak/>
        <w:t>Psalm</w:t>
      </w:r>
      <w:r w:rsidRPr="00AB1781">
        <w:t xml:space="preserve"> 140</w:t>
      </w:r>
      <w:r>
        <w:t>: “O Lord, I have cried to You, hear me”</w:t>
      </w:r>
      <w:bookmarkEnd w:id="339"/>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09798702" w14:textId="77777777"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4DF5E872" w14:textId="77777777" w:rsidR="00704CAA" w:rsidRPr="00E276C1" w:rsidRDefault="00704CAA" w:rsidP="00704CAA">
      <w:pPr>
        <w:pStyle w:val="Rubric"/>
      </w:pPr>
      <w:r>
        <w:t xml:space="preserve">Alleluia. </w:t>
      </w:r>
    </w:p>
    <w:p w14:paraId="6DE32D36" w14:textId="77777777" w:rsidR="00704CAA" w:rsidRPr="00E276C1" w:rsidRDefault="00704CAA" w:rsidP="00704CAA">
      <w:pPr>
        <w:pStyle w:val="Heading4"/>
      </w:pPr>
      <w:bookmarkStart w:id="340" w:name="_Ref411968182"/>
      <w:r>
        <w:lastRenderedPageBreak/>
        <w:t>Psalm</w:t>
      </w:r>
      <w:r w:rsidRPr="00AB1781">
        <w:t xml:space="preserve"> 141</w:t>
      </w:r>
      <w:r>
        <w:t>: “I cried to the Lord with my voice, I prayed with my voice”</w:t>
      </w:r>
      <w:bookmarkEnd w:id="340"/>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5B691CB3" w14:textId="77777777"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DEBE15F" w14:textId="77777777" w:rsidR="00704CAA" w:rsidRPr="00E276C1" w:rsidRDefault="00704CAA" w:rsidP="00704CAA">
      <w:pPr>
        <w:pStyle w:val="Rubric"/>
      </w:pPr>
      <w:r>
        <w:t xml:space="preserve">Alleluia. </w:t>
      </w:r>
    </w:p>
    <w:p w14:paraId="6D31DC91" w14:textId="77777777" w:rsidR="00704CAA" w:rsidRPr="00E276C1" w:rsidRDefault="00704CAA" w:rsidP="00704CAA">
      <w:pPr>
        <w:pStyle w:val="Heading4"/>
      </w:pPr>
      <w:bookmarkStart w:id="341" w:name="_Ref412098508"/>
      <w:r>
        <w:lastRenderedPageBreak/>
        <w:t>Psalm</w:t>
      </w:r>
      <w:r w:rsidRPr="00AB1781">
        <w:t xml:space="preserve"> 142</w:t>
      </w:r>
      <w:r>
        <w:t>: “O Lord, hear my prayer; give ear to my supplicaiton in Your truth”</w:t>
      </w:r>
      <w:bookmarkEnd w:id="341"/>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77777777" w:rsidR="00704CAA" w:rsidRDefault="00704CAA" w:rsidP="00704CAA">
      <w:pPr>
        <w:pStyle w:val="Rubric"/>
      </w:pPr>
      <w:r>
        <w:t>Glory…</w:t>
      </w:r>
    </w:p>
    <w:p w14:paraId="5CBBAB21" w14:textId="77777777" w:rsidR="00704CAA" w:rsidRPr="00AB1781" w:rsidRDefault="00704CAA" w:rsidP="00704CAA">
      <w:pPr>
        <w:pStyle w:val="Heading3"/>
      </w:pPr>
      <w:bookmarkStart w:id="342" w:name="_Ref435438665"/>
      <w:bookmarkStart w:id="343" w:name="_Toc473283618"/>
      <w:r w:rsidRPr="00AB1781">
        <w:t>K</w:t>
      </w:r>
      <w:r>
        <w:t>athisma 20</w:t>
      </w:r>
      <w:bookmarkEnd w:id="342"/>
      <w:bookmarkEnd w:id="343"/>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lastRenderedPageBreak/>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lastRenderedPageBreak/>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lastRenderedPageBreak/>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4" w:name="_Ref411968206"/>
      <w:r>
        <w:t>Psalm</w:t>
      </w:r>
      <w:r w:rsidRPr="00AB1781">
        <w:t xml:space="preserve"> 145</w:t>
      </w:r>
      <w:r>
        <w:t>: “Praise the Lord, O my soul! I will praise the Lord all my life”</w:t>
      </w:r>
      <w:bookmarkEnd w:id="344"/>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10845E42" w14:textId="77777777"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lastRenderedPageBreak/>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2319F19D" w14:textId="77777777" w:rsidR="00704CAA" w:rsidRPr="002A0A20" w:rsidRDefault="00704CAA" w:rsidP="00704CAA">
      <w:pPr>
        <w:pStyle w:val="Rubric"/>
      </w:pPr>
      <w:r>
        <w:t xml:space="preserve">Alleluia. </w:t>
      </w:r>
    </w:p>
    <w:p w14:paraId="3556D24D" w14:textId="77777777" w:rsidR="00704CAA" w:rsidRPr="002A0A20" w:rsidRDefault="00704CAA" w:rsidP="00704CAA">
      <w:pPr>
        <w:pStyle w:val="Heading4"/>
      </w:pPr>
      <w:bookmarkStart w:id="345" w:name="_Ref411968226"/>
      <w:r>
        <w:t>Psalm</w:t>
      </w:r>
      <w:r w:rsidRPr="00AB1781">
        <w:t xml:space="preserve"> 146</w:t>
      </w:r>
      <w:r>
        <w:t>: “Praise the Lord, for psalmody a is good thing”</w:t>
      </w:r>
      <w:bookmarkEnd w:id="345"/>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1CA3965C" w14:textId="77777777"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lastRenderedPageBreak/>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56F05D2A" w14:textId="77777777" w:rsidR="00704CAA" w:rsidRPr="002A0A20" w:rsidRDefault="00704CAA" w:rsidP="00704CAA">
      <w:pPr>
        <w:pStyle w:val="Rubric"/>
      </w:pPr>
      <w:r>
        <w:t xml:space="preserve">Alleluia. </w:t>
      </w:r>
    </w:p>
    <w:p w14:paraId="5E32F344" w14:textId="77777777" w:rsidR="00704CAA" w:rsidRPr="002A0A20" w:rsidRDefault="00704CAA" w:rsidP="00704CAA">
      <w:pPr>
        <w:pStyle w:val="Heading4"/>
      </w:pPr>
      <w:bookmarkStart w:id="346" w:name="_Ref411968245"/>
      <w:r>
        <w:t>Psalm</w:t>
      </w:r>
      <w:r w:rsidRPr="00AB1781">
        <w:t xml:space="preserve"> 147</w:t>
      </w:r>
      <w:r>
        <w:t>: “Praise the Lord, O Jerusalem! Praise your God, O Zion”</w:t>
      </w:r>
      <w:bookmarkEnd w:id="346"/>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2D71515A" w14:textId="77777777"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lastRenderedPageBreak/>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77777777" w:rsidR="00704CAA" w:rsidRDefault="00704CAA" w:rsidP="00704CAA">
      <w:pPr>
        <w:pStyle w:val="Rubric"/>
      </w:pPr>
      <w:r>
        <w:t>Glory…</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4A10695A" w14:textId="77777777"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2CDF216C" w14:textId="77777777" w:rsidR="00704CAA" w:rsidRPr="00AB1781" w:rsidRDefault="00704CAA" w:rsidP="00704CAA">
      <w:pPr>
        <w:pStyle w:val="Rubric"/>
      </w:pPr>
      <w:r w:rsidRPr="00AB1781">
        <w:lastRenderedPageBreak/>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6E5E6D71" w14:textId="77777777" w:rsidR="00704CAA" w:rsidRPr="00AB1781" w:rsidRDefault="00704CAA" w:rsidP="00704CAA">
      <w:pPr>
        <w:pStyle w:val="Rubric"/>
      </w:pPr>
      <w:r w:rsidRPr="00AB1781">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lastRenderedPageBreak/>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7" w:name="_Toc473283619"/>
      <w:r>
        <w:t>Psalm</w:t>
      </w:r>
      <w:r w:rsidRPr="00AB1781">
        <w:t xml:space="preserve"> 151</w:t>
      </w:r>
      <w:r>
        <w:t>: “I was the smallest among my brothers”</w:t>
      </w:r>
      <w:bookmarkEnd w:id="347"/>
    </w:p>
    <w:p w14:paraId="61C5EAB6" w14:textId="77777777"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8" w:name="_Toc459399187"/>
      <w:r>
        <w:lastRenderedPageBreak/>
        <w:t>The Canticles</w:t>
      </w:r>
      <w:bookmarkEnd w:id="348"/>
    </w:p>
    <w:p w14:paraId="020E29B8" w14:textId="562B7E1E" w:rsidR="00D31F38" w:rsidRDefault="00D31F38" w:rsidP="00D31F38">
      <w:pPr>
        <w:pStyle w:val="Heading3"/>
      </w:pPr>
      <w:bookmarkStart w:id="349" w:name="_Ref448228164"/>
      <w:r>
        <w:t>The First Canticle</w:t>
      </w:r>
      <w:bookmarkEnd w:id="349"/>
    </w:p>
    <w:p w14:paraId="396134CA" w14:textId="3A8C8F71" w:rsidR="00D16E1F" w:rsidRPr="00D16E1F" w:rsidRDefault="00D31F38" w:rsidP="00D16E1F">
      <w:pPr>
        <w:pStyle w:val="Heading4"/>
        <w:rPr>
          <w:lang w:val="en-US"/>
        </w:rPr>
      </w:pPr>
      <w:bookmarkStart w:id="350" w:name="_Ref452619306"/>
      <w:r>
        <w:rPr>
          <w:lang w:val="en-US"/>
        </w:rPr>
        <w:t>The Beginning of the Midnight Praise</w:t>
      </w:r>
      <w:bookmarkEnd w:id="35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1"/>
            <w:r>
              <w:t>Arise</w:t>
            </w:r>
            <w:commentRangeEnd w:id="351"/>
            <w:r>
              <w:rPr>
                <w:rStyle w:val="CommentReference"/>
              </w:rPr>
              <w:commentReference w:id="351"/>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2"/>
            <w:r>
              <w:t>flesh</w:t>
            </w:r>
            <w:commentRangeEnd w:id="352"/>
            <w:r>
              <w:rPr>
                <w:rStyle w:val="CommentReference"/>
              </w:rPr>
              <w:commentReference w:id="352"/>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3"/>
            <w:r w:rsidRPr="004E04E2">
              <w:t xml:space="preserve">send up </w:t>
            </w:r>
            <w:commentRangeEnd w:id="353"/>
            <w:r>
              <w:rPr>
                <w:rStyle w:val="CommentReference"/>
              </w:rPr>
              <w:commentReference w:id="353"/>
            </w:r>
            <w:r>
              <w:t>to</w:t>
            </w:r>
            <w:r w:rsidRPr="004E04E2">
              <w:t xml:space="preserve"> </w:t>
            </w:r>
            <w:r>
              <w:t>You</w:t>
            </w:r>
            <w:r w:rsidRPr="004E04E2">
              <w:t xml:space="preserve"> a befitting </w:t>
            </w:r>
            <w:commentRangeStart w:id="354"/>
            <w:r w:rsidRPr="004E04E2">
              <w:t>doxology</w:t>
            </w:r>
            <w:commentRangeEnd w:id="354"/>
            <w:r>
              <w:rPr>
                <w:rStyle w:val="CommentReference"/>
              </w:rPr>
              <w:commentReference w:id="354"/>
            </w:r>
            <w:r w:rsidRPr="004E04E2">
              <w:t xml:space="preserve">, and win the forgiveness of our many sins: </w:t>
            </w:r>
            <w:commentRangeStart w:id="355"/>
            <w:r w:rsidRPr="004E04E2">
              <w:t xml:space="preserve">Glory to </w:t>
            </w:r>
            <w:r>
              <w:t>You</w:t>
            </w:r>
            <w:r w:rsidRPr="004E04E2">
              <w:t xml:space="preserve"> </w:t>
            </w:r>
            <w:commentRangeEnd w:id="355"/>
            <w:r>
              <w:rPr>
                <w:rStyle w:val="CommentReference"/>
              </w:rPr>
              <w:commentReference w:id="355"/>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6"/>
            <w:r w:rsidRPr="004E04E2">
              <w:t xml:space="preserve">Who </w:t>
            </w:r>
            <w:commentRangeEnd w:id="356"/>
            <w:r>
              <w:rPr>
                <w:rStyle w:val="CommentReference"/>
              </w:rPr>
              <w:commentReference w:id="356"/>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7"/>
            <w:r w:rsidRPr="004E04E2">
              <w:t>to</w:t>
            </w:r>
            <w:r w:rsidR="00985EC5">
              <w:t>wards</w:t>
            </w:r>
            <w:r w:rsidRPr="004E04E2">
              <w:t xml:space="preserve"> the sanctuary</w:t>
            </w:r>
            <w:commentRangeEnd w:id="357"/>
            <w:r>
              <w:rPr>
                <w:rStyle w:val="CommentReference"/>
              </w:rPr>
              <w:commentReference w:id="357"/>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8"/>
            <w:r w:rsidRPr="004E04E2">
              <w:t xml:space="preserve">you out </w:t>
            </w:r>
            <w:commentRangeEnd w:id="358"/>
            <w:r>
              <w:rPr>
                <w:rStyle w:val="CommentReference"/>
              </w:rPr>
              <w:commentReference w:id="358"/>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59"/>
            <w:r w:rsidRPr="004E04E2">
              <w:t xml:space="preserve">supplication </w:t>
            </w:r>
            <w:commentRangeEnd w:id="359"/>
            <w:r>
              <w:rPr>
                <w:rStyle w:val="CommentReference"/>
              </w:rPr>
              <w:commentReference w:id="359"/>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0"/>
            <w:r w:rsidRPr="004E04E2">
              <w:t xml:space="preserve">petition </w:t>
            </w:r>
            <w:commentRangeEnd w:id="360"/>
            <w:r>
              <w:rPr>
                <w:rStyle w:val="CommentReference"/>
              </w:rPr>
              <w:commentReference w:id="360"/>
            </w:r>
            <w:r w:rsidR="00985EC5">
              <w:t>will</w:t>
            </w:r>
            <w:r w:rsidRPr="004E04E2">
              <w:t xml:space="preserve"> come in before </w:t>
            </w:r>
            <w:r>
              <w:t>You</w:t>
            </w:r>
            <w:r w:rsidR="00985EC5">
              <w:t xml:space="preserve">; </w:t>
            </w:r>
            <w:commentRangeStart w:id="361"/>
            <w:r w:rsidRPr="004E04E2">
              <w:t xml:space="preserve">revive </w:t>
            </w:r>
            <w:commentRangeEnd w:id="361"/>
            <w:r>
              <w:rPr>
                <w:rStyle w:val="CommentReference"/>
              </w:rPr>
              <w:commentReference w:id="361"/>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2"/>
            <w:r w:rsidRPr="004E04E2">
              <w:t>pour forth</w:t>
            </w:r>
            <w:commentRangeEnd w:id="362"/>
            <w:r>
              <w:rPr>
                <w:rStyle w:val="CommentReference"/>
              </w:rPr>
              <w:commentReference w:id="362"/>
            </w:r>
            <w:r w:rsidRPr="004E04E2">
              <w:t xml:space="preserve"> </w:t>
            </w:r>
            <w:commentRangeStart w:id="363"/>
            <w:r w:rsidRPr="004E04E2">
              <w:t>blessing</w:t>
            </w:r>
            <w:commentRangeEnd w:id="363"/>
            <w:r>
              <w:rPr>
                <w:rStyle w:val="CommentReference"/>
              </w:rPr>
              <w:commentReference w:id="363"/>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4"/>
            <w:r w:rsidRPr="004E04E2">
              <w:t xml:space="preserve">respond </w:t>
            </w:r>
            <w:commentRangeEnd w:id="364"/>
            <w:r>
              <w:rPr>
                <w:rStyle w:val="CommentReference"/>
              </w:rPr>
              <w:commentReference w:id="364"/>
            </w:r>
            <w:r w:rsidRPr="004E04E2">
              <w:t xml:space="preserve">with </w:t>
            </w:r>
            <w:r>
              <w:t>Your</w:t>
            </w:r>
            <w:r w:rsidR="00985EC5">
              <w:t xml:space="preserve"> words,</w:t>
            </w:r>
            <w:r w:rsidRPr="004E04E2">
              <w:t xml:space="preserve"> for all </w:t>
            </w:r>
            <w:r>
              <w:t>Your</w:t>
            </w:r>
            <w:r w:rsidRPr="004E04E2">
              <w:t xml:space="preserve"> commandments are </w:t>
            </w:r>
            <w:commentRangeStart w:id="365"/>
            <w:r w:rsidRPr="004E04E2">
              <w:t>righteous</w:t>
            </w:r>
            <w:commentRangeEnd w:id="365"/>
            <w:r>
              <w:rPr>
                <w:rStyle w:val="CommentReference"/>
              </w:rPr>
              <w:commentReference w:id="365"/>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6"/>
            <w:r w:rsidRPr="004E04E2">
              <w:t>meditation</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7"/>
            <w:r w:rsidRPr="004E04E2">
              <w:t>always</w:t>
            </w:r>
            <w:commentRangeEnd w:id="367"/>
            <w:r>
              <w:rPr>
                <w:rStyle w:val="CommentReference"/>
              </w:rPr>
              <w:commentReference w:id="367"/>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8"/>
            <w:r w:rsidRPr="004E04E2">
              <w:rPr>
                <w:rFonts w:eastAsia="@MingLiU"/>
              </w:rPr>
              <w:t xml:space="preserve">and </w:t>
            </w:r>
            <w:commentRangeEnd w:id="368"/>
            <w:r>
              <w:rPr>
                <w:rStyle w:val="CommentReference"/>
              </w:rPr>
              <w:commentReference w:id="368"/>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69"/>
            <w:r w:rsidRPr="004E04E2">
              <w:rPr>
                <w:rFonts w:eastAsia="@MingLiU"/>
              </w:rPr>
              <w:t xml:space="preserve">to </w:t>
            </w:r>
            <w:commentRangeEnd w:id="369"/>
            <w:r>
              <w:rPr>
                <w:rStyle w:val="CommentReference"/>
              </w:rPr>
              <w:commentReference w:id="369"/>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0"/>
            <w:r w:rsidRPr="004E04E2">
              <w:t xml:space="preserve">to </w:t>
            </w:r>
            <w:commentRangeEnd w:id="370"/>
            <w:r>
              <w:rPr>
                <w:rStyle w:val="CommentReference"/>
              </w:rPr>
              <w:commentReference w:id="370"/>
            </w:r>
            <w:r>
              <w:t>You</w:t>
            </w:r>
            <w:r w:rsidRPr="004E04E2">
              <w:t>, O Only</w:t>
            </w:r>
            <w:r w:rsidRPr="004E04E2">
              <w:noBreakHyphen/>
            </w:r>
            <w:commentRangeStart w:id="371"/>
            <w:r w:rsidRPr="004E04E2">
              <w:t>Begotten</w:t>
            </w:r>
            <w:commentRangeEnd w:id="371"/>
            <w:r>
              <w:rPr>
                <w:rStyle w:val="CommentReference"/>
              </w:rPr>
              <w:commentReference w:id="371"/>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2"/>
            <w:r w:rsidRPr="004E04E2">
              <w:t xml:space="preserve">utter </w:t>
            </w:r>
            <w:commentRangeEnd w:id="372"/>
            <w:r>
              <w:rPr>
                <w:rStyle w:val="CommentReference"/>
              </w:rPr>
              <w:commentReference w:id="372"/>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5F6770">
        <w:rPr>
          <w:noProof/>
        </w:rPr>
        <w:t>923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73" w:name="_Ref452619365"/>
      <w:bookmarkStart w:id="374" w:name="_Toc297322053"/>
      <w:bookmarkStart w:id="375" w:name="_Toc297407698"/>
      <w:bookmarkStart w:id="376" w:name="_Toc298445750"/>
      <w:bookmarkStart w:id="377" w:name="_Toc298681233"/>
      <w:bookmarkStart w:id="378" w:name="_Toc298447475"/>
      <w:bookmarkStart w:id="379" w:name="_Toc308441894"/>
      <w:r>
        <w:t>The Hymn for the Resurrection</w:t>
      </w:r>
      <w:bookmarkEnd w:id="373"/>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0"/>
            <w:r>
              <w:t xml:space="preserve">consider </w:t>
            </w:r>
            <w:commentRangeEnd w:id="380"/>
            <w:r>
              <w:rPr>
                <w:rStyle w:val="CommentReference"/>
                <w:lang w:val="en-CA"/>
              </w:rPr>
              <w:commentReference w:id="38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1"/>
            <w:r>
              <w:t xml:space="preserve">none </w:t>
            </w:r>
            <w:commentRangeEnd w:id="381"/>
            <w:r>
              <w:rPr>
                <w:rStyle w:val="CommentReference"/>
                <w:lang w:val="en-CA"/>
              </w:rPr>
              <w:commentReference w:id="381"/>
            </w:r>
            <w:r>
              <w:t>but You.</w:t>
            </w:r>
          </w:p>
          <w:p w14:paraId="45BFA942" w14:textId="77777777" w:rsidR="00D31F38" w:rsidRDefault="00D31F38" w:rsidP="00E35F1F">
            <w:pPr>
              <w:pStyle w:val="EngHangEnd"/>
            </w:pPr>
            <w:commentRangeStart w:id="382"/>
            <w:r>
              <w:t xml:space="preserve">After </w:t>
            </w:r>
            <w:commentRangeEnd w:id="382"/>
            <w:r>
              <w:rPr>
                <w:rStyle w:val="CommentReference"/>
                <w:lang w:val="en-CA"/>
              </w:rPr>
              <w:commentReference w:id="38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3"/>
            <w:r>
              <w:t xml:space="preserve">to </w:t>
            </w:r>
            <w:commentRangeEnd w:id="383"/>
            <w:r>
              <w:rPr>
                <w:rStyle w:val="CommentReference"/>
                <w:lang w:val="en-CA"/>
              </w:rPr>
              <w:commentReference w:id="38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4"/>
            <w:r>
              <w:t>joyful</w:t>
            </w:r>
            <w:commentRangeEnd w:id="384"/>
            <w:r>
              <w:rPr>
                <w:rStyle w:val="CommentReference"/>
                <w:lang w:val="en-CA"/>
              </w:rPr>
              <w:commentReference w:id="38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5"/>
            <w:r>
              <w:t xml:space="preserve">perfect </w:t>
            </w:r>
            <w:commentRangeEnd w:id="385"/>
            <w:r>
              <w:rPr>
                <w:rStyle w:val="CommentReference"/>
                <w:lang w:val="en-CA"/>
              </w:rPr>
              <w:commentReference w:id="38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6"/>
            <w:r>
              <w:t xml:space="preserve">sealed </w:t>
            </w:r>
            <w:commentRangeEnd w:id="386"/>
            <w:r>
              <w:rPr>
                <w:rStyle w:val="CommentReference"/>
                <w:lang w:val="en-CA"/>
              </w:rPr>
              <w:commentReference w:id="38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7"/>
            <w:r>
              <w:t xml:space="preserve">fragrant </w:t>
            </w:r>
            <w:commentRangeEnd w:id="387"/>
            <w:r>
              <w:rPr>
                <w:rStyle w:val="CommentReference"/>
                <w:lang w:val="en-CA"/>
              </w:rPr>
              <w:commentReference w:id="38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8"/>
            <w:r>
              <w:t>spices</w:t>
            </w:r>
            <w:commentRangeEnd w:id="388"/>
            <w:r>
              <w:rPr>
                <w:rStyle w:val="CommentReference"/>
                <w:lang w:val="en-CA"/>
              </w:rPr>
              <w:commentReference w:id="388"/>
            </w:r>
            <w:r>
              <w:t>,</w:t>
            </w:r>
          </w:p>
          <w:p w14:paraId="2BF4322B" w14:textId="77777777" w:rsidR="00D31F38" w:rsidRDefault="00D31F38" w:rsidP="00E35F1F">
            <w:pPr>
              <w:pStyle w:val="EngHangEnd"/>
            </w:pPr>
            <w:r>
              <w:t xml:space="preserve">"Behold and see that the Saviour </w:t>
            </w:r>
            <w:commentRangeStart w:id="389"/>
            <w:r>
              <w:t xml:space="preserve">is risen </w:t>
            </w:r>
            <w:commentRangeEnd w:id="389"/>
            <w:r>
              <w:rPr>
                <w:rStyle w:val="CommentReference"/>
                <w:lang w:val="en-CA"/>
              </w:rPr>
              <w:commentReference w:id="38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0"/>
            <w:r>
              <w:t>A</w:t>
            </w:r>
            <w:commentRangeEnd w:id="390"/>
            <w:r>
              <w:rPr>
                <w:rStyle w:val="CommentReference"/>
                <w:lang w:val="en-CA"/>
              </w:rPr>
              <w:commentReference w:id="39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1"/>
            <w:r>
              <w:t xml:space="preserve">We </w:t>
            </w:r>
            <w:commentRangeEnd w:id="391"/>
            <w:r>
              <w:rPr>
                <w:rStyle w:val="CommentReference"/>
                <w:lang w:val="en-CA"/>
              </w:rPr>
              <w:commentReference w:id="39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2"/>
            <w:r>
              <w:t>alteration</w:t>
            </w:r>
            <w:commentRangeEnd w:id="392"/>
            <w:r>
              <w:rPr>
                <w:rStyle w:val="CommentReference"/>
                <w:lang w:val="en-CA"/>
              </w:rPr>
              <w:commentReference w:id="39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3" w:name="_Ref452619450"/>
      <w:r>
        <w:lastRenderedPageBreak/>
        <w:t xml:space="preserve">The First Canticle: The </w:t>
      </w:r>
      <w:r w:rsidR="00F970EE">
        <w:t>First Song</w:t>
      </w:r>
      <w:r>
        <w:t xml:space="preserve"> of Moses the Prophet</w:t>
      </w:r>
      <w:bookmarkEnd w:id="374"/>
      <w:bookmarkEnd w:id="375"/>
      <w:bookmarkEnd w:id="376"/>
      <w:bookmarkEnd w:id="377"/>
      <w:bookmarkEnd w:id="378"/>
      <w:bookmarkEnd w:id="379"/>
      <w:bookmarkEnd w:id="393"/>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4"/>
            <w:r>
              <w:t>glorify Him</w:t>
            </w:r>
            <w:commentRangeEnd w:id="394"/>
            <w:r>
              <w:rPr>
                <w:rStyle w:val="CommentReference"/>
                <w:lang w:val="en-CA"/>
              </w:rPr>
              <w:commentReference w:id="394"/>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95"/>
            <w:r>
              <w:t xml:space="preserve">when he shatters </w:t>
            </w:r>
            <w:commentRangeEnd w:id="395"/>
            <w:r>
              <w:rPr>
                <w:rStyle w:val="CommentReference"/>
                <w:lang w:val="en-CA"/>
              </w:rPr>
              <w:commentReference w:id="395"/>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6"/>
            <w:r w:rsidR="00D31F38">
              <w:t xml:space="preserve">chosen </w:t>
            </w:r>
            <w:commentRangeEnd w:id="396"/>
            <w:r w:rsidR="00D31F38">
              <w:rPr>
                <w:rStyle w:val="CommentReference"/>
                <w:lang w:val="en-CA"/>
              </w:rPr>
              <w:commentReference w:id="396"/>
            </w:r>
            <w:r w:rsidR="00D31F38">
              <w:t xml:space="preserve">mounted </w:t>
            </w:r>
            <w:commentRangeStart w:id="397"/>
            <w:r w:rsidR="00D31F38">
              <w:t xml:space="preserve">captains </w:t>
            </w:r>
            <w:commentRangeEnd w:id="397"/>
            <w:r w:rsidR="00D31F38">
              <w:rPr>
                <w:rStyle w:val="CommentReference"/>
                <w:lang w:val="en-CA"/>
              </w:rPr>
              <w:commentReference w:id="397"/>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8"/>
            <w:r>
              <w:t xml:space="preserve"> </w:t>
            </w:r>
            <w:commentRangeEnd w:id="398"/>
            <w:r>
              <w:rPr>
                <w:rStyle w:val="CommentReference"/>
                <w:lang w:val="en-CA"/>
              </w:rPr>
              <w:commentReference w:id="398"/>
            </w:r>
            <w:r>
              <w:t xml:space="preserve">glorified in </w:t>
            </w:r>
            <w:r w:rsidR="00865C59">
              <w:t>strength</w:t>
            </w:r>
            <w:r>
              <w:t xml:space="preserve">. Your right hand, O Lord, </w:t>
            </w:r>
            <w:commentRangeStart w:id="399"/>
            <w:r>
              <w:t xml:space="preserve">crushed </w:t>
            </w:r>
            <w:commentRangeEnd w:id="399"/>
            <w:r>
              <w:rPr>
                <w:rStyle w:val="CommentReference"/>
                <w:lang w:val="en-CA"/>
              </w:rPr>
              <w:commentReference w:id="399"/>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0"/>
            <w:r w:rsidR="00D31F38">
              <w:t xml:space="preserve">shattered </w:t>
            </w:r>
            <w:commentRangeEnd w:id="400"/>
            <w:r w:rsidR="00D31F38">
              <w:rPr>
                <w:rStyle w:val="CommentReference"/>
                <w:lang w:val="en-CA"/>
              </w:rPr>
              <w:commentReference w:id="400"/>
            </w:r>
            <w:r>
              <w:t>the</w:t>
            </w:r>
            <w:r w:rsidR="00D31F38">
              <w:t xml:space="preserve"> </w:t>
            </w:r>
            <w:r>
              <w:t>adversaries</w:t>
            </w:r>
            <w:r w:rsidR="00D31F38">
              <w:t xml:space="preserve">; You </w:t>
            </w:r>
            <w:commentRangeStart w:id="401"/>
            <w:r w:rsidR="00D31F38">
              <w:t xml:space="preserve">sent </w:t>
            </w:r>
            <w:commentRangeEnd w:id="401"/>
            <w:r w:rsidR="00D31F38">
              <w:rPr>
                <w:rStyle w:val="CommentReference"/>
                <w:lang w:val="en-CA"/>
              </w:rPr>
              <w:commentReference w:id="401"/>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2"/>
            <w:r w:rsidR="00D31F38">
              <w:t>holy</w:t>
            </w:r>
            <w:commentRangeEnd w:id="402"/>
            <w:r w:rsidR="00D31F38">
              <w:rPr>
                <w:rStyle w:val="CommentReference"/>
                <w:lang w:val="en-CA"/>
              </w:rPr>
              <w:commentReference w:id="402"/>
            </w:r>
            <w:r w:rsidR="00D31F38">
              <w:t xml:space="preserve">, awesome in </w:t>
            </w:r>
            <w:commentRangeStart w:id="403"/>
            <w:r w:rsidR="00D31F38">
              <w:t>glorious deeds</w:t>
            </w:r>
            <w:commentRangeEnd w:id="403"/>
            <w:r w:rsidR="00D31F38">
              <w:rPr>
                <w:rStyle w:val="CommentReference"/>
                <w:lang w:val="en-CA"/>
              </w:rPr>
              <w:commentReference w:id="403"/>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4"/>
            <w:r>
              <w:t>redeemed</w:t>
            </w:r>
            <w:commentRangeEnd w:id="404"/>
            <w:r>
              <w:rPr>
                <w:rStyle w:val="CommentReference"/>
                <w:lang w:val="en-CA"/>
              </w:rPr>
              <w:commentReference w:id="404"/>
            </w:r>
            <w:r>
              <w:t xml:space="preserve">; You called them by Your power into Your holy </w:t>
            </w:r>
            <w:commentRangeStart w:id="405"/>
            <w:r>
              <w:t>abode</w:t>
            </w:r>
            <w:commentRangeEnd w:id="405"/>
            <w:r>
              <w:rPr>
                <w:rStyle w:val="CommentReference"/>
                <w:lang w:val="en-CA"/>
              </w:rPr>
              <w:commentReference w:id="405"/>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6"/>
            <w:r>
              <w:t xml:space="preserve">Sorrow </w:t>
            </w:r>
            <w:commentRangeEnd w:id="406"/>
            <w:r>
              <w:rPr>
                <w:rStyle w:val="CommentReference"/>
                <w:lang w:val="en-CA"/>
              </w:rPr>
              <w:commentReference w:id="406"/>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407"/>
            <w:r>
              <w:t>May</w:t>
            </w:r>
            <w:commentRangeEnd w:id="407"/>
            <w:r>
              <w:rPr>
                <w:rStyle w:val="CommentReference"/>
                <w:lang w:val="en-CA"/>
              </w:rPr>
              <w:commentReference w:id="407"/>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8"/>
            <w:r>
              <w:t xml:space="preserve">reigning </w:t>
            </w:r>
            <w:commentRangeEnd w:id="408"/>
            <w:r>
              <w:rPr>
                <w:rStyle w:val="CommentReference"/>
                <w:lang w:val="en-CA"/>
              </w:rPr>
              <w:commentReference w:id="408"/>
            </w:r>
            <w:r>
              <w:t xml:space="preserve">as King forever and ever </w:t>
            </w:r>
            <w:commentRangeStart w:id="409"/>
            <w:r>
              <w:t>and beyond</w:t>
            </w:r>
            <w:commentRangeEnd w:id="409"/>
            <w:r>
              <w:rPr>
                <w:rStyle w:val="CommentReference"/>
                <w:lang w:val="en-CA"/>
              </w:rPr>
              <w:commentReference w:id="409"/>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0"/>
            <w:r w:rsidR="00D31F38">
              <w:t xml:space="preserve"> </w:t>
            </w:r>
            <w:commentRangeEnd w:id="410"/>
            <w:r w:rsidR="00D31F38">
              <w:rPr>
                <w:rStyle w:val="CommentReference"/>
                <w:lang w:val="en-CA"/>
              </w:rPr>
              <w:commentReference w:id="410"/>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1"/>
            <w:r w:rsidR="00D31F38">
              <w:t>praises</w:t>
            </w:r>
            <w:commentRangeEnd w:id="411"/>
            <w:r w:rsidR="00D31F38">
              <w:rPr>
                <w:rStyle w:val="CommentReference"/>
                <w:lang w:val="en-CA"/>
              </w:rPr>
              <w:commentReference w:id="411"/>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2"/>
            <w:r>
              <w:t>glorified</w:t>
            </w:r>
            <w:commentRangeEnd w:id="412"/>
            <w:r>
              <w:rPr>
                <w:rStyle w:val="CommentReference"/>
                <w:rFonts w:eastAsiaTheme="minorHAnsi" w:cstheme="minorBidi"/>
                <w:color w:val="auto"/>
                <w:lang w:val="en-CA"/>
              </w:rPr>
              <w:commentReference w:id="412"/>
            </w:r>
            <w:r>
              <w:t>.</w:t>
            </w:r>
            <w:r w:rsidR="00D31F38">
              <w:rPr>
                <w:rStyle w:val="CommentReference"/>
                <w:lang w:val="en-CA"/>
              </w:rPr>
              <w:commentReference w:id="413"/>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4" w:name="_Toc297322054"/>
      <w:bookmarkStart w:id="415" w:name="_Toc297407699"/>
      <w:bookmarkStart w:id="416" w:name="_Toc298445751"/>
      <w:bookmarkStart w:id="417" w:name="_Toc298681234"/>
      <w:bookmarkStart w:id="418" w:name="_Toc298447476"/>
      <w:bookmarkStart w:id="419" w:name="_Ref452619541"/>
      <w:r>
        <w:t>Psali Adam</w:t>
      </w:r>
      <w:bookmarkEnd w:id="414"/>
      <w:bookmarkEnd w:id="415"/>
      <w:bookmarkEnd w:id="416"/>
      <w:bookmarkEnd w:id="417"/>
      <w:bookmarkEnd w:id="418"/>
      <w:r w:rsidR="009E143A">
        <w:t xml:space="preserve"> on the First Canticle</w:t>
      </w:r>
      <w:bookmarkEnd w:id="419"/>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0"/>
            <w:r>
              <w:t xml:space="preserve">The </w:t>
            </w:r>
            <w:commentRangeEnd w:id="420"/>
            <w:r>
              <w:rPr>
                <w:rStyle w:val="CommentReference"/>
                <w:lang w:val="en-CA"/>
              </w:rPr>
              <w:commentReference w:id="420"/>
            </w:r>
            <w:r>
              <w:t xml:space="preserve">water of the sea was parted into parts, And the great deep became a </w:t>
            </w:r>
            <w:commentRangeStart w:id="421"/>
            <w:r>
              <w:t>path</w:t>
            </w:r>
            <w:commentRangeEnd w:id="421"/>
            <w:r>
              <w:rPr>
                <w:rStyle w:val="CommentReference"/>
                <w:lang w:val="en-CA"/>
              </w:rPr>
              <w:commentReference w:id="421"/>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2"/>
            <w:r w:rsidRPr="00D33B3C">
              <w:rPr>
                <w:rFonts w:ascii="Times New Roman" w:hAnsi="Times New Roman" w:cs="Times New Roman"/>
              </w:rPr>
              <w:t>Ϧ</w:t>
            </w:r>
            <w:r w:rsidRPr="00D33B3C">
              <w:t>ⲉⲛ</w:t>
            </w:r>
            <w:commentRangeEnd w:id="422"/>
            <w:r>
              <w:rPr>
                <w:rStyle w:val="CommentReference"/>
                <w:rFonts w:ascii="Garamond" w:hAnsi="Garamond" w:cstheme="minorBidi"/>
                <w:noProof w:val="0"/>
                <w:lang w:val="en-CA"/>
              </w:rPr>
              <w:commentReference w:id="42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3"/>
            <w:r>
              <w:t xml:space="preserve">miraculous </w:t>
            </w:r>
            <w:commentRangeEnd w:id="423"/>
            <w:r>
              <w:rPr>
                <w:rStyle w:val="CommentReference"/>
                <w:lang w:val="en-CA"/>
              </w:rPr>
              <w:commentReference w:id="423"/>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4"/>
            <w:r>
              <w:t xml:space="preserve">passed </w:t>
            </w:r>
            <w:commentRangeEnd w:id="424"/>
            <w:r>
              <w:rPr>
                <w:rStyle w:val="CommentReference"/>
                <w:lang w:val="en-CA"/>
              </w:rPr>
              <w:commentReference w:id="424"/>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5"/>
            <w:r>
              <w:t xml:space="preserve">praising </w:t>
            </w:r>
            <w:commentRangeEnd w:id="425"/>
            <w:r>
              <w:rPr>
                <w:rStyle w:val="CommentReference"/>
                <w:lang w:val="en-CA"/>
              </w:rPr>
              <w:commentReference w:id="425"/>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6"/>
            <w:r>
              <w:t xml:space="preserve"> </w:t>
            </w:r>
            <w:commentRangeEnd w:id="426"/>
            <w:r>
              <w:rPr>
                <w:rStyle w:val="CommentReference"/>
                <w:lang w:val="en-CA"/>
              </w:rPr>
              <w:commentReference w:id="426"/>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5F6770">
        <w:rPr>
          <w:noProof/>
        </w:rPr>
        <w:t>418</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5F6770">
        <w:rPr>
          <w:noProof/>
        </w:rPr>
        <w:t>938</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5F6770">
        <w:rPr>
          <w:noProof/>
        </w:rPr>
        <w:t>330</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7" w:name="_Ref449954885"/>
      <w:bookmarkStart w:id="428" w:name="_Ref448228178"/>
      <w:r>
        <w:t>The Second Canticle</w:t>
      </w:r>
      <w:bookmarkEnd w:id="427"/>
    </w:p>
    <w:p w14:paraId="31599D65" w14:textId="18D6C64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5F6770">
        <w:rPr>
          <w:noProof/>
        </w:rPr>
        <w:t>942</w:t>
      </w:r>
      <w:r w:rsidR="007F3F25">
        <w:fldChar w:fldCharType="end"/>
      </w:r>
      <w:r>
        <w:t>, is said.</w:t>
      </w:r>
    </w:p>
    <w:p w14:paraId="02804624" w14:textId="1390DB8D"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Pr>
          <w:noProof/>
          <w:lang w:val="en-US"/>
        </w:rPr>
        <w:t>1120</w:t>
      </w:r>
      <w:r>
        <w:rPr>
          <w:lang w:val="en-US"/>
        </w:rPr>
        <w:fldChar w:fldCharType="end"/>
      </w:r>
      <w:r>
        <w:rPr>
          <w:lang w:val="en-US"/>
        </w:rPr>
        <w:t>, is said.</w:t>
      </w:r>
    </w:p>
    <w:p w14:paraId="55F7FEC9" w14:textId="77777777" w:rsidR="00344A59" w:rsidRDefault="00344A59" w:rsidP="00344A59">
      <w:pPr>
        <w:pStyle w:val="Heading4"/>
      </w:pPr>
      <w:bookmarkStart w:id="429" w:name="_Toc297322055"/>
      <w:bookmarkStart w:id="430" w:name="_Toc297407700"/>
      <w:bookmarkStart w:id="431" w:name="_Ref297493889"/>
      <w:bookmarkStart w:id="432" w:name="_Toc298445752"/>
      <w:bookmarkStart w:id="433" w:name="_Toc298681235"/>
      <w:bookmarkStart w:id="434" w:name="_Toc298447477"/>
      <w:bookmarkStart w:id="435" w:name="_Toc308441895"/>
      <w:bookmarkStart w:id="436" w:name="_Ref434580757"/>
      <w:bookmarkStart w:id="437" w:name="_Ref434580763"/>
      <w:bookmarkStart w:id="438" w:name="_Ref452619873"/>
      <w:bookmarkStart w:id="439" w:name="_Ref452619877"/>
      <w:r>
        <w:t>The Second Canticle: Psalm 135</w:t>
      </w:r>
      <w:bookmarkEnd w:id="429"/>
      <w:bookmarkEnd w:id="430"/>
      <w:bookmarkEnd w:id="431"/>
      <w:bookmarkEnd w:id="432"/>
      <w:bookmarkEnd w:id="433"/>
      <w:bookmarkEnd w:id="434"/>
      <w:bookmarkEnd w:id="435"/>
      <w:bookmarkEnd w:id="436"/>
      <w:bookmarkEnd w:id="437"/>
      <w:bookmarkEnd w:id="438"/>
      <w:bookmarkEnd w:id="439"/>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0"/>
            <w:r w:rsidRPr="00FC3604">
              <w:t>Ⲉⲩⲕ̀ⲗⲏⲣⲟⲛⲟⲙⲓⲁ̀ ⲙ̀ⲡⲉϥⲃⲱⲕ ⲡⲓⲥ̅ⲗ̅</w:t>
            </w:r>
            <w:r w:rsidRPr="00597158">
              <w:t xml:space="preserve"> </w:t>
            </w:r>
            <w:commentRangeEnd w:id="440"/>
            <w:r>
              <w:rPr>
                <w:rStyle w:val="CommentReference"/>
                <w:rFonts w:ascii="Garamond" w:hAnsi="Garamond" w:cstheme="minorBidi"/>
                <w:noProof w:val="0"/>
                <w:lang w:val="en-CA"/>
              </w:rPr>
              <w:commentReference w:id="440"/>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1" w:name="_Toc297322056"/>
      <w:bookmarkStart w:id="442" w:name="_Toc297407701"/>
      <w:bookmarkStart w:id="443" w:name="_Toc298445753"/>
      <w:bookmarkStart w:id="444" w:name="_Toc298681236"/>
      <w:bookmarkStart w:id="445" w:name="_Toc298447478"/>
      <w:bookmarkStart w:id="446" w:name="_Ref452619883"/>
      <w:r>
        <w:t>Psali Adam</w:t>
      </w:r>
      <w:bookmarkEnd w:id="441"/>
      <w:bookmarkEnd w:id="442"/>
      <w:bookmarkEnd w:id="443"/>
      <w:bookmarkEnd w:id="444"/>
      <w:bookmarkEnd w:id="445"/>
      <w:r>
        <w:t xml:space="preserve"> on the Second Canticle</w:t>
      </w:r>
      <w:bookmarkEnd w:id="446"/>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5F6770">
        <w:rPr>
          <w:noProof/>
        </w:rPr>
        <w:t>946</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7"/>
            <w:r w:rsidRPr="004C0CA2">
              <w:t xml:space="preserve">brought </w:t>
            </w:r>
            <w:commentRangeEnd w:id="447"/>
            <w:r>
              <w:rPr>
                <w:rStyle w:val="CommentReference"/>
                <w:rFonts w:eastAsiaTheme="minorHAnsi" w:cstheme="minorBidi"/>
                <w:color w:val="auto"/>
                <w:lang w:val="en-CA"/>
              </w:rPr>
              <w:commentReference w:id="447"/>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5F6770">
        <w:rPr>
          <w:noProof/>
        </w:rPr>
        <w:t>997</w:t>
      </w:r>
      <w:r>
        <w:fldChar w:fldCharType="end"/>
      </w:r>
      <w:r>
        <w:t>.</w:t>
      </w:r>
    </w:p>
    <w:bookmarkEnd w:id="428"/>
    <w:p w14:paraId="2E7A68B9" w14:textId="4BEF5E0D" w:rsidR="00D31F38" w:rsidRDefault="00D31F38" w:rsidP="00D31F38">
      <w:pPr>
        <w:jc w:val="left"/>
      </w:pPr>
    </w:p>
    <w:p w14:paraId="2CF40924" w14:textId="6307B7EC" w:rsidR="00A7333E" w:rsidRDefault="00A7333E" w:rsidP="00A7333E">
      <w:pPr>
        <w:pStyle w:val="Heading3"/>
      </w:pPr>
      <w:bookmarkStart w:id="448" w:name="_Ref449954950"/>
      <w:bookmarkStart w:id="449" w:name="_Ref448228188"/>
      <w:r>
        <w:t>Additional Canticles for the Vigil of Joyous Saturday from the Old Testament</w:t>
      </w:r>
      <w:bookmarkEnd w:id="448"/>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0"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1" w:name="_Ref450335240"/>
      <w:bookmarkEnd w:id="450"/>
      <w:r>
        <w:t>Additional Canticles for the Vigil of Joyous Saturday from the New Testament</w:t>
      </w:r>
      <w:r w:rsidR="00680B91">
        <w:rPr>
          <w:rStyle w:val="FootnoteReference"/>
        </w:rPr>
        <w:footnoteReference w:id="893"/>
      </w:r>
      <w:bookmarkEnd w:id="451"/>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2" w:name="_Ref452620197"/>
      <w:r>
        <w:t>The Third Canticle</w:t>
      </w:r>
      <w:bookmarkStart w:id="453" w:name="_Toc297322057"/>
      <w:bookmarkStart w:id="454" w:name="_Toc297407702"/>
      <w:bookmarkStart w:id="455" w:name="_Toc298445754"/>
      <w:bookmarkStart w:id="456" w:name="_Toc298681237"/>
      <w:bookmarkStart w:id="457" w:name="_Toc298447479"/>
      <w:bookmarkStart w:id="458" w:name="_Toc308441896"/>
      <w:bookmarkEnd w:id="449"/>
      <w:bookmarkEnd w:id="452"/>
    </w:p>
    <w:bookmarkEnd w:id="453"/>
    <w:bookmarkEnd w:id="454"/>
    <w:bookmarkEnd w:id="455"/>
    <w:bookmarkEnd w:id="456"/>
    <w:bookmarkEnd w:id="457"/>
    <w:bookmarkEnd w:id="458"/>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lastRenderedPageBreak/>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lastRenderedPageBreak/>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59"/>
            <w:r w:rsidRPr="00BE273A">
              <w:t xml:space="preserve">Blessed </w:t>
            </w:r>
            <w:commentRangeEnd w:id="459"/>
            <w:r w:rsidRPr="00BE273A">
              <w:rPr>
                <w:rStyle w:val="CommentReference"/>
                <w:rFonts w:eastAsiaTheme="minorHAnsi"/>
                <w:sz w:val="24"/>
              </w:rPr>
              <w:commentReference w:id="459"/>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0"/>
            <w:r w:rsidRPr="00BE273A">
              <w:t>heaven</w:t>
            </w:r>
            <w:commentRangeEnd w:id="460"/>
            <w:r w:rsidRPr="00BE273A">
              <w:rPr>
                <w:rStyle w:val="CommentReference"/>
                <w:rFonts w:eastAsiaTheme="minorHAnsi"/>
                <w:sz w:val="24"/>
              </w:rPr>
              <w:commentReference w:id="460"/>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1"/>
            <w:r w:rsidRPr="00BE273A">
              <w:t xml:space="preserve">clouds </w:t>
            </w:r>
            <w:commentRangeEnd w:id="461"/>
            <w:r w:rsidRPr="00BE273A">
              <w:rPr>
                <w:rStyle w:val="CommentReference"/>
                <w:rFonts w:eastAsiaTheme="minorHAnsi"/>
                <w:sz w:val="24"/>
              </w:rPr>
              <w:commentReference w:id="461"/>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62"/>
            <w:r w:rsidRPr="00BE273A">
              <w:t xml:space="preserve">Bless </w:t>
            </w:r>
            <w:commentRangeEnd w:id="462"/>
            <w:r w:rsidRPr="00BE273A">
              <w:rPr>
                <w:rStyle w:val="CommentReference"/>
                <w:rFonts w:eastAsiaTheme="minorHAnsi"/>
                <w:sz w:val="24"/>
              </w:rPr>
              <w:commentReference w:id="462"/>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3"/>
            <w:r w:rsidRPr="00BE273A">
              <w:t>falling snow</w:t>
            </w:r>
            <w:commentRangeEnd w:id="463"/>
            <w:r w:rsidRPr="00BE273A">
              <w:rPr>
                <w:rStyle w:val="CommentReference"/>
                <w:rFonts w:eastAsiaTheme="minorHAnsi"/>
                <w:sz w:val="24"/>
              </w:rPr>
              <w:commentReference w:id="463"/>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6"/>
            <w:r w:rsidRPr="00BE273A">
              <w:t>whales</w:t>
            </w:r>
            <w:r w:rsidR="007757C9">
              <w:rPr>
                <w:rStyle w:val="FootnoteReference"/>
              </w:rPr>
              <w:footnoteReference w:id="898"/>
            </w:r>
            <w:r w:rsidRPr="00BE273A">
              <w:t xml:space="preserve"> </w:t>
            </w:r>
            <w:commentRangeEnd w:id="466"/>
            <w:r w:rsidRPr="00BE273A">
              <w:rPr>
                <w:rStyle w:val="CommentReference"/>
                <w:rFonts w:eastAsiaTheme="minorHAnsi"/>
                <w:sz w:val="24"/>
              </w:rPr>
              <w:commentReference w:id="46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7"/>
            <w:r w:rsidRPr="00BE273A">
              <w:t xml:space="preserve"> </w:t>
            </w:r>
            <w:commentRangeEnd w:id="467"/>
            <w:r w:rsidRPr="00BE273A">
              <w:rPr>
                <w:rStyle w:val="CommentReference"/>
                <w:rFonts w:eastAsiaTheme="minorHAnsi"/>
                <w:sz w:val="24"/>
              </w:rPr>
              <w:commentReference w:id="46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68"/>
            <w:r w:rsidRPr="00BE273A">
              <w:t xml:space="preserve"> </w:t>
            </w:r>
            <w:commentRangeEnd w:id="468"/>
            <w:r w:rsidRPr="00BE273A">
              <w:rPr>
                <w:rStyle w:val="CommentReference"/>
                <w:rFonts w:eastAsiaTheme="minorHAnsi"/>
                <w:sz w:val="24"/>
              </w:rPr>
              <w:commentReference w:id="468"/>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69"/>
            <w:r w:rsidR="00D31F38" w:rsidRPr="00BE273A">
              <w:t xml:space="preserve">of </w:t>
            </w:r>
            <w:commentRangeEnd w:id="469"/>
            <w:r w:rsidR="00D31F38" w:rsidRPr="00BE273A">
              <w:rPr>
                <w:rStyle w:val="CommentReference"/>
                <w:rFonts w:eastAsiaTheme="minorHAnsi"/>
                <w:sz w:val="24"/>
              </w:rPr>
              <w:commentReference w:id="469"/>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lastRenderedPageBreak/>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0"/>
            <w:r w:rsidRPr="00BE273A">
              <w:t xml:space="preserve">Bless </w:t>
            </w:r>
            <w:commentRangeEnd w:id="470"/>
            <w:r w:rsidRPr="00BE273A">
              <w:rPr>
                <w:rStyle w:val="CommentReference"/>
                <w:rFonts w:eastAsiaTheme="minorHAnsi"/>
                <w:sz w:val="24"/>
              </w:rPr>
              <w:commentReference w:id="47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1" w:name="_Toc297322058"/>
      <w:bookmarkStart w:id="472" w:name="_Toc297407703"/>
      <w:bookmarkStart w:id="473" w:name="_Toc298445755"/>
      <w:bookmarkStart w:id="474" w:name="_Toc298681238"/>
      <w:bookmarkStart w:id="475" w:name="_Toc298447480"/>
      <w:r>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6"/>
            <w:r w:rsidRPr="00BE273A">
              <w:t xml:space="preserve">Blessed </w:t>
            </w:r>
            <w:commentRangeEnd w:id="476"/>
            <w:r w:rsidRPr="00BE273A">
              <w:rPr>
                <w:rStyle w:val="CommentReference"/>
                <w:rFonts w:eastAsiaTheme="minorHAnsi"/>
                <w:sz w:val="24"/>
              </w:rPr>
              <w:commentReference w:id="47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lastRenderedPageBreak/>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7"/>
            <w:r w:rsidRPr="00BE273A">
              <w:t>heaven</w:t>
            </w:r>
            <w:commentRangeEnd w:id="477"/>
            <w:r w:rsidRPr="00BE273A">
              <w:rPr>
                <w:rStyle w:val="CommentReference"/>
                <w:rFonts w:eastAsiaTheme="minorHAnsi"/>
                <w:sz w:val="24"/>
              </w:rPr>
              <w:commentReference w:id="47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78"/>
            <w:r w:rsidRPr="00BE273A">
              <w:t>falling snow</w:t>
            </w:r>
            <w:commentRangeEnd w:id="478"/>
            <w:r w:rsidRPr="00BE273A">
              <w:rPr>
                <w:rStyle w:val="CommentReference"/>
                <w:rFonts w:eastAsiaTheme="minorHAnsi"/>
                <w:sz w:val="24"/>
              </w:rPr>
              <w:commentReference w:id="47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lastRenderedPageBreak/>
              <w:t>¿</w:t>
            </w:r>
          </w:p>
        </w:tc>
        <w:tc>
          <w:tcPr>
            <w:tcW w:w="3960" w:type="dxa"/>
          </w:tcPr>
          <w:p w14:paraId="19CEEB93" w14:textId="0637B962" w:rsidR="003758F4" w:rsidRPr="00BE273A" w:rsidRDefault="003758F4" w:rsidP="003758F4">
            <w:pPr>
              <w:pStyle w:val="EngEnd"/>
            </w:pPr>
            <w:commentRangeStart w:id="479"/>
            <w:r w:rsidRPr="00BE273A">
              <w:t xml:space="preserve">Bless </w:t>
            </w:r>
            <w:commentRangeEnd w:id="479"/>
            <w:r w:rsidRPr="00BE273A">
              <w:rPr>
                <w:rStyle w:val="CommentReference"/>
                <w:rFonts w:eastAsiaTheme="minorHAnsi"/>
                <w:sz w:val="24"/>
              </w:rPr>
              <w:commentReference w:id="47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80"/>
            <w:r w:rsidRPr="00BE273A">
              <w:t xml:space="preserve">Bless </w:t>
            </w:r>
            <w:commentRangeEnd w:id="480"/>
            <w:r w:rsidRPr="00BE273A">
              <w:rPr>
                <w:rStyle w:val="CommentReference"/>
                <w:rFonts w:eastAsiaTheme="minorHAnsi"/>
                <w:sz w:val="24"/>
              </w:rPr>
              <w:commentReference w:id="48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1"/>
            <w:r w:rsidRPr="00BE273A">
              <w:t xml:space="preserve"> </w:t>
            </w:r>
            <w:commentRangeEnd w:id="481"/>
            <w:r w:rsidRPr="00BE273A">
              <w:rPr>
                <w:rStyle w:val="CommentReference"/>
                <w:rFonts w:eastAsiaTheme="minorHAnsi"/>
                <w:sz w:val="24"/>
              </w:rPr>
              <w:commentReference w:id="481"/>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2"/>
            <w:r w:rsidR="003758F4" w:rsidRPr="00BE273A">
              <w:t xml:space="preserve">of </w:t>
            </w:r>
            <w:commentRangeEnd w:id="482"/>
            <w:r w:rsidR="003758F4" w:rsidRPr="00BE273A">
              <w:rPr>
                <w:rStyle w:val="CommentReference"/>
                <w:rFonts w:eastAsiaTheme="minorHAnsi"/>
                <w:sz w:val="24"/>
              </w:rPr>
              <w:commentReference w:id="48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3"/>
            <w:r w:rsidRPr="00BE273A">
              <w:t xml:space="preserve">Bless </w:t>
            </w:r>
            <w:commentRangeEnd w:id="483"/>
            <w:r w:rsidRPr="00BE273A">
              <w:rPr>
                <w:rStyle w:val="CommentReference"/>
                <w:rFonts w:eastAsiaTheme="minorHAnsi"/>
                <w:sz w:val="24"/>
              </w:rPr>
              <w:commentReference w:id="48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4" w:name="_Ref452620282"/>
      <w:r>
        <w:t>Psali Batos</w:t>
      </w:r>
      <w:bookmarkEnd w:id="471"/>
      <w:bookmarkEnd w:id="472"/>
      <w:bookmarkEnd w:id="473"/>
      <w:bookmarkEnd w:id="474"/>
      <w:bookmarkEnd w:id="475"/>
      <w:r w:rsidR="009E143A">
        <w:t xml:space="preserve"> on the Third Canticle</w:t>
      </w:r>
      <w:bookmarkEnd w:id="48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5"/>
            <w:r>
              <w:t>Giver</w:t>
            </w:r>
            <w:r w:rsidRPr="00C05A5B">
              <w:t xml:space="preserve"> </w:t>
            </w:r>
            <w:commentRangeEnd w:id="485"/>
            <w:r>
              <w:rPr>
                <w:rStyle w:val="CommentReference"/>
                <w:rFonts w:eastAsiaTheme="minorHAnsi" w:cstheme="minorBidi"/>
                <w:color w:val="auto"/>
                <w:lang w:val="en-CA"/>
              </w:rPr>
              <w:commentReference w:id="48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6"/>
            <w:r w:rsidRPr="00C05A5B">
              <w:t>nanias</w:t>
            </w:r>
            <w:commentRangeEnd w:id="486"/>
            <w:r>
              <w:rPr>
                <w:rStyle w:val="CommentReference"/>
                <w:rFonts w:eastAsiaTheme="minorHAnsi" w:cstheme="minorBidi"/>
                <w:color w:val="auto"/>
                <w:lang w:val="en-CA"/>
              </w:rPr>
              <w:commentReference w:id="48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7"/>
            <w:r w:rsidRPr="00C05A5B">
              <w:t>Morning</w:t>
            </w:r>
            <w:commentRangeEnd w:id="487"/>
            <w:r>
              <w:rPr>
                <w:rStyle w:val="CommentReference"/>
                <w:rFonts w:eastAsiaTheme="minorHAnsi" w:cstheme="minorBidi"/>
                <w:color w:val="auto"/>
                <w:lang w:val="en-CA"/>
              </w:rPr>
              <w:commentReference w:id="48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88"/>
            <w:r w:rsidRPr="00C05A5B">
              <w:t>Emmanuel</w:t>
            </w:r>
            <w:commentRangeEnd w:id="488"/>
            <w:r>
              <w:rPr>
                <w:rStyle w:val="CommentReference"/>
                <w:rFonts w:eastAsiaTheme="minorHAnsi" w:cstheme="minorBidi"/>
                <w:color w:val="auto"/>
                <w:lang w:val="en-CA"/>
              </w:rPr>
              <w:commentReference w:id="48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89"/>
            <w:r w:rsidRPr="00C05A5B">
              <w:t xml:space="preserve">Proclaim </w:t>
            </w:r>
            <w:commentRangeEnd w:id="489"/>
            <w:r>
              <w:rPr>
                <w:rStyle w:val="CommentReference"/>
                <w:rFonts w:eastAsiaTheme="minorHAnsi" w:cstheme="minorBidi"/>
                <w:color w:val="auto"/>
                <w:lang w:val="en-CA"/>
              </w:rPr>
              <w:commentReference w:id="48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0"/>
            <w:r>
              <w:t>persevere</w:t>
            </w:r>
            <w:commentRangeEnd w:id="490"/>
            <w:r>
              <w:rPr>
                <w:rStyle w:val="CommentReference"/>
                <w:rFonts w:eastAsiaTheme="minorHAnsi" w:cstheme="minorBidi"/>
                <w:color w:val="auto"/>
                <w:lang w:val="en-CA"/>
              </w:rPr>
              <w:commentReference w:id="49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1"/>
            <w:r>
              <w:t>presbyters</w:t>
            </w:r>
            <w:commentRangeEnd w:id="491"/>
            <w:r>
              <w:rPr>
                <w:rStyle w:val="CommentReference"/>
                <w:rFonts w:eastAsiaTheme="minorHAnsi" w:cstheme="minorBidi"/>
                <w:color w:val="auto"/>
                <w:lang w:val="en-CA"/>
              </w:rPr>
              <w:commentReference w:id="491"/>
            </w:r>
            <w:r w:rsidRPr="00C05A5B">
              <w:t>:</w:t>
            </w:r>
          </w:p>
          <w:p w14:paraId="0639E799" w14:textId="42F5BA8C" w:rsidR="00D31F38" w:rsidRDefault="00985EC5" w:rsidP="00E35F1F">
            <w:pPr>
              <w:pStyle w:val="EngHang"/>
            </w:pPr>
            <w:r>
              <w:t>“</w:t>
            </w:r>
            <w:commentRangeStart w:id="492"/>
            <w:r w:rsidR="00D31F38">
              <w:t>Bless</w:t>
            </w:r>
            <w:commentRangeEnd w:id="492"/>
            <w:r w:rsidR="00D31F38">
              <w:rPr>
                <w:rStyle w:val="CommentReference"/>
                <w:rFonts w:eastAsiaTheme="minorHAnsi" w:cstheme="minorBidi"/>
                <w:color w:val="auto"/>
                <w:lang w:val="en-CA"/>
              </w:rPr>
              <w:commentReference w:id="49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3"/>
            <w:r>
              <w:t>day</w:t>
            </w:r>
            <w:commentRangeEnd w:id="493"/>
            <w:r>
              <w:rPr>
                <w:rStyle w:val="CommentReference"/>
                <w:rFonts w:eastAsiaTheme="minorHAnsi" w:cstheme="minorBidi"/>
                <w:color w:val="auto"/>
                <w:lang w:val="en-CA"/>
              </w:rPr>
              <w:commentReference w:id="49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lastRenderedPageBreak/>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4"/>
            <w:r w:rsidRPr="00C05A5B">
              <w:t xml:space="preserve">souls </w:t>
            </w:r>
            <w:commentRangeEnd w:id="494"/>
            <w:r>
              <w:rPr>
                <w:rStyle w:val="CommentReference"/>
                <w:rFonts w:eastAsiaTheme="minorHAnsi" w:cstheme="minorBidi"/>
                <w:color w:val="auto"/>
                <w:lang w:val="en-CA"/>
              </w:rPr>
              <w:commentReference w:id="49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5"/>
            <w:r w:rsidRPr="00C05A5B">
              <w:t>sea</w:t>
            </w:r>
            <w:commentRangeEnd w:id="495"/>
            <w:r>
              <w:rPr>
                <w:rStyle w:val="CommentReference"/>
                <w:rFonts w:eastAsiaTheme="minorHAnsi" w:cstheme="minorBidi"/>
                <w:color w:val="auto"/>
                <w:lang w:val="en-CA"/>
              </w:rPr>
              <w:commentReference w:id="49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6"/>
            <w:r w:rsidR="00D31F38" w:rsidRPr="00C05A5B">
              <w:t xml:space="preserve">all </w:t>
            </w:r>
            <w:commentRangeEnd w:id="496"/>
            <w:r w:rsidR="00D31F38">
              <w:rPr>
                <w:rStyle w:val="CommentReference"/>
                <w:rFonts w:eastAsiaTheme="minorHAnsi" w:cstheme="minorBidi"/>
                <w:color w:val="auto"/>
                <w:lang w:val="en-CA"/>
              </w:rPr>
              <w:commentReference w:id="49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7"/>
            <w:r w:rsidRPr="00C05A5B">
              <w:t>heretics</w:t>
            </w:r>
            <w:commentRangeEnd w:id="497"/>
            <w:r>
              <w:rPr>
                <w:rStyle w:val="CommentReference"/>
                <w:rFonts w:eastAsiaTheme="minorHAnsi" w:cstheme="minorBidi"/>
                <w:color w:val="auto"/>
                <w:lang w:val="en-CA"/>
              </w:rPr>
              <w:commentReference w:id="49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98"/>
            <w:r w:rsidRPr="00C05A5B">
              <w:t xml:space="preserve">spirits </w:t>
            </w:r>
            <w:commentRangeEnd w:id="498"/>
            <w:r>
              <w:rPr>
                <w:rStyle w:val="CommentReference"/>
                <w:rFonts w:eastAsiaTheme="minorHAnsi" w:cstheme="minorBidi"/>
                <w:color w:val="auto"/>
                <w:lang w:val="en-CA"/>
              </w:rPr>
              <w:commentReference w:id="49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99"/>
            <w:r>
              <w:t>contrite</w:t>
            </w:r>
            <w:r w:rsidRPr="00C05A5B">
              <w:t xml:space="preserve"> </w:t>
            </w:r>
            <w:commentRangeEnd w:id="499"/>
            <w:r>
              <w:rPr>
                <w:rStyle w:val="CommentReference"/>
                <w:rFonts w:eastAsiaTheme="minorHAnsi" w:cstheme="minorBidi"/>
                <w:color w:val="auto"/>
                <w:lang w:val="en-CA"/>
              </w:rPr>
              <w:commentReference w:id="499"/>
            </w:r>
            <w:commentRangeStart w:id="500"/>
            <w:r w:rsidRPr="00C05A5B">
              <w:t>hearts</w:t>
            </w:r>
            <w:commentRangeEnd w:id="500"/>
            <w:r>
              <w:rPr>
                <w:rStyle w:val="CommentReference"/>
                <w:rFonts w:eastAsiaTheme="minorHAnsi" w:cstheme="minorBidi"/>
                <w:color w:val="auto"/>
                <w:lang w:val="en-CA"/>
              </w:rPr>
              <w:commentReference w:id="50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1"/>
            <w:r w:rsidRPr="00C05A5B">
              <w:t>Make haste and be very attentive</w:t>
            </w:r>
            <w:commentRangeEnd w:id="501"/>
            <w:r>
              <w:rPr>
                <w:rStyle w:val="CommentReference"/>
                <w:rFonts w:eastAsiaTheme="minorHAnsi" w:cstheme="minorBidi"/>
                <w:color w:val="auto"/>
                <w:lang w:val="en-CA"/>
              </w:rPr>
              <w:commentReference w:id="50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2"/>
            <w:r w:rsidRPr="00C05A5B">
              <w:t xml:space="preserve">righteous </w:t>
            </w:r>
            <w:commentRangeEnd w:id="502"/>
            <w:r>
              <w:rPr>
                <w:rStyle w:val="CommentReference"/>
                <w:rFonts w:eastAsiaTheme="minorHAnsi" w:cstheme="minorBidi"/>
                <w:color w:val="auto"/>
                <w:lang w:val="en-CA"/>
              </w:rPr>
              <w:commentReference w:id="50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lastRenderedPageBreak/>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3"/>
            <w:r w:rsidR="00D31F38">
              <w:t>condemned</w:t>
            </w:r>
            <w:commentRangeEnd w:id="503"/>
            <w:r w:rsidR="00D31F38">
              <w:rPr>
                <w:rStyle w:val="CommentReference"/>
                <w:rFonts w:eastAsiaTheme="minorHAnsi" w:cstheme="minorBidi"/>
                <w:color w:val="auto"/>
                <w:lang w:val="en-CA"/>
              </w:rPr>
              <w:commentReference w:id="503"/>
            </w:r>
            <w:r w:rsidR="00D31F38" w:rsidRPr="00C05A5B">
              <w:t xml:space="preserve">, </w:t>
            </w:r>
          </w:p>
          <w:p w14:paraId="25CD9610" w14:textId="77777777" w:rsidR="00D31F38" w:rsidRDefault="00D31F38" w:rsidP="00E35F1F">
            <w:pPr>
              <w:pStyle w:val="EngHang"/>
            </w:pPr>
            <w:r w:rsidRPr="00C05A5B">
              <w:t xml:space="preserve">That he may </w:t>
            </w:r>
            <w:commentRangeStart w:id="504"/>
            <w:r w:rsidRPr="00C05A5B">
              <w:t xml:space="preserve">join </w:t>
            </w:r>
            <w:commentRangeEnd w:id="504"/>
            <w:r>
              <w:rPr>
                <w:rStyle w:val="CommentReference"/>
                <w:rFonts w:eastAsiaTheme="minorHAnsi" w:cstheme="minorBidi"/>
                <w:color w:val="auto"/>
                <w:lang w:val="en-CA"/>
              </w:rPr>
              <w:commentReference w:id="50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5F6770">
        <w:rPr>
          <w:noProof/>
        </w:rPr>
        <w:t>950</w:t>
      </w:r>
      <w:r>
        <w:fldChar w:fldCharType="end"/>
      </w:r>
      <w:r>
        <w:t>.</w:t>
      </w:r>
    </w:p>
    <w:p w14:paraId="1CC85704" w14:textId="77777777" w:rsidR="00D31F38" w:rsidRDefault="00D31F38" w:rsidP="00F4219E">
      <w:pPr>
        <w:pStyle w:val="Heading3"/>
      </w:pPr>
      <w:bookmarkStart w:id="505" w:name="_Toc297322059"/>
      <w:bookmarkStart w:id="506" w:name="_Toc297407704"/>
      <w:bookmarkStart w:id="507" w:name="_Toc298445756"/>
      <w:bookmarkStart w:id="508" w:name="_Toc298681239"/>
      <w:bookmarkStart w:id="509" w:name="_Toc298447481"/>
      <w:bookmarkStart w:id="510" w:name="_Ref452620367"/>
      <w:bookmarkStart w:id="511" w:name="_Ref452620370"/>
      <w:r>
        <w:t>We Follow You</w:t>
      </w:r>
      <w:bookmarkEnd w:id="505"/>
      <w:bookmarkEnd w:id="506"/>
      <w:bookmarkEnd w:id="507"/>
      <w:bookmarkEnd w:id="508"/>
      <w:bookmarkEnd w:id="509"/>
      <w:bookmarkEnd w:id="510"/>
      <w:bookmarkEnd w:id="51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lastRenderedPageBreak/>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2" w:name="_Toc297322060"/>
      <w:bookmarkStart w:id="513" w:name="_Toc297407705"/>
      <w:bookmarkStart w:id="514" w:name="_Toc298445757"/>
      <w:bookmarkStart w:id="515" w:name="_Toc298681240"/>
      <w:bookmarkStart w:id="516" w:name="_Toc298447482"/>
      <w:bookmarkStart w:id="517" w:name="_Toc308441897"/>
      <w:bookmarkStart w:id="518" w:name="_Ref448228216"/>
      <w:bookmarkStart w:id="519" w:name="_Ref448228224"/>
      <w:bookmarkStart w:id="520" w:name="_Ref452620378"/>
      <w:bookmarkStart w:id="521" w:name="_Ref452620382"/>
      <w:r>
        <w:lastRenderedPageBreak/>
        <w:t>The Communion of the Saints</w:t>
      </w:r>
      <w:bookmarkEnd w:id="512"/>
      <w:bookmarkEnd w:id="513"/>
      <w:bookmarkEnd w:id="514"/>
      <w:bookmarkEnd w:id="515"/>
      <w:bookmarkEnd w:id="516"/>
      <w:bookmarkEnd w:id="517"/>
      <w:bookmarkEnd w:id="518"/>
      <w:bookmarkEnd w:id="519"/>
      <w:bookmarkEnd w:id="520"/>
      <w:bookmarkEnd w:id="52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2"/>
            <w:r>
              <w:rPr>
                <w:rStyle w:val="CommentReference"/>
                <w:rFonts w:ascii="Garamond" w:hAnsi="Garamond" w:cstheme="minorBidi"/>
                <w:noProof w:val="0"/>
                <w:lang w:val="en-CA"/>
              </w:rPr>
              <w:commentReference w:id="52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3"/>
            <w:r w:rsidRPr="00006239">
              <w:t>My</w:t>
            </w:r>
            <w:commentRangeEnd w:id="523"/>
            <w:r>
              <w:rPr>
                <w:rStyle w:val="CommentReference"/>
                <w:rFonts w:eastAsiaTheme="minorHAnsi" w:cstheme="minorBidi"/>
                <w:color w:val="auto"/>
                <w:lang w:val="en-CA"/>
              </w:rPr>
              <w:commentReference w:id="52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lastRenderedPageBreak/>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lastRenderedPageBreak/>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lastRenderedPageBreak/>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5"/>
            <w:r w:rsidRPr="00FC3604">
              <w:t>ⲡⲓϣⲟⲙⲧ ϣⲉ ⲙⲏⲧ ϣ̀ⲙⲏⲛ</w:t>
            </w:r>
            <w:commentRangeEnd w:id="525"/>
            <w:r>
              <w:rPr>
                <w:rStyle w:val="CommentReference"/>
                <w:rFonts w:ascii="Garamond" w:hAnsi="Garamond" w:cstheme="minorBidi"/>
                <w:noProof w:val="0"/>
                <w:lang w:val="en-CA"/>
              </w:rPr>
              <w:commentReference w:id="52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6"/>
            <w:r>
              <w:rPr>
                <w:rStyle w:val="CommentReference"/>
                <w:rFonts w:eastAsiaTheme="minorHAnsi" w:cstheme="minorBidi"/>
                <w:color w:val="auto"/>
                <w:lang w:val="en-CA"/>
              </w:rPr>
              <w:commentReference w:id="52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7"/>
            <w:r w:rsidRPr="00645C3A">
              <w:t xml:space="preserve">Pray </w:t>
            </w:r>
            <w:commentRangeEnd w:id="527"/>
            <w:r>
              <w:rPr>
                <w:rStyle w:val="CommentReference"/>
                <w:rFonts w:eastAsiaTheme="minorHAnsi" w:cstheme="minorBidi"/>
                <w:color w:val="auto"/>
                <w:lang w:val="en-CA"/>
              </w:rPr>
              <w:commentReference w:id="52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28"/>
            </w:r>
          </w:p>
        </w:tc>
      </w:tr>
    </w:tbl>
    <w:p w14:paraId="38417DCC" w14:textId="77777777" w:rsidR="00D31F38" w:rsidRDefault="00D31F38" w:rsidP="00D31F38">
      <w:pPr>
        <w:pStyle w:val="Heading4"/>
      </w:pPr>
      <w:bookmarkStart w:id="529" w:name="_Toc298681241"/>
      <w:bookmarkStart w:id="530" w:name="_Toc308441898"/>
      <w:r>
        <w:lastRenderedPageBreak/>
        <w:t xml:space="preserve">A </w:t>
      </w:r>
      <w:commentRangeStart w:id="531"/>
      <w:r>
        <w:t xml:space="preserve">Short </w:t>
      </w:r>
      <w:commentRangeEnd w:id="531"/>
      <w:r>
        <w:rPr>
          <w:rStyle w:val="CommentReference"/>
          <w:rFonts w:eastAsiaTheme="minorHAnsi" w:cstheme="minorBidi"/>
          <w:b w:val="0"/>
          <w:bCs w:val="0"/>
        </w:rPr>
        <w:commentReference w:id="531"/>
      </w:r>
      <w:commentRangeStart w:id="532"/>
      <w:r>
        <w:t xml:space="preserve">Communion </w:t>
      </w:r>
      <w:commentRangeEnd w:id="532"/>
      <w:r>
        <w:rPr>
          <w:rStyle w:val="CommentReference"/>
          <w:rFonts w:eastAsiaTheme="minorHAnsi" w:cstheme="minorBidi"/>
          <w:b w:val="0"/>
          <w:bCs w:val="0"/>
        </w:rPr>
        <w:commentReference w:id="53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3"/>
            <w:r>
              <w:rPr>
                <w:rStyle w:val="CommentReference"/>
                <w:rFonts w:ascii="Garamond" w:hAnsi="Garamond" w:cstheme="minorBidi"/>
                <w:noProof w:val="0"/>
                <w:lang w:val="en-CA"/>
              </w:rPr>
              <w:commentReference w:id="53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4"/>
            <w:r w:rsidRPr="00006239">
              <w:t>My</w:t>
            </w:r>
            <w:commentRangeEnd w:id="534"/>
            <w:r>
              <w:rPr>
                <w:rStyle w:val="CommentReference"/>
                <w:rFonts w:eastAsiaTheme="minorHAnsi" w:cstheme="minorBidi"/>
                <w:color w:val="auto"/>
                <w:lang w:val="en-CA"/>
              </w:rPr>
              <w:commentReference w:id="53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5"/>
            <w:r w:rsidRPr="00FC3604">
              <w:t>ⲡⲓϣⲟⲙⲧ ϣⲉ ⲙⲏⲧ ϣ̀ⲙⲏⲛ</w:t>
            </w:r>
            <w:commentRangeEnd w:id="535"/>
            <w:r>
              <w:rPr>
                <w:rStyle w:val="CommentReference"/>
                <w:rFonts w:ascii="Garamond" w:hAnsi="Garamond" w:cstheme="minorBidi"/>
                <w:noProof w:val="0"/>
                <w:lang w:val="en-CA"/>
              </w:rPr>
              <w:commentReference w:id="53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6"/>
            <w:r w:rsidRPr="000100FF">
              <w:t xml:space="preserve">Pray </w:t>
            </w:r>
            <w:commentRangeEnd w:id="536"/>
            <w:r>
              <w:rPr>
                <w:rStyle w:val="CommentReference"/>
                <w:rFonts w:eastAsiaTheme="minorHAnsi" w:cstheme="minorBidi"/>
                <w:color w:val="auto"/>
                <w:lang w:val="en-CA"/>
              </w:rPr>
              <w:commentReference w:id="53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7"/>
            <w:r>
              <w:rPr>
                <w:rStyle w:val="CommentReference"/>
                <w:rFonts w:eastAsiaTheme="minorHAnsi" w:cstheme="minorBidi"/>
                <w:color w:val="auto"/>
                <w:lang w:val="en-CA"/>
              </w:rPr>
              <w:commentReference w:id="53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38" w:name="_Ref448228235"/>
      <w:r>
        <w:rPr>
          <w:lang w:val="en-US"/>
        </w:rPr>
        <w:lastRenderedPageBreak/>
        <w:t>The Doxologies</w:t>
      </w:r>
      <w:bookmarkEnd w:id="529"/>
      <w:bookmarkEnd w:id="530"/>
      <w:bookmarkEnd w:id="538"/>
    </w:p>
    <w:p w14:paraId="04E32178" w14:textId="149795CE" w:rsidR="00D31F38" w:rsidRDefault="00D31F38" w:rsidP="00266A55">
      <w:pPr>
        <w:pStyle w:val="Rubric"/>
        <w:rPr>
          <w:lang w:val="en-US"/>
        </w:rPr>
      </w:pPr>
      <w:bookmarkStart w:id="53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5F6770">
        <w:rPr>
          <w:noProof/>
          <w:lang w:val="en-US"/>
        </w:rPr>
        <w:t>553</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0" w:name="_Toc308441900"/>
      <w:bookmarkStart w:id="541" w:name="_Ref434487886"/>
      <w:bookmarkStart w:id="542" w:name="_Ref434487891"/>
      <w:r>
        <w:rPr>
          <w:lang w:val="en-US"/>
        </w:rPr>
        <w:t>The Doxology of the Virgin for Midnight Praise</w:t>
      </w:r>
      <w:bookmarkEnd w:id="540"/>
      <w:bookmarkEnd w:id="541"/>
      <w:bookmarkEnd w:id="54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3"/>
            <w:r>
              <w:t>Godhead</w:t>
            </w:r>
            <w:commentRangeEnd w:id="543"/>
            <w:r>
              <w:rPr>
                <w:rStyle w:val="CommentReference"/>
                <w:rFonts w:eastAsiaTheme="minorHAnsi" w:cstheme="minorBidi"/>
                <w:color w:val="auto"/>
                <w:lang w:val="en-CA"/>
              </w:rPr>
              <w:commentReference w:id="54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4"/>
            <w:r>
              <w:t xml:space="preserve">to </w:t>
            </w:r>
            <w:commentRangeEnd w:id="544"/>
            <w:r>
              <w:rPr>
                <w:rStyle w:val="CommentReference"/>
                <w:rFonts w:eastAsiaTheme="minorHAnsi" w:cstheme="minorBidi"/>
                <w:color w:val="auto"/>
                <w:lang w:val="en-CA"/>
              </w:rPr>
              <w:commentReference w:id="54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5"/>
            <w:r>
              <w:t xml:space="preserve">faithful </w:t>
            </w:r>
            <w:commentRangeEnd w:id="545"/>
            <w:r>
              <w:rPr>
                <w:rStyle w:val="CommentReference"/>
                <w:rFonts w:eastAsiaTheme="minorHAnsi" w:cstheme="minorBidi"/>
                <w:color w:val="auto"/>
                <w:lang w:val="en-CA"/>
              </w:rPr>
              <w:commentReference w:id="54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5F6770">
        <w:rPr>
          <w:noProof/>
          <w:lang w:val="en-US"/>
        </w:rPr>
        <w:t>1098</w:t>
      </w:r>
      <w:r>
        <w:rPr>
          <w:lang w:val="en-US"/>
        </w:rPr>
        <w:fldChar w:fldCharType="end"/>
      </w:r>
      <w:r>
        <w:rPr>
          <w:lang w:val="en-US"/>
        </w:rPr>
        <w:t>.</w:t>
      </w:r>
    </w:p>
    <w:p w14:paraId="367F23ED" w14:textId="77777777" w:rsidR="00D31F38" w:rsidRDefault="00D31F38" w:rsidP="00D31F38">
      <w:pPr>
        <w:pStyle w:val="Heading4"/>
        <w:rPr>
          <w:lang w:val="en-US"/>
        </w:rPr>
      </w:pPr>
      <w:bookmarkStart w:id="546" w:name="_Toc308441901"/>
      <w:r>
        <w:rPr>
          <w:lang w:val="en-US"/>
        </w:rPr>
        <w:t>The Conclusion of the Doxologies</w:t>
      </w:r>
      <w:bookmarkEnd w:id="539"/>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7" w:name="_Ref448228501"/>
      <w:bookmarkStart w:id="548" w:name="_Ref448228505"/>
      <w:r>
        <w:lastRenderedPageBreak/>
        <w:t>The Fourth Canticle</w:t>
      </w:r>
      <w:bookmarkEnd w:id="547"/>
      <w:bookmarkEnd w:id="548"/>
    </w:p>
    <w:p w14:paraId="575FD42E" w14:textId="77777777" w:rsidR="00D31F38" w:rsidRDefault="00D31F38" w:rsidP="00D31F38">
      <w:pPr>
        <w:pStyle w:val="Heading4"/>
      </w:pPr>
      <w:bookmarkStart w:id="549" w:name="_Toc410196423"/>
      <w:bookmarkStart w:id="550" w:name="_Toc410196925"/>
      <w:bookmarkStart w:id="551" w:name="_Ref434580708"/>
      <w:bookmarkStart w:id="552" w:name="_Ref434580714"/>
      <w:r>
        <w:t>The Fourth Canticle</w:t>
      </w:r>
      <w:bookmarkEnd w:id="549"/>
      <w:bookmarkEnd w:id="550"/>
      <w:bookmarkEnd w:id="551"/>
      <w:bookmarkEnd w:id="55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3" w:name="_Toc297322062"/>
      <w:bookmarkStart w:id="554" w:name="_Toc297407707"/>
      <w:bookmarkStart w:id="555" w:name="_Toc298445759"/>
      <w:bookmarkStart w:id="556" w:name="_Toc298681245"/>
      <w:bookmarkStart w:id="557" w:name="_Toc298447484"/>
      <w:r>
        <w:rPr>
          <w:lang w:val="en-US"/>
        </w:rPr>
        <w:t>Psalm 148</w:t>
      </w:r>
      <w:bookmarkEnd w:id="553"/>
      <w:bookmarkEnd w:id="554"/>
      <w:bookmarkEnd w:id="555"/>
      <w:bookmarkEnd w:id="556"/>
      <w:bookmarkEnd w:id="55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58"/>
            <w:commentRangeStart w:id="559"/>
            <w:r w:rsidRPr="00FC3604">
              <w:t>For</w:t>
            </w:r>
            <w:commentRangeEnd w:id="558"/>
            <w:r w:rsidRPr="00FC3604">
              <w:rPr>
                <w:rStyle w:val="CommentReference"/>
                <w:rFonts w:cstheme="minorBidi"/>
                <w:color w:val="auto"/>
                <w:lang w:val="en-CA"/>
              </w:rPr>
              <w:commentReference w:id="558"/>
            </w:r>
            <w:r w:rsidRPr="00FC3604">
              <w:t xml:space="preserve"> He spoke and </w:t>
            </w:r>
            <w:r w:rsidRPr="00FC3604">
              <w:rPr>
                <w:color w:val="auto"/>
              </w:rPr>
              <w:t>they</w:t>
            </w:r>
            <w:r w:rsidRPr="00FC3604">
              <w:t xml:space="preserve"> came to be!</w:t>
            </w:r>
            <w:commentRangeEnd w:id="559"/>
            <w:r>
              <w:rPr>
                <w:rStyle w:val="CommentReference"/>
                <w:rFonts w:cstheme="minorBidi"/>
                <w:color w:val="auto"/>
                <w:lang w:val="en-CA"/>
              </w:rPr>
              <w:commentReference w:id="55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0"/>
            <w:r w:rsidR="00D31F38">
              <w:rPr>
                <w:rStyle w:val="CommentReference"/>
                <w:rFonts w:eastAsiaTheme="minorHAnsi" w:cstheme="minorBidi"/>
                <w:color w:val="auto"/>
                <w:lang w:val="en-CA"/>
              </w:rPr>
              <w:commentReference w:id="56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1"/>
            <w:r w:rsidRPr="00FC3604">
              <w:t>Praise the Lord from the earth!</w:t>
            </w:r>
            <w:commentRangeEnd w:id="561"/>
            <w:r>
              <w:rPr>
                <w:rStyle w:val="CommentReference"/>
                <w:rFonts w:cstheme="minorBidi"/>
                <w:color w:val="auto"/>
                <w:lang w:val="en-CA"/>
              </w:rPr>
              <w:commentReference w:id="56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2"/>
            <w:r w:rsidRPr="007425E1">
              <w:rPr>
                <w:rFonts w:eastAsiaTheme="minorHAnsi"/>
              </w:rPr>
              <w:t xml:space="preserve">His </w:t>
            </w:r>
            <w:commentRangeEnd w:id="562"/>
            <w:r>
              <w:rPr>
                <w:rStyle w:val="CommentReference"/>
                <w:rFonts w:eastAsiaTheme="minorHAnsi" w:cstheme="minorBidi"/>
                <w:color w:val="auto"/>
                <w:lang w:val="en-CA"/>
              </w:rPr>
              <w:commentReference w:id="562"/>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3" w:name="_Toc297322063"/>
      <w:bookmarkStart w:id="564" w:name="_Toc297407708"/>
      <w:bookmarkStart w:id="565" w:name="_Toc298445760"/>
      <w:bookmarkStart w:id="566" w:name="_Toc298681246"/>
      <w:bookmarkStart w:id="567" w:name="_Toc298447485"/>
      <w:r>
        <w:rPr>
          <w:lang w:val="en-US"/>
        </w:rPr>
        <w:t>Psalm 149</w:t>
      </w:r>
      <w:bookmarkEnd w:id="563"/>
      <w:bookmarkEnd w:id="564"/>
      <w:bookmarkEnd w:id="565"/>
      <w:bookmarkEnd w:id="566"/>
      <w:bookmarkEnd w:id="56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68"/>
            <w:r w:rsidRPr="007425E1">
              <w:rPr>
                <w:rFonts w:eastAsiaTheme="minorHAnsi"/>
              </w:rPr>
              <w:t>chorus</w:t>
            </w:r>
            <w:commentRangeEnd w:id="568"/>
            <w:r>
              <w:rPr>
                <w:rStyle w:val="CommentReference"/>
                <w:rFonts w:eastAsiaTheme="minorHAnsi" w:cstheme="minorBidi"/>
                <w:color w:val="auto"/>
                <w:lang w:val="en-CA"/>
              </w:rPr>
              <w:commentReference w:id="56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69"/>
            <w:r w:rsidRPr="007425E1">
              <w:rPr>
                <w:rFonts w:eastAsiaTheme="minorHAnsi"/>
              </w:rPr>
              <w:t xml:space="preserve"> </w:t>
            </w:r>
            <w:commentRangeEnd w:id="569"/>
            <w:r>
              <w:rPr>
                <w:rStyle w:val="CommentReference"/>
                <w:rFonts w:eastAsiaTheme="minorHAnsi" w:cstheme="minorBidi"/>
                <w:color w:val="auto"/>
                <w:lang w:val="en-CA"/>
              </w:rPr>
              <w:commentReference w:id="56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0"/>
            <w:r w:rsidR="00D31F38">
              <w:t>rejoice</w:t>
            </w:r>
            <w:r w:rsidR="00D31F38" w:rsidRPr="007425E1">
              <w:t xml:space="preserve"> </w:t>
            </w:r>
            <w:commentRangeEnd w:id="570"/>
            <w:r w:rsidR="00D31F38">
              <w:rPr>
                <w:rStyle w:val="CommentReference"/>
                <w:rFonts w:cstheme="minorBidi"/>
                <w:color w:val="auto"/>
                <w:lang w:val="en-CA"/>
              </w:rPr>
              <w:commentReference w:id="57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1"/>
            <w:r w:rsidRPr="007425E1">
              <w:rPr>
                <w:rFonts w:eastAsiaTheme="minorHAnsi"/>
              </w:rPr>
              <w:t>mouth</w:t>
            </w:r>
            <w:commentRangeEnd w:id="571"/>
            <w:r w:rsidR="002275C0">
              <w:rPr>
                <w:rFonts w:eastAsiaTheme="minorHAnsi"/>
              </w:rPr>
              <w:t>s</w:t>
            </w:r>
            <w:r>
              <w:rPr>
                <w:rStyle w:val="CommentReference"/>
                <w:rFonts w:eastAsiaTheme="minorHAnsi" w:cstheme="minorBidi"/>
                <w:color w:val="auto"/>
                <w:lang w:val="en-CA"/>
              </w:rPr>
              <w:commentReference w:id="57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2"/>
            <w:r>
              <w:t>rebukes</w:t>
            </w:r>
            <w:r w:rsidRPr="007425E1">
              <w:t xml:space="preserve"> </w:t>
            </w:r>
            <w:commentRangeEnd w:id="572"/>
            <w:r>
              <w:rPr>
                <w:rStyle w:val="CommentReference"/>
                <w:rFonts w:cstheme="minorBidi"/>
                <w:color w:val="auto"/>
                <w:lang w:val="en-CA"/>
              </w:rPr>
              <w:commentReference w:id="57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3" w:name="_Toc297322064"/>
      <w:bookmarkStart w:id="574" w:name="_Toc297407709"/>
      <w:bookmarkStart w:id="575" w:name="_Toc298445761"/>
      <w:bookmarkStart w:id="576" w:name="_Toc298681247"/>
      <w:bookmarkStart w:id="577" w:name="_Toc298447486"/>
      <w:r>
        <w:rPr>
          <w:lang w:val="en-US"/>
        </w:rPr>
        <w:t>Psalm 150</w:t>
      </w:r>
      <w:bookmarkEnd w:id="573"/>
      <w:bookmarkEnd w:id="574"/>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78"/>
            <w:r w:rsidRPr="007425E1">
              <w:t xml:space="preserve">psaltery </w:t>
            </w:r>
            <w:commentRangeEnd w:id="578"/>
            <w:r>
              <w:rPr>
                <w:rStyle w:val="CommentReference"/>
                <w:rFonts w:cstheme="minorBidi"/>
                <w:color w:val="auto"/>
                <w:lang w:val="en-CA"/>
              </w:rPr>
              <w:commentReference w:id="57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5F6770">
        <w:rPr>
          <w:noProof/>
        </w:rPr>
        <w:t>396</w:t>
      </w:r>
      <w:r>
        <w:fldChar w:fldCharType="end"/>
      </w:r>
      <w:r>
        <w:t xml:space="preserve">, or Seasonal Psali (see </w:t>
      </w:r>
      <w:r>
        <w:fldChar w:fldCharType="begin"/>
      </w:r>
      <w:r>
        <w:instrText xml:space="preserve"> PAGEREF _Ref448471804 \h </w:instrText>
      </w:r>
      <w:r>
        <w:fldChar w:fldCharType="separate"/>
      </w:r>
      <w:r w:rsidR="005F6770">
        <w:rPr>
          <w:noProof/>
        </w:rPr>
        <w:t>553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79" w:name="_Ref448228521"/>
      <w:bookmarkStart w:id="580" w:name="_Ref448228524"/>
      <w:bookmarkStart w:id="581" w:name="_Ref448471720"/>
      <w:bookmarkStart w:id="582" w:name="_Toc459399188"/>
      <w:r>
        <w:lastRenderedPageBreak/>
        <w:t>The Annual Psalis and Theotokia</w:t>
      </w:r>
      <w:bookmarkEnd w:id="579"/>
      <w:bookmarkEnd w:id="580"/>
      <w:bookmarkEnd w:id="581"/>
      <w:bookmarkEnd w:id="58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3" w:name="_Toc459399189"/>
      <w:r>
        <w:lastRenderedPageBreak/>
        <w:t>Sunday</w:t>
      </w:r>
      <w:bookmarkEnd w:id="583"/>
    </w:p>
    <w:p w14:paraId="45726092" w14:textId="77777777" w:rsidR="00E35F1F" w:rsidRDefault="00E35F1F" w:rsidP="00E35F1F">
      <w:pPr>
        <w:pStyle w:val="Heading3"/>
        <w:rPr>
          <w:lang w:val="en-US"/>
        </w:rPr>
      </w:pPr>
      <w:bookmarkStart w:id="584" w:name="_Toc297322066"/>
      <w:bookmarkStart w:id="585" w:name="_Toc297407711"/>
      <w:bookmarkStart w:id="586" w:name="_Toc298445763"/>
      <w:bookmarkStart w:id="587" w:name="_Toc298447488"/>
      <w:bookmarkStart w:id="588" w:name="_Toc308441905"/>
      <w:bookmarkStart w:id="589" w:name="_Ref452620816"/>
      <w:bookmarkStart w:id="590" w:name="_Ref452620821"/>
      <w:r>
        <w:rPr>
          <w:lang w:val="en-US"/>
        </w:rPr>
        <w:t>The Sunday Psali for the Lord</w:t>
      </w:r>
      <w:bookmarkEnd w:id="584"/>
      <w:bookmarkEnd w:id="585"/>
      <w:bookmarkEnd w:id="586"/>
      <w:bookmarkEnd w:id="587"/>
      <w:bookmarkEnd w:id="588"/>
      <w:bookmarkEnd w:id="589"/>
      <w:bookmarkEnd w:id="590"/>
    </w:p>
    <w:p w14:paraId="136558CF" w14:textId="2DAE99D4" w:rsidR="006F0694" w:rsidRPr="00CE3852" w:rsidRDefault="00E35F1F" w:rsidP="006F0694">
      <w:pPr>
        <w:pStyle w:val="Heading5non-TOC"/>
        <w:rPr>
          <w:lang w:val="en-US"/>
        </w:rPr>
      </w:pPr>
      <w:commentRangeStart w:id="59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1"/>
      <w:r>
        <w:rPr>
          <w:rStyle w:val="CommentReference"/>
          <w:rFonts w:ascii="Garamond" w:eastAsiaTheme="minorHAnsi" w:hAnsi="Garamond" w:cstheme="minorBidi"/>
        </w:rPr>
        <w:commentReference w:id="59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2"/>
            <w:r w:rsidRPr="00FC3604">
              <w:t>ⲛⲏⲓ</w:t>
            </w:r>
            <w:commentRangeEnd w:id="592"/>
            <w:r>
              <w:rPr>
                <w:rStyle w:val="CommentReference"/>
                <w:rFonts w:ascii="Garamond" w:hAnsi="Garamond" w:cstheme="minorBidi"/>
                <w:noProof w:val="0"/>
                <w:lang w:val="en-CA"/>
              </w:rPr>
              <w:commentReference w:id="59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3"/>
            <w:r w:rsidRPr="005832A1">
              <w:t xml:space="preserve">praise </w:t>
            </w:r>
            <w:commentRangeEnd w:id="593"/>
            <w:r w:rsidRPr="005832A1">
              <w:rPr>
                <w:rStyle w:val="CommentReference"/>
                <w:rFonts w:eastAsiaTheme="minorHAnsi"/>
                <w:sz w:val="24"/>
              </w:rPr>
              <w:commentReference w:id="59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4"/>
            <w:r w:rsidRPr="005832A1">
              <w:t>Earth</w:t>
            </w:r>
            <w:commentRangeEnd w:id="594"/>
            <w:r w:rsidRPr="005832A1">
              <w:rPr>
                <w:rStyle w:val="CommentReference"/>
                <w:rFonts w:eastAsiaTheme="minorHAnsi"/>
                <w:sz w:val="24"/>
              </w:rPr>
              <w:commentReference w:id="59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5"/>
            <w:r>
              <w:rPr>
                <w:rStyle w:val="CommentReference"/>
                <w:rFonts w:ascii="Garamond" w:hAnsi="Garamond" w:cstheme="minorBidi"/>
                <w:noProof w:val="0"/>
                <w:lang w:val="en-CA"/>
              </w:rPr>
              <w:commentReference w:id="59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6"/>
            <w:r w:rsidRPr="005832A1">
              <w:t xml:space="preserve">Make haste </w:t>
            </w:r>
            <w:commentRangeEnd w:id="596"/>
            <w:r w:rsidRPr="005832A1">
              <w:rPr>
                <w:rStyle w:val="CommentReference"/>
                <w:rFonts w:eastAsiaTheme="minorHAnsi"/>
                <w:sz w:val="24"/>
              </w:rPr>
              <w:commentReference w:id="59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97"/>
            <w:r w:rsidRPr="005832A1">
              <w:rPr>
                <w:rFonts w:eastAsiaTheme="minorHAnsi"/>
              </w:rPr>
              <w:t xml:space="preserve">different </w:t>
            </w:r>
            <w:commentRangeEnd w:id="597"/>
            <w:r w:rsidRPr="005832A1">
              <w:rPr>
                <w:rStyle w:val="CommentReference"/>
                <w:rFonts w:eastAsiaTheme="minorHAnsi"/>
                <w:sz w:val="24"/>
              </w:rPr>
              <w:commentReference w:id="59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98"/>
            <w:r w:rsidRPr="005832A1">
              <w:t>truth</w:t>
            </w:r>
            <w:commentRangeEnd w:id="598"/>
            <w:r w:rsidRPr="005832A1">
              <w:rPr>
                <w:rStyle w:val="CommentReference"/>
                <w:rFonts w:eastAsiaTheme="minorHAnsi"/>
                <w:sz w:val="24"/>
              </w:rPr>
              <w:commentReference w:id="59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99"/>
            <w:r w:rsidRPr="005832A1">
              <w:t xml:space="preserve">longsuffering </w:t>
            </w:r>
            <w:commentRangeEnd w:id="599"/>
            <w:r w:rsidRPr="005832A1">
              <w:rPr>
                <w:rStyle w:val="CommentReference"/>
                <w:rFonts w:eastAsiaTheme="minorHAnsi"/>
                <w:sz w:val="24"/>
              </w:rPr>
              <w:commentReference w:id="59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0"/>
            <w:r w:rsidRPr="005832A1">
              <w:t xml:space="preserve">I rise </w:t>
            </w:r>
            <w:commentRangeEnd w:id="600"/>
            <w:r w:rsidRPr="005832A1">
              <w:rPr>
                <w:rStyle w:val="CommentReference"/>
                <w:rFonts w:eastAsiaTheme="minorHAnsi"/>
                <w:sz w:val="24"/>
              </w:rPr>
              <w:commentReference w:id="60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1"/>
            <w:r w:rsidRPr="005832A1">
              <w:t>sweet</w:t>
            </w:r>
            <w:commentRangeEnd w:id="601"/>
            <w:r w:rsidRPr="005832A1">
              <w:rPr>
                <w:rStyle w:val="CommentReference"/>
                <w:rFonts w:eastAsiaTheme="minorHAnsi"/>
                <w:sz w:val="24"/>
              </w:rPr>
              <w:commentReference w:id="60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2"/>
            <w:r w:rsidRPr="005832A1">
              <w:rPr>
                <w:rFonts w:eastAsiaTheme="minorHAnsi"/>
              </w:rPr>
              <w:t>Oh, how I love</w:t>
            </w:r>
            <w:commentRangeEnd w:id="602"/>
            <w:r w:rsidRPr="005832A1">
              <w:rPr>
                <w:rStyle w:val="CommentReference"/>
                <w:rFonts w:eastAsiaTheme="minorHAnsi"/>
                <w:sz w:val="24"/>
              </w:rPr>
              <w:commentReference w:id="60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3"/>
            <w:r w:rsidRPr="005832A1">
              <w:rPr>
                <w:rFonts w:eastAsiaTheme="minorHAnsi"/>
              </w:rPr>
              <w:t xml:space="preserve">of </w:t>
            </w:r>
            <w:commentRangeEnd w:id="603"/>
            <w:r w:rsidRPr="005832A1">
              <w:rPr>
                <w:rStyle w:val="CommentReference"/>
                <w:rFonts w:eastAsiaTheme="minorHAnsi"/>
                <w:sz w:val="24"/>
              </w:rPr>
              <w:commentReference w:id="60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4"/>
            <w:r w:rsidRPr="005832A1">
              <w:t>truth</w:t>
            </w:r>
            <w:commentRangeEnd w:id="604"/>
            <w:r w:rsidRPr="005832A1">
              <w:rPr>
                <w:rStyle w:val="CommentReference"/>
                <w:rFonts w:eastAsiaTheme="minorHAnsi"/>
                <w:sz w:val="24"/>
              </w:rPr>
              <w:commentReference w:id="604"/>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5"/>
            <w:r w:rsidRPr="005832A1">
              <w:t xml:space="preserve">true </w:t>
            </w:r>
            <w:commentRangeEnd w:id="605"/>
            <w:r w:rsidRPr="005832A1">
              <w:rPr>
                <w:rStyle w:val="CommentReference"/>
                <w:rFonts w:eastAsiaTheme="minorHAnsi"/>
                <w:sz w:val="24"/>
              </w:rPr>
              <w:commentReference w:id="60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6"/>
            <w:r>
              <w:t xml:space="preserve">Whenever </w:t>
            </w:r>
            <w:commentRangeEnd w:id="606"/>
            <w:r>
              <w:rPr>
                <w:rStyle w:val="CommentReference"/>
                <w:rFonts w:eastAsiaTheme="minorHAnsi" w:cstheme="minorBidi"/>
                <w:color w:val="auto"/>
                <w:lang w:val="en-CA"/>
              </w:rPr>
              <w:commentReference w:id="606"/>
            </w:r>
            <w:r>
              <w:t>we</w:t>
            </w:r>
          </w:p>
          <w:p w14:paraId="1820B153" w14:textId="77777777" w:rsidR="00E35F1F" w:rsidRDefault="00E35F1F" w:rsidP="00E35F1F">
            <w:pPr>
              <w:pStyle w:val="EngHang"/>
            </w:pPr>
            <w:commentRangeStart w:id="607"/>
            <w:r>
              <w:t xml:space="preserve">Gather </w:t>
            </w:r>
            <w:commentRangeEnd w:id="607"/>
            <w:r>
              <w:rPr>
                <w:rStyle w:val="CommentReference"/>
                <w:rFonts w:eastAsiaTheme="minorHAnsi" w:cstheme="minorBidi"/>
                <w:color w:val="auto"/>
                <w:lang w:val="en-CA"/>
              </w:rPr>
              <w:commentReference w:id="60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08"/>
            <w:r>
              <w:t xml:space="preserve">will </w:t>
            </w:r>
            <w:commentRangeEnd w:id="608"/>
            <w:r>
              <w:rPr>
                <w:rStyle w:val="CommentReference"/>
                <w:rFonts w:eastAsiaTheme="minorHAnsi" w:cstheme="minorBidi"/>
                <w:color w:val="auto"/>
                <w:lang w:val="en-CA"/>
              </w:rPr>
              <w:commentReference w:id="60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09"/>
            <w:r>
              <w:t xml:space="preserve">Deliver </w:t>
            </w:r>
            <w:commentRangeEnd w:id="609"/>
            <w:r>
              <w:rPr>
                <w:rStyle w:val="CommentReference"/>
                <w:rFonts w:eastAsiaTheme="minorHAnsi" w:cstheme="minorBidi"/>
                <w:color w:val="auto"/>
                <w:lang w:val="en-CA"/>
              </w:rPr>
              <w:commentReference w:id="60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0"/>
            <w:r w:rsidRPr="00A16DFE">
              <w:rPr>
                <w:rFonts w:eastAsiaTheme="minorHAnsi"/>
              </w:rPr>
              <w:t xml:space="preserve">come </w:t>
            </w:r>
            <w:commentRangeEnd w:id="610"/>
            <w:r>
              <w:rPr>
                <w:rStyle w:val="CommentReference"/>
                <w:rFonts w:eastAsiaTheme="minorHAnsi" w:cstheme="minorBidi"/>
                <w:color w:val="auto"/>
                <w:lang w:val="en-CA"/>
              </w:rPr>
              <w:commentReference w:id="61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1"/>
            <w:r>
              <w:rPr>
                <w:rFonts w:eastAsiaTheme="minorHAnsi"/>
              </w:rPr>
              <w:t>be</w:t>
            </w:r>
            <w:r w:rsidRPr="00A16DFE">
              <w:rPr>
                <w:rFonts w:eastAsiaTheme="minorHAnsi"/>
              </w:rPr>
              <w:t xml:space="preserve"> </w:t>
            </w:r>
            <w:commentRangeEnd w:id="611"/>
            <w:r>
              <w:rPr>
                <w:rStyle w:val="CommentReference"/>
                <w:rFonts w:eastAsiaTheme="minorHAnsi" w:cstheme="minorBidi"/>
                <w:color w:val="auto"/>
                <w:lang w:val="en-CA"/>
              </w:rPr>
              <w:commentReference w:id="61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2" w:name="_Toc297322067"/>
      <w:bookmarkStart w:id="613" w:name="_Toc297407712"/>
      <w:bookmarkStart w:id="614" w:name="_Toc298445764"/>
      <w:bookmarkStart w:id="615" w:name="_Toc298681249"/>
      <w:bookmarkStart w:id="616" w:name="_Toc298447489"/>
      <w:bookmarkStart w:id="617" w:name="_Toc308441906"/>
      <w:bookmarkStart w:id="618" w:name="_Ref452620835"/>
      <w:bookmarkStart w:id="619" w:name="_Ref452620839"/>
      <w:r>
        <w:rPr>
          <w:lang w:val="en-US"/>
        </w:rPr>
        <w:lastRenderedPageBreak/>
        <w:t>The Sunday Theotokia</w:t>
      </w:r>
      <w:bookmarkEnd w:id="612"/>
      <w:bookmarkEnd w:id="613"/>
      <w:bookmarkEnd w:id="614"/>
      <w:bookmarkEnd w:id="615"/>
      <w:bookmarkEnd w:id="616"/>
      <w:bookmarkEnd w:id="617"/>
      <w:bookmarkEnd w:id="618"/>
      <w:bookmarkEnd w:id="61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0" w:name="_Toc298445765"/>
      <w:bookmarkStart w:id="621" w:name="_Toc298681250"/>
      <w:bookmarkStart w:id="622" w:name="_Toc298447490"/>
      <w:r>
        <w:rPr>
          <w:lang w:val="en-US"/>
        </w:rPr>
        <w:t>Part One</w:t>
      </w:r>
      <w:bookmarkEnd w:id="620"/>
      <w:bookmarkEnd w:id="621"/>
      <w:bookmarkEnd w:id="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3"/>
            <w:r w:rsidRPr="007425E1">
              <w:rPr>
                <w:rFonts w:eastAsiaTheme="minorHAnsi"/>
              </w:rPr>
              <w:t>Of the Covenant</w:t>
            </w:r>
            <w:commentRangeEnd w:id="623"/>
            <w:r>
              <w:rPr>
                <w:rStyle w:val="CommentReference"/>
                <w:rFonts w:eastAsiaTheme="minorHAnsi" w:cstheme="minorBidi"/>
                <w:color w:val="auto"/>
                <w:lang w:val="en-CA"/>
              </w:rPr>
              <w:commentReference w:id="62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4"/>
            <w:r>
              <w:rPr>
                <w:rFonts w:eastAsiaTheme="minorHAnsi"/>
              </w:rPr>
              <w:t>sprinkling</w:t>
            </w:r>
            <w:commentRangeEnd w:id="624"/>
            <w:r>
              <w:rPr>
                <w:rStyle w:val="CommentReference"/>
                <w:rFonts w:eastAsiaTheme="minorHAnsi" w:cstheme="minorBidi"/>
                <w:color w:val="auto"/>
                <w:lang w:val="en-CA"/>
              </w:rPr>
              <w:commentReference w:id="62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5"/>
            <w:r>
              <w:rPr>
                <w:rFonts w:eastAsiaTheme="minorHAnsi"/>
              </w:rPr>
              <w:t>dwelt</w:t>
            </w:r>
            <w:commentRangeEnd w:id="625"/>
            <w:r>
              <w:rPr>
                <w:rStyle w:val="CommentReference"/>
                <w:rFonts w:eastAsiaTheme="minorHAnsi" w:cstheme="minorBidi"/>
                <w:color w:val="auto"/>
                <w:lang w:val="en-CA"/>
              </w:rPr>
              <w:commentReference w:id="62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6"/>
            <w:r>
              <w:t xml:space="preserve">Magnify </w:t>
            </w:r>
            <w:commentRangeEnd w:id="626"/>
            <w:r>
              <w:rPr>
                <w:rStyle w:val="CommentReference"/>
                <w:rFonts w:eastAsiaTheme="minorHAnsi" w:cstheme="minorBidi"/>
                <w:color w:val="auto"/>
                <w:lang w:val="en-CA"/>
              </w:rPr>
              <w:commentReference w:id="62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27"/>
            <w:r>
              <w:t xml:space="preserve">obtain </w:t>
            </w:r>
            <w:commentRangeEnd w:id="627"/>
            <w:r>
              <w:rPr>
                <w:rStyle w:val="CommentReference"/>
                <w:rFonts w:eastAsiaTheme="minorHAnsi" w:cstheme="minorBidi"/>
                <w:color w:val="auto"/>
                <w:lang w:val="en-CA"/>
              </w:rPr>
              <w:commentReference w:id="62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28" w:name="_Toc298445766"/>
      <w:bookmarkStart w:id="629" w:name="_Toc298681251"/>
      <w:bookmarkStart w:id="63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28"/>
      <w:bookmarkEnd w:id="629"/>
      <w:bookmarkEnd w:id="63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1"/>
            <w:r>
              <w:rPr>
                <w:rFonts w:eastAsiaTheme="minorHAnsi"/>
              </w:rPr>
              <w:t xml:space="preserve">type </w:t>
            </w:r>
            <w:commentRangeEnd w:id="631"/>
            <w:r>
              <w:rPr>
                <w:rStyle w:val="CommentReference"/>
                <w:rFonts w:eastAsiaTheme="minorHAnsi" w:cstheme="minorBidi"/>
                <w:color w:val="auto"/>
                <w:lang w:val="en-CA"/>
              </w:rPr>
              <w:commentReference w:id="63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2"/>
            <w:r>
              <w:t xml:space="preserve">one </w:t>
            </w:r>
            <w:commentRangeEnd w:id="632"/>
            <w:r>
              <w:rPr>
                <w:rStyle w:val="CommentReference"/>
                <w:rFonts w:eastAsiaTheme="minorHAnsi" w:cstheme="minorBidi"/>
                <w:color w:val="auto"/>
                <w:lang w:val="en-CA"/>
              </w:rPr>
              <w:commentReference w:id="632"/>
            </w:r>
            <w:r>
              <w:t>from two,</w:t>
            </w:r>
          </w:p>
          <w:p w14:paraId="12509199" w14:textId="77777777" w:rsidR="00E35F1F" w:rsidRDefault="00E35F1F" w:rsidP="00E35F1F">
            <w:pPr>
              <w:pStyle w:val="EngHang"/>
            </w:pPr>
            <w:r>
              <w:t xml:space="preserve">A </w:t>
            </w:r>
            <w:commentRangeStart w:id="633"/>
            <w:r>
              <w:t xml:space="preserve">Holy </w:t>
            </w:r>
            <w:commentRangeEnd w:id="633"/>
            <w:r>
              <w:rPr>
                <w:rStyle w:val="CommentReference"/>
                <w:rFonts w:eastAsiaTheme="minorHAnsi" w:cstheme="minorBidi"/>
                <w:color w:val="auto"/>
                <w:lang w:val="en-CA"/>
              </w:rPr>
              <w:commentReference w:id="63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4"/>
            <w:r>
              <w:rPr>
                <w:rFonts w:eastAsiaTheme="minorHAnsi"/>
              </w:rPr>
              <w:t xml:space="preserve">Begotten </w:t>
            </w:r>
            <w:commentRangeEnd w:id="634"/>
            <w:r>
              <w:rPr>
                <w:rStyle w:val="CommentReference"/>
                <w:rFonts w:eastAsiaTheme="minorHAnsi" w:cstheme="minorBidi"/>
                <w:color w:val="auto"/>
                <w:lang w:val="en-CA"/>
              </w:rPr>
              <w:commentReference w:id="634"/>
            </w:r>
            <w:r>
              <w:rPr>
                <w:rFonts w:eastAsiaTheme="minorHAnsi"/>
              </w:rPr>
              <w:t>without seed,</w:t>
            </w:r>
          </w:p>
          <w:p w14:paraId="47914132" w14:textId="77777777" w:rsidR="00E35F1F" w:rsidRDefault="00E35F1F" w:rsidP="00E35F1F">
            <w:pPr>
              <w:pStyle w:val="EngHang"/>
              <w:rPr>
                <w:rFonts w:eastAsiaTheme="minorHAnsi"/>
              </w:rPr>
            </w:pPr>
            <w:commentRangeStart w:id="635"/>
            <w:r>
              <w:rPr>
                <w:rFonts w:eastAsiaTheme="minorHAnsi"/>
              </w:rPr>
              <w:t xml:space="preserve">Consubstantial </w:t>
            </w:r>
            <w:commentRangeEnd w:id="635"/>
            <w:r>
              <w:rPr>
                <w:rStyle w:val="CommentReference"/>
                <w:rFonts w:eastAsiaTheme="minorHAnsi" w:cstheme="minorBidi"/>
                <w:color w:val="auto"/>
                <w:lang w:val="en-CA"/>
              </w:rPr>
              <w:commentReference w:id="63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6"/>
            <w:r>
              <w:rPr>
                <w:rFonts w:eastAsiaTheme="minorHAnsi"/>
              </w:rPr>
              <w:t xml:space="preserve">made one </w:t>
            </w:r>
            <w:commentRangeEnd w:id="636"/>
            <w:r>
              <w:rPr>
                <w:rStyle w:val="CommentReference"/>
                <w:rFonts w:eastAsiaTheme="minorHAnsi" w:cstheme="minorBidi"/>
                <w:color w:val="auto"/>
                <w:lang w:val="en-CA"/>
              </w:rPr>
              <w:commentReference w:id="63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37"/>
            <w:r>
              <w:t xml:space="preserve">The </w:t>
            </w:r>
            <w:commentRangeEnd w:id="637"/>
            <w:r>
              <w:rPr>
                <w:rStyle w:val="CommentReference"/>
                <w:rFonts w:eastAsiaTheme="minorHAnsi" w:cstheme="minorBidi"/>
                <w:color w:val="auto"/>
                <w:lang w:val="en-CA"/>
              </w:rPr>
              <w:commentReference w:id="63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38"/>
            <w:r>
              <w:rPr>
                <w:rFonts w:eastAsiaTheme="minorHAnsi"/>
              </w:rPr>
              <w:t xml:space="preserve">Purple </w:t>
            </w:r>
            <w:commentRangeEnd w:id="638"/>
            <w:r>
              <w:rPr>
                <w:rStyle w:val="CommentReference"/>
                <w:rFonts w:eastAsiaTheme="minorHAnsi" w:cstheme="minorBidi"/>
                <w:color w:val="auto"/>
                <w:lang w:val="en-CA"/>
              </w:rPr>
              <w:commentReference w:id="63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39"/>
            <w:r>
              <w:rPr>
                <w:rFonts w:eastAsiaTheme="minorHAnsi"/>
              </w:rPr>
              <w:t xml:space="preserve">fine </w:t>
            </w:r>
            <w:commentRangeEnd w:id="639"/>
            <w:r>
              <w:rPr>
                <w:rStyle w:val="CommentReference"/>
                <w:rFonts w:eastAsiaTheme="minorHAnsi" w:cstheme="minorBidi"/>
                <w:color w:val="auto"/>
                <w:lang w:val="en-CA"/>
              </w:rPr>
              <w:commentReference w:id="63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0"/>
            <w:r>
              <w:rPr>
                <w:rFonts w:eastAsiaTheme="minorHAnsi"/>
              </w:rPr>
              <w:t xml:space="preserve">wood </w:t>
            </w:r>
            <w:commentRangeEnd w:id="640"/>
            <w:r>
              <w:rPr>
                <w:rStyle w:val="CommentReference"/>
                <w:rFonts w:eastAsiaTheme="minorHAnsi" w:cstheme="minorBidi"/>
                <w:color w:val="auto"/>
                <w:lang w:val="en-CA"/>
              </w:rPr>
              <w:commentReference w:id="64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3" w:name="_Toc298445767"/>
      <w:bookmarkStart w:id="644" w:name="_Toc298681252"/>
      <w:bookmarkStart w:id="64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3"/>
      <w:bookmarkEnd w:id="644"/>
      <w:bookmarkEnd w:id="64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6"/>
            <w:r>
              <w:rPr>
                <w:rFonts w:eastAsiaTheme="minorHAnsi"/>
              </w:rPr>
              <w:t>Cherubs</w:t>
            </w:r>
            <w:commentRangeEnd w:id="646"/>
            <w:r>
              <w:rPr>
                <w:rStyle w:val="CommentReference"/>
                <w:rFonts w:eastAsiaTheme="minorHAnsi" w:cstheme="minorBidi"/>
                <w:color w:val="auto"/>
                <w:lang w:val="en-CA"/>
              </w:rPr>
              <w:commentReference w:id="646"/>
            </w:r>
          </w:p>
          <w:p w14:paraId="338C43D3" w14:textId="65EF4612" w:rsidR="00E35F1F" w:rsidRPr="001A0083" w:rsidRDefault="00E35F1F" w:rsidP="00E35F1F">
            <w:pPr>
              <w:pStyle w:val="EngHangEnd"/>
            </w:pPr>
            <w:commentRangeStart w:id="647"/>
            <w:r>
              <w:rPr>
                <w:rFonts w:eastAsiaTheme="minorHAnsi"/>
              </w:rPr>
              <w:t xml:space="preserve">Forged </w:t>
            </w:r>
            <w:commentRangeEnd w:id="647"/>
            <w:r>
              <w:rPr>
                <w:rStyle w:val="CommentReference"/>
                <w:rFonts w:eastAsiaTheme="minorHAnsi" w:cstheme="minorBidi"/>
                <w:color w:val="auto"/>
                <w:lang w:val="en-CA"/>
              </w:rPr>
              <w:commentReference w:id="64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48"/>
            <w:r>
              <w:t xml:space="preserve">Always </w:t>
            </w:r>
            <w:commentRangeEnd w:id="648"/>
            <w:r>
              <w:rPr>
                <w:rStyle w:val="CommentReference"/>
                <w:rFonts w:eastAsiaTheme="minorHAnsi" w:cstheme="minorBidi"/>
                <w:color w:val="auto"/>
                <w:lang w:val="en-CA"/>
              </w:rPr>
              <w:commentReference w:id="64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49"/>
            <w:r>
              <w:rPr>
                <w:rFonts w:eastAsiaTheme="minorHAnsi"/>
              </w:rPr>
              <w:t xml:space="preserve">Overshadowed </w:t>
            </w:r>
            <w:commentRangeEnd w:id="649"/>
            <w:r>
              <w:rPr>
                <w:rStyle w:val="CommentReference"/>
                <w:rFonts w:eastAsiaTheme="minorHAnsi" w:cstheme="minorBidi"/>
                <w:color w:val="auto"/>
                <w:lang w:val="en-CA"/>
              </w:rPr>
              <w:commentReference w:id="64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0"/>
            <w:r>
              <w:rPr>
                <w:rFonts w:eastAsiaTheme="minorHAnsi"/>
              </w:rPr>
              <w:t xml:space="preserve">sin </w:t>
            </w:r>
            <w:commentRangeEnd w:id="650"/>
            <w:r>
              <w:rPr>
                <w:rStyle w:val="CommentReference"/>
                <w:rFonts w:eastAsiaTheme="minorHAnsi" w:cstheme="minorBidi"/>
                <w:color w:val="auto"/>
                <w:lang w:val="en-CA"/>
              </w:rPr>
              <w:commentReference w:id="65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1"/>
            <w:r>
              <w:t xml:space="preserve">Magnify </w:t>
            </w:r>
            <w:commentRangeEnd w:id="651"/>
            <w:r>
              <w:rPr>
                <w:rStyle w:val="CommentReference"/>
                <w:rFonts w:eastAsiaTheme="minorHAnsi" w:cstheme="minorBidi"/>
                <w:color w:val="auto"/>
                <w:lang w:val="en-CA"/>
              </w:rPr>
              <w:commentReference w:id="65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2"/>
            <w:r>
              <w:t xml:space="preserve">obtain </w:t>
            </w:r>
            <w:commentRangeEnd w:id="652"/>
            <w:r>
              <w:rPr>
                <w:rStyle w:val="CommentReference"/>
                <w:rFonts w:eastAsiaTheme="minorHAnsi" w:cstheme="minorBidi"/>
                <w:color w:val="auto"/>
                <w:lang w:val="en-CA"/>
              </w:rPr>
              <w:commentReference w:id="65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3" w:name="_Toc298445768"/>
      <w:bookmarkStart w:id="654" w:name="_Toc298681253"/>
      <w:bookmarkStart w:id="65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3"/>
      <w:bookmarkEnd w:id="654"/>
      <w:bookmarkEnd w:id="65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6"/>
            <w:r>
              <w:t xml:space="preserve">you </w:t>
            </w:r>
            <w:commentRangeEnd w:id="656"/>
            <w:r>
              <w:rPr>
                <w:rStyle w:val="CommentReference"/>
                <w:rFonts w:eastAsiaTheme="minorHAnsi" w:cstheme="minorBidi"/>
                <w:color w:val="auto"/>
                <w:lang w:val="en-CA"/>
              </w:rPr>
              <w:commentReference w:id="65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57"/>
            <w:r>
              <w:rPr>
                <w:rFonts w:eastAsiaTheme="minorHAnsi"/>
              </w:rPr>
              <w:t xml:space="preserve">for </w:t>
            </w:r>
            <w:commentRangeEnd w:id="657"/>
            <w:r>
              <w:rPr>
                <w:rStyle w:val="CommentReference"/>
                <w:rFonts w:eastAsiaTheme="minorHAnsi" w:cstheme="minorBidi"/>
                <w:color w:val="auto"/>
                <w:lang w:val="en-CA"/>
              </w:rPr>
              <w:commentReference w:id="65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58"/>
            <w:r>
              <w:t xml:space="preserve">Magnify </w:t>
            </w:r>
            <w:commentRangeEnd w:id="658"/>
            <w:r>
              <w:rPr>
                <w:rStyle w:val="CommentReference"/>
                <w:rFonts w:eastAsiaTheme="minorHAnsi" w:cstheme="minorBidi"/>
                <w:color w:val="auto"/>
                <w:lang w:val="en-CA"/>
              </w:rPr>
              <w:commentReference w:id="65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59"/>
            <w:r>
              <w:t xml:space="preserve">obtain </w:t>
            </w:r>
            <w:commentRangeEnd w:id="659"/>
            <w:r>
              <w:rPr>
                <w:rStyle w:val="CommentReference"/>
                <w:rFonts w:eastAsiaTheme="minorHAnsi" w:cstheme="minorBidi"/>
                <w:color w:val="auto"/>
                <w:lang w:val="en-CA"/>
              </w:rPr>
              <w:commentReference w:id="65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0" w:name="_Toc298445769"/>
      <w:bookmarkStart w:id="661" w:name="_Toc298681254"/>
      <w:bookmarkStart w:id="66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0"/>
      <w:bookmarkEnd w:id="661"/>
      <w:bookmarkEnd w:id="66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3"/>
            <w:r w:rsidR="00E35F1F">
              <w:rPr>
                <w:rFonts w:eastAsiaTheme="minorHAnsi"/>
              </w:rPr>
              <w:t xml:space="preserve">burning </w:t>
            </w:r>
            <w:commentRangeEnd w:id="663"/>
            <w:r w:rsidR="00E35F1F">
              <w:rPr>
                <w:rStyle w:val="CommentReference"/>
                <w:rFonts w:eastAsiaTheme="minorHAnsi" w:cstheme="minorBidi"/>
                <w:color w:val="auto"/>
                <w:lang w:val="en-CA"/>
              </w:rPr>
              <w:commentReference w:id="66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4"/>
            <w:r>
              <w:rPr>
                <w:rFonts w:eastAsiaTheme="minorHAnsi"/>
              </w:rPr>
              <w:t>manifestation</w:t>
            </w:r>
            <w:commentRangeEnd w:id="664"/>
            <w:r>
              <w:rPr>
                <w:rStyle w:val="CommentReference"/>
                <w:rFonts w:eastAsiaTheme="minorHAnsi" w:cstheme="minorBidi"/>
                <w:color w:val="auto"/>
                <w:lang w:val="en-CA"/>
              </w:rPr>
              <w:commentReference w:id="66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5"/>
            <w:r>
              <w:rPr>
                <w:rFonts w:eastAsiaTheme="minorHAnsi"/>
              </w:rPr>
              <w:t xml:space="preserve">carried </w:t>
            </w:r>
            <w:commentRangeEnd w:id="665"/>
            <w:r>
              <w:rPr>
                <w:rStyle w:val="CommentReference"/>
                <w:rFonts w:eastAsiaTheme="minorHAnsi" w:cstheme="minorBidi"/>
                <w:color w:val="auto"/>
                <w:lang w:val="en-CA"/>
              </w:rPr>
              <w:commentReference w:id="66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6"/>
            <w:r>
              <w:rPr>
                <w:rFonts w:eastAsiaTheme="minorHAnsi"/>
              </w:rPr>
              <w:t xml:space="preserve">Gives light to </w:t>
            </w:r>
            <w:commentRangeEnd w:id="666"/>
            <w:r>
              <w:rPr>
                <w:rStyle w:val="CommentReference"/>
                <w:rFonts w:eastAsiaTheme="minorHAnsi" w:cstheme="minorBidi"/>
                <w:color w:val="auto"/>
                <w:lang w:val="en-CA"/>
              </w:rPr>
              <w:commentReference w:id="66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69" w:name="_Toc298445770"/>
      <w:bookmarkStart w:id="670" w:name="_Toc298681255"/>
      <w:bookmarkStart w:id="67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69"/>
      <w:bookmarkEnd w:id="670"/>
      <w:bookmarkEnd w:id="67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2"/>
            <w:r>
              <w:rPr>
                <w:rStyle w:val="CommentReference"/>
                <w:rFonts w:eastAsiaTheme="minorHAnsi" w:cstheme="minorBidi"/>
                <w:color w:val="auto"/>
                <w:lang w:val="en-CA"/>
              </w:rPr>
              <w:commentReference w:id="67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3"/>
            <w:r>
              <w:rPr>
                <w:rFonts w:eastAsiaTheme="minorHAnsi"/>
              </w:rPr>
              <w:t xml:space="preserve">Upon </w:t>
            </w:r>
            <w:commentRangeEnd w:id="673"/>
            <w:r>
              <w:rPr>
                <w:rStyle w:val="CommentReference"/>
                <w:rFonts w:eastAsiaTheme="minorHAnsi" w:cstheme="minorBidi"/>
                <w:color w:val="auto"/>
                <w:lang w:val="en-CA"/>
              </w:rPr>
              <w:commentReference w:id="67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6" w:name="_Toc298445771"/>
      <w:bookmarkStart w:id="677" w:name="_Toc298681256"/>
      <w:bookmarkStart w:id="678" w:name="_Toc298447496"/>
      <w:bookmarkStart w:id="679" w:name="_Ref299211949"/>
      <w:r>
        <w:t>The Gospel According the St. Luke</w:t>
      </w:r>
      <w:bookmarkEnd w:id="676"/>
      <w:bookmarkEnd w:id="677"/>
      <w:bookmarkEnd w:id="678"/>
      <w:bookmarkEnd w:id="67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0" w:name="_Toc298445772"/>
      <w:bookmarkStart w:id="681" w:name="_Toc298681257"/>
      <w:bookmarkStart w:id="682" w:name="_Toc298447497"/>
      <w:r>
        <w:t xml:space="preserve">Part </w:t>
      </w:r>
      <w:bookmarkEnd w:id="680"/>
      <w:bookmarkEnd w:id="681"/>
      <w:bookmarkEnd w:id="68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3"/>
            <w:r>
              <w:rPr>
                <w:rFonts w:eastAsiaTheme="minorHAnsi"/>
              </w:rPr>
              <w:t>truth</w:t>
            </w:r>
            <w:commentRangeEnd w:id="683"/>
            <w:r>
              <w:rPr>
                <w:rStyle w:val="CommentReference"/>
                <w:rFonts w:eastAsiaTheme="minorHAnsi" w:cstheme="minorBidi"/>
                <w:color w:val="auto"/>
                <w:lang w:val="en-CA"/>
              </w:rPr>
              <w:commentReference w:id="68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4"/>
            <w:r>
              <w:rPr>
                <w:rFonts w:eastAsiaTheme="minorHAnsi"/>
              </w:rPr>
              <w:t xml:space="preserve">a </w:t>
            </w:r>
            <w:commentRangeEnd w:id="684"/>
            <w:r>
              <w:rPr>
                <w:rStyle w:val="CommentReference"/>
                <w:rFonts w:eastAsiaTheme="minorHAnsi" w:cstheme="minorBidi"/>
                <w:color w:val="auto"/>
                <w:lang w:val="en-CA"/>
              </w:rPr>
              <w:commentReference w:id="68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5"/>
            <w:r>
              <w:rPr>
                <w:rFonts w:eastAsiaTheme="minorHAnsi"/>
              </w:rPr>
              <w:t xml:space="preserve">holy </w:t>
            </w:r>
            <w:commentRangeEnd w:id="685"/>
            <w:r>
              <w:rPr>
                <w:rStyle w:val="CommentReference"/>
                <w:rFonts w:eastAsiaTheme="minorHAnsi" w:cstheme="minorBidi"/>
                <w:color w:val="auto"/>
                <w:lang w:val="en-CA"/>
              </w:rPr>
              <w:commentReference w:id="68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6"/>
            <w:r>
              <w:rPr>
                <w:rFonts w:eastAsiaTheme="minorHAnsi"/>
              </w:rPr>
              <w:t xml:space="preserve">abode </w:t>
            </w:r>
            <w:commentRangeEnd w:id="686"/>
            <w:r>
              <w:rPr>
                <w:rStyle w:val="CommentReference"/>
                <w:rFonts w:eastAsiaTheme="minorHAnsi" w:cstheme="minorBidi"/>
                <w:color w:val="auto"/>
                <w:lang w:val="en-CA"/>
              </w:rPr>
              <w:commentReference w:id="68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87"/>
            <w:r>
              <w:t xml:space="preserve">Magnify </w:t>
            </w:r>
            <w:commentRangeEnd w:id="687"/>
            <w:r>
              <w:rPr>
                <w:rStyle w:val="CommentReference"/>
                <w:rFonts w:eastAsiaTheme="minorHAnsi" w:cstheme="minorBidi"/>
                <w:color w:val="auto"/>
                <w:lang w:val="en-CA"/>
              </w:rPr>
              <w:commentReference w:id="68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88"/>
            <w:r>
              <w:t xml:space="preserve">obtain </w:t>
            </w:r>
            <w:commentRangeEnd w:id="688"/>
            <w:r>
              <w:rPr>
                <w:rStyle w:val="CommentReference"/>
                <w:rFonts w:eastAsiaTheme="minorHAnsi" w:cstheme="minorBidi"/>
                <w:color w:val="auto"/>
                <w:lang w:val="en-CA"/>
              </w:rPr>
              <w:commentReference w:id="68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89" w:name="_Toc298445773"/>
      <w:bookmarkStart w:id="690" w:name="_Toc298681258"/>
      <w:bookmarkStart w:id="691" w:name="_Toc298447498"/>
      <w:r>
        <w:t>Part Seven (Modern Part Eight)</w:t>
      </w:r>
      <w:bookmarkEnd w:id="689"/>
      <w:bookmarkEnd w:id="690"/>
      <w:bookmarkEnd w:id="69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2"/>
            <w:r>
              <w:rPr>
                <w:rFonts w:eastAsiaTheme="minorHAnsi"/>
              </w:rPr>
              <w:t>O Lord of all.</w:t>
            </w:r>
            <w:commentRangeEnd w:id="692"/>
            <w:r>
              <w:rPr>
                <w:rStyle w:val="CommentReference"/>
                <w:rFonts w:eastAsiaTheme="minorHAnsi" w:cstheme="minorBidi"/>
                <w:color w:val="auto"/>
                <w:lang w:val="en-CA"/>
              </w:rPr>
              <w:commentReference w:id="69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3"/>
            <w:r>
              <w:rPr>
                <w:rFonts w:eastAsiaTheme="minorHAnsi"/>
              </w:rPr>
              <w:t>The True One who came</w:t>
            </w:r>
            <w:commentRangeEnd w:id="693"/>
            <w:r>
              <w:rPr>
                <w:rStyle w:val="CommentReference"/>
                <w:rFonts w:eastAsiaTheme="minorHAnsi" w:cstheme="minorBidi"/>
                <w:color w:val="auto"/>
                <w:lang w:val="en-CA"/>
              </w:rPr>
              <w:commentReference w:id="69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4"/>
            <w:r>
              <w:rPr>
                <w:rFonts w:eastAsiaTheme="minorHAnsi"/>
              </w:rPr>
              <w:t>And perfect rejoicing.</w:t>
            </w:r>
            <w:commentRangeEnd w:id="694"/>
            <w:r>
              <w:rPr>
                <w:rStyle w:val="CommentReference"/>
                <w:rFonts w:eastAsiaTheme="minorHAnsi" w:cstheme="minorBidi"/>
                <w:color w:val="auto"/>
                <w:lang w:val="en-CA"/>
              </w:rPr>
              <w:commentReference w:id="69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5"/>
            <w:r>
              <w:rPr>
                <w:rFonts w:eastAsiaTheme="minorHAnsi"/>
              </w:rPr>
              <w:t>about</w:t>
            </w:r>
            <w:commentRangeEnd w:id="695"/>
            <w:r>
              <w:rPr>
                <w:rStyle w:val="CommentReference"/>
                <w:rFonts w:eastAsiaTheme="minorHAnsi" w:cstheme="minorBidi"/>
                <w:color w:val="auto"/>
                <w:lang w:val="en-CA"/>
              </w:rPr>
              <w:commentReference w:id="69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6"/>
            <w:r>
              <w:rPr>
                <w:rFonts w:eastAsiaTheme="minorHAnsi"/>
              </w:rPr>
              <w:t>proclaim</w:t>
            </w:r>
            <w:commentRangeEnd w:id="696"/>
            <w:r>
              <w:rPr>
                <w:rStyle w:val="CommentReference"/>
                <w:rFonts w:eastAsiaTheme="minorHAnsi" w:cstheme="minorBidi"/>
                <w:color w:val="auto"/>
                <w:lang w:val="en-CA"/>
              </w:rPr>
              <w:commentReference w:id="69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97"/>
            <w:r w:rsidR="00E35F1F">
              <w:t>generations</w:t>
            </w:r>
            <w:commentRangeEnd w:id="697"/>
            <w:r w:rsidR="00E35F1F">
              <w:rPr>
                <w:rStyle w:val="CommentReference"/>
                <w:rFonts w:eastAsiaTheme="minorHAnsi" w:cstheme="minorBidi"/>
                <w:color w:val="auto"/>
                <w:lang w:val="en-CA"/>
              </w:rPr>
              <w:commentReference w:id="69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98"/>
            <w:r w:rsidR="00E35F1F">
              <w:t xml:space="preserve">just </w:t>
            </w:r>
            <w:commentRangeEnd w:id="698"/>
            <w:r w:rsidR="00E35F1F">
              <w:rPr>
                <w:rStyle w:val="CommentReference"/>
                <w:rFonts w:eastAsiaTheme="minorHAnsi" w:cstheme="minorBidi"/>
                <w:color w:val="auto"/>
                <w:lang w:val="en-CA"/>
              </w:rPr>
              <w:commentReference w:id="69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99"/>
            <w:r w:rsidR="00E35F1F">
              <w:t xml:space="preserve">chaste </w:t>
            </w:r>
            <w:commentRangeEnd w:id="699"/>
            <w:r w:rsidR="00E35F1F">
              <w:rPr>
                <w:rStyle w:val="CommentReference"/>
                <w:rFonts w:eastAsiaTheme="minorHAnsi" w:cstheme="minorBidi"/>
                <w:color w:val="auto"/>
                <w:lang w:val="en-CA"/>
              </w:rPr>
              <w:commentReference w:id="69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0"/>
            <w:r w:rsidR="00E35F1F">
              <w:t>Isaac</w:t>
            </w:r>
            <w:commentRangeEnd w:id="700"/>
            <w:r w:rsidR="00E35F1F">
              <w:rPr>
                <w:rStyle w:val="CommentReference"/>
                <w:rFonts w:eastAsiaTheme="minorHAnsi" w:cstheme="minorBidi"/>
                <w:color w:val="auto"/>
                <w:lang w:val="en-CA"/>
              </w:rPr>
              <w:commentReference w:id="70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1"/>
            <w:r w:rsidR="00E35F1F">
              <w:t>myriads of myriads.</w:t>
            </w:r>
            <w:commentRangeEnd w:id="701"/>
            <w:r w:rsidR="00E35F1F">
              <w:rPr>
                <w:rStyle w:val="CommentReference"/>
                <w:rFonts w:eastAsiaTheme="minorHAnsi" w:cstheme="minorBidi"/>
                <w:color w:val="auto"/>
                <w:lang w:val="en-CA"/>
              </w:rPr>
              <w:commentReference w:id="70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2"/>
            <w:r w:rsidR="00E35F1F">
              <w:t>Master</w:t>
            </w:r>
            <w:commentRangeEnd w:id="702"/>
            <w:r w:rsidR="00E35F1F">
              <w:rPr>
                <w:rStyle w:val="CommentReference"/>
                <w:rFonts w:eastAsiaTheme="minorHAnsi" w:cstheme="minorBidi"/>
                <w:color w:val="auto"/>
                <w:lang w:val="en-CA"/>
              </w:rPr>
              <w:commentReference w:id="70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3"/>
            <w:r w:rsidR="00E35F1F">
              <w:t xml:space="preserve">honour </w:t>
            </w:r>
            <w:commentRangeEnd w:id="703"/>
            <w:r w:rsidR="00E35F1F">
              <w:rPr>
                <w:rStyle w:val="CommentReference"/>
                <w:rFonts w:eastAsiaTheme="minorHAnsi" w:cstheme="minorBidi"/>
                <w:color w:val="auto"/>
                <w:lang w:val="en-CA"/>
              </w:rPr>
              <w:commentReference w:id="70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4"/>
            <w:r w:rsidR="00E35F1F">
              <w:t xml:space="preserve">spouse </w:t>
            </w:r>
            <w:commentRangeEnd w:id="704"/>
            <w:r w:rsidR="00E35F1F">
              <w:rPr>
                <w:rStyle w:val="CommentReference"/>
                <w:rFonts w:eastAsiaTheme="minorHAnsi" w:cstheme="minorBidi"/>
                <w:color w:val="auto"/>
                <w:lang w:val="en-CA"/>
              </w:rPr>
              <w:commentReference w:id="70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5"/>
            <w:r w:rsidR="00E35F1F">
              <w:t xml:space="preserve">health </w:t>
            </w:r>
            <w:commentRangeEnd w:id="705"/>
            <w:r w:rsidR="00E35F1F">
              <w:rPr>
                <w:rStyle w:val="CommentReference"/>
                <w:rFonts w:eastAsiaTheme="minorHAnsi" w:cstheme="minorBidi"/>
                <w:color w:val="auto"/>
                <w:lang w:val="en-CA"/>
              </w:rPr>
              <w:commentReference w:id="70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6"/>
            <w:r>
              <w:t>indescribable</w:t>
            </w:r>
            <w:commentRangeEnd w:id="706"/>
            <w:r>
              <w:rPr>
                <w:rStyle w:val="CommentReference"/>
                <w:rFonts w:eastAsiaTheme="minorHAnsi" w:cstheme="minorBidi"/>
                <w:color w:val="auto"/>
                <w:lang w:val="en-CA"/>
              </w:rPr>
              <w:commentReference w:id="70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07"/>
            <w:r>
              <w:t>Without mingling of substance</w:t>
            </w:r>
            <w:commentRangeEnd w:id="707"/>
            <w:r>
              <w:rPr>
                <w:rStyle w:val="CommentReference"/>
                <w:rFonts w:eastAsiaTheme="minorHAnsi" w:cstheme="minorBidi"/>
                <w:color w:val="auto"/>
                <w:lang w:val="en-CA"/>
              </w:rPr>
              <w:commentReference w:id="70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08"/>
            <w:r w:rsidRPr="008D3689">
              <w:rPr>
                <w:highlight w:val="yellow"/>
              </w:rPr>
              <w:t>Ϯϯϩⲟ</w:t>
            </w:r>
            <w:commentRangeEnd w:id="708"/>
            <w:r w:rsidR="00F71B79">
              <w:rPr>
                <w:rStyle w:val="CommentReference"/>
                <w:rFonts w:ascii="Garamond" w:hAnsi="Garamond" w:cstheme="minorBidi"/>
                <w:noProof w:val="0"/>
                <w:lang w:val="en-CA"/>
              </w:rPr>
              <w:commentReference w:id="70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09"/>
            <w:r>
              <w:t xml:space="preserve">intercede </w:t>
            </w:r>
            <w:commentRangeEnd w:id="709"/>
            <w:r>
              <w:rPr>
                <w:rStyle w:val="CommentReference"/>
                <w:rFonts w:eastAsiaTheme="minorHAnsi" w:cstheme="minorBidi"/>
                <w:color w:val="auto"/>
                <w:lang w:val="en-CA"/>
              </w:rPr>
              <w:commentReference w:id="70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0" w:name="_Toc298445774"/>
      <w:bookmarkStart w:id="711" w:name="_Toc298681259"/>
      <w:bookmarkStart w:id="712" w:name="_Toc298447499"/>
      <w:r>
        <w:t>Part Nine</w:t>
      </w:r>
      <w:bookmarkEnd w:id="710"/>
      <w:bookmarkEnd w:id="711"/>
      <w:bookmarkEnd w:id="71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fldSimple w:instr=" PAGEREF _Ref297493889 ">
        <w:r w:rsidR="005F6770">
          <w:rPr>
            <w:noProof/>
          </w:rPr>
          <w:t>324</w:t>
        </w:r>
      </w:fldSimple>
      <w:r>
        <w:t>.</w:t>
      </w:r>
    </w:p>
    <w:p w14:paraId="7308305D" w14:textId="17DB14E7" w:rsidR="00E35F1F" w:rsidRDefault="00E35F1F" w:rsidP="00E35F1F">
      <w:pPr>
        <w:pStyle w:val="Heading6"/>
      </w:pPr>
      <w:bookmarkStart w:id="713" w:name="_Toc298445775"/>
      <w:bookmarkStart w:id="714" w:name="_Toc298681260"/>
      <w:bookmarkStart w:id="715" w:name="_Toc298447500"/>
      <w:r>
        <w:t>Part Ten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6"/>
            <w:r>
              <w:t>honoured</w:t>
            </w:r>
            <w:r w:rsidRPr="007425E1">
              <w:t xml:space="preserve"> </w:t>
            </w:r>
            <w:commentRangeEnd w:id="716"/>
            <w:r>
              <w:rPr>
                <w:rStyle w:val="CommentReference"/>
                <w:rFonts w:eastAsiaTheme="minorHAnsi" w:cstheme="minorBidi"/>
                <w:color w:val="auto"/>
                <w:lang w:val="en-CA"/>
              </w:rPr>
              <w:commentReference w:id="716"/>
            </w:r>
            <w:commentRangeStart w:id="717"/>
            <w:r w:rsidRPr="007425E1">
              <w:t xml:space="preserve">more </w:t>
            </w:r>
            <w:commentRangeEnd w:id="717"/>
            <w:r>
              <w:rPr>
                <w:rStyle w:val="CommentReference"/>
                <w:rFonts w:eastAsiaTheme="minorHAnsi" w:cstheme="minorBidi"/>
                <w:color w:val="auto"/>
                <w:lang w:val="en-CA"/>
              </w:rPr>
              <w:commentReference w:id="71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18"/>
            <w:r w:rsidRPr="007425E1">
              <w:t>means</w:t>
            </w:r>
            <w:commentRangeEnd w:id="718"/>
            <w:r>
              <w:rPr>
                <w:rStyle w:val="CommentReference"/>
                <w:rFonts w:eastAsiaTheme="minorHAnsi" w:cstheme="minorBidi"/>
                <w:color w:val="auto"/>
                <w:lang w:val="en-CA"/>
              </w:rPr>
              <w:commentReference w:id="71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19" w:name="_Toc298445776"/>
      <w:bookmarkStart w:id="720" w:name="_Toc298681261"/>
      <w:bookmarkStart w:id="721" w:name="_Toc298447501"/>
      <w:r w:rsidRPr="00D24FE1">
        <w:t>Part</w:t>
      </w:r>
      <w:r>
        <w:t xml:space="preserve"> Eleven</w:t>
      </w:r>
      <w:bookmarkEnd w:id="719"/>
      <w:bookmarkEnd w:id="720"/>
      <w:bookmarkEnd w:id="72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2" w:name="_Toc298445777"/>
      <w:bookmarkStart w:id="723" w:name="_Toc298681262"/>
      <w:bookmarkStart w:id="724" w:name="_Toc298447502"/>
      <w:r>
        <w:lastRenderedPageBreak/>
        <w:t>Part Twelve</w:t>
      </w:r>
      <w:bookmarkEnd w:id="722"/>
      <w:bookmarkEnd w:id="723"/>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5"/>
            <w:r w:rsidRPr="007425E1">
              <w:t>heaven</w:t>
            </w:r>
            <w:commentRangeEnd w:id="725"/>
            <w:r>
              <w:rPr>
                <w:rStyle w:val="CommentReference"/>
                <w:rFonts w:eastAsiaTheme="minorHAnsi" w:cstheme="minorBidi"/>
                <w:color w:val="auto"/>
                <w:lang w:val="en-CA"/>
              </w:rPr>
              <w:commentReference w:id="72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6"/>
            <w:r w:rsidRPr="007425E1">
              <w:t xml:space="preserve">true </w:t>
            </w:r>
            <w:commentRangeEnd w:id="726"/>
            <w:r>
              <w:rPr>
                <w:rStyle w:val="CommentReference"/>
                <w:rFonts w:eastAsiaTheme="minorHAnsi" w:cstheme="minorBidi"/>
                <w:color w:val="auto"/>
                <w:lang w:val="en-CA"/>
              </w:rPr>
              <w:commentReference w:id="72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27" w:name="_Toc298445778"/>
      <w:bookmarkStart w:id="728" w:name="_Toc298681263"/>
      <w:bookmarkStart w:id="729" w:name="_Toc298447503"/>
      <w:r>
        <w:t>Part Thirteen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0"/>
            <w:r>
              <w:rPr>
                <w:rFonts w:eastAsiaTheme="minorHAnsi"/>
              </w:rPr>
              <w:t xml:space="preserve">Virgin Mary </w:t>
            </w:r>
            <w:commentRangeEnd w:id="730"/>
            <w:r>
              <w:rPr>
                <w:rStyle w:val="CommentReference"/>
                <w:rFonts w:eastAsiaTheme="minorHAnsi" w:cstheme="minorBidi"/>
                <w:color w:val="auto"/>
                <w:lang w:val="en-CA"/>
              </w:rPr>
              <w:commentReference w:id="73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1"/>
            <w:r w:rsidRPr="007425E1">
              <w:t>And the Cherubic,</w:t>
            </w:r>
          </w:p>
          <w:p w14:paraId="317A08CE" w14:textId="77777777" w:rsidR="00E35F1F" w:rsidRPr="001A0083" w:rsidRDefault="00E35F1F" w:rsidP="00E35F1F">
            <w:pPr>
              <w:pStyle w:val="EngHangEnd"/>
            </w:pPr>
            <w:r>
              <w:t>Mercy Seat</w:t>
            </w:r>
            <w:commentRangeEnd w:id="731"/>
            <w:r>
              <w:t>.</w:t>
            </w:r>
            <w:r>
              <w:rPr>
                <w:rStyle w:val="CommentReference"/>
                <w:rFonts w:eastAsiaTheme="minorHAnsi" w:cstheme="minorBidi"/>
                <w:color w:val="auto"/>
                <w:lang w:val="en-CA"/>
              </w:rPr>
              <w:commentReference w:id="73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2"/>
            <w:r w:rsidRPr="007425E1">
              <w:t>pot</w:t>
            </w:r>
            <w:commentRangeEnd w:id="732"/>
            <w:r>
              <w:rPr>
                <w:rStyle w:val="CommentReference"/>
                <w:rFonts w:eastAsiaTheme="minorHAnsi" w:cstheme="minorBidi"/>
                <w:color w:val="auto"/>
                <w:lang w:val="en-CA"/>
              </w:rPr>
              <w:commentReference w:id="73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3"/>
            <w:r w:rsidRPr="007425E1">
              <w:t>l</w:t>
            </w:r>
            <w:r>
              <w:t>ampstand</w:t>
            </w:r>
            <w:commentRangeEnd w:id="733"/>
            <w:r>
              <w:rPr>
                <w:rStyle w:val="CommentReference"/>
                <w:rFonts w:eastAsiaTheme="minorHAnsi" w:cstheme="minorBidi"/>
                <w:color w:val="auto"/>
                <w:lang w:val="en-CA"/>
              </w:rPr>
              <w:commentReference w:id="73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4" w:name="_Toc298445779"/>
      <w:bookmarkStart w:id="735" w:name="_Toc298681264"/>
      <w:bookmarkStart w:id="736" w:name="_Toc298447504"/>
      <w:r>
        <w:lastRenderedPageBreak/>
        <w:t>Part Fourteen</w:t>
      </w:r>
      <w:bookmarkEnd w:id="734"/>
      <w:bookmarkEnd w:id="735"/>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37"/>
            <w:r w:rsidRPr="007425E1">
              <w:t>t</w:t>
            </w:r>
            <w:commentRangeEnd w:id="737"/>
            <w:r>
              <w:rPr>
                <w:rStyle w:val="CommentReference"/>
                <w:rFonts w:eastAsiaTheme="minorHAnsi" w:cstheme="minorBidi"/>
                <w:color w:val="auto"/>
                <w:lang w:val="en-CA"/>
              </w:rPr>
              <w:commentReference w:id="73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38"/>
            <w:r>
              <w:t xml:space="preserve">The </w:t>
            </w:r>
            <w:commentRangeEnd w:id="738"/>
            <w:r>
              <w:rPr>
                <w:rStyle w:val="CommentReference"/>
                <w:rFonts w:eastAsiaTheme="minorHAnsi" w:cstheme="minorBidi"/>
                <w:color w:val="auto"/>
                <w:lang w:val="en-CA"/>
              </w:rPr>
              <w:commentReference w:id="73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39"/>
            <w:r w:rsidRPr="007425E1">
              <w:t xml:space="preserve">And </w:t>
            </w:r>
            <w:commentRangeEnd w:id="739"/>
            <w:r>
              <w:rPr>
                <w:rStyle w:val="CommentReference"/>
                <w:rFonts w:eastAsiaTheme="minorHAnsi" w:cstheme="minorBidi"/>
                <w:color w:val="auto"/>
                <w:lang w:val="en-CA"/>
              </w:rPr>
              <w:commentReference w:id="73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0" w:name="_Toc298445780"/>
      <w:bookmarkStart w:id="741" w:name="_Toc298681265"/>
      <w:bookmarkStart w:id="742" w:name="_Toc298447505"/>
      <w:r>
        <w:t>Part Fifteen</w:t>
      </w:r>
      <w:bookmarkEnd w:id="740"/>
      <w:bookmarkEnd w:id="741"/>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3"/>
            <w:r>
              <w:t>Which</w:t>
            </w:r>
            <w:r w:rsidRPr="007425E1">
              <w:t xml:space="preserve"> </w:t>
            </w:r>
            <w:commentRangeEnd w:id="743"/>
            <w:r>
              <w:rPr>
                <w:rStyle w:val="CommentReference"/>
                <w:rFonts w:eastAsiaTheme="minorHAnsi" w:cstheme="minorBidi"/>
                <w:color w:val="auto"/>
                <w:lang w:val="en-CA"/>
              </w:rPr>
              <w:commentReference w:id="74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4"/>
            <w:r>
              <w:rPr>
                <w:rStyle w:val="CommentReference"/>
                <w:rFonts w:ascii="Garamond" w:hAnsi="Garamond" w:cstheme="minorBidi"/>
                <w:noProof w:val="0"/>
                <w:lang w:val="en-CA"/>
              </w:rPr>
              <w:commentReference w:id="74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5"/>
            <w:r w:rsidRPr="007425E1">
              <w:t>savour</w:t>
            </w:r>
            <w:commentRangeEnd w:id="745"/>
            <w:r>
              <w:rPr>
                <w:rStyle w:val="CommentReference"/>
                <w:rFonts w:eastAsiaTheme="minorHAnsi" w:cstheme="minorBidi"/>
                <w:color w:val="auto"/>
                <w:lang w:val="en-CA"/>
              </w:rPr>
              <w:commentReference w:id="74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6"/>
            <w:r w:rsidRPr="007425E1">
              <w:t>estate</w:t>
            </w:r>
            <w:commentRangeEnd w:id="746"/>
            <w:r>
              <w:rPr>
                <w:rStyle w:val="CommentReference"/>
                <w:rFonts w:eastAsiaTheme="minorHAnsi" w:cstheme="minorBidi"/>
                <w:color w:val="auto"/>
                <w:lang w:val="en-CA"/>
              </w:rPr>
              <w:commentReference w:id="74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47" w:name="_Toc298445781"/>
      <w:bookmarkStart w:id="748" w:name="_Toc298681266"/>
      <w:bookmarkStart w:id="749" w:name="_Toc298447506"/>
      <w:r>
        <w:rPr>
          <w:lang w:val="en-GB"/>
        </w:rPr>
        <w:lastRenderedPageBreak/>
        <w:t>Part Sixteen</w:t>
      </w:r>
      <w:bookmarkEnd w:id="747"/>
      <w:bookmarkEnd w:id="748"/>
      <w:bookmarkEnd w:id="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0" w:name="_Toc298445782"/>
      <w:bookmarkStart w:id="751" w:name="_Toc298681267"/>
      <w:bookmarkStart w:id="752" w:name="_Toc298447507"/>
      <w:r w:rsidRPr="00D24FE1">
        <w:t>Part</w:t>
      </w:r>
      <w:r>
        <w:t xml:space="preserve"> Seventeen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3" w:name="_Toc298445783"/>
      <w:bookmarkStart w:id="754" w:name="_Toc298681268"/>
      <w:bookmarkStart w:id="755" w:name="_Toc298447508"/>
      <w:r>
        <w:t>Part Eighteen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6"/>
            <w:r>
              <w:t>care</w:t>
            </w:r>
            <w:commentRangeEnd w:id="756"/>
            <w:r>
              <w:rPr>
                <w:rStyle w:val="CommentReference"/>
                <w:rFonts w:eastAsiaTheme="minorHAnsi" w:cstheme="minorBidi"/>
                <w:color w:val="auto"/>
                <w:lang w:val="en-CA"/>
              </w:rPr>
              <w:commentReference w:id="75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57"/>
            <w:r w:rsidRPr="007425E1">
              <w:t xml:space="preserve">Sabbath </w:t>
            </w:r>
            <w:commentRangeEnd w:id="757"/>
            <w:r>
              <w:rPr>
                <w:rStyle w:val="CommentReference"/>
                <w:rFonts w:eastAsiaTheme="minorHAnsi" w:cstheme="minorBidi"/>
                <w:color w:val="auto"/>
                <w:lang w:val="en-CA"/>
              </w:rPr>
              <w:commentReference w:id="75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58" w:name="_Toc298445784"/>
      <w:bookmarkStart w:id="759" w:name="_Toc298681269"/>
      <w:bookmarkStart w:id="760" w:name="_Toc298447509"/>
      <w:bookmarkStart w:id="761" w:name="_Ref299212037"/>
      <w:bookmarkStart w:id="762" w:name="_Ref299212071"/>
      <w:bookmarkStart w:id="763" w:name="_Toc308441907"/>
      <w:r>
        <w:t>The Antiphonarium is read.</w:t>
      </w:r>
    </w:p>
    <w:p w14:paraId="220BAA57" w14:textId="77777777" w:rsidR="00E35F1F" w:rsidRDefault="00E35F1F" w:rsidP="00E35F1F">
      <w:pPr>
        <w:pStyle w:val="Heading2"/>
      </w:pPr>
      <w:bookmarkStart w:id="764" w:name="_Ref434564976"/>
      <w:bookmarkStart w:id="765" w:name="_Toc459399190"/>
      <w:r>
        <w:lastRenderedPageBreak/>
        <w:t>The Conclusion of the Adam Theotokias</w:t>
      </w:r>
      <w:bookmarkEnd w:id="758"/>
      <w:bookmarkEnd w:id="759"/>
      <w:bookmarkEnd w:id="760"/>
      <w:bookmarkEnd w:id="761"/>
      <w:bookmarkEnd w:id="762"/>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6"/>
            <w:r w:rsidRPr="007425E1">
              <w:rPr>
                <w:rFonts w:eastAsiaTheme="minorHAnsi"/>
              </w:rPr>
              <w:t xml:space="preserve">too </w:t>
            </w:r>
            <w:commentRangeEnd w:id="766"/>
            <w:r>
              <w:rPr>
                <w:rStyle w:val="CommentReference"/>
                <w:rFonts w:eastAsiaTheme="minorHAnsi" w:cstheme="minorBidi"/>
                <w:color w:val="auto"/>
                <w:lang w:val="en-CA"/>
              </w:rPr>
              <w:commentReference w:id="76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67"/>
            <w:r>
              <w:rPr>
                <w:rFonts w:eastAsiaTheme="minorHAnsi"/>
              </w:rPr>
              <w:t>I</w:t>
            </w:r>
            <w:r w:rsidRPr="007425E1">
              <w:rPr>
                <w:rFonts w:eastAsiaTheme="minorHAnsi"/>
              </w:rPr>
              <w:t xml:space="preserve"> </w:t>
            </w:r>
            <w:commentRangeEnd w:id="767"/>
            <w:r>
              <w:rPr>
                <w:rStyle w:val="CommentReference"/>
                <w:rFonts w:eastAsiaTheme="minorHAnsi" w:cstheme="minorBidi"/>
                <w:color w:val="auto"/>
                <w:lang w:val="en-CA"/>
              </w:rPr>
              <w:commentReference w:id="76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68"/>
            <w:r w:rsidRPr="007425E1">
              <w:rPr>
                <w:rFonts w:eastAsiaTheme="minorHAnsi"/>
              </w:rPr>
              <w:t>To offer repentance</w:t>
            </w:r>
            <w:commentRangeEnd w:id="768"/>
            <w:r>
              <w:rPr>
                <w:rStyle w:val="CommentReference"/>
                <w:rFonts w:eastAsiaTheme="minorHAnsi" w:cstheme="minorBidi"/>
                <w:color w:val="auto"/>
                <w:lang w:val="en-CA"/>
              </w:rPr>
              <w:commentReference w:id="76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69"/>
            <w:r w:rsidRPr="007425E1">
              <w:rPr>
                <w:rFonts w:eastAsiaTheme="minorHAnsi"/>
              </w:rPr>
              <w:t>The death of a sinner</w:t>
            </w:r>
            <w:commentRangeEnd w:id="769"/>
            <w:r>
              <w:rPr>
                <w:rStyle w:val="CommentReference"/>
                <w:rFonts w:eastAsiaTheme="minorHAnsi" w:cstheme="minorBidi"/>
                <w:color w:val="auto"/>
                <w:lang w:val="en-CA"/>
              </w:rPr>
              <w:commentReference w:id="76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0"/>
            <w:r>
              <w:t>kind-hearted</w:t>
            </w:r>
            <w:commentRangeEnd w:id="770"/>
            <w:r>
              <w:rPr>
                <w:rStyle w:val="CommentReference"/>
                <w:rFonts w:eastAsiaTheme="minorHAnsi" w:cstheme="minorBidi"/>
                <w:color w:val="auto"/>
                <w:lang w:val="en-CA"/>
              </w:rPr>
              <w:commentReference w:id="77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1"/>
            <w:r>
              <w:t>compassions</w:t>
            </w:r>
            <w:commentRangeEnd w:id="771"/>
            <w:r>
              <w:rPr>
                <w:rStyle w:val="CommentReference"/>
                <w:rFonts w:eastAsiaTheme="minorHAnsi" w:cstheme="minorBidi"/>
                <w:color w:val="auto"/>
                <w:lang w:val="en-CA"/>
              </w:rPr>
              <w:commentReference w:id="77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2"/>
            <w:r w:rsidRPr="007425E1">
              <w:t xml:space="preserve">May </w:t>
            </w:r>
            <w:commentRangeEnd w:id="772"/>
            <w:r>
              <w:rPr>
                <w:rStyle w:val="CommentReference"/>
                <w:rFonts w:eastAsiaTheme="minorHAnsi" w:cstheme="minorBidi"/>
                <w:color w:val="auto"/>
                <w:lang w:val="en-CA"/>
              </w:rPr>
              <w:commentReference w:id="77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3" w:name="_Toc298445791"/>
      <w:bookmarkStart w:id="774" w:name="_Toc298681276"/>
      <w:bookmarkStart w:id="775" w:name="_Toc298447516"/>
      <w:bookmarkStart w:id="776" w:name="_Toc308441914"/>
      <w:bookmarkStart w:id="777" w:name="_Toc459399191"/>
      <w:r>
        <w:lastRenderedPageBreak/>
        <w:t>Monday</w:t>
      </w:r>
      <w:bookmarkEnd w:id="773"/>
      <w:bookmarkEnd w:id="774"/>
      <w:bookmarkEnd w:id="775"/>
      <w:bookmarkEnd w:id="776"/>
      <w:bookmarkEnd w:id="777"/>
    </w:p>
    <w:p w14:paraId="47BF983A" w14:textId="77777777" w:rsidR="00E35F1F" w:rsidRDefault="00E35F1F" w:rsidP="00E35F1F">
      <w:pPr>
        <w:pStyle w:val="Heading3"/>
      </w:pPr>
      <w:bookmarkStart w:id="778" w:name="_Toc298445792"/>
      <w:bookmarkStart w:id="779" w:name="_Toc298681277"/>
      <w:bookmarkStart w:id="780" w:name="_Toc298447517"/>
      <w:bookmarkStart w:id="781" w:name="_Toc308441915"/>
      <w:bookmarkStart w:id="782" w:name="_Ref452619611"/>
      <w:bookmarkStart w:id="783" w:name="_Ref452619614"/>
      <w:r>
        <w:t>The Monday Psali Adam</w:t>
      </w:r>
      <w:bookmarkEnd w:id="778"/>
      <w:bookmarkEnd w:id="779"/>
      <w:bookmarkEnd w:id="780"/>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4"/>
            <w:r>
              <w:t>G</w:t>
            </w:r>
            <w:r w:rsidRPr="007425E1">
              <w:t xml:space="preserve">reatly </w:t>
            </w:r>
            <w:commentRangeEnd w:id="784"/>
            <w:r>
              <w:rPr>
                <w:rStyle w:val="CommentReference"/>
                <w:rFonts w:ascii="Times New Roman" w:eastAsiaTheme="minorHAnsi" w:hAnsi="Times New Roman" w:cstheme="minorBidi"/>
                <w:color w:val="auto"/>
              </w:rPr>
              <w:commentReference w:id="784"/>
            </w:r>
            <w:r w:rsidRPr="007425E1">
              <w:t>exalted</w:t>
            </w:r>
            <w:r>
              <w:t>,</w:t>
            </w:r>
          </w:p>
          <w:p w14:paraId="5F0EBDF2" w14:textId="77777777" w:rsidR="00E35F1F" w:rsidRDefault="00E35F1F" w:rsidP="00E35F1F">
            <w:pPr>
              <w:pStyle w:val="EngHang"/>
              <w:spacing w:before="2"/>
            </w:pPr>
            <w:commentRangeStart w:id="785"/>
            <w:r>
              <w:t>B</w:t>
            </w:r>
            <w:r w:rsidRPr="007425E1">
              <w:t xml:space="preserve">eyond </w:t>
            </w:r>
            <w:commentRangeEnd w:id="785"/>
            <w:r>
              <w:rPr>
                <w:rStyle w:val="CommentReference"/>
                <w:rFonts w:ascii="Times New Roman" w:eastAsiaTheme="minorHAnsi" w:hAnsi="Times New Roman" w:cstheme="minorBidi"/>
                <w:color w:val="auto"/>
              </w:rPr>
              <w:commentReference w:id="78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6"/>
            <w:r>
              <w:t>righteous</w:t>
            </w:r>
            <w:commentRangeEnd w:id="786"/>
            <w:r>
              <w:rPr>
                <w:rStyle w:val="CommentReference"/>
                <w:rFonts w:ascii="Times New Roman" w:eastAsiaTheme="minorHAnsi" w:hAnsi="Times New Roman" w:cstheme="minorBidi"/>
                <w:color w:val="auto"/>
              </w:rPr>
              <w:commentReference w:id="78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87"/>
            <w:r>
              <w:t>M</w:t>
            </w:r>
            <w:r w:rsidRPr="007425E1">
              <w:t xml:space="preserve">editate </w:t>
            </w:r>
            <w:commentRangeEnd w:id="787"/>
            <w:r>
              <w:rPr>
                <w:rStyle w:val="CommentReference"/>
                <w:rFonts w:ascii="Times New Roman" w:eastAsiaTheme="minorHAnsi" w:hAnsi="Times New Roman" w:cstheme="minorBidi"/>
                <w:color w:val="auto"/>
              </w:rPr>
              <w:commentReference w:id="78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88"/>
            <w:r>
              <w:t>lips</w:t>
            </w:r>
            <w:commentRangeEnd w:id="788"/>
            <w:r>
              <w:rPr>
                <w:rStyle w:val="CommentReference"/>
              </w:rPr>
              <w:commentReference w:id="78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89"/>
            <w:r w:rsidR="00E35F1F" w:rsidRPr="007425E1">
              <w:t>f</w:t>
            </w:r>
            <w:commentRangeEnd w:id="789"/>
            <w:r w:rsidR="00E35F1F">
              <w:rPr>
                <w:rStyle w:val="CommentReference"/>
              </w:rPr>
              <w:commentReference w:id="78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0"/>
            <w:r w:rsidRPr="007425E1">
              <w:t>praise</w:t>
            </w:r>
            <w:r>
              <w:t xml:space="preserve"> </w:t>
            </w:r>
            <w:commentRangeEnd w:id="790"/>
            <w:r>
              <w:rPr>
                <w:rStyle w:val="CommentReference"/>
                <w:rFonts w:ascii="Times New Roman" w:eastAsiaTheme="minorHAnsi" w:hAnsi="Times New Roman" w:cstheme="minorBidi"/>
                <w:color w:val="auto"/>
              </w:rPr>
              <w:commentReference w:id="79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1"/>
            <w:r>
              <w:t>set</w:t>
            </w:r>
            <w:r w:rsidRPr="007425E1">
              <w:t xml:space="preserve"> </w:t>
            </w:r>
            <w:commentRangeEnd w:id="791"/>
            <w:r>
              <w:rPr>
                <w:rStyle w:val="CommentReference"/>
                <w:rFonts w:ascii="Times New Roman" w:eastAsiaTheme="minorHAnsi" w:hAnsi="Times New Roman" w:cstheme="minorBidi"/>
                <w:color w:val="auto"/>
              </w:rPr>
              <w:commentReference w:id="79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2"/>
            <w:r w:rsidRPr="007425E1">
              <w:t xml:space="preserve"> </w:t>
            </w:r>
            <w:commentRangeEnd w:id="792"/>
            <w:r>
              <w:rPr>
                <w:rStyle w:val="CommentReference"/>
                <w:rFonts w:ascii="Times New Roman" w:eastAsiaTheme="minorHAnsi" w:hAnsi="Times New Roman" w:cstheme="minorBidi"/>
                <w:color w:val="auto"/>
              </w:rPr>
              <w:commentReference w:id="79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3"/>
            <w:r>
              <w:t xml:space="preserve">similitudes </w:t>
            </w:r>
            <w:commentRangeEnd w:id="793"/>
            <w:r>
              <w:rPr>
                <w:rStyle w:val="CommentReference"/>
                <w:rFonts w:ascii="Times New Roman" w:eastAsiaTheme="minorHAnsi" w:hAnsi="Times New Roman" w:cstheme="minorBidi"/>
                <w:color w:val="auto"/>
              </w:rPr>
              <w:commentReference w:id="79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4" w:name="_Toc298445793"/>
      <w:bookmarkStart w:id="795" w:name="_Toc298681278"/>
      <w:bookmarkStart w:id="796" w:name="_Toc298447518"/>
      <w:bookmarkStart w:id="797" w:name="_Toc308441916"/>
      <w:r w:rsidRPr="00FD2E69">
        <w:t>The Conclusion of the Adam Psali</w:t>
      </w:r>
      <w:bookmarkEnd w:id="794"/>
      <w:bookmarkEnd w:id="795"/>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98" w:name="_Ref452619708"/>
      <w:r>
        <w:t>The Monday Theotokia</w:t>
      </w:r>
      <w:bookmarkEnd w:id="798"/>
    </w:p>
    <w:p w14:paraId="709F76CB" w14:textId="77777777" w:rsidR="00E35F1F" w:rsidRDefault="00E35F1F" w:rsidP="00E35F1F">
      <w:pPr>
        <w:pStyle w:val="Heading6"/>
      </w:pPr>
      <w:bookmarkStart w:id="799" w:name="_Toc298445794"/>
      <w:bookmarkStart w:id="800" w:name="_Toc298681279"/>
      <w:bookmarkStart w:id="801" w:name="_Toc298447519"/>
      <w:r>
        <w:t>Part One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2"/>
            <w:r>
              <w:t xml:space="preserve">his </w:t>
            </w:r>
            <w:commentRangeEnd w:id="802"/>
            <w:r>
              <w:rPr>
                <w:rStyle w:val="CommentReference"/>
              </w:rPr>
              <w:commentReference w:id="80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4" w:name="_Toc298445795"/>
      <w:bookmarkStart w:id="805" w:name="_Toc298681280"/>
      <w:bookmarkStart w:id="806" w:name="_Toc298447520"/>
      <w:r>
        <w:t>Part Two</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07"/>
            <w:r w:rsidRPr="007425E1">
              <w:t xml:space="preserve"> </w:t>
            </w:r>
            <w:commentRangeEnd w:id="807"/>
            <w:r>
              <w:rPr>
                <w:rStyle w:val="CommentReference"/>
                <w:rFonts w:ascii="Times New Roman" w:eastAsiaTheme="minorHAnsi" w:hAnsi="Times New Roman" w:cstheme="minorBidi"/>
                <w:color w:val="auto"/>
              </w:rPr>
              <w:commentReference w:id="80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08" w:name="_Toc298445796"/>
      <w:bookmarkStart w:id="809" w:name="_Toc298681281"/>
      <w:bookmarkStart w:id="810" w:name="_Toc298447521"/>
      <w:r>
        <w:t>Part Three</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1"/>
            <w:r w:rsidRPr="007425E1">
              <w:t xml:space="preserve">only </w:t>
            </w:r>
            <w:commentRangeEnd w:id="811"/>
            <w:r>
              <w:rPr>
                <w:rStyle w:val="CommentReference"/>
                <w:rFonts w:ascii="Times New Roman" w:eastAsiaTheme="minorHAnsi" w:hAnsi="Times New Roman" w:cstheme="minorBidi"/>
                <w:color w:val="auto"/>
              </w:rPr>
              <w:commentReference w:id="81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2"/>
            <w:r w:rsidRPr="007425E1">
              <w:t xml:space="preserve">save </w:t>
            </w:r>
            <w:commentRangeEnd w:id="812"/>
            <w:r>
              <w:rPr>
                <w:rStyle w:val="CommentReference"/>
              </w:rPr>
              <w:commentReference w:id="81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4" w:name="_Toc298445797"/>
      <w:bookmarkStart w:id="815" w:name="_Toc298681282"/>
      <w:bookmarkStart w:id="816" w:name="_Toc298447522"/>
      <w:r>
        <w:lastRenderedPageBreak/>
        <w:t>Part Four</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17"/>
            <w:r w:rsidRPr="007425E1">
              <w:t>counsel</w:t>
            </w:r>
            <w:commentRangeEnd w:id="817"/>
            <w:r>
              <w:rPr>
                <w:rStyle w:val="CommentReference"/>
              </w:rPr>
              <w:commentReference w:id="81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19" w:name="_Toc298445798"/>
      <w:bookmarkStart w:id="820" w:name="_Toc298681283"/>
      <w:bookmarkStart w:id="821" w:name="_Toc298447523"/>
      <w:r>
        <w:t>Part Five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2"/>
            <w:r w:rsidRPr="007425E1">
              <w:t>overcome</w:t>
            </w:r>
            <w:commentRangeEnd w:id="822"/>
            <w:r>
              <w:rPr>
                <w:rStyle w:val="CommentReference"/>
                <w:rFonts w:ascii="Times New Roman" w:eastAsiaTheme="minorHAnsi" w:hAnsi="Times New Roman" w:cstheme="minorBidi"/>
                <w:color w:val="auto"/>
              </w:rPr>
              <w:commentReference w:id="82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3"/>
            <w:r w:rsidRPr="007425E1">
              <w:t xml:space="preserve"> </w:t>
            </w:r>
            <w:commentRangeEnd w:id="823"/>
            <w:r>
              <w:rPr>
                <w:rStyle w:val="CommentReference"/>
                <w:rFonts w:ascii="Times New Roman" w:eastAsiaTheme="minorHAnsi" w:hAnsi="Times New Roman" w:cstheme="minorBidi"/>
                <w:color w:val="auto"/>
              </w:rPr>
              <w:commentReference w:id="82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4" w:name="_Toc298445799"/>
      <w:bookmarkStart w:id="825" w:name="_Toc298681284"/>
      <w:bookmarkStart w:id="826" w:name="_Toc298447524"/>
      <w:r>
        <w:t>Part Six</w:t>
      </w:r>
      <w:bookmarkEnd w:id="824"/>
      <w:bookmarkEnd w:id="825"/>
      <w:bookmarkEnd w:id="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27"/>
            <w:r>
              <w:t>A</w:t>
            </w:r>
            <w:r w:rsidRPr="007425E1">
              <w:t xml:space="preserve">nd became </w:t>
            </w:r>
            <w:r w:rsidR="00DA1843">
              <w:t>man perfectly</w:t>
            </w:r>
            <w:commentRangeEnd w:id="827"/>
            <w:r>
              <w:rPr>
                <w:rStyle w:val="CommentReference"/>
              </w:rPr>
              <w:commentReference w:id="82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28"/>
            <w:r w:rsidRPr="007425E1">
              <w:t xml:space="preserve">Without </w:t>
            </w:r>
            <w:commentRangeEnd w:id="828"/>
            <w:r>
              <w:rPr>
                <w:rStyle w:val="CommentReference"/>
                <w:rFonts w:ascii="Times New Roman" w:eastAsiaTheme="minorHAnsi" w:hAnsi="Times New Roman" w:cstheme="minorBidi"/>
                <w:color w:val="auto"/>
              </w:rPr>
              <w:commentReference w:id="82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29"/>
            <w:r w:rsidRPr="007425E1">
              <w:t xml:space="preserve"> </w:t>
            </w:r>
            <w:commentRangeEnd w:id="829"/>
            <w:r>
              <w:rPr>
                <w:rStyle w:val="CommentReference"/>
                <w:rFonts w:ascii="Times New Roman" w:eastAsiaTheme="minorHAnsi" w:hAnsi="Times New Roman" w:cstheme="minorBidi"/>
                <w:color w:val="auto"/>
              </w:rPr>
              <w:commentReference w:id="82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0" w:name="_Toc298445800"/>
      <w:bookmarkStart w:id="831" w:name="_Toc298681285"/>
      <w:bookmarkStart w:id="832" w:name="_Toc298447525"/>
      <w:r>
        <w:t>Part Seven</w:t>
      </w:r>
      <w:bookmarkEnd w:id="830"/>
      <w:bookmarkEnd w:id="831"/>
      <w:bookmarkEnd w:id="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3"/>
            <w:r w:rsidRPr="007425E1">
              <w:t xml:space="preserve"> </w:t>
            </w:r>
            <w:commentRangeEnd w:id="833"/>
            <w:r>
              <w:rPr>
                <w:rStyle w:val="CommentReference"/>
                <w:rFonts w:ascii="Times New Roman" w:eastAsiaTheme="minorHAnsi" w:hAnsi="Times New Roman" w:cstheme="minorBidi"/>
                <w:color w:val="auto"/>
              </w:rPr>
              <w:commentReference w:id="83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4" w:name="_Toc298445801"/>
      <w:bookmarkStart w:id="835" w:name="_Toc298681286"/>
      <w:bookmarkStart w:id="836" w:name="_Toc298447526"/>
      <w:r>
        <w:t>Part Eight</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37"/>
            <w:r w:rsidRPr="007425E1">
              <w:t xml:space="preserve"> </w:t>
            </w:r>
            <w:commentRangeEnd w:id="837"/>
            <w:r>
              <w:rPr>
                <w:rStyle w:val="CommentReference"/>
                <w:rFonts w:ascii="Times New Roman" w:eastAsiaTheme="minorHAnsi" w:hAnsi="Times New Roman" w:cstheme="minorBidi"/>
                <w:color w:val="auto"/>
              </w:rPr>
              <w:commentReference w:id="83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38"/>
            <w:r w:rsidRPr="007425E1">
              <w:t xml:space="preserve"> </w:t>
            </w:r>
            <w:commentRangeEnd w:id="838"/>
            <w:r>
              <w:rPr>
                <w:rStyle w:val="CommentReference"/>
                <w:rFonts w:ascii="Times New Roman" w:eastAsiaTheme="minorHAnsi" w:hAnsi="Times New Roman" w:cstheme="minorBidi"/>
                <w:color w:val="auto"/>
              </w:rPr>
              <w:commentReference w:id="83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39" w:name="_Toc298445802"/>
      <w:bookmarkStart w:id="840" w:name="_Toc298681287"/>
      <w:bookmarkStart w:id="841" w:name="_Toc298447527"/>
      <w:r>
        <w:t>Part Nine</w:t>
      </w:r>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2"/>
            <w:r>
              <w:t>A</w:t>
            </w:r>
            <w:r w:rsidRPr="007425E1">
              <w:t>ngels</w:t>
            </w:r>
            <w:commentRangeEnd w:id="842"/>
            <w:r>
              <w:rPr>
                <w:rStyle w:val="CommentReference"/>
                <w:rFonts w:ascii="Times New Roman" w:eastAsiaTheme="minorHAnsi" w:hAnsi="Times New Roman" w:cstheme="minorBidi"/>
                <w:color w:val="auto"/>
              </w:rPr>
              <w:commentReference w:id="842"/>
            </w:r>
            <w:r w:rsidRPr="007425E1">
              <w:t xml:space="preserve"> of light </w:t>
            </w:r>
          </w:p>
          <w:p w14:paraId="63D00661" w14:textId="77777777" w:rsidR="00E35F1F" w:rsidRDefault="00E35F1F" w:rsidP="00E35F1F">
            <w:pPr>
              <w:pStyle w:val="EngHangEnd"/>
            </w:pPr>
            <w:commentRangeStart w:id="843"/>
            <w:r>
              <w:t>P</w:t>
            </w:r>
            <w:r w:rsidRPr="007425E1">
              <w:t xml:space="preserve">raise </w:t>
            </w:r>
            <w:commentRangeEnd w:id="843"/>
            <w:r>
              <w:rPr>
                <w:rStyle w:val="CommentReference"/>
              </w:rPr>
              <w:commentReference w:id="84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4"/>
            <w:r>
              <w:t>shone</w:t>
            </w:r>
            <w:commentRangeEnd w:id="844"/>
            <w:r>
              <w:rPr>
                <w:rStyle w:val="CommentReference"/>
                <w:rFonts w:ascii="Times New Roman" w:eastAsiaTheme="minorHAnsi" w:hAnsi="Times New Roman" w:cstheme="minorBidi"/>
                <w:color w:val="auto"/>
              </w:rPr>
              <w:commentReference w:id="84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5"/>
            <w:r w:rsidRPr="007425E1">
              <w:t xml:space="preserve">In </w:t>
            </w:r>
            <w:commentRangeEnd w:id="845"/>
            <w:r>
              <w:rPr>
                <w:rStyle w:val="CommentReference"/>
                <w:rFonts w:ascii="Times New Roman" w:eastAsiaTheme="minorHAnsi" w:hAnsi="Times New Roman" w:cstheme="minorBidi"/>
                <w:color w:val="auto"/>
              </w:rPr>
              <w:commentReference w:id="84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6"/>
            <w:r>
              <w:t>W</w:t>
            </w:r>
            <w:r w:rsidRPr="007425E1">
              <w:t xml:space="preserve">ho </w:t>
            </w:r>
            <w:commentRangeEnd w:id="846"/>
            <w:r>
              <w:rPr>
                <w:rStyle w:val="CommentReference"/>
                <w:rFonts w:ascii="Times New Roman" w:eastAsiaTheme="minorHAnsi" w:hAnsi="Times New Roman" w:cstheme="minorBidi"/>
                <w:color w:val="auto"/>
              </w:rPr>
              <w:commentReference w:id="84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47"/>
            <w:r w:rsidRPr="007425E1">
              <w:t xml:space="preserve">we bless </w:t>
            </w:r>
            <w:r>
              <w:t>You</w:t>
            </w:r>
            <w:r w:rsidRPr="007425E1">
              <w:t xml:space="preserve"> </w:t>
            </w:r>
            <w:commentRangeEnd w:id="847"/>
            <w:r>
              <w:rPr>
                <w:rStyle w:val="CommentReference"/>
                <w:rFonts w:ascii="Times New Roman" w:eastAsiaTheme="minorHAnsi" w:hAnsi="Times New Roman" w:cstheme="minorBidi"/>
                <w:color w:val="auto"/>
              </w:rPr>
              <w:commentReference w:id="84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48"/>
            <w:r w:rsidRPr="007425E1">
              <w:t xml:space="preserve"> </w:t>
            </w:r>
            <w:commentRangeEnd w:id="848"/>
            <w:r>
              <w:rPr>
                <w:rStyle w:val="CommentReference"/>
                <w:rFonts w:ascii="Times New Roman" w:eastAsiaTheme="minorHAnsi" w:hAnsi="Times New Roman" w:cstheme="minorBidi"/>
                <w:color w:val="auto"/>
              </w:rPr>
              <w:commentReference w:id="84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49" w:name="_Toc298445803"/>
      <w:bookmarkStart w:id="850" w:name="_Toc298681288"/>
      <w:bookmarkStart w:id="851" w:name="_Toc298447528"/>
      <w:bookmarkStart w:id="852" w:name="_Toc308441917"/>
      <w:r>
        <w:lastRenderedPageBreak/>
        <w:t>The Crown Adam</w:t>
      </w:r>
      <w:bookmarkEnd w:id="849"/>
      <w:bookmarkEnd w:id="850"/>
      <w:bookmarkEnd w:id="851"/>
      <w:bookmarkEnd w:id="85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3"/>
            <w:r w:rsidRPr="007425E1">
              <w:t>estate</w:t>
            </w:r>
            <w:commentRangeEnd w:id="853"/>
            <w:r>
              <w:rPr>
                <w:rStyle w:val="CommentReference"/>
              </w:rPr>
              <w:commentReference w:id="85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4"/>
            <w:r w:rsidRPr="007425E1">
              <w:t xml:space="preserve">holy </w:t>
            </w:r>
            <w:commentRangeEnd w:id="854"/>
            <w:r>
              <w:rPr>
                <w:rStyle w:val="CommentReference"/>
              </w:rPr>
              <w:commentReference w:id="85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5"/>
            <w:r>
              <w:t xml:space="preserve">Womanhood </w:t>
            </w:r>
            <w:commentRangeEnd w:id="855"/>
            <w:r>
              <w:rPr>
                <w:rStyle w:val="CommentReference"/>
                <w:rFonts w:ascii="Times New Roman" w:eastAsiaTheme="minorHAnsi" w:hAnsi="Times New Roman" w:cstheme="minorBidi"/>
                <w:color w:val="auto"/>
              </w:rPr>
              <w:commentReference w:id="85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5F6770">
        <w:rPr>
          <w:noProof/>
        </w:rPr>
        <w:t>435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6" w:name="_Toc298445804"/>
      <w:bookmarkStart w:id="857" w:name="_Toc298681289"/>
      <w:bookmarkStart w:id="858" w:name="_Toc298447529"/>
      <w:bookmarkStart w:id="859" w:name="_Toc308441918"/>
      <w:bookmarkStart w:id="860" w:name="_Toc459399192"/>
      <w:r>
        <w:lastRenderedPageBreak/>
        <w:t>Tuesday</w:t>
      </w:r>
      <w:bookmarkEnd w:id="856"/>
      <w:bookmarkEnd w:id="857"/>
      <w:bookmarkEnd w:id="858"/>
      <w:bookmarkEnd w:id="859"/>
      <w:bookmarkEnd w:id="860"/>
    </w:p>
    <w:p w14:paraId="5EF92007" w14:textId="77777777" w:rsidR="00E35F1F" w:rsidRDefault="00E35F1F" w:rsidP="00E35F1F">
      <w:pPr>
        <w:pStyle w:val="Heading3"/>
      </w:pPr>
      <w:bookmarkStart w:id="861" w:name="_Toc298445805"/>
      <w:bookmarkStart w:id="862" w:name="_Toc298681290"/>
      <w:bookmarkStart w:id="863" w:name="_Toc298447530"/>
      <w:bookmarkStart w:id="864" w:name="_Toc308441919"/>
      <w:bookmarkStart w:id="865" w:name="_Ref452619734"/>
      <w:bookmarkStart w:id="866" w:name="_Ref452619738"/>
      <w:r>
        <w:t>The Tuesday Psali Adam</w:t>
      </w:r>
      <w:bookmarkEnd w:id="861"/>
      <w:bookmarkEnd w:id="862"/>
      <w:bookmarkEnd w:id="863"/>
      <w:bookmarkEnd w:id="864"/>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67"/>
            <w:r w:rsidRPr="007425E1">
              <w:t>wandered</w:t>
            </w:r>
            <w:commentRangeEnd w:id="867"/>
            <w:r>
              <w:rPr>
                <w:rStyle w:val="CommentReference"/>
                <w:rFonts w:ascii="Times New Roman" w:eastAsiaTheme="minorHAnsi" w:hAnsi="Times New Roman" w:cstheme="minorBidi"/>
                <w:color w:val="auto"/>
              </w:rPr>
              <w:commentReference w:id="86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68"/>
            <w:r w:rsidRPr="007425E1">
              <w:t>cold and frost</w:t>
            </w:r>
            <w:commentRangeEnd w:id="868"/>
            <w:r>
              <w:rPr>
                <w:rStyle w:val="CommentReference"/>
              </w:rPr>
              <w:commentReference w:id="86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69"/>
            <w:r>
              <w:t>From</w:t>
            </w:r>
            <w:r w:rsidRPr="007425E1">
              <w:t xml:space="preserve"> </w:t>
            </w:r>
            <w:commentRangeEnd w:id="869"/>
            <w:r>
              <w:rPr>
                <w:rStyle w:val="CommentReference"/>
              </w:rPr>
              <w:commentReference w:id="86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0" w:name="_Toc298445806"/>
      <w:bookmarkStart w:id="871" w:name="_Toc298681291"/>
      <w:bookmarkStart w:id="872" w:name="_Toc298447531"/>
      <w:bookmarkStart w:id="873" w:name="_Toc308441920"/>
      <w:r w:rsidRPr="00FD2E69">
        <w:lastRenderedPageBreak/>
        <w:t>The Conclusion of the Adam Psali</w:t>
      </w:r>
      <w:bookmarkEnd w:id="870"/>
      <w:bookmarkEnd w:id="871"/>
      <w:bookmarkEnd w:id="872"/>
      <w:bookmarkEnd w:id="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4" w:name="_Toc298445807"/>
      <w:bookmarkStart w:id="875" w:name="_Toc298681292"/>
      <w:bookmarkStart w:id="876" w:name="_Toc298447532"/>
      <w:bookmarkStart w:id="877" w:name="_Toc308441921"/>
      <w:bookmarkStart w:id="878" w:name="_Ref452619755"/>
      <w:bookmarkStart w:id="879" w:name="_Ref452619759"/>
      <w:r>
        <w:t>The Tuesday Theotokia</w:t>
      </w:r>
      <w:bookmarkEnd w:id="874"/>
      <w:bookmarkEnd w:id="875"/>
      <w:bookmarkEnd w:id="876"/>
      <w:bookmarkEnd w:id="877"/>
      <w:bookmarkEnd w:id="878"/>
      <w:bookmarkEnd w:id="87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0" w:name="_Toc298445808"/>
      <w:bookmarkStart w:id="881" w:name="_Toc298681293"/>
      <w:bookmarkStart w:id="882" w:name="_Toc298447533"/>
      <w:r>
        <w:t>Part One</w:t>
      </w:r>
      <w:bookmarkEnd w:id="880"/>
      <w:bookmarkEnd w:id="881"/>
      <w:bookmarkEnd w:id="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3" w:name="_Toc298445809"/>
      <w:bookmarkStart w:id="884" w:name="_Toc298681294"/>
      <w:bookmarkStart w:id="885" w:name="_Toc298447534"/>
      <w:r>
        <w:t>Part Tw</w:t>
      </w:r>
      <w:bookmarkEnd w:id="883"/>
      <w:r>
        <w:t>o</w:t>
      </w:r>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6"/>
            <w:r>
              <w:t>received</w:t>
            </w:r>
            <w:commentRangeEnd w:id="886"/>
            <w:r>
              <w:rPr>
                <w:rStyle w:val="CommentReference"/>
                <w:rFonts w:ascii="Times New Roman" w:eastAsiaTheme="minorHAnsi" w:hAnsi="Times New Roman" w:cstheme="minorBidi"/>
                <w:color w:val="auto"/>
              </w:rPr>
              <w:commentReference w:id="88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87" w:name="_Toc298681295"/>
      <w:bookmarkStart w:id="888" w:name="_Toc298447535"/>
      <w:r>
        <w:lastRenderedPageBreak/>
        <w:t>Part Three</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89" w:name="_Toc298681296"/>
      <w:bookmarkStart w:id="890" w:name="_Toc298447536"/>
      <w:r>
        <w:lastRenderedPageBreak/>
        <w:t>Part Four</w:t>
      </w:r>
      <w:bookmarkEnd w:id="889"/>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1" w:name="_Toc298681297"/>
      <w:bookmarkStart w:id="892" w:name="_Toc298447537"/>
      <w:r>
        <w:t>Part Five</w:t>
      </w:r>
      <w:bookmarkEnd w:id="891"/>
      <w:bookmarkEnd w:id="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3"/>
            <w:r>
              <w:t>unlimited</w:t>
            </w:r>
            <w:commentRangeEnd w:id="893"/>
            <w:r>
              <w:rPr>
                <w:rStyle w:val="CommentReference"/>
                <w:rFonts w:ascii="Times New Roman" w:eastAsiaTheme="minorHAnsi" w:hAnsi="Times New Roman" w:cstheme="minorBidi"/>
                <w:color w:val="auto"/>
              </w:rPr>
              <w:commentReference w:id="89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4" w:name="_Toc298681298"/>
      <w:bookmarkStart w:id="895" w:name="_Toc298447538"/>
      <w:r>
        <w:t>Part Six</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6"/>
            <w:r>
              <w:t xml:space="preserve"> </w:t>
            </w:r>
            <w:commentRangeEnd w:id="896"/>
            <w:r>
              <w:rPr>
                <w:rStyle w:val="CommentReference"/>
              </w:rPr>
              <w:commentReference w:id="896"/>
            </w:r>
            <w:r>
              <w:t>f</w:t>
            </w:r>
            <w:commentRangeStart w:id="897"/>
            <w:r>
              <w:t>aith</w:t>
            </w:r>
            <w:commentRangeEnd w:id="897"/>
            <w:r>
              <w:rPr>
                <w:rStyle w:val="CommentReference"/>
              </w:rPr>
              <w:commentReference w:id="89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98" w:name="_Toc298681299"/>
      <w:bookmarkStart w:id="899" w:name="_Toc298447539"/>
      <w:r>
        <w:lastRenderedPageBreak/>
        <w:t>Part Seven</w:t>
      </w:r>
      <w:bookmarkEnd w:id="898"/>
      <w:bookmarkEnd w:id="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0"/>
            <w:r>
              <w:t xml:space="preserve">a </w:t>
            </w:r>
            <w:commentRangeEnd w:id="900"/>
            <w:r>
              <w:rPr>
                <w:rStyle w:val="CommentReference"/>
                <w:rFonts w:ascii="Times New Roman" w:eastAsiaTheme="minorHAnsi" w:hAnsi="Times New Roman" w:cstheme="minorBidi"/>
                <w:color w:val="auto"/>
              </w:rPr>
              <w:commentReference w:id="90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1" w:name="_Toc298681300"/>
      <w:bookmarkStart w:id="902" w:name="_Toc298447540"/>
      <w:bookmarkStart w:id="903" w:name="_Toc308441922"/>
      <w:r>
        <w:t>The Crown Adam</w:t>
      </w:r>
      <w:bookmarkEnd w:id="901"/>
      <w:bookmarkEnd w:id="902"/>
      <w:bookmarkEnd w:id="90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4"/>
            <w:r>
              <w:t>He</w:t>
            </w:r>
            <w:r w:rsidRPr="007425E1">
              <w:t xml:space="preserve"> </w:t>
            </w:r>
            <w:commentRangeEnd w:id="904"/>
            <w:r>
              <w:rPr>
                <w:rStyle w:val="CommentReference"/>
                <w:rFonts w:ascii="Times New Roman" w:eastAsiaTheme="minorHAnsi" w:hAnsi="Times New Roman" w:cstheme="minorBidi"/>
                <w:color w:val="auto"/>
              </w:rPr>
              <w:commentReference w:id="904"/>
            </w:r>
            <w:r w:rsidRPr="007425E1">
              <w:t xml:space="preserve">who is carried </w:t>
            </w:r>
          </w:p>
          <w:p w14:paraId="05DA09F2" w14:textId="04037ECB" w:rsidR="00E35F1F" w:rsidRDefault="00557D05" w:rsidP="00E35F1F">
            <w:pPr>
              <w:pStyle w:val="EngHangEnd"/>
            </w:pPr>
            <w:r>
              <w:t>Upon</w:t>
            </w:r>
            <w:commentRangeStart w:id="905"/>
            <w:r w:rsidR="00E35F1F" w:rsidRPr="007425E1">
              <w:t xml:space="preserve"> </w:t>
            </w:r>
            <w:commentRangeEnd w:id="905"/>
            <w:r w:rsidR="00E35F1F">
              <w:rPr>
                <w:rStyle w:val="CommentReference"/>
              </w:rPr>
              <w:commentReference w:id="90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6"/>
            <w:r>
              <w:rPr>
                <w:rStyle w:val="CommentReference"/>
                <w:rFonts w:ascii="Garamond" w:hAnsi="Garamond" w:cstheme="minorBidi"/>
                <w:noProof w:val="0"/>
                <w:lang w:val="en-CA"/>
              </w:rPr>
              <w:commentReference w:id="90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5F6770">
        <w:rPr>
          <w:noProof/>
        </w:rPr>
        <w:t>435</w:t>
      </w:r>
      <w:r>
        <w:fldChar w:fldCharType="end"/>
      </w:r>
      <w:r>
        <w:t>.</w:t>
      </w:r>
    </w:p>
    <w:p w14:paraId="55A2AE2E" w14:textId="77777777" w:rsidR="00E35F1F" w:rsidRDefault="00E35F1F" w:rsidP="00E35F1F">
      <w:pPr>
        <w:pStyle w:val="Heading2"/>
      </w:pPr>
      <w:bookmarkStart w:id="907" w:name="_Toc298681301"/>
      <w:bookmarkStart w:id="908" w:name="_Toc308441923"/>
      <w:bookmarkStart w:id="909" w:name="_Toc459399193"/>
      <w:r>
        <w:lastRenderedPageBreak/>
        <w:t>Wednesday</w:t>
      </w:r>
      <w:bookmarkEnd w:id="907"/>
      <w:bookmarkEnd w:id="908"/>
      <w:bookmarkEnd w:id="909"/>
    </w:p>
    <w:p w14:paraId="5D01081B" w14:textId="77777777" w:rsidR="00E35F1F" w:rsidRDefault="00E35F1F" w:rsidP="00E35F1F">
      <w:pPr>
        <w:pStyle w:val="Heading3"/>
      </w:pPr>
      <w:bookmarkStart w:id="910" w:name="_Toc298681302"/>
      <w:bookmarkStart w:id="911" w:name="_Toc308441924"/>
      <w:bookmarkStart w:id="912" w:name="_Ref452619950"/>
      <w:bookmarkStart w:id="913" w:name="_Ref452619954"/>
      <w:r>
        <w:t>The Wednesday Psali Batos</w:t>
      </w:r>
      <w:bookmarkEnd w:id="910"/>
      <w:bookmarkEnd w:id="911"/>
      <w:bookmarkEnd w:id="912"/>
      <w:bookmarkEnd w:id="91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4"/>
            <w:r>
              <w:t xml:space="preserve">breaths </w:t>
            </w:r>
            <w:commentRangeEnd w:id="914"/>
            <w:r>
              <w:rPr>
                <w:rStyle w:val="CommentReference"/>
                <w:rFonts w:ascii="Times New Roman" w:eastAsiaTheme="minorHAnsi" w:hAnsi="Times New Roman" w:cstheme="minorBidi"/>
                <w:color w:val="auto"/>
              </w:rPr>
              <w:commentReference w:id="91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5"/>
            <w:r>
              <w:t xml:space="preserve">When </w:t>
            </w:r>
            <w:commentRangeEnd w:id="915"/>
            <w:r>
              <w:rPr>
                <w:rStyle w:val="CommentReference"/>
                <w:rFonts w:ascii="Times New Roman" w:eastAsiaTheme="minorHAnsi" w:hAnsi="Times New Roman" w:cstheme="minorBidi"/>
                <w:color w:val="auto"/>
              </w:rPr>
              <w:commentReference w:id="91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6"/>
            <w:r>
              <w:t>tribulations</w:t>
            </w:r>
            <w:commentRangeEnd w:id="916"/>
            <w:r>
              <w:rPr>
                <w:rStyle w:val="CommentReference"/>
                <w:rFonts w:ascii="Times New Roman" w:eastAsiaTheme="minorHAnsi" w:hAnsi="Times New Roman" w:cstheme="minorBidi"/>
                <w:color w:val="auto"/>
              </w:rPr>
              <w:commentReference w:id="91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17" w:name="_Toc298681303"/>
      <w:bookmarkStart w:id="918" w:name="_Toc308441925"/>
      <w:r w:rsidRPr="00FD2E69">
        <w:t xml:space="preserve">The Conclusion of the </w:t>
      </w:r>
      <w:r>
        <w:t>Batos</w:t>
      </w:r>
      <w:r w:rsidRPr="00FD2E69">
        <w:t xml:space="preserve"> Psali</w:t>
      </w:r>
      <w:bookmarkEnd w:id="917"/>
      <w:bookmarkEnd w:id="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19" w:name="_Toc298681304"/>
      <w:bookmarkStart w:id="920" w:name="_Toc308441926"/>
      <w:bookmarkStart w:id="921" w:name="_Ref452619983"/>
      <w:bookmarkStart w:id="922" w:name="_Ref452619987"/>
      <w:r>
        <w:t>The Wednesday Theotokia</w:t>
      </w:r>
      <w:bookmarkEnd w:id="919"/>
      <w:bookmarkEnd w:id="920"/>
      <w:bookmarkEnd w:id="921"/>
      <w:bookmarkEnd w:id="92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3" w:name="_Toc298681305"/>
      <w:r>
        <w:t>Part One</w:t>
      </w:r>
      <w:bookmarkEnd w:id="9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4" w:name="_Toc298681306"/>
      <w:r>
        <w:t>Part Two</w:t>
      </w:r>
      <w:bookmarkEnd w:id="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5"/>
            <w:r w:rsidRPr="00FA5B8C">
              <w:t>ⲥⲉⲙⲟϣⲓ ϧⲉⲛ ⲛ̀ⲧⲉ ⲡ̀ⲕⲁϩⲓ ⲥⲉⲙⲟϣⲓ ϧⲉⲛ ⲡⲉⲟⲩⲱⲓⲛⲓ</w:t>
            </w:r>
            <w:r w:rsidRPr="00F6464C">
              <w:t xml:space="preserve"> </w:t>
            </w:r>
            <w:commentRangeEnd w:id="925"/>
            <w:r>
              <w:rPr>
                <w:rStyle w:val="CommentReference"/>
                <w:rFonts w:ascii="Garamond" w:hAnsi="Garamond" w:cstheme="minorBidi"/>
                <w:noProof w:val="0"/>
                <w:lang w:val="en-CA"/>
              </w:rPr>
              <w:commentReference w:id="92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6" w:name="_Toc298681307"/>
      <w:r>
        <w:lastRenderedPageBreak/>
        <w:t>Part Three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27"/>
            <w:r w:rsidRPr="007425E1">
              <w:t>For you brought forth</w:t>
            </w:r>
            <w:commentRangeEnd w:id="927"/>
            <w:r>
              <w:rPr>
                <w:rStyle w:val="CommentReference"/>
                <w:rFonts w:ascii="Times New Roman" w:eastAsiaTheme="minorHAnsi" w:hAnsi="Times New Roman" w:cstheme="minorBidi"/>
                <w:color w:val="auto"/>
              </w:rPr>
              <w:commentReference w:id="92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28" w:name="_Toc298681308"/>
      <w:r>
        <w:t>Part Four</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29" w:name="_Toc298681309"/>
      <w:r>
        <w:t>Part Five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0"/>
            <w:r>
              <w:t>He</w:t>
            </w:r>
            <w:r w:rsidRPr="007425E1">
              <w:t xml:space="preserve"> </w:t>
            </w:r>
            <w:commentRangeEnd w:id="930"/>
            <w:r>
              <w:rPr>
                <w:rStyle w:val="CommentReference"/>
              </w:rPr>
              <w:commentReference w:id="930"/>
            </w:r>
            <w:r w:rsidRPr="007425E1">
              <w:t xml:space="preserve">Who </w:t>
            </w:r>
            <w:commentRangeStart w:id="931"/>
            <w:r w:rsidRPr="007425E1">
              <w:t xml:space="preserve">is </w:t>
            </w:r>
            <w:commentRangeEnd w:id="931"/>
            <w:r>
              <w:rPr>
                <w:rStyle w:val="CommentReference"/>
              </w:rPr>
              <w:commentReference w:id="93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2"/>
            <w:r w:rsidRPr="007425E1">
              <w:t>He to Whom is due the glory forever</w:t>
            </w:r>
            <w:commentRangeEnd w:id="932"/>
            <w:r>
              <w:rPr>
                <w:rStyle w:val="CommentReference"/>
                <w:rFonts w:ascii="Times New Roman" w:eastAsiaTheme="minorHAnsi" w:hAnsi="Times New Roman" w:cstheme="minorBidi"/>
                <w:color w:val="auto"/>
              </w:rPr>
              <w:commentReference w:id="93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3" w:name="_Toc298681310"/>
      <w:r>
        <w:t>Part Six</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4"/>
            <w:r>
              <w:rPr>
                <w:rStyle w:val="CommentReference"/>
              </w:rPr>
              <w:commentReference w:id="93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5"/>
            <w:r w:rsidRPr="00FA5B8C">
              <w:t>ⲙⲁⲣⲓⲁ</w:t>
            </w:r>
            <w:r w:rsidRPr="002147AA">
              <w:t xml:space="preserve"> </w:t>
            </w:r>
            <w:commentRangeEnd w:id="935"/>
            <w:r>
              <w:rPr>
                <w:rStyle w:val="CommentReference"/>
                <w:rFonts w:ascii="Garamond" w:hAnsi="Garamond" w:cstheme="minorBidi"/>
                <w:noProof w:val="0"/>
                <w:lang w:val="en-CA"/>
              </w:rPr>
              <w:commentReference w:id="93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6"/>
            <w:r w:rsidRPr="00FA5B8C">
              <w:t>ⲥⲧⲁⲓⲏⲟⲩⲧ ̀</w:t>
            </w:r>
            <w:commentRangeEnd w:id="936"/>
            <w:r>
              <w:rPr>
                <w:rStyle w:val="CommentReference"/>
                <w:rFonts w:ascii="Garamond" w:hAnsi="Garamond" w:cstheme="minorBidi"/>
                <w:noProof w:val="0"/>
                <w:lang w:val="en-CA"/>
              </w:rPr>
              <w:commentReference w:id="93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37"/>
            <w:r w:rsidRPr="00FA5B8C">
              <w:t>ⲙⲡⲓⲟⲩⲁⲓ ̀</w:t>
            </w:r>
            <w:commentRangeEnd w:id="937"/>
            <w:r>
              <w:rPr>
                <w:rStyle w:val="CommentReference"/>
                <w:rFonts w:ascii="Garamond" w:hAnsi="Garamond" w:cstheme="minorBidi"/>
                <w:noProof w:val="0"/>
                <w:lang w:val="en-CA"/>
              </w:rPr>
              <w:commentReference w:id="93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38"/>
            <w:r w:rsidRPr="00FA5B8C">
              <w:t>ⲉⲣⲉ ̀</w:t>
            </w:r>
            <w:commentRangeEnd w:id="938"/>
            <w:r>
              <w:rPr>
                <w:rStyle w:val="CommentReference"/>
                <w:rFonts w:ascii="Garamond" w:hAnsi="Garamond" w:cstheme="minorBidi"/>
                <w:noProof w:val="0"/>
                <w:lang w:val="en-CA"/>
              </w:rPr>
              <w:commentReference w:id="93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39" w:name="_Toc298681311"/>
      <w:r>
        <w:t>Part Seven</w:t>
      </w:r>
      <w:bookmarkEnd w:id="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0"/>
            <w:r>
              <w:t xml:space="preserve">sits </w:t>
            </w:r>
            <w:commentRangeEnd w:id="940"/>
            <w:r>
              <w:rPr>
                <w:rStyle w:val="CommentReference"/>
                <w:rFonts w:ascii="Times New Roman" w:eastAsiaTheme="minorHAnsi" w:hAnsi="Times New Roman" w:cstheme="minorBidi"/>
                <w:color w:val="auto"/>
              </w:rPr>
              <w:commentReference w:id="94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1"/>
            <w:r w:rsidRPr="00FA5B8C">
              <w:t>ⲉⲧⲁϥⲟⲩⲱⲛϩ</w:t>
            </w:r>
            <w:r w:rsidRPr="002147AA">
              <w:t xml:space="preserve"> </w:t>
            </w:r>
            <w:commentRangeEnd w:id="941"/>
            <w:r>
              <w:rPr>
                <w:rStyle w:val="CommentReference"/>
                <w:rFonts w:ascii="Garamond" w:hAnsi="Garamond" w:cstheme="minorBidi"/>
                <w:noProof w:val="0"/>
                <w:lang w:val="en-CA"/>
              </w:rPr>
              <w:commentReference w:id="94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2"/>
            <w:r w:rsidRPr="00FA5B8C">
              <w:t>Ϫⲉ ⲡⲓⲁⲧⲥⲁⲣⲝ</w:t>
            </w:r>
            <w:commentRangeEnd w:id="942"/>
            <w:r>
              <w:rPr>
                <w:rStyle w:val="CommentReference"/>
                <w:rFonts w:ascii="Garamond" w:hAnsi="Garamond" w:cstheme="minorBidi"/>
                <w:noProof w:val="0"/>
                <w:lang w:val="en-CA"/>
              </w:rPr>
              <w:commentReference w:id="94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3" w:name="_Toc298681312"/>
      <w:bookmarkStart w:id="944" w:name="_Toc308441927"/>
      <w:r>
        <w:t>The Crown Batos</w:t>
      </w:r>
      <w:bookmarkEnd w:id="943"/>
      <w:bookmarkEnd w:id="94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5"/>
            <w:r w:rsidRPr="007425E1">
              <w:t>has entered and come forth</w:t>
            </w:r>
            <w:commentRangeEnd w:id="945"/>
            <w:r>
              <w:rPr>
                <w:rStyle w:val="CommentReference"/>
                <w:rFonts w:ascii="Times New Roman" w:eastAsiaTheme="minorHAnsi" w:hAnsi="Times New Roman" w:cstheme="minorBidi"/>
                <w:color w:val="auto"/>
              </w:rPr>
              <w:commentReference w:id="94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46"/>
            <w:r w:rsidRPr="007425E1">
              <w:t>manifestation</w:t>
            </w:r>
            <w:commentRangeEnd w:id="946"/>
            <w:r>
              <w:rPr>
                <w:rStyle w:val="CommentReference"/>
              </w:rPr>
              <w:commentReference w:id="94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47"/>
            <w:r>
              <w:t>and</w:t>
            </w:r>
            <w:r w:rsidRPr="007425E1">
              <w:t xml:space="preserve"> </w:t>
            </w:r>
            <w:commentRangeEnd w:id="947"/>
            <w:r>
              <w:rPr>
                <w:rStyle w:val="CommentReference"/>
              </w:rPr>
              <w:commentReference w:id="94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5F6770">
        <w:rPr>
          <w:noProof/>
        </w:rPr>
        <w:t>517</w:t>
      </w:r>
      <w:r>
        <w:fldChar w:fldCharType="end"/>
      </w:r>
      <w:r>
        <w:t>.</w:t>
      </w:r>
    </w:p>
    <w:p w14:paraId="6C2803B6" w14:textId="77777777" w:rsidR="00E35F1F" w:rsidRDefault="00E35F1F" w:rsidP="00E35F1F">
      <w:pPr>
        <w:pStyle w:val="Heading2"/>
      </w:pPr>
      <w:bookmarkStart w:id="948" w:name="_Toc298681313"/>
      <w:bookmarkStart w:id="949" w:name="_Toc308441928"/>
      <w:bookmarkStart w:id="950" w:name="_Toc459399194"/>
      <w:r>
        <w:lastRenderedPageBreak/>
        <w:t>Thursday</w:t>
      </w:r>
      <w:bookmarkEnd w:id="948"/>
      <w:bookmarkEnd w:id="949"/>
      <w:bookmarkEnd w:id="950"/>
    </w:p>
    <w:p w14:paraId="562349E9" w14:textId="453ED52C" w:rsidR="00E35F1F" w:rsidRDefault="00E35F1F" w:rsidP="00E35F1F">
      <w:pPr>
        <w:pStyle w:val="Heading3"/>
      </w:pPr>
      <w:bookmarkStart w:id="951" w:name="_Toc298681314"/>
      <w:bookmarkStart w:id="952" w:name="_Toc308441929"/>
      <w:bookmarkStart w:id="953" w:name="_Ref452620057"/>
      <w:r>
        <w:t xml:space="preserve">The Psali Batos for </w:t>
      </w:r>
      <w:bookmarkEnd w:id="951"/>
      <w:bookmarkEnd w:id="952"/>
      <w:r w:rsidR="00CF15BA">
        <w:t>Thursday</w:t>
      </w:r>
      <w:bookmarkEnd w:id="95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4"/>
            <w:r w:rsidRPr="007425E1">
              <w:t xml:space="preserve">on </w:t>
            </w:r>
            <w:commentRangeEnd w:id="954"/>
            <w:r>
              <w:rPr>
                <w:rStyle w:val="CommentReference"/>
              </w:rPr>
              <w:commentReference w:id="95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5"/>
            <w:r w:rsidR="00E35F1F" w:rsidRPr="007425E1">
              <w:t xml:space="preserve"> </w:t>
            </w:r>
            <w:commentRangeEnd w:id="955"/>
            <w:r w:rsidR="00E1284B">
              <w:rPr>
                <w:rStyle w:val="CommentReference"/>
                <w:rFonts w:eastAsiaTheme="minorHAnsi" w:cstheme="minorBidi"/>
                <w:color w:val="auto"/>
                <w:lang w:val="en-CA"/>
              </w:rPr>
              <w:commentReference w:id="95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56"/>
            <w:r w:rsidRPr="007425E1">
              <w:t xml:space="preserve">Crush </w:t>
            </w:r>
            <w:r w:rsidR="00CF15BA" w:rsidRPr="00CF15BA">
              <w:t xml:space="preserve">beneath </w:t>
            </w:r>
            <w:r w:rsidRPr="007425E1">
              <w:t>us</w:t>
            </w:r>
            <w:commentRangeEnd w:id="956"/>
            <w:r>
              <w:rPr>
                <w:rStyle w:val="CommentReference"/>
                <w:rFonts w:ascii="Times New Roman" w:eastAsiaTheme="minorHAnsi" w:hAnsi="Times New Roman" w:cstheme="minorBidi"/>
                <w:color w:val="auto"/>
              </w:rPr>
              <w:commentReference w:id="95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57" w:name="_Toc298681315"/>
      <w:bookmarkStart w:id="958" w:name="_Toc308441930"/>
      <w:r w:rsidRPr="00FD2E69">
        <w:lastRenderedPageBreak/>
        <w:t xml:space="preserve">The Conclusion of the </w:t>
      </w:r>
      <w:r>
        <w:t>Batos</w:t>
      </w:r>
      <w:r w:rsidRPr="00FD2E69">
        <w:t xml:space="preserve"> Psali</w:t>
      </w:r>
      <w:bookmarkEnd w:id="957"/>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59" w:name="_Toc298681316"/>
      <w:bookmarkStart w:id="960" w:name="_Toc308441931"/>
      <w:bookmarkStart w:id="961" w:name="_Ref452620072"/>
      <w:bookmarkStart w:id="962" w:name="_Ref452620076"/>
      <w:r>
        <w:t>The Thursday Theotokia</w:t>
      </w:r>
      <w:bookmarkEnd w:id="959"/>
      <w:bookmarkEnd w:id="960"/>
      <w:bookmarkEnd w:id="961"/>
      <w:bookmarkEnd w:id="96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3" w:name="_Toc298681317"/>
      <w:r>
        <w:t>Part One</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4"/>
            <w:r w:rsidRPr="007425E1">
              <w:t>virgin</w:t>
            </w:r>
            <w:commentRangeEnd w:id="964"/>
            <w:r>
              <w:rPr>
                <w:rStyle w:val="CommentReference"/>
                <w:rFonts w:ascii="Times New Roman" w:eastAsiaTheme="minorHAnsi" w:hAnsi="Times New Roman" w:cstheme="minorBidi"/>
                <w:color w:val="auto"/>
              </w:rPr>
              <w:commentReference w:id="96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5" w:name="_Toc298681318"/>
      <w:r>
        <w:t>Part Two</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66"/>
            <w:r>
              <w:t>abolished</w:t>
            </w:r>
            <w:commentRangeEnd w:id="966"/>
            <w:r>
              <w:rPr>
                <w:rStyle w:val="CommentReference"/>
                <w:rFonts w:ascii="Times New Roman" w:eastAsiaTheme="minorHAnsi" w:hAnsi="Times New Roman" w:cstheme="minorBidi"/>
                <w:color w:val="auto"/>
              </w:rPr>
              <w:commentReference w:id="96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67" w:name="_Toc298681319"/>
      <w:r>
        <w:t>Part Three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68" w:name="_Toc298681320"/>
      <w:r>
        <w:t>Part Four</w:t>
      </w:r>
      <w:bookmarkEnd w:id="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6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0"/>
            <w:r>
              <w:t xml:space="preserve">appeared </w:t>
            </w:r>
            <w:commentRangeEnd w:id="970"/>
            <w:r>
              <w:rPr>
                <w:rStyle w:val="CommentReference"/>
                <w:rFonts w:ascii="Times New Roman" w:eastAsiaTheme="minorHAnsi" w:hAnsi="Times New Roman" w:cstheme="minorBidi"/>
                <w:color w:val="auto"/>
              </w:rPr>
              <w:commentReference w:id="97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2"/>
            <w:r w:rsidRPr="007425E1">
              <w:t>strength</w:t>
            </w:r>
            <w:commentRangeEnd w:id="972"/>
            <w:r>
              <w:rPr>
                <w:rStyle w:val="CommentReference"/>
                <w:rFonts w:ascii="Times New Roman" w:eastAsiaTheme="minorHAnsi" w:hAnsi="Times New Roman" w:cstheme="minorBidi"/>
                <w:color w:val="auto"/>
              </w:rPr>
              <w:commentReference w:id="97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3"/>
            <w:r>
              <w:t>N</w:t>
            </w:r>
            <w:r w:rsidRPr="007425E1">
              <w:t xml:space="preserve">ow </w:t>
            </w:r>
            <w:commentRangeEnd w:id="973"/>
            <w:r>
              <w:rPr>
                <w:rStyle w:val="CommentReference"/>
                <w:rFonts w:ascii="Times New Roman" w:eastAsiaTheme="minorHAnsi" w:hAnsi="Times New Roman" w:cstheme="minorBidi"/>
                <w:color w:val="auto"/>
              </w:rPr>
              <w:commentReference w:id="97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4" w:name="_Toc298681321"/>
      <w:r>
        <w:t>Part Five</w:t>
      </w:r>
      <w:bookmarkEnd w:id="9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5"/>
            <w:r>
              <w:t>Theotokos</w:t>
            </w:r>
            <w:commentRangeEnd w:id="975"/>
            <w:r>
              <w:rPr>
                <w:rStyle w:val="CommentReference"/>
                <w:rFonts w:ascii="Times New Roman" w:eastAsiaTheme="minorHAnsi" w:hAnsi="Times New Roman" w:cstheme="minorBidi"/>
                <w:color w:val="auto"/>
              </w:rPr>
              <w:commentReference w:id="97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76"/>
            <w:r>
              <w:t xml:space="preserve">of </w:t>
            </w:r>
            <w:commentRangeEnd w:id="976"/>
            <w:r>
              <w:rPr>
                <w:rStyle w:val="CommentReference"/>
                <w:rFonts w:ascii="Times New Roman" w:eastAsiaTheme="minorHAnsi" w:hAnsi="Times New Roman" w:cstheme="minorBidi"/>
                <w:color w:val="auto"/>
              </w:rPr>
              <w:commentReference w:id="97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77" w:name="_Toc298681322"/>
      <w:r>
        <w:t>Part Six</w:t>
      </w:r>
      <w:bookmarkEnd w:id="9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78"/>
            <w:r>
              <w:t xml:space="preserve">The </w:t>
            </w:r>
            <w:commentRangeEnd w:id="978"/>
            <w:r>
              <w:rPr>
                <w:rStyle w:val="CommentReference"/>
                <w:rFonts w:ascii="Times New Roman" w:eastAsiaTheme="minorHAnsi" w:hAnsi="Times New Roman" w:cstheme="minorBidi"/>
                <w:color w:val="auto"/>
              </w:rPr>
              <w:commentReference w:id="97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79"/>
            <w:r>
              <w:t>would</w:t>
            </w:r>
            <w:r w:rsidRPr="007425E1">
              <w:t xml:space="preserve"> </w:t>
            </w:r>
            <w:commentRangeEnd w:id="979"/>
            <w:r>
              <w:rPr>
                <w:rStyle w:val="CommentReference"/>
              </w:rPr>
              <w:commentReference w:id="97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0" w:name="_Toc298681323"/>
      <w:r>
        <w:t>Part Seven</w:t>
      </w:r>
      <w:bookmarkEnd w:id="9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1"/>
            <w:r>
              <w:t>David</w:t>
            </w:r>
            <w:commentRangeEnd w:id="981"/>
            <w:r>
              <w:rPr>
                <w:rStyle w:val="CommentReference"/>
                <w:rFonts w:ascii="Times New Roman" w:eastAsiaTheme="minorHAnsi" w:hAnsi="Times New Roman" w:cstheme="minorBidi"/>
                <w:color w:val="auto"/>
              </w:rPr>
              <w:commentReference w:id="98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2"/>
            <w:r w:rsidRPr="00E03CD4">
              <w:t xml:space="preserve">deemed </w:t>
            </w:r>
            <w:commentRangeEnd w:id="982"/>
            <w:r>
              <w:rPr>
                <w:rStyle w:val="CommentReference"/>
                <w:rFonts w:ascii="Times New Roman" w:eastAsiaTheme="minorHAnsi" w:hAnsi="Times New Roman" w:cstheme="minorBidi"/>
                <w:color w:val="auto"/>
              </w:rPr>
              <w:commentReference w:id="98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3" w:name="_Toc298681324"/>
      <w:r>
        <w:t>Part Eight</w:t>
      </w:r>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4"/>
            <w:r>
              <w:t>heaven</w:t>
            </w:r>
            <w:r w:rsidRPr="007425E1">
              <w:t xml:space="preserve"> </w:t>
            </w:r>
            <w:commentRangeEnd w:id="984"/>
            <w:r>
              <w:rPr>
                <w:rStyle w:val="CommentReference"/>
                <w:rFonts w:ascii="Times New Roman" w:eastAsiaTheme="minorHAnsi" w:hAnsi="Times New Roman" w:cstheme="minorBidi"/>
                <w:color w:val="auto"/>
              </w:rPr>
              <w:commentReference w:id="98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5" w:name="_Toc298681325"/>
      <w:r>
        <w:lastRenderedPageBreak/>
        <w:t>Part Nine</w:t>
      </w:r>
      <w:bookmarkEnd w:id="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86"/>
            <w:r w:rsidRPr="007425E1">
              <w:t>Rises</w:t>
            </w:r>
            <w:commentRangeEnd w:id="986"/>
            <w:r>
              <w:rPr>
                <w:rStyle w:val="CommentReference"/>
              </w:rPr>
              <w:commentReference w:id="98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87" w:name="_Toc298681326"/>
      <w:bookmarkStart w:id="988" w:name="_Toc308441932"/>
      <w:r>
        <w:lastRenderedPageBreak/>
        <w:t xml:space="preserve">The </w:t>
      </w:r>
      <w:r w:rsidRPr="007C4181">
        <w:t>Crown</w:t>
      </w:r>
      <w:bookmarkEnd w:id="987"/>
      <w:bookmarkEnd w:id="98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89"/>
            <w:r w:rsidRPr="007425E1">
              <w:t>destroyed</w:t>
            </w:r>
            <w:commentRangeEnd w:id="989"/>
            <w:r>
              <w:rPr>
                <w:rStyle w:val="CommentReference"/>
                <w:rFonts w:ascii="Times New Roman" w:eastAsiaTheme="minorHAnsi" w:hAnsi="Times New Roman" w:cstheme="minorBidi"/>
                <w:color w:val="auto"/>
              </w:rPr>
              <w:commentReference w:id="98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5F6770">
        <w:rPr>
          <w:noProof/>
        </w:rPr>
        <w:t>517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0" w:name="_Toc298681327"/>
      <w:bookmarkStart w:id="991" w:name="_Toc308441933"/>
      <w:bookmarkStart w:id="992" w:name="_Toc459399195"/>
      <w:r>
        <w:lastRenderedPageBreak/>
        <w:t>Friday</w:t>
      </w:r>
      <w:bookmarkEnd w:id="990"/>
      <w:bookmarkEnd w:id="991"/>
      <w:bookmarkEnd w:id="992"/>
    </w:p>
    <w:p w14:paraId="05EA9798" w14:textId="77777777" w:rsidR="00E35F1F" w:rsidRDefault="00E35F1F" w:rsidP="00E35F1F">
      <w:pPr>
        <w:pStyle w:val="Heading3"/>
      </w:pPr>
      <w:bookmarkStart w:id="993" w:name="_Toc298681328"/>
      <w:bookmarkStart w:id="994" w:name="_Toc308441934"/>
      <w:bookmarkStart w:id="995" w:name="_Ref452620428"/>
      <w:bookmarkStart w:id="996" w:name="_Ref452620435"/>
      <w:r>
        <w:t>The Psali Batos for Friday</w:t>
      </w:r>
      <w:bookmarkEnd w:id="993"/>
      <w:bookmarkEnd w:id="994"/>
      <w:bookmarkEnd w:id="995"/>
      <w:bookmarkEnd w:id="99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97"/>
            <w:r w:rsidRPr="007425E1">
              <w:t>servants</w:t>
            </w:r>
            <w:commentRangeEnd w:id="997"/>
            <w:r>
              <w:rPr>
                <w:rStyle w:val="CommentReference"/>
                <w:rFonts w:ascii="Times New Roman" w:eastAsiaTheme="minorHAnsi" w:hAnsi="Times New Roman" w:cstheme="minorBidi"/>
                <w:color w:val="auto"/>
              </w:rPr>
              <w:commentReference w:id="99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98"/>
            <w:r w:rsidRPr="007425E1">
              <w:t>To escape the face of the bows.</w:t>
            </w:r>
            <w:commentRangeEnd w:id="998"/>
            <w:r>
              <w:rPr>
                <w:rStyle w:val="CommentReference"/>
              </w:rPr>
              <w:commentReference w:id="99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99"/>
            <w:r w:rsidRPr="00FA5B8C">
              <w:t>ⲉⲑⲣⲟⲩⲱ̀ϣⲉⲙ ⲛ̀ⲧ̀ϫⲟⲙ ⲛ̀ⲧⲉ ⲡⲓⲭ̀ⲣⲱⲙ</w:t>
            </w:r>
            <w:commentRangeEnd w:id="999"/>
            <w:r>
              <w:rPr>
                <w:rStyle w:val="CommentReference"/>
                <w:rFonts w:ascii="Garamond" w:hAnsi="Garamond" w:cstheme="minorBidi"/>
                <w:noProof w:val="0"/>
                <w:lang w:val="en-CA"/>
              </w:rPr>
              <w:commentReference w:id="999"/>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0" w:name="_Toc298681329"/>
      <w:bookmarkStart w:id="1001" w:name="_Toc308441935"/>
      <w:r w:rsidRPr="00FD2E69">
        <w:lastRenderedPageBreak/>
        <w:t xml:space="preserve">The Conclusion of the </w:t>
      </w:r>
      <w:r>
        <w:t>Batos</w:t>
      </w:r>
      <w:r w:rsidRPr="00FD2E69">
        <w:t xml:space="preserve"> Psali</w:t>
      </w:r>
      <w:bookmarkEnd w:id="1000"/>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2" w:name="_Toc298681330"/>
      <w:bookmarkStart w:id="1003" w:name="_Toc308441936"/>
      <w:bookmarkStart w:id="1004" w:name="_Ref452620452"/>
      <w:bookmarkStart w:id="1005" w:name="_Ref452620455"/>
      <w:r>
        <w:t>The Friday Theotokia</w:t>
      </w:r>
      <w:bookmarkEnd w:id="1002"/>
      <w:bookmarkEnd w:id="1003"/>
      <w:bookmarkEnd w:id="1004"/>
      <w:bookmarkEnd w:id="100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06" w:name="_Toc298681331"/>
      <w:r>
        <w:t>Part One</w:t>
      </w:r>
      <w:bookmarkEnd w:id="1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07"/>
            <w:r>
              <w:t>the fruit of your womb</w:t>
            </w:r>
            <w:commentRangeEnd w:id="1007"/>
            <w:r>
              <w:rPr>
                <w:rStyle w:val="CommentReference"/>
                <w:rFonts w:ascii="Times New Roman" w:eastAsiaTheme="minorHAnsi" w:hAnsi="Times New Roman" w:cstheme="minorBidi"/>
                <w:color w:val="auto"/>
              </w:rPr>
              <w:commentReference w:id="100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08" w:name="_Toc298681332"/>
      <w:r>
        <w:lastRenderedPageBreak/>
        <w:t>Part Two</w:t>
      </w:r>
      <w:bookmarkEnd w:id="10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09"/>
            <w:r>
              <w:t xml:space="preserve">incarnate </w:t>
            </w:r>
            <w:commentRangeEnd w:id="1009"/>
            <w:r>
              <w:rPr>
                <w:rStyle w:val="CommentReference"/>
                <w:rFonts w:ascii="Times New Roman" w:eastAsiaTheme="minorHAnsi" w:hAnsi="Times New Roman" w:cstheme="minorBidi"/>
                <w:color w:val="auto"/>
              </w:rPr>
              <w:commentReference w:id="100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0" w:name="_Toc298681333"/>
      <w:r>
        <w:t>Part Three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1" w:name="_Toc298681334"/>
      <w:r>
        <w:t>Part Four</w:t>
      </w:r>
      <w:bookmarkEnd w:id="1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2" w:name="_Toc298681335"/>
      <w:r>
        <w:t>Part Five</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3" w:name="_Toc298681336"/>
      <w:r>
        <w:lastRenderedPageBreak/>
        <w:t>Part Six</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4" w:name="_Toc298681337"/>
      <w:r>
        <w:t>Part Seven</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5"/>
            <w:r>
              <w:t>temple</w:t>
            </w:r>
            <w:commentRangeEnd w:id="1015"/>
            <w:r>
              <w:rPr>
                <w:rStyle w:val="CommentReference"/>
                <w:rFonts w:ascii="Times New Roman" w:eastAsiaTheme="minorHAnsi" w:hAnsi="Times New Roman" w:cstheme="minorBidi"/>
                <w:color w:val="auto"/>
              </w:rPr>
              <w:commentReference w:id="101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16" w:name="_Toc298681338"/>
      <w:bookmarkStart w:id="1017" w:name="_Toc308441937"/>
      <w:r>
        <w:lastRenderedPageBreak/>
        <w:t>The Crown</w:t>
      </w:r>
      <w:bookmarkEnd w:id="1016"/>
      <w:bookmarkEnd w:id="101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18"/>
            <w:r w:rsidRPr="00F0646D">
              <w:t xml:space="preserve">Infinite </w:t>
            </w:r>
            <w:commentRangeEnd w:id="1018"/>
            <w:r>
              <w:rPr>
                <w:rStyle w:val="CommentReference"/>
                <w:rFonts w:ascii="Times New Roman" w:eastAsiaTheme="minorHAnsi" w:hAnsi="Times New Roman" w:cstheme="minorBidi"/>
                <w:color w:val="auto"/>
              </w:rPr>
              <w:commentReference w:id="101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19"/>
            <w:r w:rsidRPr="007425E1">
              <w:t>hook</w:t>
            </w:r>
            <w:commentRangeEnd w:id="1019"/>
            <w:r>
              <w:rPr>
                <w:rStyle w:val="CommentReference"/>
                <w:rFonts w:ascii="Times New Roman" w:eastAsiaTheme="minorHAnsi" w:hAnsi="Times New Roman" w:cstheme="minorBidi"/>
                <w:color w:val="auto"/>
              </w:rPr>
              <w:commentReference w:id="101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0"/>
            <w:r w:rsidRPr="007425E1">
              <w:t xml:space="preserve">Teaching </w:t>
            </w:r>
            <w:commentRangeEnd w:id="1020"/>
            <w:r>
              <w:rPr>
                <w:rStyle w:val="CommentReference"/>
                <w:rFonts w:ascii="Times New Roman" w:eastAsiaTheme="minorHAnsi" w:hAnsi="Times New Roman" w:cstheme="minorBidi"/>
                <w:color w:val="auto"/>
              </w:rPr>
              <w:commentReference w:id="102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1"/>
            <w:r w:rsidRPr="007425E1">
              <w:t>a cause</w:t>
            </w:r>
            <w:r>
              <w:t xml:space="preserve"> for us</w:t>
            </w:r>
            <w:r w:rsidRPr="007425E1">
              <w:t>,</w:t>
            </w:r>
            <w:commentRangeEnd w:id="1021"/>
            <w:r>
              <w:rPr>
                <w:rStyle w:val="CommentReference"/>
                <w:rFonts w:ascii="Times New Roman" w:eastAsiaTheme="minorHAnsi" w:hAnsi="Times New Roman" w:cstheme="minorBidi"/>
                <w:color w:val="auto"/>
              </w:rPr>
              <w:commentReference w:id="1021"/>
            </w:r>
          </w:p>
          <w:p w14:paraId="18A8A756" w14:textId="77777777" w:rsidR="00E35F1F" w:rsidRDefault="00E35F1F" w:rsidP="00E35F1F">
            <w:pPr>
              <w:pStyle w:val="EngHangEnd"/>
            </w:pPr>
            <w:r w:rsidRPr="007425E1">
              <w:t xml:space="preserve">To ascend the </w:t>
            </w:r>
            <w:commentRangeStart w:id="1022"/>
            <w:r w:rsidRPr="007425E1">
              <w:t xml:space="preserve">path </w:t>
            </w:r>
            <w:commentRangeEnd w:id="1022"/>
            <w:r>
              <w:rPr>
                <w:rStyle w:val="CommentReference"/>
                <w:rFonts w:ascii="Times New Roman" w:eastAsiaTheme="minorHAnsi" w:hAnsi="Times New Roman" w:cstheme="minorBidi"/>
                <w:color w:val="auto"/>
              </w:rPr>
              <w:commentReference w:id="102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3"/>
            </w:r>
            <w:r w:rsidR="00E35F1F">
              <w:t>,</w:t>
            </w:r>
          </w:p>
          <w:p w14:paraId="51E3C73A" w14:textId="77777777" w:rsidR="00E35F1F" w:rsidRDefault="00E35F1F" w:rsidP="00E35F1F">
            <w:pPr>
              <w:pStyle w:val="EngHangEnd"/>
            </w:pPr>
            <w:r>
              <w:t>With</w:t>
            </w:r>
            <w:r w:rsidRPr="007425E1">
              <w:t xml:space="preserve"> joy and </w:t>
            </w:r>
            <w:commentRangeStart w:id="1024"/>
            <w:r w:rsidRPr="007425E1">
              <w:t>rejoicing</w:t>
            </w:r>
            <w:commentRangeEnd w:id="1024"/>
            <w:r>
              <w:rPr>
                <w:rStyle w:val="CommentReference"/>
                <w:rFonts w:ascii="Times New Roman" w:eastAsiaTheme="minorHAnsi" w:hAnsi="Times New Roman" w:cstheme="minorBidi"/>
                <w:color w:val="auto"/>
              </w:rPr>
              <w:commentReference w:id="102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5F6770">
        <w:rPr>
          <w:noProof/>
        </w:rPr>
        <w:t>517</w:t>
      </w:r>
      <w:r>
        <w:fldChar w:fldCharType="end"/>
      </w:r>
      <w:r>
        <w:t>.</w:t>
      </w:r>
    </w:p>
    <w:p w14:paraId="38557AE9" w14:textId="77777777" w:rsidR="00E35F1F" w:rsidRDefault="00E35F1F" w:rsidP="00E35F1F">
      <w:pPr>
        <w:pStyle w:val="Heading2"/>
      </w:pPr>
      <w:bookmarkStart w:id="1025" w:name="_Toc298681339"/>
      <w:bookmarkStart w:id="1026" w:name="_Toc308441938"/>
      <w:bookmarkStart w:id="1027" w:name="_Toc459399196"/>
      <w:r>
        <w:lastRenderedPageBreak/>
        <w:t>Saturday</w:t>
      </w:r>
      <w:bookmarkEnd w:id="1025"/>
      <w:bookmarkEnd w:id="1026"/>
      <w:bookmarkEnd w:id="1027"/>
    </w:p>
    <w:p w14:paraId="425920E6" w14:textId="77777777" w:rsidR="00E35F1F" w:rsidRDefault="00E35F1F" w:rsidP="00E35F1F">
      <w:pPr>
        <w:pStyle w:val="Heading3"/>
      </w:pPr>
      <w:bookmarkStart w:id="1028" w:name="_Toc298681340"/>
      <w:bookmarkStart w:id="1029" w:name="_Toc308441939"/>
      <w:bookmarkStart w:id="1030" w:name="_Ref452620561"/>
      <w:bookmarkStart w:id="1031" w:name="_Ref452620564"/>
      <w:r>
        <w:t>The Saturday Psali Batos</w:t>
      </w:r>
      <w:bookmarkEnd w:id="1028"/>
      <w:bookmarkEnd w:id="1029"/>
      <w:bookmarkEnd w:id="1030"/>
      <w:bookmarkEnd w:id="103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2"/>
            <w:r w:rsidRPr="007425E1">
              <w:rPr>
                <w:rFonts w:eastAsiaTheme="minorHAnsi"/>
              </w:rPr>
              <w:t xml:space="preserve">All </w:t>
            </w:r>
            <w:commentRangeEnd w:id="1032"/>
            <w:r>
              <w:rPr>
                <w:rStyle w:val="CommentReference"/>
                <w:rFonts w:ascii="Times New Roman" w:eastAsiaTheme="minorHAnsi" w:hAnsi="Times New Roman" w:cstheme="minorBidi"/>
                <w:color w:val="auto"/>
              </w:rPr>
              <w:commentReference w:id="103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3"/>
            <w:r w:rsidRPr="007425E1">
              <w:rPr>
                <w:rFonts w:eastAsiaTheme="minorHAnsi"/>
              </w:rPr>
              <w:t>every</w:t>
            </w:r>
            <w:r>
              <w:rPr>
                <w:rFonts w:eastAsiaTheme="minorHAnsi"/>
              </w:rPr>
              <w:t xml:space="preserve"> </w:t>
            </w:r>
            <w:r w:rsidRPr="007425E1">
              <w:rPr>
                <w:rFonts w:eastAsiaTheme="minorHAnsi"/>
              </w:rPr>
              <w:t>day</w:t>
            </w:r>
            <w:commentRangeEnd w:id="1033"/>
            <w:r>
              <w:rPr>
                <w:rStyle w:val="CommentReference"/>
                <w:rFonts w:ascii="Times New Roman" w:eastAsiaTheme="minorHAnsi" w:hAnsi="Times New Roman" w:cstheme="minorBidi"/>
                <w:color w:val="auto"/>
              </w:rPr>
              <w:commentReference w:id="103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4"/>
            <w:r>
              <w:rPr>
                <w:rFonts w:eastAsiaTheme="minorHAnsi"/>
              </w:rPr>
              <w:t>ecstasy</w:t>
            </w:r>
            <w:commentRangeEnd w:id="1034"/>
            <w:r>
              <w:rPr>
                <w:rStyle w:val="CommentReference"/>
                <w:rFonts w:ascii="Times New Roman" w:eastAsiaTheme="minorHAnsi" w:hAnsi="Times New Roman" w:cstheme="minorBidi"/>
                <w:color w:val="auto"/>
              </w:rPr>
              <w:commentReference w:id="103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5"/>
            <w:r w:rsidRPr="007425E1">
              <w:rPr>
                <w:color w:val="000000"/>
              </w:rPr>
              <w:t xml:space="preserve">glory </w:t>
            </w:r>
            <w:commentRangeEnd w:id="1035"/>
            <w:r>
              <w:rPr>
                <w:rStyle w:val="CommentReference"/>
              </w:rPr>
              <w:commentReference w:id="103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36"/>
            <w:r>
              <w:rPr>
                <w:rFonts w:eastAsiaTheme="minorHAnsi"/>
              </w:rPr>
              <w:t xml:space="preserve">From </w:t>
            </w:r>
            <w:commentRangeEnd w:id="1036"/>
            <w:r>
              <w:rPr>
                <w:rStyle w:val="CommentReference"/>
                <w:rFonts w:ascii="Times New Roman" w:eastAsiaTheme="minorHAnsi" w:hAnsi="Times New Roman" w:cstheme="minorBidi"/>
                <w:color w:val="auto"/>
              </w:rPr>
              <w:commentReference w:id="103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37"/>
            <w:r>
              <w:rPr>
                <w:rFonts w:eastAsiaTheme="minorHAnsi"/>
              </w:rPr>
              <w:t>prophet</w:t>
            </w:r>
            <w:commentRangeEnd w:id="1037"/>
            <w:r>
              <w:rPr>
                <w:rStyle w:val="CommentReference"/>
                <w:rFonts w:ascii="Times New Roman" w:eastAsiaTheme="minorHAnsi" w:hAnsi="Times New Roman" w:cstheme="minorBidi"/>
                <w:color w:val="auto"/>
              </w:rPr>
              <w:commentReference w:id="103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38"/>
            <w:r w:rsidRPr="007425E1">
              <w:rPr>
                <w:rFonts w:eastAsiaTheme="minorHAnsi"/>
              </w:rPr>
              <w:t>everyone</w:t>
            </w:r>
            <w:commentRangeEnd w:id="1038"/>
            <w:r>
              <w:rPr>
                <w:rStyle w:val="CommentReference"/>
                <w:rFonts w:ascii="Times New Roman" w:eastAsiaTheme="minorHAnsi" w:hAnsi="Times New Roman" w:cstheme="minorBidi"/>
                <w:color w:val="auto"/>
              </w:rPr>
              <w:commentReference w:id="103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39"/>
            <w:r>
              <w:rPr>
                <w:rFonts w:eastAsiaTheme="minorHAnsi"/>
              </w:rPr>
              <w:t xml:space="preserve">never </w:t>
            </w:r>
            <w:commentRangeEnd w:id="1039"/>
            <w:r>
              <w:rPr>
                <w:rStyle w:val="CommentReference"/>
                <w:rFonts w:ascii="Times New Roman" w:eastAsiaTheme="minorHAnsi" w:hAnsi="Times New Roman" w:cstheme="minorBidi"/>
                <w:color w:val="auto"/>
              </w:rPr>
              <w:commentReference w:id="103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0"/>
            <w:r w:rsidRPr="007425E1">
              <w:rPr>
                <w:rFonts w:eastAsiaTheme="minorHAnsi"/>
              </w:rPr>
              <w:t xml:space="preserve">and </w:t>
            </w:r>
            <w:commentRangeEnd w:id="1040"/>
            <w:r>
              <w:rPr>
                <w:rStyle w:val="CommentReference"/>
                <w:rFonts w:ascii="Times New Roman" w:eastAsiaTheme="minorHAnsi" w:hAnsi="Times New Roman" w:cstheme="minorBidi"/>
                <w:color w:val="auto"/>
              </w:rPr>
              <w:commentReference w:id="104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1"/>
            <w:r w:rsidRPr="007425E1">
              <w:rPr>
                <w:rFonts w:eastAsiaTheme="minorHAnsi"/>
              </w:rPr>
              <w:t xml:space="preserve">praises </w:t>
            </w:r>
            <w:commentRangeEnd w:id="1041"/>
            <w:r>
              <w:rPr>
                <w:rStyle w:val="CommentReference"/>
                <w:rFonts w:ascii="Times New Roman" w:eastAsiaTheme="minorHAnsi" w:hAnsi="Times New Roman" w:cstheme="minorBidi"/>
                <w:color w:val="auto"/>
              </w:rPr>
              <w:commentReference w:id="104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2"/>
            <w:r w:rsidRPr="007425E1">
              <w:rPr>
                <w:rFonts w:eastAsiaTheme="minorHAnsi"/>
              </w:rPr>
              <w:t>blessing</w:t>
            </w:r>
            <w:commentRangeEnd w:id="1042"/>
            <w:r>
              <w:rPr>
                <w:rStyle w:val="CommentReference"/>
                <w:rFonts w:ascii="Times New Roman" w:eastAsiaTheme="minorHAnsi" w:hAnsi="Times New Roman" w:cstheme="minorBidi"/>
                <w:color w:val="auto"/>
              </w:rPr>
              <w:commentReference w:id="104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3"/>
            <w:r w:rsidRPr="007425E1">
              <w:rPr>
                <w:rFonts w:eastAsiaTheme="minorHAnsi"/>
              </w:rPr>
              <w:t xml:space="preserve">we'll </w:t>
            </w:r>
            <w:commentRangeEnd w:id="1043"/>
            <w:r>
              <w:rPr>
                <w:rStyle w:val="CommentReference"/>
                <w:rFonts w:ascii="Times New Roman" w:eastAsiaTheme="minorHAnsi" w:hAnsi="Times New Roman" w:cstheme="minorBidi"/>
                <w:color w:val="auto"/>
              </w:rPr>
              <w:commentReference w:id="104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4"/>
            <w:r w:rsidRPr="007425E1">
              <w:rPr>
                <w:rFonts w:eastAsiaTheme="minorHAnsi"/>
              </w:rPr>
              <w:t xml:space="preserve">perfect </w:t>
            </w:r>
            <w:commentRangeEnd w:id="1044"/>
            <w:r>
              <w:rPr>
                <w:rStyle w:val="CommentReference"/>
                <w:rFonts w:ascii="Times New Roman" w:eastAsiaTheme="minorHAnsi" w:hAnsi="Times New Roman" w:cstheme="minorBidi"/>
                <w:color w:val="auto"/>
              </w:rPr>
              <w:commentReference w:id="104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5" w:name="_Toc298681341"/>
      <w:bookmarkStart w:id="1046" w:name="_Toc308441940"/>
      <w:r w:rsidRPr="00FD2E69">
        <w:lastRenderedPageBreak/>
        <w:t xml:space="preserve">The Conclusion of the </w:t>
      </w:r>
      <w:r>
        <w:t>Batos</w:t>
      </w:r>
      <w:r w:rsidRPr="00FD2E69">
        <w:t xml:space="preserve"> Psali</w:t>
      </w:r>
      <w:bookmarkEnd w:id="1045"/>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4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47"/>
            <w:r>
              <w:rPr>
                <w:rStyle w:val="CommentReference"/>
                <w:rFonts w:ascii="Garamond" w:hAnsi="Garamond" w:cstheme="minorBidi"/>
                <w:noProof w:val="0"/>
                <w:lang w:val="en-CA"/>
              </w:rPr>
              <w:commentReference w:id="104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48" w:name="_Toc298681342"/>
      <w:bookmarkStart w:id="1049" w:name="_Toc308441941"/>
      <w:bookmarkStart w:id="1050" w:name="_Ref452620570"/>
      <w:bookmarkStart w:id="1051" w:name="_Ref452620573"/>
      <w:r>
        <w:t>The Saturday Theotokia</w:t>
      </w:r>
      <w:bookmarkEnd w:id="1048"/>
      <w:bookmarkEnd w:id="1049"/>
      <w:bookmarkEnd w:id="1050"/>
      <w:bookmarkEnd w:id="105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2" w:name="_Toc298681343"/>
      <w:r>
        <w:t>Part One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3" w:name="_Toc298681344"/>
      <w:r w:rsidRPr="00D24FE1">
        <w:lastRenderedPageBreak/>
        <w:t>Part</w:t>
      </w:r>
      <w:r>
        <w:t xml:space="preserve"> Two</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4"/>
            <w:r w:rsidRPr="007425E1">
              <w:rPr>
                <w:rFonts w:eastAsiaTheme="minorHAnsi"/>
              </w:rPr>
              <w:t xml:space="preserve">honour </w:t>
            </w:r>
            <w:commentRangeEnd w:id="1054"/>
            <w:r>
              <w:rPr>
                <w:rStyle w:val="CommentReference"/>
                <w:rFonts w:ascii="Times New Roman" w:eastAsiaTheme="minorHAnsi" w:hAnsi="Times New Roman" w:cstheme="minorBidi"/>
                <w:color w:val="auto"/>
              </w:rPr>
              <w:commentReference w:id="105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5"/>
            <w:r w:rsidRPr="007425E1">
              <w:rPr>
                <w:rFonts w:eastAsiaTheme="minorHAnsi"/>
              </w:rPr>
              <w:t xml:space="preserve">prudent </w:t>
            </w:r>
            <w:commentRangeEnd w:id="1055"/>
            <w:r>
              <w:rPr>
                <w:rStyle w:val="CommentReference"/>
                <w:rFonts w:ascii="Times New Roman" w:eastAsiaTheme="minorHAnsi" w:hAnsi="Times New Roman" w:cstheme="minorBidi"/>
                <w:color w:val="auto"/>
              </w:rPr>
              <w:commentReference w:id="105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56" w:name="_Toc298681345"/>
      <w:r>
        <w:t>Part Three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57"/>
            <w:r w:rsidRPr="007425E1">
              <w:rPr>
                <w:rFonts w:eastAsiaTheme="minorHAnsi"/>
              </w:rPr>
              <w:t>bride</w:t>
            </w:r>
            <w:commentRangeEnd w:id="1057"/>
            <w:r>
              <w:rPr>
                <w:rStyle w:val="CommentReference"/>
                <w:rFonts w:ascii="Times New Roman" w:eastAsiaTheme="minorHAnsi" w:hAnsi="Times New Roman" w:cstheme="minorBidi"/>
                <w:color w:val="auto"/>
              </w:rPr>
              <w:commentReference w:id="105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58"/>
            <w:r w:rsidRPr="007425E1">
              <w:rPr>
                <w:rFonts w:eastAsiaTheme="minorHAnsi"/>
              </w:rPr>
              <w:t xml:space="preserve">rue </w:t>
            </w:r>
            <w:commentRangeEnd w:id="1058"/>
            <w:r>
              <w:rPr>
                <w:rStyle w:val="CommentReference"/>
                <w:rFonts w:ascii="Times New Roman" w:eastAsiaTheme="minorHAnsi" w:hAnsi="Times New Roman" w:cstheme="minorBidi"/>
                <w:color w:val="auto"/>
              </w:rPr>
              <w:commentReference w:id="105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59"/>
            <w:r w:rsidRPr="007425E1">
              <w:rPr>
                <w:rFonts w:eastAsiaTheme="minorHAnsi"/>
              </w:rPr>
              <w:t xml:space="preserve">ed </w:t>
            </w:r>
            <w:commentRangeEnd w:id="1059"/>
            <w:r>
              <w:rPr>
                <w:rStyle w:val="CommentReference"/>
                <w:rFonts w:ascii="Times New Roman" w:eastAsiaTheme="minorHAnsi" w:hAnsi="Times New Roman" w:cstheme="minorBidi"/>
                <w:color w:val="auto"/>
              </w:rPr>
              <w:commentReference w:id="105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0" w:name="_Toc298681346"/>
      <w:r w:rsidRPr="00D24FE1">
        <w:lastRenderedPageBreak/>
        <w:t>Part</w:t>
      </w:r>
      <w:r>
        <w:t xml:space="preserve"> Four</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1"/>
            <w:r>
              <w:rPr>
                <w:rFonts w:eastAsiaTheme="minorHAnsi"/>
              </w:rPr>
              <w:t xml:space="preserve">unto </w:t>
            </w:r>
            <w:commentRangeEnd w:id="1061"/>
            <w:r>
              <w:rPr>
                <w:rStyle w:val="CommentReference"/>
                <w:rFonts w:ascii="Times New Roman" w:eastAsiaTheme="minorHAnsi" w:hAnsi="Times New Roman" w:cstheme="minorBidi"/>
                <w:color w:val="auto"/>
              </w:rPr>
              <w:commentReference w:id="106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2" w:name="_Toc298681347"/>
      <w:r w:rsidRPr="00D24FE1">
        <w:t>Part</w:t>
      </w:r>
      <w:r>
        <w:t xml:space="preserve"> Five</w:t>
      </w:r>
      <w:bookmarkEnd w:id="1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3" w:name="_Toc298681348"/>
      <w:r>
        <w:lastRenderedPageBreak/>
        <w:t>Part Six</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4"/>
            <w:r w:rsidRPr="007425E1">
              <w:t>rejoice</w:t>
            </w:r>
            <w:r>
              <w:t>d</w:t>
            </w:r>
            <w:commentRangeEnd w:id="1064"/>
            <w:r>
              <w:rPr>
                <w:rStyle w:val="CommentReference"/>
                <w:rFonts w:ascii="Times New Roman" w:eastAsiaTheme="minorHAnsi" w:hAnsi="Times New Roman" w:cstheme="minorBidi"/>
                <w:color w:val="auto"/>
              </w:rPr>
              <w:commentReference w:id="106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5"/>
            <w:r>
              <w:t>save</w:t>
            </w:r>
            <w:r w:rsidRPr="007425E1">
              <w:t xml:space="preserve"> </w:t>
            </w:r>
            <w:commentRangeEnd w:id="1065"/>
            <w:r>
              <w:rPr>
                <w:rStyle w:val="CommentReference"/>
              </w:rPr>
              <w:commentReference w:id="106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66" w:name="_Toc298681349"/>
      <w:r>
        <w:lastRenderedPageBreak/>
        <w:t>Part Seven</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67"/>
            <w:r>
              <w:t>Paradoxically</w:t>
            </w:r>
            <w:commentRangeEnd w:id="1067"/>
            <w:r>
              <w:rPr>
                <w:rStyle w:val="CommentReference"/>
                <w:rFonts w:ascii="Times New Roman" w:eastAsiaTheme="minorHAnsi" w:hAnsi="Times New Roman" w:cstheme="minorBidi"/>
                <w:color w:val="auto"/>
              </w:rPr>
              <w:commentReference w:id="106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68"/>
            <w:r>
              <w:t xml:space="preserve">is </w:t>
            </w:r>
            <w:commentRangeEnd w:id="1068"/>
            <w:r>
              <w:rPr>
                <w:rStyle w:val="CommentReference"/>
                <w:rFonts w:ascii="Times New Roman" w:eastAsiaTheme="minorHAnsi" w:hAnsi="Times New Roman" w:cstheme="minorBidi"/>
                <w:color w:val="auto"/>
              </w:rPr>
              <w:commentReference w:id="106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69" w:name="_Toc298681350"/>
      <w:r>
        <w:t>Part Eight</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0"/>
            <w:r w:rsidRPr="007425E1">
              <w:t>from all sides</w:t>
            </w:r>
            <w:commentRangeEnd w:id="1070"/>
            <w:r>
              <w:rPr>
                <w:rStyle w:val="CommentReference"/>
                <w:rFonts w:ascii="Times New Roman" w:eastAsiaTheme="minorHAnsi" w:hAnsi="Times New Roman" w:cstheme="minorBidi"/>
                <w:color w:val="auto"/>
              </w:rPr>
              <w:commentReference w:id="107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1"/>
            <w:r>
              <w:t>Saviour</w:t>
            </w:r>
            <w:commentRangeEnd w:id="1071"/>
            <w:r>
              <w:rPr>
                <w:rStyle w:val="CommentReference"/>
                <w:rFonts w:ascii="Times New Roman" w:eastAsiaTheme="minorHAnsi" w:hAnsi="Times New Roman" w:cstheme="minorBidi"/>
                <w:color w:val="auto"/>
              </w:rPr>
              <w:commentReference w:id="107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2" w:name="_Toc298681351"/>
      <w:r>
        <w:t>Part Nine</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3"/>
            <w:r>
              <w:t>compassion</w:t>
            </w:r>
            <w:commentRangeEnd w:id="1073"/>
            <w:r>
              <w:rPr>
                <w:rStyle w:val="CommentReference"/>
                <w:rFonts w:ascii="Times New Roman" w:eastAsiaTheme="minorHAnsi" w:hAnsi="Times New Roman" w:cstheme="minorBidi"/>
                <w:color w:val="auto"/>
              </w:rPr>
              <w:commentReference w:id="107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4" w:name="_Toc298681352"/>
      <w:bookmarkStart w:id="1075" w:name="_Toc308441942"/>
      <w:r>
        <w:t>The Crown Batos</w:t>
      </w:r>
      <w:bookmarkEnd w:id="1074"/>
      <w:bookmarkEnd w:id="107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76"/>
            <w:r>
              <w:t>Sanctuary</w:t>
            </w:r>
            <w:commentRangeEnd w:id="1076"/>
            <w:r>
              <w:rPr>
                <w:rStyle w:val="CommentReference"/>
                <w:rFonts w:ascii="Times New Roman" w:eastAsiaTheme="minorHAnsi" w:hAnsi="Times New Roman" w:cstheme="minorBidi"/>
                <w:color w:val="auto"/>
              </w:rPr>
              <w:commentReference w:id="107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77"/>
            <w:r>
              <w:t>lampstand</w:t>
            </w:r>
            <w:commentRangeEnd w:id="1077"/>
            <w:r>
              <w:rPr>
                <w:rStyle w:val="CommentReference"/>
                <w:rFonts w:ascii="Times New Roman" w:eastAsiaTheme="minorHAnsi" w:hAnsi="Times New Roman" w:cstheme="minorBidi"/>
                <w:color w:val="auto"/>
              </w:rPr>
              <w:commentReference w:id="107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78"/>
            <w:r>
              <w:t>Greeted</w:t>
            </w:r>
            <w:commentRangeEnd w:id="1078"/>
            <w:r>
              <w:rPr>
                <w:rStyle w:val="CommentReference"/>
                <w:rFonts w:ascii="Times New Roman" w:eastAsiaTheme="minorHAnsi" w:hAnsi="Times New Roman" w:cstheme="minorBidi"/>
                <w:color w:val="auto"/>
              </w:rPr>
              <w:commentReference w:id="107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79"/>
            <w:r w:rsidRPr="007425E1">
              <w:t xml:space="preserve">For </w:t>
            </w:r>
            <w:commentRangeEnd w:id="1079"/>
            <w:r>
              <w:rPr>
                <w:rStyle w:val="CommentReference"/>
                <w:rFonts w:ascii="Times New Roman" w:eastAsiaTheme="minorHAnsi" w:hAnsi="Times New Roman" w:cstheme="minorBidi"/>
                <w:color w:val="auto"/>
              </w:rPr>
              <w:commentReference w:id="107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0"/>
            <w:r>
              <w:t>coming</w:t>
            </w:r>
            <w:r w:rsidRPr="007425E1">
              <w:t xml:space="preserve"> </w:t>
            </w:r>
            <w:commentRangeEnd w:id="1080"/>
            <w:r>
              <w:rPr>
                <w:rStyle w:val="CommentReference"/>
                <w:rFonts w:ascii="Times New Roman" w:eastAsiaTheme="minorHAnsi" w:hAnsi="Times New Roman" w:cstheme="minorBidi"/>
                <w:color w:val="auto"/>
              </w:rPr>
              <w:commentReference w:id="108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1"/>
            <w:r w:rsidRPr="00582AD7">
              <w:t>ⲧⲉⲥⲱⲙⲁ</w:t>
            </w:r>
            <w:commentRangeEnd w:id="1081"/>
            <w:r>
              <w:rPr>
                <w:rStyle w:val="CommentReference"/>
                <w:rFonts w:ascii="Garamond" w:hAnsi="Garamond" w:cstheme="minorBidi"/>
                <w:noProof w:val="0"/>
                <w:lang w:val="en-CA"/>
              </w:rPr>
              <w:commentReference w:id="108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2"/>
            <w:r w:rsidRPr="007425E1">
              <w:t>you</w:t>
            </w:r>
            <w:commentRangeEnd w:id="1082"/>
            <w:r>
              <w:rPr>
                <w:rStyle w:val="CommentReference"/>
                <w:rFonts w:ascii="Times New Roman" w:eastAsiaTheme="minorHAnsi" w:hAnsi="Times New Roman" w:cstheme="minorBidi"/>
                <w:color w:val="auto"/>
              </w:rPr>
              <w:commentReference w:id="108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3" w:name="_Toc298681353"/>
      <w:bookmarkStart w:id="1084" w:name="_Toc308441943"/>
      <w:r>
        <w:t>The Second Crown Batos</w:t>
      </w:r>
      <w:bookmarkEnd w:id="1083"/>
      <w:bookmarkEnd w:id="108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5"/>
            <w:r>
              <w:t>evangelized</w:t>
            </w:r>
            <w:r w:rsidRPr="007425E1">
              <w:t xml:space="preserve"> </w:t>
            </w:r>
            <w:commentRangeEnd w:id="1085"/>
            <w:r>
              <w:rPr>
                <w:rStyle w:val="CommentReference"/>
                <w:rFonts w:ascii="Times New Roman" w:eastAsiaTheme="minorHAnsi" w:hAnsi="Times New Roman" w:cstheme="minorBidi"/>
                <w:color w:val="auto"/>
              </w:rPr>
              <w:commentReference w:id="108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86"/>
            <w:r w:rsidRPr="007425E1">
              <w:t>thereof</w:t>
            </w:r>
            <w:commentRangeEnd w:id="1086"/>
            <w:r>
              <w:rPr>
                <w:rStyle w:val="CommentReference"/>
                <w:rFonts w:ascii="Times New Roman" w:eastAsiaTheme="minorHAnsi" w:hAnsi="Times New Roman" w:cstheme="minorBidi"/>
                <w:color w:val="auto"/>
              </w:rPr>
              <w:commentReference w:id="108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8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87"/>
            <w:r>
              <w:rPr>
                <w:rStyle w:val="CommentReference"/>
                <w:rFonts w:ascii="Garamond" w:hAnsi="Garamond" w:cstheme="minorBidi"/>
                <w:noProof w:val="0"/>
                <w:lang w:val="en-CA"/>
              </w:rPr>
              <w:commentReference w:id="108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88" w:name="_Toc298681354"/>
      <w:bookmarkStart w:id="1089" w:name="_Ref299212102"/>
      <w:bookmarkStart w:id="1090" w:name="_Ref299212144"/>
      <w:bookmarkStart w:id="1091" w:name="_Ref299212161"/>
      <w:bookmarkStart w:id="1092" w:name="_Toc308441944"/>
      <w:bookmarkStart w:id="1093" w:name="_Ref452620758"/>
      <w:bookmarkStart w:id="1094" w:name="_Ref452620761"/>
      <w:bookmarkStart w:id="1095" w:name="_Toc459399197"/>
      <w:r>
        <w:lastRenderedPageBreak/>
        <w:t>The Ending of the Batos Theotokias</w:t>
      </w:r>
      <w:bookmarkEnd w:id="1088"/>
      <w:bookmarkEnd w:id="1089"/>
      <w:bookmarkEnd w:id="1090"/>
      <w:bookmarkEnd w:id="1091"/>
      <w:bookmarkEnd w:id="1092"/>
      <w:bookmarkEnd w:id="1093"/>
      <w:bookmarkEnd w:id="1094"/>
      <w:bookmarkEnd w:id="10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96"/>
            <w:r w:rsidRPr="007425E1">
              <w:rPr>
                <w:rFonts w:eastAsiaTheme="minorHAnsi"/>
              </w:rPr>
              <w:t>Awesome and full of glory</w:t>
            </w:r>
            <w:commentRangeEnd w:id="1096"/>
            <w:r>
              <w:rPr>
                <w:rStyle w:val="CommentReference"/>
                <w:rFonts w:ascii="Times New Roman" w:eastAsiaTheme="minorHAnsi" w:hAnsi="Times New Roman" w:cstheme="minorBidi"/>
                <w:color w:val="auto"/>
              </w:rPr>
              <w:commentReference w:id="109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97"/>
            <w:r w:rsidRPr="007425E1">
              <w:rPr>
                <w:rFonts w:eastAsiaTheme="minorHAnsi"/>
              </w:rPr>
              <w:t>works</w:t>
            </w:r>
            <w:commentRangeEnd w:id="1097"/>
            <w:r>
              <w:rPr>
                <w:rStyle w:val="CommentReference"/>
                <w:rFonts w:ascii="Times New Roman" w:eastAsiaTheme="minorHAnsi" w:hAnsi="Times New Roman" w:cstheme="minorBidi"/>
                <w:color w:val="auto"/>
              </w:rPr>
              <w:commentReference w:id="109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98"/>
            <w:r w:rsidRPr="00582AD7">
              <w:t>ϥ̀ⲛⲁϯ ⲙ̀ⲡⲓⲟⲩⲁⲓ</w:t>
            </w:r>
            <w:commentRangeEnd w:id="1098"/>
            <w:r>
              <w:rPr>
                <w:rStyle w:val="CommentReference"/>
                <w:rFonts w:ascii="Garamond" w:hAnsi="Garamond" w:cstheme="minorBidi"/>
                <w:noProof w:val="0"/>
                <w:lang w:val="en-CA"/>
              </w:rPr>
              <w:commentReference w:id="109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99"/>
            <w:r w:rsidRPr="007425E1">
              <w:rPr>
                <w:rFonts w:eastAsiaTheme="minorHAnsi"/>
              </w:rPr>
              <w:t xml:space="preserve">with </w:t>
            </w:r>
            <w:commentRangeEnd w:id="1099"/>
            <w:r>
              <w:rPr>
                <w:rStyle w:val="CommentReference"/>
                <w:rFonts w:ascii="Times New Roman" w:eastAsiaTheme="minorHAnsi" w:hAnsi="Times New Roman" w:cstheme="minorBidi"/>
                <w:color w:val="auto"/>
              </w:rPr>
              <w:commentReference w:id="109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0"/>
            <w:r w:rsidRPr="00582AD7">
              <w:t>ⲡⲁⲓ ⲉ̀ϩⲟⲟⲩ</w:t>
            </w:r>
            <w:commentRangeEnd w:id="1100"/>
            <w:r>
              <w:rPr>
                <w:rStyle w:val="CommentReference"/>
                <w:rFonts w:ascii="Garamond" w:hAnsi="Garamond" w:cstheme="minorBidi"/>
                <w:noProof w:val="0"/>
                <w:lang w:val="en-CA"/>
              </w:rPr>
              <w:commentReference w:id="110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1"/>
            <w:r w:rsidRPr="007425E1">
              <w:rPr>
                <w:rFonts w:eastAsiaTheme="minorHAnsi"/>
              </w:rPr>
              <w:t xml:space="preserve">bless </w:t>
            </w:r>
            <w:commentRangeEnd w:id="1101"/>
            <w:r>
              <w:rPr>
                <w:rStyle w:val="CommentReference"/>
                <w:rFonts w:ascii="Times New Roman" w:eastAsiaTheme="minorHAnsi" w:hAnsi="Times New Roman" w:cstheme="minorBidi"/>
                <w:color w:val="auto"/>
              </w:rPr>
              <w:commentReference w:id="110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5F6770">
        <w:rPr>
          <w:noProof/>
        </w:rPr>
        <w:t>5</w:t>
      </w:r>
      <w:r>
        <w:fldChar w:fldCharType="end"/>
      </w:r>
      <w:r>
        <w:t>.</w:t>
      </w:r>
    </w:p>
    <w:p w14:paraId="0F571DA3" w14:textId="41F2142E" w:rsidR="006869EE" w:rsidRDefault="006869EE" w:rsidP="006869EE">
      <w:pPr>
        <w:pStyle w:val="Heading1"/>
      </w:pPr>
      <w:bookmarkStart w:id="1102" w:name="_Ref448227875"/>
      <w:bookmarkStart w:id="1103" w:name="_Ref448227880"/>
      <w:bookmarkStart w:id="1104" w:name="_Toc459399198"/>
      <w:r>
        <w:lastRenderedPageBreak/>
        <w:t>The Raising of Incense</w:t>
      </w:r>
      <w:bookmarkEnd w:id="1102"/>
      <w:bookmarkEnd w:id="1103"/>
      <w:bookmarkEnd w:id="110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05"/>
      <w:r>
        <w:t>Morning</w:t>
      </w:r>
      <w:commentRangeEnd w:id="1105"/>
      <w:r>
        <w:rPr>
          <w:rStyle w:val="CommentReference"/>
          <w:rFonts w:eastAsiaTheme="minorHAnsi" w:cstheme="minorBidi"/>
          <w:b w:val="0"/>
          <w:bCs w:val="0"/>
        </w:rPr>
        <w:commentReference w:id="110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06" w:name="ThanksgivingIncense"/>
      <w:r>
        <w:lastRenderedPageBreak/>
        <w:t>The Prayer of Thanksgiving</w:t>
      </w:r>
    </w:p>
    <w:bookmarkEnd w:id="110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22452655" w:rsidR="006869EE" w:rsidRDefault="006869EE" w:rsidP="006869EE">
      <w:pPr>
        <w:pStyle w:val="Body"/>
      </w:pPr>
      <w:r>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E7D5296"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62F4">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5F6770">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07" w:name="_Ref435789344"/>
      <w:bookmarkStart w:id="1108" w:name="VersesCymbals"/>
      <w:r>
        <w:t>The Verses of the Cymbals</w:t>
      </w:r>
      <w:bookmarkEnd w:id="1107"/>
    </w:p>
    <w:bookmarkEnd w:id="110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20"/>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21"/>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109"/>
            <w:r w:rsidRPr="007425E1">
              <w:t xml:space="preserve">May </w:t>
            </w:r>
            <w:commentRangeEnd w:id="1109"/>
            <w:r>
              <w:rPr>
                <w:rStyle w:val="CommentReference"/>
                <w:rFonts w:eastAsiaTheme="minorHAnsi" w:cstheme="minorBidi"/>
                <w:color w:val="auto"/>
                <w:lang w:val="en-CA"/>
              </w:rPr>
              <w:commentReference w:id="110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10" w:name="PrayerDeparted"/>
      <w:r>
        <w:t>The Prayer for the Departed</w:t>
      </w:r>
    </w:p>
    <w:bookmarkEnd w:id="111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22"/>
      </w:r>
      <w:commentRangeStart w:id="1111"/>
      <w:r>
        <w:t xml:space="preserve"> </w:t>
      </w:r>
      <w:commentRangeEnd w:id="1111"/>
      <w:r>
        <w:rPr>
          <w:rStyle w:val="CommentReference"/>
          <w:lang w:val="en-CA"/>
        </w:rPr>
        <w:commentReference w:id="1111"/>
      </w:r>
      <w:r>
        <w:t>and our fathers the presbyters, and our brethren</w:t>
      </w:r>
      <w:r w:rsidR="00B62960">
        <w:rPr>
          <w:rStyle w:val="FootnoteReference"/>
        </w:rPr>
        <w:footnoteReference w:id="923"/>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12"/>
      <w:r>
        <w:t xml:space="preserve"> </w:t>
      </w:r>
      <w:commentRangeEnd w:id="1112"/>
      <w:r>
        <w:rPr>
          <w:rStyle w:val="CommentReference"/>
          <w:lang w:val="en-CA"/>
        </w:rPr>
        <w:commentReference w:id="111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13"/>
      <w:r>
        <w:t>You</w:t>
      </w:r>
      <w:commentRangeEnd w:id="1113"/>
      <w:r>
        <w:rPr>
          <w:rStyle w:val="CommentReference"/>
          <w:lang w:val="en-CA"/>
        </w:rPr>
        <w:commentReference w:id="111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5F6770">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14" w:name="_Ref435789903"/>
      <w:r>
        <w:rPr>
          <w:lang w:val="en-GB"/>
        </w:rPr>
        <w:t>Graciously Accord</w:t>
      </w:r>
      <w:bookmarkEnd w:id="111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15" w:name="_Ref435789927"/>
      <w:bookmarkStart w:id="111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17"/>
      <w:r>
        <w:rPr>
          <w:lang w:val="en-GB"/>
        </w:rPr>
        <w:t xml:space="preserve">to </w:t>
      </w:r>
      <w:commentRangeEnd w:id="1117"/>
      <w:r>
        <w:rPr>
          <w:rStyle w:val="CommentReference"/>
          <w:lang w:val="en-CA"/>
        </w:rPr>
        <w:commentReference w:id="111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18" w:name="_Ref442856274"/>
      <w:r>
        <w:t>The Gloria</w:t>
      </w:r>
      <w:bookmarkEnd w:id="1115"/>
      <w:bookmarkEnd w:id="111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19" w:name="_Ref435789969"/>
      <w:bookmarkEnd w:id="111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20" w:name="_Ref442856358"/>
      <w:r>
        <w:t>The Trisagion</w:t>
      </w:r>
      <w:bookmarkEnd w:id="1119"/>
      <w:bookmarkEnd w:id="112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21" w:name="_Ref442856453"/>
      <w:r>
        <w:t>Hail to You</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22" w:name="_Ref434477171"/>
      <w:r>
        <w:t>The Introduction to the Doxologies</w:t>
      </w:r>
      <w:bookmarkEnd w:id="112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24"/>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23" w:name="_Ref435799700"/>
      <w:r>
        <w:lastRenderedPageBreak/>
        <w:t>The Doxologies</w:t>
      </w:r>
      <w:bookmarkEnd w:id="112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24" w:name="_Ref434487836"/>
      <w:r>
        <w:t>The Evening Doxology of the Virgin</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5"/>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25" w:name="_Ref434487846"/>
      <w:r>
        <w:t>The Morning Doxology of the Virgin</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26"/>
            <w:r>
              <w:t xml:space="preserve">declared </w:t>
            </w:r>
            <w:commentRangeEnd w:id="1126"/>
            <w:r>
              <w:rPr>
                <w:rStyle w:val="CommentReference"/>
                <w:rFonts w:ascii="Times New Roman" w:eastAsiaTheme="minorHAnsi" w:hAnsi="Times New Roman" w:cstheme="minorBidi"/>
                <w:color w:val="auto"/>
              </w:rPr>
              <w:commentReference w:id="112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27"/>
            <w:r>
              <w:t xml:space="preserve">Good New </w:t>
            </w:r>
            <w:commentRangeEnd w:id="1127"/>
            <w:r>
              <w:rPr>
                <w:rStyle w:val="CommentReference"/>
                <w:rFonts w:ascii="Times New Roman" w:eastAsiaTheme="minorHAnsi" w:hAnsi="Times New Roman" w:cstheme="minorBidi"/>
                <w:color w:val="auto"/>
              </w:rPr>
              <w:commentReference w:id="112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6"/>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28"/>
            <w:r>
              <w:t>Be our advocate</w:t>
            </w:r>
            <w:commentRangeEnd w:id="1128"/>
            <w:r>
              <w:rPr>
                <w:rStyle w:val="CommentReference"/>
                <w:rFonts w:ascii="Times New Roman" w:eastAsiaTheme="minorHAnsi" w:hAnsi="Times New Roman" w:cstheme="minorBidi"/>
                <w:color w:val="auto"/>
              </w:rPr>
              <w:commentReference w:id="112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29"/>
            <w:r>
              <w:t>Mary</w:t>
            </w:r>
            <w:commentRangeEnd w:id="1129"/>
            <w:r>
              <w:rPr>
                <w:rStyle w:val="CommentReference"/>
                <w:rFonts w:ascii="Times New Roman" w:eastAsiaTheme="minorHAnsi" w:hAnsi="Times New Roman" w:cstheme="minorBidi"/>
                <w:color w:val="auto"/>
              </w:rPr>
              <w:commentReference w:id="112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7"/>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30" w:name="_Ref435799710"/>
      <w:r>
        <w:lastRenderedPageBreak/>
        <w:t>The Orthodox Creed</w:t>
      </w:r>
      <w:bookmarkEnd w:id="113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31" w:name="_Ref442856751"/>
      <w:r>
        <w:t>God Have mercy upon us</w:t>
      </w:r>
      <w:bookmarkEnd w:id="113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8"/>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32"/>
      <w:r>
        <w:t>God</w:t>
      </w:r>
      <w:commentRangeEnd w:id="1132"/>
      <w:r>
        <w:rPr>
          <w:rStyle w:val="CommentReference"/>
          <w:lang w:val="en-CA"/>
        </w:rPr>
        <w:commentReference w:id="113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9"/>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33" w:name="_Ref442856856"/>
      <w:r>
        <w:lastRenderedPageBreak/>
        <w:t>The Prayer for the Gospel</w:t>
      </w:r>
      <w:bookmarkEnd w:id="113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34" w:name="_Ref442870575"/>
      <w:r>
        <w:t>The Gospel Response</w:t>
      </w:r>
      <w:bookmarkEnd w:id="113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30"/>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31"/>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35" w:name="_Ref442870289"/>
      <w:r>
        <w:t>The Absolutions</w:t>
      </w:r>
      <w:bookmarkEnd w:id="113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32"/>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36" w:name="_Ref448228543"/>
      <w:bookmarkStart w:id="1137" w:name="_Ref448228546"/>
      <w:bookmarkStart w:id="1138" w:name="_Ref448471804"/>
      <w:bookmarkStart w:id="1139" w:name="_Toc459399199"/>
      <w:r>
        <w:lastRenderedPageBreak/>
        <w:t>The Book of Psalis and Doxologies</w:t>
      </w:r>
      <w:bookmarkEnd w:id="224"/>
      <w:bookmarkEnd w:id="225"/>
      <w:bookmarkEnd w:id="226"/>
      <w:bookmarkEnd w:id="1136"/>
      <w:bookmarkEnd w:id="1137"/>
      <w:bookmarkEnd w:id="1138"/>
      <w:bookmarkEnd w:id="113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40" w:name="_Toc459399200"/>
      <w:bookmarkStart w:id="1141" w:name="_Toc410196197"/>
      <w:bookmarkStart w:id="1142" w:name="_Toc410196439"/>
      <w:bookmarkStart w:id="1143" w:name="_Toc410196941"/>
      <w:r>
        <w:lastRenderedPageBreak/>
        <w:t>General and Common Doxologies</w:t>
      </w:r>
      <w:bookmarkEnd w:id="1140"/>
    </w:p>
    <w:p w14:paraId="1B082926" w14:textId="77777777" w:rsidR="009C13E9" w:rsidRDefault="009C13E9" w:rsidP="009C13E9">
      <w:pPr>
        <w:pStyle w:val="Heading3"/>
      </w:pPr>
      <w:bookmarkStart w:id="1144" w:name="_Ref434488390"/>
      <w:r>
        <w:t>The Doxology of the Heavenly</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45"/>
            <w:r>
              <w:t>The great and holy luminaries,</w:t>
            </w:r>
            <w:commentRangeEnd w:id="1145"/>
            <w:r>
              <w:rPr>
                <w:rStyle w:val="CommentReference"/>
                <w:rFonts w:ascii="Times New Roman" w:hAnsi="Times New Roman"/>
              </w:rPr>
              <w:commentReference w:id="114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4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46"/>
            <w:r>
              <w:rPr>
                <w:rStyle w:val="CommentReference"/>
                <w:rFonts w:ascii="Times New Roman" w:hAnsi="Times New Roman"/>
              </w:rPr>
              <w:commentReference w:id="114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47"/>
            <w:r w:rsidRPr="00602B0F">
              <w:t xml:space="preserve">O Lord, </w:t>
            </w:r>
            <w:commentRangeEnd w:id="1147"/>
            <w:r>
              <w:rPr>
                <w:rStyle w:val="CommentReference"/>
                <w:rFonts w:ascii="Times New Roman" w:hAnsi="Times New Roman"/>
              </w:rPr>
              <w:commentReference w:id="114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48" w:name="_Ref434488524"/>
      <w:r>
        <w:t>The Doxology of St. John the Baptist</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49" w:name="_Ref434488546"/>
      <w:r>
        <w:t>Another Doxology of St. John the Baptist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50" w:name="_Ref434488644"/>
      <w:r>
        <w:lastRenderedPageBreak/>
        <w:t>A Doxology for the Apostles</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51"/>
            <w:r>
              <w:t xml:space="preserve">called </w:t>
            </w:r>
            <w:commentRangeEnd w:id="1151"/>
            <w:r>
              <w:rPr>
                <w:rStyle w:val="CommentReference"/>
                <w:rFonts w:ascii="Times New Roman" w:eastAsiaTheme="minorHAnsi" w:hAnsi="Times New Roman" w:cstheme="minorBidi"/>
                <w:color w:val="auto"/>
              </w:rPr>
              <w:commentReference w:id="115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52"/>
            <w:r>
              <w:t>Who loved him greatly.</w:t>
            </w:r>
            <w:commentRangeEnd w:id="1152"/>
            <w:r>
              <w:rPr>
                <w:rStyle w:val="CommentReference"/>
                <w:rFonts w:ascii="Times New Roman" w:eastAsiaTheme="minorHAnsi" w:hAnsi="Times New Roman" w:cstheme="minorBidi"/>
                <w:color w:val="auto"/>
              </w:rPr>
              <w:commentReference w:id="115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53" w:name="_Ref434488657"/>
      <w:r>
        <w:t>Another Doxology for the Apostles</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54"/>
            <w:r>
              <w:t xml:space="preserve">Our </w:t>
            </w:r>
            <w:commentRangeEnd w:id="1154"/>
            <w:r>
              <w:rPr>
                <w:rStyle w:val="CommentReference"/>
                <w:rFonts w:ascii="Times New Roman" w:eastAsiaTheme="minorHAnsi" w:hAnsi="Times New Roman" w:cstheme="minorBidi"/>
                <w:color w:val="auto"/>
              </w:rPr>
              <w:commentReference w:id="115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55"/>
            <w:r>
              <w:t xml:space="preserve">And </w:t>
            </w:r>
            <w:commentRangeEnd w:id="1155"/>
            <w:r>
              <w:rPr>
                <w:rStyle w:val="CommentReference"/>
                <w:rFonts w:ascii="Times New Roman" w:eastAsiaTheme="minorHAnsi" w:hAnsi="Times New Roman" w:cstheme="minorBidi"/>
                <w:color w:val="auto"/>
              </w:rPr>
              <w:commentReference w:id="115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56"/>
            <w:r>
              <w:t>And was numbered with</w:t>
            </w:r>
          </w:p>
          <w:p w14:paraId="5527B3A6" w14:textId="77777777" w:rsidR="004C7F73" w:rsidRDefault="004C7F73" w:rsidP="004C7F73">
            <w:pPr>
              <w:pStyle w:val="EngHangEnd"/>
            </w:pPr>
            <w:r>
              <w:t>The rest of the Apostles.</w:t>
            </w:r>
            <w:commentRangeEnd w:id="1156"/>
            <w:r>
              <w:rPr>
                <w:rStyle w:val="CommentReference"/>
                <w:rFonts w:ascii="Times New Roman" w:eastAsiaTheme="minorHAnsi" w:hAnsi="Times New Roman" w:cstheme="minorBidi"/>
                <w:color w:val="auto"/>
              </w:rPr>
              <w:commentReference w:id="115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57"/>
            <w:r>
              <w:t xml:space="preserve">sound </w:t>
            </w:r>
            <w:commentRangeEnd w:id="1157"/>
            <w:r>
              <w:rPr>
                <w:rStyle w:val="CommentReference"/>
                <w:rFonts w:ascii="Times New Roman" w:eastAsiaTheme="minorHAnsi" w:hAnsi="Times New Roman" w:cstheme="minorBidi"/>
                <w:color w:val="auto"/>
              </w:rPr>
              <w:commentReference w:id="115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58" w:name="_Ref434488814"/>
      <w:r>
        <w:t>The Doxology of St. Mark</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3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59" w:name="_Ref434488992"/>
      <w:r>
        <w:lastRenderedPageBreak/>
        <w:t>The Doxology of Any Apostle</w:t>
      </w:r>
      <w:bookmarkEnd w:id="11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6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60"/>
            <w:r>
              <w:rPr>
                <w:rStyle w:val="CommentReference"/>
                <w:rFonts w:ascii="Times New Roman" w:eastAsiaTheme="minorHAnsi" w:hAnsi="Times New Roman" w:cstheme="minorBidi"/>
                <w:color w:val="auto"/>
              </w:rPr>
              <w:commentReference w:id="116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61"/>
            <w:r>
              <w:t>compatriots</w:t>
            </w:r>
            <w:commentRangeEnd w:id="1161"/>
            <w:r>
              <w:rPr>
                <w:rStyle w:val="CommentReference"/>
                <w:rFonts w:ascii="Times New Roman" w:eastAsiaTheme="minorHAnsi" w:hAnsi="Times New Roman" w:cstheme="minorBidi"/>
                <w:color w:val="auto"/>
              </w:rPr>
              <w:commentReference w:id="116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62" w:name="_Ref434489014"/>
      <w:r>
        <w:lastRenderedPageBreak/>
        <w:t>The Doxology of St. Stephen</w:t>
      </w:r>
      <w:bookmarkEnd w:id="11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3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63" w:name="_Ref434489170"/>
      <w:r>
        <w:t>The Doxology of St. George</w:t>
      </w:r>
      <w:bookmarkEnd w:id="1163"/>
    </w:p>
    <w:p w14:paraId="066A4290" w14:textId="083C1284"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E62F4">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62F4">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5F6770">
        <w:rPr>
          <w:noProof/>
        </w:rPr>
        <w:t>826</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64" w:name="_Ref434490082"/>
      <w:r>
        <w:t>The Doxology of St. Demiana</w:t>
      </w:r>
      <w:bookmarkEnd w:id="1164"/>
    </w:p>
    <w:p w14:paraId="10DFBB59" w14:textId="1720C796"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E62F4">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E62F4">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5F6770">
        <w:rPr>
          <w:noProof/>
        </w:rPr>
        <w:t>788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lastRenderedPageBreak/>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3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65" w:name="_Ref434489950"/>
      <w:r>
        <w:t>The Doxology of the Martyrs</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lastRenderedPageBreak/>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lastRenderedPageBreak/>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66"/>
            <w:r>
              <w:t>Akrash</w:t>
            </w:r>
            <w:commentRangeEnd w:id="1166"/>
            <w:r>
              <w:rPr>
                <w:rStyle w:val="CommentReference"/>
              </w:rPr>
              <w:commentReference w:id="116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lastRenderedPageBreak/>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67" w:name="_Ref434490311"/>
      <w:r>
        <w:t>The Doxology of St. Anthony and St. Paul</w:t>
      </w:r>
      <w:bookmarkEnd w:id="1167"/>
    </w:p>
    <w:p w14:paraId="716265E5" w14:textId="4F9BE413"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E62F4">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E62F4">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5F6770">
        <w:rPr>
          <w:noProof/>
        </w:rPr>
        <w:t>794</w:t>
      </w:r>
      <w:r w:rsidR="00191A26">
        <w:fldChar w:fldCharType="end"/>
      </w:r>
      <w:r>
        <w:t xml:space="preserve">, and </w:t>
      </w:r>
      <w:r w:rsidR="00191A26">
        <w:fldChar w:fldCharType="begin"/>
      </w:r>
      <w:r w:rsidR="00191A26">
        <w:instrText xml:space="preserve"> REF _Ref434490368 \h </w:instrText>
      </w:r>
      <w:r w:rsidR="00191A26">
        <w:fldChar w:fldCharType="separate"/>
      </w:r>
      <w:r w:rsidR="000E62F4">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5F6770">
        <w:rPr>
          <w:noProof/>
        </w:rPr>
        <w:t>796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68"/>
            <w:r w:rsidRPr="004764BD">
              <w:t>give light to</w:t>
            </w:r>
            <w:commentRangeEnd w:id="1168"/>
            <w:r>
              <w:rPr>
                <w:rStyle w:val="CommentReference"/>
                <w:rFonts w:ascii="Times New Roman" w:eastAsiaTheme="minorHAnsi" w:hAnsi="Times New Roman" w:cstheme="minorBidi"/>
                <w:color w:val="auto"/>
              </w:rPr>
              <w:commentReference w:id="116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69" w:name="_Ref434490826"/>
      <w:r>
        <w:t>The Doxology of St. Pishoy and St. Paul of Tammah</w:t>
      </w:r>
      <w:bookmarkEnd w:id="1169"/>
    </w:p>
    <w:p w14:paraId="204E33B1" w14:textId="6F1A6E35"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62F4">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62F4">
        <w:rPr>
          <w:lang w:val="en-US"/>
        </w:rPr>
        <w:t>July 2 / Epip 8: St. Pishoy</w:t>
      </w:r>
      <w:r>
        <w:fldChar w:fldCharType="end"/>
      </w:r>
      <w:r>
        <w:t xml:space="preserve">, page </w:t>
      </w:r>
      <w:r>
        <w:fldChar w:fldCharType="begin"/>
      </w:r>
      <w:r>
        <w:instrText xml:space="preserve"> PAGEREF _Ref434490783 \h </w:instrText>
      </w:r>
      <w:r>
        <w:fldChar w:fldCharType="separate"/>
      </w:r>
      <w:r w:rsidR="005F6770">
        <w:rPr>
          <w:noProof/>
        </w:rPr>
        <w:t>884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70" w:name="_Ref434492161"/>
      <w:r>
        <w:t>The Doxology of St. Athanasius the Apostolic</w:t>
      </w:r>
      <w:bookmarkEnd w:id="1170"/>
      <w:r w:rsidR="00B52F78">
        <w:rPr>
          <w:rStyle w:val="FootnoteReference"/>
        </w:rPr>
        <w:footnoteReference w:id="936"/>
      </w:r>
    </w:p>
    <w:p w14:paraId="1BC7DA79" w14:textId="4521C3BB"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62F4">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62F4">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5F6770">
        <w:rPr>
          <w:noProof/>
        </w:rPr>
        <w:t>831</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5F6770">
        <w:rPr>
          <w:noProof/>
        </w:rPr>
        <w:t>833</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71" w:name="_Ref434492536"/>
      <w:r>
        <w:lastRenderedPageBreak/>
        <w:t xml:space="preserve">The Doxology of </w:t>
      </w:r>
      <w:r w:rsidR="00231798">
        <w:t>the</w:t>
      </w:r>
      <w:r>
        <w:t xml:space="preserve"> Cross Bearers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72" w:name="_Ref434492645"/>
      <w:r>
        <w:t>The Doxology for a Hierarch Who is Present</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3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3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8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82"/>
            <w:r>
              <w:rPr>
                <w:rStyle w:val="CommentReference"/>
                <w:rFonts w:ascii="Times New Roman" w:eastAsiaTheme="minorHAnsi" w:hAnsi="Times New Roman" w:cstheme="minorBidi"/>
                <w:color w:val="auto"/>
              </w:rPr>
              <w:commentReference w:id="118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4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86" w:name="_Toc459399201"/>
      <w:bookmarkStart w:id="1187" w:name="September"/>
      <w:r>
        <w:lastRenderedPageBreak/>
        <w:t>September</w:t>
      </w:r>
      <w:bookmarkEnd w:id="1141"/>
      <w:bookmarkEnd w:id="1142"/>
      <w:bookmarkEnd w:id="114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86"/>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5F6770">
              <w:rPr>
                <w:noProof/>
                <w:webHidden/>
              </w:rPr>
              <w:t>576</w:t>
            </w:r>
            <w:r w:rsidR="00513E2D">
              <w:rPr>
                <w:noProof/>
                <w:webHidden/>
              </w:rPr>
              <w:fldChar w:fldCharType="end"/>
            </w:r>
          </w:hyperlink>
        </w:p>
        <w:p w14:paraId="09704F3F" w14:textId="19C530F9" w:rsidR="00513E2D" w:rsidRDefault="0078031B">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349CC707" w14:textId="0A71F998" w:rsidR="00513E2D" w:rsidRDefault="0078031B">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7D8C38A6" w14:textId="592DC035" w:rsidR="00513E2D" w:rsidRDefault="0078031B">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5F6770">
              <w:rPr>
                <w:noProof/>
                <w:webHidden/>
              </w:rPr>
              <w:t>590</w:t>
            </w:r>
            <w:r w:rsidR="00513E2D">
              <w:rPr>
                <w:noProof/>
                <w:webHidden/>
              </w:rPr>
              <w:fldChar w:fldCharType="end"/>
            </w:r>
          </w:hyperlink>
        </w:p>
        <w:p w14:paraId="076621BC" w14:textId="1562F2C3" w:rsidR="00513E2D" w:rsidRDefault="0078031B">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7428CC49" w14:textId="18CC868E" w:rsidR="00513E2D" w:rsidRDefault="0078031B">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5C32060D" w14:textId="767116D9" w:rsidR="00513E2D" w:rsidRDefault="0078031B">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5F6770">
              <w:rPr>
                <w:noProof/>
                <w:webHidden/>
              </w:rPr>
              <w:t>592</w:t>
            </w:r>
            <w:r w:rsidR="00513E2D">
              <w:rPr>
                <w:noProof/>
                <w:webHidden/>
              </w:rPr>
              <w:fldChar w:fldCharType="end"/>
            </w:r>
          </w:hyperlink>
        </w:p>
        <w:p w14:paraId="061F128B" w14:textId="20D113DE" w:rsidR="00513E2D" w:rsidRDefault="0078031B">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5F6770">
              <w:rPr>
                <w:noProof/>
                <w:webHidden/>
              </w:rPr>
              <w:t>594</w:t>
            </w:r>
            <w:r w:rsidR="00513E2D">
              <w:rPr>
                <w:noProof/>
                <w:webHidden/>
              </w:rPr>
              <w:fldChar w:fldCharType="end"/>
            </w:r>
          </w:hyperlink>
        </w:p>
        <w:p w14:paraId="71170E99" w14:textId="19BDE08F" w:rsidR="00513E2D" w:rsidRDefault="0078031B">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1C97F4F3" w14:textId="0D08F6D3" w:rsidR="00513E2D" w:rsidRDefault="0078031B">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5F6770">
              <w:rPr>
                <w:noProof/>
                <w:webHidden/>
              </w:rPr>
              <w:t>595</w:t>
            </w:r>
            <w:r w:rsidR="00513E2D">
              <w:rPr>
                <w:noProof/>
                <w:webHidden/>
              </w:rPr>
              <w:fldChar w:fldCharType="end"/>
            </w:r>
          </w:hyperlink>
        </w:p>
        <w:p w14:paraId="0C9CE160" w14:textId="70F07FD0" w:rsidR="00513E2D" w:rsidRDefault="0078031B">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797EE435" w14:textId="04AD0143" w:rsidR="00513E2D" w:rsidRDefault="0078031B">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1405B846" w14:textId="799C183D" w:rsidR="00513E2D" w:rsidRDefault="0078031B">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5F6770">
              <w:rPr>
                <w:noProof/>
                <w:webHidden/>
              </w:rPr>
              <w:t>610</w:t>
            </w:r>
            <w:r w:rsidR="00513E2D">
              <w:rPr>
                <w:noProof/>
                <w:webHidden/>
              </w:rPr>
              <w:fldChar w:fldCharType="end"/>
            </w:r>
          </w:hyperlink>
        </w:p>
        <w:p w14:paraId="3A7B0203" w14:textId="5A8007A8" w:rsidR="00513E2D" w:rsidRDefault="0078031B">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1C0909DB" w14:textId="68D53238" w:rsidR="00513E2D" w:rsidRDefault="0078031B">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5F6770">
              <w:rPr>
                <w:noProof/>
                <w:webHidden/>
              </w:rPr>
              <w:t>613</w:t>
            </w:r>
            <w:r w:rsidR="00513E2D">
              <w:rPr>
                <w:noProof/>
                <w:webHidden/>
              </w:rPr>
              <w:fldChar w:fldCharType="end"/>
            </w:r>
          </w:hyperlink>
        </w:p>
        <w:p w14:paraId="21CBC517" w14:textId="1CC09F93" w:rsidR="00513E2D" w:rsidRDefault="0078031B">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5F6770">
              <w:rPr>
                <w:noProof/>
                <w:webHidden/>
              </w:rPr>
              <w:t>622</w:t>
            </w:r>
            <w:r w:rsidR="00513E2D">
              <w:rPr>
                <w:noProof/>
                <w:webHidden/>
              </w:rPr>
              <w:fldChar w:fldCharType="end"/>
            </w:r>
          </w:hyperlink>
        </w:p>
        <w:p w14:paraId="2154D57B" w14:textId="0C0184A2" w:rsidR="00513E2D" w:rsidRDefault="0078031B">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5F6770">
              <w:rPr>
                <w:noProof/>
                <w:webHidden/>
              </w:rPr>
              <w:t>623</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88" w:name="_Toc410196198"/>
      <w:bookmarkStart w:id="1189" w:name="_Toc410196440"/>
      <w:bookmarkStart w:id="1190" w:name="_Toc410196942"/>
      <w:r>
        <w:br w:type="page"/>
      </w:r>
    </w:p>
    <w:p w14:paraId="3B77A2B2" w14:textId="6F99453D" w:rsidR="00495F1A" w:rsidRDefault="0092592B" w:rsidP="00495F1A">
      <w:pPr>
        <w:pStyle w:val="Heading3"/>
      </w:pPr>
      <w:bookmarkStart w:id="1191" w:name="_Toc459399235"/>
      <w:r>
        <w:lastRenderedPageBreak/>
        <w:t xml:space="preserve">August 29 (30) / Tho-out 1: </w:t>
      </w:r>
      <w:r w:rsidR="00495F1A">
        <w:t>Ecclesiastical New Year: Nairouz</w:t>
      </w:r>
      <w:bookmarkEnd w:id="1188"/>
      <w:bookmarkEnd w:id="1189"/>
      <w:bookmarkEnd w:id="1190"/>
      <w:bookmarkEnd w:id="119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9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93" w:name="_Ref459398951"/>
      <w:r>
        <w:t>The Doxolog</w:t>
      </w:r>
      <w:r w:rsidR="00E21EA3">
        <w:t>y for Ecclesiastical New Year</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94"/>
            <w:r>
              <w:t xml:space="preserve">wiles </w:t>
            </w:r>
            <w:commentRangeEnd w:id="1194"/>
            <w:r>
              <w:rPr>
                <w:rStyle w:val="CommentReference"/>
                <w:rFonts w:ascii="Times New Roman" w:eastAsiaTheme="minorHAnsi" w:hAnsi="Times New Roman" w:cstheme="minorBidi"/>
                <w:color w:val="auto"/>
              </w:rPr>
              <w:commentReference w:id="119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95" w:name="_Ref434473482"/>
      <w:r>
        <w:t>The Psali Adam</w:t>
      </w:r>
      <w:r w:rsidR="00B411C9">
        <w:t xml:space="preserve"> for the Ecclesiastical New Year</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96"/>
            <w:r>
              <w:t xml:space="preserve">Ϯⲛⲁⲟⲩⲱϣⲧ </w:t>
            </w:r>
            <w:commentRangeEnd w:id="1196"/>
            <w:r>
              <w:rPr>
                <w:rStyle w:val="CommentReference"/>
                <w:rFonts w:ascii="Times New Roman" w:hAnsi="Times New Roman"/>
              </w:rPr>
              <w:commentReference w:id="119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97"/>
            <w:r>
              <w:t>reign</w:t>
            </w:r>
            <w:commentRangeEnd w:id="1197"/>
            <w:r>
              <w:rPr>
                <w:rStyle w:val="CommentReference"/>
              </w:rPr>
              <w:commentReference w:id="119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98" w:name="_Ref434473530"/>
      <w:r>
        <w:t xml:space="preserve">The Psali </w:t>
      </w:r>
      <w:r w:rsidR="004E71A7">
        <w:t>Batos for the Ecclesiastical New Year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99"/>
            <w:r>
              <w:t xml:space="preserve">be </w:t>
            </w:r>
            <w:commentRangeEnd w:id="1199"/>
            <w:r>
              <w:rPr>
                <w:rStyle w:val="CommentReference"/>
              </w:rPr>
              <w:commentReference w:id="119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00"/>
            <w:r>
              <w:t xml:space="preserve">Ⲁⲙⲱⲛⲓ </w:t>
            </w:r>
            <w:commentRangeEnd w:id="1200"/>
            <w:r>
              <w:rPr>
                <w:rStyle w:val="CommentReference"/>
                <w:rFonts w:ascii="Times New Roman" w:hAnsi="Times New Roman"/>
              </w:rPr>
              <w:commentReference w:id="120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01"/>
            <w:r>
              <w:t xml:space="preserve">the </w:t>
            </w:r>
            <w:commentRangeEnd w:id="1201"/>
            <w:r>
              <w:rPr>
                <w:rStyle w:val="CommentReference"/>
              </w:rPr>
              <w:commentReference w:id="120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02"/>
            <w:r>
              <w:t xml:space="preserve">entreat </w:t>
            </w:r>
            <w:commentRangeEnd w:id="1202"/>
            <w:r>
              <w:rPr>
                <w:rStyle w:val="CommentReference"/>
              </w:rPr>
              <w:commentReference w:id="120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03" w:name="_Toc459399236"/>
      <w:r>
        <w:t xml:space="preserve">August 29 (30) / Tho-out 1: </w:t>
      </w:r>
      <w:r w:rsidRPr="00646349">
        <w:t xml:space="preserve">Also </w:t>
      </w:r>
      <w:r>
        <w:t>the Martyrdom of St. Bartholomew the Apostle</w:t>
      </w:r>
      <w:bookmarkEnd w:id="1203"/>
    </w:p>
    <w:p w14:paraId="18F26E46" w14:textId="587A0C1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77D452E" w14:textId="77777777" w:rsidR="0092592B" w:rsidRDefault="0092592B" w:rsidP="0092592B">
      <w:pPr>
        <w:pStyle w:val="Heading3"/>
      </w:pPr>
      <w:bookmarkStart w:id="1204" w:name="_Toc459399237"/>
      <w:r>
        <w:t xml:space="preserve">August 30 (31) / Tho-out 2: </w:t>
      </w:r>
      <w:r w:rsidR="005242D1">
        <w:t xml:space="preserve">Martyrdom of </w:t>
      </w:r>
      <w:r>
        <w:t>St. John the Baptist</w:t>
      </w:r>
      <w:bookmarkEnd w:id="1204"/>
    </w:p>
    <w:p w14:paraId="0BD3AFB5" w14:textId="2884E81D"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t>.</w:t>
      </w:r>
    </w:p>
    <w:p w14:paraId="53087CDB" w14:textId="77777777" w:rsidR="00C46B09" w:rsidRDefault="00C46B09" w:rsidP="0039635A">
      <w:pPr>
        <w:pStyle w:val="Heading3"/>
      </w:pPr>
      <w:bookmarkStart w:id="1205" w:name="_Toc459399238"/>
      <w:r>
        <w:t>September 1 (2) / Tho-out 4: St. Verena</w:t>
      </w:r>
      <w:bookmarkEnd w:id="1205"/>
    </w:p>
    <w:p w14:paraId="593C8957" w14:textId="505B2827" w:rsidR="00DB5470" w:rsidRDefault="00296539" w:rsidP="00DB5470">
      <w:pPr>
        <w:pStyle w:val="Heading4"/>
      </w:pPr>
      <w:bookmarkStart w:id="120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07" w:name="_Ref459401476"/>
      <w:r>
        <w:t>The Doxology</w:t>
      </w:r>
      <w:r w:rsidR="00B46E6E">
        <w:t xml:space="preserve"> for St. Verena</w:t>
      </w:r>
      <w:bookmarkEnd w:id="1206"/>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08" w:name="_Toc459399239"/>
      <w:r>
        <w:t>September 3 (4) / Tho-out 6: St. Phoebe the Protodeaconess</w:t>
      </w:r>
      <w:r w:rsidR="008C4D26">
        <w:rPr>
          <w:rStyle w:val="FootnoteReference"/>
        </w:rPr>
        <w:footnoteReference w:id="941"/>
      </w:r>
      <w:bookmarkEnd w:id="1208"/>
    </w:p>
    <w:p w14:paraId="47E3028B" w14:textId="77777777" w:rsidR="0039635A" w:rsidRDefault="0039635A" w:rsidP="0039635A">
      <w:pPr>
        <w:pStyle w:val="Heading3"/>
      </w:pPr>
      <w:bookmarkStart w:id="1209" w:name="_Toc459399240"/>
      <w:r>
        <w:t>September 4 (5) / Tho-out 7: St. Dioscorus</w:t>
      </w:r>
      <w:bookmarkEnd w:id="1209"/>
    </w:p>
    <w:p w14:paraId="6AE56346" w14:textId="4E0CE7FC" w:rsidR="0039635A" w:rsidRDefault="00191A26" w:rsidP="0039635A">
      <w:pPr>
        <w:pStyle w:val="Rubric"/>
      </w:pPr>
      <w:r>
        <w:fldChar w:fldCharType="begin"/>
      </w:r>
      <w:r>
        <w:instrText xml:space="preserve"> REF _Ref434492249 \h </w:instrText>
      </w:r>
      <w:r>
        <w:fldChar w:fldCharType="separate"/>
      </w:r>
      <w:r w:rsidR="000E62F4">
        <w:t>The Doxology for St. Severus</w:t>
      </w:r>
      <w:r>
        <w:fldChar w:fldCharType="end"/>
      </w:r>
      <w:r>
        <w:t xml:space="preserve">, </w:t>
      </w:r>
      <w:r>
        <w:fldChar w:fldCharType="begin"/>
      </w:r>
      <w:r>
        <w:instrText xml:space="preserve"> REF _Ref434561058 \h </w:instrText>
      </w:r>
      <w:r>
        <w:fldChar w:fldCharType="separate"/>
      </w:r>
      <w:r w:rsidR="000E62F4">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5F6770">
        <w:rPr>
          <w:noProof/>
        </w:rPr>
        <w:t>623</w:t>
      </w:r>
      <w:r>
        <w:fldChar w:fldCharType="end"/>
      </w:r>
      <w:r w:rsidR="0039635A">
        <w:t xml:space="preserve"> can be adapted.</w:t>
      </w:r>
    </w:p>
    <w:p w14:paraId="7D1E759A" w14:textId="77777777" w:rsidR="0046481B" w:rsidRDefault="0046481B" w:rsidP="0046481B">
      <w:pPr>
        <w:pStyle w:val="Heading3"/>
      </w:pPr>
      <w:bookmarkStart w:id="1210" w:name="_Toc459399241"/>
      <w:r>
        <w:t>September 4 (5) / Tho-out 7: Also St. Rebecca and her Children</w:t>
      </w:r>
      <w:bookmarkEnd w:id="1210"/>
    </w:p>
    <w:p w14:paraId="51FECB60" w14:textId="7CDB2FBF" w:rsidR="00BD6485" w:rsidRDefault="00BD6485" w:rsidP="00BD6485">
      <w:pPr>
        <w:pStyle w:val="Heading4"/>
      </w:pPr>
      <w:bookmarkStart w:id="1211"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12" w:name="_Ref459401387"/>
      <w:r>
        <w:t>The Doxology</w:t>
      </w:r>
      <w:r w:rsidR="00B46E6E">
        <w:t xml:space="preserve"> for St. Rebecca and her Children</w:t>
      </w:r>
      <w:bookmarkEnd w:id="1211"/>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213" w:name="_Toc459399242"/>
      <w:r>
        <w:t>September 9 (10) / Tho-out 12: Commemoration of Archangel Michael</w:t>
      </w:r>
      <w:bookmarkEnd w:id="1213"/>
    </w:p>
    <w:p w14:paraId="0E80B426" w14:textId="77777777" w:rsidR="000E62F4"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EF9573A" w14:textId="77777777" w:rsidTr="0082304E">
        <w:trPr>
          <w:cantSplit/>
          <w:jc w:val="center"/>
        </w:trPr>
        <w:tc>
          <w:tcPr>
            <w:tcW w:w="288" w:type="dxa"/>
          </w:tcPr>
          <w:p w14:paraId="7A8BCE4C" w14:textId="77777777" w:rsidR="000E62F4" w:rsidRDefault="000E62F4" w:rsidP="0082304E">
            <w:pPr>
              <w:pStyle w:val="CopticCross"/>
            </w:pPr>
          </w:p>
        </w:tc>
        <w:tc>
          <w:tcPr>
            <w:tcW w:w="3960" w:type="dxa"/>
          </w:tcPr>
          <w:p w14:paraId="60763829" w14:textId="77777777" w:rsidR="000E62F4" w:rsidRDefault="000E62F4" w:rsidP="00C83ECE">
            <w:pPr>
              <w:pStyle w:val="EngHang"/>
            </w:pPr>
            <w:r>
              <w:t>Through the intercessions</w:t>
            </w:r>
          </w:p>
          <w:p w14:paraId="32557528" w14:textId="77777777" w:rsidR="000E62F4" w:rsidRDefault="000E62F4" w:rsidP="00C83ECE">
            <w:pPr>
              <w:pStyle w:val="EngHang"/>
            </w:pPr>
            <w:r>
              <w:t>Of the Four Incorporeal Beasts,</w:t>
            </w:r>
          </w:p>
          <w:p w14:paraId="137C4777" w14:textId="77777777" w:rsidR="000E62F4" w:rsidRDefault="000E62F4" w:rsidP="00C83ECE">
            <w:pPr>
              <w:pStyle w:val="EngHang"/>
            </w:pPr>
            <w:r>
              <w:t>The ministering flames of fire,</w:t>
            </w:r>
          </w:p>
          <w:p w14:paraId="21CE6218" w14:textId="77777777" w:rsidR="000E62F4" w:rsidRDefault="000E62F4" w:rsidP="0082304E">
            <w:pPr>
              <w:pStyle w:val="EngHangEnd"/>
            </w:pPr>
            <w:r>
              <w:t>O Lord, grant us the forgiveness of our sins.</w:t>
            </w:r>
          </w:p>
        </w:tc>
        <w:tc>
          <w:tcPr>
            <w:tcW w:w="288" w:type="dxa"/>
          </w:tcPr>
          <w:p w14:paraId="0595FF99" w14:textId="77777777" w:rsidR="000E62F4" w:rsidRDefault="000E62F4" w:rsidP="0082304E"/>
        </w:tc>
        <w:tc>
          <w:tcPr>
            <w:tcW w:w="288" w:type="dxa"/>
          </w:tcPr>
          <w:p w14:paraId="667B51FE" w14:textId="77777777" w:rsidR="000E62F4" w:rsidRDefault="000E62F4" w:rsidP="0082304E">
            <w:pPr>
              <w:pStyle w:val="CopticCross"/>
            </w:pPr>
          </w:p>
        </w:tc>
        <w:tc>
          <w:tcPr>
            <w:tcW w:w="3960" w:type="dxa"/>
          </w:tcPr>
          <w:p w14:paraId="24056D12" w14:textId="77777777" w:rsidR="000E62F4" w:rsidRDefault="000E62F4" w:rsidP="00C83ECE">
            <w:pPr>
              <w:pStyle w:val="CopticVersemulti-line"/>
            </w:pPr>
            <w:r>
              <w:t>Ϩⲓⲧⲉⲛ ⲛⲓⲡ̀ⲣⲉⲥⲃⲓⲁ̀</w:t>
            </w:r>
          </w:p>
          <w:p w14:paraId="7F35FF50" w14:textId="77777777" w:rsidR="000E62F4" w:rsidRDefault="000E62F4" w:rsidP="00C83ECE">
            <w:pPr>
              <w:pStyle w:val="CopticVersemulti-line"/>
            </w:pPr>
            <w:r>
              <w:t>ⲛ̀ⲧⲉ ⲡⲓϥ̀ⲧⲟⲩ ⲛ̀ⲍⲱⲟⲛ ⲛ̀ⲁⲥⲱⲙⲁⲧⲟⲥ</w:t>
            </w:r>
          </w:p>
          <w:p w14:paraId="55908D9B" w14:textId="77777777" w:rsidR="000E62F4" w:rsidRDefault="000E62F4" w:rsidP="00C83ECE">
            <w:pPr>
              <w:pStyle w:val="CopticVersemulti-line"/>
            </w:pPr>
            <w:r>
              <w:t>ⲛ̀ⲗⲓⲧⲟⲩⲣⲅⲟⲥ ⲛ̀ϣⲁϩ ⲛ̀ⲭ̀ⲣⲟⲙ:</w:t>
            </w:r>
          </w:p>
          <w:p w14:paraId="259562BB" w14:textId="77777777" w:rsidR="000E62F4" w:rsidRPr="00C35319" w:rsidRDefault="000E62F4" w:rsidP="00C83ECE">
            <w:pPr>
              <w:pStyle w:val="CopticHangingVerse"/>
            </w:pPr>
            <w:r>
              <w:t>Ⲡϭⲟⲓⲥ ⲁⲣⲓϩ̀ⲙⲟⲧ ⲛⲁⲛ ⲙ̀ⲡⲓⲭⲱ ⲉ̀ⲃⲟⲗ ⲛ̀ⲧⲉ ⲛⲉⲛⲛⲟⲃⲓ.</w:t>
            </w:r>
          </w:p>
        </w:tc>
      </w:tr>
    </w:tbl>
    <w:p w14:paraId="6E944E3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33ADC9" w14:textId="77777777" w:rsidTr="00C83ECE">
        <w:trPr>
          <w:cantSplit/>
          <w:jc w:val="center"/>
        </w:trPr>
        <w:tc>
          <w:tcPr>
            <w:tcW w:w="288" w:type="dxa"/>
          </w:tcPr>
          <w:p w14:paraId="4A89A7D0" w14:textId="77777777" w:rsidR="000E62F4" w:rsidRDefault="000E62F4" w:rsidP="00C83ECE">
            <w:pPr>
              <w:pStyle w:val="CopticCross"/>
            </w:pPr>
          </w:p>
        </w:tc>
        <w:tc>
          <w:tcPr>
            <w:tcW w:w="3960" w:type="dxa"/>
          </w:tcPr>
          <w:p w14:paraId="1DF7BEF1" w14:textId="77777777" w:rsidR="000E62F4" w:rsidRDefault="000E62F4" w:rsidP="00C83ECE">
            <w:pPr>
              <w:pStyle w:val="EngHang"/>
            </w:pPr>
            <w:r>
              <w:t>Hail to the four incorporeal living beasts,</w:t>
            </w:r>
          </w:p>
          <w:p w14:paraId="4464D800" w14:textId="77777777" w:rsidR="000E62F4" w:rsidRDefault="000E62F4" w:rsidP="00C83ECE">
            <w:pPr>
              <w:pStyle w:val="EngHang"/>
            </w:pPr>
            <w:r>
              <w:t>Carrying the throne of God,</w:t>
            </w:r>
          </w:p>
          <w:p w14:paraId="6BBF5788" w14:textId="77777777" w:rsidR="000E62F4" w:rsidRDefault="000E62F4" w:rsidP="00C83ECE">
            <w:pPr>
              <w:pStyle w:val="EngHang"/>
            </w:pPr>
            <w:r>
              <w:t>A lion’s face, and a calf’s face,</w:t>
            </w:r>
          </w:p>
          <w:p w14:paraId="268DECF3" w14:textId="77777777" w:rsidR="000E62F4" w:rsidRDefault="000E62F4" w:rsidP="00C83ECE">
            <w:pPr>
              <w:pStyle w:val="EngHangEnd"/>
            </w:pPr>
            <w:r>
              <w:t>A man’s face, and an eagle’s face.</w:t>
            </w:r>
          </w:p>
        </w:tc>
        <w:tc>
          <w:tcPr>
            <w:tcW w:w="288" w:type="dxa"/>
          </w:tcPr>
          <w:p w14:paraId="2DC7F986" w14:textId="77777777" w:rsidR="000E62F4" w:rsidRDefault="000E62F4" w:rsidP="00C83ECE"/>
        </w:tc>
        <w:tc>
          <w:tcPr>
            <w:tcW w:w="288" w:type="dxa"/>
          </w:tcPr>
          <w:p w14:paraId="6BBC5BF3" w14:textId="77777777" w:rsidR="000E62F4" w:rsidRDefault="000E62F4" w:rsidP="00C83ECE">
            <w:pPr>
              <w:pStyle w:val="CopticCross"/>
            </w:pPr>
          </w:p>
        </w:tc>
        <w:tc>
          <w:tcPr>
            <w:tcW w:w="3960" w:type="dxa"/>
          </w:tcPr>
          <w:p w14:paraId="3420640D" w14:textId="77777777" w:rsidR="000E62F4" w:rsidRDefault="000E62F4" w:rsidP="00C83ECE">
            <w:pPr>
              <w:pStyle w:val="CopticVersemulti-line"/>
            </w:pPr>
            <w:r>
              <w:t>Ⲭⲉⲣⲉ ⲡⲓϥ̀ⲧⲟⲩ ⲛ̀ⲍⲱⲟⲛ ⲛ̀ⲁ̀ⲥⲱⲙⲁⲧⲟⲥ:</w:t>
            </w:r>
          </w:p>
          <w:p w14:paraId="59AB1A6B" w14:textId="77777777" w:rsidR="000E62F4" w:rsidRDefault="000E62F4" w:rsidP="00C83ECE">
            <w:pPr>
              <w:pStyle w:val="CopticVersemulti-line"/>
            </w:pPr>
            <w:r>
              <w:t>ⲉⲧϥⲁⲓ ϧⲁ ⲡⲓϩⲁⲣⲙⲁ ⲛ̀ⲧⲉ Ⲫϯ:</w:t>
            </w:r>
          </w:p>
          <w:p w14:paraId="14215098" w14:textId="77777777" w:rsidR="000E62F4" w:rsidRDefault="000E62F4" w:rsidP="00C83ECE">
            <w:pPr>
              <w:pStyle w:val="CopticVersemulti-line"/>
            </w:pPr>
            <w:r>
              <w:t>ⲟⲩϩⲟ ⲙ̀ⲙⲟⲩⲓ̀ ⲛⲉⲙ ⲟⲩϩⲟ ⲙ̀ⲙⲁⲥⲓ:</w:t>
            </w:r>
          </w:p>
          <w:p w14:paraId="5D1D82E7" w14:textId="77777777" w:rsidR="000E62F4" w:rsidRPr="00C35319" w:rsidRDefault="000E62F4" w:rsidP="00C83ECE">
            <w:pPr>
              <w:pStyle w:val="CopticHangingVerse"/>
            </w:pPr>
            <w:r>
              <w:t>ⲛⲉⲙ ⲟⲩϩⲟ ⲛ̀ⲣⲱⲙⲓ ⲛⲉⲙ ⲟⲩϩⲟ ⲛ̀ⲁ̀ⲏ̀ⲧⲟⲥ.</w:t>
            </w:r>
          </w:p>
        </w:tc>
      </w:tr>
    </w:tbl>
    <w:p w14:paraId="699ED800" w14:textId="77777777" w:rsidR="000E62F4" w:rsidRDefault="000E62F4" w:rsidP="0082304E">
      <w:pPr>
        <w:pStyle w:val="Heading4"/>
      </w:pPr>
      <w:r>
        <w:lastRenderedPageBreak/>
        <w:t>The Gospel Response for the Four Incorporeal Beasts</w:t>
      </w:r>
    </w:p>
    <w:p w14:paraId="0DD16BFE" w14:textId="77777777" w:rsidR="000E62F4" w:rsidRPr="00C14556" w:rsidRDefault="000E62F4" w:rsidP="00C14556">
      <w:pPr>
        <w:pStyle w:val="Rubric"/>
      </w:pPr>
      <w:r>
        <w:t>The last verse of the Doxology may be inserted into the Annual Gospel Response.</w:t>
      </w:r>
    </w:p>
    <w:p w14:paraId="3D3E8225" w14:textId="5100E586" w:rsidR="00B637D8" w:rsidRPr="00B637D8" w:rsidRDefault="000E62F4"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221393BE" w14:textId="77777777" w:rsidR="0092592B" w:rsidRDefault="006E370D" w:rsidP="006E370D">
      <w:pPr>
        <w:pStyle w:val="Heading3"/>
      </w:pPr>
      <w:bookmarkStart w:id="1214" w:name="_Toc459399243"/>
      <w:r>
        <w:t xml:space="preserve">September 12 (13) / Tho-out 15: </w:t>
      </w:r>
      <w:r w:rsidR="00191A26">
        <w:t xml:space="preserve">Translocation of the Relics of </w:t>
      </w:r>
      <w:r>
        <w:t>St. Stephen</w:t>
      </w:r>
      <w:bookmarkEnd w:id="1214"/>
    </w:p>
    <w:p w14:paraId="6417B2BE" w14:textId="3BBFAC39"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62F4">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5F6770">
        <w:rPr>
          <w:noProof/>
        </w:rPr>
        <w:t>732</w:t>
      </w:r>
      <w:r w:rsidR="00191A26">
        <w:fldChar w:fldCharType="end"/>
      </w:r>
      <w:r>
        <w:t>.</w:t>
      </w:r>
    </w:p>
    <w:p w14:paraId="7C31113D" w14:textId="77777777" w:rsidR="00495F1A" w:rsidRDefault="0092592B" w:rsidP="00495F1A">
      <w:pPr>
        <w:pStyle w:val="Heading3"/>
      </w:pPr>
      <w:bookmarkStart w:id="1215" w:name="_Toc410196199"/>
      <w:bookmarkStart w:id="1216" w:name="_Toc410196441"/>
      <w:bookmarkStart w:id="1217" w:name="_Toc410196943"/>
      <w:bookmarkStart w:id="1218" w:name="_Ref434563524"/>
      <w:bookmarkStart w:id="1219" w:name="_Ref434563530"/>
      <w:bookmarkStart w:id="1220" w:name="_Toc459399244"/>
      <w:r>
        <w:t xml:space="preserve">September 14 (15) / Tho-out 17: </w:t>
      </w:r>
      <w:r w:rsidR="00495F1A">
        <w:t>The Dedication of the Church of the Holy Cross</w:t>
      </w:r>
      <w:bookmarkEnd w:id="1215"/>
      <w:bookmarkEnd w:id="1216"/>
      <w:bookmarkEnd w:id="1217"/>
      <w:bookmarkEnd w:id="1218"/>
      <w:bookmarkEnd w:id="1219"/>
      <w:bookmarkEnd w:id="1220"/>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21"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22" w:name="_Ref459399000"/>
      <w:r>
        <w:t>The Doxology</w:t>
      </w:r>
      <w:r w:rsidR="00E21EA3">
        <w:t xml:space="preserve"> for the Feast of the Cross</w:t>
      </w:r>
      <w:bookmarkEnd w:id="1221"/>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23" w:name="_Ref434474964"/>
      <w:r>
        <w:t>The Psali Ada</w:t>
      </w:r>
      <w:r w:rsidR="006C1B94">
        <w:t>m for the Feast of the Cross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2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24"/>
            <w:r>
              <w:rPr>
                <w:rStyle w:val="CommentReference"/>
              </w:rPr>
              <w:commentReference w:id="122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25" w:name="_Ref434474992"/>
      <w:r>
        <w:t>The Psali Bato</w:t>
      </w:r>
      <w:r w:rsidR="006C1B94">
        <w:t>s for the Feast of the Cross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26" w:name="_Toc459399245"/>
      <w:r>
        <w:t>September 18 (19) / Tho-out 21: Commemoration of the Theotokos</w:t>
      </w:r>
      <w:bookmarkEnd w:id="1226"/>
    </w:p>
    <w:p w14:paraId="5E6BB9BD" w14:textId="78761F8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5C17FB1" w14:textId="77777777" w:rsidR="00160DE3" w:rsidRDefault="00160DE3" w:rsidP="00160DE3">
      <w:pPr>
        <w:pStyle w:val="Heading3"/>
      </w:pPr>
      <w:bookmarkStart w:id="1227" w:name="_Toc459399246"/>
      <w:r>
        <w:t>September 21 (22) / Tho-out 24: Martyrdom of St. Quandratus, One of the Seventy Two</w:t>
      </w:r>
      <w:bookmarkEnd w:id="1227"/>
    </w:p>
    <w:p w14:paraId="4B4CA90E" w14:textId="6C785148"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62F4">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5F6770">
        <w:rPr>
          <w:noProof/>
        </w:rPr>
        <w:t>557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5F6770">
        <w:rPr>
          <w:noProof/>
        </w:rPr>
        <w:t>557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5F6770">
        <w:rPr>
          <w:noProof/>
        </w:rPr>
        <w:t>559</w:t>
      </w:r>
      <w:r w:rsidR="00191A26">
        <w:fldChar w:fldCharType="end"/>
      </w:r>
      <w:r>
        <w:t>.</w:t>
      </w:r>
    </w:p>
    <w:p w14:paraId="56FE4C4F" w14:textId="77777777" w:rsidR="00D54A29" w:rsidRDefault="00D54A29" w:rsidP="00D54A29">
      <w:pPr>
        <w:pStyle w:val="Heading3"/>
      </w:pPr>
      <w:bookmarkStart w:id="1228" w:name="_Toc459399247"/>
      <w:r>
        <w:t xml:space="preserve">September 22 (23) / </w:t>
      </w:r>
      <w:commentRangeStart w:id="1229"/>
      <w:r>
        <w:t>Tho-out 24</w:t>
      </w:r>
      <w:commentRangeEnd w:id="1229"/>
      <w:r w:rsidR="00C46B09">
        <w:rPr>
          <w:rStyle w:val="CommentReference"/>
          <w:rFonts w:eastAsiaTheme="minorHAnsi" w:cstheme="minorBidi"/>
          <w:b w:val="0"/>
          <w:bCs w:val="0"/>
        </w:rPr>
        <w:commentReference w:id="1229"/>
      </w:r>
      <w:r>
        <w:t>: St. Maurice and the Theban Legion</w:t>
      </w:r>
      <w:bookmarkEnd w:id="1228"/>
    </w:p>
    <w:p w14:paraId="74C264D0" w14:textId="77777777" w:rsidR="00D54A29" w:rsidRDefault="00B46E6E" w:rsidP="00D54A29">
      <w:pPr>
        <w:pStyle w:val="Heading4"/>
      </w:pPr>
      <w:bookmarkStart w:id="1230" w:name="_Ref434489859"/>
      <w:r>
        <w:t>The Doxology for</w:t>
      </w:r>
      <w:r w:rsidR="00D54A29">
        <w:t xml:space="preserve"> St. Maurice and the Theban Legion</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31" w:name="_Ref434489873"/>
      <w:r>
        <w:lastRenderedPageBreak/>
        <w:t>Another Doxology of St. Maurice</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32" w:name="_Toc459399248"/>
      <w:r>
        <w:t>September 23 (24) / Tho-out 26: Annunciation of St. John the Baptist to Zacharias</w:t>
      </w:r>
      <w:bookmarkEnd w:id="1232"/>
    </w:p>
    <w:p w14:paraId="2D6418E3" w14:textId="4A18B5D4"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62F4">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5F6770">
        <w:rPr>
          <w:noProof/>
        </w:rPr>
        <w:t>555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5F6770">
        <w:rPr>
          <w:noProof/>
        </w:rPr>
        <w:t>556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33" w:name="_Ref435003974"/>
      <w:bookmarkStart w:id="1234"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33"/>
      <w:bookmarkEnd w:id="1234"/>
    </w:p>
    <w:p w14:paraId="0A0A7EC3" w14:textId="08992E6A" w:rsidR="00C0205C" w:rsidRDefault="00C0205C" w:rsidP="00C0205C">
      <w:pPr>
        <w:pStyle w:val="Heading4"/>
      </w:pPr>
      <w:bookmarkStart w:id="1235" w:name="_Ref435003845"/>
      <w:r>
        <w:t>The Psali Adam for the 29</w:t>
      </w:r>
      <w:r w:rsidRPr="00C0205C">
        <w:rPr>
          <w:vertAlign w:val="superscript"/>
        </w:rPr>
        <w:t>th</w:t>
      </w:r>
      <w:r>
        <w:t xml:space="preserve"> of Every </w:t>
      </w:r>
      <w:r w:rsidR="004246C3">
        <w:t xml:space="preserve">Coptic </w:t>
      </w:r>
      <w:r>
        <w:t>Month</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36"/>
            <w:r>
              <w:t>At the end of times.</w:t>
            </w:r>
            <w:commentRangeEnd w:id="1236"/>
            <w:r>
              <w:rPr>
                <w:rStyle w:val="CommentReference"/>
                <w:rFonts w:ascii="Times New Roman" w:eastAsiaTheme="minorHAnsi" w:hAnsi="Times New Roman" w:cstheme="minorBidi"/>
                <w:color w:val="auto"/>
              </w:rPr>
              <w:commentReference w:id="123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4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37" w:name="_Ref435003860"/>
      <w:r>
        <w:lastRenderedPageBreak/>
        <w:t>The Psali Batos for the 29</w:t>
      </w:r>
      <w:r w:rsidRPr="00C0205C">
        <w:rPr>
          <w:vertAlign w:val="superscript"/>
        </w:rPr>
        <w:t>th</w:t>
      </w:r>
      <w:r>
        <w:t xml:space="preserve"> of Every Month</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3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38"/>
            <w:r>
              <w:rPr>
                <w:rStyle w:val="CommentReference"/>
                <w:rFonts w:ascii="Times New Roman" w:eastAsiaTheme="minorHAnsi" w:hAnsi="Times New Roman" w:cstheme="minorBidi"/>
                <w:color w:val="auto"/>
              </w:rPr>
              <w:commentReference w:id="123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39"/>
            <w:r>
              <w:t xml:space="preserve"> Lord God</w:t>
            </w:r>
            <w:commentRangeEnd w:id="1239"/>
            <w:r>
              <w:rPr>
                <w:rStyle w:val="CommentReference"/>
                <w:rFonts w:ascii="Times New Roman" w:eastAsiaTheme="minorHAnsi" w:hAnsi="Times New Roman" w:cstheme="minorBidi"/>
                <w:color w:val="auto"/>
              </w:rPr>
              <w:commentReference w:id="123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4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40" w:name="_Toc459399250"/>
      <w:r>
        <w:t>September 27 (28) / Tho-out 30: Miracle performed by St. Athanasius the Apostolic</w:t>
      </w:r>
      <w:bookmarkEnd w:id="124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41" w:name="_Ref434561058"/>
      <w:bookmarkStart w:id="1242" w:name="_Toc459399251"/>
      <w:r>
        <w:lastRenderedPageBreak/>
        <w:t xml:space="preserve">September 29 (30) / Paopi 2: </w:t>
      </w:r>
      <w:r w:rsidR="000274A5">
        <w:t xml:space="preserve">The Coming of </w:t>
      </w:r>
      <w:r>
        <w:t>St. Severus</w:t>
      </w:r>
      <w:r w:rsidR="000274A5">
        <w:t xml:space="preserve"> to Egypt</w:t>
      </w:r>
      <w:bookmarkEnd w:id="1241"/>
      <w:bookmarkEnd w:id="1242"/>
    </w:p>
    <w:p w14:paraId="1B16436A" w14:textId="77777777" w:rsidR="0039635A" w:rsidRDefault="0039635A" w:rsidP="0039635A">
      <w:pPr>
        <w:pStyle w:val="Heading4"/>
      </w:pPr>
      <w:bookmarkStart w:id="1243" w:name="_Ref434492249"/>
      <w:r>
        <w:t>The Doxology</w:t>
      </w:r>
      <w:r w:rsidR="00B82753">
        <w:t xml:space="preserve"> for St. Severus</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44"/>
            <w:r w:rsidRPr="004764BD">
              <w:t xml:space="preserve">confirmed </w:t>
            </w:r>
            <w:commentRangeEnd w:id="1244"/>
            <w:r>
              <w:rPr>
                <w:rStyle w:val="CommentReference"/>
                <w:rFonts w:ascii="Times New Roman" w:eastAsiaTheme="minorHAnsi" w:hAnsi="Times New Roman" w:cstheme="minorBidi"/>
                <w:color w:val="auto"/>
              </w:rPr>
              <w:commentReference w:id="124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4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45" w:name="_Toc410196200"/>
      <w:bookmarkStart w:id="1246" w:name="_Toc410196442"/>
      <w:bookmarkStart w:id="1247" w:name="_Toc410196944"/>
      <w:bookmarkStart w:id="1248" w:name="October"/>
      <w:bookmarkEnd w:id="118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49" w:name="_Toc459399202"/>
      <w:r>
        <w:lastRenderedPageBreak/>
        <w:t>October</w:t>
      </w:r>
      <w:bookmarkEnd w:id="1245"/>
      <w:bookmarkEnd w:id="1246"/>
      <w:bookmarkEnd w:id="1247"/>
      <w:r w:rsidR="006E370D">
        <w:t xml:space="preserve"> or </w:t>
      </w:r>
      <w:r w:rsidR="006E370D">
        <w:rPr>
          <w:rFonts w:ascii="FreeSerifAvvaShenouda" w:hAnsi="FreeSerifAvvaShenouda" w:cs="FreeSerifAvvaShenouda"/>
        </w:rPr>
        <w:t>Ⲡⲁⲱⲡⲉ</w:t>
      </w:r>
      <w:bookmarkEnd w:id="1249"/>
    </w:p>
    <w:bookmarkStart w:id="1250"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5F6770">
              <w:rPr>
                <w:noProof/>
                <w:webHidden/>
              </w:rPr>
              <w:t>626</w:t>
            </w:r>
            <w:r w:rsidR="00513E2D">
              <w:rPr>
                <w:noProof/>
                <w:webHidden/>
              </w:rPr>
              <w:fldChar w:fldCharType="end"/>
            </w:r>
          </w:hyperlink>
        </w:p>
        <w:p w14:paraId="0FA54436" w14:textId="4F8EB486" w:rsidR="00513E2D" w:rsidRDefault="0078031B">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52367859" w14:textId="75F33A27" w:rsidR="00513E2D" w:rsidRDefault="0078031B">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0EB3D909" w14:textId="2D7296DA" w:rsidR="00513E2D" w:rsidRDefault="0078031B">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5F6770">
              <w:rPr>
                <w:noProof/>
                <w:webHidden/>
              </w:rPr>
              <w:t>628</w:t>
            </w:r>
            <w:r w:rsidR="00513E2D">
              <w:rPr>
                <w:noProof/>
                <w:webHidden/>
              </w:rPr>
              <w:fldChar w:fldCharType="end"/>
            </w:r>
          </w:hyperlink>
        </w:p>
        <w:p w14:paraId="2499D48F" w14:textId="6EA95AD3" w:rsidR="00513E2D" w:rsidRDefault="0078031B">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5F6770">
              <w:rPr>
                <w:noProof/>
                <w:webHidden/>
              </w:rPr>
              <w:t>630</w:t>
            </w:r>
            <w:r w:rsidR="00513E2D">
              <w:rPr>
                <w:noProof/>
                <w:webHidden/>
              </w:rPr>
              <w:fldChar w:fldCharType="end"/>
            </w:r>
          </w:hyperlink>
        </w:p>
        <w:p w14:paraId="3C7C44D2" w14:textId="2AB68DEE" w:rsidR="00513E2D" w:rsidRDefault="0078031B">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6690216" w14:textId="2F5CA010" w:rsidR="00513E2D" w:rsidRDefault="0078031B">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5F6770">
              <w:rPr>
                <w:noProof/>
                <w:webHidden/>
              </w:rPr>
              <w:t>633</w:t>
            </w:r>
            <w:r w:rsidR="00513E2D">
              <w:rPr>
                <w:noProof/>
                <w:webHidden/>
              </w:rPr>
              <w:fldChar w:fldCharType="end"/>
            </w:r>
          </w:hyperlink>
        </w:p>
        <w:p w14:paraId="0581B8A6" w14:textId="2384AB1F" w:rsidR="00513E2D" w:rsidRDefault="0078031B">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5F6770">
              <w:rPr>
                <w:noProof/>
                <w:webHidden/>
              </w:rPr>
              <w:t>635</w:t>
            </w:r>
            <w:r w:rsidR="00513E2D">
              <w:rPr>
                <w:noProof/>
                <w:webHidden/>
              </w:rPr>
              <w:fldChar w:fldCharType="end"/>
            </w:r>
          </w:hyperlink>
        </w:p>
        <w:p w14:paraId="5C9563B0" w14:textId="6E79591F" w:rsidR="00513E2D" w:rsidRDefault="0078031B">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6A1E374B" w14:textId="490A4419" w:rsidR="00513E2D" w:rsidRDefault="0078031B">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5F6770">
              <w:rPr>
                <w:noProof/>
                <w:webHidden/>
              </w:rPr>
              <w:t>636</w:t>
            </w:r>
            <w:r w:rsidR="00513E2D">
              <w:rPr>
                <w:noProof/>
                <w:webHidden/>
              </w:rPr>
              <w:fldChar w:fldCharType="end"/>
            </w:r>
          </w:hyperlink>
        </w:p>
        <w:p w14:paraId="243C28B7" w14:textId="12639061" w:rsidR="00513E2D" w:rsidRDefault="0078031B">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32F2C09C" w14:textId="63879696" w:rsidR="00513E2D" w:rsidRDefault="0078031B">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25D3E921" w14:textId="612C1AEF" w:rsidR="00513E2D" w:rsidRDefault="0078031B">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5F6770">
              <w:rPr>
                <w:noProof/>
                <w:webHidden/>
              </w:rPr>
              <w:t>637</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51" w:name="_Ref436250096"/>
      <w:bookmarkStart w:id="1252" w:name="_Ref436250168"/>
      <w:bookmarkStart w:id="1253" w:name="_Toc459399252"/>
      <w:r>
        <w:lastRenderedPageBreak/>
        <w:t>October 1 (2) / Paopi 4: St. Bacchus</w:t>
      </w:r>
      <w:bookmarkEnd w:id="1250"/>
      <w:bookmarkEnd w:id="1251"/>
      <w:bookmarkEnd w:id="1252"/>
      <w:bookmarkEnd w:id="1253"/>
    </w:p>
    <w:p w14:paraId="5652177B" w14:textId="579A358D" w:rsidR="003037B8" w:rsidRDefault="003037B8" w:rsidP="003037B8">
      <w:pPr>
        <w:pStyle w:val="Heading4"/>
      </w:pPr>
      <w:bookmarkStart w:id="1254"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55" w:name="_Ref459401216"/>
      <w:r>
        <w:t>The Doxology</w:t>
      </w:r>
      <w:r w:rsidR="00B46E6E">
        <w:t xml:space="preserve"> for Sts. Sergius and Bacchus</w:t>
      </w:r>
      <w:bookmarkEnd w:id="1254"/>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56"/>
            <w:r>
              <w:t>heroes</w:t>
            </w:r>
            <w:commentRangeEnd w:id="1256"/>
            <w:r>
              <w:rPr>
                <w:rStyle w:val="CommentReference"/>
                <w:rFonts w:ascii="Times New Roman" w:eastAsiaTheme="minorHAnsi" w:hAnsi="Times New Roman" w:cstheme="minorBidi"/>
                <w:color w:val="auto"/>
              </w:rPr>
              <w:commentReference w:id="125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57" w:name="_Toc459399253"/>
      <w:r>
        <w:t>October 4 (5) / Paopi 7: St. Paul of Tammoh</w:t>
      </w:r>
      <w:bookmarkEnd w:id="1257"/>
    </w:p>
    <w:p w14:paraId="307B5F3B" w14:textId="77777777" w:rsidR="0039635A" w:rsidRDefault="0039635A" w:rsidP="0039635A">
      <w:pPr>
        <w:pStyle w:val="Heading4"/>
      </w:pPr>
      <w:r>
        <w:t>The Doxology</w:t>
      </w:r>
    </w:p>
    <w:p w14:paraId="08012657" w14:textId="4114FFCD" w:rsidR="00FB36D8" w:rsidRPr="00FB36D8" w:rsidRDefault="00191A26" w:rsidP="00FB36D8">
      <w:pPr>
        <w:pStyle w:val="Rubric"/>
      </w:pPr>
      <w:r>
        <w:t xml:space="preserve">See </w:t>
      </w:r>
      <w:r>
        <w:fldChar w:fldCharType="begin"/>
      </w:r>
      <w:r>
        <w:instrText xml:space="preserve"> REF _Ref434490826 \h </w:instrText>
      </w:r>
      <w:r>
        <w:fldChar w:fldCharType="separate"/>
      </w:r>
      <w:r w:rsidR="000E62F4">
        <w:t>The Doxology of St. Pishoy and St. Paul of Tammah</w:t>
      </w:r>
      <w:r>
        <w:fldChar w:fldCharType="end"/>
      </w:r>
      <w:r>
        <w:t xml:space="preserve">, page </w:t>
      </w:r>
      <w:r>
        <w:fldChar w:fldCharType="begin"/>
      </w:r>
      <w:r>
        <w:instrText xml:space="preserve"> PAGEREF _Ref434490826 \h </w:instrText>
      </w:r>
      <w:r>
        <w:fldChar w:fldCharType="separate"/>
      </w:r>
      <w:r w:rsidR="005F6770">
        <w:rPr>
          <w:noProof/>
        </w:rPr>
        <w:t>571</w:t>
      </w:r>
      <w:r>
        <w:fldChar w:fldCharType="end"/>
      </w:r>
      <w:r w:rsidR="00FB36D8">
        <w:t>.</w:t>
      </w:r>
    </w:p>
    <w:p w14:paraId="2F2896A9" w14:textId="77777777" w:rsidR="0081710C" w:rsidRDefault="0081710C" w:rsidP="0081710C">
      <w:pPr>
        <w:pStyle w:val="Heading3"/>
      </w:pPr>
      <w:bookmarkStart w:id="1258" w:name="_Toc459399254"/>
      <w:r>
        <w:t>October 7 (8) / Paopi 10: St. Sergius</w:t>
      </w:r>
      <w:bookmarkEnd w:id="1258"/>
    </w:p>
    <w:p w14:paraId="43289252" w14:textId="7FC8C3AC"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62F4">
        <w:t>October 1 (2) / Paopi 4: St. Bacchus</w:t>
      </w:r>
      <w:r w:rsidR="00336170">
        <w:fldChar w:fldCharType="end"/>
      </w:r>
      <w:r>
        <w:t xml:space="preserve">, page </w:t>
      </w:r>
      <w:r>
        <w:fldChar w:fldCharType="begin"/>
      </w:r>
      <w:r>
        <w:instrText xml:space="preserve"> PAGEREF _Ref434561633 \h </w:instrText>
      </w:r>
      <w:r>
        <w:fldChar w:fldCharType="separate"/>
      </w:r>
      <w:r w:rsidR="005F6770">
        <w:rPr>
          <w:noProof/>
        </w:rPr>
        <w:t>625</w:t>
      </w:r>
      <w:r>
        <w:fldChar w:fldCharType="end"/>
      </w:r>
      <w:r w:rsidR="0081710C">
        <w:t>.</w:t>
      </w:r>
    </w:p>
    <w:p w14:paraId="0CF66909" w14:textId="39F79845" w:rsidR="008B74E6" w:rsidRDefault="008B74E6" w:rsidP="008B74E6">
      <w:pPr>
        <w:pStyle w:val="Heading3"/>
      </w:pPr>
      <w:bookmarkStart w:id="1259" w:name="_Toc459399255"/>
      <w:r>
        <w:t>October 8 (9) / Paopi 11: St. Pelagia</w:t>
      </w:r>
    </w:p>
    <w:p w14:paraId="6BEB9A40" w14:textId="6BC176D9" w:rsidR="008B74E6" w:rsidRDefault="008B74E6" w:rsidP="008B74E6">
      <w:pPr>
        <w:pStyle w:val="Heading4"/>
      </w:pPr>
      <w:bookmarkStart w:id="1260" w:name="_Ref465591664"/>
      <w:r>
        <w:t>The Doxology for St. Pelagia</w:t>
      </w:r>
      <w:r>
        <w:rPr>
          <w:rStyle w:val="FootnoteReference"/>
        </w:rPr>
        <w:footnoteReference w:id="945"/>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59"/>
    </w:p>
    <w:p w14:paraId="6871EB0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E3667DB" w14:textId="77777777" w:rsidTr="0082304E">
        <w:trPr>
          <w:cantSplit/>
          <w:jc w:val="center"/>
        </w:trPr>
        <w:tc>
          <w:tcPr>
            <w:tcW w:w="288" w:type="dxa"/>
          </w:tcPr>
          <w:p w14:paraId="75516964" w14:textId="77777777" w:rsidR="000E62F4" w:rsidRDefault="000E62F4" w:rsidP="0082304E">
            <w:pPr>
              <w:pStyle w:val="CopticCross"/>
            </w:pPr>
          </w:p>
        </w:tc>
        <w:tc>
          <w:tcPr>
            <w:tcW w:w="3960" w:type="dxa"/>
          </w:tcPr>
          <w:p w14:paraId="4F450DF9" w14:textId="77777777" w:rsidR="000E62F4" w:rsidRDefault="000E62F4" w:rsidP="00C83ECE">
            <w:pPr>
              <w:pStyle w:val="EngHang"/>
            </w:pPr>
            <w:r>
              <w:t>Through the intercessions</w:t>
            </w:r>
          </w:p>
          <w:p w14:paraId="2735F1FC" w14:textId="77777777" w:rsidR="000E62F4" w:rsidRDefault="000E62F4" w:rsidP="00C83ECE">
            <w:pPr>
              <w:pStyle w:val="EngHang"/>
            </w:pPr>
            <w:r>
              <w:t>Of the Four Incorporeal Beasts,</w:t>
            </w:r>
          </w:p>
          <w:p w14:paraId="5B9112EF" w14:textId="77777777" w:rsidR="000E62F4" w:rsidRDefault="000E62F4" w:rsidP="00C83ECE">
            <w:pPr>
              <w:pStyle w:val="EngHang"/>
            </w:pPr>
            <w:r>
              <w:t>The ministering flames of fire,</w:t>
            </w:r>
          </w:p>
          <w:p w14:paraId="6790321D" w14:textId="77777777" w:rsidR="000E62F4" w:rsidRDefault="000E62F4" w:rsidP="0082304E">
            <w:pPr>
              <w:pStyle w:val="EngHangEnd"/>
            </w:pPr>
            <w:r>
              <w:t>O Lord, grant us the forgiveness of our sins.</w:t>
            </w:r>
          </w:p>
        </w:tc>
        <w:tc>
          <w:tcPr>
            <w:tcW w:w="288" w:type="dxa"/>
          </w:tcPr>
          <w:p w14:paraId="21DF73D4" w14:textId="77777777" w:rsidR="000E62F4" w:rsidRDefault="000E62F4" w:rsidP="0082304E"/>
        </w:tc>
        <w:tc>
          <w:tcPr>
            <w:tcW w:w="288" w:type="dxa"/>
          </w:tcPr>
          <w:p w14:paraId="146B5812" w14:textId="77777777" w:rsidR="000E62F4" w:rsidRDefault="000E62F4" w:rsidP="0082304E">
            <w:pPr>
              <w:pStyle w:val="CopticCross"/>
            </w:pPr>
          </w:p>
        </w:tc>
        <w:tc>
          <w:tcPr>
            <w:tcW w:w="3960" w:type="dxa"/>
          </w:tcPr>
          <w:p w14:paraId="751E6C06" w14:textId="77777777" w:rsidR="000E62F4" w:rsidRDefault="000E62F4" w:rsidP="00C83ECE">
            <w:pPr>
              <w:pStyle w:val="CopticVersemulti-line"/>
            </w:pPr>
            <w:r>
              <w:t>Ϩⲓⲧⲉⲛ ⲛⲓⲡ̀ⲣⲉⲥⲃⲓⲁ̀</w:t>
            </w:r>
          </w:p>
          <w:p w14:paraId="2B2318F1" w14:textId="77777777" w:rsidR="000E62F4" w:rsidRDefault="000E62F4" w:rsidP="00C83ECE">
            <w:pPr>
              <w:pStyle w:val="CopticVersemulti-line"/>
            </w:pPr>
            <w:r>
              <w:t>ⲛ̀ⲧⲉ ⲡⲓϥ̀ⲧⲟⲩ ⲛ̀ⲍⲱⲟⲛ ⲛ̀ⲁⲥⲱⲙⲁⲧⲟⲥ</w:t>
            </w:r>
          </w:p>
          <w:p w14:paraId="7C80ABA4" w14:textId="77777777" w:rsidR="000E62F4" w:rsidRDefault="000E62F4" w:rsidP="00C83ECE">
            <w:pPr>
              <w:pStyle w:val="CopticVersemulti-line"/>
            </w:pPr>
            <w:r>
              <w:t>ⲛ̀ⲗⲓⲧⲟⲩⲣⲅⲟⲥ ⲛ̀ϣⲁϩ ⲛ̀ⲭ̀ⲣⲟⲙ:</w:t>
            </w:r>
          </w:p>
          <w:p w14:paraId="6F45A777" w14:textId="77777777" w:rsidR="000E62F4" w:rsidRPr="00C35319" w:rsidRDefault="000E62F4" w:rsidP="00C83ECE">
            <w:pPr>
              <w:pStyle w:val="CopticHangingVerse"/>
            </w:pPr>
            <w:r>
              <w:t>Ⲡϭⲟⲓⲥ ⲁⲣⲓϩ̀ⲙⲟⲧ ⲛⲁⲛ ⲙ̀ⲡⲓⲭⲱ ⲉ̀ⲃⲟⲗ ⲛ̀ⲧⲉ ⲛⲉⲛⲛⲟⲃⲓ.</w:t>
            </w:r>
          </w:p>
        </w:tc>
      </w:tr>
    </w:tbl>
    <w:p w14:paraId="683B1E7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6EE2741" w14:textId="77777777" w:rsidTr="00C83ECE">
        <w:trPr>
          <w:cantSplit/>
          <w:jc w:val="center"/>
        </w:trPr>
        <w:tc>
          <w:tcPr>
            <w:tcW w:w="288" w:type="dxa"/>
          </w:tcPr>
          <w:p w14:paraId="3F0D8AC2" w14:textId="77777777" w:rsidR="000E62F4" w:rsidRDefault="000E62F4" w:rsidP="00C83ECE">
            <w:pPr>
              <w:pStyle w:val="CopticCross"/>
            </w:pPr>
          </w:p>
        </w:tc>
        <w:tc>
          <w:tcPr>
            <w:tcW w:w="3960" w:type="dxa"/>
          </w:tcPr>
          <w:p w14:paraId="05911D28" w14:textId="77777777" w:rsidR="000E62F4" w:rsidRDefault="000E62F4" w:rsidP="00C83ECE">
            <w:pPr>
              <w:pStyle w:val="EngHang"/>
            </w:pPr>
            <w:r>
              <w:t>Hail to the four incorporeal living beasts,</w:t>
            </w:r>
          </w:p>
          <w:p w14:paraId="2B18317E" w14:textId="77777777" w:rsidR="000E62F4" w:rsidRDefault="000E62F4" w:rsidP="00C83ECE">
            <w:pPr>
              <w:pStyle w:val="EngHang"/>
            </w:pPr>
            <w:r>
              <w:t>Carrying the throne of God,</w:t>
            </w:r>
          </w:p>
          <w:p w14:paraId="5A2F7DD2" w14:textId="77777777" w:rsidR="000E62F4" w:rsidRDefault="000E62F4" w:rsidP="00C83ECE">
            <w:pPr>
              <w:pStyle w:val="EngHang"/>
            </w:pPr>
            <w:r>
              <w:t>A lion’s face, and a calf’s face,</w:t>
            </w:r>
          </w:p>
          <w:p w14:paraId="6AFAD354" w14:textId="77777777" w:rsidR="000E62F4" w:rsidRDefault="000E62F4" w:rsidP="00C83ECE">
            <w:pPr>
              <w:pStyle w:val="EngHangEnd"/>
            </w:pPr>
            <w:r>
              <w:t>A man’s face, and an eagle’s face.</w:t>
            </w:r>
          </w:p>
        </w:tc>
        <w:tc>
          <w:tcPr>
            <w:tcW w:w="288" w:type="dxa"/>
          </w:tcPr>
          <w:p w14:paraId="338A28E4" w14:textId="77777777" w:rsidR="000E62F4" w:rsidRDefault="000E62F4" w:rsidP="00C83ECE"/>
        </w:tc>
        <w:tc>
          <w:tcPr>
            <w:tcW w:w="288" w:type="dxa"/>
          </w:tcPr>
          <w:p w14:paraId="564F718B" w14:textId="77777777" w:rsidR="000E62F4" w:rsidRDefault="000E62F4" w:rsidP="00C83ECE">
            <w:pPr>
              <w:pStyle w:val="CopticCross"/>
            </w:pPr>
          </w:p>
        </w:tc>
        <w:tc>
          <w:tcPr>
            <w:tcW w:w="3960" w:type="dxa"/>
          </w:tcPr>
          <w:p w14:paraId="40C3BC9C" w14:textId="77777777" w:rsidR="000E62F4" w:rsidRDefault="000E62F4" w:rsidP="00C83ECE">
            <w:pPr>
              <w:pStyle w:val="CopticVersemulti-line"/>
            </w:pPr>
            <w:r>
              <w:t>Ⲭⲉⲣⲉ ⲡⲓϥ̀ⲧⲟⲩ ⲛ̀ⲍⲱⲟⲛ ⲛ̀ⲁ̀ⲥⲱⲙⲁⲧⲟⲥ:</w:t>
            </w:r>
          </w:p>
          <w:p w14:paraId="302781B7" w14:textId="77777777" w:rsidR="000E62F4" w:rsidRDefault="000E62F4" w:rsidP="00C83ECE">
            <w:pPr>
              <w:pStyle w:val="CopticVersemulti-line"/>
            </w:pPr>
            <w:r>
              <w:t>ⲉⲧϥⲁⲓ ϧⲁ ⲡⲓϩⲁⲣⲙⲁ ⲛ̀ⲧⲉ Ⲫϯ:</w:t>
            </w:r>
          </w:p>
          <w:p w14:paraId="76A82989" w14:textId="77777777" w:rsidR="000E62F4" w:rsidRDefault="000E62F4" w:rsidP="00C83ECE">
            <w:pPr>
              <w:pStyle w:val="CopticVersemulti-line"/>
            </w:pPr>
            <w:r>
              <w:t>ⲟⲩϩⲟ ⲙ̀ⲙⲟⲩⲓ̀ ⲛⲉⲙ ⲟⲩϩⲟ ⲙ̀ⲙⲁⲥⲓ:</w:t>
            </w:r>
          </w:p>
          <w:p w14:paraId="2C4E67BA" w14:textId="77777777" w:rsidR="000E62F4" w:rsidRPr="00C35319" w:rsidRDefault="000E62F4" w:rsidP="00C83ECE">
            <w:pPr>
              <w:pStyle w:val="CopticHangingVerse"/>
            </w:pPr>
            <w:r>
              <w:t>ⲛⲉⲙ ⲟⲩϩⲟ ⲛ̀ⲣⲱⲙⲓ ⲛⲉⲙ ⲟⲩϩⲟ ⲛ̀ⲁ̀ⲏ̀ⲧⲟⲥ.</w:t>
            </w:r>
          </w:p>
        </w:tc>
      </w:tr>
    </w:tbl>
    <w:p w14:paraId="0964DCE8" w14:textId="77777777" w:rsidR="000E62F4" w:rsidRDefault="000E62F4" w:rsidP="0082304E">
      <w:pPr>
        <w:pStyle w:val="Heading4"/>
      </w:pPr>
      <w:r>
        <w:t>The Gospel Response for the Four Incorporeal Beasts</w:t>
      </w:r>
    </w:p>
    <w:p w14:paraId="7D7B6028" w14:textId="77777777" w:rsidR="000E62F4" w:rsidRPr="00C14556" w:rsidRDefault="000E62F4" w:rsidP="00C14556">
      <w:pPr>
        <w:pStyle w:val="Rubric"/>
      </w:pPr>
      <w:r>
        <w:t>The last verse of the Doxology may be inserted into the Annual Gospel Response.</w:t>
      </w:r>
    </w:p>
    <w:p w14:paraId="4A7DC24D" w14:textId="7EE63F97"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3626890A" w14:textId="2671041E" w:rsidR="008B74E6" w:rsidRDefault="008B74E6" w:rsidP="008B74E6">
      <w:pPr>
        <w:pStyle w:val="Heading3"/>
      </w:pPr>
      <w:bookmarkStart w:id="1261" w:name="_Ref434564830"/>
      <w:bookmarkStart w:id="1262" w:name="_Toc459399256"/>
      <w:r>
        <w:t>October 11 (12) / Paopi 14: St. Philip the Deacon, One of the 72</w:t>
      </w:r>
    </w:p>
    <w:p w14:paraId="604ECA2E" w14:textId="7C4F7F00" w:rsidR="008B74E6" w:rsidRDefault="008B74E6" w:rsidP="008B74E6">
      <w:pPr>
        <w:pStyle w:val="Heading4"/>
      </w:pPr>
      <w:bookmarkStart w:id="1263" w:name="_Ref465591592"/>
      <w:r>
        <w:t>The Doxology for St. Philip the Deacon</w:t>
      </w:r>
      <w:r>
        <w:rPr>
          <w:rStyle w:val="FootnoteReference"/>
        </w:rPr>
        <w:footnoteReference w:id="946"/>
      </w:r>
      <w:bookmarkEnd w:id="12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61"/>
      <w:bookmarkEnd w:id="1262"/>
    </w:p>
    <w:p w14:paraId="689E6585" w14:textId="146B5B2A" w:rsidR="0056261A" w:rsidRDefault="0056261A" w:rsidP="0056261A">
      <w:pPr>
        <w:pStyle w:val="Heading4"/>
      </w:pPr>
      <w:bookmarkStart w:id="1264"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65" w:name="_Ref459401434"/>
      <w:r>
        <w:lastRenderedPageBreak/>
        <w:t>The Doxology</w:t>
      </w:r>
      <w:r w:rsidR="00B46E6E">
        <w:t xml:space="preserve"> for St. John the Short</w:t>
      </w:r>
      <w:bookmarkEnd w:id="1264"/>
      <w:bookmarkEnd w:id="12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4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4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66" w:name="_Toc459399257"/>
      <w:r>
        <w:t>October 18 (19) / Paopi</w:t>
      </w:r>
      <w:r w:rsidR="00FE0AE4">
        <w:t xml:space="preserve"> </w:t>
      </w:r>
      <w:r>
        <w:t>21: Commemoration of the Theotokos</w:t>
      </w:r>
      <w:bookmarkEnd w:id="1266"/>
    </w:p>
    <w:p w14:paraId="60A7D882" w14:textId="6970C0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2229EA11" w14:textId="1FAF6C37" w:rsidR="00BF2674" w:rsidRDefault="00BF2674" w:rsidP="00BF2674">
      <w:pPr>
        <w:pStyle w:val="Heading3"/>
      </w:pPr>
      <w:bookmarkStart w:id="1267" w:name="_Toc459399258"/>
      <w:r>
        <w:t>October 18 (19) / Paopi</w:t>
      </w:r>
      <w:r w:rsidR="00FE0AE4">
        <w:t xml:space="preserve"> </w:t>
      </w:r>
      <w:r>
        <w:t>21: Also St. Teji (Reweiss)</w:t>
      </w:r>
      <w:bookmarkEnd w:id="1267"/>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68" w:name="_Ref434491337"/>
      <w:r>
        <w:t>The Doxology</w:t>
      </w:r>
      <w:r w:rsidR="00810F04">
        <w:t xml:space="preserve"> for St. Teji (Reweiss)</w:t>
      </w:r>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69"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70" w:name="_Toc459399259"/>
      <w:r>
        <w:t>October 23 (24) / Paopi</w:t>
      </w:r>
      <w:r w:rsidR="00FE0AE4">
        <w:t xml:space="preserve"> </w:t>
      </w:r>
      <w:r>
        <w:t>26: St. Apip the Friend of St. Apollo</w:t>
      </w:r>
      <w:bookmarkEnd w:id="1269"/>
      <w:bookmarkEnd w:id="1270"/>
    </w:p>
    <w:p w14:paraId="69CDA95A" w14:textId="77777777" w:rsidR="00E30E2D" w:rsidRPr="00137929" w:rsidRDefault="00E30E2D" w:rsidP="00E30E2D">
      <w:pPr>
        <w:pStyle w:val="Heading4"/>
      </w:pPr>
      <w:bookmarkStart w:id="1271" w:name="_Ref434492837"/>
      <w:r>
        <w:t>The Doxology</w:t>
      </w:r>
      <w:r w:rsidR="00B82753">
        <w:t xml:space="preserve"> for Sts. Apollo and Apip</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72" w:name="_Toc459399260"/>
      <w:r>
        <w:t>October 23 (24) / Paopi</w:t>
      </w:r>
      <w:r w:rsidR="00FE0AE4">
        <w:t xml:space="preserve"> </w:t>
      </w:r>
      <w:r>
        <w:t>26: The Martyrdom of St. Timothy the Apostle</w:t>
      </w:r>
      <w:bookmarkEnd w:id="1272"/>
    </w:p>
    <w:p w14:paraId="4D4E33D6" w14:textId="3EB50E7F" w:rsidR="00013EB0"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C276672" w14:textId="77777777" w:rsidR="00137929" w:rsidRDefault="00137929" w:rsidP="00137929">
      <w:pPr>
        <w:pStyle w:val="Heading3"/>
      </w:pPr>
      <w:bookmarkStart w:id="1273" w:name="_Toc459399261"/>
      <w:r>
        <w:t>October 24 (25) / Paopi</w:t>
      </w:r>
      <w:r w:rsidR="00FE0AE4">
        <w:t xml:space="preserve"> </w:t>
      </w:r>
      <w:r>
        <w:t>27: St. Macarius the Bishop of Edkow</w:t>
      </w:r>
      <w:bookmarkEnd w:id="1273"/>
    </w:p>
    <w:p w14:paraId="1E91FBC2" w14:textId="74F8FE2B" w:rsidR="00137929" w:rsidRPr="00137929" w:rsidRDefault="00137929" w:rsidP="00137929">
      <w:pPr>
        <w:pStyle w:val="Heading4"/>
      </w:pPr>
      <w:bookmarkStart w:id="1274" w:name="_Ref434490474"/>
      <w:r>
        <w:t>The Doxology</w:t>
      </w:r>
      <w:r w:rsidR="00B46E6E">
        <w:t xml:space="preserve"> for St. Macarius the Bishop of Edkow</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75" w:name="_Toc459399262"/>
      <w:r>
        <w:t>October 26 (27) / Paopi 29: Commemoration of the Annunciation, Nativity, and Resurrection on the 29</w:t>
      </w:r>
      <w:r w:rsidRPr="00C0205C">
        <w:rPr>
          <w:vertAlign w:val="superscript"/>
        </w:rPr>
        <w:t>th</w:t>
      </w:r>
      <w:r>
        <w:t xml:space="preserve"> of Every Month</w:t>
      </w:r>
      <w:bookmarkEnd w:id="1275"/>
    </w:p>
    <w:p w14:paraId="7511E0D5" w14:textId="1AF62C68"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9EB3135" w14:textId="77777777" w:rsidR="00205EA4" w:rsidRDefault="00205EA4" w:rsidP="00205EA4">
      <w:pPr>
        <w:pStyle w:val="Heading3"/>
      </w:pPr>
      <w:bookmarkStart w:id="1276" w:name="_Toc459399263"/>
      <w:r>
        <w:t>October 27 (28) / Paopi 30: St. Mark</w:t>
      </w:r>
      <w:r w:rsidR="00F20BBD">
        <w:t xml:space="preserve"> (Consecration and Appearance of Head)</w:t>
      </w:r>
      <w:bookmarkEnd w:id="1276"/>
    </w:p>
    <w:p w14:paraId="5ECB9266" w14:textId="69AF234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62F4">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5F6770">
        <w:rPr>
          <w:noProof/>
        </w:rPr>
        <w:t>827</w:t>
      </w:r>
      <w:r w:rsidR="00191A26">
        <w:fldChar w:fldCharType="end"/>
      </w:r>
      <w:r>
        <w:t>.</w:t>
      </w:r>
    </w:p>
    <w:p w14:paraId="42BC2C38" w14:textId="77777777" w:rsidR="006E370D" w:rsidRPr="007F571C" w:rsidRDefault="007F571C" w:rsidP="007F571C">
      <w:pPr>
        <w:pStyle w:val="Heading3"/>
      </w:pPr>
      <w:bookmarkStart w:id="1277" w:name="_Toc459399264"/>
      <w:r>
        <w:t>October 28 (29) / Athor 1: St. Cleopas and His Companion, Two of the Seventy Two Apostles</w:t>
      </w:r>
      <w:bookmarkEnd w:id="1277"/>
    </w:p>
    <w:p w14:paraId="47F94007" w14:textId="2A391842" w:rsidR="006E370D" w:rsidRPr="006E370D"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78" w:name="_Toc410196201"/>
      <w:bookmarkStart w:id="1279" w:name="_Toc410196443"/>
      <w:bookmarkStart w:id="1280" w:name="_Toc410196945"/>
      <w:bookmarkStart w:id="1281" w:name="_Toc459399203"/>
      <w:bookmarkStart w:id="1282" w:name="November"/>
      <w:bookmarkEnd w:id="1248"/>
      <w:r>
        <w:lastRenderedPageBreak/>
        <w:t>November</w:t>
      </w:r>
      <w:r w:rsidR="00495F1A">
        <w:t xml:space="preserve"> or </w:t>
      </w:r>
      <w:bookmarkEnd w:id="1278"/>
      <w:bookmarkEnd w:id="1279"/>
      <w:bookmarkEnd w:id="1280"/>
      <w:r w:rsidRPr="00FB5E62">
        <w:rPr>
          <w:rFonts w:ascii="FreeSerifAvvaShenouda" w:eastAsia="Arial Unicode MS" w:hAnsi="FreeSerifAvvaShenouda" w:cs="FreeSerifAvvaShenouda"/>
        </w:rPr>
        <w:t>Ⲁⲑⲟⲣ</w:t>
      </w:r>
      <w:bookmarkEnd w:id="1281"/>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5F6770">
              <w:rPr>
                <w:b/>
                <w:bCs/>
                <w:noProof/>
                <w:webHidden/>
                <w:lang w:val="en-US"/>
              </w:rPr>
              <w:t>Error! Bookmark not defined.</w:t>
            </w:r>
            <w:r w:rsidR="00513E2D">
              <w:rPr>
                <w:noProof/>
                <w:webHidden/>
              </w:rPr>
              <w:fldChar w:fldCharType="end"/>
            </w:r>
          </w:hyperlink>
        </w:p>
        <w:p w14:paraId="0CBA593C" w14:textId="2C8DE3DE" w:rsidR="00513E2D" w:rsidRDefault="0078031B">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5F6770">
              <w:rPr>
                <w:noProof/>
                <w:webHidden/>
              </w:rPr>
              <w:t>638</w:t>
            </w:r>
            <w:r w:rsidR="00513E2D">
              <w:rPr>
                <w:noProof/>
                <w:webHidden/>
              </w:rPr>
              <w:fldChar w:fldCharType="end"/>
            </w:r>
          </w:hyperlink>
        </w:p>
        <w:p w14:paraId="63FE1D59" w14:textId="6BA355F8" w:rsidR="00513E2D" w:rsidRDefault="0078031B">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5F6770">
              <w:rPr>
                <w:noProof/>
                <w:webHidden/>
              </w:rPr>
              <w:t>640</w:t>
            </w:r>
            <w:r w:rsidR="00513E2D">
              <w:rPr>
                <w:noProof/>
                <w:webHidden/>
              </w:rPr>
              <w:fldChar w:fldCharType="end"/>
            </w:r>
          </w:hyperlink>
        </w:p>
        <w:p w14:paraId="26B8D545" w14:textId="6FE8B2AC" w:rsidR="00513E2D" w:rsidRDefault="0078031B">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5F6770">
              <w:rPr>
                <w:noProof/>
                <w:webHidden/>
              </w:rPr>
              <w:t>644</w:t>
            </w:r>
            <w:r w:rsidR="00513E2D">
              <w:rPr>
                <w:noProof/>
                <w:webHidden/>
              </w:rPr>
              <w:fldChar w:fldCharType="end"/>
            </w:r>
          </w:hyperlink>
        </w:p>
        <w:p w14:paraId="1BDA8E29" w14:textId="2C581462" w:rsidR="00513E2D" w:rsidRDefault="0078031B">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5F6770">
              <w:rPr>
                <w:noProof/>
                <w:webHidden/>
              </w:rPr>
              <w:t>646</w:t>
            </w:r>
            <w:r w:rsidR="00513E2D">
              <w:rPr>
                <w:noProof/>
                <w:webHidden/>
              </w:rPr>
              <w:fldChar w:fldCharType="end"/>
            </w:r>
          </w:hyperlink>
        </w:p>
        <w:p w14:paraId="2A8C896C" w14:textId="4A3B8972" w:rsidR="00513E2D" w:rsidRDefault="0078031B">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6C80B57F" w14:textId="582EEBFC" w:rsidR="00513E2D" w:rsidRDefault="0078031B">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5F6770">
              <w:rPr>
                <w:noProof/>
                <w:webHidden/>
              </w:rPr>
              <w:t>648</w:t>
            </w:r>
            <w:r w:rsidR="00513E2D">
              <w:rPr>
                <w:noProof/>
                <w:webHidden/>
              </w:rPr>
              <w:fldChar w:fldCharType="end"/>
            </w:r>
          </w:hyperlink>
        </w:p>
        <w:p w14:paraId="20BFAAFF" w14:textId="380AB224" w:rsidR="00513E2D" w:rsidRDefault="0078031B">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40FB4CD" w14:textId="5AC8A60D" w:rsidR="00513E2D" w:rsidRDefault="0078031B">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19981735" w14:textId="6511016C" w:rsidR="00513E2D" w:rsidRDefault="0078031B">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7ABF141B" w14:textId="6FCE619C" w:rsidR="00513E2D" w:rsidRDefault="0078031B">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5F6770">
              <w:rPr>
                <w:noProof/>
                <w:webHidden/>
              </w:rPr>
              <w:t>649</w:t>
            </w:r>
            <w:r w:rsidR="00513E2D">
              <w:rPr>
                <w:noProof/>
                <w:webHidden/>
              </w:rPr>
              <w:fldChar w:fldCharType="end"/>
            </w:r>
          </w:hyperlink>
        </w:p>
        <w:p w14:paraId="0F73576F" w14:textId="5F78384C" w:rsidR="00513E2D" w:rsidRDefault="0078031B">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56EDE81B" w14:textId="0A9C4F9E" w:rsidR="00513E2D" w:rsidRDefault="0078031B">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5F6770">
              <w:rPr>
                <w:noProof/>
                <w:webHidden/>
              </w:rPr>
              <w:t>652</w:t>
            </w:r>
            <w:r w:rsidR="00513E2D">
              <w:rPr>
                <w:noProof/>
                <w:webHidden/>
              </w:rPr>
              <w:fldChar w:fldCharType="end"/>
            </w:r>
          </w:hyperlink>
        </w:p>
        <w:p w14:paraId="7FEE4925" w14:textId="09702D06" w:rsidR="00513E2D" w:rsidRDefault="0078031B">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5F6770">
              <w:rPr>
                <w:noProof/>
                <w:webHidden/>
              </w:rPr>
              <w:t>654</w:t>
            </w:r>
            <w:r w:rsidR="00513E2D">
              <w:rPr>
                <w:noProof/>
                <w:webHidden/>
              </w:rPr>
              <w:fldChar w:fldCharType="end"/>
            </w:r>
          </w:hyperlink>
        </w:p>
        <w:p w14:paraId="7378FB83" w14:textId="43BC6A50" w:rsidR="00513E2D" w:rsidRDefault="0078031B">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5F6770">
              <w:rPr>
                <w:noProof/>
                <w:webHidden/>
              </w:rPr>
              <w:t>656</w:t>
            </w:r>
            <w:r w:rsidR="00513E2D">
              <w:rPr>
                <w:noProof/>
                <w:webHidden/>
              </w:rPr>
              <w:fldChar w:fldCharType="end"/>
            </w:r>
          </w:hyperlink>
        </w:p>
        <w:p w14:paraId="0355C029" w14:textId="00B1D889" w:rsidR="00513E2D" w:rsidRDefault="0078031B">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5F6770">
              <w:rPr>
                <w:noProof/>
                <w:webHidden/>
              </w:rPr>
              <w:t>660</w:t>
            </w:r>
            <w:r w:rsidR="00513E2D">
              <w:rPr>
                <w:noProof/>
                <w:webHidden/>
              </w:rPr>
              <w:fldChar w:fldCharType="end"/>
            </w:r>
          </w:hyperlink>
        </w:p>
        <w:p w14:paraId="0BB9AA35" w14:textId="655E658C" w:rsidR="00513E2D" w:rsidRDefault="0078031B">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5F6770">
              <w:rPr>
                <w:noProof/>
                <w:webHidden/>
              </w:rPr>
              <w:t>661</w:t>
            </w:r>
            <w:r w:rsidR="00513E2D">
              <w:rPr>
                <w:noProof/>
                <w:webHidden/>
              </w:rPr>
              <w:fldChar w:fldCharType="end"/>
            </w:r>
          </w:hyperlink>
        </w:p>
        <w:p w14:paraId="6CC36767" w14:textId="24187655" w:rsidR="00513E2D" w:rsidRDefault="0078031B">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1F62C472" w14:textId="2C503374" w:rsidR="00513E2D" w:rsidRDefault="0078031B">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5F6770">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83" w:name="_Toc459399266"/>
      <w:r>
        <w:t>November 4 (5) / Athor 8</w:t>
      </w:r>
      <w:r w:rsidR="00205EA4">
        <w:t>: The Four Incorporeal Beasts</w:t>
      </w:r>
      <w:bookmarkEnd w:id="1283"/>
    </w:p>
    <w:p w14:paraId="2682F152" w14:textId="5FCB5172" w:rsidR="0082304E" w:rsidRDefault="0082304E" w:rsidP="0082304E">
      <w:pPr>
        <w:pStyle w:val="Heading4"/>
      </w:pPr>
      <w:bookmarkStart w:id="1284"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85" w:name="_Ref459400553"/>
      <w:r>
        <w:lastRenderedPageBreak/>
        <w:t>The Doxology</w:t>
      </w:r>
      <w:r w:rsidR="00B46E6E">
        <w:t xml:space="preserve"> for the Four Incorporeal Beasts</w:t>
      </w:r>
      <w:bookmarkEnd w:id="1284"/>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86"/>
            <w:r>
              <w:t>Bea</w:t>
            </w:r>
            <w:r w:rsidR="001D2DF6">
              <w:t>s</w:t>
            </w:r>
            <w:r>
              <w:t>ts</w:t>
            </w:r>
            <w:commentRangeEnd w:id="1286"/>
            <w:r>
              <w:rPr>
                <w:rStyle w:val="CommentReference"/>
                <w:rFonts w:ascii="Times New Roman" w:eastAsiaTheme="minorHAnsi" w:hAnsi="Times New Roman" w:cstheme="minorBidi"/>
                <w:color w:val="auto"/>
              </w:rPr>
              <w:commentReference w:id="12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5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87"/>
            <w:r>
              <w:t xml:space="preserve">incessant </w:t>
            </w:r>
            <w:commentRangeEnd w:id="1287"/>
            <w:r>
              <w:rPr>
                <w:rStyle w:val="CommentReference"/>
                <w:rFonts w:ascii="Times New Roman" w:eastAsiaTheme="minorHAnsi" w:hAnsi="Times New Roman" w:cstheme="minorBidi"/>
                <w:color w:val="auto"/>
              </w:rPr>
              <w:commentReference w:id="12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88"/>
            <w:r>
              <w:t>The ministering flames of fire,</w:t>
            </w:r>
            <w:commentRangeEnd w:id="1288"/>
            <w:r>
              <w:rPr>
                <w:rStyle w:val="CommentReference"/>
                <w:rFonts w:ascii="Times New Roman" w:eastAsiaTheme="minorHAnsi" w:hAnsi="Times New Roman" w:cstheme="minorBidi"/>
                <w:color w:val="auto"/>
              </w:rPr>
              <w:commentReference w:id="12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89"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90" w:name="_Toc459399267"/>
      <w:r>
        <w:t>November 8 (9) / Athor 12: Archangel Michael</w:t>
      </w:r>
      <w:bookmarkEnd w:id="1289"/>
      <w:bookmarkEnd w:id="1290"/>
    </w:p>
    <w:p w14:paraId="7E078728" w14:textId="77777777" w:rsidR="004750F8" w:rsidRDefault="004750F8" w:rsidP="004750F8">
      <w:pPr>
        <w:pStyle w:val="Heading4"/>
      </w:pPr>
      <w:bookmarkStart w:id="1291" w:name="_Ref434487967"/>
      <w:r>
        <w:t>The Doxology</w:t>
      </w:r>
      <w:r w:rsidR="009D0B24">
        <w:t xml:space="preserve"> for Archangel Michael</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92"/>
            <w:r w:rsidRPr="004764BD">
              <w:t xml:space="preserve">before </w:t>
            </w:r>
            <w:commentRangeEnd w:id="1292"/>
            <w:r>
              <w:rPr>
                <w:rStyle w:val="CommentReference"/>
                <w:rFonts w:ascii="Times New Roman" w:eastAsiaTheme="minorHAnsi" w:hAnsi="Times New Roman" w:cstheme="minorBidi"/>
                <w:color w:val="auto"/>
              </w:rPr>
              <w:commentReference w:id="12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5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5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5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01" w:name="_Ref434487984"/>
      <w:r>
        <w:t>The Doxology for Michael and Gabriel</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02" w:name="_Toc459399268"/>
      <w:r>
        <w:lastRenderedPageBreak/>
        <w:t>November 10 (11) / Athor 14: St. Martin of Tours</w:t>
      </w:r>
      <w:bookmarkEnd w:id="1302"/>
    </w:p>
    <w:p w14:paraId="098FEB00" w14:textId="77777777" w:rsidR="00056020" w:rsidRDefault="00056020" w:rsidP="00056020">
      <w:pPr>
        <w:pStyle w:val="Heading4"/>
      </w:pPr>
      <w:bookmarkStart w:id="1303" w:name="_Ref439518461"/>
      <w:r>
        <w:t>The Doxology for St. Martin of Tours</w:t>
      </w:r>
      <w:r>
        <w:rPr>
          <w:rStyle w:val="FootnoteReference"/>
        </w:rPr>
        <w:footnoteReference w:id="954"/>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04" w:name="_Toc459399269"/>
      <w:r>
        <w:lastRenderedPageBreak/>
        <w:t>November 11 (12) / Athor 15: St</w:t>
      </w:r>
      <w:r w:rsidR="004750F8">
        <w:t>. Me</w:t>
      </w:r>
      <w:r>
        <w:t>na the Martyr</w:t>
      </w:r>
      <w:bookmarkEnd w:id="1304"/>
    </w:p>
    <w:p w14:paraId="685781D4" w14:textId="246C52D9" w:rsidR="00E102A0" w:rsidRDefault="00E102A0" w:rsidP="00E102A0">
      <w:pPr>
        <w:pStyle w:val="Heading4"/>
      </w:pPr>
      <w:bookmarkStart w:id="130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06" w:name="_Ref465591760"/>
      <w:r>
        <w:t>The Doxology</w:t>
      </w:r>
      <w:r w:rsidR="00B46E6E">
        <w:t xml:space="preserve"> for St. Mena</w:t>
      </w:r>
      <w:bookmarkEnd w:id="1305"/>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07"/>
            <w:r w:rsidRPr="004764BD">
              <w:t>Voice Divine</w:t>
            </w:r>
            <w:commentRangeEnd w:id="1307"/>
            <w:r>
              <w:rPr>
                <w:rStyle w:val="CommentReference"/>
                <w:rFonts w:ascii="Times New Roman" w:eastAsiaTheme="minorHAnsi" w:hAnsi="Times New Roman" w:cstheme="minorBidi"/>
                <w:color w:val="auto"/>
              </w:rPr>
              <w:commentReference w:id="130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08"/>
            <w:r w:rsidRPr="004764BD">
              <w:t xml:space="preserve">received </w:t>
            </w:r>
            <w:commentRangeEnd w:id="1308"/>
            <w:r>
              <w:rPr>
                <w:rStyle w:val="CommentReference"/>
                <w:rFonts w:ascii="Times New Roman" w:eastAsiaTheme="minorHAnsi" w:hAnsi="Times New Roman" w:cstheme="minorBidi"/>
                <w:color w:val="auto"/>
              </w:rPr>
              <w:commentReference w:id="130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09" w:name="_Toc459399270"/>
      <w:r>
        <w:lastRenderedPageBreak/>
        <w:t>November 13 (14) / Athor 17</w:t>
      </w:r>
      <w:r w:rsidR="00072CB8">
        <w:t>: St</w:t>
      </w:r>
      <w:r>
        <w:t>. John Chrysostom</w:t>
      </w:r>
    </w:p>
    <w:p w14:paraId="3EC5F863" w14:textId="3E5F9225" w:rsidR="00E64404" w:rsidRDefault="00E64404" w:rsidP="00E64404">
      <w:pPr>
        <w:pStyle w:val="Heading4"/>
      </w:pPr>
      <w:bookmarkStart w:id="1310" w:name="_Ref467356854"/>
      <w:r>
        <w:t>The Doxology for St. John Chrysostom</w:t>
      </w:r>
      <w:r>
        <w:rPr>
          <w:rStyle w:val="FootnoteReference"/>
        </w:rPr>
        <w:footnoteReference w:id="955"/>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309"/>
    </w:p>
    <w:p w14:paraId="0DF27E19" w14:textId="10A6C54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ADC4A64" w14:textId="77777777" w:rsidR="007F571C" w:rsidRDefault="007F571C" w:rsidP="007F571C">
      <w:pPr>
        <w:pStyle w:val="Heading3"/>
      </w:pPr>
      <w:bookmarkStart w:id="1311" w:name="_Toc459399271"/>
      <w:r>
        <w:t>November 15 (16) / Athor 19: The Preaching of St. Bartholomew</w:t>
      </w:r>
      <w:bookmarkEnd w:id="1311"/>
    </w:p>
    <w:p w14:paraId="601EB8D7" w14:textId="4BEEC90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A5FA22" w14:textId="77777777" w:rsidR="009F6E07" w:rsidRDefault="009F6E07" w:rsidP="009F6E07">
      <w:pPr>
        <w:pStyle w:val="Heading3"/>
      </w:pPr>
      <w:bookmarkStart w:id="1312" w:name="_Toc459399272"/>
      <w:r>
        <w:lastRenderedPageBreak/>
        <w:t>November 15 (16) / Athor 19: Also the Consecration of the Church of Sts. Sergius and Bacchus.</w:t>
      </w:r>
      <w:bookmarkEnd w:id="1312"/>
    </w:p>
    <w:p w14:paraId="1B799EA7" w14:textId="427BD3A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62F4">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5F6770">
        <w:rPr>
          <w:noProof/>
        </w:rPr>
        <w:t>625</w:t>
      </w:r>
      <w:r w:rsidR="00191A26">
        <w:fldChar w:fldCharType="end"/>
      </w:r>
      <w:r>
        <w:t>.</w:t>
      </w:r>
    </w:p>
    <w:p w14:paraId="23C83E44" w14:textId="77777777" w:rsidR="002F1988" w:rsidRDefault="002F1988" w:rsidP="002F1988">
      <w:pPr>
        <w:pStyle w:val="Heading3"/>
      </w:pPr>
      <w:bookmarkStart w:id="1313" w:name="_Toc459399273"/>
      <w:r>
        <w:t>November 16 (17) / Athor 20: Consecration of Sts. Theodore and Theodore</w:t>
      </w:r>
      <w:bookmarkEnd w:id="1313"/>
    </w:p>
    <w:p w14:paraId="54098920" w14:textId="4926737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62F4">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5F6770">
        <w:rPr>
          <w:noProof/>
        </w:rPr>
        <w:t>887</w:t>
      </w:r>
      <w:r w:rsidR="00191A26">
        <w:fldChar w:fldCharType="end"/>
      </w:r>
      <w:r>
        <w:t xml:space="preserve">, and </w:t>
      </w:r>
      <w:commentRangeStart w:id="1314"/>
      <w:r w:rsidR="00191A26">
        <w:fldChar w:fldCharType="begin"/>
      </w:r>
      <w:r w:rsidR="00191A26">
        <w:instrText xml:space="preserve"> REF _Ref434562461 \h </w:instrText>
      </w:r>
      <w:r w:rsidR="00191A26">
        <w:fldChar w:fldCharType="separate"/>
      </w:r>
      <w:r w:rsidR="000E62F4">
        <w:t>January 7 (8) / Tobi 12: Also St. Theodore Anatoly</w:t>
      </w:r>
      <w:r w:rsidR="00191A26">
        <w:fldChar w:fldCharType="end"/>
      </w:r>
      <w:r w:rsidR="00191A26">
        <w:t>,</w:t>
      </w:r>
      <w:commentRangeEnd w:id="1314"/>
      <w:r w:rsidR="00191A26">
        <w:rPr>
          <w:rStyle w:val="CommentReference"/>
          <w:i w:val="0"/>
        </w:rPr>
        <w:commentReference w:id="1314"/>
      </w:r>
      <w:r w:rsidR="00191A26">
        <w:t xml:space="preserve"> page </w:t>
      </w:r>
      <w:r w:rsidR="00191A26">
        <w:fldChar w:fldCharType="begin"/>
      </w:r>
      <w:r w:rsidR="00191A26">
        <w:instrText xml:space="preserve"> PAGEREF _Ref434562461 \h </w:instrText>
      </w:r>
      <w:r w:rsidR="00191A26">
        <w:fldChar w:fldCharType="separate"/>
      </w:r>
      <w:r w:rsidR="005F6770">
        <w:rPr>
          <w:noProof/>
        </w:rPr>
        <w:t>778</w:t>
      </w:r>
      <w:r w:rsidR="00191A26">
        <w:fldChar w:fldCharType="end"/>
      </w:r>
      <w:r>
        <w:t>.</w:t>
      </w:r>
    </w:p>
    <w:p w14:paraId="0CDE62FA" w14:textId="77777777" w:rsidR="005329C1" w:rsidRDefault="005329C1" w:rsidP="005329C1">
      <w:pPr>
        <w:pStyle w:val="Heading3"/>
      </w:pPr>
      <w:bookmarkStart w:id="1315" w:name="_Toc459399274"/>
      <w:r>
        <w:t>November 17 (18) / Athor 21: Commemoration of the Theotokos</w:t>
      </w:r>
      <w:bookmarkEnd w:id="1315"/>
    </w:p>
    <w:p w14:paraId="4A87B5D6" w14:textId="15E733C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3BF60EE" w14:textId="1B5D8139" w:rsidR="001D43EE" w:rsidRDefault="00F56CDE" w:rsidP="00F56CDE">
      <w:pPr>
        <w:pStyle w:val="Heading3"/>
      </w:pPr>
      <w:bookmarkStart w:id="1316" w:name="_Ref434562715"/>
      <w:bookmarkStart w:id="1317"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318" w:name="_Ref468134316"/>
      <w:r>
        <w:t xml:space="preserve">The Doxology for St. </w:t>
      </w:r>
      <w:r w:rsidR="00DA4B37">
        <w:t>Gregory the Wonderworker</w:t>
      </w:r>
      <w:r>
        <w:rPr>
          <w:rStyle w:val="FootnoteReference"/>
        </w:rPr>
        <w:footnoteReference w:id="956"/>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316"/>
      <w:bookmarkEnd w:id="1317"/>
    </w:p>
    <w:p w14:paraId="4E7F190E" w14:textId="7450EC22" w:rsidR="00935F13" w:rsidRDefault="00935F13" w:rsidP="00935F13">
      <w:pPr>
        <w:pStyle w:val="Heading4"/>
      </w:pPr>
      <w:bookmarkStart w:id="1319"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20" w:name="_Ref459401259"/>
      <w:r>
        <w:t>The Doxology</w:t>
      </w:r>
      <w:r w:rsidR="00B46E6E">
        <w:t xml:space="preserve"> for Sts. Cosmas, Damian, their Brothers and their Mother</w:t>
      </w:r>
      <w:bookmarkEnd w:id="1319"/>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21"/>
            <w:r>
              <w:t>Prabioc</w:t>
            </w:r>
            <w:commentRangeEnd w:id="1321"/>
            <w:r>
              <w:rPr>
                <w:rStyle w:val="CommentReference"/>
                <w:rFonts w:ascii="Times New Roman" w:eastAsiaTheme="minorHAnsi" w:hAnsi="Times New Roman" w:cstheme="minorBidi"/>
                <w:color w:val="auto"/>
              </w:rPr>
              <w:commentReference w:id="132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22"/>
            <w:r>
              <w:t xml:space="preserve">confirming </w:t>
            </w:r>
            <w:commentRangeEnd w:id="1322"/>
            <w:r>
              <w:rPr>
                <w:rStyle w:val="CommentReference"/>
                <w:rFonts w:ascii="Times New Roman" w:eastAsiaTheme="minorHAnsi" w:hAnsi="Times New Roman" w:cstheme="minorBidi"/>
                <w:color w:val="auto"/>
              </w:rPr>
              <w:commentReference w:id="132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23" w:name="_Toc459399276"/>
      <w:r>
        <w:t>November 19 (20) / Athor 23: Consecration of the Church of St. Marina</w:t>
      </w:r>
      <w:bookmarkEnd w:id="1323"/>
    </w:p>
    <w:p w14:paraId="793F580E" w14:textId="771A53E4"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E62F4">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5F6770">
        <w:rPr>
          <w:noProof/>
        </w:rPr>
        <w:t>889</w:t>
      </w:r>
      <w:r w:rsidR="00191A26">
        <w:fldChar w:fldCharType="end"/>
      </w:r>
      <w:r>
        <w:t>.</w:t>
      </w:r>
    </w:p>
    <w:p w14:paraId="0E22041B" w14:textId="77777777" w:rsidR="00205EA4" w:rsidRDefault="00205EA4" w:rsidP="00205EA4">
      <w:pPr>
        <w:pStyle w:val="Heading3"/>
      </w:pPr>
      <w:bookmarkStart w:id="1324" w:name="_Toc459399277"/>
      <w:r>
        <w:t>November 20 (21) / Athor 24: The Twenty Four Presbyters</w:t>
      </w:r>
      <w:bookmarkEnd w:id="1324"/>
    </w:p>
    <w:p w14:paraId="253EB9EC" w14:textId="431DB748" w:rsidR="00935F13" w:rsidRDefault="00935F13" w:rsidP="00935F13">
      <w:pPr>
        <w:pStyle w:val="Heading4"/>
      </w:pPr>
      <w:bookmarkStart w:id="1325"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26" w:name="_Ref459400916"/>
      <w:r>
        <w:t>The Doxology</w:t>
      </w:r>
      <w:r w:rsidR="00B46E6E">
        <w:t xml:space="preserve"> for the Twenty Four Presbyters</w:t>
      </w:r>
      <w:bookmarkEnd w:id="1325"/>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57"/>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58"/>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27" w:name="_Toc459399278"/>
      <w:r>
        <w:t>November 21 (22) / Athor 25: St. Philopater Mercurius</w:t>
      </w:r>
      <w:bookmarkEnd w:id="1327"/>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28"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29" w:name="_Ref459400991"/>
      <w:r>
        <w:t>The Doxology</w:t>
      </w:r>
      <w:r w:rsidR="00B46E6E">
        <w:t xml:space="preserve"> for St. Philopater Mercurius</w:t>
      </w:r>
      <w:bookmarkEnd w:id="1328"/>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9"/>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34"/>
            <w:r>
              <w:t>Placed</w:t>
            </w:r>
            <w:commentRangeEnd w:id="1334"/>
            <w:r>
              <w:rPr>
                <w:rStyle w:val="CommentReference"/>
                <w:rFonts w:ascii="Times New Roman" w:eastAsiaTheme="minorHAnsi" w:hAnsi="Times New Roman" w:cstheme="minorBidi"/>
                <w:color w:val="auto"/>
              </w:rPr>
              <w:commentReference w:id="1334"/>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35"/>
            <w:r>
              <w:t>emperate</w:t>
            </w:r>
            <w:r w:rsidRPr="004764BD">
              <w:t xml:space="preserve"> </w:t>
            </w:r>
            <w:r>
              <w:t>with</w:t>
            </w:r>
            <w:commentRangeEnd w:id="1335"/>
            <w:r>
              <w:rPr>
                <w:rStyle w:val="CommentReference"/>
                <w:rFonts w:ascii="Times New Roman" w:eastAsiaTheme="minorHAnsi" w:hAnsi="Times New Roman" w:cstheme="minorBidi"/>
                <w:color w:val="auto"/>
              </w:rPr>
              <w:commentReference w:id="1335"/>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60"/>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39" w:name="_Toc459399279"/>
      <w:r>
        <w:t>November 22 (23) / Athor 26: St. Gregory of Nyssa</w:t>
      </w:r>
    </w:p>
    <w:p w14:paraId="73B16A55" w14:textId="22D2F64C" w:rsidR="00F4564C" w:rsidRDefault="00F4564C" w:rsidP="00F4564C">
      <w:pPr>
        <w:pStyle w:val="Heading4"/>
      </w:pPr>
      <w:bookmarkStart w:id="1340" w:name="_Ref468565896"/>
      <w:r>
        <w:t>The Doxology for St. Gregory of Nyssa</w:t>
      </w:r>
      <w:r>
        <w:rPr>
          <w:rStyle w:val="FootnoteReference"/>
        </w:rPr>
        <w:footnoteReference w:id="961"/>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r>
        <w:t>November 23 (24) / Athor 27: St. James the Sawn-Asunder</w:t>
      </w:r>
    </w:p>
    <w:p w14:paraId="0184B841" w14:textId="4D67CB19" w:rsidR="00F4564C" w:rsidRDefault="00F4564C" w:rsidP="00F4564C">
      <w:pPr>
        <w:pStyle w:val="Heading4"/>
      </w:pPr>
      <w:bookmarkStart w:id="1341" w:name="_Ref468565824"/>
      <w:r>
        <w:t>The Doxology for St. James the Sawn-Asunder</w:t>
      </w:r>
      <w:r>
        <w:rPr>
          <w:rStyle w:val="FootnoteReference"/>
        </w:rPr>
        <w:footnoteReference w:id="962"/>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r>
        <w:t>November 24 (25) / Athor 28: Martyrdom of St. Serapamon, the bishop of Nikiou</w:t>
      </w:r>
      <w:bookmarkEnd w:id="1339"/>
    </w:p>
    <w:p w14:paraId="31266C94" w14:textId="74CE43E4" w:rsidR="00F76CFB" w:rsidRPr="00F76CFB" w:rsidRDefault="00F76CFB" w:rsidP="00F76CFB">
      <w:pPr>
        <w:pStyle w:val="Heading4"/>
      </w:pPr>
      <w:bookmarkStart w:id="134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43" w:name="_Ref459401310"/>
      <w:r>
        <w:t>The Doxology</w:t>
      </w:r>
      <w:r w:rsidR="00B46E6E">
        <w:t xml:space="preserve"> for St. Serapamon</w:t>
      </w:r>
      <w:bookmarkEnd w:id="1342"/>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44"/>
            <w:r>
              <w:t>sprang forth</w:t>
            </w:r>
            <w:commentRangeEnd w:id="1344"/>
            <w:r>
              <w:rPr>
                <w:rStyle w:val="CommentReference"/>
                <w:rFonts w:ascii="Times New Roman" w:eastAsiaTheme="minorHAnsi" w:hAnsi="Times New Roman" w:cstheme="minorBidi"/>
                <w:color w:val="auto"/>
              </w:rPr>
              <w:commentReference w:id="134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45" w:name="_Toc459399280"/>
      <w:r>
        <w:t>November 25 (26) / Athor 29: Commemoration of the Annunciation, Nativity, and Resurrection on the 29</w:t>
      </w:r>
      <w:r w:rsidRPr="00C0205C">
        <w:rPr>
          <w:vertAlign w:val="superscript"/>
        </w:rPr>
        <w:t>th</w:t>
      </w:r>
      <w:r>
        <w:t xml:space="preserve"> of Every Month</w:t>
      </w:r>
      <w:bookmarkEnd w:id="1345"/>
    </w:p>
    <w:p w14:paraId="38FF89F6" w14:textId="132975EB"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31C728FB" w14:textId="547F5DF5" w:rsidR="00D94D36" w:rsidRDefault="00D94D36" w:rsidP="00D94D36">
      <w:pPr>
        <w:pStyle w:val="Heading3"/>
      </w:pPr>
      <w:r>
        <w:t>November 25 (26) / Athor 29: St. Peter the Seal of the Martyrs</w:t>
      </w:r>
    </w:p>
    <w:p w14:paraId="63FA6EB8" w14:textId="3DF0CB40" w:rsidR="00D94D36" w:rsidRDefault="00D94D36" w:rsidP="00D94D36">
      <w:pPr>
        <w:pStyle w:val="Heading4"/>
      </w:pPr>
      <w:bookmarkStart w:id="1346" w:name="_Ref472885608"/>
      <w:r>
        <w:t>The Doxology for St. Peter the Seal of the Martyrs</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29CAE584" w14:textId="7960976D" w:rsidR="00D94D36" w:rsidRDefault="00350773" w:rsidP="00D94D36">
            <w:pPr>
              <w:pStyle w:val="CopticHangingVerse"/>
            </w:pPr>
            <w:r>
              <w:t>TODO add</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0D29172C" w14:textId="02B84DA7" w:rsidR="00D94D36" w:rsidRDefault="00D94D36" w:rsidP="00D94D36">
            <w:pPr>
              <w:pStyle w:val="CopticHangingVerse"/>
            </w:pP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7243059B" w14:textId="7387A428" w:rsidR="00D94D36" w:rsidRDefault="00D94D36" w:rsidP="00D94D36">
            <w:pPr>
              <w:pStyle w:val="CopticHangingVerse"/>
            </w:pP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lastRenderedPageBreak/>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7A408CC5" w14:textId="35B17DFB" w:rsidR="00D94D36" w:rsidRDefault="00D94D36" w:rsidP="00D94D36">
            <w:pPr>
              <w:pStyle w:val="CopticHangingVerse"/>
            </w:pP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0350C946" w14:textId="753AE2DE" w:rsidR="00D94D36" w:rsidRPr="003032D8" w:rsidRDefault="00D94D36" w:rsidP="00D94D36">
            <w:pPr>
              <w:pStyle w:val="CopticHangingVerse"/>
            </w:pP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0BABD9B8" w14:textId="6F1E52EF" w:rsidR="00D94D36" w:rsidRDefault="00D94D36" w:rsidP="00D94D36">
            <w:pPr>
              <w:pStyle w:val="CopticHangingVerse"/>
            </w:pPr>
          </w:p>
        </w:tc>
      </w:tr>
    </w:tbl>
    <w:p w14:paraId="32423A66" w14:textId="77777777" w:rsidR="00D94D36" w:rsidRPr="00B52D77" w:rsidRDefault="00D94D36" w:rsidP="00B52D77">
      <w:pPr>
        <w:pStyle w:val="Rubric"/>
      </w:pPr>
    </w:p>
    <w:p w14:paraId="3E5C7085" w14:textId="77777777" w:rsidR="00027E5B" w:rsidRDefault="00027E5B" w:rsidP="00027E5B">
      <w:pPr>
        <w:pStyle w:val="Heading3"/>
      </w:pPr>
      <w:bookmarkStart w:id="1347" w:name="_Toc459399281"/>
      <w:r>
        <w:t>November 26 (27) / Athor 30: Consecration of a Church of St. Cosmas and Damian, Their Brothers and Their Mother</w:t>
      </w:r>
      <w:bookmarkEnd w:id="1347"/>
    </w:p>
    <w:p w14:paraId="3601D9E7" w14:textId="77777777" w:rsidR="000E62F4" w:rsidRDefault="00027E5B" w:rsidP="00F56CDE">
      <w:pPr>
        <w:pStyle w:val="Heading3"/>
      </w:pPr>
      <w:r>
        <w:t>See</w:t>
      </w:r>
      <w:r w:rsidR="00191A26">
        <w:t xml:space="preserve"> </w:t>
      </w:r>
      <w:r w:rsidR="00191A26">
        <w:fldChar w:fldCharType="begin"/>
      </w:r>
      <w:r w:rsidR="00191A26">
        <w:instrText xml:space="preserve"> REF _Ref434562715 \h </w:instrText>
      </w:r>
      <w:r w:rsidR="00191A26">
        <w:fldChar w:fldCharType="separate"/>
      </w:r>
      <w:r w:rsidR="000E62F4">
        <w:t>November 17 (18) / Athor 21: St. Gregory the Wonderworker</w:t>
      </w:r>
    </w:p>
    <w:p w14:paraId="00113442"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56EB668D" w14:textId="77777777" w:rsidTr="00325E43">
        <w:trPr>
          <w:cantSplit/>
          <w:jc w:val="center"/>
        </w:trPr>
        <w:tc>
          <w:tcPr>
            <w:tcW w:w="288" w:type="dxa"/>
          </w:tcPr>
          <w:p w14:paraId="2F0E8A70" w14:textId="77777777" w:rsidR="000E62F4" w:rsidRDefault="000E62F4" w:rsidP="00325E43">
            <w:pPr>
              <w:pStyle w:val="CopticCross"/>
            </w:pPr>
          </w:p>
        </w:tc>
        <w:tc>
          <w:tcPr>
            <w:tcW w:w="3960" w:type="dxa"/>
          </w:tcPr>
          <w:p w14:paraId="5BE1C8F3" w14:textId="77777777" w:rsidR="000E62F4" w:rsidRDefault="000E62F4" w:rsidP="00DA4B37">
            <w:pPr>
              <w:pStyle w:val="EngHang"/>
              <w:rPr>
                <w:lang w:eastAsia="zh-CN"/>
              </w:rPr>
            </w:pPr>
            <w:r>
              <w:rPr>
                <w:lang w:eastAsia="zh-CN"/>
              </w:rPr>
              <w:t>By your way of life,</w:t>
            </w:r>
          </w:p>
          <w:p w14:paraId="7FE6E6B8" w14:textId="77777777" w:rsidR="000E62F4" w:rsidRDefault="000E62F4" w:rsidP="00DA4B37">
            <w:pPr>
              <w:pStyle w:val="EngHang"/>
              <w:rPr>
                <w:lang w:eastAsia="zh-CN"/>
              </w:rPr>
            </w:pPr>
            <w:r>
              <w:rPr>
                <w:lang w:eastAsia="zh-CN"/>
              </w:rPr>
              <w:t>Your vigilance in prayer,</w:t>
            </w:r>
          </w:p>
          <w:p w14:paraId="582E15E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B0A4E7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5707954" w14:textId="77777777" w:rsidR="000E62F4" w:rsidRDefault="000E62F4" w:rsidP="00325E43"/>
        </w:tc>
      </w:tr>
      <w:tr w:rsidR="000E62F4" w14:paraId="7F47CB87" w14:textId="77777777" w:rsidTr="00325E43">
        <w:trPr>
          <w:cantSplit/>
          <w:jc w:val="center"/>
        </w:trPr>
        <w:tc>
          <w:tcPr>
            <w:tcW w:w="288" w:type="dxa"/>
          </w:tcPr>
          <w:p w14:paraId="1FCA23AA" w14:textId="77777777" w:rsidR="000E62F4" w:rsidRDefault="000E62F4" w:rsidP="00325E43">
            <w:pPr>
              <w:pStyle w:val="CopticCross"/>
            </w:pPr>
            <w:r w:rsidRPr="00FB5ACB">
              <w:t>¿</w:t>
            </w:r>
          </w:p>
        </w:tc>
        <w:tc>
          <w:tcPr>
            <w:tcW w:w="3960" w:type="dxa"/>
          </w:tcPr>
          <w:p w14:paraId="28C6EE93"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72BB519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173720E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38F5CCD4"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48BFC079" w14:textId="77777777" w:rsidR="000E62F4" w:rsidRDefault="000E62F4" w:rsidP="00325E43"/>
        </w:tc>
      </w:tr>
      <w:tr w:rsidR="000E62F4" w14:paraId="7A24F3CF" w14:textId="77777777" w:rsidTr="00325E43">
        <w:trPr>
          <w:cantSplit/>
          <w:jc w:val="center"/>
        </w:trPr>
        <w:tc>
          <w:tcPr>
            <w:tcW w:w="288" w:type="dxa"/>
          </w:tcPr>
          <w:p w14:paraId="0057F7A1" w14:textId="77777777" w:rsidR="000E62F4" w:rsidRDefault="000E62F4" w:rsidP="00325E43">
            <w:pPr>
              <w:pStyle w:val="CopticCross"/>
            </w:pPr>
          </w:p>
        </w:tc>
        <w:tc>
          <w:tcPr>
            <w:tcW w:w="3960" w:type="dxa"/>
          </w:tcPr>
          <w:p w14:paraId="49C3791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6B09112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55E46E1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37616A76"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F3E0A7C" w14:textId="77777777" w:rsidR="000E62F4" w:rsidRDefault="000E62F4" w:rsidP="00325E43"/>
        </w:tc>
      </w:tr>
      <w:tr w:rsidR="000E62F4" w14:paraId="556B2C25" w14:textId="77777777" w:rsidTr="00325E43">
        <w:trPr>
          <w:cantSplit/>
          <w:jc w:val="center"/>
        </w:trPr>
        <w:tc>
          <w:tcPr>
            <w:tcW w:w="288" w:type="dxa"/>
          </w:tcPr>
          <w:p w14:paraId="76AA5850" w14:textId="77777777" w:rsidR="000E62F4" w:rsidRDefault="000E62F4" w:rsidP="00325E43">
            <w:pPr>
              <w:pStyle w:val="CopticCross"/>
            </w:pPr>
            <w:r w:rsidRPr="00FB5ACB">
              <w:t>¿</w:t>
            </w:r>
          </w:p>
        </w:tc>
        <w:tc>
          <w:tcPr>
            <w:tcW w:w="3960" w:type="dxa"/>
          </w:tcPr>
          <w:p w14:paraId="000AE8A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D8D192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690BB58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013EFB65"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683F09E3" w14:textId="77777777" w:rsidR="000E62F4" w:rsidRDefault="000E62F4" w:rsidP="00325E43"/>
        </w:tc>
      </w:tr>
      <w:tr w:rsidR="000E62F4" w14:paraId="393FB15D" w14:textId="77777777" w:rsidTr="00325E43">
        <w:trPr>
          <w:cantSplit/>
          <w:jc w:val="center"/>
        </w:trPr>
        <w:tc>
          <w:tcPr>
            <w:tcW w:w="288" w:type="dxa"/>
          </w:tcPr>
          <w:p w14:paraId="0B897537" w14:textId="77777777" w:rsidR="000E62F4" w:rsidRDefault="000E62F4" w:rsidP="00325E43">
            <w:pPr>
              <w:pStyle w:val="CopticCross"/>
            </w:pPr>
          </w:p>
        </w:tc>
        <w:tc>
          <w:tcPr>
            <w:tcW w:w="3960" w:type="dxa"/>
          </w:tcPr>
          <w:p w14:paraId="3362766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63661D52"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F7FB7F1"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1C07AA2"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102D69C7" w14:textId="77777777" w:rsidR="000E62F4" w:rsidRDefault="000E62F4" w:rsidP="00325E43"/>
        </w:tc>
      </w:tr>
    </w:tbl>
    <w:p w14:paraId="7B556319" w14:textId="741478ED" w:rsidR="00027E5B" w:rsidRPr="00027E5B" w:rsidRDefault="000E62F4" w:rsidP="00027E5B">
      <w:pPr>
        <w:pStyle w:val="Rubric"/>
      </w:pPr>
      <w:r>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5F6770">
        <w:rPr>
          <w:noProof/>
        </w:rPr>
        <w:t>649</w:t>
      </w:r>
      <w:r w:rsidR="00191A26">
        <w:fldChar w:fldCharType="end"/>
      </w:r>
      <w:r w:rsidR="00027E5B">
        <w:t>.</w:t>
      </w:r>
    </w:p>
    <w:p w14:paraId="15C7AC8C" w14:textId="77777777" w:rsidR="00F67B89" w:rsidRDefault="00F67B89" w:rsidP="00F67B89">
      <w:pPr>
        <w:pStyle w:val="Heading3"/>
      </w:pPr>
      <w:bookmarkStart w:id="1348" w:name="_Toc459399282"/>
      <w:r>
        <w:t>November 27 (28) / Koiak 1: Consecration of the Church of St. Shenoute</w:t>
      </w:r>
      <w:bookmarkEnd w:id="1348"/>
    </w:p>
    <w:p w14:paraId="28333115" w14:textId="0145D33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62F4">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5F6770">
        <w:rPr>
          <w:noProof/>
        </w:rPr>
        <w:t>881</w:t>
      </w:r>
      <w:r w:rsidR="00191A26">
        <w:fldChar w:fldCharType="end"/>
      </w:r>
      <w:r>
        <w:t>.</w:t>
      </w:r>
    </w:p>
    <w:p w14:paraId="4B02CBA1" w14:textId="14A99C6D" w:rsidR="002A29E0" w:rsidRDefault="002A29E0" w:rsidP="002A29E0">
      <w:pPr>
        <w:pStyle w:val="Heading3"/>
      </w:pPr>
      <w:bookmarkStart w:id="1349" w:name="_Toc459399283"/>
      <w:r>
        <w:t>November 29 (30) / Koiak 3: Entry of the Theotokos into the Temple</w:t>
      </w:r>
    </w:p>
    <w:p w14:paraId="422AF9D7" w14:textId="6CAD5146" w:rsidR="002A29E0" w:rsidRDefault="002A29E0" w:rsidP="002A29E0">
      <w:pPr>
        <w:pStyle w:val="Heading4"/>
      </w:pPr>
      <w:bookmarkStart w:id="1350" w:name="_Ref470555203"/>
      <w:r>
        <w:t>The Doxology of the Entry of the Theotokos into the Temple</w:t>
      </w:r>
      <w:r>
        <w:rPr>
          <w:rStyle w:val="FootnoteReference"/>
        </w:rPr>
        <w:footnoteReference w:id="963"/>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r>
        <w:t>November 30 (December 1) / Koiak 4: Martyrdom of St. Andrew the Apostle</w:t>
      </w:r>
      <w:bookmarkEnd w:id="1349"/>
    </w:p>
    <w:p w14:paraId="352D828F" w14:textId="077727E0" w:rsidR="00205EA4" w:rsidRPr="00205EA4"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bookmarkEnd w:id="1282"/>
      <w:r>
        <w:t>.</w:t>
      </w:r>
    </w:p>
    <w:p w14:paraId="2DF67188" w14:textId="77777777" w:rsidR="00495F1A" w:rsidRDefault="00495F1A" w:rsidP="00495F1A">
      <w:pPr>
        <w:pStyle w:val="Heading2"/>
        <w:rPr>
          <w:rFonts w:ascii="FreeSerifAvvaShenouda" w:hAnsi="FreeSerifAvvaShenouda" w:cs="FreeSerifAvvaShenouda"/>
        </w:rPr>
      </w:pPr>
      <w:bookmarkStart w:id="1351" w:name="_Toc410196202"/>
      <w:bookmarkStart w:id="1352" w:name="_Toc410196444"/>
      <w:bookmarkStart w:id="1353" w:name="_Toc410196946"/>
      <w:bookmarkStart w:id="1354" w:name="_Toc459399204"/>
      <w:bookmarkStart w:id="1355" w:name="_Toc459399284"/>
      <w:bookmarkStart w:id="1356" w:name="December"/>
      <w:r>
        <w:lastRenderedPageBreak/>
        <w:t>December</w:t>
      </w:r>
      <w:bookmarkEnd w:id="1351"/>
      <w:bookmarkEnd w:id="1352"/>
      <w:bookmarkEnd w:id="1353"/>
      <w:r w:rsidR="00205EA4">
        <w:t xml:space="preserve"> or </w:t>
      </w:r>
      <w:r w:rsidR="00205EA4">
        <w:rPr>
          <w:rFonts w:ascii="FreeSerifAvvaShenouda" w:hAnsi="FreeSerifAvvaShenouda" w:cs="FreeSerifAvvaShenouda"/>
        </w:rPr>
        <w:t>Ⲕⲟⲓⲁϩⲕ</w:t>
      </w:r>
      <w:bookmarkEnd w:id="1354"/>
      <w:bookmarkEnd w:id="1355"/>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5F6770">
              <w:rPr>
                <w:noProof/>
                <w:webHidden/>
              </w:rPr>
              <w:t>664</w:t>
            </w:r>
            <w:r w:rsidR="00513E2D">
              <w:rPr>
                <w:noProof/>
                <w:webHidden/>
              </w:rPr>
              <w:fldChar w:fldCharType="end"/>
            </w:r>
          </w:hyperlink>
        </w:p>
        <w:p w14:paraId="65DD40A7" w14:textId="1C74E7CA" w:rsidR="00513E2D" w:rsidRDefault="0078031B">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5F6770">
              <w:rPr>
                <w:noProof/>
                <w:webHidden/>
              </w:rPr>
              <w:t>680</w:t>
            </w:r>
            <w:r w:rsidR="00513E2D">
              <w:rPr>
                <w:noProof/>
                <w:webHidden/>
              </w:rPr>
              <w:fldChar w:fldCharType="end"/>
            </w:r>
          </w:hyperlink>
        </w:p>
        <w:p w14:paraId="74063170" w14:textId="5E9FCA89" w:rsidR="00513E2D" w:rsidRDefault="0078031B">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5F6770">
              <w:rPr>
                <w:noProof/>
                <w:webHidden/>
              </w:rPr>
              <w:t>681</w:t>
            </w:r>
            <w:r w:rsidR="00513E2D">
              <w:rPr>
                <w:noProof/>
                <w:webHidden/>
              </w:rPr>
              <w:fldChar w:fldCharType="end"/>
            </w:r>
          </w:hyperlink>
        </w:p>
        <w:p w14:paraId="2CA38FAC" w14:textId="64C083A7" w:rsidR="00513E2D" w:rsidRDefault="0078031B">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5F6770">
              <w:rPr>
                <w:noProof/>
                <w:webHidden/>
              </w:rPr>
              <w:t>682</w:t>
            </w:r>
            <w:r w:rsidR="00513E2D">
              <w:rPr>
                <w:noProof/>
                <w:webHidden/>
              </w:rPr>
              <w:fldChar w:fldCharType="end"/>
            </w:r>
          </w:hyperlink>
        </w:p>
        <w:p w14:paraId="19CB883D" w14:textId="1181B692" w:rsidR="00513E2D" w:rsidRDefault="0078031B">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5F6770">
              <w:rPr>
                <w:noProof/>
                <w:webHidden/>
              </w:rPr>
              <w:t>683</w:t>
            </w:r>
            <w:r w:rsidR="00513E2D">
              <w:rPr>
                <w:noProof/>
                <w:webHidden/>
              </w:rPr>
              <w:fldChar w:fldCharType="end"/>
            </w:r>
          </w:hyperlink>
        </w:p>
        <w:p w14:paraId="30363BF7" w14:textId="68481C4F" w:rsidR="00513E2D" w:rsidRDefault="0078031B">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5F6770">
              <w:rPr>
                <w:noProof/>
                <w:webHidden/>
              </w:rPr>
              <w:t>685</w:t>
            </w:r>
            <w:r w:rsidR="00513E2D">
              <w:rPr>
                <w:noProof/>
                <w:webHidden/>
              </w:rPr>
              <w:fldChar w:fldCharType="end"/>
            </w:r>
          </w:hyperlink>
        </w:p>
        <w:p w14:paraId="2BA7483A" w14:textId="206C15D2" w:rsidR="00513E2D" w:rsidRDefault="0078031B">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5F6770">
              <w:rPr>
                <w:noProof/>
                <w:webHidden/>
              </w:rPr>
              <w:t>686</w:t>
            </w:r>
            <w:r w:rsidR="00513E2D">
              <w:rPr>
                <w:noProof/>
                <w:webHidden/>
              </w:rPr>
              <w:fldChar w:fldCharType="end"/>
            </w:r>
          </w:hyperlink>
        </w:p>
        <w:p w14:paraId="4B8A9636" w14:textId="78229CC3" w:rsidR="00513E2D" w:rsidRDefault="0078031B">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5F6770">
              <w:rPr>
                <w:noProof/>
                <w:webHidden/>
              </w:rPr>
              <w:t>687</w:t>
            </w:r>
            <w:r w:rsidR="00513E2D">
              <w:rPr>
                <w:noProof/>
                <w:webHidden/>
              </w:rPr>
              <w:fldChar w:fldCharType="end"/>
            </w:r>
          </w:hyperlink>
        </w:p>
        <w:p w14:paraId="1EB177DA" w14:textId="0261A6AD" w:rsidR="00513E2D" w:rsidRDefault="0078031B">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5F6770">
              <w:rPr>
                <w:noProof/>
                <w:webHidden/>
              </w:rPr>
              <w:t>688</w:t>
            </w:r>
            <w:r w:rsidR="00513E2D">
              <w:rPr>
                <w:noProof/>
                <w:webHidden/>
              </w:rPr>
              <w:fldChar w:fldCharType="end"/>
            </w:r>
          </w:hyperlink>
        </w:p>
        <w:p w14:paraId="194F9EB2" w14:textId="06B2B9F5" w:rsidR="00513E2D" w:rsidRDefault="0078031B">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1E87C47E" w14:textId="0C69925C" w:rsidR="00513E2D" w:rsidRDefault="0078031B">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5F6770">
              <w:rPr>
                <w:noProof/>
                <w:webHidden/>
              </w:rPr>
              <w:t>689</w:t>
            </w:r>
            <w:r w:rsidR="00513E2D">
              <w:rPr>
                <w:noProof/>
                <w:webHidden/>
              </w:rPr>
              <w:fldChar w:fldCharType="end"/>
            </w:r>
          </w:hyperlink>
        </w:p>
        <w:p w14:paraId="5989E798" w14:textId="0279197C" w:rsidR="00513E2D" w:rsidRDefault="0078031B">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5F6770">
              <w:rPr>
                <w:noProof/>
                <w:webHidden/>
              </w:rPr>
              <w:t>690</w:t>
            </w:r>
            <w:r w:rsidR="00513E2D">
              <w:rPr>
                <w:noProof/>
                <w:webHidden/>
              </w:rPr>
              <w:fldChar w:fldCharType="end"/>
            </w:r>
          </w:hyperlink>
        </w:p>
        <w:p w14:paraId="1A86998C" w14:textId="1B559CBC" w:rsidR="00513E2D" w:rsidRDefault="0078031B">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5F6770">
              <w:rPr>
                <w:noProof/>
                <w:webHidden/>
              </w:rPr>
              <w:t>691</w:t>
            </w:r>
            <w:r w:rsidR="00513E2D">
              <w:rPr>
                <w:noProof/>
                <w:webHidden/>
              </w:rPr>
              <w:fldChar w:fldCharType="end"/>
            </w:r>
          </w:hyperlink>
        </w:p>
        <w:p w14:paraId="38BD55D8" w14:textId="19333496" w:rsidR="00513E2D" w:rsidRDefault="0078031B">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5F6770">
              <w:rPr>
                <w:noProof/>
                <w:webHidden/>
              </w:rPr>
              <w:t>692</w:t>
            </w:r>
            <w:r w:rsidR="00513E2D">
              <w:rPr>
                <w:noProof/>
                <w:webHidden/>
              </w:rPr>
              <w:fldChar w:fldCharType="end"/>
            </w:r>
          </w:hyperlink>
        </w:p>
        <w:p w14:paraId="52930BF8" w14:textId="1422130B" w:rsidR="00513E2D" w:rsidRDefault="0078031B">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5F6770">
              <w:rPr>
                <w:noProof/>
                <w:webHidden/>
              </w:rPr>
              <w:t>695</w:t>
            </w:r>
            <w:r w:rsidR="00513E2D">
              <w:rPr>
                <w:noProof/>
                <w:webHidden/>
              </w:rPr>
              <w:fldChar w:fldCharType="end"/>
            </w:r>
          </w:hyperlink>
        </w:p>
        <w:p w14:paraId="6E3F1463" w14:textId="33FCF782" w:rsidR="00513E2D" w:rsidRDefault="0078031B">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04FE1E5E" w14:textId="209B9FE2" w:rsidR="00513E2D" w:rsidRDefault="0078031B">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23DFAE21" w14:textId="065FA9D6" w:rsidR="00513E2D" w:rsidRDefault="0078031B">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5F6770">
              <w:rPr>
                <w:noProof/>
                <w:webHidden/>
              </w:rPr>
              <w:t>732</w:t>
            </w:r>
            <w:r w:rsidR="00513E2D">
              <w:rPr>
                <w:noProof/>
                <w:webHidden/>
              </w:rPr>
              <w:fldChar w:fldCharType="end"/>
            </w:r>
          </w:hyperlink>
        </w:p>
        <w:p w14:paraId="5727E162" w14:textId="55D98AA3" w:rsidR="00513E2D" w:rsidRDefault="0078031B">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5F6770">
              <w:rPr>
                <w:noProof/>
                <w:webHidden/>
              </w:rPr>
              <w:t>733</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57" w:name="_Ref434478837"/>
      <w:r w:rsidR="009E261C">
        <w:t xml:space="preserve"> four Sundays before the Feast.</w:t>
      </w:r>
    </w:p>
    <w:p w14:paraId="6C63C034" w14:textId="77777777" w:rsidR="001E7A09" w:rsidRDefault="001E7A09" w:rsidP="001E7A09">
      <w:pPr>
        <w:pStyle w:val="Heading4"/>
      </w:pPr>
      <w:bookmarkStart w:id="1358"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57"/>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5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59"/>
            <w:r>
              <w:rPr>
                <w:rStyle w:val="CommentReference"/>
                <w:rFonts w:ascii="Times New Roman" w:eastAsiaTheme="minorHAnsi" w:hAnsi="Times New Roman" w:cstheme="minorBidi"/>
                <w:color w:val="auto"/>
              </w:rPr>
              <w:commentReference w:id="135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60"/>
            <w:r>
              <w:t xml:space="preserve">Announced </w:t>
            </w:r>
            <w:commentRangeEnd w:id="1360"/>
            <w:r>
              <w:rPr>
                <w:rStyle w:val="CommentReference"/>
                <w:rFonts w:ascii="Times New Roman" w:eastAsiaTheme="minorHAnsi" w:hAnsi="Times New Roman" w:cstheme="minorBidi"/>
                <w:color w:val="auto"/>
              </w:rPr>
              <w:commentReference w:id="136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6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62" w:name="_Ref434478867"/>
      <w:r>
        <w:t xml:space="preserve">The Third Doxology of December or </w:t>
      </w:r>
      <w:r w:rsidRPr="006C0F49">
        <w:rPr>
          <w:rFonts w:ascii="FreeSerifAvvaShenouda" w:hAnsi="FreeSerifAvvaShenouda" w:cs="FreeSerifAvvaShenouda"/>
        </w:rPr>
        <w:t>Ⲕⲟⲓⲁϩⲕ</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63" w:name="_Ref434478878"/>
      <w:r>
        <w:t xml:space="preserve">The Fourth Doxology of December or </w:t>
      </w:r>
      <w:r w:rsidRPr="006C0F49">
        <w:rPr>
          <w:rFonts w:ascii="FreeSerifAvvaShenouda" w:hAnsi="FreeSerifAvvaShenouda" w:cs="FreeSerifAvvaShenouda"/>
        </w:rPr>
        <w:t>Ⲕⲟⲓⲁϩⲕ</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64"/>
            <w:r>
              <w:t>He raised us with a new invitation.</w:t>
            </w:r>
            <w:commentRangeEnd w:id="1364"/>
            <w:r>
              <w:rPr>
                <w:rStyle w:val="CommentReference"/>
                <w:rFonts w:ascii="Times New Roman" w:eastAsiaTheme="minorHAnsi" w:hAnsi="Times New Roman" w:cstheme="minorBidi"/>
                <w:color w:val="auto"/>
              </w:rPr>
              <w:commentReference w:id="136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65"/>
            <w:r>
              <w:t>Bride</w:t>
            </w:r>
            <w:commentRangeEnd w:id="1365"/>
            <w:r>
              <w:rPr>
                <w:rStyle w:val="CommentReference"/>
                <w:rFonts w:ascii="Times New Roman" w:eastAsiaTheme="minorHAnsi" w:hAnsi="Times New Roman" w:cstheme="minorBidi"/>
                <w:color w:val="auto"/>
              </w:rPr>
              <w:commentReference w:id="136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66" w:name="_Ref434478888"/>
      <w:r>
        <w:t xml:space="preserve">The Fifth Doxology of December or </w:t>
      </w:r>
      <w:r w:rsidRPr="006C0F49">
        <w:rPr>
          <w:rFonts w:ascii="FreeSerifAvvaShenouda" w:hAnsi="FreeSerifAvvaShenouda" w:cs="FreeSerifAvvaShenouda"/>
        </w:rPr>
        <w:t>Ⲕⲟⲓⲁϩⲕ</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67" w:name="_Ref434478907"/>
      <w:r>
        <w:t xml:space="preserve">The Sixth Doxology of December or </w:t>
      </w:r>
      <w:r w:rsidRPr="006C0F49">
        <w:rPr>
          <w:rFonts w:ascii="FreeSerifAvvaShenouda" w:hAnsi="FreeSerifAvvaShenouda" w:cs="FreeSerifAvvaShenouda"/>
        </w:rPr>
        <w:t>Ⲕⲟⲓⲁϩⲕ</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68"/>
            <w:r>
              <w:t xml:space="preserve">return </w:t>
            </w:r>
            <w:commentRangeEnd w:id="1368"/>
            <w:r>
              <w:rPr>
                <w:rStyle w:val="CommentReference"/>
              </w:rPr>
              <w:commentReference w:id="136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lastRenderedPageBreak/>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69"/>
            <w:r>
              <w:t xml:space="preserve">confirmation </w:t>
            </w:r>
            <w:commentRangeEnd w:id="1369"/>
            <w:r>
              <w:rPr>
                <w:rStyle w:val="CommentReference"/>
              </w:rPr>
              <w:commentReference w:id="136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70" w:name="_Ref434478922"/>
      <w:r>
        <w:t xml:space="preserve">The Doxology of Archangel Gabriel for December or </w:t>
      </w:r>
      <w:r w:rsidRPr="006C0F49">
        <w:rPr>
          <w:rFonts w:ascii="FreeSerifAvvaShenouda" w:hAnsi="FreeSerifAvvaShenouda" w:cs="FreeSerifAvvaShenouda"/>
        </w:rPr>
        <w:t>Ⲕⲟⲓⲁϩⲕ</w:t>
      </w:r>
      <w:bookmarkEnd w:id="13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71"/>
            <w:r>
              <w:t>Angel-evangel of Good News</w:t>
            </w:r>
            <w:commentRangeEnd w:id="1371"/>
            <w:r>
              <w:rPr>
                <w:rStyle w:val="CommentReference"/>
                <w:rFonts w:ascii="Times New Roman" w:eastAsiaTheme="minorHAnsi" w:hAnsi="Times New Roman" w:cstheme="minorBidi"/>
                <w:color w:val="auto"/>
              </w:rPr>
              <w:commentReference w:id="137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72"/>
            <w:r>
              <w:t>Hail, O full of grace</w:t>
            </w:r>
            <w:commentRangeEnd w:id="1372"/>
            <w:r>
              <w:rPr>
                <w:rStyle w:val="CommentReference"/>
                <w:rFonts w:ascii="Times New Roman" w:eastAsiaTheme="minorHAnsi" w:hAnsi="Times New Roman" w:cstheme="minorBidi"/>
                <w:color w:val="auto"/>
              </w:rPr>
              <w:commentReference w:id="137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73"/>
            <w:r>
              <w:t>Angel-Evangel</w:t>
            </w:r>
            <w:commentRangeEnd w:id="1373"/>
            <w:r>
              <w:rPr>
                <w:rStyle w:val="CommentReference"/>
                <w:rFonts w:ascii="Times New Roman" w:eastAsiaTheme="minorHAnsi" w:hAnsi="Times New Roman" w:cstheme="minorBidi"/>
                <w:color w:val="auto"/>
              </w:rPr>
              <w:commentReference w:id="137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374" w:name="_Ref434564112"/>
      <w:bookmarkStart w:id="1375" w:name="_Toc459399285"/>
      <w:bookmarkStart w:id="1376" w:name="_Toc410196203"/>
      <w:bookmarkStart w:id="1377" w:name="_Toc410196445"/>
      <w:bookmarkStart w:id="1378"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lastRenderedPageBreak/>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lastRenderedPageBreak/>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lastRenderedPageBreak/>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lastRenderedPageBreak/>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lastRenderedPageBreak/>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r>
        <w:t>December 1 (2) / Koiak 5: Martyrdom of St. Victor</w:t>
      </w:r>
      <w:bookmarkEnd w:id="1374"/>
      <w:bookmarkEnd w:id="1375"/>
    </w:p>
    <w:p w14:paraId="5851AA48" w14:textId="77777777" w:rsidR="00253C5F" w:rsidRDefault="00253C5F" w:rsidP="00253C5F">
      <w:pPr>
        <w:pStyle w:val="Heading4"/>
      </w:pPr>
      <w:bookmarkStart w:id="1379" w:name="_Ref434489590"/>
      <w:r>
        <w:t>The Doxology</w:t>
      </w:r>
      <w:r w:rsidR="00B46E6E">
        <w:t xml:space="preserve"> for St. Victor</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80"/>
            <w:r>
              <w:t>saint</w:t>
            </w:r>
            <w:commentRangeEnd w:id="1380"/>
            <w:r>
              <w:rPr>
                <w:rStyle w:val="CommentReference"/>
                <w:rFonts w:ascii="Times New Roman" w:eastAsiaTheme="minorHAnsi" w:hAnsi="Times New Roman" w:cstheme="minorBidi"/>
                <w:color w:val="auto"/>
              </w:rPr>
              <w:commentReference w:id="138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81" w:name="_Toc459399286"/>
      <w:r>
        <w:t>December 2 (3) / Koiak 6: Pope Abraam the Syrian</w:t>
      </w:r>
      <w:bookmarkEnd w:id="1381"/>
    </w:p>
    <w:p w14:paraId="705AECE8" w14:textId="77777777" w:rsidR="00F416C6" w:rsidRDefault="00F416C6" w:rsidP="00F416C6">
      <w:pPr>
        <w:pStyle w:val="Heading4"/>
      </w:pPr>
      <w:bookmarkStart w:id="1382" w:name="_Ref434492343"/>
      <w:r>
        <w:t>The Doxology of St. Simon the Tanner</w:t>
      </w:r>
      <w:r>
        <w:rPr>
          <w:rStyle w:val="FootnoteReference"/>
        </w:rPr>
        <w:footnoteReference w:id="967"/>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83" w:name="_Toc459399287"/>
      <w:r>
        <w:t xml:space="preserve">December 4 (5) / Koiak 8: </w:t>
      </w:r>
      <w:r w:rsidR="00743CE8">
        <w:t xml:space="preserve">The Martyrdom of </w:t>
      </w:r>
      <w:r>
        <w:t>Sts. Barbara and Juliana</w:t>
      </w:r>
      <w:bookmarkEnd w:id="1383"/>
    </w:p>
    <w:p w14:paraId="708D2111" w14:textId="7CD9674E" w:rsidR="003663F9" w:rsidRDefault="003663F9" w:rsidP="003663F9">
      <w:pPr>
        <w:pStyle w:val="Heading4"/>
      </w:pPr>
      <w:bookmarkStart w:id="1384"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85" w:name="_Ref459401359"/>
      <w:r>
        <w:t>The Doxology</w:t>
      </w:r>
      <w:r w:rsidR="00B46E6E">
        <w:t xml:space="preserve"> for Sts. Barbara and Juliana</w:t>
      </w:r>
      <w:bookmarkEnd w:id="1384"/>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86" w:name="_Toc459399288"/>
      <w:r>
        <w:lastRenderedPageBreak/>
        <w:t>December 4 (5) / Koiak 8: Also St. Samuel the Confessor</w:t>
      </w:r>
      <w:bookmarkEnd w:id="1386"/>
    </w:p>
    <w:p w14:paraId="2EE78AB4" w14:textId="77777777" w:rsidR="00224925" w:rsidRDefault="00224925" w:rsidP="00224925">
      <w:pPr>
        <w:pStyle w:val="Heading4"/>
      </w:pPr>
      <w:bookmarkStart w:id="1387" w:name="_Ref434491260"/>
      <w:r>
        <w:t>The Doxology</w:t>
      </w:r>
      <w:r w:rsidR="00810F04">
        <w:t xml:space="preserve"> for St. Samuel the Confessor</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6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391" w:name="_Toc459399289"/>
      <w:r>
        <w:t>December 6 (7) / Koiak 10: St. Nicholas</w:t>
      </w:r>
    </w:p>
    <w:p w14:paraId="6C72D403" w14:textId="3BE941B3" w:rsidR="002A29E0" w:rsidRDefault="002A29E0" w:rsidP="002A29E0">
      <w:pPr>
        <w:pStyle w:val="Heading4"/>
      </w:pPr>
      <w:bookmarkStart w:id="1392" w:name="_Ref470555294"/>
      <w:r>
        <w:t>The Doxology of St. Nicholas</w:t>
      </w:r>
      <w:r>
        <w:rPr>
          <w:rStyle w:val="FootnoteReference"/>
        </w:rPr>
        <w:footnoteReference w:id="970"/>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r>
        <w:t>December 6 (7) / Koiak 10: Relocation of St. Severus’ Relics</w:t>
      </w:r>
      <w:bookmarkEnd w:id="1391"/>
    </w:p>
    <w:p w14:paraId="34367220" w14:textId="79BA500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62F4">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5F6770">
        <w:rPr>
          <w:noProof/>
        </w:rPr>
        <w:t>623</w:t>
      </w:r>
      <w:r w:rsidR="00191A26">
        <w:fldChar w:fldCharType="end"/>
      </w:r>
      <w:r w:rsidR="00191A26">
        <w:t>.</w:t>
      </w:r>
    </w:p>
    <w:p w14:paraId="1F4B0C61" w14:textId="778FEB0B" w:rsidR="002A29E0" w:rsidRDefault="002A29E0" w:rsidP="002A29E0">
      <w:pPr>
        <w:pStyle w:val="Heading3"/>
      </w:pPr>
      <w:bookmarkStart w:id="1393" w:name="_Toc459399290"/>
      <w:r>
        <w:t>December 7 (8) / Koiak 11: St. Ambrose</w:t>
      </w:r>
    </w:p>
    <w:p w14:paraId="5BA1907D" w14:textId="29C3B57A" w:rsidR="002A29E0" w:rsidRDefault="002A29E0" w:rsidP="002A29E0">
      <w:pPr>
        <w:pStyle w:val="Heading4"/>
      </w:pPr>
      <w:bookmarkStart w:id="1394" w:name="_Ref470555388"/>
      <w:r>
        <w:t>The Doxology of St. Ambrose</w:t>
      </w:r>
      <w:r>
        <w:rPr>
          <w:rStyle w:val="FootnoteReference"/>
        </w:rPr>
        <w:footnoteReference w:id="971"/>
      </w:r>
      <w:bookmarkEnd w:id="13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r>
        <w:t>December 8 (9) / Koiak 12: Commemoration of Archangel Michael</w:t>
      </w:r>
      <w:bookmarkEnd w:id="1393"/>
    </w:p>
    <w:p w14:paraId="1539FF7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F68DB3" w14:textId="77777777" w:rsidTr="0082304E">
        <w:trPr>
          <w:cantSplit/>
          <w:jc w:val="center"/>
        </w:trPr>
        <w:tc>
          <w:tcPr>
            <w:tcW w:w="288" w:type="dxa"/>
          </w:tcPr>
          <w:p w14:paraId="6D0A2D6D" w14:textId="77777777" w:rsidR="000E62F4" w:rsidRDefault="000E62F4" w:rsidP="0082304E">
            <w:pPr>
              <w:pStyle w:val="CopticCross"/>
            </w:pPr>
          </w:p>
        </w:tc>
        <w:tc>
          <w:tcPr>
            <w:tcW w:w="3960" w:type="dxa"/>
          </w:tcPr>
          <w:p w14:paraId="3A7DAD74" w14:textId="77777777" w:rsidR="000E62F4" w:rsidRDefault="000E62F4" w:rsidP="00C83ECE">
            <w:pPr>
              <w:pStyle w:val="EngHang"/>
            </w:pPr>
            <w:r>
              <w:t>Through the intercessions</w:t>
            </w:r>
          </w:p>
          <w:p w14:paraId="0274028D" w14:textId="77777777" w:rsidR="000E62F4" w:rsidRDefault="000E62F4" w:rsidP="00C83ECE">
            <w:pPr>
              <w:pStyle w:val="EngHang"/>
            </w:pPr>
            <w:r>
              <w:t>Of the Four Incorporeal Beasts,</w:t>
            </w:r>
          </w:p>
          <w:p w14:paraId="379292AC" w14:textId="77777777" w:rsidR="000E62F4" w:rsidRDefault="000E62F4" w:rsidP="00C83ECE">
            <w:pPr>
              <w:pStyle w:val="EngHang"/>
            </w:pPr>
            <w:r>
              <w:t>The ministering flames of fire,</w:t>
            </w:r>
          </w:p>
          <w:p w14:paraId="0D1193DA" w14:textId="77777777" w:rsidR="000E62F4" w:rsidRDefault="000E62F4" w:rsidP="0082304E">
            <w:pPr>
              <w:pStyle w:val="EngHangEnd"/>
            </w:pPr>
            <w:r>
              <w:t>O Lord, grant us the forgiveness of our sins.</w:t>
            </w:r>
          </w:p>
        </w:tc>
        <w:tc>
          <w:tcPr>
            <w:tcW w:w="288" w:type="dxa"/>
          </w:tcPr>
          <w:p w14:paraId="7661C19F" w14:textId="77777777" w:rsidR="000E62F4" w:rsidRDefault="000E62F4" w:rsidP="0082304E"/>
        </w:tc>
        <w:tc>
          <w:tcPr>
            <w:tcW w:w="288" w:type="dxa"/>
          </w:tcPr>
          <w:p w14:paraId="1F4DF024" w14:textId="77777777" w:rsidR="000E62F4" w:rsidRDefault="000E62F4" w:rsidP="0082304E">
            <w:pPr>
              <w:pStyle w:val="CopticCross"/>
            </w:pPr>
          </w:p>
        </w:tc>
        <w:tc>
          <w:tcPr>
            <w:tcW w:w="3960" w:type="dxa"/>
          </w:tcPr>
          <w:p w14:paraId="0C0266D4" w14:textId="77777777" w:rsidR="000E62F4" w:rsidRDefault="000E62F4" w:rsidP="00C83ECE">
            <w:pPr>
              <w:pStyle w:val="CopticVersemulti-line"/>
            </w:pPr>
            <w:r>
              <w:t>Ϩⲓⲧⲉⲛ ⲛⲓⲡ̀ⲣⲉⲥⲃⲓⲁ̀</w:t>
            </w:r>
          </w:p>
          <w:p w14:paraId="532F8D02" w14:textId="77777777" w:rsidR="000E62F4" w:rsidRDefault="000E62F4" w:rsidP="00C83ECE">
            <w:pPr>
              <w:pStyle w:val="CopticVersemulti-line"/>
            </w:pPr>
            <w:r>
              <w:t>ⲛ̀ⲧⲉ ⲡⲓϥ̀ⲧⲟⲩ ⲛ̀ⲍⲱⲟⲛ ⲛ̀ⲁⲥⲱⲙⲁⲧⲟⲥ</w:t>
            </w:r>
          </w:p>
          <w:p w14:paraId="62417631" w14:textId="77777777" w:rsidR="000E62F4" w:rsidRDefault="000E62F4" w:rsidP="00C83ECE">
            <w:pPr>
              <w:pStyle w:val="CopticVersemulti-line"/>
            </w:pPr>
            <w:r>
              <w:t>ⲛ̀ⲗⲓⲧⲟⲩⲣⲅⲟⲥ ⲛ̀ϣⲁϩ ⲛ̀ⲭ̀ⲣⲟⲙ:</w:t>
            </w:r>
          </w:p>
          <w:p w14:paraId="0460284C" w14:textId="77777777" w:rsidR="000E62F4" w:rsidRPr="00C35319" w:rsidRDefault="000E62F4" w:rsidP="00C83ECE">
            <w:pPr>
              <w:pStyle w:val="CopticHangingVerse"/>
            </w:pPr>
            <w:r>
              <w:t>Ⲡϭⲟⲓⲥ ⲁⲣⲓϩ̀ⲙⲟⲧ ⲛⲁⲛ ⲙ̀ⲡⲓⲭⲱ ⲉ̀ⲃⲟⲗ ⲛ̀ⲧⲉ ⲛⲉⲛⲛⲟⲃⲓ.</w:t>
            </w:r>
          </w:p>
        </w:tc>
      </w:tr>
    </w:tbl>
    <w:p w14:paraId="48A6FEA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ADFFC2" w14:textId="77777777" w:rsidTr="00C83ECE">
        <w:trPr>
          <w:cantSplit/>
          <w:jc w:val="center"/>
        </w:trPr>
        <w:tc>
          <w:tcPr>
            <w:tcW w:w="288" w:type="dxa"/>
          </w:tcPr>
          <w:p w14:paraId="4984BCAA" w14:textId="77777777" w:rsidR="000E62F4" w:rsidRDefault="000E62F4" w:rsidP="00C83ECE">
            <w:pPr>
              <w:pStyle w:val="CopticCross"/>
            </w:pPr>
          </w:p>
        </w:tc>
        <w:tc>
          <w:tcPr>
            <w:tcW w:w="3960" w:type="dxa"/>
          </w:tcPr>
          <w:p w14:paraId="044697BC" w14:textId="77777777" w:rsidR="000E62F4" w:rsidRDefault="000E62F4" w:rsidP="00C83ECE">
            <w:pPr>
              <w:pStyle w:val="EngHang"/>
            </w:pPr>
            <w:r>
              <w:t>Hail to the four incorporeal living beasts,</w:t>
            </w:r>
          </w:p>
          <w:p w14:paraId="2337AFD6" w14:textId="77777777" w:rsidR="000E62F4" w:rsidRDefault="000E62F4" w:rsidP="00C83ECE">
            <w:pPr>
              <w:pStyle w:val="EngHang"/>
            </w:pPr>
            <w:r>
              <w:t>Carrying the throne of God,</w:t>
            </w:r>
          </w:p>
          <w:p w14:paraId="2A61627C" w14:textId="77777777" w:rsidR="000E62F4" w:rsidRDefault="000E62F4" w:rsidP="00C83ECE">
            <w:pPr>
              <w:pStyle w:val="EngHang"/>
            </w:pPr>
            <w:r>
              <w:t>A lion’s face, and a calf’s face,</w:t>
            </w:r>
          </w:p>
          <w:p w14:paraId="750BFC4C" w14:textId="77777777" w:rsidR="000E62F4" w:rsidRDefault="000E62F4" w:rsidP="00C83ECE">
            <w:pPr>
              <w:pStyle w:val="EngHangEnd"/>
            </w:pPr>
            <w:r>
              <w:t>A man’s face, and an eagle’s face.</w:t>
            </w:r>
          </w:p>
        </w:tc>
        <w:tc>
          <w:tcPr>
            <w:tcW w:w="288" w:type="dxa"/>
          </w:tcPr>
          <w:p w14:paraId="67DAD3DD" w14:textId="77777777" w:rsidR="000E62F4" w:rsidRDefault="000E62F4" w:rsidP="00C83ECE"/>
        </w:tc>
        <w:tc>
          <w:tcPr>
            <w:tcW w:w="288" w:type="dxa"/>
          </w:tcPr>
          <w:p w14:paraId="50FEA09F" w14:textId="77777777" w:rsidR="000E62F4" w:rsidRDefault="000E62F4" w:rsidP="00C83ECE">
            <w:pPr>
              <w:pStyle w:val="CopticCross"/>
            </w:pPr>
          </w:p>
        </w:tc>
        <w:tc>
          <w:tcPr>
            <w:tcW w:w="3960" w:type="dxa"/>
          </w:tcPr>
          <w:p w14:paraId="5364DDB6" w14:textId="77777777" w:rsidR="000E62F4" w:rsidRDefault="000E62F4" w:rsidP="00C83ECE">
            <w:pPr>
              <w:pStyle w:val="CopticVersemulti-line"/>
            </w:pPr>
            <w:r>
              <w:t>Ⲭⲉⲣⲉ ⲡⲓϥ̀ⲧⲟⲩ ⲛ̀ⲍⲱⲟⲛ ⲛ̀ⲁ̀ⲥⲱⲙⲁⲧⲟⲥ:</w:t>
            </w:r>
          </w:p>
          <w:p w14:paraId="5F9A62CF" w14:textId="77777777" w:rsidR="000E62F4" w:rsidRDefault="000E62F4" w:rsidP="00C83ECE">
            <w:pPr>
              <w:pStyle w:val="CopticVersemulti-line"/>
            </w:pPr>
            <w:r>
              <w:t>ⲉⲧϥⲁⲓ ϧⲁ ⲡⲓϩⲁⲣⲙⲁ ⲛ̀ⲧⲉ Ⲫϯ:</w:t>
            </w:r>
          </w:p>
          <w:p w14:paraId="40CD9B48" w14:textId="77777777" w:rsidR="000E62F4" w:rsidRDefault="000E62F4" w:rsidP="00C83ECE">
            <w:pPr>
              <w:pStyle w:val="CopticVersemulti-line"/>
            </w:pPr>
            <w:r>
              <w:t>ⲟⲩϩⲟ ⲙ̀ⲙⲟⲩⲓ̀ ⲛⲉⲙ ⲟⲩϩⲟ ⲙ̀ⲙⲁⲥⲓ:</w:t>
            </w:r>
          </w:p>
          <w:p w14:paraId="2ACAEB34" w14:textId="77777777" w:rsidR="000E62F4" w:rsidRPr="00C35319" w:rsidRDefault="000E62F4" w:rsidP="00C83ECE">
            <w:pPr>
              <w:pStyle w:val="CopticHangingVerse"/>
            </w:pPr>
            <w:r>
              <w:t>ⲛⲉⲙ ⲟⲩϩⲟ ⲛ̀ⲣⲱⲙⲓ ⲛⲉⲙ ⲟⲩϩⲟ ⲛ̀ⲁ̀ⲏ̀ⲧⲟⲥ.</w:t>
            </w:r>
          </w:p>
        </w:tc>
      </w:tr>
    </w:tbl>
    <w:p w14:paraId="3F399576" w14:textId="77777777" w:rsidR="000E62F4" w:rsidRDefault="000E62F4" w:rsidP="0082304E">
      <w:pPr>
        <w:pStyle w:val="Heading4"/>
      </w:pPr>
      <w:r>
        <w:lastRenderedPageBreak/>
        <w:t>The Gospel Response for the Four Incorporeal Beasts</w:t>
      </w:r>
    </w:p>
    <w:p w14:paraId="1F279D7F" w14:textId="77777777" w:rsidR="000E62F4" w:rsidRPr="00C14556" w:rsidRDefault="000E62F4" w:rsidP="00C14556">
      <w:pPr>
        <w:pStyle w:val="Rubric"/>
      </w:pPr>
      <w:r>
        <w:t>The last verse of the Doxology may be inserted into the Annual Gospel Response.</w:t>
      </w:r>
    </w:p>
    <w:p w14:paraId="4AB33F26" w14:textId="047900D0" w:rsidR="00191A26"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4B14457" w14:textId="5817E206" w:rsidR="002A29E0" w:rsidRDefault="002A29E0" w:rsidP="002A29E0">
      <w:pPr>
        <w:pStyle w:val="Heading3"/>
      </w:pPr>
      <w:bookmarkStart w:id="1395" w:name="_Toc459399291"/>
      <w:r>
        <w:t>December 11 (12) / Koiak 15: St. Gregory the Armenian</w:t>
      </w:r>
    </w:p>
    <w:p w14:paraId="68D305ED" w14:textId="4394EE49" w:rsidR="002A29E0" w:rsidRDefault="002A29E0" w:rsidP="002A29E0">
      <w:pPr>
        <w:pStyle w:val="Heading4"/>
      </w:pPr>
      <w:bookmarkStart w:id="1396" w:name="_Ref470555434"/>
      <w:r>
        <w:t>The Doxology of St. Gregory the Armenian</w:t>
      </w:r>
      <w:r>
        <w:rPr>
          <w:rStyle w:val="FootnoteReference"/>
        </w:rPr>
        <w:footnoteReference w:id="972"/>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r>
        <w:t>December 12 (13) / Koiak 16: Saint Spyridon</w:t>
      </w:r>
      <w:r>
        <w:rPr>
          <w:rStyle w:val="FootnoteReference"/>
        </w:rPr>
        <w:footnoteReference w:id="973"/>
      </w:r>
      <w:bookmarkEnd w:id="1395"/>
    </w:p>
    <w:p w14:paraId="62C88580" w14:textId="20113B9E" w:rsidR="002A29E0" w:rsidRDefault="002A29E0" w:rsidP="002A29E0">
      <w:pPr>
        <w:pStyle w:val="Heading4"/>
      </w:pPr>
      <w:bookmarkStart w:id="1397" w:name="_Ref470555491"/>
      <w:bookmarkStart w:id="1398" w:name="_Toc459399292"/>
      <w:r>
        <w:t>The Doxology of St. Spyridon</w:t>
      </w:r>
      <w:r>
        <w:rPr>
          <w:rStyle w:val="FootnoteReference"/>
        </w:rPr>
        <w:footnoteReference w:id="974"/>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lastRenderedPageBreak/>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r>
        <w:t>December 17 (18) / Koiak 21: Commemoration of the Theotokos</w:t>
      </w:r>
      <w:bookmarkEnd w:id="1398"/>
    </w:p>
    <w:p w14:paraId="2E564687" w14:textId="796851BE"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EDC8594" w14:textId="77777777" w:rsidR="007F571C" w:rsidRDefault="007F571C" w:rsidP="007F571C">
      <w:pPr>
        <w:pStyle w:val="Heading3"/>
      </w:pPr>
      <w:bookmarkStart w:id="1399" w:name="_Toc459399293"/>
      <w:r>
        <w:t>December 17 (18) / Koiak 21: Also the Martyrdom of St. Barnabas, on</w:t>
      </w:r>
      <w:r w:rsidR="00743CE8">
        <w:t>e</w:t>
      </w:r>
      <w:r>
        <w:t xml:space="preserve"> of the Seventy Two</w:t>
      </w:r>
      <w:bookmarkEnd w:id="1399"/>
    </w:p>
    <w:p w14:paraId="2CFD651F" w14:textId="690B72F6" w:rsidR="007F571C" w:rsidRPr="007F571C"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01D0E63" w14:textId="77777777" w:rsidR="00CA0AB7" w:rsidRDefault="00CA0AB7" w:rsidP="00CA0AB7">
      <w:pPr>
        <w:pStyle w:val="Heading3"/>
      </w:pPr>
      <w:bookmarkStart w:id="1400" w:name="_Toc459399294"/>
      <w:r>
        <w:t>December 18 (19) / Koiak 22: Archangel Gabriel</w:t>
      </w:r>
      <w:r w:rsidR="00481AE5">
        <w:t xml:space="preserve"> (Consecration)</w:t>
      </w:r>
      <w:bookmarkEnd w:id="1400"/>
    </w:p>
    <w:p w14:paraId="45BDA150" w14:textId="21EFA50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E62F4">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5F6770">
        <w:rPr>
          <w:noProof/>
        </w:rPr>
        <w:t>822</w:t>
      </w:r>
      <w:r w:rsidR="002409EF">
        <w:fldChar w:fldCharType="end"/>
      </w:r>
      <w:r>
        <w:t>.</w:t>
      </w:r>
    </w:p>
    <w:p w14:paraId="78D35A39" w14:textId="31313210" w:rsidR="00D94D36" w:rsidRDefault="00D94D36" w:rsidP="00D94D36">
      <w:pPr>
        <w:pStyle w:val="Heading3"/>
      </w:pPr>
      <w:bookmarkStart w:id="1401" w:name="_Toc459399295"/>
      <w:r>
        <w:t>December 20 (21) / Koiak 24: St. Ignatius of Antioch</w:t>
      </w:r>
    </w:p>
    <w:p w14:paraId="2887E1AE" w14:textId="14F194FE" w:rsidR="00D94D36" w:rsidRDefault="00D94D36" w:rsidP="00D94D36">
      <w:pPr>
        <w:pStyle w:val="Heading4"/>
      </w:pPr>
      <w:bookmarkStart w:id="1402" w:name="_Ref472885708"/>
      <w:r>
        <w:t>The Doxology of St. Ignatius</w:t>
      </w:r>
      <w:r>
        <w:rPr>
          <w:rStyle w:val="FootnoteReference"/>
        </w:rPr>
        <w:footnoteReference w:id="975"/>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r>
        <w:t>December 20 (21) / Koiak 24: The Birth of St. Takle Haymanot</w:t>
      </w:r>
      <w:bookmarkEnd w:id="1401"/>
    </w:p>
    <w:p w14:paraId="059C80DE" w14:textId="76EA244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E62F4">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5F6770">
        <w:rPr>
          <w:noProof/>
        </w:rPr>
        <w:t>914</w:t>
      </w:r>
      <w:r w:rsidR="002409EF">
        <w:fldChar w:fldCharType="end"/>
      </w:r>
      <w:r>
        <w:t>.</w:t>
      </w:r>
    </w:p>
    <w:p w14:paraId="600875E0" w14:textId="77777777" w:rsidR="00FF5FF3" w:rsidRDefault="00FF5FF3" w:rsidP="00FF5FF3">
      <w:pPr>
        <w:pStyle w:val="Heading3"/>
      </w:pPr>
      <w:bookmarkStart w:id="1403" w:name="_Toc459399296"/>
      <w:r>
        <w:lastRenderedPageBreak/>
        <w:t>December 21 (22) / Koiak 25: St. John Kami</w:t>
      </w:r>
      <w:bookmarkEnd w:id="1403"/>
    </w:p>
    <w:p w14:paraId="3F9EF92D" w14:textId="77777777" w:rsidR="00810F04" w:rsidRPr="00810F04" w:rsidRDefault="00810F04" w:rsidP="00810F04">
      <w:pPr>
        <w:pStyle w:val="Heading4"/>
      </w:pPr>
      <w:bookmarkStart w:id="1404" w:name="_Ref434491108"/>
      <w:r>
        <w:t>The Doxology for St. John Kami</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405" w:name="_Toc459399297"/>
      <w:r>
        <w:t>December 24 (25) / Koiak 28: Nativity Preparation Day</w:t>
      </w:r>
      <w:bookmarkEnd w:id="140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406" w:name="_Ref434477504"/>
      <w:r>
        <w:t>The Doxology</w:t>
      </w:r>
      <w:r w:rsidR="00E21EA3">
        <w:t xml:space="preserve"> for the Preparation Day of Nativity</w:t>
      </w:r>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lastRenderedPageBreak/>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407"/>
            <w:r>
              <w:t>Theotokos</w:t>
            </w:r>
            <w:commentRangeEnd w:id="1407"/>
            <w:r>
              <w:rPr>
                <w:rStyle w:val="CommentReference"/>
                <w:rFonts w:ascii="Times New Roman" w:eastAsiaTheme="minorHAnsi" w:hAnsi="Times New Roman" w:cstheme="minorBidi"/>
                <w:color w:val="auto"/>
              </w:rPr>
              <w:commentReference w:id="1407"/>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408" w:name="_Toc459399298"/>
      <w:r>
        <w:t>December 25 (26) / Koiak 29: The Feast of the Nativity</w:t>
      </w:r>
      <w:bookmarkEnd w:id="1408"/>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409"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r>
        <w:lastRenderedPageBreak/>
        <w:t xml:space="preserve">The </w:t>
      </w:r>
      <w:r w:rsidR="00C33BEB">
        <w:t xml:space="preserve">First </w:t>
      </w:r>
      <w:r>
        <w:t>Doxology</w:t>
      </w:r>
      <w:r w:rsidR="00C33BEB">
        <w:t xml:space="preserve"> for Nativity</w:t>
      </w:r>
      <w:bookmarkEnd w:id="14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410" w:name="_Ref434477542"/>
      <w:r>
        <w:t>The Second Doxology for Nativity</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411"/>
            <w:r>
              <w:t xml:space="preserve">rescued </w:t>
            </w:r>
            <w:commentRangeEnd w:id="1411"/>
            <w:r>
              <w:rPr>
                <w:rStyle w:val="CommentReference"/>
                <w:rFonts w:ascii="Times New Roman" w:eastAsiaTheme="minorHAnsi" w:hAnsi="Times New Roman" w:cstheme="minorBidi"/>
                <w:color w:val="auto"/>
              </w:rPr>
              <w:commentReference w:id="1411"/>
            </w:r>
            <w:r>
              <w:t>and saved us,</w:t>
            </w:r>
          </w:p>
          <w:p w14:paraId="372D1056" w14:textId="77777777" w:rsidR="00C33BEB" w:rsidRDefault="00C33BEB" w:rsidP="00C33BEB">
            <w:pPr>
              <w:pStyle w:val="EngHangEnd"/>
            </w:pPr>
            <w:commentRangeStart w:id="1412"/>
            <w:r>
              <w:t xml:space="preserve">We </w:t>
            </w:r>
            <w:commentRangeEnd w:id="1412"/>
            <w:r>
              <w:rPr>
                <w:rStyle w:val="CommentReference"/>
                <w:rFonts w:ascii="Times New Roman" w:eastAsiaTheme="minorHAnsi" w:hAnsi="Times New Roman" w:cstheme="minorBidi"/>
                <w:color w:val="auto"/>
              </w:rPr>
              <w:commentReference w:id="1412"/>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413" w:name="_Ref434477554"/>
      <w:r>
        <w:t>The Third Doxology for Nativity</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lastRenderedPageBreak/>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414" w:name="_Ref434475057"/>
      <w:r>
        <w:t>The Sunday Psali Adam</w:t>
      </w:r>
      <w:r w:rsidR="006C1B94">
        <w:t xml:space="preserve"> for Nativity</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lastRenderedPageBreak/>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lastRenderedPageBreak/>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415" w:name="_Ref434475083"/>
      <w:r>
        <w:t>The Monday Psali Adam</w:t>
      </w:r>
      <w:r w:rsidR="006C1B94">
        <w:t xml:space="preserve"> for Nativity</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lastRenderedPageBreak/>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lastRenderedPageBreak/>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7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lastRenderedPageBreak/>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416" w:name="_Ref434475102"/>
      <w:r>
        <w:t>The Tuesday Psali Adam</w:t>
      </w:r>
      <w:r w:rsidR="006C1B94">
        <w:t xml:space="preserve"> for Nativity</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417"/>
            <w:r>
              <w:t xml:space="preserve">Shone </w:t>
            </w:r>
            <w:commentRangeEnd w:id="1417"/>
            <w:r>
              <w:rPr>
                <w:rStyle w:val="CommentReference"/>
              </w:rPr>
              <w:commentReference w:id="1417"/>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lastRenderedPageBreak/>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418"/>
            <w:r>
              <w:t>All</w:t>
            </w:r>
            <w:commentRangeEnd w:id="1418"/>
            <w:r>
              <w:rPr>
                <w:rStyle w:val="CommentReference"/>
              </w:rPr>
              <w:commentReference w:id="1418"/>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419"/>
            <w:r>
              <w:t>seals</w:t>
            </w:r>
            <w:commentRangeEnd w:id="1419"/>
            <w:r>
              <w:rPr>
                <w:rStyle w:val="CommentReference"/>
              </w:rPr>
              <w:commentReference w:id="1419"/>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lastRenderedPageBreak/>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420"/>
            <w:r>
              <w:t>Tetra</w:t>
            </w:r>
            <w:commentRangeEnd w:id="1420"/>
            <w:r>
              <w:rPr>
                <w:rStyle w:val="CommentReference"/>
              </w:rPr>
              <w:commentReference w:id="1420"/>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421"/>
            <w:r>
              <w:t xml:space="preserve">flaming </w:t>
            </w:r>
            <w:commentRangeEnd w:id="1421"/>
            <w:r>
              <w:rPr>
                <w:rStyle w:val="CommentReference"/>
              </w:rPr>
              <w:commentReference w:id="1421"/>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lastRenderedPageBreak/>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422"/>
            <w:r>
              <w:t>disease</w:t>
            </w:r>
            <w:commentRangeEnd w:id="1422"/>
            <w:r>
              <w:rPr>
                <w:rStyle w:val="CommentReference"/>
              </w:rPr>
              <w:commentReference w:id="1422"/>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423" w:name="_Ref434475128"/>
      <w:r>
        <w:t>The Wednesday Psali Batos</w:t>
      </w:r>
      <w:r w:rsidR="006C1B94">
        <w:t xml:space="preserve"> for Nativity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lastRenderedPageBreak/>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lastRenderedPageBreak/>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424" w:name="_Ref434475150"/>
      <w:r>
        <w:t>The Thursday Psali Batos</w:t>
      </w:r>
      <w:r w:rsidR="006C1B94">
        <w:t xml:space="preserve"> for Nativity</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425"/>
            <w:r>
              <w:t xml:space="preserve">Isaiah </w:t>
            </w:r>
            <w:commentRangeEnd w:id="1425"/>
            <w:r>
              <w:rPr>
                <w:rStyle w:val="CommentReference"/>
              </w:rPr>
              <w:commentReference w:id="1425"/>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lastRenderedPageBreak/>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lastRenderedPageBreak/>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26" w:name="_Ref434475177"/>
      <w:r>
        <w:t>The Friday Psali Batos</w:t>
      </w:r>
      <w:r w:rsidR="006C1B94">
        <w:t xml:space="preserve"> for Nativity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lastRenderedPageBreak/>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lastRenderedPageBreak/>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lastRenderedPageBreak/>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27" w:name="_Ref434475196"/>
      <w:r>
        <w:t>The Saturday Psali Batos</w:t>
      </w:r>
      <w:r w:rsidR="006C1B94">
        <w:t xml:space="preserve"> for Nativity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lastRenderedPageBreak/>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28"/>
            <w:r>
              <w:t>For I cannot speak.</w:t>
            </w:r>
            <w:commentRangeEnd w:id="1428"/>
            <w:r>
              <w:rPr>
                <w:rStyle w:val="CommentReference"/>
              </w:rPr>
              <w:commentReference w:id="1428"/>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bookmarkStart w:id="1429" w:name="_Toc459399299"/>
      <w:r>
        <w:lastRenderedPageBreak/>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5FE96DE7" w:rsidR="00CA2605" w:rsidRDefault="00CA2605" w:rsidP="00CA2605">
      <w:pPr>
        <w:pStyle w:val="Heading4"/>
      </w:pPr>
      <w:r>
        <w:t>The Paralex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r>
        <w:t>December 26 (27) / Koiak 30: The Second Day of the Feast of the Nativity</w:t>
      </w:r>
      <w:bookmarkEnd w:id="1429"/>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30" w:name="_Ref434561401"/>
      <w:bookmarkStart w:id="1431" w:name="_Toc459399300"/>
      <w:r>
        <w:t>December 27 (28) / Tobi 1: St. Stephen Day</w:t>
      </w:r>
      <w:bookmarkEnd w:id="1430"/>
      <w:bookmarkEnd w:id="1431"/>
    </w:p>
    <w:p w14:paraId="1250AF95" w14:textId="21A22D59"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62F4">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5F6770">
        <w:rPr>
          <w:noProof/>
        </w:rPr>
        <w:t>560</w:t>
      </w:r>
      <w:r w:rsidR="002409EF">
        <w:fldChar w:fldCharType="end"/>
      </w:r>
      <w:r w:rsidR="002409EF">
        <w:t>.</w:t>
      </w:r>
    </w:p>
    <w:p w14:paraId="3C6CAB04" w14:textId="77777777" w:rsidR="00073003" w:rsidRDefault="00073003" w:rsidP="00073003">
      <w:pPr>
        <w:pStyle w:val="Heading3"/>
      </w:pPr>
      <w:bookmarkStart w:id="1432" w:name="_Toc459399301"/>
      <w:r>
        <w:t>December 29 (30) / Tobi 3: The One Hundred and Forty Four Thousand</w:t>
      </w:r>
      <w:bookmarkEnd w:id="1432"/>
    </w:p>
    <w:p w14:paraId="2FE981A9" w14:textId="77777777" w:rsidR="00073003" w:rsidRDefault="00073003" w:rsidP="00073003">
      <w:pPr>
        <w:pStyle w:val="Heading4"/>
      </w:pPr>
      <w:bookmarkStart w:id="1433" w:name="_Ref434488616"/>
      <w:r>
        <w:t>The Doxology</w:t>
      </w:r>
      <w:r w:rsidR="00B46E6E">
        <w:t xml:space="preserve"> for the One Hundred and Forty Four Thousand</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7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7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34" w:name="_Ref434564016"/>
      <w:bookmarkStart w:id="1435" w:name="_Toc459399302"/>
      <w:r>
        <w:t>December 30 (31) / Tobi 4: St. John the Evangelist</w:t>
      </w:r>
      <w:bookmarkEnd w:id="1434"/>
      <w:bookmarkEnd w:id="1435"/>
    </w:p>
    <w:p w14:paraId="3C0BCC81" w14:textId="77777777" w:rsidR="00FF5FF3" w:rsidRDefault="00FF5FF3" w:rsidP="00FF5FF3">
      <w:pPr>
        <w:pStyle w:val="Heading4"/>
      </w:pPr>
      <w:bookmarkStart w:id="1436" w:name="_Ref434488768"/>
      <w:r>
        <w:t>The Doxology</w:t>
      </w:r>
      <w:r w:rsidR="00B46E6E">
        <w:t xml:space="preserve"> for</w:t>
      </w:r>
      <w:r w:rsidR="00BC160E">
        <w:t xml:space="preserve"> St. John the Evangelist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37"/>
            <w:r>
              <w:t>Zebulun</w:t>
            </w:r>
            <w:commentRangeEnd w:id="1437"/>
            <w:r>
              <w:rPr>
                <w:rStyle w:val="FootnoteReference"/>
              </w:rPr>
              <w:footnoteReference w:id="979"/>
            </w:r>
            <w:r>
              <w:rPr>
                <w:rStyle w:val="CommentReference"/>
                <w:rFonts w:ascii="Times New Roman" w:eastAsiaTheme="minorHAnsi" w:hAnsi="Times New Roman" w:cstheme="minorBidi"/>
                <w:color w:val="auto"/>
              </w:rPr>
              <w:commentReference w:id="1437"/>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8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38" w:name="_Toc410196204"/>
      <w:bookmarkStart w:id="1439" w:name="_Toc410196446"/>
      <w:bookmarkStart w:id="1440" w:name="_Toc410196948"/>
      <w:bookmarkStart w:id="1441" w:name="_Toc459399205"/>
      <w:bookmarkStart w:id="1442" w:name="January"/>
      <w:bookmarkEnd w:id="1356"/>
      <w:bookmarkEnd w:id="1376"/>
      <w:bookmarkEnd w:id="1377"/>
      <w:bookmarkEnd w:id="1378"/>
      <w:r>
        <w:lastRenderedPageBreak/>
        <w:t>January</w:t>
      </w:r>
      <w:bookmarkEnd w:id="1438"/>
      <w:bookmarkEnd w:id="1439"/>
      <w:bookmarkEnd w:id="1440"/>
      <w:r w:rsidR="00FF5FF3">
        <w:t xml:space="preserve"> or </w:t>
      </w:r>
      <w:r w:rsidR="00FF5FF3">
        <w:rPr>
          <w:rFonts w:ascii="FreeSerifAvvaShenouda" w:hAnsi="FreeSerifAvvaShenouda" w:cs="FreeSerifAvvaShenouda"/>
        </w:rPr>
        <w:t>Ⲧⲱⲃⲓ</w:t>
      </w:r>
      <w:bookmarkEnd w:id="1441"/>
    </w:p>
    <w:bookmarkStart w:id="1443" w:name="_Toc410196949" w:displacedByCustomXml="next"/>
    <w:bookmarkStart w:id="1444" w:name="_Toc410196447" w:displacedByCustomXml="next"/>
    <w:bookmarkStart w:id="1445"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5F6770">
              <w:rPr>
                <w:noProof/>
                <w:webHidden/>
              </w:rPr>
              <w:t>736</w:t>
            </w:r>
            <w:r w:rsidR="00513E2D">
              <w:rPr>
                <w:noProof/>
                <w:webHidden/>
              </w:rPr>
              <w:fldChar w:fldCharType="end"/>
            </w:r>
          </w:hyperlink>
        </w:p>
        <w:p w14:paraId="1992FF60" w14:textId="7DEE76A1" w:rsidR="00513E2D" w:rsidRDefault="0078031B">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5F6770">
              <w:rPr>
                <w:noProof/>
                <w:webHidden/>
              </w:rPr>
              <w:t>745</w:t>
            </w:r>
            <w:r w:rsidR="00513E2D">
              <w:rPr>
                <w:noProof/>
                <w:webHidden/>
              </w:rPr>
              <w:fldChar w:fldCharType="end"/>
            </w:r>
          </w:hyperlink>
        </w:p>
        <w:p w14:paraId="375BD2AD" w14:textId="711BA54A" w:rsidR="00513E2D" w:rsidRDefault="0078031B">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5F6770">
              <w:rPr>
                <w:noProof/>
                <w:webHidden/>
              </w:rPr>
              <w:t>777</w:t>
            </w:r>
            <w:r w:rsidR="00513E2D">
              <w:rPr>
                <w:noProof/>
                <w:webHidden/>
              </w:rPr>
              <w:fldChar w:fldCharType="end"/>
            </w:r>
          </w:hyperlink>
        </w:p>
        <w:p w14:paraId="58AE17A7" w14:textId="54115BBE" w:rsidR="00513E2D" w:rsidRDefault="0078031B">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29CE5595" w14:textId="5303C342" w:rsidR="00513E2D" w:rsidRDefault="0078031B">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5F6770">
              <w:rPr>
                <w:noProof/>
                <w:webHidden/>
              </w:rPr>
              <w:t>778</w:t>
            </w:r>
            <w:r w:rsidR="00513E2D">
              <w:rPr>
                <w:noProof/>
                <w:webHidden/>
              </w:rPr>
              <w:fldChar w:fldCharType="end"/>
            </w:r>
          </w:hyperlink>
        </w:p>
        <w:p w14:paraId="6BB60EE4" w14:textId="44034C20" w:rsidR="00513E2D" w:rsidRDefault="0078031B">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5F6770">
              <w:rPr>
                <w:noProof/>
                <w:webHidden/>
              </w:rPr>
              <w:t>779</w:t>
            </w:r>
            <w:r w:rsidR="00513E2D">
              <w:rPr>
                <w:noProof/>
                <w:webHidden/>
              </w:rPr>
              <w:fldChar w:fldCharType="end"/>
            </w:r>
          </w:hyperlink>
        </w:p>
        <w:p w14:paraId="426631E5" w14:textId="17457497" w:rsidR="00513E2D" w:rsidRDefault="0078031B">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5F6770">
              <w:rPr>
                <w:noProof/>
                <w:webHidden/>
              </w:rPr>
              <w:t>788</w:t>
            </w:r>
            <w:r w:rsidR="00513E2D">
              <w:rPr>
                <w:noProof/>
                <w:webHidden/>
              </w:rPr>
              <w:fldChar w:fldCharType="end"/>
            </w:r>
          </w:hyperlink>
        </w:p>
        <w:p w14:paraId="6594FBC6" w14:textId="4CB010C4" w:rsidR="00513E2D" w:rsidRDefault="0078031B">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5F6770">
              <w:rPr>
                <w:noProof/>
                <w:webHidden/>
              </w:rPr>
              <w:t>790</w:t>
            </w:r>
            <w:r w:rsidR="00513E2D">
              <w:rPr>
                <w:noProof/>
                <w:webHidden/>
              </w:rPr>
              <w:fldChar w:fldCharType="end"/>
            </w:r>
          </w:hyperlink>
        </w:p>
        <w:p w14:paraId="1F8BD61D" w14:textId="62A23D3D" w:rsidR="00513E2D" w:rsidRDefault="0078031B">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5F6770">
              <w:rPr>
                <w:noProof/>
                <w:webHidden/>
              </w:rPr>
              <w:t>791</w:t>
            </w:r>
            <w:r w:rsidR="00513E2D">
              <w:rPr>
                <w:noProof/>
                <w:webHidden/>
              </w:rPr>
              <w:fldChar w:fldCharType="end"/>
            </w:r>
          </w:hyperlink>
        </w:p>
        <w:p w14:paraId="52A1E1B0" w14:textId="763F2216" w:rsidR="00513E2D" w:rsidRDefault="0078031B">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5F6770">
              <w:rPr>
                <w:noProof/>
                <w:webHidden/>
              </w:rPr>
              <w:t>792</w:t>
            </w:r>
            <w:r w:rsidR="00513E2D">
              <w:rPr>
                <w:noProof/>
                <w:webHidden/>
              </w:rPr>
              <w:fldChar w:fldCharType="end"/>
            </w:r>
          </w:hyperlink>
        </w:p>
        <w:p w14:paraId="275BFDE6" w14:textId="2913EA9B" w:rsidR="00513E2D" w:rsidRDefault="0078031B">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5F6770">
              <w:rPr>
                <w:noProof/>
                <w:webHidden/>
              </w:rPr>
              <w:t>793</w:t>
            </w:r>
            <w:r w:rsidR="00513E2D">
              <w:rPr>
                <w:noProof/>
                <w:webHidden/>
              </w:rPr>
              <w:fldChar w:fldCharType="end"/>
            </w:r>
          </w:hyperlink>
        </w:p>
        <w:p w14:paraId="0F2815AF" w14:textId="592C2846" w:rsidR="00513E2D" w:rsidRDefault="0078031B">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0FD485BC" w14:textId="5FF11D41" w:rsidR="00513E2D" w:rsidRDefault="0078031B">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5F6770">
              <w:rPr>
                <w:noProof/>
                <w:webHidden/>
              </w:rPr>
              <w:t>794</w:t>
            </w:r>
            <w:r w:rsidR="00513E2D">
              <w:rPr>
                <w:noProof/>
                <w:webHidden/>
              </w:rPr>
              <w:fldChar w:fldCharType="end"/>
            </w:r>
          </w:hyperlink>
        </w:p>
        <w:p w14:paraId="671B48BF" w14:textId="463696A8" w:rsidR="00513E2D" w:rsidRDefault="0078031B">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1CC2C438" w14:textId="76819967" w:rsidR="00513E2D" w:rsidRDefault="0078031B">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5F6770">
              <w:rPr>
                <w:noProof/>
                <w:webHidden/>
              </w:rPr>
              <w:t>795</w:t>
            </w:r>
            <w:r w:rsidR="00513E2D">
              <w:rPr>
                <w:noProof/>
                <w:webHidden/>
              </w:rPr>
              <w:fldChar w:fldCharType="end"/>
            </w:r>
          </w:hyperlink>
        </w:p>
        <w:p w14:paraId="76EE6358" w14:textId="0BA97088" w:rsidR="00513E2D" w:rsidRDefault="0078031B">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266205B" w14:textId="30903081" w:rsidR="00513E2D" w:rsidRDefault="0078031B">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12F4006E" w14:textId="213B3219" w:rsidR="00513E2D" w:rsidRDefault="0078031B">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5F6770">
              <w:rPr>
                <w:noProof/>
                <w:webHidden/>
              </w:rPr>
              <w:t>796</w:t>
            </w:r>
            <w:r w:rsidR="00513E2D">
              <w:rPr>
                <w:noProof/>
                <w:webHidden/>
              </w:rPr>
              <w:fldChar w:fldCharType="end"/>
            </w:r>
          </w:hyperlink>
        </w:p>
        <w:p w14:paraId="35C1265F" w14:textId="7F4B737D" w:rsidR="00513E2D" w:rsidRDefault="0078031B">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5F6770">
              <w:rPr>
                <w:noProof/>
                <w:webHidden/>
              </w:rPr>
              <w:t>797</w:t>
            </w:r>
            <w:r w:rsidR="00513E2D">
              <w:rPr>
                <w:noProof/>
                <w:webHidden/>
              </w:rPr>
              <w:fldChar w:fldCharType="end"/>
            </w:r>
          </w:hyperlink>
        </w:p>
        <w:p w14:paraId="4DE9DD02" w14:textId="20ADFA79" w:rsidR="00513E2D" w:rsidRDefault="0078031B">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5F6770">
              <w:rPr>
                <w:noProof/>
                <w:webHidden/>
              </w:rPr>
              <w:t>798</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46" w:name="_Toc459399303"/>
      <w:r>
        <w:rPr>
          <w:lang w:val="en-US"/>
        </w:rPr>
        <w:lastRenderedPageBreak/>
        <w:t>January 1 (2) / Tobi 6</w:t>
      </w:r>
      <w:r w:rsidR="00FF5FF3">
        <w:rPr>
          <w:lang w:val="en-US"/>
        </w:rPr>
        <w:t xml:space="preserve">: The Feast of the </w:t>
      </w:r>
      <w:r w:rsidR="00495F1A">
        <w:t>Circumcision</w:t>
      </w:r>
      <w:bookmarkEnd w:id="1445"/>
      <w:bookmarkEnd w:id="1444"/>
      <w:bookmarkEnd w:id="1443"/>
      <w:bookmarkEnd w:id="1446"/>
    </w:p>
    <w:p w14:paraId="1A97CDDF" w14:textId="50667650" w:rsidR="00240FF0" w:rsidRPr="000E62F4" w:rsidRDefault="00240FF0" w:rsidP="00240FF0">
      <w:pPr>
        <w:pStyle w:val="Heading4"/>
        <w:rPr>
          <w:rFonts w:ascii="Arial Unicode MS" w:eastAsia="Arial Unicode MS" w:hAnsi="Arial Unicode MS" w:cs="Arial Unicode MS"/>
        </w:rPr>
      </w:pPr>
      <w:bookmarkStart w:id="1447"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r>
        <w:t>The Doxology</w:t>
      </w:r>
      <w:r w:rsidR="00E21EA3">
        <w:t xml:space="preserve"> for the Circumcision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48"/>
            <w:r>
              <w:t xml:space="preserve">Christian </w:t>
            </w:r>
            <w:commentRangeEnd w:id="1448"/>
            <w:r>
              <w:rPr>
                <w:rStyle w:val="CommentReference"/>
                <w:rFonts w:ascii="Times New Roman" w:eastAsiaTheme="minorHAnsi" w:hAnsi="Times New Roman" w:cstheme="minorBidi"/>
                <w:color w:val="auto"/>
              </w:rPr>
              <w:commentReference w:id="1448"/>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49" w:name="_Ref434475229"/>
      <w:r>
        <w:t>The Psali Adam</w:t>
      </w:r>
      <w:r w:rsidR="006C1B94">
        <w:t xml:space="preserve"> for the Circumcision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50"/>
            <w:r>
              <w:t xml:space="preserve">Victorious </w:t>
            </w:r>
            <w:commentRangeEnd w:id="1450"/>
            <w:r>
              <w:rPr>
                <w:rStyle w:val="CommentReference"/>
              </w:rPr>
              <w:commentReference w:id="1450"/>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lastRenderedPageBreak/>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51" w:name="_Ref434475252"/>
      <w:r>
        <w:t>The Psali Batos</w:t>
      </w:r>
      <w:r w:rsidR="006C1B94">
        <w:t xml:space="preserve"> for the Circumcision</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52"/>
            <w:r>
              <w:t>divinity</w:t>
            </w:r>
            <w:commentRangeEnd w:id="1452"/>
            <w:r>
              <w:rPr>
                <w:rStyle w:val="CommentReference"/>
              </w:rPr>
              <w:commentReference w:id="1452"/>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453" w:name="_Toc410196206"/>
      <w:bookmarkStart w:id="1454" w:name="_Toc410196448"/>
      <w:bookmarkStart w:id="1455" w:name="_Toc410196950"/>
      <w:bookmarkStart w:id="1456" w:name="_Toc459399304"/>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lastRenderedPageBreak/>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32459329" w14:textId="77777777" w:rsidR="00495F1A" w:rsidRDefault="00FF5FF3" w:rsidP="00495F1A">
      <w:pPr>
        <w:pStyle w:val="Heading3"/>
      </w:pPr>
      <w:r>
        <w:t xml:space="preserve">January 6 (7) / Tobi 11: The Feast of </w:t>
      </w:r>
      <w:r w:rsidR="00495F1A">
        <w:t>Theophany</w:t>
      </w:r>
      <w:bookmarkEnd w:id="1453"/>
      <w:bookmarkEnd w:id="1454"/>
      <w:bookmarkEnd w:id="1455"/>
      <w:bookmarkEnd w:id="1456"/>
    </w:p>
    <w:p w14:paraId="322B4F7B" w14:textId="77777777" w:rsidR="00FF5FF3" w:rsidRDefault="00430630" w:rsidP="00FF5FF3">
      <w:pPr>
        <w:pStyle w:val="Heading4"/>
      </w:pPr>
      <w:bookmarkStart w:id="1457" w:name="_Ref434477630"/>
      <w:r>
        <w:t>An</w:t>
      </w:r>
      <w:r w:rsidR="00FF5FF3">
        <w:t xml:space="preserve"> </w:t>
      </w:r>
      <w:r>
        <w:t xml:space="preserve">Abridged </w:t>
      </w:r>
      <w:r w:rsidR="00FF5FF3">
        <w:t>Doxology</w:t>
      </w:r>
      <w:r w:rsidR="00E21EA3">
        <w:t xml:space="preserve"> for Theophany</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58" w:name="_Ref434477641"/>
      <w:r>
        <w:t>The First Doxology for Theophany</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59" w:name="_Ref434477660"/>
      <w:r>
        <w:t>The Second Doxology for Theophany</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lastRenderedPageBreak/>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60" w:name="_Ref434475280"/>
      <w:r>
        <w:t>The Sunday Psali Adam</w:t>
      </w:r>
      <w:r w:rsidR="006C1B94">
        <w:t xml:space="preserve"> for Theophany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lastRenderedPageBreak/>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61"/>
            <w:r>
              <w:t xml:space="preserve">confirm </w:t>
            </w:r>
            <w:commentRangeEnd w:id="1461"/>
            <w:r>
              <w:rPr>
                <w:rStyle w:val="CommentReference"/>
              </w:rPr>
              <w:commentReference w:id="1461"/>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62"/>
            <w:r>
              <w:t>ⲛ̀ϫⲉ</w:t>
            </w:r>
            <w:commentRangeEnd w:id="1462"/>
            <w:r>
              <w:rPr>
                <w:rStyle w:val="CommentReference"/>
                <w:rFonts w:ascii="Times New Roman" w:hAnsi="Times New Roman"/>
              </w:rPr>
              <w:commentReference w:id="1462"/>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lastRenderedPageBreak/>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63"/>
            <w:r>
              <w:t>moved</w:t>
            </w:r>
            <w:commentRangeEnd w:id="1463"/>
            <w:r>
              <w:rPr>
                <w:rStyle w:val="CommentReference"/>
              </w:rPr>
              <w:commentReference w:id="1463"/>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64"/>
            <w:r>
              <w:t>thrice holy,</w:t>
            </w:r>
            <w:commentRangeEnd w:id="1464"/>
            <w:r>
              <w:rPr>
                <w:rStyle w:val="CommentReference"/>
              </w:rPr>
              <w:commentReference w:id="1464"/>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lastRenderedPageBreak/>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65" w:name="_Ref434475309"/>
      <w:r>
        <w:t>The Monday Psali Adam</w:t>
      </w:r>
      <w:r w:rsidR="006C1B94">
        <w:t xml:space="preserve"> for Theophany</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66"/>
            <w:r>
              <w:t xml:space="preserve">Ⲓⲱⲁⲛⲛⲟⲩ </w:t>
            </w:r>
            <w:commentRangeEnd w:id="1466"/>
            <w:r>
              <w:rPr>
                <w:rStyle w:val="CommentReference"/>
                <w:rFonts w:ascii="Times New Roman" w:hAnsi="Times New Roman"/>
              </w:rPr>
              <w:commentReference w:id="1466"/>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67"/>
            <w:r>
              <w:rPr>
                <w:rFonts w:eastAsia="Arial Unicode MS" w:cs="FreeSerifAvvaShenouda"/>
              </w:rPr>
              <w:t>ⲛⲓϯϩⲟ</w:t>
            </w:r>
            <w:commentRangeEnd w:id="1467"/>
            <w:r>
              <w:rPr>
                <w:rStyle w:val="CommentReference"/>
                <w:rFonts w:ascii="Times New Roman" w:hAnsi="Times New Roman"/>
              </w:rPr>
              <w:commentReference w:id="1467"/>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68" w:name="_Ref434475331"/>
      <w:r>
        <w:lastRenderedPageBreak/>
        <w:t>The Tuesday Psali Adam</w:t>
      </w:r>
      <w:r w:rsidR="006C1B94">
        <w:t xml:space="preserve"> for Theophany</w:t>
      </w:r>
      <w:bookmarkEnd w:id="14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69"/>
            <w:r>
              <w:t>ⲫⲏ</w:t>
            </w:r>
            <w:commentRangeEnd w:id="1469"/>
            <w:r>
              <w:rPr>
                <w:rStyle w:val="CommentReference"/>
                <w:rFonts w:ascii="Times New Roman" w:hAnsi="Times New Roman"/>
              </w:rPr>
              <w:commentReference w:id="1469"/>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70"/>
            <w:r>
              <w:t>ϯⲥⲩⲛⲧⲉⲗⲓⲁ</w:t>
            </w:r>
            <w:commentRangeEnd w:id="1470"/>
            <w:r>
              <w:rPr>
                <w:rStyle w:val="CommentReference"/>
                <w:rFonts w:ascii="Times New Roman" w:hAnsi="Times New Roman"/>
              </w:rPr>
              <w:commentReference w:id="1470"/>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71" w:name="_Ref434475362"/>
      <w:r>
        <w:t>The Wednesday Psali Batos</w:t>
      </w:r>
      <w:r w:rsidR="006C1B94">
        <w:t xml:space="preserve"> for Theophany</w:t>
      </w:r>
      <w:bookmarkEnd w:id="14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81"/>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lastRenderedPageBreak/>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72" w:name="_Ref434475388"/>
      <w:r>
        <w:t>The Thursday Psali Batos</w:t>
      </w:r>
      <w:r w:rsidR="006C1B94">
        <w:t xml:space="preserve"> for Theophany</w:t>
      </w:r>
      <w:bookmarkEnd w:id="14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lastRenderedPageBreak/>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lastRenderedPageBreak/>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73" w:name="_Ref434475411"/>
      <w:r>
        <w:t>The Friday Psali Batos</w:t>
      </w:r>
      <w:r w:rsidR="006C1B94">
        <w:t xml:space="preserve"> for Theophany</w:t>
      </w:r>
      <w:bookmarkEnd w:id="14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74" w:name="_Ref434475434"/>
      <w:r>
        <w:t>The Saturday Psali Batos</w:t>
      </w:r>
      <w:r w:rsidR="006C1B94">
        <w:t xml:space="preserve"> for Theophany</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lastRenderedPageBreak/>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75"/>
            <w:r>
              <w:t>liberty</w:t>
            </w:r>
            <w:commentRangeEnd w:id="1475"/>
            <w:r>
              <w:rPr>
                <w:rStyle w:val="CommentReference"/>
              </w:rPr>
              <w:commentReference w:id="1475"/>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lastRenderedPageBreak/>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76"/>
            <w:r>
              <w:t xml:space="preserve">confirm </w:t>
            </w:r>
            <w:commentRangeEnd w:id="1476"/>
            <w:r>
              <w:rPr>
                <w:rStyle w:val="CommentReference"/>
              </w:rPr>
              <w:commentReference w:id="1476"/>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77" w:name="_Toc459399305"/>
      <w:r>
        <w:t>January 7 (8) / Tobi 12</w:t>
      </w:r>
      <w:r w:rsidR="001225FA">
        <w:t xml:space="preserve">: </w:t>
      </w:r>
      <w:r>
        <w:t>The Second Day of the Feast of Theophany</w:t>
      </w:r>
      <w:bookmarkEnd w:id="1477"/>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78" w:name="_Toc459399306"/>
      <w:r>
        <w:t>January 7 (8) / Tobi 12</w:t>
      </w:r>
      <w:r w:rsidR="001225FA">
        <w:t xml:space="preserve">: </w:t>
      </w:r>
      <w:r>
        <w:t>Also the Commemoration of Archangel Michael</w:t>
      </w:r>
      <w:bookmarkEnd w:id="1478"/>
    </w:p>
    <w:p w14:paraId="27828244" w14:textId="77777777" w:rsidR="000E62F4" w:rsidRDefault="00191A26" w:rsidP="0082304E">
      <w:pPr>
        <w:pStyle w:val="Heading4"/>
      </w:pPr>
      <w:bookmarkStart w:id="1479" w:name="_Toc410196207"/>
      <w:bookmarkStart w:id="1480" w:name="_Toc410196449"/>
      <w:bookmarkStart w:id="1481" w:name="_Toc410196951"/>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114BCA84" w14:textId="77777777" w:rsidTr="0082304E">
        <w:trPr>
          <w:cantSplit/>
          <w:jc w:val="center"/>
        </w:trPr>
        <w:tc>
          <w:tcPr>
            <w:tcW w:w="288" w:type="dxa"/>
          </w:tcPr>
          <w:p w14:paraId="54CC2838" w14:textId="77777777" w:rsidR="000E62F4" w:rsidRDefault="000E62F4" w:rsidP="0082304E">
            <w:pPr>
              <w:pStyle w:val="CopticCross"/>
            </w:pPr>
          </w:p>
        </w:tc>
        <w:tc>
          <w:tcPr>
            <w:tcW w:w="3960" w:type="dxa"/>
          </w:tcPr>
          <w:p w14:paraId="372FCB0E" w14:textId="77777777" w:rsidR="000E62F4" w:rsidRDefault="000E62F4" w:rsidP="00C83ECE">
            <w:pPr>
              <w:pStyle w:val="EngHang"/>
            </w:pPr>
            <w:r>
              <w:t>Through the intercessions</w:t>
            </w:r>
          </w:p>
          <w:p w14:paraId="3F8DA257" w14:textId="77777777" w:rsidR="000E62F4" w:rsidRDefault="000E62F4" w:rsidP="00C83ECE">
            <w:pPr>
              <w:pStyle w:val="EngHang"/>
            </w:pPr>
            <w:r>
              <w:t>Of the Four Incorporeal Beasts,</w:t>
            </w:r>
          </w:p>
          <w:p w14:paraId="3799BDAC" w14:textId="77777777" w:rsidR="000E62F4" w:rsidRDefault="000E62F4" w:rsidP="00C83ECE">
            <w:pPr>
              <w:pStyle w:val="EngHang"/>
            </w:pPr>
            <w:r>
              <w:t>The ministering flames of fire,</w:t>
            </w:r>
          </w:p>
          <w:p w14:paraId="200E2FB3" w14:textId="77777777" w:rsidR="000E62F4" w:rsidRDefault="000E62F4" w:rsidP="0082304E">
            <w:pPr>
              <w:pStyle w:val="EngHangEnd"/>
            </w:pPr>
            <w:r>
              <w:t>O Lord, grant us the forgiveness of our sins.</w:t>
            </w:r>
          </w:p>
        </w:tc>
        <w:tc>
          <w:tcPr>
            <w:tcW w:w="288" w:type="dxa"/>
          </w:tcPr>
          <w:p w14:paraId="5B48B30D" w14:textId="77777777" w:rsidR="000E62F4" w:rsidRDefault="000E62F4" w:rsidP="0082304E"/>
        </w:tc>
        <w:tc>
          <w:tcPr>
            <w:tcW w:w="288" w:type="dxa"/>
          </w:tcPr>
          <w:p w14:paraId="0F09EF70" w14:textId="77777777" w:rsidR="000E62F4" w:rsidRDefault="000E62F4" w:rsidP="0082304E">
            <w:pPr>
              <w:pStyle w:val="CopticCross"/>
            </w:pPr>
          </w:p>
        </w:tc>
        <w:tc>
          <w:tcPr>
            <w:tcW w:w="3960" w:type="dxa"/>
          </w:tcPr>
          <w:p w14:paraId="0B335CE1" w14:textId="77777777" w:rsidR="000E62F4" w:rsidRDefault="000E62F4" w:rsidP="00C83ECE">
            <w:pPr>
              <w:pStyle w:val="CopticVersemulti-line"/>
            </w:pPr>
            <w:r>
              <w:t>Ϩⲓⲧⲉⲛ ⲛⲓⲡ̀ⲣⲉⲥⲃⲓⲁ̀</w:t>
            </w:r>
          </w:p>
          <w:p w14:paraId="4C7ED843" w14:textId="77777777" w:rsidR="000E62F4" w:rsidRDefault="000E62F4" w:rsidP="00C83ECE">
            <w:pPr>
              <w:pStyle w:val="CopticVersemulti-line"/>
            </w:pPr>
            <w:r>
              <w:t>ⲛ̀ⲧⲉ ⲡⲓϥ̀ⲧⲟⲩ ⲛ̀ⲍⲱⲟⲛ ⲛ̀ⲁⲥⲱⲙⲁⲧⲟⲥ</w:t>
            </w:r>
          </w:p>
          <w:p w14:paraId="393B68D8" w14:textId="77777777" w:rsidR="000E62F4" w:rsidRDefault="000E62F4" w:rsidP="00C83ECE">
            <w:pPr>
              <w:pStyle w:val="CopticVersemulti-line"/>
            </w:pPr>
            <w:r>
              <w:t>ⲛ̀ⲗⲓⲧⲟⲩⲣⲅⲟⲥ ⲛ̀ϣⲁϩ ⲛ̀ⲭ̀ⲣⲟⲙ:</w:t>
            </w:r>
          </w:p>
          <w:p w14:paraId="3731EC87" w14:textId="77777777" w:rsidR="000E62F4" w:rsidRPr="00C35319" w:rsidRDefault="000E62F4" w:rsidP="00C83ECE">
            <w:pPr>
              <w:pStyle w:val="CopticHangingVerse"/>
            </w:pPr>
            <w:r>
              <w:t>Ⲡϭⲟⲓⲥ ⲁⲣⲓϩ̀ⲙⲟⲧ ⲛⲁⲛ ⲙ̀ⲡⲓⲭⲱ ⲉ̀ⲃⲟⲗ ⲛ̀ⲧⲉ ⲛⲉⲛⲛⲟⲃⲓ.</w:t>
            </w:r>
          </w:p>
        </w:tc>
      </w:tr>
    </w:tbl>
    <w:p w14:paraId="23A4EAC5"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393FD2A" w14:textId="77777777" w:rsidTr="00C83ECE">
        <w:trPr>
          <w:cantSplit/>
          <w:jc w:val="center"/>
        </w:trPr>
        <w:tc>
          <w:tcPr>
            <w:tcW w:w="288" w:type="dxa"/>
          </w:tcPr>
          <w:p w14:paraId="08CF3F9E" w14:textId="77777777" w:rsidR="000E62F4" w:rsidRDefault="000E62F4" w:rsidP="00C83ECE">
            <w:pPr>
              <w:pStyle w:val="CopticCross"/>
            </w:pPr>
          </w:p>
        </w:tc>
        <w:tc>
          <w:tcPr>
            <w:tcW w:w="3960" w:type="dxa"/>
          </w:tcPr>
          <w:p w14:paraId="11C83EC8" w14:textId="77777777" w:rsidR="000E62F4" w:rsidRDefault="000E62F4" w:rsidP="00C83ECE">
            <w:pPr>
              <w:pStyle w:val="EngHang"/>
            </w:pPr>
            <w:r>
              <w:t>Hail to the four incorporeal living beasts,</w:t>
            </w:r>
          </w:p>
          <w:p w14:paraId="4A1D42D7" w14:textId="77777777" w:rsidR="000E62F4" w:rsidRDefault="000E62F4" w:rsidP="00C83ECE">
            <w:pPr>
              <w:pStyle w:val="EngHang"/>
            </w:pPr>
            <w:r>
              <w:t>Carrying the throne of God,</w:t>
            </w:r>
          </w:p>
          <w:p w14:paraId="5F9A172F" w14:textId="77777777" w:rsidR="000E62F4" w:rsidRDefault="000E62F4" w:rsidP="00C83ECE">
            <w:pPr>
              <w:pStyle w:val="EngHang"/>
            </w:pPr>
            <w:r>
              <w:t>A lion’s face, and a calf’s face,</w:t>
            </w:r>
          </w:p>
          <w:p w14:paraId="35784130" w14:textId="77777777" w:rsidR="000E62F4" w:rsidRDefault="000E62F4" w:rsidP="00C83ECE">
            <w:pPr>
              <w:pStyle w:val="EngHangEnd"/>
            </w:pPr>
            <w:r>
              <w:t>A man’s face, and an eagle’s face.</w:t>
            </w:r>
          </w:p>
        </w:tc>
        <w:tc>
          <w:tcPr>
            <w:tcW w:w="288" w:type="dxa"/>
          </w:tcPr>
          <w:p w14:paraId="6169A37B" w14:textId="77777777" w:rsidR="000E62F4" w:rsidRDefault="000E62F4" w:rsidP="00C83ECE"/>
        </w:tc>
        <w:tc>
          <w:tcPr>
            <w:tcW w:w="288" w:type="dxa"/>
          </w:tcPr>
          <w:p w14:paraId="2CB185BE" w14:textId="77777777" w:rsidR="000E62F4" w:rsidRDefault="000E62F4" w:rsidP="00C83ECE">
            <w:pPr>
              <w:pStyle w:val="CopticCross"/>
            </w:pPr>
          </w:p>
        </w:tc>
        <w:tc>
          <w:tcPr>
            <w:tcW w:w="3960" w:type="dxa"/>
          </w:tcPr>
          <w:p w14:paraId="31649E9E" w14:textId="77777777" w:rsidR="000E62F4" w:rsidRDefault="000E62F4" w:rsidP="00C83ECE">
            <w:pPr>
              <w:pStyle w:val="CopticVersemulti-line"/>
            </w:pPr>
            <w:r>
              <w:t>Ⲭⲉⲣⲉ ⲡⲓϥ̀ⲧⲟⲩ ⲛ̀ⲍⲱⲟⲛ ⲛ̀ⲁ̀ⲥⲱⲙⲁⲧⲟⲥ:</w:t>
            </w:r>
          </w:p>
          <w:p w14:paraId="7C25F002" w14:textId="77777777" w:rsidR="000E62F4" w:rsidRDefault="000E62F4" w:rsidP="00C83ECE">
            <w:pPr>
              <w:pStyle w:val="CopticVersemulti-line"/>
            </w:pPr>
            <w:r>
              <w:t>ⲉⲧϥⲁⲓ ϧⲁ ⲡⲓϩⲁⲣⲙⲁ ⲛ̀ⲧⲉ Ⲫϯ:</w:t>
            </w:r>
          </w:p>
          <w:p w14:paraId="56756A0C" w14:textId="77777777" w:rsidR="000E62F4" w:rsidRDefault="000E62F4" w:rsidP="00C83ECE">
            <w:pPr>
              <w:pStyle w:val="CopticVersemulti-line"/>
            </w:pPr>
            <w:r>
              <w:t>ⲟⲩϩⲟ ⲙ̀ⲙⲟⲩⲓ̀ ⲛⲉⲙ ⲟⲩϩⲟ ⲙ̀ⲙⲁⲥⲓ:</w:t>
            </w:r>
          </w:p>
          <w:p w14:paraId="717228CC" w14:textId="77777777" w:rsidR="000E62F4" w:rsidRPr="00C35319" w:rsidRDefault="000E62F4" w:rsidP="00C83ECE">
            <w:pPr>
              <w:pStyle w:val="CopticHangingVerse"/>
            </w:pPr>
            <w:r>
              <w:t>ⲛⲉⲙ ⲟⲩϩⲟ ⲛ̀ⲣⲱⲙⲓ ⲛⲉⲙ ⲟⲩϩⲟ ⲛ̀ⲁ̀ⲏ̀ⲧⲟⲥ.</w:t>
            </w:r>
          </w:p>
        </w:tc>
      </w:tr>
    </w:tbl>
    <w:p w14:paraId="1F641332" w14:textId="77777777" w:rsidR="000E62F4" w:rsidRDefault="000E62F4" w:rsidP="0082304E">
      <w:pPr>
        <w:pStyle w:val="Heading4"/>
      </w:pPr>
      <w:r>
        <w:t>The Gospel Response for the Four Incorporeal Beasts</w:t>
      </w:r>
    </w:p>
    <w:p w14:paraId="5D411DF5" w14:textId="77777777" w:rsidR="000E62F4" w:rsidRPr="00C14556" w:rsidRDefault="000E62F4" w:rsidP="00C14556">
      <w:pPr>
        <w:pStyle w:val="Rubric"/>
      </w:pPr>
      <w:r>
        <w:t>The last verse of the Doxology may be inserted into the Annual Gospel Response.</w:t>
      </w:r>
    </w:p>
    <w:p w14:paraId="322A578A" w14:textId="490557E0"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6D1BDB" w14:textId="77777777" w:rsidR="006B44CE" w:rsidRDefault="006B44CE" w:rsidP="006B44CE">
      <w:pPr>
        <w:pStyle w:val="Heading3"/>
      </w:pPr>
      <w:bookmarkStart w:id="1482" w:name="_Ref434562461"/>
      <w:bookmarkStart w:id="1483" w:name="_Toc459399307"/>
      <w:r>
        <w:lastRenderedPageBreak/>
        <w:t>January 7 (8) / Tobi 12</w:t>
      </w:r>
      <w:r w:rsidR="001225FA">
        <w:t xml:space="preserve">: </w:t>
      </w:r>
      <w:commentRangeStart w:id="1484"/>
      <w:r>
        <w:t>Also St. Theodore Anatoly</w:t>
      </w:r>
      <w:commentRangeEnd w:id="1484"/>
      <w:r>
        <w:rPr>
          <w:rStyle w:val="CommentReference"/>
          <w:rFonts w:eastAsiaTheme="minorHAnsi" w:cstheme="minorBidi"/>
          <w:b w:val="0"/>
          <w:bCs w:val="0"/>
        </w:rPr>
        <w:commentReference w:id="1484"/>
      </w:r>
      <w:bookmarkEnd w:id="1482"/>
      <w:bookmarkEnd w:id="1483"/>
    </w:p>
    <w:p w14:paraId="7DD26869" w14:textId="77777777" w:rsidR="006B44CE" w:rsidRDefault="006B44CE" w:rsidP="006B44CE">
      <w:pPr>
        <w:pStyle w:val="Heading4"/>
      </w:pPr>
      <w:bookmarkStart w:id="1485" w:name="_Ref434477694"/>
      <w:bookmarkStart w:id="1486" w:name="_Ref434489376"/>
      <w:r>
        <w:t>The Doxology</w:t>
      </w:r>
      <w:bookmarkEnd w:id="1485"/>
      <w:r w:rsidR="00B46E6E">
        <w:t xml:space="preserve"> for St. Theodore Anatoly</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87" w:name="_Toc459399308"/>
      <w:r>
        <w:lastRenderedPageBreak/>
        <w:t>January 8 (9) / Tobi 13: The Feast of T</w:t>
      </w:r>
      <w:r w:rsidR="00495F1A">
        <w:t>he Wedding of Cana of Galilee</w:t>
      </w:r>
      <w:bookmarkEnd w:id="1479"/>
      <w:bookmarkEnd w:id="1480"/>
      <w:bookmarkEnd w:id="1481"/>
      <w:bookmarkEnd w:id="1487"/>
    </w:p>
    <w:p w14:paraId="46F7A60E" w14:textId="77777777" w:rsidR="00A37BB6" w:rsidRDefault="00A37BB6" w:rsidP="00A37BB6">
      <w:pPr>
        <w:pStyle w:val="Heading4"/>
      </w:pPr>
      <w:bookmarkStart w:id="1488" w:name="_Ref434477774"/>
      <w:r>
        <w:t>The Doxology</w:t>
      </w:r>
      <w:r w:rsidR="00E21EA3">
        <w:t xml:space="preserve"> for the Wedding of Cana</w:t>
      </w:r>
      <w:bookmarkEnd w:id="1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89" w:name="_Ref434475472"/>
      <w:r>
        <w:lastRenderedPageBreak/>
        <w:t>The Psali Adam</w:t>
      </w:r>
      <w:r w:rsidR="006C1B94">
        <w:t xml:space="preserve"> for the Wedding of Cana</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90" w:name="_Ref434475500"/>
      <w:r>
        <w:t>The Psali Batos</w:t>
      </w:r>
      <w:r w:rsidR="006C1B94">
        <w:t xml:space="preserve"> for the Wedding of Cana</w:t>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lastRenderedPageBreak/>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lastRenderedPageBreak/>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91" w:name="_Ref434560112"/>
      <w:bookmarkStart w:id="1492" w:name="_Toc459399309"/>
      <w:r>
        <w:t>January 8 (9) / Tobi 13: Also the Martyrdom of St. Demiana</w:t>
      </w:r>
      <w:bookmarkEnd w:id="1491"/>
      <w:bookmarkEnd w:id="1492"/>
    </w:p>
    <w:p w14:paraId="1CED9AFC" w14:textId="4B2EBAF8"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62F4">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5F6770">
        <w:rPr>
          <w:noProof/>
        </w:rPr>
        <w:t>563</w:t>
      </w:r>
      <w:r w:rsidR="002409EF">
        <w:fldChar w:fldCharType="end"/>
      </w:r>
      <w:r>
        <w:t>.</w:t>
      </w:r>
    </w:p>
    <w:p w14:paraId="625F7E74" w14:textId="77777777" w:rsidR="00B53E05" w:rsidRDefault="00B53E05" w:rsidP="00B53E05">
      <w:pPr>
        <w:pStyle w:val="Heading4"/>
      </w:pPr>
      <w:bookmarkStart w:id="1493" w:name="_Ref434490124"/>
      <w:r>
        <w:t>Another Doxology of St. Demiana</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lastRenderedPageBreak/>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94" w:name="_Ref434563224"/>
      <w:bookmarkStart w:id="1495" w:name="_Toc459399310"/>
      <w:r>
        <w:t>January 9 (10) / Tobi 14: St. Maximus</w:t>
      </w:r>
      <w:bookmarkEnd w:id="1494"/>
      <w:bookmarkEnd w:id="1495"/>
    </w:p>
    <w:p w14:paraId="1847ABB1" w14:textId="77777777" w:rsidR="00662600" w:rsidRDefault="00810F04" w:rsidP="00810F04">
      <w:pPr>
        <w:pStyle w:val="Heading4"/>
      </w:pPr>
      <w:bookmarkStart w:id="1496" w:name="_Ref434490957"/>
      <w:r>
        <w:t>The Doxology for</w:t>
      </w:r>
      <w:r w:rsidR="00662600">
        <w:t xml:space="preserve"> Sts. Maximus and Dometius</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500" w:name="_Toc459399311"/>
      <w:r>
        <w:t>Jan</w:t>
      </w:r>
      <w:r w:rsidR="00662600">
        <w:t>uary 12 (13) / Tobi 17: St. Dome</w:t>
      </w:r>
      <w:r>
        <w:t>tius</w:t>
      </w:r>
      <w:bookmarkEnd w:id="1500"/>
    </w:p>
    <w:p w14:paraId="1995A2EE" w14:textId="3ABCE7C2"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62F4">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5F6770">
        <w:rPr>
          <w:noProof/>
        </w:rPr>
        <w:t>790</w:t>
      </w:r>
      <w:r w:rsidR="002409EF">
        <w:fldChar w:fldCharType="end"/>
      </w:r>
      <w:r>
        <w:t>.</w:t>
      </w:r>
    </w:p>
    <w:p w14:paraId="31A975E9" w14:textId="2AC36875" w:rsidR="00740C6C" w:rsidRDefault="00740C6C" w:rsidP="00740C6C">
      <w:pPr>
        <w:pStyle w:val="Heading3"/>
      </w:pPr>
      <w:bookmarkStart w:id="1501" w:name="_Toc459399312"/>
      <w:r>
        <w:t>January 13 (14) / Tobi 18: St. Hilary of Poitiers</w:t>
      </w:r>
      <w:bookmarkEnd w:id="1501"/>
    </w:p>
    <w:p w14:paraId="17E429FC" w14:textId="7FC8029F" w:rsidR="00A96087" w:rsidRDefault="00A96087" w:rsidP="00A96087">
      <w:pPr>
        <w:pStyle w:val="Heading4"/>
      </w:pPr>
      <w:r>
        <w:t>The Doxology for St. Hilary of Poitiers</w:t>
      </w:r>
      <w:r w:rsidR="006035EE">
        <w:rPr>
          <w:rStyle w:val="FootnoteReference"/>
        </w:rPr>
        <w:footnoteReference w:id="98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lastRenderedPageBreak/>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502" w:name="_Toc459399313"/>
      <w:bookmarkStart w:id="1503" w:name="_Toc410196208"/>
      <w:bookmarkStart w:id="1504" w:name="_Toc410196450"/>
      <w:bookmarkStart w:id="1505" w:name="_Toc410196952"/>
      <w:r>
        <w:t>January 15 (16) / Tobi 20: Departure of St. Prochorus the Disciple</w:t>
      </w:r>
      <w:bookmarkEnd w:id="1502"/>
    </w:p>
    <w:p w14:paraId="19B1C0D1" w14:textId="040F984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33EC0AE" w14:textId="77777777" w:rsidR="00495F1A" w:rsidRDefault="00FF5FF3" w:rsidP="00495F1A">
      <w:pPr>
        <w:pStyle w:val="Heading3"/>
      </w:pPr>
      <w:bookmarkStart w:id="1506" w:name="_Toc459399314"/>
      <w:r>
        <w:t xml:space="preserve">January 16 (17) / Tobi 21: </w:t>
      </w:r>
      <w:r w:rsidR="00495F1A">
        <w:t>The Dormition of the Virgin</w:t>
      </w:r>
      <w:bookmarkEnd w:id="1503"/>
      <w:bookmarkEnd w:id="1504"/>
      <w:bookmarkEnd w:id="1505"/>
      <w:bookmarkEnd w:id="1506"/>
    </w:p>
    <w:p w14:paraId="2972BA3D" w14:textId="225A9C44"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315F86A2" w14:textId="77777777" w:rsidR="00FF5FF3" w:rsidRDefault="00FF5FF3" w:rsidP="00FF5FF3">
      <w:pPr>
        <w:pStyle w:val="Heading3"/>
      </w:pPr>
      <w:bookmarkStart w:id="1507" w:name="_Ref434560171"/>
      <w:bookmarkStart w:id="1508" w:name="_Toc459399315"/>
      <w:r>
        <w:t>January 17 (18) / Tobi 22: St. Anthony the Great</w:t>
      </w:r>
      <w:bookmarkEnd w:id="1507"/>
      <w:bookmarkEnd w:id="1508"/>
    </w:p>
    <w:p w14:paraId="38BCD1D7" w14:textId="77777777" w:rsidR="00FF5FF3" w:rsidRDefault="00FF5FF3" w:rsidP="00FF5FF3">
      <w:pPr>
        <w:pStyle w:val="Heading4"/>
      </w:pPr>
      <w:bookmarkStart w:id="1509" w:name="_Ref434490340"/>
      <w:r>
        <w:t>The Doxology</w:t>
      </w:r>
      <w:r w:rsidR="00B46E6E">
        <w:t xml:space="preserve"> for St. Anthony the Great</w:t>
      </w:r>
      <w:bookmarkEnd w:id="1509"/>
    </w:p>
    <w:p w14:paraId="3ECAE88B" w14:textId="6D034A5C"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lastRenderedPageBreak/>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510" w:name="_Toc459399316"/>
      <w:r>
        <w:t>January 18 (19) / Tobi 23: St. Timothy the Apostle</w:t>
      </w:r>
      <w:bookmarkEnd w:id="1510"/>
    </w:p>
    <w:p w14:paraId="7EAF3C01" w14:textId="68A0FF8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239DDB91" w14:textId="77777777" w:rsidR="00596AC8" w:rsidRDefault="00596AC8" w:rsidP="00596AC8">
      <w:pPr>
        <w:pStyle w:val="Heading3"/>
      </w:pPr>
      <w:bookmarkStart w:id="1511" w:name="_Toc459399317"/>
      <w:r>
        <w:t>January 22 (23) / Tobi 27: Archangel Suriel</w:t>
      </w:r>
      <w:bookmarkEnd w:id="1511"/>
    </w:p>
    <w:p w14:paraId="79FCFE0C" w14:textId="77777777" w:rsidR="00596AC8" w:rsidRDefault="00596AC8" w:rsidP="00596AC8">
      <w:pPr>
        <w:pStyle w:val="Heading4"/>
      </w:pPr>
      <w:bookmarkStart w:id="1512" w:name="_Ref434488250"/>
      <w:r>
        <w:t>The Doxology</w:t>
      </w:r>
      <w:r w:rsidR="00B46E6E">
        <w:t xml:space="preserve"> for Archangel Suriel</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513" w:name="_Toc459399318"/>
      <w:r>
        <w:lastRenderedPageBreak/>
        <w:t>January 22 (23) / Tobi 27: Also Relocation of St. Timothy the Apostle’s Relics</w:t>
      </w:r>
      <w:bookmarkEnd w:id="1513"/>
    </w:p>
    <w:p w14:paraId="3FBC7E0C" w14:textId="2A97EDFC" w:rsidR="00191A26" w:rsidRDefault="00191A26" w:rsidP="00191A26">
      <w:pPr>
        <w:pStyle w:val="Rubric"/>
      </w:pPr>
      <w:bookmarkStart w:id="1514" w:name="_Ref434560218"/>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D3C66F4" w14:textId="77777777" w:rsidR="00B52D77" w:rsidRDefault="00B52D77" w:rsidP="00B52D77">
      <w:pPr>
        <w:pStyle w:val="Heading3"/>
      </w:pPr>
      <w:bookmarkStart w:id="1515" w:name="_Toc459399319"/>
      <w:r>
        <w:t>January 24 (25) / Tobi 29: Commemoration of the Annunciation, Nativity, and Resurrection on the 29</w:t>
      </w:r>
      <w:r w:rsidRPr="00C0205C">
        <w:rPr>
          <w:vertAlign w:val="superscript"/>
        </w:rPr>
        <w:t>th</w:t>
      </w:r>
      <w:r>
        <w:t xml:space="preserve"> of Every Month</w:t>
      </w:r>
      <w:bookmarkEnd w:id="1515"/>
    </w:p>
    <w:p w14:paraId="51467B40" w14:textId="38F27A60"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17F33393" w14:textId="77777777" w:rsidR="00C30529" w:rsidRDefault="00C30529" w:rsidP="00C30529">
      <w:pPr>
        <w:pStyle w:val="Heading3"/>
      </w:pPr>
      <w:bookmarkStart w:id="1516" w:name="_Toc459399320"/>
      <w:r>
        <w:t>January 27 (28) / Meshir 2: St. Paul the Anchorite</w:t>
      </w:r>
      <w:bookmarkEnd w:id="1514"/>
      <w:bookmarkEnd w:id="1516"/>
    </w:p>
    <w:p w14:paraId="680E4267" w14:textId="77777777" w:rsidR="00C30529" w:rsidRDefault="00C30529" w:rsidP="00C30529">
      <w:pPr>
        <w:pStyle w:val="Heading4"/>
      </w:pPr>
      <w:bookmarkStart w:id="1517" w:name="_Ref434490368"/>
      <w:r>
        <w:t>The Doxology</w:t>
      </w:r>
      <w:r w:rsidR="00B46E6E">
        <w:t xml:space="preserve"> for St. Paul the Anchorite</w:t>
      </w:r>
      <w:bookmarkEnd w:id="1517"/>
    </w:p>
    <w:p w14:paraId="06164582" w14:textId="5C3FF9EE"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62F4">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5F6770">
        <w:rPr>
          <w:noProof/>
        </w:rPr>
        <w:t>569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lastRenderedPageBreak/>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8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8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518" w:name="_Toc459399321"/>
      <w:r>
        <w:t>January 29 (30) / Meshir 4: Martyrdom of St. Agabus the Disciple</w:t>
      </w:r>
      <w:bookmarkEnd w:id="1518"/>
    </w:p>
    <w:p w14:paraId="6DDD9040" w14:textId="45DC8CA6" w:rsidR="00191A26" w:rsidRDefault="00191A26" w:rsidP="00191A26">
      <w:pPr>
        <w:pStyle w:val="Rubric"/>
      </w:pPr>
      <w:bookmarkStart w:id="1519" w:name="_Toc410196209"/>
      <w:bookmarkStart w:id="1520" w:name="_Toc410196451"/>
      <w:bookmarkStart w:id="1521" w:name="_Toc410196953"/>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7F3DC96" w14:textId="77777777" w:rsidR="00E30E2D" w:rsidRDefault="00E30E2D" w:rsidP="00E30E2D">
      <w:pPr>
        <w:pStyle w:val="Heading3"/>
      </w:pPr>
      <w:bookmarkStart w:id="1522" w:name="_Toc459399322"/>
      <w:r>
        <w:t>January 21 (31) / Meshir 5: St. Apollo the Friend of St. Apip</w:t>
      </w:r>
      <w:bookmarkEnd w:id="1522"/>
    </w:p>
    <w:p w14:paraId="4933BD0E" w14:textId="77777777" w:rsidR="000E62F4"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E62F4">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3E6B7" w14:textId="77777777" w:rsidTr="00C14556">
        <w:trPr>
          <w:cantSplit/>
          <w:jc w:val="center"/>
        </w:trPr>
        <w:tc>
          <w:tcPr>
            <w:tcW w:w="288" w:type="dxa"/>
          </w:tcPr>
          <w:p w14:paraId="60E8A703" w14:textId="77777777" w:rsidR="000E62F4" w:rsidRDefault="000E62F4" w:rsidP="00C14556">
            <w:pPr>
              <w:pStyle w:val="CopticCross"/>
            </w:pPr>
          </w:p>
        </w:tc>
        <w:tc>
          <w:tcPr>
            <w:tcW w:w="3960" w:type="dxa"/>
          </w:tcPr>
          <w:p w14:paraId="585C11A1" w14:textId="77777777" w:rsidR="000E62F4" w:rsidRDefault="000E62F4" w:rsidP="002A21FB">
            <w:pPr>
              <w:pStyle w:val="EngHang"/>
            </w:pPr>
            <w:r>
              <w:t>Through the prayers</w:t>
            </w:r>
          </w:p>
          <w:p w14:paraId="5F1D2AC6" w14:textId="77777777" w:rsidR="000E62F4" w:rsidRDefault="000E62F4" w:rsidP="002A21FB">
            <w:pPr>
              <w:pStyle w:val="EngHang"/>
            </w:pPr>
            <w:r>
              <w:t>Of our saintly and righteous father</w:t>
            </w:r>
          </w:p>
          <w:p w14:paraId="7CFECD3C" w14:textId="77777777" w:rsidR="000E62F4" w:rsidRDefault="000E62F4" w:rsidP="002A21FB">
            <w:pPr>
              <w:pStyle w:val="EngHang"/>
            </w:pPr>
            <w:r>
              <w:t>Abba Teji, the contemplator of the divine,</w:t>
            </w:r>
          </w:p>
          <w:p w14:paraId="561478CC" w14:textId="77777777" w:rsidR="000E62F4" w:rsidRDefault="000E62F4" w:rsidP="00C14556">
            <w:pPr>
              <w:pStyle w:val="EngHangEnd"/>
            </w:pPr>
            <w:r>
              <w:t>O Lord, grant us the forgiveness of our sins.</w:t>
            </w:r>
          </w:p>
        </w:tc>
        <w:tc>
          <w:tcPr>
            <w:tcW w:w="288" w:type="dxa"/>
          </w:tcPr>
          <w:p w14:paraId="6A6B09A4" w14:textId="77777777" w:rsidR="000E62F4" w:rsidRDefault="000E62F4" w:rsidP="00C14556"/>
        </w:tc>
        <w:tc>
          <w:tcPr>
            <w:tcW w:w="288" w:type="dxa"/>
          </w:tcPr>
          <w:p w14:paraId="275DC91F" w14:textId="77777777" w:rsidR="000E62F4" w:rsidRDefault="000E62F4" w:rsidP="00C14556">
            <w:pPr>
              <w:pStyle w:val="CopticCross"/>
            </w:pPr>
          </w:p>
        </w:tc>
        <w:tc>
          <w:tcPr>
            <w:tcW w:w="3960" w:type="dxa"/>
          </w:tcPr>
          <w:p w14:paraId="53F97D5B" w14:textId="77777777" w:rsidR="000E62F4" w:rsidRDefault="000E62F4" w:rsidP="002A21FB">
            <w:pPr>
              <w:pStyle w:val="CopticVersemulti-line"/>
            </w:pPr>
            <w:r>
              <w:t>Ϩⲓⲧⲉⲛ ⲛⲓⲉⲩⲭⲏ</w:t>
            </w:r>
          </w:p>
          <w:p w14:paraId="254AF6C2" w14:textId="77777777" w:rsidR="000E62F4" w:rsidRDefault="000E62F4" w:rsidP="002A21FB">
            <w:pPr>
              <w:pStyle w:val="CopticVersemulti-line"/>
            </w:pPr>
            <w:r>
              <w:t>ⲛ̀ⲧⲉ ⲡⲉⲛⲓⲱⲧ ⲉⲑⲟⲩⲁⲃ ⲛ̀ⲇⲓⲕⲉⲟⲥ</w:t>
            </w:r>
          </w:p>
          <w:p w14:paraId="47E93D21" w14:textId="77777777" w:rsidR="000E62F4" w:rsidRDefault="000E62F4" w:rsidP="002A21FB">
            <w:pPr>
              <w:pStyle w:val="CopticVersemulti-line"/>
            </w:pPr>
            <w:r>
              <w:t>ⲁⲃⲃⲁ Ⲧⲉϫⲓ ⲑⲉⲟⲩⲫⲁⲛⲓⲟⲥ</w:t>
            </w:r>
          </w:p>
          <w:p w14:paraId="59DAEDDC" w14:textId="77777777" w:rsidR="000E62F4" w:rsidRPr="00C35319" w:rsidRDefault="000E62F4" w:rsidP="002A21FB">
            <w:pPr>
              <w:pStyle w:val="CopticHangingVerse"/>
            </w:pPr>
            <w:r>
              <w:t>Ⲡⲟ̄ⲥ̄ ⲁⲣⲓϩ̀ⲙⲟⲧ ⲛⲁⲛ ⲙ̀ⲡⲓⲭⲱ ⲉ̀ⲃⲟⲗ ⲛ̀ⲧⲉ ⲛⲉⲛⲛⲟⲃⲓ.</w:t>
            </w:r>
          </w:p>
        </w:tc>
      </w:tr>
    </w:tbl>
    <w:p w14:paraId="4816D37F" w14:textId="77777777" w:rsidR="000E62F4" w:rsidRPr="00137929" w:rsidRDefault="000E62F4"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2B03F38" w14:textId="77777777" w:rsidTr="00C14556">
        <w:trPr>
          <w:cantSplit/>
          <w:jc w:val="center"/>
        </w:trPr>
        <w:tc>
          <w:tcPr>
            <w:tcW w:w="288" w:type="dxa"/>
          </w:tcPr>
          <w:p w14:paraId="2EBC80E3" w14:textId="77777777" w:rsidR="000E62F4" w:rsidRDefault="000E62F4" w:rsidP="00C14556">
            <w:pPr>
              <w:pStyle w:val="CopticCross"/>
            </w:pPr>
          </w:p>
        </w:tc>
        <w:tc>
          <w:tcPr>
            <w:tcW w:w="3960" w:type="dxa"/>
          </w:tcPr>
          <w:p w14:paraId="10A93E76" w14:textId="77777777" w:rsidR="000E62F4" w:rsidRDefault="000E62F4" w:rsidP="002A21FB">
            <w:pPr>
              <w:pStyle w:val="EngHang"/>
            </w:pPr>
            <w:r>
              <w:t>Hail to our saintly and righteous father,</w:t>
            </w:r>
          </w:p>
          <w:p w14:paraId="47CDFEF9" w14:textId="77777777" w:rsidR="000E62F4" w:rsidRDefault="000E62F4" w:rsidP="002A21FB">
            <w:pPr>
              <w:pStyle w:val="EngHang"/>
            </w:pPr>
            <w:r>
              <w:t>The great ascetic,</w:t>
            </w:r>
          </w:p>
          <w:p w14:paraId="44BB6296" w14:textId="77777777" w:rsidR="000E62F4" w:rsidRDefault="000E62F4" w:rsidP="002A21FB">
            <w:pPr>
              <w:pStyle w:val="EngHang"/>
            </w:pPr>
            <w:r>
              <w:t>Abba Teji, the contemplator of the divine,</w:t>
            </w:r>
          </w:p>
          <w:p w14:paraId="63C1DCF2" w14:textId="77777777" w:rsidR="000E62F4" w:rsidRDefault="000E62F4" w:rsidP="00C14556">
            <w:pPr>
              <w:pStyle w:val="EngHangEnd"/>
            </w:pPr>
            <w:r>
              <w:t>The beloved of Christ.</w:t>
            </w:r>
          </w:p>
        </w:tc>
        <w:tc>
          <w:tcPr>
            <w:tcW w:w="288" w:type="dxa"/>
          </w:tcPr>
          <w:p w14:paraId="1F46228F" w14:textId="77777777" w:rsidR="000E62F4" w:rsidRDefault="000E62F4" w:rsidP="00C14556"/>
        </w:tc>
        <w:tc>
          <w:tcPr>
            <w:tcW w:w="288" w:type="dxa"/>
          </w:tcPr>
          <w:p w14:paraId="60A877FA" w14:textId="77777777" w:rsidR="000E62F4" w:rsidRDefault="000E62F4" w:rsidP="00C14556">
            <w:pPr>
              <w:pStyle w:val="CopticCross"/>
            </w:pPr>
          </w:p>
        </w:tc>
        <w:tc>
          <w:tcPr>
            <w:tcW w:w="3960" w:type="dxa"/>
          </w:tcPr>
          <w:p w14:paraId="3A0F9C38" w14:textId="77777777" w:rsidR="000E62F4" w:rsidRDefault="000E62F4" w:rsidP="002A21FB">
            <w:pPr>
              <w:pStyle w:val="CopticVersemulti-line"/>
            </w:pPr>
            <w:r>
              <w:t>Ⲭⲉⲣⲉ ⲡⲉⲛⲓⲱⲧ ⲉⲑⲟⲩⲁⲃ ⲛ̀ⲇⲓⲕⲉⲟⲥ:</w:t>
            </w:r>
          </w:p>
          <w:p w14:paraId="03E8E77D" w14:textId="77777777" w:rsidR="000E62F4" w:rsidRDefault="000E62F4" w:rsidP="002A21FB">
            <w:pPr>
              <w:pStyle w:val="CopticVersemulti-line"/>
            </w:pPr>
            <w:r>
              <w:t>ⲡⲓⲛⲓϣϯ ϧⲉⲛ ⲛⲓⲁⲥⲕⲏⲧⲏⲥ:</w:t>
            </w:r>
          </w:p>
          <w:p w14:paraId="19056368" w14:textId="77777777" w:rsidR="000E62F4" w:rsidRDefault="000E62F4" w:rsidP="002A21FB">
            <w:pPr>
              <w:pStyle w:val="CopticVersemulti-line"/>
            </w:pPr>
            <w:r>
              <w:t>ⲁⲃⲃⲁ Ⲧⲉϫⲓ Ⲑⲉⲟⲩⲫⲁⲛⲓⲟⲥ:</w:t>
            </w:r>
          </w:p>
          <w:p w14:paraId="7EC33AB5" w14:textId="77777777" w:rsidR="000E62F4" w:rsidRPr="00C35319" w:rsidRDefault="000E62F4" w:rsidP="00C14556">
            <w:pPr>
              <w:pStyle w:val="CopticHangingVerse"/>
            </w:pPr>
            <w:r>
              <w:t>ⲡⲓⲙⲉⲛⲣⲓⲧ ⲛ̀ⲧⲉ Ⲡⲭ̄ⲥ̄.</w:t>
            </w:r>
          </w:p>
        </w:tc>
      </w:tr>
    </w:tbl>
    <w:p w14:paraId="5E761EC9" w14:textId="77777777" w:rsidR="000E62F4" w:rsidRPr="00137929" w:rsidRDefault="000E62F4" w:rsidP="002A21FB">
      <w:pPr>
        <w:pStyle w:val="Heading4"/>
      </w:pPr>
      <w:r>
        <w:t>The Gospel Response for St. Teji (Reweiss)</w:t>
      </w:r>
    </w:p>
    <w:p w14:paraId="7487DDE2" w14:textId="77777777" w:rsidR="000E62F4" w:rsidRDefault="000E62F4" w:rsidP="002A21FB">
      <w:pPr>
        <w:pStyle w:val="Rubric"/>
      </w:pPr>
      <w:r>
        <w:t>The last verse of the Doxology may be inserted into the Annual Gospel Response.</w:t>
      </w:r>
    </w:p>
    <w:p w14:paraId="116251B8" w14:textId="1C9B931B" w:rsidR="00E30E2D" w:rsidRDefault="000E62F4"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5F6770">
        <w:rPr>
          <w:noProof/>
        </w:rPr>
        <w:t>634</w:t>
      </w:r>
      <w:r w:rsidR="002409EF">
        <w:fldChar w:fldCharType="end"/>
      </w:r>
      <w:r w:rsidR="00E30E2D">
        <w:t>.</w:t>
      </w:r>
    </w:p>
    <w:p w14:paraId="03E5B08D" w14:textId="77777777" w:rsidR="00495F1A" w:rsidRDefault="00495F1A" w:rsidP="00495F1A">
      <w:pPr>
        <w:pStyle w:val="Heading2"/>
      </w:pPr>
      <w:bookmarkStart w:id="1523" w:name="_Toc459399206"/>
      <w:bookmarkStart w:id="1524" w:name="February"/>
      <w:bookmarkEnd w:id="1442"/>
      <w:r>
        <w:lastRenderedPageBreak/>
        <w:t>February</w:t>
      </w:r>
      <w:bookmarkEnd w:id="1519"/>
      <w:bookmarkEnd w:id="1520"/>
      <w:bookmarkEnd w:id="1521"/>
      <w:r w:rsidR="00C30529">
        <w:t xml:space="preserve"> or </w:t>
      </w:r>
      <w:r w:rsidR="00C30529">
        <w:rPr>
          <w:rFonts w:ascii="FreeSerifAvvaShenouda" w:hAnsi="FreeSerifAvvaShenouda" w:cs="FreeSerifAvvaShenouda"/>
        </w:rPr>
        <w:t>Ⲙϣⲓⲣ</w:t>
      </w:r>
      <w:bookmarkEnd w:id="1523"/>
    </w:p>
    <w:bookmarkStart w:id="1525" w:name="_Toc410196954" w:displacedByCustomXml="next"/>
    <w:bookmarkStart w:id="1526" w:name="_Toc410196452" w:displacedByCustomXml="next"/>
    <w:bookmarkStart w:id="1527"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5F6770">
              <w:rPr>
                <w:noProof/>
                <w:webHidden/>
              </w:rPr>
              <w:t>800</w:t>
            </w:r>
            <w:r w:rsidR="00513E2D">
              <w:rPr>
                <w:noProof/>
                <w:webHidden/>
              </w:rPr>
              <w:fldChar w:fldCharType="end"/>
            </w:r>
          </w:hyperlink>
        </w:p>
        <w:p w14:paraId="50D68660" w14:textId="44B71DED" w:rsidR="00513E2D" w:rsidRDefault="0078031B">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0EE0457" w14:textId="70521BC5" w:rsidR="00513E2D" w:rsidRDefault="0078031B">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5F6770">
              <w:rPr>
                <w:noProof/>
                <w:webHidden/>
              </w:rPr>
              <w:t>801</w:t>
            </w:r>
            <w:r w:rsidR="00513E2D">
              <w:rPr>
                <w:noProof/>
                <w:webHidden/>
              </w:rPr>
              <w:fldChar w:fldCharType="end"/>
            </w:r>
          </w:hyperlink>
        </w:p>
        <w:p w14:paraId="562953EC" w14:textId="3D2856A8" w:rsidR="00513E2D" w:rsidRDefault="0078031B">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0A85682B" w14:textId="14C97CA4" w:rsidR="00513E2D" w:rsidRDefault="0078031B">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AF9EE85" w14:textId="18D35B63" w:rsidR="00513E2D" w:rsidRDefault="0078031B">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2140474D" w14:textId="79E8FDF3" w:rsidR="00513E2D" w:rsidRDefault="0078031B">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39FC066D" w14:textId="4E1C37BA" w:rsidR="00513E2D" w:rsidRDefault="0078031B">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148F58F2" w14:textId="3470C537" w:rsidR="00513E2D" w:rsidRDefault="0078031B">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5A53EB1E" w14:textId="7CD0CB3C" w:rsidR="00513E2D" w:rsidRDefault="0078031B">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5F6770">
              <w:rPr>
                <w:noProof/>
                <w:webHidden/>
              </w:rPr>
              <w:t>802</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28" w:name="_Toc459399323"/>
      <w:r>
        <w:lastRenderedPageBreak/>
        <w:t xml:space="preserve">February 2 (3): Meshir 8: </w:t>
      </w:r>
      <w:r w:rsidR="00495F1A">
        <w:t>The Entrance into the Temple</w:t>
      </w:r>
      <w:bookmarkEnd w:id="1527"/>
      <w:bookmarkEnd w:id="1526"/>
      <w:bookmarkEnd w:id="1525"/>
      <w:bookmarkEnd w:id="1528"/>
    </w:p>
    <w:p w14:paraId="6E92944D" w14:textId="77777777" w:rsidR="00C30529" w:rsidRDefault="00C30529" w:rsidP="00124ADD">
      <w:pPr>
        <w:pStyle w:val="Heading4"/>
      </w:pPr>
      <w:bookmarkStart w:id="1529" w:name="_Ref434477815"/>
      <w:r>
        <w:t>The Doxology</w:t>
      </w:r>
      <w:r w:rsidR="00E21EA3">
        <w:t xml:space="preserve"> for the Entrance into the Temple</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8E76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62F4">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5F6770">
        <w:rPr>
          <w:noProof/>
        </w:rPr>
        <w:t>737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62F4">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5F6770">
        <w:rPr>
          <w:noProof/>
        </w:rPr>
        <w:t>741</w:t>
      </w:r>
      <w:r w:rsidR="002409EF">
        <w:fldChar w:fldCharType="end"/>
      </w:r>
      <w:r w:rsidR="002409EF">
        <w:t>.</w:t>
      </w:r>
    </w:p>
    <w:p w14:paraId="531960F8" w14:textId="77777777" w:rsidR="007F571C" w:rsidRDefault="007F571C" w:rsidP="007F571C">
      <w:pPr>
        <w:pStyle w:val="Heading3"/>
      </w:pPr>
      <w:bookmarkStart w:id="1530" w:name="_Toc459399324"/>
      <w:r>
        <w:t>February 4 (5) / Meshir 10: Martyrdom of St. James the Son of Alphaeus</w:t>
      </w:r>
      <w:bookmarkEnd w:id="1530"/>
    </w:p>
    <w:p w14:paraId="0FA9E3A3" w14:textId="6DF5904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38E9A04" w14:textId="77777777" w:rsidR="00DD5136" w:rsidRDefault="00DD5136" w:rsidP="00DD5136">
      <w:pPr>
        <w:pStyle w:val="Heading3"/>
      </w:pPr>
      <w:bookmarkStart w:id="1531" w:name="_Toc459399325"/>
      <w:r>
        <w:t>February 6 (7) / Meshir 12: Commemoration of Archangel Michael</w:t>
      </w:r>
      <w:bookmarkEnd w:id="1531"/>
    </w:p>
    <w:p w14:paraId="3837D91A"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4C2AEF5" w14:textId="77777777" w:rsidTr="0082304E">
        <w:trPr>
          <w:cantSplit/>
          <w:jc w:val="center"/>
        </w:trPr>
        <w:tc>
          <w:tcPr>
            <w:tcW w:w="288" w:type="dxa"/>
          </w:tcPr>
          <w:p w14:paraId="51909722" w14:textId="77777777" w:rsidR="000E62F4" w:rsidRDefault="000E62F4" w:rsidP="0082304E">
            <w:pPr>
              <w:pStyle w:val="CopticCross"/>
            </w:pPr>
          </w:p>
        </w:tc>
        <w:tc>
          <w:tcPr>
            <w:tcW w:w="3960" w:type="dxa"/>
          </w:tcPr>
          <w:p w14:paraId="3302C147" w14:textId="77777777" w:rsidR="000E62F4" w:rsidRDefault="000E62F4" w:rsidP="00C83ECE">
            <w:pPr>
              <w:pStyle w:val="EngHang"/>
            </w:pPr>
            <w:r>
              <w:t>Through the intercessions</w:t>
            </w:r>
          </w:p>
          <w:p w14:paraId="0BBD970A" w14:textId="77777777" w:rsidR="000E62F4" w:rsidRDefault="000E62F4" w:rsidP="00C83ECE">
            <w:pPr>
              <w:pStyle w:val="EngHang"/>
            </w:pPr>
            <w:r>
              <w:t>Of the Four Incorporeal Beasts,</w:t>
            </w:r>
          </w:p>
          <w:p w14:paraId="035810BC" w14:textId="77777777" w:rsidR="000E62F4" w:rsidRDefault="000E62F4" w:rsidP="00C83ECE">
            <w:pPr>
              <w:pStyle w:val="EngHang"/>
            </w:pPr>
            <w:r>
              <w:t>The ministering flames of fire,</w:t>
            </w:r>
          </w:p>
          <w:p w14:paraId="6486B551" w14:textId="77777777" w:rsidR="000E62F4" w:rsidRDefault="000E62F4" w:rsidP="0082304E">
            <w:pPr>
              <w:pStyle w:val="EngHangEnd"/>
            </w:pPr>
            <w:r>
              <w:t>O Lord, grant us the forgiveness of our sins.</w:t>
            </w:r>
          </w:p>
        </w:tc>
        <w:tc>
          <w:tcPr>
            <w:tcW w:w="288" w:type="dxa"/>
          </w:tcPr>
          <w:p w14:paraId="1EE6C709" w14:textId="77777777" w:rsidR="000E62F4" w:rsidRDefault="000E62F4" w:rsidP="0082304E"/>
        </w:tc>
        <w:tc>
          <w:tcPr>
            <w:tcW w:w="288" w:type="dxa"/>
          </w:tcPr>
          <w:p w14:paraId="166E593F" w14:textId="77777777" w:rsidR="000E62F4" w:rsidRDefault="000E62F4" w:rsidP="0082304E">
            <w:pPr>
              <w:pStyle w:val="CopticCross"/>
            </w:pPr>
          </w:p>
        </w:tc>
        <w:tc>
          <w:tcPr>
            <w:tcW w:w="3960" w:type="dxa"/>
          </w:tcPr>
          <w:p w14:paraId="22628979" w14:textId="77777777" w:rsidR="000E62F4" w:rsidRDefault="000E62F4" w:rsidP="00C83ECE">
            <w:pPr>
              <w:pStyle w:val="CopticVersemulti-line"/>
            </w:pPr>
            <w:r>
              <w:t>Ϩⲓⲧⲉⲛ ⲛⲓⲡ̀ⲣⲉⲥⲃⲓⲁ̀</w:t>
            </w:r>
          </w:p>
          <w:p w14:paraId="3940BAA7" w14:textId="77777777" w:rsidR="000E62F4" w:rsidRDefault="000E62F4" w:rsidP="00C83ECE">
            <w:pPr>
              <w:pStyle w:val="CopticVersemulti-line"/>
            </w:pPr>
            <w:r>
              <w:t>ⲛ̀ⲧⲉ ⲡⲓϥ̀ⲧⲟⲩ ⲛ̀ⲍⲱⲟⲛ ⲛ̀ⲁⲥⲱⲙⲁⲧⲟⲥ</w:t>
            </w:r>
          </w:p>
          <w:p w14:paraId="03456E64" w14:textId="77777777" w:rsidR="000E62F4" w:rsidRDefault="000E62F4" w:rsidP="00C83ECE">
            <w:pPr>
              <w:pStyle w:val="CopticVersemulti-line"/>
            </w:pPr>
            <w:r>
              <w:t>ⲛ̀ⲗⲓⲧⲟⲩⲣⲅⲟⲥ ⲛ̀ϣⲁϩ ⲛ̀ⲭ̀ⲣⲟⲙ:</w:t>
            </w:r>
          </w:p>
          <w:p w14:paraId="19A89E04" w14:textId="77777777" w:rsidR="000E62F4" w:rsidRPr="00C35319" w:rsidRDefault="000E62F4" w:rsidP="00C83ECE">
            <w:pPr>
              <w:pStyle w:val="CopticHangingVerse"/>
            </w:pPr>
            <w:r>
              <w:t>Ⲡϭⲟⲓⲥ ⲁⲣⲓϩ̀ⲙⲟⲧ ⲛⲁⲛ ⲙ̀ⲡⲓⲭⲱ ⲉ̀ⲃⲟⲗ ⲛ̀ⲧⲉ ⲛⲉⲛⲛⲟⲃⲓ.</w:t>
            </w:r>
          </w:p>
        </w:tc>
      </w:tr>
    </w:tbl>
    <w:p w14:paraId="6BBEE3FD"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04231DD" w14:textId="77777777" w:rsidTr="00C83ECE">
        <w:trPr>
          <w:cantSplit/>
          <w:jc w:val="center"/>
        </w:trPr>
        <w:tc>
          <w:tcPr>
            <w:tcW w:w="288" w:type="dxa"/>
          </w:tcPr>
          <w:p w14:paraId="153D4BD6" w14:textId="77777777" w:rsidR="000E62F4" w:rsidRDefault="000E62F4" w:rsidP="00C83ECE">
            <w:pPr>
              <w:pStyle w:val="CopticCross"/>
            </w:pPr>
          </w:p>
        </w:tc>
        <w:tc>
          <w:tcPr>
            <w:tcW w:w="3960" w:type="dxa"/>
          </w:tcPr>
          <w:p w14:paraId="6B930C02" w14:textId="77777777" w:rsidR="000E62F4" w:rsidRDefault="000E62F4" w:rsidP="00C83ECE">
            <w:pPr>
              <w:pStyle w:val="EngHang"/>
            </w:pPr>
            <w:r>
              <w:t>Hail to the four incorporeal living beasts,</w:t>
            </w:r>
          </w:p>
          <w:p w14:paraId="03409C92" w14:textId="77777777" w:rsidR="000E62F4" w:rsidRDefault="000E62F4" w:rsidP="00C83ECE">
            <w:pPr>
              <w:pStyle w:val="EngHang"/>
            </w:pPr>
            <w:r>
              <w:t>Carrying the throne of God,</w:t>
            </w:r>
          </w:p>
          <w:p w14:paraId="60C3399F" w14:textId="77777777" w:rsidR="000E62F4" w:rsidRDefault="000E62F4" w:rsidP="00C83ECE">
            <w:pPr>
              <w:pStyle w:val="EngHang"/>
            </w:pPr>
            <w:r>
              <w:t>A lion’s face, and a calf’s face,</w:t>
            </w:r>
          </w:p>
          <w:p w14:paraId="3C866587" w14:textId="77777777" w:rsidR="000E62F4" w:rsidRDefault="000E62F4" w:rsidP="00C83ECE">
            <w:pPr>
              <w:pStyle w:val="EngHangEnd"/>
            </w:pPr>
            <w:r>
              <w:t>A man’s face, and an eagle’s face.</w:t>
            </w:r>
          </w:p>
        </w:tc>
        <w:tc>
          <w:tcPr>
            <w:tcW w:w="288" w:type="dxa"/>
          </w:tcPr>
          <w:p w14:paraId="0AF1B194" w14:textId="77777777" w:rsidR="000E62F4" w:rsidRDefault="000E62F4" w:rsidP="00C83ECE"/>
        </w:tc>
        <w:tc>
          <w:tcPr>
            <w:tcW w:w="288" w:type="dxa"/>
          </w:tcPr>
          <w:p w14:paraId="753643D1" w14:textId="77777777" w:rsidR="000E62F4" w:rsidRDefault="000E62F4" w:rsidP="00C83ECE">
            <w:pPr>
              <w:pStyle w:val="CopticCross"/>
            </w:pPr>
          </w:p>
        </w:tc>
        <w:tc>
          <w:tcPr>
            <w:tcW w:w="3960" w:type="dxa"/>
          </w:tcPr>
          <w:p w14:paraId="3DD4ACF3" w14:textId="77777777" w:rsidR="000E62F4" w:rsidRDefault="000E62F4" w:rsidP="00C83ECE">
            <w:pPr>
              <w:pStyle w:val="CopticVersemulti-line"/>
            </w:pPr>
            <w:r>
              <w:t>Ⲭⲉⲣⲉ ⲡⲓϥ̀ⲧⲟⲩ ⲛ̀ⲍⲱⲟⲛ ⲛ̀ⲁ̀ⲥⲱⲙⲁⲧⲟⲥ:</w:t>
            </w:r>
          </w:p>
          <w:p w14:paraId="22FBC237" w14:textId="77777777" w:rsidR="000E62F4" w:rsidRDefault="000E62F4" w:rsidP="00C83ECE">
            <w:pPr>
              <w:pStyle w:val="CopticVersemulti-line"/>
            </w:pPr>
            <w:r>
              <w:t>ⲉⲧϥⲁⲓ ϧⲁ ⲡⲓϩⲁⲣⲙⲁ ⲛ̀ⲧⲉ Ⲫϯ:</w:t>
            </w:r>
          </w:p>
          <w:p w14:paraId="2F568CF3" w14:textId="77777777" w:rsidR="000E62F4" w:rsidRDefault="000E62F4" w:rsidP="00C83ECE">
            <w:pPr>
              <w:pStyle w:val="CopticVersemulti-line"/>
            </w:pPr>
            <w:r>
              <w:t>ⲟⲩϩⲟ ⲙ̀ⲙⲟⲩⲓ̀ ⲛⲉⲙ ⲟⲩϩⲟ ⲙ̀ⲙⲁⲥⲓ:</w:t>
            </w:r>
          </w:p>
          <w:p w14:paraId="266A1F5E" w14:textId="77777777" w:rsidR="000E62F4" w:rsidRPr="00C35319" w:rsidRDefault="000E62F4" w:rsidP="00C83ECE">
            <w:pPr>
              <w:pStyle w:val="CopticHangingVerse"/>
            </w:pPr>
            <w:r>
              <w:t>ⲛⲉⲙ ⲟⲩϩⲟ ⲛ̀ⲣⲱⲙⲓ ⲛⲉⲙ ⲟⲩϩⲟ ⲛ̀ⲁ̀ⲏ̀ⲧⲟⲥ.</w:t>
            </w:r>
          </w:p>
        </w:tc>
      </w:tr>
    </w:tbl>
    <w:p w14:paraId="167FC786" w14:textId="77777777" w:rsidR="000E62F4" w:rsidRDefault="000E62F4" w:rsidP="0082304E">
      <w:pPr>
        <w:pStyle w:val="Heading4"/>
      </w:pPr>
      <w:r>
        <w:t>The Gospel Response for the Four Incorporeal Beasts</w:t>
      </w:r>
    </w:p>
    <w:p w14:paraId="3F162A29" w14:textId="77777777" w:rsidR="000E62F4" w:rsidRPr="00C14556" w:rsidRDefault="000E62F4" w:rsidP="00C14556">
      <w:pPr>
        <w:pStyle w:val="Rubric"/>
      </w:pPr>
      <w:r>
        <w:t>The last verse of the Doxology may be inserted into the Annual Gospel Response.</w:t>
      </w:r>
    </w:p>
    <w:p w14:paraId="10B74EF7" w14:textId="7B971BB6"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5D2675" w14:textId="77777777" w:rsidR="000274A5" w:rsidRDefault="000274A5" w:rsidP="000274A5">
      <w:pPr>
        <w:pStyle w:val="Heading3"/>
      </w:pPr>
      <w:bookmarkStart w:id="1532" w:name="_Toc459399326"/>
      <w:r>
        <w:lastRenderedPageBreak/>
        <w:t>February 8 (9) / Meshir 14: The Departure of St. Severus</w:t>
      </w:r>
      <w:bookmarkEnd w:id="1532"/>
      <w:r>
        <w:t xml:space="preserve"> </w:t>
      </w:r>
    </w:p>
    <w:p w14:paraId="07993059" w14:textId="207F2055"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62F4">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5F6770">
        <w:rPr>
          <w:noProof/>
        </w:rPr>
        <w:t>623</w:t>
      </w:r>
      <w:r w:rsidR="002409EF">
        <w:fldChar w:fldCharType="end"/>
      </w:r>
      <w:r>
        <w:t>.</w:t>
      </w:r>
    </w:p>
    <w:p w14:paraId="1AE071A5" w14:textId="77777777" w:rsidR="00420011" w:rsidRDefault="00420011" w:rsidP="00420011">
      <w:pPr>
        <w:pStyle w:val="Heading3"/>
      </w:pPr>
      <w:bookmarkStart w:id="1533" w:name="_Toc459399327"/>
      <w:r>
        <w:t>February 10 (11) / Meshir 16: Isaac the Syrian</w:t>
      </w:r>
      <w:bookmarkEnd w:id="1533"/>
    </w:p>
    <w:p w14:paraId="2F7479F8" w14:textId="77777777" w:rsidR="005329C1" w:rsidRDefault="005242D1" w:rsidP="005329C1">
      <w:pPr>
        <w:pStyle w:val="Heading3"/>
      </w:pPr>
      <w:bookmarkStart w:id="1534" w:name="_Toc459399328"/>
      <w:r>
        <w:t>February</w:t>
      </w:r>
      <w:r w:rsidR="005329C1">
        <w:t xml:space="preserve"> 15 (16) / Meshir 21: Commemoration of the Theotokos</w:t>
      </w:r>
      <w:bookmarkEnd w:id="1534"/>
    </w:p>
    <w:p w14:paraId="2277ED52" w14:textId="75477EA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6DD82E8A" w14:textId="77777777" w:rsidR="00160DE3" w:rsidRDefault="00160DE3" w:rsidP="00160DE3">
      <w:pPr>
        <w:pStyle w:val="Heading3"/>
      </w:pPr>
      <w:bookmarkStart w:id="1535" w:name="_Toc459399329"/>
      <w:r>
        <w:t>February 15 (16) / Meshir 21: Also Martyrdom of St. Onesimus, the Disciple of St. Paul</w:t>
      </w:r>
      <w:bookmarkEnd w:id="1535"/>
    </w:p>
    <w:p w14:paraId="197E567A" w14:textId="77777777" w:rsidR="00B52D77" w:rsidRDefault="00B52D77" w:rsidP="00B52D77">
      <w:pPr>
        <w:pStyle w:val="Heading3"/>
      </w:pPr>
      <w:bookmarkStart w:id="1536" w:name="_Toc459399330"/>
      <w:r>
        <w:t>February 23 (24) / Meshir 29: Commemoration of the Annunciation, Nativity, and Resurrection on the 29</w:t>
      </w:r>
      <w:r w:rsidRPr="00C0205C">
        <w:rPr>
          <w:vertAlign w:val="superscript"/>
        </w:rPr>
        <w:t>th</w:t>
      </w:r>
      <w:r>
        <w:t xml:space="preserve"> of Every Month</w:t>
      </w:r>
      <w:bookmarkEnd w:id="1536"/>
    </w:p>
    <w:p w14:paraId="1EC840FE" w14:textId="09B7A769"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720C5F" w14:textId="77777777" w:rsidR="005242D1" w:rsidRDefault="005242D1" w:rsidP="005242D1">
      <w:pPr>
        <w:pStyle w:val="Heading3"/>
      </w:pPr>
      <w:bookmarkStart w:id="1537" w:name="_Toc459399331"/>
      <w:r>
        <w:t>February 24 (25) / Meshir 30: Appearance of the Head of St. John the Baptist</w:t>
      </w:r>
      <w:bookmarkEnd w:id="1537"/>
    </w:p>
    <w:p w14:paraId="49513F8D" w14:textId="574AEB0C" w:rsidR="00191A26" w:rsidRDefault="00191A26" w:rsidP="00191A26">
      <w:pPr>
        <w:pStyle w:val="Rubric"/>
      </w:pPr>
      <w:bookmarkStart w:id="1538" w:name="_Toc410196211"/>
      <w:bookmarkStart w:id="1539" w:name="_Toc410196453"/>
      <w:bookmarkStart w:id="1540" w:name="_Toc410196955"/>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4CFFD00D" w14:textId="77777777" w:rsidR="001779C0" w:rsidRDefault="001779C0" w:rsidP="001779C0">
      <w:pPr>
        <w:pStyle w:val="Heading3"/>
      </w:pPr>
      <w:bookmarkStart w:id="1541" w:name="_Toc459399332"/>
      <w:r>
        <w:t>February 24 (25) / Meshir 30: Also St. Cyril VI</w:t>
      </w:r>
      <w:bookmarkEnd w:id="1541"/>
    </w:p>
    <w:p w14:paraId="0CDD55AC" w14:textId="77777777" w:rsidR="001779C0" w:rsidRDefault="001779C0" w:rsidP="001779C0">
      <w:pPr>
        <w:pStyle w:val="Heading4"/>
      </w:pPr>
      <w:bookmarkStart w:id="1542" w:name="_Ref434492506"/>
      <w:r>
        <w:t>The Doxology</w:t>
      </w:r>
      <w:r w:rsidR="00B82753">
        <w:t xml:space="preserve"> for St. Cyril VI</w:t>
      </w:r>
      <w:r>
        <w:rPr>
          <w:rStyle w:val="FootnoteReference"/>
        </w:rPr>
        <w:footnoteReference w:id="989"/>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43" w:name="_Toc459399207"/>
      <w:bookmarkStart w:id="1544" w:name="March"/>
      <w:bookmarkEnd w:id="1524"/>
      <w:r>
        <w:lastRenderedPageBreak/>
        <w:t>March</w:t>
      </w:r>
      <w:bookmarkEnd w:id="1538"/>
      <w:bookmarkEnd w:id="1539"/>
      <w:bookmarkEnd w:id="1540"/>
      <w:r w:rsidR="00C30529">
        <w:t xml:space="preserve"> or </w:t>
      </w:r>
      <w:r w:rsidR="00C30529">
        <w:rPr>
          <w:rFonts w:ascii="FreeSerifAvvaShenouda" w:hAnsi="FreeSerifAvvaShenouda" w:cs="FreeSerifAvvaShenouda"/>
        </w:rPr>
        <w:t>Ⲡⲁⲣⲙϩⲟⲧⲡ</w:t>
      </w:r>
      <w:bookmarkEnd w:id="1543"/>
    </w:p>
    <w:bookmarkStart w:id="1545" w:name="_Toc410196956" w:displacedByCustomXml="next"/>
    <w:bookmarkStart w:id="1546" w:name="_Toc410196454" w:displacedByCustomXml="next"/>
    <w:bookmarkStart w:id="1547"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5F6770">
              <w:rPr>
                <w:noProof/>
                <w:webHidden/>
              </w:rPr>
              <w:t>806</w:t>
            </w:r>
            <w:r w:rsidR="00513E2D">
              <w:rPr>
                <w:noProof/>
                <w:webHidden/>
              </w:rPr>
              <w:fldChar w:fldCharType="end"/>
            </w:r>
          </w:hyperlink>
        </w:p>
        <w:p w14:paraId="503FA8BE" w14:textId="562FBA89" w:rsidR="00513E2D" w:rsidRDefault="0078031B">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35397264" w14:textId="1A52A3E1" w:rsidR="00513E2D" w:rsidRDefault="0078031B">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77E63958" w14:textId="29F2ECF7" w:rsidR="00513E2D" w:rsidRDefault="0078031B">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5F6770">
              <w:rPr>
                <w:noProof/>
                <w:webHidden/>
              </w:rPr>
              <w:t>807</w:t>
            </w:r>
            <w:r w:rsidR="00513E2D">
              <w:rPr>
                <w:noProof/>
                <w:webHidden/>
              </w:rPr>
              <w:fldChar w:fldCharType="end"/>
            </w:r>
          </w:hyperlink>
        </w:p>
        <w:p w14:paraId="5632EF10" w14:textId="3AB5795F" w:rsidR="00513E2D" w:rsidRDefault="0078031B">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7B0A09A8" w14:textId="5464FD97" w:rsidR="00513E2D" w:rsidRDefault="0078031B">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B2171DC" w14:textId="4F8DFD18" w:rsidR="00513E2D" w:rsidRDefault="0078031B">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5D19DA44" w14:textId="70CA71E8" w:rsidR="00513E2D" w:rsidRDefault="0078031B">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5F6770">
              <w:rPr>
                <w:noProof/>
                <w:webHidden/>
              </w:rPr>
              <w:t>808</w:t>
            </w:r>
            <w:r w:rsidR="00513E2D">
              <w:rPr>
                <w:noProof/>
                <w:webHidden/>
              </w:rPr>
              <w:fldChar w:fldCharType="end"/>
            </w:r>
          </w:hyperlink>
        </w:p>
        <w:p w14:paraId="43D73845" w14:textId="66C04A7B" w:rsidR="00513E2D" w:rsidRDefault="0078031B">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5F6770">
              <w:rPr>
                <w:noProof/>
                <w:webHidden/>
              </w:rPr>
              <w:t>812</w:t>
            </w:r>
            <w:r w:rsidR="00513E2D">
              <w:rPr>
                <w:noProof/>
                <w:webHidden/>
              </w:rPr>
              <w:fldChar w:fldCharType="end"/>
            </w:r>
          </w:hyperlink>
        </w:p>
        <w:p w14:paraId="3296998A" w14:textId="764B2B82" w:rsidR="00513E2D" w:rsidRDefault="0078031B">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568D213E" w14:textId="3D237D61" w:rsidR="00513E2D" w:rsidRDefault="0078031B">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5F6770">
              <w:rPr>
                <w:noProof/>
                <w:webHidden/>
              </w:rPr>
              <w:t>822</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48" w:name="_Toc459399333"/>
      <w:r>
        <w:lastRenderedPageBreak/>
        <w:t>March 2: Departure of St. Chad of Mercia</w:t>
      </w:r>
      <w:r w:rsidR="00377E51">
        <w:rPr>
          <w:rStyle w:val="FootnoteReference"/>
        </w:rPr>
        <w:footnoteReference w:id="990"/>
      </w:r>
      <w:bookmarkEnd w:id="1548"/>
    </w:p>
    <w:p w14:paraId="668738F1" w14:textId="77777777" w:rsidR="006A140A" w:rsidRDefault="006A140A" w:rsidP="006A140A">
      <w:pPr>
        <w:pStyle w:val="Heading4"/>
      </w:pPr>
      <w:bookmarkStart w:id="1549" w:name="_Ref434492702"/>
      <w:r>
        <w:t>The Doxology</w:t>
      </w:r>
      <w:r w:rsidR="00B82753">
        <w:t xml:space="preserve"> for St. Chad of Mercia</w:t>
      </w:r>
      <w:bookmarkEnd w:id="15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50" w:name="_Toc459399334"/>
      <w:r>
        <w:t>March 4 / Phamenoth 8: Martyrdom of St. Matthias the Apostle</w:t>
      </w:r>
      <w:bookmarkEnd w:id="1550"/>
    </w:p>
    <w:p w14:paraId="5CD8BDEB" w14:textId="3732E07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1FACE98" w14:textId="77777777" w:rsidR="00495F1A" w:rsidRDefault="00C30529" w:rsidP="00495F1A">
      <w:pPr>
        <w:pStyle w:val="Heading3"/>
      </w:pPr>
      <w:bookmarkStart w:id="1551" w:name="_Toc459399335"/>
      <w:r>
        <w:t xml:space="preserve">March 6 / Phamenoth 10: </w:t>
      </w:r>
      <w:r w:rsidR="00495F1A">
        <w:t>The Finding of the Holy Cross</w:t>
      </w:r>
      <w:bookmarkEnd w:id="1547"/>
      <w:bookmarkEnd w:id="1546"/>
      <w:bookmarkEnd w:id="1545"/>
      <w:bookmarkEnd w:id="1551"/>
    </w:p>
    <w:p w14:paraId="0DD4581E" w14:textId="1F8E160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62F4">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5F6770">
        <w:rPr>
          <w:noProof/>
        </w:rPr>
        <w:t>595</w:t>
      </w:r>
      <w:r w:rsidR="002409EF">
        <w:fldChar w:fldCharType="end"/>
      </w:r>
      <w:r>
        <w:t>.</w:t>
      </w:r>
    </w:p>
    <w:p w14:paraId="26452189" w14:textId="77777777" w:rsidR="00DD5136" w:rsidRDefault="00DD5136" w:rsidP="00DD5136">
      <w:pPr>
        <w:pStyle w:val="Heading3"/>
      </w:pPr>
      <w:bookmarkStart w:id="1552" w:name="_Toc459399336"/>
      <w:r>
        <w:lastRenderedPageBreak/>
        <w:t>March 8 / Phamenoth</w:t>
      </w:r>
      <w:r w:rsidR="005329C1">
        <w:t xml:space="preserve"> 12</w:t>
      </w:r>
      <w:r>
        <w:t>: Commemoration of Archangel Michael</w:t>
      </w:r>
      <w:bookmarkEnd w:id="1552"/>
    </w:p>
    <w:p w14:paraId="6FE899D1"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D3645E" w14:textId="77777777" w:rsidTr="0082304E">
        <w:trPr>
          <w:cantSplit/>
          <w:jc w:val="center"/>
        </w:trPr>
        <w:tc>
          <w:tcPr>
            <w:tcW w:w="288" w:type="dxa"/>
          </w:tcPr>
          <w:p w14:paraId="4961C855" w14:textId="77777777" w:rsidR="000E62F4" w:rsidRDefault="000E62F4" w:rsidP="0082304E">
            <w:pPr>
              <w:pStyle w:val="CopticCross"/>
            </w:pPr>
          </w:p>
        </w:tc>
        <w:tc>
          <w:tcPr>
            <w:tcW w:w="3960" w:type="dxa"/>
          </w:tcPr>
          <w:p w14:paraId="474F43D0" w14:textId="77777777" w:rsidR="000E62F4" w:rsidRDefault="000E62F4" w:rsidP="00C83ECE">
            <w:pPr>
              <w:pStyle w:val="EngHang"/>
            </w:pPr>
            <w:r>
              <w:t>Through the intercessions</w:t>
            </w:r>
          </w:p>
          <w:p w14:paraId="46E961B9" w14:textId="77777777" w:rsidR="000E62F4" w:rsidRDefault="000E62F4" w:rsidP="00C83ECE">
            <w:pPr>
              <w:pStyle w:val="EngHang"/>
            </w:pPr>
            <w:r>
              <w:t>Of the Four Incorporeal Beasts,</w:t>
            </w:r>
          </w:p>
          <w:p w14:paraId="0256C3E9" w14:textId="77777777" w:rsidR="000E62F4" w:rsidRDefault="000E62F4" w:rsidP="00C83ECE">
            <w:pPr>
              <w:pStyle w:val="EngHang"/>
            </w:pPr>
            <w:r>
              <w:t>The ministering flames of fire,</w:t>
            </w:r>
          </w:p>
          <w:p w14:paraId="55A682FB" w14:textId="77777777" w:rsidR="000E62F4" w:rsidRDefault="000E62F4" w:rsidP="0082304E">
            <w:pPr>
              <w:pStyle w:val="EngHangEnd"/>
            </w:pPr>
            <w:r>
              <w:t>O Lord, grant us the forgiveness of our sins.</w:t>
            </w:r>
          </w:p>
        </w:tc>
        <w:tc>
          <w:tcPr>
            <w:tcW w:w="288" w:type="dxa"/>
          </w:tcPr>
          <w:p w14:paraId="6FFBC002" w14:textId="77777777" w:rsidR="000E62F4" w:rsidRDefault="000E62F4" w:rsidP="0082304E"/>
        </w:tc>
        <w:tc>
          <w:tcPr>
            <w:tcW w:w="288" w:type="dxa"/>
          </w:tcPr>
          <w:p w14:paraId="280201FE" w14:textId="77777777" w:rsidR="000E62F4" w:rsidRDefault="000E62F4" w:rsidP="0082304E">
            <w:pPr>
              <w:pStyle w:val="CopticCross"/>
            </w:pPr>
          </w:p>
        </w:tc>
        <w:tc>
          <w:tcPr>
            <w:tcW w:w="3960" w:type="dxa"/>
          </w:tcPr>
          <w:p w14:paraId="70132B16" w14:textId="77777777" w:rsidR="000E62F4" w:rsidRDefault="000E62F4" w:rsidP="00C83ECE">
            <w:pPr>
              <w:pStyle w:val="CopticVersemulti-line"/>
            </w:pPr>
            <w:r>
              <w:t>Ϩⲓⲧⲉⲛ ⲛⲓⲡ̀ⲣⲉⲥⲃⲓⲁ̀</w:t>
            </w:r>
          </w:p>
          <w:p w14:paraId="2A68E594" w14:textId="77777777" w:rsidR="000E62F4" w:rsidRDefault="000E62F4" w:rsidP="00C83ECE">
            <w:pPr>
              <w:pStyle w:val="CopticVersemulti-line"/>
            </w:pPr>
            <w:r>
              <w:t>ⲛ̀ⲧⲉ ⲡⲓϥ̀ⲧⲟⲩ ⲛ̀ⲍⲱⲟⲛ ⲛ̀ⲁⲥⲱⲙⲁⲧⲟⲥ</w:t>
            </w:r>
          </w:p>
          <w:p w14:paraId="153C188A" w14:textId="77777777" w:rsidR="000E62F4" w:rsidRDefault="000E62F4" w:rsidP="00C83ECE">
            <w:pPr>
              <w:pStyle w:val="CopticVersemulti-line"/>
            </w:pPr>
            <w:r>
              <w:t>ⲛ̀ⲗⲓⲧⲟⲩⲣⲅⲟⲥ ⲛ̀ϣⲁϩ ⲛ̀ⲭ̀ⲣⲟⲙ:</w:t>
            </w:r>
          </w:p>
          <w:p w14:paraId="3D861B55" w14:textId="77777777" w:rsidR="000E62F4" w:rsidRPr="00C35319" w:rsidRDefault="000E62F4" w:rsidP="00C83ECE">
            <w:pPr>
              <w:pStyle w:val="CopticHangingVerse"/>
            </w:pPr>
            <w:r>
              <w:t>Ⲡϭⲟⲓⲥ ⲁⲣⲓϩ̀ⲙⲟⲧ ⲛⲁⲛ ⲙ̀ⲡⲓⲭⲱ ⲉ̀ⲃⲟⲗ ⲛ̀ⲧⲉ ⲛⲉⲛⲛⲟⲃⲓ.</w:t>
            </w:r>
          </w:p>
        </w:tc>
      </w:tr>
    </w:tbl>
    <w:p w14:paraId="34BE57D8"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0E9614" w14:textId="77777777" w:rsidTr="00C83ECE">
        <w:trPr>
          <w:cantSplit/>
          <w:jc w:val="center"/>
        </w:trPr>
        <w:tc>
          <w:tcPr>
            <w:tcW w:w="288" w:type="dxa"/>
          </w:tcPr>
          <w:p w14:paraId="053CD051" w14:textId="77777777" w:rsidR="000E62F4" w:rsidRDefault="000E62F4" w:rsidP="00C83ECE">
            <w:pPr>
              <w:pStyle w:val="CopticCross"/>
            </w:pPr>
          </w:p>
        </w:tc>
        <w:tc>
          <w:tcPr>
            <w:tcW w:w="3960" w:type="dxa"/>
          </w:tcPr>
          <w:p w14:paraId="0910548C" w14:textId="77777777" w:rsidR="000E62F4" w:rsidRDefault="000E62F4" w:rsidP="00C83ECE">
            <w:pPr>
              <w:pStyle w:val="EngHang"/>
            </w:pPr>
            <w:r>
              <w:t>Hail to the four incorporeal living beasts,</w:t>
            </w:r>
          </w:p>
          <w:p w14:paraId="52883D46" w14:textId="77777777" w:rsidR="000E62F4" w:rsidRDefault="000E62F4" w:rsidP="00C83ECE">
            <w:pPr>
              <w:pStyle w:val="EngHang"/>
            </w:pPr>
            <w:r>
              <w:t>Carrying the throne of God,</w:t>
            </w:r>
          </w:p>
          <w:p w14:paraId="4FA38C08" w14:textId="77777777" w:rsidR="000E62F4" w:rsidRDefault="000E62F4" w:rsidP="00C83ECE">
            <w:pPr>
              <w:pStyle w:val="EngHang"/>
            </w:pPr>
            <w:r>
              <w:t>A lion’s face, and a calf’s face,</w:t>
            </w:r>
          </w:p>
          <w:p w14:paraId="503FF46F" w14:textId="77777777" w:rsidR="000E62F4" w:rsidRDefault="000E62F4" w:rsidP="00C83ECE">
            <w:pPr>
              <w:pStyle w:val="EngHangEnd"/>
            </w:pPr>
            <w:r>
              <w:t>A man’s face, and an eagle’s face.</w:t>
            </w:r>
          </w:p>
        </w:tc>
        <w:tc>
          <w:tcPr>
            <w:tcW w:w="288" w:type="dxa"/>
          </w:tcPr>
          <w:p w14:paraId="409124E2" w14:textId="77777777" w:rsidR="000E62F4" w:rsidRDefault="000E62F4" w:rsidP="00C83ECE"/>
        </w:tc>
        <w:tc>
          <w:tcPr>
            <w:tcW w:w="288" w:type="dxa"/>
          </w:tcPr>
          <w:p w14:paraId="1B40D4C9" w14:textId="77777777" w:rsidR="000E62F4" w:rsidRDefault="000E62F4" w:rsidP="00C83ECE">
            <w:pPr>
              <w:pStyle w:val="CopticCross"/>
            </w:pPr>
          </w:p>
        </w:tc>
        <w:tc>
          <w:tcPr>
            <w:tcW w:w="3960" w:type="dxa"/>
          </w:tcPr>
          <w:p w14:paraId="212FDEF7" w14:textId="77777777" w:rsidR="000E62F4" w:rsidRDefault="000E62F4" w:rsidP="00C83ECE">
            <w:pPr>
              <w:pStyle w:val="CopticVersemulti-line"/>
            </w:pPr>
            <w:r>
              <w:t>Ⲭⲉⲣⲉ ⲡⲓϥ̀ⲧⲟⲩ ⲛ̀ⲍⲱⲟⲛ ⲛ̀ⲁ̀ⲥⲱⲙⲁⲧⲟⲥ:</w:t>
            </w:r>
          </w:p>
          <w:p w14:paraId="44896932" w14:textId="77777777" w:rsidR="000E62F4" w:rsidRDefault="000E62F4" w:rsidP="00C83ECE">
            <w:pPr>
              <w:pStyle w:val="CopticVersemulti-line"/>
            </w:pPr>
            <w:r>
              <w:t>ⲉⲧϥⲁⲓ ϧⲁ ⲡⲓϩⲁⲣⲙⲁ ⲛ̀ⲧⲉ Ⲫϯ:</w:t>
            </w:r>
          </w:p>
          <w:p w14:paraId="6695773B" w14:textId="77777777" w:rsidR="000E62F4" w:rsidRDefault="000E62F4" w:rsidP="00C83ECE">
            <w:pPr>
              <w:pStyle w:val="CopticVersemulti-line"/>
            </w:pPr>
            <w:r>
              <w:t>ⲟⲩϩⲟ ⲙ̀ⲙⲟⲩⲓ̀ ⲛⲉⲙ ⲟⲩϩⲟ ⲙ̀ⲙⲁⲥⲓ:</w:t>
            </w:r>
          </w:p>
          <w:p w14:paraId="0F0C0AFF" w14:textId="77777777" w:rsidR="000E62F4" w:rsidRPr="00C35319" w:rsidRDefault="000E62F4" w:rsidP="00C83ECE">
            <w:pPr>
              <w:pStyle w:val="CopticHangingVerse"/>
            </w:pPr>
            <w:r>
              <w:t>ⲛⲉⲙ ⲟⲩϩⲟ ⲛ̀ⲣⲱⲙⲓ ⲛⲉⲙ ⲟⲩϩⲟ ⲛ̀ⲁ̀ⲏ̀ⲧⲟⲥ.</w:t>
            </w:r>
          </w:p>
        </w:tc>
      </w:tr>
    </w:tbl>
    <w:p w14:paraId="36A05502" w14:textId="77777777" w:rsidR="000E62F4" w:rsidRDefault="000E62F4" w:rsidP="0082304E">
      <w:pPr>
        <w:pStyle w:val="Heading4"/>
      </w:pPr>
      <w:r>
        <w:t>The Gospel Response for the Four Incorporeal Beasts</w:t>
      </w:r>
    </w:p>
    <w:p w14:paraId="3FE9FC1A" w14:textId="77777777" w:rsidR="000E62F4" w:rsidRPr="00C14556" w:rsidRDefault="000E62F4" w:rsidP="00C14556">
      <w:pPr>
        <w:pStyle w:val="Rubric"/>
      </w:pPr>
      <w:r>
        <w:t>The last verse of the Doxology may be inserted into the Annual Gospel Response.</w:t>
      </w:r>
    </w:p>
    <w:p w14:paraId="45245CCF" w14:textId="5E444173" w:rsidR="00DD5136" w:rsidRDefault="000E62F4"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F095B73" w14:textId="77777777" w:rsidR="00494FE4" w:rsidRDefault="00494FE4" w:rsidP="00494FE4">
      <w:pPr>
        <w:pStyle w:val="Heading3"/>
      </w:pPr>
      <w:bookmarkStart w:id="1553" w:name="_Toc459399337"/>
      <w:r>
        <w:t>March 9 / Phamenoth 13: Return of St. Macarius the Great and St. Macarius of Alexandria from Exile</w:t>
      </w:r>
      <w:bookmarkEnd w:id="1553"/>
    </w:p>
    <w:p w14:paraId="450613FB" w14:textId="6F49C612"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E62F4">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5F6770">
        <w:rPr>
          <w:noProof/>
        </w:rPr>
        <w:t>808</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E62F4">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5F6770">
        <w:rPr>
          <w:noProof/>
        </w:rPr>
        <w:t>830</w:t>
      </w:r>
      <w:r w:rsidR="002409EF">
        <w:fldChar w:fldCharType="end"/>
      </w:r>
      <w:r>
        <w:t>.</w:t>
      </w:r>
    </w:p>
    <w:p w14:paraId="15396FC9" w14:textId="77777777" w:rsidR="007F571C" w:rsidRDefault="007F571C" w:rsidP="007F571C">
      <w:pPr>
        <w:pStyle w:val="Heading3"/>
      </w:pPr>
      <w:bookmarkStart w:id="1554" w:name="_Toc459399338"/>
      <w:r>
        <w:t>March 15 / Phamenoth 19: Martyrdom of St. Aristobulus the Apostle</w:t>
      </w:r>
      <w:bookmarkEnd w:id="1554"/>
    </w:p>
    <w:p w14:paraId="57821F33" w14:textId="099293F2" w:rsidR="00191A26" w:rsidRDefault="00191A26" w:rsidP="00191A26">
      <w:pPr>
        <w:pStyle w:val="Rubric"/>
      </w:pPr>
      <w:bookmarkStart w:id="1555" w:name="_Toc410196213"/>
      <w:bookmarkStart w:id="1556" w:name="_Toc410196455"/>
      <w:bookmarkStart w:id="1557" w:name="_Toc410196957"/>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5F3D5AC" w14:textId="77777777" w:rsidR="005329C1" w:rsidRDefault="005329C1" w:rsidP="005329C1">
      <w:pPr>
        <w:pStyle w:val="Heading3"/>
      </w:pPr>
      <w:bookmarkStart w:id="1558" w:name="_Toc459399339"/>
      <w:r>
        <w:t>March 17 / Phamenoth 21: Commemoration of the Theotokos</w:t>
      </w:r>
      <w:bookmarkEnd w:id="1558"/>
    </w:p>
    <w:p w14:paraId="665901C5" w14:textId="2C0968F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FA5DE0B" w14:textId="77777777" w:rsidR="00C30529" w:rsidRDefault="00C30529" w:rsidP="00C30529">
      <w:pPr>
        <w:pStyle w:val="Heading3"/>
      </w:pPr>
      <w:bookmarkStart w:id="1559" w:name="_Ref434563557"/>
      <w:bookmarkStart w:id="1560" w:name="_Toc459399340"/>
      <w:r>
        <w:lastRenderedPageBreak/>
        <w:t>March 23 / Phamenoth 27: St. Macarius the Great</w:t>
      </w:r>
      <w:bookmarkEnd w:id="1559"/>
      <w:bookmarkEnd w:id="1560"/>
    </w:p>
    <w:p w14:paraId="19445963" w14:textId="77777777" w:rsidR="003E7329" w:rsidRDefault="003E7329" w:rsidP="003E7329">
      <w:pPr>
        <w:pStyle w:val="Heading4"/>
      </w:pPr>
      <w:bookmarkStart w:id="1561" w:name="_Ref434490507"/>
      <w:r>
        <w:t>The Doxology of St. Macarius the Great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9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9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68" w:name="_Ref434490525"/>
      <w:r>
        <w:lastRenderedPageBreak/>
        <w:t>Another Doxology of St. Macarius the Great</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69" w:name="_Ref434490542"/>
      <w:r>
        <w:lastRenderedPageBreak/>
        <w:t>Another</w:t>
      </w:r>
      <w:r w:rsidR="00C30529">
        <w:t xml:space="preserve"> Doxology</w:t>
      </w:r>
      <w:r>
        <w:t xml:space="preserve"> of St. Macarius the Great</w:t>
      </w:r>
      <w:r>
        <w:rPr>
          <w:rStyle w:val="FootnoteReference"/>
        </w:rPr>
        <w:footnoteReference w:id="993"/>
      </w:r>
      <w:bookmarkEnd w:id="1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lastRenderedPageBreak/>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70" w:name="_Toc459399341"/>
      <w:r>
        <w:t xml:space="preserve">March 25 / Phamenoth 29: </w:t>
      </w:r>
      <w:r w:rsidR="00495F1A">
        <w:t>Annunciation</w:t>
      </w:r>
      <w:bookmarkEnd w:id="1555"/>
      <w:bookmarkEnd w:id="1556"/>
      <w:bookmarkEnd w:id="1557"/>
      <w:bookmarkEnd w:id="1570"/>
    </w:p>
    <w:p w14:paraId="2B8989CB" w14:textId="77777777" w:rsidR="004246C3" w:rsidRDefault="004246C3" w:rsidP="004246C3">
      <w:pPr>
        <w:pStyle w:val="Heading4"/>
      </w:pPr>
      <w:bookmarkStart w:id="1571"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72" w:name="_Ref459399117"/>
      <w:r>
        <w:t>The Doxology</w:t>
      </w:r>
      <w:r w:rsidR="00E21EA3">
        <w:t xml:space="preserve"> for the Annunciation</w:t>
      </w:r>
      <w:bookmarkEnd w:id="1571"/>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73" w:name="_Ref434475566"/>
      <w:bookmarkStart w:id="1574" w:name="_Toc410196214"/>
      <w:bookmarkStart w:id="1575" w:name="_Toc410196456"/>
      <w:bookmarkStart w:id="1576" w:name="_Toc410196958"/>
      <w:r>
        <w:t>The Psali Adam</w:t>
      </w:r>
      <w:r w:rsidR="006C1B94">
        <w:t xml:space="preserve"> for Annunciation</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77"/>
            <w:r>
              <w:t>Head</w:t>
            </w:r>
            <w:commentRangeEnd w:id="1577"/>
            <w:r>
              <w:rPr>
                <w:rStyle w:val="CommentReference"/>
              </w:rPr>
              <w:commentReference w:id="1577"/>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78" w:name="_Ref434475591"/>
      <w:r>
        <w:t>The Psali Batos</w:t>
      </w:r>
      <w:r w:rsidR="006C1B94">
        <w:t xml:space="preserve"> for Annunciation</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79"/>
            <w:r>
              <w:t>ruler</w:t>
            </w:r>
            <w:commentRangeEnd w:id="1579"/>
            <w:r>
              <w:rPr>
                <w:rStyle w:val="CommentReference"/>
              </w:rPr>
              <w:commentReference w:id="1579"/>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9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80"/>
            <w:r>
              <w:t xml:space="preserve">peoples </w:t>
            </w:r>
            <w:commentRangeEnd w:id="1580"/>
            <w:r>
              <w:rPr>
                <w:rStyle w:val="CommentReference"/>
              </w:rPr>
              <w:commentReference w:id="1580"/>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81"/>
            <w:r>
              <w:t>burned</w:t>
            </w:r>
            <w:commentRangeEnd w:id="1581"/>
            <w:r>
              <w:rPr>
                <w:rStyle w:val="CommentReference"/>
              </w:rPr>
              <w:commentReference w:id="1581"/>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82"/>
            <w:r>
              <w:t>Servant</w:t>
            </w:r>
            <w:commentRangeEnd w:id="1582"/>
            <w:r>
              <w:rPr>
                <w:rStyle w:val="CommentReference"/>
              </w:rPr>
              <w:commentReference w:id="1582"/>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83"/>
            <w:r>
              <w:t xml:space="preserve">Ⲫⲱⲕ </w:t>
            </w:r>
            <w:commentRangeEnd w:id="1583"/>
            <w:r>
              <w:rPr>
                <w:rStyle w:val="CommentReference"/>
                <w:rFonts w:ascii="Times New Roman" w:hAnsi="Times New Roman"/>
              </w:rPr>
              <w:commentReference w:id="1583"/>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84" w:name="_Ref434562998"/>
      <w:bookmarkStart w:id="1585" w:name="_Toc459399342"/>
      <w:r>
        <w:t xml:space="preserve">March 26 / Phamenoth 30: </w:t>
      </w:r>
      <w:r w:rsidR="00D31016">
        <w:t>Arch</w:t>
      </w:r>
      <w:r>
        <w:t>angel Gabriel</w:t>
      </w:r>
      <w:bookmarkEnd w:id="1584"/>
      <w:bookmarkEnd w:id="1585"/>
    </w:p>
    <w:p w14:paraId="79F33061" w14:textId="5E9A2D09"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5F6770">
        <w:rPr>
          <w:noProof/>
        </w:rPr>
        <w:t>679</w:t>
      </w:r>
      <w:r w:rsidR="002409EF">
        <w:fldChar w:fldCharType="end"/>
      </w:r>
      <w:r>
        <w:t xml:space="preserve">, </w:t>
      </w:r>
      <w:r w:rsidR="002409EF">
        <w:fldChar w:fldCharType="begin"/>
      </w:r>
      <w:r w:rsidR="002409EF">
        <w:instrText xml:space="preserve"> REF _Ref434487984 \h </w:instrText>
      </w:r>
      <w:r w:rsidR="002409EF">
        <w:fldChar w:fldCharType="separate"/>
      </w:r>
      <w:r w:rsidR="000E62F4">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5F6770">
        <w:rPr>
          <w:noProof/>
        </w:rPr>
        <w:t>641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62F4">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5F6770">
        <w:rPr>
          <w:noProof/>
        </w:rPr>
        <w:t>862</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86" w:name="_Toc459399343"/>
      <w:r>
        <w:t xml:space="preserve">March 28 / Pharamuthi 2: Martyrdom of St. James </w:t>
      </w:r>
      <w:r w:rsidR="008762FF">
        <w:t xml:space="preserve">the son of </w:t>
      </w:r>
      <w:r w:rsidR="002E495E">
        <w:t>Zebedee</w:t>
      </w:r>
      <w:r>
        <w:t>, the Apostles</w:t>
      </w:r>
      <w:bookmarkEnd w:id="1586"/>
    </w:p>
    <w:p w14:paraId="2200D664" w14:textId="11258D49"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87" w:name="_Toc459399208"/>
      <w:bookmarkStart w:id="1588" w:name="April"/>
      <w:bookmarkEnd w:id="1544"/>
      <w:r>
        <w:lastRenderedPageBreak/>
        <w:t>April</w:t>
      </w:r>
      <w:bookmarkEnd w:id="1574"/>
      <w:bookmarkEnd w:id="1575"/>
      <w:bookmarkEnd w:id="1576"/>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87"/>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5F6770">
              <w:rPr>
                <w:noProof/>
                <w:webHidden/>
              </w:rPr>
              <w:t>824</w:t>
            </w:r>
            <w:r w:rsidR="00513E2D">
              <w:rPr>
                <w:noProof/>
                <w:webHidden/>
              </w:rPr>
              <w:fldChar w:fldCharType="end"/>
            </w:r>
          </w:hyperlink>
        </w:p>
        <w:p w14:paraId="5E3593DE" w14:textId="3FCA51FE" w:rsidR="00513E2D" w:rsidRDefault="0078031B">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48768F4E" w14:textId="6E1543A7" w:rsidR="00513E2D" w:rsidRDefault="0078031B">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07646D25" w14:textId="395059AD" w:rsidR="00513E2D" w:rsidRDefault="0078031B">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32BBD4B2" w14:textId="70C5739E" w:rsidR="00513E2D" w:rsidRDefault="0078031B">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5F6770">
              <w:rPr>
                <w:noProof/>
                <w:webHidden/>
              </w:rPr>
              <w:t>825</w:t>
            </w:r>
            <w:r w:rsidR="00513E2D">
              <w:rPr>
                <w:noProof/>
                <w:webHidden/>
              </w:rPr>
              <w:fldChar w:fldCharType="end"/>
            </w:r>
          </w:hyperlink>
        </w:p>
        <w:p w14:paraId="6ADB899A" w14:textId="05CE3862" w:rsidR="00513E2D" w:rsidRDefault="0078031B">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5F6770">
              <w:rPr>
                <w:noProof/>
                <w:webHidden/>
              </w:rPr>
              <w:t>826</w:t>
            </w:r>
            <w:r w:rsidR="00513E2D">
              <w:rPr>
                <w:noProof/>
                <w:webHidden/>
              </w:rPr>
              <w:fldChar w:fldCharType="end"/>
            </w:r>
          </w:hyperlink>
        </w:p>
        <w:p w14:paraId="033ACA17" w14:textId="1DC83F7B" w:rsidR="00513E2D" w:rsidRDefault="0078031B">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016792A0" w14:textId="4E5025E2" w:rsidR="00513E2D" w:rsidRDefault="0078031B">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7D70B56D" w14:textId="30F8700A" w:rsidR="00513E2D" w:rsidRDefault="0078031B">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5F6770">
              <w:rPr>
                <w:noProof/>
                <w:webHidden/>
              </w:rPr>
              <w:t>827</w:t>
            </w:r>
            <w:r w:rsidR="00513E2D">
              <w:rPr>
                <w:noProof/>
                <w:webHidden/>
              </w:rPr>
              <w:fldChar w:fldCharType="end"/>
            </w:r>
          </w:hyperlink>
        </w:p>
        <w:p w14:paraId="67ED1B5D" w14:textId="7B151D9D" w:rsidR="00513E2D" w:rsidRDefault="0078031B">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0E3FA6DD" w14:textId="3EB8590C" w:rsidR="00513E2D" w:rsidRDefault="0078031B">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3AF12B3A" w14:textId="5BE5208B" w:rsidR="00513E2D" w:rsidRDefault="0078031B">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5F6770">
              <w:rPr>
                <w:noProof/>
                <w:webHidden/>
              </w:rPr>
              <w:t>828</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89" w:name="_Toc459399344"/>
      <w:r>
        <w:lastRenderedPageBreak/>
        <w:t>April 1 / Pharamuthi 6</w:t>
      </w:r>
      <w:r w:rsidR="006E4762">
        <w:t xml:space="preserve">: </w:t>
      </w:r>
      <w:r>
        <w:t>Saint Mary of Egypt</w:t>
      </w:r>
      <w:bookmarkEnd w:id="1589"/>
    </w:p>
    <w:p w14:paraId="70D0F650" w14:textId="77777777" w:rsidR="00254945" w:rsidRDefault="00254945" w:rsidP="00254945">
      <w:pPr>
        <w:pStyle w:val="Heading4"/>
      </w:pPr>
      <w:bookmarkStart w:id="1590" w:name="_Ref434491512"/>
      <w:r>
        <w:t>The Doxology</w:t>
      </w:r>
      <w:r w:rsidR="00810F04">
        <w:t xml:space="preserve"> for St. Mary of Egypt</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91" w:name="_Toc459399345"/>
      <w:r>
        <w:lastRenderedPageBreak/>
        <w:t>April 7 / Pharamuthi 12: Commemoration of Archangel Michael</w:t>
      </w:r>
      <w:bookmarkEnd w:id="1591"/>
    </w:p>
    <w:p w14:paraId="5C14E117"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E33D00B" w14:textId="77777777" w:rsidTr="0082304E">
        <w:trPr>
          <w:cantSplit/>
          <w:jc w:val="center"/>
        </w:trPr>
        <w:tc>
          <w:tcPr>
            <w:tcW w:w="288" w:type="dxa"/>
          </w:tcPr>
          <w:p w14:paraId="280C0F1E" w14:textId="77777777" w:rsidR="000E62F4" w:rsidRDefault="000E62F4" w:rsidP="0082304E">
            <w:pPr>
              <w:pStyle w:val="CopticCross"/>
            </w:pPr>
          </w:p>
        </w:tc>
        <w:tc>
          <w:tcPr>
            <w:tcW w:w="3960" w:type="dxa"/>
          </w:tcPr>
          <w:p w14:paraId="71ACAA9E" w14:textId="77777777" w:rsidR="000E62F4" w:rsidRDefault="000E62F4" w:rsidP="00C83ECE">
            <w:pPr>
              <w:pStyle w:val="EngHang"/>
            </w:pPr>
            <w:r>
              <w:t>Through the intercessions</w:t>
            </w:r>
          </w:p>
          <w:p w14:paraId="081A5C7F" w14:textId="77777777" w:rsidR="000E62F4" w:rsidRDefault="000E62F4" w:rsidP="00C83ECE">
            <w:pPr>
              <w:pStyle w:val="EngHang"/>
            </w:pPr>
            <w:r>
              <w:t>Of the Four Incorporeal Beasts,</w:t>
            </w:r>
          </w:p>
          <w:p w14:paraId="765B3998" w14:textId="77777777" w:rsidR="000E62F4" w:rsidRDefault="000E62F4" w:rsidP="00C83ECE">
            <w:pPr>
              <w:pStyle w:val="EngHang"/>
            </w:pPr>
            <w:r>
              <w:t>The ministering flames of fire,</w:t>
            </w:r>
          </w:p>
          <w:p w14:paraId="24BD64AC" w14:textId="77777777" w:rsidR="000E62F4" w:rsidRDefault="000E62F4" w:rsidP="0082304E">
            <w:pPr>
              <w:pStyle w:val="EngHangEnd"/>
            </w:pPr>
            <w:r>
              <w:t>O Lord, grant us the forgiveness of our sins.</w:t>
            </w:r>
          </w:p>
        </w:tc>
        <w:tc>
          <w:tcPr>
            <w:tcW w:w="288" w:type="dxa"/>
          </w:tcPr>
          <w:p w14:paraId="10CBD60E" w14:textId="77777777" w:rsidR="000E62F4" w:rsidRDefault="000E62F4" w:rsidP="0082304E"/>
        </w:tc>
        <w:tc>
          <w:tcPr>
            <w:tcW w:w="288" w:type="dxa"/>
          </w:tcPr>
          <w:p w14:paraId="76DF9A12" w14:textId="77777777" w:rsidR="000E62F4" w:rsidRDefault="000E62F4" w:rsidP="0082304E">
            <w:pPr>
              <w:pStyle w:val="CopticCross"/>
            </w:pPr>
          </w:p>
        </w:tc>
        <w:tc>
          <w:tcPr>
            <w:tcW w:w="3960" w:type="dxa"/>
          </w:tcPr>
          <w:p w14:paraId="7B268D36" w14:textId="77777777" w:rsidR="000E62F4" w:rsidRDefault="000E62F4" w:rsidP="00C83ECE">
            <w:pPr>
              <w:pStyle w:val="CopticVersemulti-line"/>
            </w:pPr>
            <w:r>
              <w:t>Ϩⲓⲧⲉⲛ ⲛⲓⲡ̀ⲣⲉⲥⲃⲓⲁ̀</w:t>
            </w:r>
          </w:p>
          <w:p w14:paraId="11044762" w14:textId="77777777" w:rsidR="000E62F4" w:rsidRDefault="000E62F4" w:rsidP="00C83ECE">
            <w:pPr>
              <w:pStyle w:val="CopticVersemulti-line"/>
            </w:pPr>
            <w:r>
              <w:t>ⲛ̀ⲧⲉ ⲡⲓϥ̀ⲧⲟⲩ ⲛ̀ⲍⲱⲟⲛ ⲛ̀ⲁⲥⲱⲙⲁⲧⲟⲥ</w:t>
            </w:r>
          </w:p>
          <w:p w14:paraId="6C332A54" w14:textId="77777777" w:rsidR="000E62F4" w:rsidRDefault="000E62F4" w:rsidP="00C83ECE">
            <w:pPr>
              <w:pStyle w:val="CopticVersemulti-line"/>
            </w:pPr>
            <w:r>
              <w:t>ⲛ̀ⲗⲓⲧⲟⲩⲣⲅⲟⲥ ⲛ̀ϣⲁϩ ⲛ̀ⲭ̀ⲣⲟⲙ:</w:t>
            </w:r>
          </w:p>
          <w:p w14:paraId="01EBCD68" w14:textId="77777777" w:rsidR="000E62F4" w:rsidRPr="00C35319" w:rsidRDefault="000E62F4" w:rsidP="00C83ECE">
            <w:pPr>
              <w:pStyle w:val="CopticHangingVerse"/>
            </w:pPr>
            <w:r>
              <w:t>Ⲡϭⲟⲓⲥ ⲁⲣⲓϩ̀ⲙⲟⲧ ⲛⲁⲛ ⲙ̀ⲡⲓⲭⲱ ⲉ̀ⲃⲟⲗ ⲛ̀ⲧⲉ ⲛⲉⲛⲛⲟⲃⲓ.</w:t>
            </w:r>
          </w:p>
        </w:tc>
      </w:tr>
    </w:tbl>
    <w:p w14:paraId="34C117DB"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68376D7" w14:textId="77777777" w:rsidTr="00C83ECE">
        <w:trPr>
          <w:cantSplit/>
          <w:jc w:val="center"/>
        </w:trPr>
        <w:tc>
          <w:tcPr>
            <w:tcW w:w="288" w:type="dxa"/>
          </w:tcPr>
          <w:p w14:paraId="6EBCFF94" w14:textId="77777777" w:rsidR="000E62F4" w:rsidRDefault="000E62F4" w:rsidP="00C83ECE">
            <w:pPr>
              <w:pStyle w:val="CopticCross"/>
            </w:pPr>
          </w:p>
        </w:tc>
        <w:tc>
          <w:tcPr>
            <w:tcW w:w="3960" w:type="dxa"/>
          </w:tcPr>
          <w:p w14:paraId="63A5B47E" w14:textId="77777777" w:rsidR="000E62F4" w:rsidRDefault="000E62F4" w:rsidP="00C83ECE">
            <w:pPr>
              <w:pStyle w:val="EngHang"/>
            </w:pPr>
            <w:r>
              <w:t>Hail to the four incorporeal living beasts,</w:t>
            </w:r>
          </w:p>
          <w:p w14:paraId="670A3CFB" w14:textId="77777777" w:rsidR="000E62F4" w:rsidRDefault="000E62F4" w:rsidP="00C83ECE">
            <w:pPr>
              <w:pStyle w:val="EngHang"/>
            </w:pPr>
            <w:r>
              <w:t>Carrying the throne of God,</w:t>
            </w:r>
          </w:p>
          <w:p w14:paraId="0ED26904" w14:textId="77777777" w:rsidR="000E62F4" w:rsidRDefault="000E62F4" w:rsidP="00C83ECE">
            <w:pPr>
              <w:pStyle w:val="EngHang"/>
            </w:pPr>
            <w:r>
              <w:t>A lion’s face, and a calf’s face,</w:t>
            </w:r>
          </w:p>
          <w:p w14:paraId="39136D49" w14:textId="77777777" w:rsidR="000E62F4" w:rsidRDefault="000E62F4" w:rsidP="00C83ECE">
            <w:pPr>
              <w:pStyle w:val="EngHangEnd"/>
            </w:pPr>
            <w:r>
              <w:t>A man’s face, and an eagle’s face.</w:t>
            </w:r>
          </w:p>
        </w:tc>
        <w:tc>
          <w:tcPr>
            <w:tcW w:w="288" w:type="dxa"/>
          </w:tcPr>
          <w:p w14:paraId="39545127" w14:textId="77777777" w:rsidR="000E62F4" w:rsidRDefault="000E62F4" w:rsidP="00C83ECE"/>
        </w:tc>
        <w:tc>
          <w:tcPr>
            <w:tcW w:w="288" w:type="dxa"/>
          </w:tcPr>
          <w:p w14:paraId="72BA1184" w14:textId="77777777" w:rsidR="000E62F4" w:rsidRDefault="000E62F4" w:rsidP="00C83ECE">
            <w:pPr>
              <w:pStyle w:val="CopticCross"/>
            </w:pPr>
          </w:p>
        </w:tc>
        <w:tc>
          <w:tcPr>
            <w:tcW w:w="3960" w:type="dxa"/>
          </w:tcPr>
          <w:p w14:paraId="673EF8AD" w14:textId="77777777" w:rsidR="000E62F4" w:rsidRDefault="000E62F4" w:rsidP="00C83ECE">
            <w:pPr>
              <w:pStyle w:val="CopticVersemulti-line"/>
            </w:pPr>
            <w:r>
              <w:t>Ⲭⲉⲣⲉ ⲡⲓϥ̀ⲧⲟⲩ ⲛ̀ⲍⲱⲟⲛ ⲛ̀ⲁ̀ⲥⲱⲙⲁⲧⲟⲥ:</w:t>
            </w:r>
          </w:p>
          <w:p w14:paraId="75D6EB46" w14:textId="77777777" w:rsidR="000E62F4" w:rsidRDefault="000E62F4" w:rsidP="00C83ECE">
            <w:pPr>
              <w:pStyle w:val="CopticVersemulti-line"/>
            </w:pPr>
            <w:r>
              <w:t>ⲉⲧϥⲁⲓ ϧⲁ ⲡⲓϩⲁⲣⲙⲁ ⲛ̀ⲧⲉ Ⲫϯ:</w:t>
            </w:r>
          </w:p>
          <w:p w14:paraId="510CC1E2" w14:textId="77777777" w:rsidR="000E62F4" w:rsidRDefault="000E62F4" w:rsidP="00C83ECE">
            <w:pPr>
              <w:pStyle w:val="CopticVersemulti-line"/>
            </w:pPr>
            <w:r>
              <w:t>ⲟⲩϩⲟ ⲙ̀ⲙⲟⲩⲓ̀ ⲛⲉⲙ ⲟⲩϩⲟ ⲙ̀ⲙⲁⲥⲓ:</w:t>
            </w:r>
          </w:p>
          <w:p w14:paraId="7176D2D7" w14:textId="77777777" w:rsidR="000E62F4" w:rsidRPr="00C35319" w:rsidRDefault="000E62F4" w:rsidP="00C83ECE">
            <w:pPr>
              <w:pStyle w:val="CopticHangingVerse"/>
            </w:pPr>
            <w:r>
              <w:t>ⲛⲉⲙ ⲟⲩϩⲟ ⲛ̀ⲣⲱⲙⲓ ⲛⲉⲙ ⲟⲩϩⲟ ⲛ̀ⲁ̀ⲏ̀ⲧⲟⲥ.</w:t>
            </w:r>
          </w:p>
        </w:tc>
      </w:tr>
    </w:tbl>
    <w:p w14:paraId="2C73164F" w14:textId="77777777" w:rsidR="000E62F4" w:rsidRDefault="000E62F4" w:rsidP="0082304E">
      <w:pPr>
        <w:pStyle w:val="Heading4"/>
      </w:pPr>
      <w:r>
        <w:t>The Gospel Response for the Four Incorporeal Beasts</w:t>
      </w:r>
    </w:p>
    <w:p w14:paraId="562BA672" w14:textId="77777777" w:rsidR="000E62F4" w:rsidRPr="00C14556" w:rsidRDefault="000E62F4" w:rsidP="00C14556">
      <w:pPr>
        <w:pStyle w:val="Rubric"/>
      </w:pPr>
      <w:r>
        <w:t>The last verse of the Doxology may be inserted into the Annual Gospel Response.</w:t>
      </w:r>
    </w:p>
    <w:p w14:paraId="456231B0" w14:textId="233DCD09"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3190F8B" w14:textId="77777777" w:rsidR="00072324" w:rsidRDefault="00072324" w:rsidP="00072324">
      <w:pPr>
        <w:pStyle w:val="Heading3"/>
      </w:pPr>
      <w:bookmarkStart w:id="1592" w:name="_Toc459399346"/>
      <w:r>
        <w:t>April 10 / Pharamuthi 15: Consecrating of the Church of St. Agabus the Apostle</w:t>
      </w:r>
      <w:bookmarkEnd w:id="1592"/>
    </w:p>
    <w:p w14:paraId="537622D5" w14:textId="4CD8230A"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232F53" w14:textId="77777777" w:rsidR="00072324" w:rsidRDefault="00072324" w:rsidP="00072324">
      <w:pPr>
        <w:pStyle w:val="Heading3"/>
      </w:pPr>
      <w:bookmarkStart w:id="1593" w:name="_Toc459399347"/>
      <w:r>
        <w:t xml:space="preserve">April 12 / Pharamuthi 17: Martyrdom of St. </w:t>
      </w:r>
      <w:commentRangeStart w:id="1594"/>
      <w:r>
        <w:t xml:space="preserve">James </w:t>
      </w:r>
      <w:commentRangeEnd w:id="1594"/>
      <w:r>
        <w:rPr>
          <w:rStyle w:val="CommentReference"/>
          <w:rFonts w:eastAsiaTheme="minorHAnsi" w:cstheme="minorBidi"/>
          <w:b w:val="0"/>
          <w:bCs w:val="0"/>
        </w:rPr>
        <w:commentReference w:id="1594"/>
      </w:r>
      <w:r>
        <w:t xml:space="preserve">the brother of </w:t>
      </w:r>
      <w:r w:rsidR="002E495E">
        <w:t>the Lord the bishop of Jerusalem</w:t>
      </w:r>
      <w:bookmarkEnd w:id="1593"/>
    </w:p>
    <w:p w14:paraId="3EDB7D36" w14:textId="698152C6"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55F566A" w14:textId="77777777" w:rsidR="005329C1" w:rsidRDefault="005329C1" w:rsidP="005329C1">
      <w:pPr>
        <w:pStyle w:val="Heading3"/>
      </w:pPr>
      <w:bookmarkStart w:id="1595" w:name="_Toc459399348"/>
      <w:r>
        <w:t>April 16 / Pharamuthi 21: Commemoration of the Theotokos</w:t>
      </w:r>
      <w:bookmarkEnd w:id="1595"/>
    </w:p>
    <w:p w14:paraId="3582D329" w14:textId="4638265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76EB9DA3" w14:textId="77777777" w:rsidR="00AF6D10" w:rsidRDefault="00AF6D10" w:rsidP="00AF6D10">
      <w:pPr>
        <w:pStyle w:val="Heading3"/>
      </w:pPr>
      <w:bookmarkStart w:id="1596" w:name="_Ref434560035"/>
      <w:bookmarkStart w:id="1597" w:name="_Toc459399349"/>
      <w:r>
        <w:lastRenderedPageBreak/>
        <w:t>April 18 / Pharamuthi 23: Martyrdom of St. George the Prince of the Martyrs</w:t>
      </w:r>
      <w:bookmarkEnd w:id="1596"/>
      <w:bookmarkEnd w:id="1597"/>
    </w:p>
    <w:p w14:paraId="480B7CF0" w14:textId="77777777" w:rsidR="00AF6D10" w:rsidRDefault="00AF6D10" w:rsidP="00AF6D10">
      <w:pPr>
        <w:pStyle w:val="Heading4"/>
      </w:pPr>
      <w:bookmarkStart w:id="1598" w:name="_Ref434489211"/>
      <w:r>
        <w:t>Another Doxology of St. George</w:t>
      </w:r>
      <w:bookmarkEnd w:id="1598"/>
    </w:p>
    <w:p w14:paraId="7BC4CD70" w14:textId="0292F2D4"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62F4">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5F6770">
        <w:rPr>
          <w:noProof/>
        </w:rPr>
        <w:t>562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lastRenderedPageBreak/>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99" w:name="_Toc459399350"/>
      <w:r>
        <w:t>April 24 / Pharamuthi 29: Commemoration of the Annunciation, Nativity, and Resurrection on the 29</w:t>
      </w:r>
      <w:r w:rsidRPr="00C0205C">
        <w:rPr>
          <w:vertAlign w:val="superscript"/>
        </w:rPr>
        <w:t>th</w:t>
      </w:r>
      <w:r>
        <w:t xml:space="preserve"> of Every Month</w:t>
      </w:r>
      <w:bookmarkEnd w:id="1599"/>
    </w:p>
    <w:p w14:paraId="303C033D" w14:textId="3A2EDE2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955026C" w14:textId="77777777" w:rsidR="00072324" w:rsidRDefault="00072324" w:rsidP="00072324">
      <w:pPr>
        <w:pStyle w:val="Heading3"/>
      </w:pPr>
      <w:bookmarkStart w:id="1600" w:name="_Toc459399351"/>
      <w:r>
        <w:t xml:space="preserve">April 24 / Pharamuthi 29: </w:t>
      </w:r>
      <w:r w:rsidR="00B52D77">
        <w:t xml:space="preserve">Also the </w:t>
      </w:r>
      <w:r>
        <w:t>Departure of St. Erastus the Apostle</w:t>
      </w:r>
      <w:bookmarkEnd w:id="1600"/>
    </w:p>
    <w:p w14:paraId="1D4A92BF" w14:textId="0DD808A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0EC74FD" w14:textId="77777777" w:rsidR="00072324" w:rsidRDefault="00072324" w:rsidP="00072324">
      <w:pPr>
        <w:pStyle w:val="Heading3"/>
      </w:pPr>
      <w:bookmarkStart w:id="1601" w:name="_Ref434562195"/>
      <w:bookmarkStart w:id="1602" w:name="_Toc459399352"/>
      <w:r>
        <w:t>April 25 / Pharamuthi 30: Martyrdom of St. Mark the Evangelist</w:t>
      </w:r>
      <w:bookmarkEnd w:id="1601"/>
      <w:bookmarkEnd w:id="1602"/>
    </w:p>
    <w:p w14:paraId="1A50F251" w14:textId="77777777" w:rsidR="00072324" w:rsidRDefault="00B46E6E" w:rsidP="00072324">
      <w:pPr>
        <w:pStyle w:val="Heading4"/>
      </w:pPr>
      <w:bookmarkStart w:id="1603" w:name="_Ref434488936"/>
      <w:r>
        <w:t>Another</w:t>
      </w:r>
      <w:r w:rsidR="00072324">
        <w:t xml:space="preserve"> Doxology</w:t>
      </w:r>
      <w:r>
        <w:t xml:space="preserve"> of St. Mark</w:t>
      </w:r>
      <w:bookmarkEnd w:id="1603"/>
    </w:p>
    <w:p w14:paraId="2E6CD030" w14:textId="2E1F093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62F4">
        <w:t>The Doxology of St. Mark</w:t>
      </w:r>
      <w:r>
        <w:fldChar w:fldCharType="end"/>
      </w:r>
      <w:r>
        <w:t xml:space="preserve">, page </w:t>
      </w:r>
      <w:r>
        <w:fldChar w:fldCharType="begin"/>
      </w:r>
      <w:r>
        <w:instrText xml:space="preserve"> PAGEREF _Ref434488814 \h </w:instrText>
      </w:r>
      <w:r>
        <w:fldChar w:fldCharType="separate"/>
      </w:r>
      <w:r w:rsidR="005F6770">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995"/>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604" w:name="_Toc459399353"/>
      <w:r>
        <w:t>April 26 / Pashons 1: Nativity of the Theotokos</w:t>
      </w:r>
      <w:bookmarkEnd w:id="1604"/>
    </w:p>
    <w:p w14:paraId="07258AA7" w14:textId="523ED734"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44CD75" w14:textId="77777777" w:rsidR="00160DE3" w:rsidRDefault="00160DE3" w:rsidP="00160DE3">
      <w:pPr>
        <w:pStyle w:val="Heading3"/>
      </w:pPr>
      <w:bookmarkStart w:id="1605" w:name="_Toc459399354"/>
      <w:r>
        <w:t>April 28 /</w:t>
      </w:r>
      <w:r w:rsidR="00F66BB3">
        <w:t xml:space="preserve"> Pashons 3: Departure of St. Jas</w:t>
      </w:r>
      <w:r>
        <w:t>on the Disciple</w:t>
      </w:r>
      <w:bookmarkEnd w:id="1605"/>
    </w:p>
    <w:p w14:paraId="588AE276" w14:textId="77A63386" w:rsidR="00191A26" w:rsidRDefault="00191A26" w:rsidP="00191A26">
      <w:pPr>
        <w:pStyle w:val="Rubric"/>
      </w:pPr>
      <w:bookmarkStart w:id="1606" w:name="_Toc410196215"/>
      <w:bookmarkStart w:id="1607" w:name="_Toc410196457"/>
      <w:bookmarkStart w:id="1608" w:name="_Toc410196959"/>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1EA45A" w14:textId="77777777" w:rsidR="00F66BB3" w:rsidRDefault="00F66BB3" w:rsidP="00F66BB3">
      <w:pPr>
        <w:pStyle w:val="Heading3"/>
      </w:pPr>
      <w:bookmarkStart w:id="1609" w:name="_Toc459399355"/>
      <w:r>
        <w:lastRenderedPageBreak/>
        <w:t>April 28 / Pashons 3: Also St. Theodore</w:t>
      </w:r>
      <w:r w:rsidR="00AF6F9B">
        <w:t xml:space="preserve"> the Disciple of St. Pachom</w:t>
      </w:r>
      <w:bookmarkEnd w:id="1609"/>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610" w:name="_Toc459399209"/>
      <w:bookmarkStart w:id="1611" w:name="May"/>
      <w:bookmarkEnd w:id="1588"/>
      <w:r>
        <w:lastRenderedPageBreak/>
        <w:t>May</w:t>
      </w:r>
      <w:r w:rsidR="00495F1A">
        <w:t xml:space="preserve"> or </w:t>
      </w:r>
      <w:bookmarkEnd w:id="1606"/>
      <w:bookmarkEnd w:id="1607"/>
      <w:bookmarkEnd w:id="1608"/>
      <w:r w:rsidRPr="00FB5E62">
        <w:rPr>
          <w:rFonts w:ascii="FreeSerifAvvaShenouda" w:eastAsia="Arial Unicode MS" w:hAnsi="FreeSerifAvvaShenouda" w:cs="FreeSerifAvvaShenouda"/>
          <w:lang w:val="en-US"/>
        </w:rPr>
        <w:t>Ⲡⲁϣⲁⲛⲥ</w:t>
      </w:r>
      <w:bookmarkEnd w:id="1610"/>
    </w:p>
    <w:bookmarkStart w:id="1612" w:name="_Ref434563583" w:displacedByCustomXml="next"/>
    <w:bookmarkStart w:id="1613" w:name="_Toc410196960" w:displacedByCustomXml="next"/>
    <w:bookmarkStart w:id="1614" w:name="_Toc410196458" w:displacedByCustomXml="next"/>
    <w:bookmarkStart w:id="1615"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2AEAA7DD" w14:textId="1A12115A" w:rsidR="00513E2D" w:rsidRDefault="0078031B">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5F6770">
              <w:rPr>
                <w:noProof/>
                <w:webHidden/>
              </w:rPr>
              <w:t>831</w:t>
            </w:r>
            <w:r w:rsidR="00513E2D">
              <w:rPr>
                <w:noProof/>
                <w:webHidden/>
              </w:rPr>
              <w:fldChar w:fldCharType="end"/>
            </w:r>
          </w:hyperlink>
        </w:p>
        <w:p w14:paraId="07368528" w14:textId="57FCA9EB" w:rsidR="00513E2D" w:rsidRDefault="0078031B">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5F6770">
              <w:rPr>
                <w:noProof/>
                <w:webHidden/>
              </w:rPr>
              <w:t>834</w:t>
            </w:r>
            <w:r w:rsidR="00513E2D">
              <w:rPr>
                <w:noProof/>
                <w:webHidden/>
              </w:rPr>
              <w:fldChar w:fldCharType="end"/>
            </w:r>
          </w:hyperlink>
        </w:p>
        <w:p w14:paraId="519F0807" w14:textId="54141D54" w:rsidR="00513E2D" w:rsidRDefault="0078031B">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5D03CCBB" w14:textId="3E4ADA45" w:rsidR="00513E2D" w:rsidRDefault="0078031B">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75D21A1E" w14:textId="32F22CCB" w:rsidR="00513E2D" w:rsidRDefault="0078031B">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5F6770">
              <w:rPr>
                <w:noProof/>
                <w:webHidden/>
              </w:rPr>
              <w:t>835</w:t>
            </w:r>
            <w:r w:rsidR="00513E2D">
              <w:rPr>
                <w:noProof/>
                <w:webHidden/>
              </w:rPr>
              <w:fldChar w:fldCharType="end"/>
            </w:r>
          </w:hyperlink>
        </w:p>
        <w:p w14:paraId="1840D83A" w14:textId="04668CEB" w:rsidR="00513E2D" w:rsidRDefault="0078031B">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5F6770">
              <w:rPr>
                <w:noProof/>
                <w:webHidden/>
              </w:rPr>
              <w:t>836</w:t>
            </w:r>
            <w:r w:rsidR="00513E2D">
              <w:rPr>
                <w:noProof/>
                <w:webHidden/>
              </w:rPr>
              <w:fldChar w:fldCharType="end"/>
            </w:r>
          </w:hyperlink>
        </w:p>
        <w:p w14:paraId="0AB3EF22" w14:textId="36C99DA7" w:rsidR="00513E2D" w:rsidRDefault="0078031B">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33E99876" w14:textId="134D2075" w:rsidR="00513E2D" w:rsidRDefault="0078031B">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238AA7AF" w14:textId="6DEF51E2" w:rsidR="00513E2D" w:rsidRDefault="0078031B">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5F6770">
              <w:rPr>
                <w:noProof/>
                <w:webHidden/>
              </w:rPr>
              <w:t>837</w:t>
            </w:r>
            <w:r w:rsidR="00513E2D">
              <w:rPr>
                <w:noProof/>
                <w:webHidden/>
              </w:rPr>
              <w:fldChar w:fldCharType="end"/>
            </w:r>
          </w:hyperlink>
        </w:p>
        <w:p w14:paraId="194F9CA0" w14:textId="5BB32484" w:rsidR="00513E2D" w:rsidRDefault="0078031B">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5F6770">
              <w:rPr>
                <w:noProof/>
                <w:webHidden/>
              </w:rPr>
              <w:t>838</w:t>
            </w:r>
            <w:r w:rsidR="00513E2D">
              <w:rPr>
                <w:noProof/>
                <w:webHidden/>
              </w:rPr>
              <w:fldChar w:fldCharType="end"/>
            </w:r>
          </w:hyperlink>
        </w:p>
        <w:p w14:paraId="1E385482" w14:textId="6E9F3674" w:rsidR="00513E2D" w:rsidRDefault="0078031B">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5F6770">
              <w:rPr>
                <w:noProof/>
                <w:webHidden/>
              </w:rPr>
              <w:t>846</w:t>
            </w:r>
            <w:r w:rsidR="00513E2D">
              <w:rPr>
                <w:noProof/>
                <w:webHidden/>
              </w:rPr>
              <w:fldChar w:fldCharType="end"/>
            </w:r>
          </w:hyperlink>
        </w:p>
        <w:p w14:paraId="720EC369" w14:textId="2661464D" w:rsidR="00513E2D" w:rsidRDefault="0078031B">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5F6770">
              <w:rPr>
                <w:noProof/>
                <w:webHidden/>
              </w:rPr>
              <w:t>847</w:t>
            </w:r>
            <w:r w:rsidR="00513E2D">
              <w:rPr>
                <w:noProof/>
                <w:webHidden/>
              </w:rPr>
              <w:fldChar w:fldCharType="end"/>
            </w:r>
          </w:hyperlink>
        </w:p>
        <w:p w14:paraId="3B6B7839" w14:textId="3A445E39" w:rsidR="00513E2D" w:rsidRDefault="0078031B">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5F6770">
              <w:rPr>
                <w:noProof/>
                <w:webHidden/>
              </w:rPr>
              <w:t>848</w:t>
            </w:r>
            <w:r w:rsidR="00513E2D">
              <w:rPr>
                <w:noProof/>
                <w:webHidden/>
              </w:rPr>
              <w:fldChar w:fldCharType="end"/>
            </w:r>
          </w:hyperlink>
        </w:p>
        <w:p w14:paraId="24EFFDE6" w14:textId="7ACFE326" w:rsidR="00513E2D" w:rsidRDefault="0078031B">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25EC1635" w14:textId="796DA1FE" w:rsidR="00513E2D" w:rsidRDefault="0078031B">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5F6770">
              <w:rPr>
                <w:noProof/>
                <w:webHidden/>
              </w:rPr>
              <w:t>849</w:t>
            </w:r>
            <w:r w:rsidR="00513E2D">
              <w:rPr>
                <w:noProof/>
                <w:webHidden/>
              </w:rPr>
              <w:fldChar w:fldCharType="end"/>
            </w:r>
          </w:hyperlink>
        </w:p>
        <w:p w14:paraId="6D1CA4D3" w14:textId="743C12D3" w:rsidR="00513E2D" w:rsidRDefault="0078031B">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5F6770">
              <w:rPr>
                <w:noProof/>
                <w:webHidden/>
              </w:rPr>
              <w:t>850</w:t>
            </w:r>
            <w:r w:rsidR="00513E2D">
              <w:rPr>
                <w:noProof/>
                <w:webHidden/>
              </w:rPr>
              <w:fldChar w:fldCharType="end"/>
            </w:r>
          </w:hyperlink>
        </w:p>
        <w:p w14:paraId="7EEC2DFB" w14:textId="22684109" w:rsidR="00513E2D" w:rsidRDefault="0078031B">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45ACF5C9" w14:textId="0122E7B5" w:rsidR="00513E2D" w:rsidRDefault="0078031B">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175E06C0" w14:textId="64308AD6" w:rsidR="00513E2D" w:rsidRDefault="0078031B">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5F6770">
              <w:rPr>
                <w:noProof/>
                <w:webHidden/>
              </w:rPr>
              <w:t>851</w:t>
            </w:r>
            <w:r w:rsidR="00513E2D">
              <w:rPr>
                <w:noProof/>
                <w:webHidden/>
              </w:rPr>
              <w:fldChar w:fldCharType="end"/>
            </w:r>
          </w:hyperlink>
        </w:p>
        <w:p w14:paraId="0D35A85A" w14:textId="1F9A9D8F" w:rsidR="00513E2D" w:rsidRDefault="0078031B">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5F6770">
              <w:rPr>
                <w:noProof/>
                <w:webHidden/>
              </w:rPr>
              <w:t>852</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616" w:name="_Ref436250616"/>
      <w:bookmarkStart w:id="1617" w:name="_Toc459399356"/>
      <w:r>
        <w:lastRenderedPageBreak/>
        <w:t>May 1 / Pashons 6: St. Macarius of Alexandria, the Presbyter</w:t>
      </w:r>
      <w:bookmarkEnd w:id="1612"/>
      <w:bookmarkEnd w:id="1616"/>
      <w:bookmarkEnd w:id="1617"/>
    </w:p>
    <w:p w14:paraId="65054283" w14:textId="77777777" w:rsidR="00137929" w:rsidRDefault="00137929" w:rsidP="00137929">
      <w:pPr>
        <w:pStyle w:val="Heading4"/>
      </w:pPr>
      <w:bookmarkStart w:id="1618" w:name="_Ref434490596"/>
      <w:r>
        <w:t>The Doxology</w:t>
      </w:r>
      <w:r w:rsidR="00B46E6E">
        <w:t xml:space="preserve"> for St. Macarius of Alexandria, the Presbyter</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619" w:name="_Ref434560539"/>
      <w:bookmarkStart w:id="1620" w:name="_Toc459399357"/>
      <w:r>
        <w:t>May 2 / Pashons 7: St. Athanasius the Apostolic</w:t>
      </w:r>
      <w:bookmarkEnd w:id="1619"/>
      <w:bookmarkEnd w:id="1620"/>
    </w:p>
    <w:p w14:paraId="5C918841" w14:textId="77777777" w:rsidR="00EE657B" w:rsidRDefault="00EE657B" w:rsidP="00EE657B">
      <w:pPr>
        <w:pStyle w:val="Heading4"/>
      </w:pPr>
      <w:bookmarkStart w:id="1621" w:name="_Ref434492183"/>
      <w:r>
        <w:t>The Doxology</w:t>
      </w:r>
      <w:r w:rsidR="00B82753">
        <w:t xml:space="preserve"> for St. Athanasius the Apostolic</w:t>
      </w:r>
      <w:bookmarkEnd w:id="1621"/>
    </w:p>
    <w:p w14:paraId="56250E5D" w14:textId="71587B2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62F4">
        <w:t>The Doxology of St. Athanasius the Apostolic</w:t>
      </w:r>
      <w:r>
        <w:fldChar w:fldCharType="end"/>
      </w:r>
      <w:r>
        <w:t xml:space="preserve">, page </w:t>
      </w:r>
      <w:r>
        <w:fldChar w:fldCharType="begin"/>
      </w:r>
      <w:r>
        <w:instrText xml:space="preserve"> PAGEREF _Ref434492161 \h </w:instrText>
      </w:r>
      <w:r>
        <w:fldChar w:fldCharType="separate"/>
      </w:r>
      <w:r w:rsidR="005F6770">
        <w:rPr>
          <w:noProof/>
        </w:rPr>
        <w:t>572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lastRenderedPageBreak/>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622" w:name="_Ref434492196"/>
      <w:r>
        <w:t>Another</w:t>
      </w:r>
      <w:r w:rsidR="0047441D">
        <w:t xml:space="preserve"> Doxology</w:t>
      </w:r>
      <w:r>
        <w:t xml:space="preserve"> for St. Athanasius the Apostolic</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lastRenderedPageBreak/>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96"/>
            </w:r>
            <w:r>
              <w:t>;</w:t>
            </w:r>
          </w:p>
          <w:p w14:paraId="38DFDD79" w14:textId="77777777" w:rsidR="0047441D" w:rsidRDefault="0047441D" w:rsidP="0047441D">
            <w:pPr>
              <w:pStyle w:val="EngHang"/>
            </w:pPr>
            <w:r>
              <w:t>He sent them “the Father of Peace</w:t>
            </w:r>
            <w:r>
              <w:rPr>
                <w:rStyle w:val="FootnoteReference"/>
              </w:rPr>
              <w:footnoteReference w:id="997"/>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623" w:name="_Toc459399358"/>
      <w:r>
        <w:t>May 7 / Pashons 12: Commemoration of Archangel Michael</w:t>
      </w:r>
      <w:bookmarkEnd w:id="1623"/>
    </w:p>
    <w:p w14:paraId="0B220B2B"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233A0D9" w14:textId="77777777" w:rsidTr="0082304E">
        <w:trPr>
          <w:cantSplit/>
          <w:jc w:val="center"/>
        </w:trPr>
        <w:tc>
          <w:tcPr>
            <w:tcW w:w="288" w:type="dxa"/>
          </w:tcPr>
          <w:p w14:paraId="34131856" w14:textId="77777777" w:rsidR="000E62F4" w:rsidRDefault="000E62F4" w:rsidP="0082304E">
            <w:pPr>
              <w:pStyle w:val="CopticCross"/>
            </w:pPr>
          </w:p>
        </w:tc>
        <w:tc>
          <w:tcPr>
            <w:tcW w:w="3960" w:type="dxa"/>
          </w:tcPr>
          <w:p w14:paraId="5B99590F" w14:textId="77777777" w:rsidR="000E62F4" w:rsidRDefault="000E62F4" w:rsidP="00C83ECE">
            <w:pPr>
              <w:pStyle w:val="EngHang"/>
            </w:pPr>
            <w:r>
              <w:t>Through the intercessions</w:t>
            </w:r>
          </w:p>
          <w:p w14:paraId="24FA68AC" w14:textId="77777777" w:rsidR="000E62F4" w:rsidRDefault="000E62F4" w:rsidP="00C83ECE">
            <w:pPr>
              <w:pStyle w:val="EngHang"/>
            </w:pPr>
            <w:r>
              <w:t>Of the Four Incorporeal Beasts,</w:t>
            </w:r>
          </w:p>
          <w:p w14:paraId="358E4841" w14:textId="77777777" w:rsidR="000E62F4" w:rsidRDefault="000E62F4" w:rsidP="00C83ECE">
            <w:pPr>
              <w:pStyle w:val="EngHang"/>
            </w:pPr>
            <w:r>
              <w:t>The ministering flames of fire,</w:t>
            </w:r>
          </w:p>
          <w:p w14:paraId="2E76C12D" w14:textId="77777777" w:rsidR="000E62F4" w:rsidRDefault="000E62F4" w:rsidP="0082304E">
            <w:pPr>
              <w:pStyle w:val="EngHangEnd"/>
            </w:pPr>
            <w:r>
              <w:t>O Lord, grant us the forgiveness of our sins.</w:t>
            </w:r>
          </w:p>
        </w:tc>
        <w:tc>
          <w:tcPr>
            <w:tcW w:w="288" w:type="dxa"/>
          </w:tcPr>
          <w:p w14:paraId="1CDDB3D7" w14:textId="77777777" w:rsidR="000E62F4" w:rsidRDefault="000E62F4" w:rsidP="0082304E"/>
        </w:tc>
        <w:tc>
          <w:tcPr>
            <w:tcW w:w="288" w:type="dxa"/>
          </w:tcPr>
          <w:p w14:paraId="00490671" w14:textId="77777777" w:rsidR="000E62F4" w:rsidRDefault="000E62F4" w:rsidP="0082304E">
            <w:pPr>
              <w:pStyle w:val="CopticCross"/>
            </w:pPr>
          </w:p>
        </w:tc>
        <w:tc>
          <w:tcPr>
            <w:tcW w:w="3960" w:type="dxa"/>
          </w:tcPr>
          <w:p w14:paraId="0C88CD88" w14:textId="77777777" w:rsidR="000E62F4" w:rsidRDefault="000E62F4" w:rsidP="00C83ECE">
            <w:pPr>
              <w:pStyle w:val="CopticVersemulti-line"/>
            </w:pPr>
            <w:r>
              <w:t>Ϩⲓⲧⲉⲛ ⲛⲓⲡ̀ⲣⲉⲥⲃⲓⲁ̀</w:t>
            </w:r>
          </w:p>
          <w:p w14:paraId="7741A1E3" w14:textId="77777777" w:rsidR="000E62F4" w:rsidRDefault="000E62F4" w:rsidP="00C83ECE">
            <w:pPr>
              <w:pStyle w:val="CopticVersemulti-line"/>
            </w:pPr>
            <w:r>
              <w:t>ⲛ̀ⲧⲉ ⲡⲓϥ̀ⲧⲟⲩ ⲛ̀ⲍⲱⲟⲛ ⲛ̀ⲁⲥⲱⲙⲁⲧⲟⲥ</w:t>
            </w:r>
          </w:p>
          <w:p w14:paraId="2BEC749F" w14:textId="77777777" w:rsidR="000E62F4" w:rsidRDefault="000E62F4" w:rsidP="00C83ECE">
            <w:pPr>
              <w:pStyle w:val="CopticVersemulti-line"/>
            </w:pPr>
            <w:r>
              <w:t>ⲛ̀ⲗⲓⲧⲟⲩⲣⲅⲟⲥ ⲛ̀ϣⲁϩ ⲛ̀ⲭ̀ⲣⲟⲙ:</w:t>
            </w:r>
          </w:p>
          <w:p w14:paraId="2942C95C" w14:textId="77777777" w:rsidR="000E62F4" w:rsidRPr="00C35319" w:rsidRDefault="000E62F4" w:rsidP="00C83ECE">
            <w:pPr>
              <w:pStyle w:val="CopticHangingVerse"/>
            </w:pPr>
            <w:r>
              <w:t>Ⲡϭⲟⲓⲥ ⲁⲣⲓϩ̀ⲙⲟⲧ ⲛⲁⲛ ⲙ̀ⲡⲓⲭⲱ ⲉ̀ⲃⲟⲗ ⲛ̀ⲧⲉ ⲛⲉⲛⲛⲟⲃⲓ.</w:t>
            </w:r>
          </w:p>
        </w:tc>
      </w:tr>
    </w:tbl>
    <w:p w14:paraId="11AE50D1"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B676537" w14:textId="77777777" w:rsidTr="00C83ECE">
        <w:trPr>
          <w:cantSplit/>
          <w:jc w:val="center"/>
        </w:trPr>
        <w:tc>
          <w:tcPr>
            <w:tcW w:w="288" w:type="dxa"/>
          </w:tcPr>
          <w:p w14:paraId="675F2D4E" w14:textId="77777777" w:rsidR="000E62F4" w:rsidRDefault="000E62F4" w:rsidP="00C83ECE">
            <w:pPr>
              <w:pStyle w:val="CopticCross"/>
            </w:pPr>
          </w:p>
        </w:tc>
        <w:tc>
          <w:tcPr>
            <w:tcW w:w="3960" w:type="dxa"/>
          </w:tcPr>
          <w:p w14:paraId="4959EFD6" w14:textId="77777777" w:rsidR="000E62F4" w:rsidRDefault="000E62F4" w:rsidP="00C83ECE">
            <w:pPr>
              <w:pStyle w:val="EngHang"/>
            </w:pPr>
            <w:r>
              <w:t>Hail to the four incorporeal living beasts,</w:t>
            </w:r>
          </w:p>
          <w:p w14:paraId="1A52D12B" w14:textId="77777777" w:rsidR="000E62F4" w:rsidRDefault="000E62F4" w:rsidP="00C83ECE">
            <w:pPr>
              <w:pStyle w:val="EngHang"/>
            </w:pPr>
            <w:r>
              <w:t>Carrying the throne of God,</w:t>
            </w:r>
          </w:p>
          <w:p w14:paraId="762F0BBA" w14:textId="77777777" w:rsidR="000E62F4" w:rsidRDefault="000E62F4" w:rsidP="00C83ECE">
            <w:pPr>
              <w:pStyle w:val="EngHang"/>
            </w:pPr>
            <w:r>
              <w:t>A lion’s face, and a calf’s face,</w:t>
            </w:r>
          </w:p>
          <w:p w14:paraId="05E1C5C0" w14:textId="77777777" w:rsidR="000E62F4" w:rsidRDefault="000E62F4" w:rsidP="00C83ECE">
            <w:pPr>
              <w:pStyle w:val="EngHangEnd"/>
            </w:pPr>
            <w:r>
              <w:t>A man’s face, and an eagle’s face.</w:t>
            </w:r>
          </w:p>
        </w:tc>
        <w:tc>
          <w:tcPr>
            <w:tcW w:w="288" w:type="dxa"/>
          </w:tcPr>
          <w:p w14:paraId="416C0EDF" w14:textId="77777777" w:rsidR="000E62F4" w:rsidRDefault="000E62F4" w:rsidP="00C83ECE"/>
        </w:tc>
        <w:tc>
          <w:tcPr>
            <w:tcW w:w="288" w:type="dxa"/>
          </w:tcPr>
          <w:p w14:paraId="69835CB9" w14:textId="77777777" w:rsidR="000E62F4" w:rsidRDefault="000E62F4" w:rsidP="00C83ECE">
            <w:pPr>
              <w:pStyle w:val="CopticCross"/>
            </w:pPr>
          </w:p>
        </w:tc>
        <w:tc>
          <w:tcPr>
            <w:tcW w:w="3960" w:type="dxa"/>
          </w:tcPr>
          <w:p w14:paraId="6F890BA2" w14:textId="77777777" w:rsidR="000E62F4" w:rsidRDefault="000E62F4" w:rsidP="00C83ECE">
            <w:pPr>
              <w:pStyle w:val="CopticVersemulti-line"/>
            </w:pPr>
            <w:r>
              <w:t>Ⲭⲉⲣⲉ ⲡⲓϥ̀ⲧⲟⲩ ⲛ̀ⲍⲱⲟⲛ ⲛ̀ⲁ̀ⲥⲱⲙⲁⲧⲟⲥ:</w:t>
            </w:r>
          </w:p>
          <w:p w14:paraId="77902B4D" w14:textId="77777777" w:rsidR="000E62F4" w:rsidRDefault="000E62F4" w:rsidP="00C83ECE">
            <w:pPr>
              <w:pStyle w:val="CopticVersemulti-line"/>
            </w:pPr>
            <w:r>
              <w:t>ⲉⲧϥⲁⲓ ϧⲁ ⲡⲓϩⲁⲣⲙⲁ ⲛ̀ⲧⲉ Ⲫϯ:</w:t>
            </w:r>
          </w:p>
          <w:p w14:paraId="70DA2713" w14:textId="77777777" w:rsidR="000E62F4" w:rsidRDefault="000E62F4" w:rsidP="00C83ECE">
            <w:pPr>
              <w:pStyle w:val="CopticVersemulti-line"/>
            </w:pPr>
            <w:r>
              <w:t>ⲟⲩϩⲟ ⲙ̀ⲙⲟⲩⲓ̀ ⲛⲉⲙ ⲟⲩϩⲟ ⲙ̀ⲙⲁⲥⲓ:</w:t>
            </w:r>
          </w:p>
          <w:p w14:paraId="7C19F8B6" w14:textId="77777777" w:rsidR="000E62F4" w:rsidRPr="00C35319" w:rsidRDefault="000E62F4" w:rsidP="00C83ECE">
            <w:pPr>
              <w:pStyle w:val="CopticHangingVerse"/>
            </w:pPr>
            <w:r>
              <w:t>ⲛⲉⲙ ⲟⲩϩⲟ ⲛ̀ⲣⲱⲙⲓ ⲛⲉⲙ ⲟⲩϩⲟ ⲛ̀ⲁ̀ⲏ̀ⲧⲟⲥ.</w:t>
            </w:r>
          </w:p>
        </w:tc>
      </w:tr>
    </w:tbl>
    <w:p w14:paraId="18A2B5A4" w14:textId="77777777" w:rsidR="000E62F4" w:rsidRDefault="000E62F4" w:rsidP="0082304E">
      <w:pPr>
        <w:pStyle w:val="Heading4"/>
      </w:pPr>
      <w:r>
        <w:lastRenderedPageBreak/>
        <w:t>The Gospel Response for the Four Incorporeal Beasts</w:t>
      </w:r>
    </w:p>
    <w:p w14:paraId="351F1312" w14:textId="77777777" w:rsidR="000E62F4" w:rsidRPr="00C14556" w:rsidRDefault="000E62F4" w:rsidP="00C14556">
      <w:pPr>
        <w:pStyle w:val="Rubric"/>
      </w:pPr>
      <w:r>
        <w:t>The last verse of the Doxology may be inserted into the Annual Gospel Response.</w:t>
      </w:r>
    </w:p>
    <w:p w14:paraId="0F7BBC47" w14:textId="0F0503C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8F2AB5D" w14:textId="77777777" w:rsidR="00B53E05" w:rsidRDefault="00B53E05" w:rsidP="00B53E05">
      <w:pPr>
        <w:pStyle w:val="Heading3"/>
      </w:pPr>
      <w:bookmarkStart w:id="1624" w:name="_Toc459399359"/>
      <w:r>
        <w:t>May 7 / Pashons 12: Also the Consecration of the Church of St. Demiana</w:t>
      </w:r>
      <w:bookmarkEnd w:id="1624"/>
    </w:p>
    <w:p w14:paraId="30A4D1C6" w14:textId="16968852"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E62F4">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5F6770">
        <w:rPr>
          <w:noProof/>
        </w:rPr>
        <w:t>788</w:t>
      </w:r>
      <w:r w:rsidR="002409EF">
        <w:fldChar w:fldCharType="end"/>
      </w:r>
      <w:r>
        <w:t>.</w:t>
      </w:r>
    </w:p>
    <w:p w14:paraId="3E105B3E" w14:textId="77777777" w:rsidR="00220DFD" w:rsidRDefault="00220DFD" w:rsidP="00220DFD">
      <w:pPr>
        <w:pStyle w:val="Heading3"/>
      </w:pPr>
      <w:bookmarkStart w:id="1625" w:name="_Toc459399360"/>
      <w:r>
        <w:t>May 8 / Pashons 13 St. Junia of the Seventy Two Disciples</w:t>
      </w:r>
      <w:bookmarkEnd w:id="1625"/>
    </w:p>
    <w:p w14:paraId="148929D9" w14:textId="67CEFE7B"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D1738E1" w14:textId="77777777" w:rsidR="00220DFD" w:rsidRDefault="00220DFD" w:rsidP="00220DFD">
      <w:pPr>
        <w:pStyle w:val="Heading3"/>
      </w:pPr>
      <w:bookmarkStart w:id="1626" w:name="_Toc459399361"/>
      <w:r>
        <w:t xml:space="preserve">May 8 / Pashons 13 Also St. </w:t>
      </w:r>
      <w:commentRangeStart w:id="1627"/>
      <w:r>
        <w:t>Arsenius</w:t>
      </w:r>
      <w:commentRangeEnd w:id="1627"/>
      <w:r>
        <w:rPr>
          <w:rStyle w:val="CommentReference"/>
          <w:rFonts w:eastAsiaTheme="minorHAnsi" w:cstheme="minorBidi"/>
          <w:b w:val="0"/>
          <w:bCs w:val="0"/>
        </w:rPr>
        <w:commentReference w:id="1627"/>
      </w:r>
      <w:bookmarkEnd w:id="1626"/>
    </w:p>
    <w:p w14:paraId="2EEE01C8" w14:textId="77777777" w:rsidR="00220DFD" w:rsidRDefault="00220DFD" w:rsidP="00220DFD">
      <w:pPr>
        <w:pStyle w:val="Heading4"/>
      </w:pPr>
      <w:bookmarkStart w:id="1628" w:name="_Ref434490892"/>
      <w:r>
        <w:t>The Doxology</w:t>
      </w:r>
      <w:r w:rsidR="00810F04">
        <w:t xml:space="preserve"> for St. Arsenius</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29" w:name="_Toc459399362"/>
      <w:r>
        <w:t>May 9 / Pashons 14: St. Pachomius</w:t>
      </w:r>
      <w:bookmarkEnd w:id="1629"/>
    </w:p>
    <w:p w14:paraId="1731E46B" w14:textId="77777777" w:rsidR="00C30529" w:rsidRDefault="00C30529" w:rsidP="00C30529">
      <w:pPr>
        <w:pStyle w:val="Heading4"/>
      </w:pPr>
      <w:bookmarkStart w:id="1630" w:name="_Ref434491150"/>
      <w:r>
        <w:t>The Doxology</w:t>
      </w:r>
      <w:r w:rsidR="00810F04">
        <w:t xml:space="preserve"> for St. Pachomius</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31" w:name="_Toc459399363"/>
      <w:r>
        <w:t>May 11 / Pashons 16: Commemoration of St. John the Evangelist</w:t>
      </w:r>
      <w:bookmarkEnd w:id="1631"/>
    </w:p>
    <w:p w14:paraId="2ADA71D1" w14:textId="6434DCBF"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62F4">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5F6770">
        <w:rPr>
          <w:noProof/>
        </w:rPr>
        <w:t>733</w:t>
      </w:r>
      <w:r w:rsidR="002409EF">
        <w:fldChar w:fldCharType="end"/>
      </w:r>
      <w:r>
        <w:t>.</w:t>
      </w:r>
    </w:p>
    <w:p w14:paraId="194D23B6" w14:textId="77777777" w:rsidR="005329C1" w:rsidRDefault="005329C1" w:rsidP="005329C1">
      <w:pPr>
        <w:pStyle w:val="Heading3"/>
      </w:pPr>
      <w:bookmarkStart w:id="1632" w:name="_Toc459399364"/>
      <w:r>
        <w:t>May 16 / Pashons 21: Commemoration of the Theotokos</w:t>
      </w:r>
      <w:bookmarkEnd w:id="1632"/>
    </w:p>
    <w:p w14:paraId="3F5FCD37" w14:textId="4750810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950977D" w14:textId="77777777" w:rsidR="00160DE3" w:rsidRDefault="00160DE3" w:rsidP="00160DE3">
      <w:pPr>
        <w:pStyle w:val="Heading3"/>
      </w:pPr>
      <w:bookmarkStart w:id="1633" w:name="_Toc459399365"/>
      <w:r>
        <w:t xml:space="preserve">May 17 / Pashons 22: Departure of St. Andronicus the </w:t>
      </w:r>
      <w:r w:rsidR="00191A26">
        <w:t>Disciple</w:t>
      </w:r>
      <w:bookmarkEnd w:id="1633"/>
    </w:p>
    <w:p w14:paraId="03D06E74" w14:textId="5AD00FCC"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E2A1C06" w14:textId="77777777" w:rsidR="00495F1A" w:rsidRDefault="00C30529" w:rsidP="00495F1A">
      <w:pPr>
        <w:pStyle w:val="Heading3"/>
      </w:pPr>
      <w:bookmarkStart w:id="1634" w:name="_Toc459399366"/>
      <w:r>
        <w:lastRenderedPageBreak/>
        <w:t xml:space="preserve">May 19 / Pashons 24: </w:t>
      </w:r>
      <w:r w:rsidR="00495F1A">
        <w:t>The Entrance into Egypt</w:t>
      </w:r>
      <w:bookmarkEnd w:id="1615"/>
      <w:bookmarkEnd w:id="1614"/>
      <w:bookmarkEnd w:id="1613"/>
      <w:bookmarkEnd w:id="1634"/>
    </w:p>
    <w:p w14:paraId="608201BF" w14:textId="77777777" w:rsidR="00C30529" w:rsidRDefault="00C30529" w:rsidP="00C30529">
      <w:pPr>
        <w:pStyle w:val="Heading4"/>
      </w:pPr>
      <w:bookmarkStart w:id="1635" w:name="_Ref434477906"/>
      <w:r>
        <w:t>The Doxology</w:t>
      </w:r>
      <w:r w:rsidR="00E21EA3">
        <w:t xml:space="preserve"> for the Entrance into Egypt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lastRenderedPageBreak/>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36" w:name="_Ref434476089"/>
      <w:r>
        <w:t>The Psali Adam</w:t>
      </w:r>
      <w:r w:rsidR="006C1B94">
        <w:t xml:space="preserve"> for the Entrance into Egypt</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lastRenderedPageBreak/>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lastRenderedPageBreak/>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37" w:name="_Ref434476112"/>
      <w:r>
        <w:lastRenderedPageBreak/>
        <w:t>The Psali Batos</w:t>
      </w:r>
      <w:r w:rsidR="006C1B94">
        <w:t xml:space="preserve"> for the Entrance into Egypt</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38"/>
            <w:r>
              <w:t>approached</w:t>
            </w:r>
            <w:commentRangeEnd w:id="1638"/>
            <w:r>
              <w:rPr>
                <w:rStyle w:val="CommentReference"/>
              </w:rPr>
              <w:commentReference w:id="1638"/>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lastRenderedPageBreak/>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lastRenderedPageBreak/>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39"/>
            <w:r>
              <w:t xml:space="preserve">Ⲫⲱⲕ </w:t>
            </w:r>
            <w:commentRangeEnd w:id="1639"/>
            <w:r>
              <w:rPr>
                <w:rStyle w:val="CommentReference"/>
                <w:rFonts w:ascii="Times New Roman" w:hAnsi="Times New Roman"/>
              </w:rPr>
              <w:commentReference w:id="1639"/>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40" w:name="_Toc459399367"/>
      <w:r>
        <w:t>May 19 / Pashons 24: Also, St. Pashnouni, the Monk and Martyr</w:t>
      </w:r>
      <w:bookmarkEnd w:id="1640"/>
    </w:p>
    <w:p w14:paraId="408F0E44" w14:textId="77777777" w:rsidR="00A055D8" w:rsidRDefault="00A055D8" w:rsidP="00A055D8">
      <w:pPr>
        <w:pStyle w:val="Heading4"/>
      </w:pPr>
      <w:bookmarkStart w:id="1641" w:name="_Ref434491429"/>
      <w:r>
        <w:t>The Doxology</w:t>
      </w:r>
      <w:r w:rsidR="00810F04">
        <w:t xml:space="preserve"> for St. Pashnouni</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lastRenderedPageBreak/>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42" w:name="_Toc459399368"/>
      <w:r>
        <w:lastRenderedPageBreak/>
        <w:t xml:space="preserve">May 21 / Pashons 26: </w:t>
      </w:r>
      <w:r w:rsidR="00072324">
        <w:t>Martyrdom of St. Thomas the Apostle</w:t>
      </w:r>
      <w:bookmarkEnd w:id="1642"/>
    </w:p>
    <w:p w14:paraId="574A2F34" w14:textId="54087BF3"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401C91D" w14:textId="77777777" w:rsidR="007A6E4F" w:rsidRDefault="007A6E4F" w:rsidP="00160DE3">
      <w:pPr>
        <w:pStyle w:val="Heading3"/>
      </w:pPr>
      <w:bookmarkStart w:id="1643" w:name="_Toc459399369"/>
      <w:r>
        <w:t>May 22 / Pashons 27: St. Thomas the Anchorite</w:t>
      </w:r>
      <w:bookmarkEnd w:id="1643"/>
    </w:p>
    <w:p w14:paraId="638D349A" w14:textId="77777777" w:rsidR="007A6E4F" w:rsidRDefault="007A6E4F" w:rsidP="007A6E4F">
      <w:pPr>
        <w:pStyle w:val="Heading4"/>
      </w:pPr>
      <w:bookmarkStart w:id="1644" w:name="_Ref434490403"/>
      <w:r>
        <w:t>The Doxology</w:t>
      </w:r>
      <w:r w:rsidR="00B46E6E">
        <w:t xml:space="preserve"> for St. Thomas the Anchorite</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45"/>
            <w:r>
              <w:t>Like amber</w:t>
            </w:r>
          </w:p>
          <w:p w14:paraId="2CE5E879" w14:textId="77777777" w:rsidR="007A6E4F" w:rsidRDefault="007A6E4F" w:rsidP="007A6E4F">
            <w:pPr>
              <w:pStyle w:val="EngHangEnd"/>
            </w:pPr>
            <w:r>
              <w:t>Spreading in paradise.</w:t>
            </w:r>
            <w:commentRangeEnd w:id="1645"/>
            <w:r>
              <w:rPr>
                <w:rStyle w:val="CommentReference"/>
                <w:rFonts w:ascii="Times New Roman" w:eastAsiaTheme="minorHAnsi" w:hAnsi="Times New Roman" w:cstheme="minorBidi"/>
                <w:color w:val="auto"/>
              </w:rPr>
              <w:commentReference w:id="1645"/>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lastRenderedPageBreak/>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46" w:name="_Toc459399370"/>
      <w:r>
        <w:t>May 24 (25) / Pashons 29: Commemoration of the Annunciation, Nativity, and Resurrection on the 29</w:t>
      </w:r>
      <w:r w:rsidRPr="00C0205C">
        <w:rPr>
          <w:vertAlign w:val="superscript"/>
        </w:rPr>
        <w:t>th</w:t>
      </w:r>
      <w:r>
        <w:t xml:space="preserve"> of Every Month</w:t>
      </w:r>
      <w:bookmarkEnd w:id="1646"/>
    </w:p>
    <w:p w14:paraId="328345A0" w14:textId="68215C9F"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035949E7" w14:textId="702B32CB" w:rsidR="00D552F6" w:rsidRDefault="00D552F6" w:rsidP="00D552F6">
      <w:pPr>
        <w:pStyle w:val="Heading3"/>
      </w:pPr>
      <w:bookmarkStart w:id="1647" w:name="_Toc459399371"/>
      <w:r>
        <w:t xml:space="preserve">May 24 (25) / Pashons 29: Also St. </w:t>
      </w:r>
      <w:r w:rsidR="00F525F0">
        <w:t>Simeon</w:t>
      </w:r>
      <w:r>
        <w:t xml:space="preserve"> the Stylite</w:t>
      </w:r>
      <w:bookmarkEnd w:id="1647"/>
    </w:p>
    <w:p w14:paraId="6BC6625E" w14:textId="07CBC558" w:rsidR="00F525F0" w:rsidRPr="00F525F0" w:rsidRDefault="00F525F0" w:rsidP="00F525F0">
      <w:pPr>
        <w:pStyle w:val="Heading4"/>
      </w:pPr>
      <w:bookmarkStart w:id="1648" w:name="_Ref439328220"/>
      <w:r>
        <w:t>The Doxology for St. Simeon the Stylite</w:t>
      </w:r>
      <w:r w:rsidR="00BD2B3F">
        <w:rPr>
          <w:rStyle w:val="FootnoteReference"/>
        </w:rPr>
        <w:footnoteReference w:id="998"/>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lastRenderedPageBreak/>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lastRenderedPageBreak/>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49" w:name="_Toc459399372"/>
      <w:r>
        <w:t>May 25 / Pashons 30: Departure of St. Fournous the Disciple</w:t>
      </w:r>
      <w:bookmarkEnd w:id="1649"/>
    </w:p>
    <w:p w14:paraId="78E47792" w14:textId="21617855"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FCC02EA" w14:textId="77777777" w:rsidR="00F26510" w:rsidRDefault="00F26510" w:rsidP="00F26510">
      <w:pPr>
        <w:pStyle w:val="Heading3"/>
      </w:pPr>
      <w:bookmarkStart w:id="1650" w:name="_Toc459399373"/>
      <w:r>
        <w:t>May 27 / Paoni 2: St. Commemoration of the Appearance of the Bodies of St. John the Baptist and Elisha the Prophet</w:t>
      </w:r>
      <w:bookmarkEnd w:id="1650"/>
    </w:p>
    <w:p w14:paraId="0098B3FD" w14:textId="1556F5DA"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7D3D9074" w14:textId="77777777" w:rsidR="00601ED3" w:rsidRDefault="00601ED3" w:rsidP="00601ED3">
      <w:pPr>
        <w:pStyle w:val="Heading3"/>
      </w:pPr>
      <w:bookmarkStart w:id="1651" w:name="_Toc459399374"/>
      <w:r>
        <w:t>May 28 / Paoni 3: Consecration of St. George’s Church</w:t>
      </w:r>
      <w:bookmarkEnd w:id="1651"/>
    </w:p>
    <w:p w14:paraId="3DDB9E0A" w14:textId="0DDF132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E62F4">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5F6770">
        <w:rPr>
          <w:noProof/>
        </w:rPr>
        <w:t>826</w:t>
      </w:r>
      <w:r w:rsidR="002409EF">
        <w:fldChar w:fldCharType="end"/>
      </w:r>
      <w:r>
        <w:t>.</w:t>
      </w:r>
    </w:p>
    <w:p w14:paraId="2D4ABA3A" w14:textId="77777777" w:rsidR="00C30529" w:rsidRDefault="00C30529" w:rsidP="00C30529">
      <w:pPr>
        <w:pStyle w:val="Heading3"/>
      </w:pPr>
      <w:bookmarkStart w:id="1652" w:name="_Toc459399375"/>
      <w:r>
        <w:t xml:space="preserve">May 28 / Paoni 3: </w:t>
      </w:r>
      <w:r w:rsidR="00601ED3">
        <w:t xml:space="preserve">Also </w:t>
      </w:r>
      <w:r>
        <w:t>St. Abraam of Fayyoum</w:t>
      </w:r>
      <w:bookmarkEnd w:id="1652"/>
    </w:p>
    <w:p w14:paraId="26D71FAF" w14:textId="77777777" w:rsidR="00C30529" w:rsidRDefault="00C30529" w:rsidP="00C30529">
      <w:pPr>
        <w:pStyle w:val="Heading4"/>
      </w:pPr>
      <w:bookmarkStart w:id="1653" w:name="_Ref434492469"/>
      <w:r>
        <w:t>The Doxology</w:t>
      </w:r>
      <w:r w:rsidR="00B82753">
        <w:t xml:space="preserve"> for St. Abraam of Fayyoum</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lastRenderedPageBreak/>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9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lastRenderedPageBreak/>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57" w:name="_Toc459399376"/>
      <w:r>
        <w:t>May 30 / Paoni 5: Consecration of the Church of St. Victor</w:t>
      </w:r>
      <w:bookmarkEnd w:id="1657"/>
    </w:p>
    <w:p w14:paraId="21BC722A" w14:textId="77777777" w:rsidR="000E62F4" w:rsidRDefault="00253C5F" w:rsidP="00A534EB">
      <w:pPr>
        <w:pStyle w:val="Heading4"/>
      </w:pPr>
      <w:r>
        <w:t>See</w:t>
      </w:r>
      <w:r w:rsidR="002409EF">
        <w:t xml:space="preserve"> </w:t>
      </w:r>
      <w:r w:rsidR="002409EF">
        <w:fldChar w:fldCharType="begin"/>
      </w:r>
      <w:r w:rsidR="002409EF">
        <w:instrText xml:space="preserve"> REF _Ref434564112 \h </w:instrText>
      </w:r>
      <w:r w:rsidR="002409EF">
        <w:fldChar w:fldCharType="separate"/>
      </w:r>
      <w:r w:rsidR="000E62F4">
        <w:t xml:space="preserve">The Hymn of Intercessions December or </w:t>
      </w:r>
      <w:r w:rsidR="000E62F4"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F7959CA" w14:textId="77777777" w:rsidTr="00A534EB">
        <w:trPr>
          <w:cantSplit/>
          <w:jc w:val="center"/>
        </w:trPr>
        <w:tc>
          <w:tcPr>
            <w:tcW w:w="288" w:type="dxa"/>
          </w:tcPr>
          <w:p w14:paraId="55746A9B" w14:textId="77777777" w:rsidR="000E62F4" w:rsidRDefault="000E62F4" w:rsidP="00A534EB">
            <w:pPr>
              <w:pStyle w:val="CopticCross"/>
            </w:pPr>
          </w:p>
        </w:tc>
        <w:tc>
          <w:tcPr>
            <w:tcW w:w="3960" w:type="dxa"/>
          </w:tcPr>
          <w:p w14:paraId="6E2AA2BC" w14:textId="77777777" w:rsidR="000E62F4" w:rsidRDefault="000E62F4" w:rsidP="00A534EB">
            <w:pPr>
              <w:pStyle w:val="EngHang"/>
            </w:pPr>
            <w:r>
              <w:t>Through the intercessions</w:t>
            </w:r>
          </w:p>
          <w:p w14:paraId="74B1EBBF" w14:textId="77777777" w:rsidR="000E62F4" w:rsidRDefault="000E62F4" w:rsidP="00A534EB">
            <w:pPr>
              <w:pStyle w:val="EngHang"/>
            </w:pPr>
            <w:r>
              <w:t>Of the Holy</w:t>
            </w:r>
          </w:p>
          <w:p w14:paraId="68ADFC7D" w14:textId="77777777" w:rsidR="000E62F4" w:rsidRDefault="000E62F4" w:rsidP="00A534EB">
            <w:pPr>
              <w:pStyle w:val="EngHang"/>
            </w:pPr>
            <w:r>
              <w:t>Theotokos Mary,</w:t>
            </w:r>
          </w:p>
          <w:p w14:paraId="75BC3C38" w14:textId="77777777" w:rsidR="000E62F4" w:rsidRDefault="000E62F4" w:rsidP="00F546C6">
            <w:pPr>
              <w:pStyle w:val="EngHangEnd"/>
            </w:pPr>
            <w:r>
              <w:t>O Lord, grant us the forgiveness of our sins.</w:t>
            </w:r>
          </w:p>
        </w:tc>
        <w:tc>
          <w:tcPr>
            <w:tcW w:w="288" w:type="dxa"/>
          </w:tcPr>
          <w:p w14:paraId="515F375D" w14:textId="77777777" w:rsidR="000E62F4" w:rsidRDefault="000E62F4" w:rsidP="00A534EB"/>
        </w:tc>
        <w:tc>
          <w:tcPr>
            <w:tcW w:w="288" w:type="dxa"/>
          </w:tcPr>
          <w:p w14:paraId="4CDBD0E9" w14:textId="77777777" w:rsidR="000E62F4" w:rsidRDefault="000E62F4" w:rsidP="00A534EB">
            <w:pPr>
              <w:pStyle w:val="CopticCross"/>
            </w:pPr>
          </w:p>
        </w:tc>
        <w:tc>
          <w:tcPr>
            <w:tcW w:w="3960" w:type="dxa"/>
          </w:tcPr>
          <w:p w14:paraId="27EA6A97" w14:textId="77777777" w:rsidR="000E62F4" w:rsidRDefault="000E62F4" w:rsidP="00A534EB">
            <w:pPr>
              <w:pStyle w:val="CopticVersemulti-line"/>
            </w:pPr>
            <w:r>
              <w:t>Ϩⲓⲧⲉⲛ ⲛⲓⲡ̀ⲣⲉⲥⲃⲓⲁ</w:t>
            </w:r>
          </w:p>
          <w:p w14:paraId="6707E491" w14:textId="77777777" w:rsidR="000E62F4" w:rsidRDefault="000E62F4" w:rsidP="007827C1">
            <w:pPr>
              <w:pStyle w:val="CopticVersemulti-line"/>
            </w:pPr>
            <w:r>
              <w:t>ⲛ̀ⲧⲉ ϯⲑⲉⲟ̀ⲧⲟⲕⲟⲥ</w:t>
            </w:r>
          </w:p>
          <w:p w14:paraId="34D873FB" w14:textId="77777777" w:rsidR="000E62F4" w:rsidRDefault="000E62F4" w:rsidP="007827C1">
            <w:pPr>
              <w:pStyle w:val="CopticVersemulti-line"/>
            </w:pPr>
            <w:r>
              <w:t>ⲉⲑⲟⲩⲁⲃ Ⲙⲁⲓⲣⲁ</w:t>
            </w:r>
          </w:p>
          <w:p w14:paraId="6EE62DD6"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6E5F51AB" w14:textId="77777777" w:rsidTr="00A534EB">
        <w:trPr>
          <w:cantSplit/>
          <w:jc w:val="center"/>
        </w:trPr>
        <w:tc>
          <w:tcPr>
            <w:tcW w:w="288" w:type="dxa"/>
          </w:tcPr>
          <w:p w14:paraId="3D76555A" w14:textId="77777777" w:rsidR="000E62F4" w:rsidRDefault="000E62F4" w:rsidP="00A534EB">
            <w:pPr>
              <w:pStyle w:val="CopticCross"/>
            </w:pPr>
          </w:p>
        </w:tc>
        <w:tc>
          <w:tcPr>
            <w:tcW w:w="3960" w:type="dxa"/>
          </w:tcPr>
          <w:p w14:paraId="7FB535A8" w14:textId="77777777" w:rsidR="000E62F4" w:rsidRDefault="000E62F4" w:rsidP="00A534EB">
            <w:pPr>
              <w:pStyle w:val="EngHang"/>
            </w:pPr>
            <w:r>
              <w:t>Through the intercessions</w:t>
            </w:r>
          </w:p>
          <w:p w14:paraId="65D877AC" w14:textId="77777777" w:rsidR="000E62F4" w:rsidRDefault="000E62F4" w:rsidP="00A534EB">
            <w:pPr>
              <w:pStyle w:val="EngHang"/>
            </w:pPr>
            <w:r>
              <w:t>Of the holy archangel,</w:t>
            </w:r>
          </w:p>
          <w:p w14:paraId="3C73F540" w14:textId="77777777" w:rsidR="000E62F4" w:rsidRPr="00F546C6" w:rsidRDefault="000E62F4" w:rsidP="00F546C6">
            <w:pPr>
              <w:pStyle w:val="EngHang"/>
            </w:pPr>
            <w:r>
              <w:t>Gabriel the Angel-Evangel,</w:t>
            </w:r>
          </w:p>
          <w:p w14:paraId="47946414" w14:textId="77777777" w:rsidR="000E62F4" w:rsidRDefault="000E62F4" w:rsidP="00F546C6">
            <w:pPr>
              <w:pStyle w:val="EngHangEnd"/>
            </w:pPr>
            <w:r>
              <w:t xml:space="preserve">O Lord, grant us the forgivness of our sins. </w:t>
            </w:r>
          </w:p>
        </w:tc>
        <w:tc>
          <w:tcPr>
            <w:tcW w:w="288" w:type="dxa"/>
          </w:tcPr>
          <w:p w14:paraId="22D02637" w14:textId="77777777" w:rsidR="000E62F4" w:rsidRDefault="000E62F4" w:rsidP="00A534EB"/>
        </w:tc>
        <w:tc>
          <w:tcPr>
            <w:tcW w:w="288" w:type="dxa"/>
          </w:tcPr>
          <w:p w14:paraId="2656C261" w14:textId="77777777" w:rsidR="000E62F4" w:rsidRDefault="000E62F4" w:rsidP="00A534EB">
            <w:pPr>
              <w:pStyle w:val="CopticCross"/>
            </w:pPr>
          </w:p>
        </w:tc>
        <w:tc>
          <w:tcPr>
            <w:tcW w:w="3960" w:type="dxa"/>
          </w:tcPr>
          <w:p w14:paraId="696BD821" w14:textId="77777777" w:rsidR="000E62F4" w:rsidRDefault="000E62F4" w:rsidP="00A534EB">
            <w:pPr>
              <w:pStyle w:val="CopticVersemulti-line"/>
            </w:pPr>
            <w:r>
              <w:t>Ϩⲓⲧⲉⲛ ⲛⲓⲡ̀ⲣⲉⲥⲃⲓⲁ</w:t>
            </w:r>
          </w:p>
          <w:p w14:paraId="694F6279" w14:textId="77777777" w:rsidR="000E62F4" w:rsidRDefault="000E62F4" w:rsidP="00A534EB">
            <w:pPr>
              <w:pStyle w:val="CopticVersemulti-line"/>
            </w:pPr>
            <w:r>
              <w:t>ⲛ̀ⲧⲉ ⲡⲓⲁ̀ⲣⲭⲓⲁⲅⲅⲉⲗⲟⲥ ⲉⲑⲟⲩⲁⲃ</w:t>
            </w:r>
          </w:p>
          <w:p w14:paraId="258198CC" w14:textId="77777777" w:rsidR="000E62F4" w:rsidRDefault="000E62F4" w:rsidP="00A534EB">
            <w:pPr>
              <w:pStyle w:val="CopticVersemulti-line"/>
            </w:pPr>
            <w:r>
              <w:t>Ⲅⲁⲃⲣⲓⲏⲗ ⲡⲓϥⲁⲓϣⲉⲛⲛⲟⲩϥⲓ:</w:t>
            </w:r>
          </w:p>
          <w:p w14:paraId="77CF7F9B"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3AB69546" w14:textId="77777777" w:rsidTr="00A534EB">
        <w:trPr>
          <w:cantSplit/>
          <w:jc w:val="center"/>
        </w:trPr>
        <w:tc>
          <w:tcPr>
            <w:tcW w:w="288" w:type="dxa"/>
          </w:tcPr>
          <w:p w14:paraId="59CD10C5" w14:textId="77777777" w:rsidR="000E62F4" w:rsidRDefault="000E62F4" w:rsidP="00A534EB">
            <w:pPr>
              <w:pStyle w:val="CopticCross"/>
            </w:pPr>
          </w:p>
        </w:tc>
        <w:tc>
          <w:tcPr>
            <w:tcW w:w="3960" w:type="dxa"/>
          </w:tcPr>
          <w:p w14:paraId="2B0934F4" w14:textId="77777777" w:rsidR="000E62F4" w:rsidRDefault="000E62F4" w:rsidP="00A534EB">
            <w:pPr>
              <w:pStyle w:val="EngHang"/>
            </w:pPr>
            <w:r>
              <w:t>Through the intercessions</w:t>
            </w:r>
          </w:p>
          <w:p w14:paraId="1B4130E3" w14:textId="77777777" w:rsidR="000E62F4" w:rsidRDefault="000E62F4" w:rsidP="00A534EB">
            <w:pPr>
              <w:pStyle w:val="EngHang"/>
            </w:pPr>
            <w:r>
              <w:t>Of the Seven Archangels,</w:t>
            </w:r>
          </w:p>
          <w:p w14:paraId="2EFD2971" w14:textId="77777777" w:rsidR="000E62F4" w:rsidRDefault="000E62F4" w:rsidP="00A534EB">
            <w:pPr>
              <w:pStyle w:val="EngHang"/>
            </w:pPr>
            <w:r>
              <w:t>And the havenly orders,</w:t>
            </w:r>
          </w:p>
          <w:p w14:paraId="412B97A3" w14:textId="77777777" w:rsidR="000E62F4" w:rsidRDefault="000E62F4" w:rsidP="00F546C6">
            <w:pPr>
              <w:pStyle w:val="EngHangEnd"/>
            </w:pPr>
            <w:r>
              <w:t>O Lord, grant us the forgivness of our sins.</w:t>
            </w:r>
          </w:p>
        </w:tc>
        <w:tc>
          <w:tcPr>
            <w:tcW w:w="288" w:type="dxa"/>
          </w:tcPr>
          <w:p w14:paraId="40651BE9" w14:textId="77777777" w:rsidR="000E62F4" w:rsidRDefault="000E62F4" w:rsidP="00A534EB"/>
        </w:tc>
        <w:tc>
          <w:tcPr>
            <w:tcW w:w="288" w:type="dxa"/>
          </w:tcPr>
          <w:p w14:paraId="01EC8F5E" w14:textId="77777777" w:rsidR="000E62F4" w:rsidRDefault="000E62F4" w:rsidP="00A534EB">
            <w:pPr>
              <w:pStyle w:val="CopticCross"/>
            </w:pPr>
          </w:p>
        </w:tc>
        <w:tc>
          <w:tcPr>
            <w:tcW w:w="3960" w:type="dxa"/>
          </w:tcPr>
          <w:p w14:paraId="6B44B4D4" w14:textId="77777777" w:rsidR="000E62F4" w:rsidRDefault="000E62F4" w:rsidP="00A534EB">
            <w:pPr>
              <w:pStyle w:val="CopticVersemulti-line"/>
            </w:pPr>
            <w:r>
              <w:t>Ϩⲓⲧⲉⲛ ⲛⲓⲡ̀ⲣⲉⲥⲃⲓⲁ</w:t>
            </w:r>
          </w:p>
          <w:p w14:paraId="45DA2540" w14:textId="77777777" w:rsidR="000E62F4" w:rsidRDefault="000E62F4" w:rsidP="00A534EB">
            <w:pPr>
              <w:pStyle w:val="CopticVersemulti-line"/>
            </w:pPr>
            <w:r>
              <w:t>ⲛ̀ⲧⲉ ⲡⲓϣⲁϣϥ ⲛ̀ⲁⲣⲭⲓⲁⲅⲅⲉⲗⲟⲥ</w:t>
            </w:r>
          </w:p>
          <w:p w14:paraId="5CD3D8F2" w14:textId="77777777" w:rsidR="000E62F4" w:rsidRDefault="000E62F4" w:rsidP="00A534EB">
            <w:pPr>
              <w:pStyle w:val="CopticVersemulti-line"/>
            </w:pPr>
            <w:r>
              <w:t>ⲛⲉⲙ ⲛⲓⲧⲁⲅⲙⲁ ⲛ̀ⲉ̀ⲡⲟⲩⲣⲁⲛⲓⲟⲛ:</w:t>
            </w:r>
          </w:p>
          <w:p w14:paraId="4636ADCE"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53C37E0E" w14:textId="77777777" w:rsidTr="00A534EB">
        <w:trPr>
          <w:cantSplit/>
          <w:jc w:val="center"/>
        </w:trPr>
        <w:tc>
          <w:tcPr>
            <w:tcW w:w="288" w:type="dxa"/>
          </w:tcPr>
          <w:p w14:paraId="09896551" w14:textId="77777777" w:rsidR="000E62F4" w:rsidRDefault="000E62F4" w:rsidP="00A534EB">
            <w:pPr>
              <w:pStyle w:val="CopticCross"/>
            </w:pPr>
          </w:p>
        </w:tc>
        <w:tc>
          <w:tcPr>
            <w:tcW w:w="3960" w:type="dxa"/>
          </w:tcPr>
          <w:p w14:paraId="77008174" w14:textId="77777777" w:rsidR="000E62F4" w:rsidRDefault="000E62F4" w:rsidP="00A534EB">
            <w:pPr>
              <w:pStyle w:val="EngHang"/>
            </w:pPr>
            <w:r>
              <w:t>Through the intercessions</w:t>
            </w:r>
          </w:p>
          <w:p w14:paraId="697345B6" w14:textId="77777777" w:rsidR="000E62F4" w:rsidRDefault="000E62F4" w:rsidP="00A534EB">
            <w:pPr>
              <w:pStyle w:val="EngHang"/>
            </w:pPr>
            <w:r>
              <w:t>Of the cousin of Emmanuel,</w:t>
            </w:r>
          </w:p>
          <w:p w14:paraId="064639A7" w14:textId="77777777" w:rsidR="000E62F4" w:rsidRDefault="000E62F4" w:rsidP="00A534EB">
            <w:pPr>
              <w:pStyle w:val="EngHang"/>
            </w:pPr>
            <w:r>
              <w:t>John the son of Zacharias,</w:t>
            </w:r>
          </w:p>
          <w:p w14:paraId="4F1E69AC" w14:textId="77777777" w:rsidR="000E62F4" w:rsidRDefault="000E62F4" w:rsidP="00F546C6">
            <w:pPr>
              <w:pStyle w:val="EngHangEnd"/>
            </w:pPr>
            <w:r>
              <w:t>O Lord, grant us the forgiveness of our sins.</w:t>
            </w:r>
          </w:p>
        </w:tc>
        <w:tc>
          <w:tcPr>
            <w:tcW w:w="288" w:type="dxa"/>
          </w:tcPr>
          <w:p w14:paraId="5CC8D98D" w14:textId="77777777" w:rsidR="000E62F4" w:rsidRDefault="000E62F4" w:rsidP="00A534EB"/>
        </w:tc>
        <w:tc>
          <w:tcPr>
            <w:tcW w:w="288" w:type="dxa"/>
          </w:tcPr>
          <w:p w14:paraId="204EEFE9" w14:textId="77777777" w:rsidR="000E62F4" w:rsidRDefault="000E62F4" w:rsidP="00A534EB">
            <w:pPr>
              <w:pStyle w:val="CopticCross"/>
            </w:pPr>
          </w:p>
        </w:tc>
        <w:tc>
          <w:tcPr>
            <w:tcW w:w="3960" w:type="dxa"/>
          </w:tcPr>
          <w:p w14:paraId="0F567086" w14:textId="77777777" w:rsidR="000E62F4" w:rsidRDefault="000E62F4" w:rsidP="00F546C6">
            <w:pPr>
              <w:pStyle w:val="CopticVersemulti-line"/>
            </w:pPr>
            <w:r>
              <w:t>Ϩⲓⲧⲉⲛ ⲛⲓⲡ̀ⲣⲉⲥⲃⲓⲁ</w:t>
            </w:r>
          </w:p>
          <w:p w14:paraId="022784F9" w14:textId="77777777" w:rsidR="000E62F4" w:rsidRDefault="000E62F4" w:rsidP="00F546C6">
            <w:pPr>
              <w:pStyle w:val="CopticVersemulti-line"/>
            </w:pPr>
            <w:r>
              <w:t>ⲛ̀Ⲉⲙⲙⲁⲛⲟⲩⲏⲗ Ⲓⲱⲁⲛⲛⲏⲥ</w:t>
            </w:r>
          </w:p>
          <w:p w14:paraId="4124F217" w14:textId="77777777" w:rsidR="000E62F4" w:rsidRDefault="000E62F4" w:rsidP="00F546C6">
            <w:pPr>
              <w:pStyle w:val="CopticVersemulti-line"/>
            </w:pPr>
            <w:r>
              <w:t>ⲡ̀ϣⲏⲣⲓ ⲛ̀Ⲍⲁⲭⲁⲣⲓⲁⲥ:</w:t>
            </w:r>
          </w:p>
          <w:p w14:paraId="41682796"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4B45E608" w14:textId="77777777" w:rsidTr="00A534EB">
        <w:trPr>
          <w:cantSplit/>
          <w:jc w:val="center"/>
        </w:trPr>
        <w:tc>
          <w:tcPr>
            <w:tcW w:w="288" w:type="dxa"/>
          </w:tcPr>
          <w:p w14:paraId="0DC7D3C1" w14:textId="77777777" w:rsidR="000E62F4" w:rsidRDefault="000E62F4" w:rsidP="00A534EB">
            <w:pPr>
              <w:pStyle w:val="CopticCross"/>
            </w:pPr>
          </w:p>
        </w:tc>
        <w:tc>
          <w:tcPr>
            <w:tcW w:w="3960" w:type="dxa"/>
          </w:tcPr>
          <w:p w14:paraId="46133F79" w14:textId="77777777" w:rsidR="000E62F4" w:rsidRDefault="000E62F4" w:rsidP="00A534EB">
            <w:pPr>
              <w:pStyle w:val="EngHang"/>
            </w:pPr>
            <w:r>
              <w:t>Through the prayers</w:t>
            </w:r>
          </w:p>
          <w:p w14:paraId="6B76CCD0" w14:textId="77777777" w:rsidR="000E62F4" w:rsidRDefault="000E62F4" w:rsidP="00A534EB">
            <w:pPr>
              <w:pStyle w:val="EngHang"/>
            </w:pPr>
            <w:r>
              <w:t>Of Zacharias the priest,</w:t>
            </w:r>
          </w:p>
          <w:p w14:paraId="479C28D2" w14:textId="77777777" w:rsidR="000E62F4" w:rsidRDefault="000E62F4" w:rsidP="00A534EB">
            <w:pPr>
              <w:pStyle w:val="EngHang"/>
            </w:pPr>
            <w:r>
              <w:t>And his wife Elisabeth,</w:t>
            </w:r>
          </w:p>
          <w:p w14:paraId="4CD6D170" w14:textId="77777777" w:rsidR="000E62F4" w:rsidRDefault="000E62F4" w:rsidP="00F546C6">
            <w:pPr>
              <w:pStyle w:val="EngHangEnd"/>
            </w:pPr>
            <w:r>
              <w:t>O Lord, grant us the forgivenss of ours sins.</w:t>
            </w:r>
          </w:p>
        </w:tc>
        <w:tc>
          <w:tcPr>
            <w:tcW w:w="288" w:type="dxa"/>
          </w:tcPr>
          <w:p w14:paraId="682D84A9" w14:textId="77777777" w:rsidR="000E62F4" w:rsidRDefault="000E62F4" w:rsidP="00A534EB"/>
        </w:tc>
        <w:tc>
          <w:tcPr>
            <w:tcW w:w="288" w:type="dxa"/>
          </w:tcPr>
          <w:p w14:paraId="35473278" w14:textId="77777777" w:rsidR="000E62F4" w:rsidRDefault="000E62F4" w:rsidP="00A534EB">
            <w:pPr>
              <w:pStyle w:val="CopticCross"/>
            </w:pPr>
          </w:p>
        </w:tc>
        <w:tc>
          <w:tcPr>
            <w:tcW w:w="3960" w:type="dxa"/>
          </w:tcPr>
          <w:p w14:paraId="0767EEBA" w14:textId="77777777" w:rsidR="000E62F4" w:rsidRDefault="000E62F4" w:rsidP="00A534EB">
            <w:pPr>
              <w:pStyle w:val="CopticVersemulti-line"/>
            </w:pPr>
            <w:r>
              <w:t>Ϩⲓⲧⲉⲛ ⲛⲓⲉⲩⲭⲏ ⲛ̀ⲧⲉ</w:t>
            </w:r>
          </w:p>
          <w:p w14:paraId="393E13D6" w14:textId="77777777" w:rsidR="000E62F4" w:rsidRDefault="000E62F4" w:rsidP="00A534EB">
            <w:pPr>
              <w:pStyle w:val="CopticVersemulti-line"/>
            </w:pPr>
            <w:r>
              <w:t>ⲡⲓⲟⲩⲏⲃ Ⲍⲁⲭⲁⲣⲓⲁⲥ</w:t>
            </w:r>
          </w:p>
          <w:p w14:paraId="1D8BD069" w14:textId="77777777" w:rsidR="000E62F4" w:rsidRDefault="000E62F4" w:rsidP="00A534EB">
            <w:pPr>
              <w:pStyle w:val="CopticVersemulti-line"/>
            </w:pPr>
            <w:r>
              <w:t>ⲛⲉⲙ ⲧⲉϥⲥ̀ϩⲓⲙⲓ Ⲉⲗⲓⲥⲁⲃⲉⲧ:</w:t>
            </w:r>
          </w:p>
          <w:p w14:paraId="17C7138E" w14:textId="77777777" w:rsidR="000E62F4" w:rsidRPr="00C35319" w:rsidRDefault="000E62F4" w:rsidP="00E54614">
            <w:pPr>
              <w:pStyle w:val="CopticHangingVerse"/>
            </w:pPr>
            <w:r>
              <w:t>Ⲡϭⲟⲓⲥ ⲁ̀ⲣⲓϩ̀ⲙⲟⲧ ⲛⲁⲛ ⲙ̀ⲡⲓⲭⲱ ⲉ̀ⲃⲟⲗ ⲛ̀ⲧⲉ ⲛⲉⲛⲛⲟⲃⲓ.</w:t>
            </w:r>
          </w:p>
        </w:tc>
      </w:tr>
      <w:tr w:rsidR="000E62F4" w14:paraId="78FA9C95" w14:textId="77777777" w:rsidTr="00A534EB">
        <w:trPr>
          <w:cantSplit/>
          <w:jc w:val="center"/>
        </w:trPr>
        <w:tc>
          <w:tcPr>
            <w:tcW w:w="288" w:type="dxa"/>
          </w:tcPr>
          <w:p w14:paraId="5396AAA1" w14:textId="77777777" w:rsidR="000E62F4" w:rsidRDefault="000E62F4" w:rsidP="00A534EB">
            <w:pPr>
              <w:pStyle w:val="CopticCross"/>
            </w:pPr>
          </w:p>
        </w:tc>
        <w:tc>
          <w:tcPr>
            <w:tcW w:w="3960" w:type="dxa"/>
          </w:tcPr>
          <w:p w14:paraId="561CC7A4" w14:textId="77777777" w:rsidR="000E62F4" w:rsidRDefault="000E62F4" w:rsidP="00A534EB">
            <w:pPr>
              <w:pStyle w:val="EngHang"/>
            </w:pPr>
            <w:r>
              <w:t>Through the prayers</w:t>
            </w:r>
          </w:p>
          <w:p w14:paraId="2923C0A9" w14:textId="77777777" w:rsidR="000E62F4" w:rsidRDefault="000E62F4" w:rsidP="00A534EB">
            <w:pPr>
              <w:pStyle w:val="EngHang"/>
            </w:pPr>
            <w:r>
              <w:t>Of the blessed elders,</w:t>
            </w:r>
          </w:p>
          <w:p w14:paraId="5BA2E451" w14:textId="77777777" w:rsidR="000E62F4" w:rsidRDefault="000E62F4" w:rsidP="00A534EB">
            <w:pPr>
              <w:pStyle w:val="EngHang"/>
            </w:pPr>
            <w:r>
              <w:t>Joachim and Anna,</w:t>
            </w:r>
          </w:p>
          <w:p w14:paraId="131DD7DD" w14:textId="77777777" w:rsidR="000E62F4" w:rsidRDefault="000E62F4" w:rsidP="00F546C6">
            <w:pPr>
              <w:pStyle w:val="EngHangEnd"/>
            </w:pPr>
            <w:r>
              <w:t>O Lord, grant us the forgiveness of ours sins.</w:t>
            </w:r>
          </w:p>
        </w:tc>
        <w:tc>
          <w:tcPr>
            <w:tcW w:w="288" w:type="dxa"/>
          </w:tcPr>
          <w:p w14:paraId="7AEEE3FE" w14:textId="77777777" w:rsidR="000E62F4" w:rsidRDefault="000E62F4" w:rsidP="00A534EB"/>
        </w:tc>
        <w:tc>
          <w:tcPr>
            <w:tcW w:w="288" w:type="dxa"/>
          </w:tcPr>
          <w:p w14:paraId="39AD75A5" w14:textId="77777777" w:rsidR="000E62F4" w:rsidRDefault="000E62F4" w:rsidP="00A534EB">
            <w:pPr>
              <w:pStyle w:val="CopticCross"/>
            </w:pPr>
          </w:p>
        </w:tc>
        <w:tc>
          <w:tcPr>
            <w:tcW w:w="3960" w:type="dxa"/>
          </w:tcPr>
          <w:p w14:paraId="4E8703D9" w14:textId="77777777" w:rsidR="000E62F4" w:rsidRDefault="000E62F4" w:rsidP="00E54614">
            <w:pPr>
              <w:pStyle w:val="CopticVersemulti-line"/>
            </w:pPr>
            <w:r>
              <w:t>Ϩⲓⲧⲉⲛ ⲛⲓⲉⲩⲭⲏ ⲛ̀ⲧⲉ</w:t>
            </w:r>
          </w:p>
          <w:p w14:paraId="2CAB6B8F" w14:textId="77777777" w:rsidR="000E62F4" w:rsidRDefault="000E62F4" w:rsidP="00E54614">
            <w:pPr>
              <w:pStyle w:val="CopticVersemulti-line"/>
            </w:pPr>
            <w:r>
              <w:t>ⲛⲓϧⲉⲗⲗⲟⲓ ⲧ̀ⲥ̀ⲙⲁⲣⲱⲟⲩⲧ</w:t>
            </w:r>
          </w:p>
          <w:p w14:paraId="474A0A9D" w14:textId="77777777" w:rsidR="000E62F4" w:rsidRDefault="000E62F4" w:rsidP="00E54614">
            <w:pPr>
              <w:pStyle w:val="CopticVersemulti-line"/>
            </w:pPr>
            <w:r>
              <w:t>Ⲓⲱⲁⲕⲓⲙ ⲛⲉⲙ Ⲁⲛⲛⲁ:</w:t>
            </w:r>
          </w:p>
          <w:p w14:paraId="7E8615AD" w14:textId="77777777" w:rsidR="000E62F4" w:rsidRPr="00C35319" w:rsidRDefault="000E62F4" w:rsidP="007827C1">
            <w:pPr>
              <w:pStyle w:val="CopticHangingVerse"/>
            </w:pPr>
            <w:r>
              <w:t>Ⲡϭⲟⲓⲥ ⲁ̀ⲣⲓϩ̀ⲙⲟⲧ ⲛⲁⲛ ⲙ̀ⲡⲓⲭⲱ ⲉ̀ⲃⲟⲗ ⲛ̀ⲧⲉ ⲛⲉⲛⲛⲟⲃⲓ.</w:t>
            </w:r>
          </w:p>
        </w:tc>
      </w:tr>
      <w:tr w:rsidR="000E62F4" w14:paraId="47552A15" w14:textId="77777777" w:rsidTr="00A534EB">
        <w:trPr>
          <w:cantSplit/>
          <w:jc w:val="center"/>
        </w:trPr>
        <w:tc>
          <w:tcPr>
            <w:tcW w:w="288" w:type="dxa"/>
          </w:tcPr>
          <w:p w14:paraId="41560161" w14:textId="77777777" w:rsidR="000E62F4" w:rsidRDefault="000E62F4" w:rsidP="00A534EB">
            <w:pPr>
              <w:pStyle w:val="CopticCross"/>
            </w:pPr>
          </w:p>
        </w:tc>
        <w:tc>
          <w:tcPr>
            <w:tcW w:w="3960" w:type="dxa"/>
          </w:tcPr>
          <w:p w14:paraId="1B7FCCD1" w14:textId="77777777" w:rsidR="000E62F4" w:rsidRDefault="000E62F4" w:rsidP="00A534EB">
            <w:pPr>
              <w:pStyle w:val="EngHang"/>
            </w:pPr>
            <w:r>
              <w:t>Through the prayers</w:t>
            </w:r>
          </w:p>
          <w:p w14:paraId="10E13AF5" w14:textId="77777777" w:rsidR="000E62F4" w:rsidRDefault="000E62F4" w:rsidP="00A534EB">
            <w:pPr>
              <w:pStyle w:val="EngHang"/>
            </w:pPr>
            <w:r>
              <w:t>Of my lords and fathers,</w:t>
            </w:r>
          </w:p>
          <w:p w14:paraId="2B9F71FE" w14:textId="77777777" w:rsidR="000E62F4" w:rsidRDefault="000E62F4" w:rsidP="00A534EB">
            <w:pPr>
              <w:pStyle w:val="EngHang"/>
            </w:pPr>
            <w:r>
              <w:t>The Apostles, and the rest of the Disciples,</w:t>
            </w:r>
          </w:p>
          <w:p w14:paraId="1EE4DE77" w14:textId="77777777" w:rsidR="000E62F4" w:rsidRDefault="000E62F4" w:rsidP="00F546C6">
            <w:pPr>
              <w:pStyle w:val="EngHangEnd"/>
            </w:pPr>
            <w:r>
              <w:t>O Lord, grant us the forgiviness of ours sins.</w:t>
            </w:r>
          </w:p>
        </w:tc>
        <w:tc>
          <w:tcPr>
            <w:tcW w:w="288" w:type="dxa"/>
          </w:tcPr>
          <w:p w14:paraId="4D372FC1" w14:textId="77777777" w:rsidR="000E62F4" w:rsidRDefault="000E62F4" w:rsidP="00A534EB"/>
        </w:tc>
        <w:tc>
          <w:tcPr>
            <w:tcW w:w="288" w:type="dxa"/>
          </w:tcPr>
          <w:p w14:paraId="592FE59D" w14:textId="77777777" w:rsidR="000E62F4" w:rsidRDefault="000E62F4" w:rsidP="00A534EB">
            <w:pPr>
              <w:pStyle w:val="CopticCross"/>
            </w:pPr>
          </w:p>
        </w:tc>
        <w:tc>
          <w:tcPr>
            <w:tcW w:w="3960" w:type="dxa"/>
          </w:tcPr>
          <w:p w14:paraId="1D88A475" w14:textId="77777777" w:rsidR="000E62F4" w:rsidRDefault="000E62F4" w:rsidP="00A534EB">
            <w:pPr>
              <w:pStyle w:val="CopticVersemulti-line"/>
            </w:pPr>
            <w:r>
              <w:t>Ϩⲓⲧⲉⲛ ⲛⲓⲉⲩⲭⲏ</w:t>
            </w:r>
          </w:p>
          <w:p w14:paraId="1E19EFFA" w14:textId="77777777" w:rsidR="000E62F4" w:rsidRDefault="000E62F4" w:rsidP="007827C1">
            <w:pPr>
              <w:pStyle w:val="CopticVersemulti-line"/>
            </w:pPr>
            <w:r>
              <w:t>ⲛ̀ⲧⲉ ⲛⲁϭⲟⲓⲥ ⲛ̀ⲓⲟϯ ⲛ̀ⲁ̀ⲡⲟⲥⲧⲟⲗⲟⲥ</w:t>
            </w:r>
          </w:p>
          <w:p w14:paraId="64180AA2" w14:textId="77777777" w:rsidR="000E62F4" w:rsidRDefault="000E62F4" w:rsidP="007827C1">
            <w:pPr>
              <w:pStyle w:val="CopticVersemulti-line"/>
            </w:pPr>
            <w:r>
              <w:t>ⲛⲉⲙ ⲡ̀ⲥⲉⲡⲓ ⲛ̀ⲧⲉ ⲛⲓⲙⲁⲑⲏⲧⲏⲥ:</w:t>
            </w:r>
          </w:p>
          <w:p w14:paraId="095CC744" w14:textId="77777777" w:rsidR="000E62F4" w:rsidRPr="00C35319" w:rsidRDefault="000E62F4" w:rsidP="007827C1">
            <w:pPr>
              <w:pStyle w:val="CopticHangingVerse"/>
            </w:pPr>
            <w:r>
              <w:t>Ⲡϭⲟⲓⲥ ⲁ̀ⲣⲓϩ̀ⲙⲟⲧ ⲛⲁⲛ ⲙ̀ⲡⲓⲭⲱ ⲉ̀ⲃⲟⲗ ⲛ̀ⲧⲉ ⲛⲉⲛⲛⲟⲃⲓ.</w:t>
            </w:r>
          </w:p>
        </w:tc>
      </w:tr>
    </w:tbl>
    <w:p w14:paraId="293C522E" w14:textId="77777777" w:rsidR="000E62F4" w:rsidRDefault="000E62F4"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0A296D6E" w14:textId="77777777" w:rsidR="000E62F4" w:rsidRDefault="000E62F4" w:rsidP="00F658AF">
      <w:pPr>
        <w:pStyle w:val="Rubric"/>
      </w:pPr>
      <w:r>
        <w:t xml:space="preserve">On the first, second, and third Sundays </w:t>
      </w:r>
      <w:r>
        <w:rPr>
          <w:lang w:val="en-US"/>
        </w:rPr>
        <w:t>(and the weeks following them, and prior to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0E26E12" w14:textId="77777777" w:rsidTr="009170BF">
        <w:trPr>
          <w:cantSplit/>
          <w:jc w:val="center"/>
        </w:trPr>
        <w:tc>
          <w:tcPr>
            <w:tcW w:w="288" w:type="dxa"/>
          </w:tcPr>
          <w:p w14:paraId="7257C9B5" w14:textId="77777777" w:rsidR="000E62F4" w:rsidRDefault="000E62F4" w:rsidP="009170BF">
            <w:pPr>
              <w:pStyle w:val="CopticCross"/>
            </w:pPr>
          </w:p>
        </w:tc>
        <w:tc>
          <w:tcPr>
            <w:tcW w:w="3960" w:type="dxa"/>
          </w:tcPr>
          <w:p w14:paraId="2CE2202A" w14:textId="77777777" w:rsidR="000E62F4" w:rsidRDefault="000E62F4" w:rsidP="00F658AF">
            <w:pPr>
              <w:pStyle w:val="EngHang"/>
            </w:pPr>
            <w:r>
              <w:rPr>
                <w:rFonts w:hint="eastAsia"/>
              </w:rPr>
              <w:t>Hail to you, O Mary,</w:t>
            </w:r>
          </w:p>
          <w:p w14:paraId="79F8A506" w14:textId="77777777" w:rsidR="000E62F4" w:rsidRDefault="000E62F4" w:rsidP="00F658AF">
            <w:pPr>
              <w:pStyle w:val="EngHang"/>
            </w:pPr>
            <w:r>
              <w:t>T</w:t>
            </w:r>
            <w:r>
              <w:rPr>
                <w:rFonts w:hint="eastAsia"/>
              </w:rPr>
              <w:t>he fair dove,</w:t>
            </w:r>
          </w:p>
          <w:p w14:paraId="52DFD91B" w14:textId="77777777" w:rsidR="000E62F4" w:rsidRDefault="000E62F4" w:rsidP="00F658AF">
            <w:pPr>
              <w:pStyle w:val="EngHang"/>
            </w:pPr>
            <w:r>
              <w:t>W</w:t>
            </w:r>
            <w:r>
              <w:rPr>
                <w:rFonts w:hint="eastAsia"/>
              </w:rPr>
              <w:t>ho brought forth</w:t>
            </w:r>
            <w:r>
              <w:t xml:space="preserve"> </w:t>
            </w:r>
            <w:r>
              <w:rPr>
                <w:rFonts w:hint="eastAsia"/>
              </w:rPr>
              <w:t>to us</w:t>
            </w:r>
          </w:p>
          <w:p w14:paraId="7098B972" w14:textId="77777777" w:rsidR="000E62F4" w:rsidRDefault="000E62F4" w:rsidP="00F658AF">
            <w:pPr>
              <w:pStyle w:val="EngHangEnd"/>
            </w:pPr>
            <w:r>
              <w:rPr>
                <w:rFonts w:hint="eastAsia"/>
              </w:rPr>
              <w:t>God the Logos.</w:t>
            </w:r>
          </w:p>
        </w:tc>
        <w:tc>
          <w:tcPr>
            <w:tcW w:w="288" w:type="dxa"/>
          </w:tcPr>
          <w:p w14:paraId="2E0F460C" w14:textId="77777777" w:rsidR="000E62F4" w:rsidRDefault="000E62F4" w:rsidP="009170BF"/>
        </w:tc>
        <w:tc>
          <w:tcPr>
            <w:tcW w:w="288" w:type="dxa"/>
          </w:tcPr>
          <w:p w14:paraId="1AFF091D" w14:textId="77777777" w:rsidR="000E62F4" w:rsidRDefault="000E62F4" w:rsidP="009170BF">
            <w:pPr>
              <w:pStyle w:val="CopticCross"/>
            </w:pPr>
          </w:p>
        </w:tc>
        <w:tc>
          <w:tcPr>
            <w:tcW w:w="3960" w:type="dxa"/>
          </w:tcPr>
          <w:p w14:paraId="450D4D57" w14:textId="77777777" w:rsidR="000E62F4" w:rsidRDefault="000E62F4" w:rsidP="00F658AF">
            <w:pPr>
              <w:pStyle w:val="CopticVersemulti-line"/>
            </w:pPr>
            <w:r>
              <w:t>Ⲭⲉⲣⲉ ⲛⲉ Ⲙⲁⲣⲓⲁ:</w:t>
            </w:r>
          </w:p>
          <w:p w14:paraId="2A5CD81A" w14:textId="77777777" w:rsidR="000E62F4" w:rsidRDefault="000E62F4" w:rsidP="00F658AF">
            <w:pPr>
              <w:pStyle w:val="CopticVersemulti-line"/>
            </w:pPr>
            <w:r>
              <w:t>Ϯϭⲣⲟⲙⲡⲓ ⲉⲑⲛⲉⲥⲟⲥ:</w:t>
            </w:r>
          </w:p>
          <w:p w14:paraId="46DB1A96" w14:textId="77777777" w:rsidR="000E62F4" w:rsidRDefault="000E62F4" w:rsidP="00F658AF">
            <w:pPr>
              <w:pStyle w:val="CopticVersemulti-line"/>
            </w:pPr>
            <w:r>
              <w:t>ⲑⲏⲉ̀ⲧⲁⲥⲙⲓⲥⲓ ⲛⲁⲛ:</w:t>
            </w:r>
          </w:p>
          <w:p w14:paraId="5E97CEB9" w14:textId="77777777" w:rsidR="000E62F4" w:rsidRPr="00C35319" w:rsidRDefault="000E62F4" w:rsidP="00F658AF">
            <w:pPr>
              <w:pStyle w:val="CopticVerse"/>
            </w:pPr>
            <w:r>
              <w:t>ⲙ̀Ⲫⲛⲟⲩϯ ⲡⲓⲗⲟⲅⲟⲥ.</w:t>
            </w:r>
          </w:p>
        </w:tc>
      </w:tr>
    </w:tbl>
    <w:p w14:paraId="09A55A5F" w14:textId="77777777" w:rsidR="000E62F4" w:rsidRDefault="000E62F4"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5BDFC83" w14:textId="77777777" w:rsidTr="009170BF">
        <w:trPr>
          <w:cantSplit/>
          <w:jc w:val="center"/>
        </w:trPr>
        <w:tc>
          <w:tcPr>
            <w:tcW w:w="288" w:type="dxa"/>
          </w:tcPr>
          <w:p w14:paraId="278899F9" w14:textId="77777777" w:rsidR="000E62F4" w:rsidRDefault="000E62F4" w:rsidP="009170BF">
            <w:pPr>
              <w:pStyle w:val="CopticCross"/>
            </w:pPr>
          </w:p>
        </w:tc>
        <w:tc>
          <w:tcPr>
            <w:tcW w:w="3960" w:type="dxa"/>
          </w:tcPr>
          <w:p w14:paraId="3E87B1EC" w14:textId="77777777" w:rsidR="000E62F4" w:rsidRDefault="000E62F4" w:rsidP="00F658AF">
            <w:pPr>
              <w:pStyle w:val="EngHang"/>
            </w:pPr>
            <w:r>
              <w:rPr>
                <w:rFonts w:hint="eastAsia"/>
              </w:rPr>
              <w:t>Hail to you, O Mary,</w:t>
            </w:r>
          </w:p>
          <w:p w14:paraId="76C17F5D" w14:textId="77777777" w:rsidR="000E62F4" w:rsidRDefault="000E62F4" w:rsidP="00F658AF">
            <w:pPr>
              <w:pStyle w:val="EngHang"/>
            </w:pPr>
            <w:r>
              <w:t>With a holy hail.</w:t>
            </w:r>
          </w:p>
          <w:p w14:paraId="78400606" w14:textId="77777777" w:rsidR="000E62F4" w:rsidRDefault="000E62F4" w:rsidP="00F658AF">
            <w:pPr>
              <w:pStyle w:val="EngHang"/>
            </w:pPr>
            <w:r>
              <w:t>Hail to you, O Mary,</w:t>
            </w:r>
          </w:p>
          <w:p w14:paraId="4B33FC1B" w14:textId="77777777" w:rsidR="000E62F4" w:rsidRDefault="000E62F4" w:rsidP="009170BF">
            <w:pPr>
              <w:pStyle w:val="EngHangEnd"/>
            </w:pPr>
            <w:r>
              <w:t>The mother of the Holy One.</w:t>
            </w:r>
          </w:p>
        </w:tc>
        <w:tc>
          <w:tcPr>
            <w:tcW w:w="288" w:type="dxa"/>
          </w:tcPr>
          <w:p w14:paraId="245B6F40" w14:textId="77777777" w:rsidR="000E62F4" w:rsidRDefault="000E62F4" w:rsidP="009170BF"/>
        </w:tc>
        <w:tc>
          <w:tcPr>
            <w:tcW w:w="288" w:type="dxa"/>
          </w:tcPr>
          <w:p w14:paraId="62C7C31D" w14:textId="77777777" w:rsidR="000E62F4" w:rsidRDefault="000E62F4" w:rsidP="009170BF">
            <w:pPr>
              <w:pStyle w:val="CopticCross"/>
            </w:pPr>
          </w:p>
        </w:tc>
        <w:tc>
          <w:tcPr>
            <w:tcW w:w="3960" w:type="dxa"/>
          </w:tcPr>
          <w:p w14:paraId="249519B6" w14:textId="77777777" w:rsidR="000E62F4" w:rsidRDefault="000E62F4" w:rsidP="009170BF">
            <w:pPr>
              <w:pStyle w:val="CopticVersemulti-line"/>
            </w:pPr>
            <w:r>
              <w:t>Ⲭⲉⲣⲉ ⲛⲉ Ⲙⲁⲣⲓⲁ:</w:t>
            </w:r>
          </w:p>
          <w:p w14:paraId="07081D5C" w14:textId="77777777" w:rsidR="000E62F4" w:rsidRDefault="000E62F4" w:rsidP="00F658AF">
            <w:pPr>
              <w:pStyle w:val="CopticVersemulti-line"/>
            </w:pPr>
            <w:r>
              <w:t>Ϧⲉⲛ ⲟⲩⲝⲉⲣⲉ ⲉϥⲟⲩⲁⲃ:</w:t>
            </w:r>
          </w:p>
          <w:p w14:paraId="5D5AF569" w14:textId="77777777" w:rsidR="000E62F4" w:rsidRDefault="000E62F4" w:rsidP="00F658AF">
            <w:pPr>
              <w:pStyle w:val="CopticVersemulti-line"/>
            </w:pPr>
            <w:r>
              <w:t>ⲭⲉⲣⲉ ⲛⲉ Ⲙⲁⲣⲓⲁ:</w:t>
            </w:r>
          </w:p>
          <w:p w14:paraId="0585B6AF" w14:textId="77777777" w:rsidR="000E62F4" w:rsidRPr="00C35319" w:rsidRDefault="000E62F4" w:rsidP="009170BF">
            <w:pPr>
              <w:pStyle w:val="CopticVerse"/>
            </w:pPr>
            <w:r>
              <w:t>ⲑ̀ⲙⲁⲩ ⲙ̀ⲫⲏⲉⲑⲟⲩⲁⲃ.</w:t>
            </w:r>
          </w:p>
        </w:tc>
      </w:tr>
    </w:tbl>
    <w:p w14:paraId="148D1C7D" w14:textId="77777777" w:rsidR="000E62F4" w:rsidRPr="00E9311A" w:rsidRDefault="000E62F4" w:rsidP="00E9311A">
      <w:pPr>
        <w:pStyle w:val="Rubric"/>
      </w:pPr>
      <w:r>
        <w:rPr>
          <w:lang w:val="en-US"/>
        </w:rPr>
        <w:t>On the first and third Sundays (and the weeks following them, and prior to the first Sunday),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465521" w14:textId="77777777" w:rsidTr="007827C1">
        <w:trPr>
          <w:cantSplit/>
          <w:jc w:val="center"/>
        </w:trPr>
        <w:tc>
          <w:tcPr>
            <w:tcW w:w="288" w:type="dxa"/>
          </w:tcPr>
          <w:p w14:paraId="048A944C" w14:textId="77777777" w:rsidR="000E62F4" w:rsidRDefault="000E62F4" w:rsidP="007827C1">
            <w:pPr>
              <w:pStyle w:val="CopticCross"/>
            </w:pPr>
          </w:p>
        </w:tc>
        <w:tc>
          <w:tcPr>
            <w:tcW w:w="3960" w:type="dxa"/>
          </w:tcPr>
          <w:p w14:paraId="5367D384" w14:textId="77777777" w:rsidR="000E62F4" w:rsidRDefault="000E62F4" w:rsidP="00E9311A">
            <w:pPr>
              <w:pStyle w:val="EngHang"/>
            </w:pPr>
            <w:r>
              <w:t>Hail to Gabriel,</w:t>
            </w:r>
          </w:p>
          <w:p w14:paraId="512A59BA" w14:textId="77777777" w:rsidR="000E62F4" w:rsidRDefault="000E62F4" w:rsidP="00E9311A">
            <w:pPr>
              <w:pStyle w:val="EngHang"/>
            </w:pPr>
            <w:r>
              <w:t>the great archangel.</w:t>
            </w:r>
          </w:p>
          <w:p w14:paraId="60C10830" w14:textId="77777777" w:rsidR="000E62F4" w:rsidRDefault="000E62F4" w:rsidP="00E9311A">
            <w:pPr>
              <w:pStyle w:val="EngHang"/>
            </w:pPr>
            <w:r>
              <w:t>Hail to him who brought</w:t>
            </w:r>
          </w:p>
          <w:p w14:paraId="68640E8C" w14:textId="77777777" w:rsidR="000E62F4" w:rsidRDefault="000E62F4" w:rsidP="007827C1">
            <w:pPr>
              <w:pStyle w:val="EngHangEnd"/>
            </w:pPr>
            <w:r>
              <w:t>good news to the Virign Mary.</w:t>
            </w:r>
          </w:p>
        </w:tc>
        <w:tc>
          <w:tcPr>
            <w:tcW w:w="288" w:type="dxa"/>
          </w:tcPr>
          <w:p w14:paraId="618F0D63" w14:textId="77777777" w:rsidR="000E62F4" w:rsidRDefault="000E62F4" w:rsidP="007827C1"/>
        </w:tc>
        <w:tc>
          <w:tcPr>
            <w:tcW w:w="288" w:type="dxa"/>
          </w:tcPr>
          <w:p w14:paraId="48018AD2" w14:textId="77777777" w:rsidR="000E62F4" w:rsidRDefault="000E62F4" w:rsidP="007827C1">
            <w:pPr>
              <w:pStyle w:val="CopticCross"/>
            </w:pPr>
          </w:p>
        </w:tc>
        <w:tc>
          <w:tcPr>
            <w:tcW w:w="3960" w:type="dxa"/>
          </w:tcPr>
          <w:p w14:paraId="7E377DCA" w14:textId="77777777" w:rsidR="000E62F4" w:rsidRDefault="000E62F4" w:rsidP="00E9311A">
            <w:pPr>
              <w:pStyle w:val="CopticVersemulti-line"/>
            </w:pPr>
            <w:r>
              <w:t>Ⲭⲉⲣⲉ ⲛⲉ Ⲅⲁⲃⲣⲓⲏⲗ:</w:t>
            </w:r>
          </w:p>
          <w:p w14:paraId="31E1B6FA" w14:textId="77777777" w:rsidR="000E62F4" w:rsidRDefault="000E62F4" w:rsidP="00E9311A">
            <w:pPr>
              <w:pStyle w:val="CopticVersemulti-line"/>
            </w:pPr>
            <w:r>
              <w:t>ⲡⲓⲛⲓϣϯ ⲛ̀ⲁⲣⲭⲓⲁⲅⲅⲉⲗⲟⲥ:</w:t>
            </w:r>
          </w:p>
          <w:p w14:paraId="3B3573C1" w14:textId="77777777" w:rsidR="000E62F4" w:rsidRDefault="000E62F4" w:rsidP="00E9311A">
            <w:pPr>
              <w:pStyle w:val="CopticVersemulti-line"/>
            </w:pPr>
            <w:r>
              <w:t>ⲭⲉⲣⲉ ⲫⲏⲉ̀ⲧⲁϥϩⲓϣⲉⲛⲛⲟⲩϥⲓ</w:t>
            </w:r>
          </w:p>
          <w:p w14:paraId="0CA69247" w14:textId="77777777" w:rsidR="000E62F4" w:rsidRPr="00C35319" w:rsidRDefault="000E62F4" w:rsidP="007827C1">
            <w:pPr>
              <w:pStyle w:val="CopticVerse"/>
            </w:pPr>
            <w:r>
              <w:t>ⲙ̀Ⲙⲁⲣⲓⲁ ϯⲡⲁⲣⲑⲉⲛⲟⲥ.</w:t>
            </w:r>
            <w:r w:rsidRPr="00C35319">
              <w:t xml:space="preserve"> </w:t>
            </w:r>
          </w:p>
        </w:tc>
      </w:tr>
    </w:tbl>
    <w:p w14:paraId="3E3CBAB1" w14:textId="77777777" w:rsidR="000E62F4" w:rsidRDefault="000E62F4" w:rsidP="00E9311A">
      <w:pPr>
        <w:pStyle w:val="Rubric"/>
        <w:keepNext/>
      </w:pPr>
      <w:r>
        <w:t>On the second and fourth Sundays (and the weeks following them),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FCD23A3" w14:textId="77777777" w:rsidTr="00E9311A">
        <w:trPr>
          <w:cantSplit/>
          <w:jc w:val="center"/>
        </w:trPr>
        <w:tc>
          <w:tcPr>
            <w:tcW w:w="288" w:type="dxa"/>
          </w:tcPr>
          <w:p w14:paraId="3AD2DAC3" w14:textId="77777777" w:rsidR="000E62F4" w:rsidRDefault="000E62F4" w:rsidP="00E9311A">
            <w:pPr>
              <w:pStyle w:val="CopticCross"/>
            </w:pPr>
          </w:p>
        </w:tc>
        <w:tc>
          <w:tcPr>
            <w:tcW w:w="3960" w:type="dxa"/>
          </w:tcPr>
          <w:p w14:paraId="461F4919" w14:textId="77777777" w:rsidR="000E62F4" w:rsidRDefault="000E62F4" w:rsidP="00E9311A">
            <w:pPr>
              <w:pStyle w:val="EngHang"/>
            </w:pPr>
            <w:r>
              <w:t>Hail to Gabriel the Angel-Evangel,</w:t>
            </w:r>
          </w:p>
          <w:p w14:paraId="39443141" w14:textId="77777777" w:rsidR="000E62F4" w:rsidRDefault="000E62F4" w:rsidP="00E9311A">
            <w:pPr>
              <w:pStyle w:val="EngHang"/>
            </w:pPr>
            <w:r>
              <w:t>The great among the archangels,</w:t>
            </w:r>
          </w:p>
          <w:p w14:paraId="0822570B" w14:textId="77777777" w:rsidR="000E62F4" w:rsidRDefault="000E62F4" w:rsidP="00E9311A">
            <w:pPr>
              <w:pStyle w:val="EngHang"/>
            </w:pPr>
            <w:r>
              <w:t>And the holy orders on high,</w:t>
            </w:r>
          </w:p>
          <w:p w14:paraId="2871FEF7" w14:textId="77777777" w:rsidR="000E62F4" w:rsidRDefault="000E62F4" w:rsidP="00E9311A">
            <w:pPr>
              <w:pStyle w:val="EngHangEnd"/>
            </w:pPr>
            <w:r>
              <w:t>Who carry flaming fiery swords.</w:t>
            </w:r>
          </w:p>
        </w:tc>
        <w:tc>
          <w:tcPr>
            <w:tcW w:w="288" w:type="dxa"/>
          </w:tcPr>
          <w:p w14:paraId="384F0586" w14:textId="77777777" w:rsidR="000E62F4" w:rsidRDefault="000E62F4" w:rsidP="00E9311A"/>
        </w:tc>
        <w:tc>
          <w:tcPr>
            <w:tcW w:w="288" w:type="dxa"/>
          </w:tcPr>
          <w:p w14:paraId="4A93BD92" w14:textId="77777777" w:rsidR="000E62F4" w:rsidRDefault="000E62F4" w:rsidP="00E9311A">
            <w:pPr>
              <w:pStyle w:val="CopticCross"/>
            </w:pPr>
          </w:p>
        </w:tc>
        <w:tc>
          <w:tcPr>
            <w:tcW w:w="3960" w:type="dxa"/>
          </w:tcPr>
          <w:p w14:paraId="20DC665A" w14:textId="77777777" w:rsidR="000E62F4" w:rsidRDefault="000E62F4" w:rsidP="00E9311A">
            <w:pPr>
              <w:pStyle w:val="CopticVersemulti-line"/>
            </w:pPr>
            <w:r>
              <w:t>Ⲭⲉⲣⲉ ⲛⲉ Ⲅⲁⲃⲣⲓⲏⲗ ⲡⲓϥⲁⲓϣⲉⲛⲛⲟⲩϥⲓ:</w:t>
            </w:r>
          </w:p>
          <w:p w14:paraId="424F5C24" w14:textId="77777777" w:rsidR="000E62F4" w:rsidRDefault="000E62F4" w:rsidP="00E9311A">
            <w:pPr>
              <w:pStyle w:val="CopticVersemulti-line"/>
            </w:pPr>
            <w:r>
              <w:t>ⲡⲓⲛⲓϣϯ ϧⲉⲛ ⲛⲓⲁⲅⲅⲉⲗⲟⲥ:</w:t>
            </w:r>
          </w:p>
          <w:p w14:paraId="798EBBEC" w14:textId="77777777" w:rsidR="000E62F4" w:rsidRDefault="000E62F4" w:rsidP="00E9311A">
            <w:pPr>
              <w:pStyle w:val="CopticVersemulti-line"/>
            </w:pPr>
            <w:r>
              <w:t>ⲛⲉⲙ ⲛⲓⲧⲁⲅⲙⲁ ⲉⲑⲟⲩⲁⲃ ⲉⲧϭⲟⲥⲓ:</w:t>
            </w:r>
          </w:p>
          <w:p w14:paraId="73CC4DAF" w14:textId="77777777" w:rsidR="000E62F4" w:rsidRPr="00C35319" w:rsidRDefault="000E62F4" w:rsidP="00E9311A">
            <w:pPr>
              <w:pStyle w:val="CopticVersemulti-line"/>
            </w:pPr>
            <w:r>
              <w:t>ⲉⲧϥⲁⲓϧⲁ ⲧ̀ⲥⲏϥⲓ ⲛ̀ϣⲁϩ ⲛ̀ⲭ̀ⲣⲱⲙ.</w:t>
            </w:r>
            <w:r w:rsidRPr="00C35319">
              <w:t xml:space="preserve"> </w:t>
            </w:r>
          </w:p>
        </w:tc>
      </w:tr>
    </w:tbl>
    <w:p w14:paraId="7BDD2829" w14:textId="77777777" w:rsidR="000E62F4" w:rsidRPr="00E9311A" w:rsidRDefault="000E62F4"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55C2EB0" w14:textId="77777777" w:rsidTr="00E9311A">
        <w:trPr>
          <w:cantSplit/>
          <w:jc w:val="center"/>
        </w:trPr>
        <w:tc>
          <w:tcPr>
            <w:tcW w:w="288" w:type="dxa"/>
          </w:tcPr>
          <w:p w14:paraId="6E5AA826" w14:textId="77777777" w:rsidR="000E62F4" w:rsidRDefault="000E62F4" w:rsidP="00E9311A">
            <w:pPr>
              <w:pStyle w:val="CopticCross"/>
            </w:pPr>
          </w:p>
        </w:tc>
        <w:tc>
          <w:tcPr>
            <w:tcW w:w="3960" w:type="dxa"/>
          </w:tcPr>
          <w:p w14:paraId="26F1B25E" w14:textId="77777777" w:rsidR="000E62F4" w:rsidRDefault="000E62F4" w:rsidP="00E9311A">
            <w:pPr>
              <w:pStyle w:val="EngHang"/>
            </w:pPr>
            <w:r w:rsidRPr="00325916">
              <w:t xml:space="preserve">Blessed </w:t>
            </w:r>
            <w:r>
              <w:t>are</w:t>
            </w:r>
            <w:r w:rsidRPr="00325916">
              <w:t xml:space="preserve"> </w:t>
            </w:r>
            <w:r>
              <w:t>You in truth,</w:t>
            </w:r>
          </w:p>
          <w:p w14:paraId="21547DAB" w14:textId="77777777" w:rsidR="000E62F4" w:rsidRDefault="000E62F4" w:rsidP="00E9311A">
            <w:pPr>
              <w:pStyle w:val="EngHang"/>
            </w:pPr>
            <w:r w:rsidRPr="00325916">
              <w:t xml:space="preserve">with </w:t>
            </w:r>
            <w:r>
              <w:t>Your Good Father,</w:t>
            </w:r>
          </w:p>
          <w:p w14:paraId="4165C178" w14:textId="77777777" w:rsidR="000E62F4" w:rsidRDefault="000E62F4" w:rsidP="00E9311A">
            <w:pPr>
              <w:pStyle w:val="EngHang"/>
            </w:pPr>
            <w:r>
              <w:t>and the Holy Spirit,</w:t>
            </w:r>
          </w:p>
          <w:p w14:paraId="77BBE2D8" w14:textId="77777777" w:rsidR="000E62F4" w:rsidRDefault="000E62F4"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7DFA78E4" w14:textId="77777777" w:rsidR="000E62F4" w:rsidRDefault="000E62F4" w:rsidP="00E9311A"/>
        </w:tc>
        <w:tc>
          <w:tcPr>
            <w:tcW w:w="288" w:type="dxa"/>
          </w:tcPr>
          <w:p w14:paraId="0CFCCFEC" w14:textId="77777777" w:rsidR="000E62F4" w:rsidRDefault="000E62F4" w:rsidP="00E9311A">
            <w:pPr>
              <w:pStyle w:val="CopticCross"/>
            </w:pPr>
          </w:p>
        </w:tc>
        <w:tc>
          <w:tcPr>
            <w:tcW w:w="3960" w:type="dxa"/>
          </w:tcPr>
          <w:p w14:paraId="59C14568" w14:textId="77777777" w:rsidR="000E62F4" w:rsidRDefault="000E62F4" w:rsidP="00E9311A">
            <w:pPr>
              <w:pStyle w:val="CopticVersemulti-line"/>
            </w:pPr>
            <w:r>
              <w:t>Ⲕ̀</w:t>
            </w:r>
            <w:r w:rsidRPr="00AA0119">
              <w:t>ⲥ̀ⲙⲁⲣⲱⲟⲩⲧ ⲁ̀ⲗⲏⲑⲱⲥ</w:t>
            </w:r>
            <w:r>
              <w:t>:</w:t>
            </w:r>
          </w:p>
          <w:p w14:paraId="66909B38" w14:textId="77777777" w:rsidR="000E62F4" w:rsidRDefault="000E62F4" w:rsidP="00E9311A">
            <w:pPr>
              <w:pStyle w:val="CopticVersemulti-line"/>
            </w:pPr>
            <w:r w:rsidRPr="00AA0119">
              <w:t>ⲛⲉⲙ Ⲡⲉⲕⲓⲱⲧ ⲛ̀ⲁ̀ⲅⲁⲑⲟⲥ</w:t>
            </w:r>
            <w:r>
              <w:t>:</w:t>
            </w:r>
          </w:p>
          <w:p w14:paraId="549F9786" w14:textId="77777777" w:rsidR="000E62F4" w:rsidRDefault="000E62F4" w:rsidP="00E9311A">
            <w:pPr>
              <w:pStyle w:val="CopticVersemulti-line"/>
            </w:pPr>
            <w:r w:rsidRPr="00AA0119">
              <w:t xml:space="preserve">ⲛⲉⲙ </w:t>
            </w:r>
            <w:r>
              <w:t>Ⲡⲓⲡ̀ⲛⲉⲩⲙ</w:t>
            </w:r>
            <w:r w:rsidRPr="00AA0119">
              <w:t xml:space="preserve">ⲁ </w:t>
            </w:r>
            <w:r>
              <w:t>ⲉⲑⲟⲩⲁⲃ:</w:t>
            </w:r>
          </w:p>
          <w:p w14:paraId="0984C3E7" w14:textId="77777777" w:rsidR="000E62F4" w:rsidRPr="00C35319" w:rsidRDefault="000E62F4" w:rsidP="00E9311A">
            <w:pPr>
              <w:pStyle w:val="CopticVersemulti-line"/>
            </w:pPr>
            <w:r w:rsidRPr="00AA0119">
              <w:t>ϫⲉ ⲁⲕⲓ̀ ⲁⲕⲥⲱϯ ⲙ̀ⲙⲟⲛ</w:t>
            </w:r>
            <w:r>
              <w:t>.</w:t>
            </w:r>
          </w:p>
        </w:tc>
      </w:tr>
    </w:tbl>
    <w:p w14:paraId="7C77F17F" w14:textId="77777777" w:rsidR="000E62F4" w:rsidRDefault="000E62F4"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207893FE" w14:textId="77777777" w:rsidR="000E62F4" w:rsidRPr="00190C05" w:rsidRDefault="000E62F4" w:rsidP="00190C05">
      <w:pPr>
        <w:pStyle w:val="Rubric"/>
      </w:pPr>
      <w:r>
        <w:t>For the first two weeks (until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AF69CC8" w14:textId="77777777" w:rsidTr="00190C05">
        <w:trPr>
          <w:cantSplit/>
          <w:jc w:val="center"/>
        </w:trPr>
        <w:tc>
          <w:tcPr>
            <w:tcW w:w="288" w:type="dxa"/>
          </w:tcPr>
          <w:p w14:paraId="4CD23EAE" w14:textId="77777777" w:rsidR="000E62F4" w:rsidRDefault="000E62F4" w:rsidP="00190C05">
            <w:pPr>
              <w:pStyle w:val="CopticCross"/>
            </w:pPr>
          </w:p>
        </w:tc>
        <w:tc>
          <w:tcPr>
            <w:tcW w:w="3960" w:type="dxa"/>
          </w:tcPr>
          <w:p w14:paraId="38BB7706" w14:textId="77777777" w:rsidR="000E62F4" w:rsidRDefault="000E62F4" w:rsidP="00190C05">
            <w:pPr>
              <w:pStyle w:val="EngHang"/>
            </w:pPr>
            <w:r>
              <w:t>We give you salutation,</w:t>
            </w:r>
          </w:p>
          <w:p w14:paraId="0AD1E48B" w14:textId="77777777" w:rsidR="000E62F4" w:rsidRDefault="000E62F4" w:rsidP="00190C05">
            <w:pPr>
              <w:pStyle w:val="EngHang"/>
            </w:pPr>
            <w:r>
              <w:t>With Gabriel the angel:</w:t>
            </w:r>
          </w:p>
          <w:p w14:paraId="3139674A" w14:textId="77777777" w:rsidR="000E62F4" w:rsidRDefault="000E62F4" w:rsidP="00190C05">
            <w:pPr>
              <w:pStyle w:val="EngHang"/>
            </w:pPr>
            <w:r>
              <w:t>“Rejoice, O full of grace,</w:t>
            </w:r>
          </w:p>
          <w:p w14:paraId="023C3D9B" w14:textId="77777777" w:rsidR="000E62F4" w:rsidRDefault="000E62F4" w:rsidP="00190C05">
            <w:pPr>
              <w:pStyle w:val="EngHangEnd"/>
            </w:pPr>
            <w:r>
              <w:t xml:space="preserve">The Lord is with you!” </w:t>
            </w:r>
          </w:p>
        </w:tc>
        <w:tc>
          <w:tcPr>
            <w:tcW w:w="288" w:type="dxa"/>
          </w:tcPr>
          <w:p w14:paraId="5C140DDE" w14:textId="77777777" w:rsidR="000E62F4" w:rsidRDefault="000E62F4" w:rsidP="00190C05"/>
        </w:tc>
        <w:tc>
          <w:tcPr>
            <w:tcW w:w="288" w:type="dxa"/>
          </w:tcPr>
          <w:p w14:paraId="0864DE16" w14:textId="77777777" w:rsidR="000E62F4" w:rsidRDefault="000E62F4" w:rsidP="00190C05">
            <w:pPr>
              <w:pStyle w:val="CopticCross"/>
            </w:pPr>
          </w:p>
        </w:tc>
        <w:tc>
          <w:tcPr>
            <w:tcW w:w="3960" w:type="dxa"/>
          </w:tcPr>
          <w:p w14:paraId="20A8B3B5" w14:textId="77777777" w:rsidR="000E62F4" w:rsidRDefault="000E62F4" w:rsidP="00190C05">
            <w:pPr>
              <w:pStyle w:val="CopticVersemulti-line"/>
            </w:pPr>
            <w:r>
              <w:t>Ⲧⲉⲛϯ ⲛⲉ ⲙ̀ⲡⲓⲭⲉⲣⲉⲧⲓⲥ̀ⲙⲟⲥ:</w:t>
            </w:r>
          </w:p>
          <w:p w14:paraId="0302E5B3" w14:textId="77777777" w:rsidR="000E62F4" w:rsidRDefault="000E62F4" w:rsidP="00190C05">
            <w:pPr>
              <w:pStyle w:val="CopticVersemulti-line"/>
            </w:pPr>
            <w:r>
              <w:t>ⲛⲉⲙ Ⲅⲁⲃⲣⲓⲏⲗ ⲡⲓⲁⲅⲅⲉⲗⲟⲥ:</w:t>
            </w:r>
          </w:p>
          <w:p w14:paraId="2132A752" w14:textId="77777777" w:rsidR="000E62F4" w:rsidRDefault="000E62F4" w:rsidP="00190C05">
            <w:pPr>
              <w:pStyle w:val="CopticVersemulti-line"/>
            </w:pPr>
            <w:r>
              <w:t>ϫⲉ ⲭⲉⲣⲉ ⲕⲉ ⲭⲁⲣⲓⲧⲱⲙⲉⲛⲏ:</w:t>
            </w:r>
          </w:p>
          <w:p w14:paraId="2F49BD79" w14:textId="77777777" w:rsidR="000E62F4" w:rsidRPr="00C35319" w:rsidRDefault="000E62F4" w:rsidP="00190C05">
            <w:pPr>
              <w:pStyle w:val="CopticVerse"/>
            </w:pPr>
            <w:r>
              <w:t>ⲟ̀ Ⲕⲩⲣⲓⲟⲥ ⲙⲉⲧⲁⲥⲟⲩ.</w:t>
            </w:r>
            <w:r w:rsidRPr="00C35319">
              <w:t xml:space="preserve"> </w:t>
            </w:r>
          </w:p>
        </w:tc>
      </w:tr>
    </w:tbl>
    <w:p w14:paraId="21E9659F" w14:textId="77777777" w:rsidR="000E62F4" w:rsidRPr="00190C05" w:rsidRDefault="000E62F4"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0CAF08D" w14:textId="77777777" w:rsidTr="00190C05">
        <w:trPr>
          <w:cantSplit/>
          <w:jc w:val="center"/>
        </w:trPr>
        <w:tc>
          <w:tcPr>
            <w:tcW w:w="288" w:type="dxa"/>
          </w:tcPr>
          <w:p w14:paraId="11EC4ABF" w14:textId="77777777" w:rsidR="000E62F4" w:rsidRDefault="000E62F4" w:rsidP="00190C05">
            <w:pPr>
              <w:pStyle w:val="CopticCross"/>
            </w:pPr>
          </w:p>
        </w:tc>
        <w:tc>
          <w:tcPr>
            <w:tcW w:w="3960" w:type="dxa"/>
          </w:tcPr>
          <w:p w14:paraId="30FC4DE4" w14:textId="77777777" w:rsidR="000E62F4" w:rsidRDefault="000E62F4" w:rsidP="00190C05">
            <w:pPr>
              <w:pStyle w:val="EngHang"/>
            </w:pPr>
            <w:r>
              <w:t>We exalt you befittingly,</w:t>
            </w:r>
          </w:p>
          <w:p w14:paraId="5A44E8C3" w14:textId="77777777" w:rsidR="000E62F4" w:rsidRDefault="000E62F4" w:rsidP="00190C05">
            <w:pPr>
              <w:pStyle w:val="EngHang"/>
            </w:pPr>
            <w:r>
              <w:t>With your cousin, Elizabeth:</w:t>
            </w:r>
          </w:p>
          <w:p w14:paraId="20A25EE1" w14:textId="77777777" w:rsidR="000E62F4" w:rsidRDefault="000E62F4" w:rsidP="00190C05">
            <w:pPr>
              <w:pStyle w:val="EngHang"/>
            </w:pPr>
            <w:r>
              <w:t>“Blessed are you among women,</w:t>
            </w:r>
          </w:p>
          <w:p w14:paraId="101E8FA5" w14:textId="77777777" w:rsidR="000E62F4" w:rsidRDefault="000E62F4" w:rsidP="00190C05">
            <w:pPr>
              <w:pStyle w:val="EngHangEnd"/>
            </w:pPr>
            <w:r>
              <w:t>And blessed is the fruit of your womb!”</w:t>
            </w:r>
          </w:p>
        </w:tc>
        <w:tc>
          <w:tcPr>
            <w:tcW w:w="288" w:type="dxa"/>
          </w:tcPr>
          <w:p w14:paraId="7F795F5D" w14:textId="77777777" w:rsidR="000E62F4" w:rsidRDefault="000E62F4" w:rsidP="00190C05"/>
        </w:tc>
        <w:tc>
          <w:tcPr>
            <w:tcW w:w="288" w:type="dxa"/>
          </w:tcPr>
          <w:p w14:paraId="6E4C7C5A" w14:textId="77777777" w:rsidR="000E62F4" w:rsidRDefault="000E62F4" w:rsidP="00190C05">
            <w:pPr>
              <w:pStyle w:val="CopticCross"/>
            </w:pPr>
          </w:p>
        </w:tc>
        <w:tc>
          <w:tcPr>
            <w:tcW w:w="3960" w:type="dxa"/>
          </w:tcPr>
          <w:p w14:paraId="074B756C" w14:textId="77777777" w:rsidR="000E62F4" w:rsidRDefault="000E62F4" w:rsidP="00190C05">
            <w:pPr>
              <w:pStyle w:val="CopticVersemulti-line"/>
            </w:pPr>
            <w:r w:rsidRPr="00C35319">
              <w:t xml:space="preserve"> </w:t>
            </w:r>
            <w:r>
              <w:t>Ⲧⲉⲛϭⲓⲥⲓ ⲙ̀ⲙⲟ ϧⲉⲛⲛ ⲟⲩⲉⲙⲡ̀ϣⲁ:</w:t>
            </w:r>
          </w:p>
          <w:p w14:paraId="74E452EC" w14:textId="77777777" w:rsidR="000E62F4" w:rsidRDefault="000E62F4" w:rsidP="00190C05">
            <w:pPr>
              <w:pStyle w:val="CopticVersemulti-line"/>
            </w:pPr>
            <w:r>
              <w:t>ⲛⲉⲙ Ⲉⲗⲓⲥⲁⲃⲉⲧ ⲧⲉⲥⲩⲅⲅⲉⲛⲏⲥ:</w:t>
            </w:r>
          </w:p>
          <w:p w14:paraId="764E2BC1" w14:textId="77777777" w:rsidR="000E62F4" w:rsidRDefault="000E62F4" w:rsidP="00190C05">
            <w:pPr>
              <w:pStyle w:val="CopticVersemulti-line"/>
            </w:pPr>
            <w:r>
              <w:t>ϫⲉ ⲧⲉⲥ̀ⲙⲁⲣⲱⲟⲩⲧ ⲛ̀ⲑⲟ ϧⲉⲛ ⲛⲓϩⲓⲟⲙⲓ:</w:t>
            </w:r>
          </w:p>
          <w:p w14:paraId="2FF18D6A" w14:textId="77777777" w:rsidR="000E62F4" w:rsidRPr="00C35319" w:rsidRDefault="000E62F4" w:rsidP="00190C05">
            <w:pPr>
              <w:pStyle w:val="CopticVerse"/>
            </w:pPr>
            <w:r>
              <w:t>ϥ̀ⲥ̀ⲙⲁⲣⲱⲟⲩⲧ ⲛ̀ϫⲉ ⲡ̀ⲟⲩⲧⲁϩ ⲛ̀ⲧⲉ ⲧⲉⲛⲉϫⲓ.</w:t>
            </w:r>
          </w:p>
        </w:tc>
      </w:tr>
    </w:tbl>
    <w:p w14:paraId="647B3147" w14:textId="77777777" w:rsidR="000E62F4" w:rsidRPr="00190C05" w:rsidRDefault="000E62F4"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3EEC68FF" w14:textId="77777777" w:rsidTr="00A534EB">
        <w:trPr>
          <w:cantSplit/>
          <w:jc w:val="center"/>
        </w:trPr>
        <w:tc>
          <w:tcPr>
            <w:tcW w:w="288" w:type="dxa"/>
          </w:tcPr>
          <w:p w14:paraId="651E6BC0" w14:textId="77777777" w:rsidR="000E62F4" w:rsidRDefault="000E62F4" w:rsidP="00190C05">
            <w:pPr>
              <w:pStyle w:val="CopticCross"/>
            </w:pPr>
          </w:p>
        </w:tc>
        <w:tc>
          <w:tcPr>
            <w:tcW w:w="3960" w:type="dxa"/>
          </w:tcPr>
          <w:p w14:paraId="5B18815C" w14:textId="77777777" w:rsidR="000E62F4" w:rsidRDefault="000E62F4" w:rsidP="00190C05">
            <w:pPr>
              <w:pStyle w:val="EngHang"/>
            </w:pPr>
            <w:r>
              <w:t>Therefore, we glorify you,</w:t>
            </w:r>
          </w:p>
          <w:p w14:paraId="562793BE" w14:textId="77777777" w:rsidR="000E62F4" w:rsidRDefault="000E62F4" w:rsidP="00190C05">
            <w:pPr>
              <w:pStyle w:val="EngHang"/>
            </w:pPr>
            <w:r>
              <w:t>As the Theotokos at all times.</w:t>
            </w:r>
          </w:p>
          <w:p w14:paraId="475BBA63" w14:textId="77777777" w:rsidR="000E62F4" w:rsidRDefault="000E62F4" w:rsidP="00190C05">
            <w:pPr>
              <w:pStyle w:val="EngHang"/>
            </w:pPr>
            <w:r>
              <w:t>Ask the Lord on our behalf,</w:t>
            </w:r>
          </w:p>
          <w:p w14:paraId="250A440E" w14:textId="77777777" w:rsidR="000E62F4" w:rsidRDefault="000E62F4" w:rsidP="00190C05">
            <w:pPr>
              <w:pStyle w:val="EngHangEnd"/>
            </w:pPr>
            <w:r>
              <w:t>That He may forgive us our sins.</w:t>
            </w:r>
          </w:p>
        </w:tc>
        <w:tc>
          <w:tcPr>
            <w:tcW w:w="288" w:type="dxa"/>
          </w:tcPr>
          <w:p w14:paraId="15E189A2" w14:textId="77777777" w:rsidR="000E62F4" w:rsidRDefault="000E62F4" w:rsidP="00190C05"/>
        </w:tc>
        <w:tc>
          <w:tcPr>
            <w:tcW w:w="288" w:type="dxa"/>
          </w:tcPr>
          <w:p w14:paraId="0869B657" w14:textId="77777777" w:rsidR="000E62F4" w:rsidRDefault="000E62F4" w:rsidP="00190C05">
            <w:pPr>
              <w:pStyle w:val="CopticCross"/>
            </w:pPr>
          </w:p>
        </w:tc>
        <w:tc>
          <w:tcPr>
            <w:tcW w:w="3960" w:type="dxa"/>
          </w:tcPr>
          <w:p w14:paraId="5A84DAB5" w14:textId="77777777" w:rsidR="000E62F4" w:rsidRDefault="000E62F4" w:rsidP="00190C05">
            <w:pPr>
              <w:pStyle w:val="CopticVersemulti-line"/>
            </w:pPr>
            <w:r>
              <w:t>Ⲉⲑⲃⲉ ⲫⲁⲓ ⲧⲉⲛϯ̀ⲱⲟⲩ ⲛⲉ:</w:t>
            </w:r>
          </w:p>
          <w:p w14:paraId="35C726F3" w14:textId="77777777" w:rsidR="000E62F4" w:rsidRDefault="000E62F4" w:rsidP="00190C05">
            <w:pPr>
              <w:pStyle w:val="CopticVersemulti-line"/>
            </w:pPr>
            <w:r>
              <w:t>Ϩⲱⲥ ⲑⲉⲟ̀ⲧⲟⲕⲟⲥ ⲛ̀ⲥⲏⲟⲩ ⲛⲓⲃⲉⲛ:</w:t>
            </w:r>
          </w:p>
          <w:p w14:paraId="342DFFE9" w14:textId="77777777" w:rsidR="000E62F4" w:rsidRDefault="000E62F4" w:rsidP="00190C05">
            <w:pPr>
              <w:pStyle w:val="CopticVersemulti-line"/>
            </w:pPr>
            <w:r>
              <w:t>ⲙⲁϯϩⲟ ⲉ̀Ⲡϭⲟⲓⲥ ⲉ̀ϩ̀ⲣⲏⲓ ⲉ̀ϫⲱⲛ</w:t>
            </w:r>
          </w:p>
          <w:p w14:paraId="63BF59FF" w14:textId="77777777" w:rsidR="000E62F4" w:rsidRPr="00C35319" w:rsidRDefault="000E62F4" w:rsidP="00190C05">
            <w:pPr>
              <w:pStyle w:val="CopticVerse"/>
            </w:pPr>
            <w:r>
              <w:t>ⲛ̀ⲧⲉϥⲭⲁ ⲛⲉⲛⲛⲟⲃⲓ ⲛⲁⲛ ⲉ̀ⲃⲟⲗ.</w:t>
            </w:r>
          </w:p>
        </w:tc>
      </w:tr>
      <w:tr w:rsidR="000E62F4" w14:paraId="62E850AB" w14:textId="77777777" w:rsidTr="00A534EB">
        <w:trPr>
          <w:cantSplit/>
          <w:jc w:val="center"/>
        </w:trPr>
        <w:tc>
          <w:tcPr>
            <w:tcW w:w="288" w:type="dxa"/>
          </w:tcPr>
          <w:p w14:paraId="0E84E4EB" w14:textId="77777777" w:rsidR="000E62F4" w:rsidRDefault="000E62F4" w:rsidP="00190C05">
            <w:pPr>
              <w:pStyle w:val="CopticCross"/>
            </w:pPr>
          </w:p>
        </w:tc>
        <w:tc>
          <w:tcPr>
            <w:tcW w:w="3960" w:type="dxa"/>
          </w:tcPr>
          <w:p w14:paraId="1B4EBC87" w14:textId="77777777" w:rsidR="000E62F4" w:rsidRDefault="000E62F4" w:rsidP="00190C05">
            <w:pPr>
              <w:pStyle w:val="EngHang"/>
            </w:pPr>
            <w:r>
              <w:t>Blessed be the Father and the Son</w:t>
            </w:r>
          </w:p>
          <w:p w14:paraId="36A34084" w14:textId="77777777" w:rsidR="000E62F4" w:rsidRDefault="000E62F4" w:rsidP="00190C05">
            <w:pPr>
              <w:pStyle w:val="EngHang"/>
            </w:pPr>
            <w:r>
              <w:t>And the Holy Spirit,</w:t>
            </w:r>
          </w:p>
          <w:p w14:paraId="2FEEC7A5" w14:textId="77777777" w:rsidR="000E62F4" w:rsidRDefault="000E62F4" w:rsidP="00190C05">
            <w:pPr>
              <w:pStyle w:val="EngHang"/>
            </w:pPr>
            <w:r>
              <w:t>The pefect Trinity,</w:t>
            </w:r>
          </w:p>
          <w:p w14:paraId="766DC78D" w14:textId="77777777" w:rsidR="000E62F4" w:rsidRDefault="000E62F4" w:rsidP="00A534EB">
            <w:pPr>
              <w:pStyle w:val="EngHangEnd"/>
            </w:pPr>
            <w:r>
              <w:t>We worship Him and glorify Him.</w:t>
            </w:r>
          </w:p>
        </w:tc>
        <w:tc>
          <w:tcPr>
            <w:tcW w:w="288" w:type="dxa"/>
          </w:tcPr>
          <w:p w14:paraId="6C8D586B" w14:textId="77777777" w:rsidR="000E62F4" w:rsidRDefault="000E62F4" w:rsidP="00190C05"/>
        </w:tc>
        <w:tc>
          <w:tcPr>
            <w:tcW w:w="288" w:type="dxa"/>
          </w:tcPr>
          <w:p w14:paraId="0585E5CE" w14:textId="77777777" w:rsidR="000E62F4" w:rsidRDefault="000E62F4" w:rsidP="00190C05">
            <w:pPr>
              <w:pStyle w:val="CopticCross"/>
            </w:pPr>
          </w:p>
        </w:tc>
        <w:tc>
          <w:tcPr>
            <w:tcW w:w="3960" w:type="dxa"/>
          </w:tcPr>
          <w:p w14:paraId="7CCDB6B8" w14:textId="77777777" w:rsidR="000E62F4" w:rsidRDefault="000E62F4" w:rsidP="00190C05">
            <w:pPr>
              <w:pStyle w:val="CopticVersemulti-line"/>
            </w:pPr>
            <w:r>
              <w:t>Ϫⲉ ϥ̀ⲥ̀ⲙⲁⲣⲱⲟⲩⲧ ⲛ̀ϫⲉ Ⲫⲓⲱⲧ ⲛⲉⲙ Ⲡϣⲏⲣⲓ:</w:t>
            </w:r>
          </w:p>
          <w:p w14:paraId="7AE7BB75" w14:textId="77777777" w:rsidR="000E62F4" w:rsidRDefault="000E62F4" w:rsidP="00190C05">
            <w:pPr>
              <w:pStyle w:val="CopticVersemulti-line"/>
            </w:pPr>
            <w:r>
              <w:t>ⲛⲉⲙ Ⲡⲓⲡ̀ⲛⲉⲩⲙⲁ ⲉⲑⲟⲩⲁⲃ:</w:t>
            </w:r>
          </w:p>
          <w:p w14:paraId="270F7935" w14:textId="77777777" w:rsidR="000E62F4" w:rsidRDefault="000E62F4" w:rsidP="00190C05">
            <w:pPr>
              <w:pStyle w:val="CopticVersemulti-line"/>
            </w:pPr>
            <w:r>
              <w:t>Ϯⲧ̀ⲣⲓⲁⲥ ⲉⲧϫⲏⲕ ⲉ̀ⲃⲟⲗ:</w:t>
            </w:r>
          </w:p>
          <w:p w14:paraId="17A9A9EB" w14:textId="77777777" w:rsidR="000E62F4" w:rsidRDefault="000E62F4" w:rsidP="00A534EB">
            <w:pPr>
              <w:pStyle w:val="CopticHangingVerse"/>
            </w:pPr>
            <w:r>
              <w:t>ⲧⲉⲛⲟⲩⲱϣⲧ ⲙ̀ⲙⲟⲥ ⲧⲉⲛϯⲱ̀ⲟⲩ ⲛⲁⲥ.</w:t>
            </w:r>
          </w:p>
        </w:tc>
      </w:tr>
    </w:tbl>
    <w:p w14:paraId="056BA816" w14:textId="77777777" w:rsidR="000E62F4" w:rsidRDefault="000E62F4"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0E1C000E" w14:textId="77777777" w:rsidR="000E62F4" w:rsidRDefault="000E62F4" w:rsidP="0063567C">
      <w:pPr>
        <w:pStyle w:val="Rubric"/>
      </w:pPr>
      <w:r>
        <w:t>On the first Sunday (and the week following it, and before the first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CF9102D" w14:textId="77777777" w:rsidTr="009170BF">
        <w:trPr>
          <w:cantSplit/>
          <w:jc w:val="center"/>
        </w:trPr>
        <w:tc>
          <w:tcPr>
            <w:tcW w:w="288" w:type="dxa"/>
          </w:tcPr>
          <w:p w14:paraId="633AC511" w14:textId="77777777" w:rsidR="000E62F4" w:rsidRDefault="000E62F4" w:rsidP="009170BF">
            <w:pPr>
              <w:pStyle w:val="CopticCross"/>
            </w:pPr>
          </w:p>
        </w:tc>
        <w:tc>
          <w:tcPr>
            <w:tcW w:w="3960" w:type="dxa"/>
          </w:tcPr>
          <w:p w14:paraId="60A70EEA" w14:textId="77777777" w:rsidR="000E62F4" w:rsidRDefault="000E62F4" w:rsidP="0063567C">
            <w:pPr>
              <w:pStyle w:val="EngHang"/>
            </w:pPr>
            <w:r>
              <w:t>Zacharias the priest,</w:t>
            </w:r>
          </w:p>
          <w:p w14:paraId="03F41CE0" w14:textId="77777777" w:rsidR="000E62F4" w:rsidRDefault="000E62F4" w:rsidP="0063567C">
            <w:pPr>
              <w:pStyle w:val="EngHang"/>
            </w:pPr>
            <w:r>
              <w:t>Son of Barachias,</w:t>
            </w:r>
          </w:p>
          <w:p w14:paraId="47046623" w14:textId="77777777" w:rsidR="000E62F4" w:rsidRDefault="000E62F4" w:rsidP="0063567C">
            <w:pPr>
              <w:pStyle w:val="EngHang"/>
            </w:pPr>
            <w:r>
              <w:t>Was in the temple</w:t>
            </w:r>
          </w:p>
          <w:p w14:paraId="0ECF1F5D" w14:textId="77777777" w:rsidR="000E62F4" w:rsidRDefault="000E62F4" w:rsidP="009170BF">
            <w:pPr>
              <w:pStyle w:val="EngHangEnd"/>
            </w:pPr>
            <w:r>
              <w:t>Offering incense.</w:t>
            </w:r>
          </w:p>
        </w:tc>
        <w:tc>
          <w:tcPr>
            <w:tcW w:w="288" w:type="dxa"/>
          </w:tcPr>
          <w:p w14:paraId="3AF2F3AC" w14:textId="77777777" w:rsidR="000E62F4" w:rsidRDefault="000E62F4" w:rsidP="009170BF"/>
        </w:tc>
        <w:tc>
          <w:tcPr>
            <w:tcW w:w="288" w:type="dxa"/>
          </w:tcPr>
          <w:p w14:paraId="157AF2DE" w14:textId="77777777" w:rsidR="000E62F4" w:rsidRDefault="000E62F4" w:rsidP="009170BF">
            <w:pPr>
              <w:pStyle w:val="CopticCross"/>
            </w:pPr>
          </w:p>
        </w:tc>
        <w:tc>
          <w:tcPr>
            <w:tcW w:w="3960" w:type="dxa"/>
          </w:tcPr>
          <w:p w14:paraId="28C3D8E9" w14:textId="77777777" w:rsidR="000E62F4" w:rsidRDefault="000E62F4" w:rsidP="0063567C">
            <w:pPr>
              <w:pStyle w:val="CopticVersemulti-line"/>
            </w:pPr>
            <w:r>
              <w:t>Ⲍⲁⲭⲁⲣⲓⲁⲥ ⲡⲓⲟⲩⲏⲃ</w:t>
            </w:r>
          </w:p>
          <w:p w14:paraId="7C652733" w14:textId="77777777" w:rsidR="000E62F4" w:rsidRDefault="000E62F4" w:rsidP="0063567C">
            <w:pPr>
              <w:pStyle w:val="CopticVersemulti-line"/>
            </w:pPr>
            <w:r>
              <w:t>ⲡ̀ϣⲏⲣⲓ ⲙ̀Ⲃⲁⲣⲁⲭⲓⲁⲥ</w:t>
            </w:r>
          </w:p>
          <w:p w14:paraId="4F9DD772" w14:textId="77777777" w:rsidR="000E62F4" w:rsidRDefault="000E62F4" w:rsidP="0063567C">
            <w:pPr>
              <w:pStyle w:val="CopticVersemulti-line"/>
            </w:pPr>
            <w:r>
              <w:t>ⲉϥⲭⲏ ϧⲉⲛ ⲡⲓⲉⲣⲫⲉⲓ:</w:t>
            </w:r>
          </w:p>
          <w:p w14:paraId="755F1D6F" w14:textId="77777777" w:rsidR="000E62F4" w:rsidRPr="00C35319" w:rsidRDefault="000E62F4" w:rsidP="009170BF">
            <w:pPr>
              <w:pStyle w:val="CopticVerse"/>
            </w:pPr>
            <w:r>
              <w:t>ⲉϥⲧⲁⲗⲉ ⲟⲩⲥ̀ⲑⲟⲓⲛⲟⲩϥⲓ ⲉ̀ⲡ̀ϣⲱⲓ.</w:t>
            </w:r>
          </w:p>
        </w:tc>
      </w:tr>
      <w:tr w:rsidR="000E62F4" w14:paraId="4C44559C" w14:textId="77777777" w:rsidTr="009170BF">
        <w:trPr>
          <w:cantSplit/>
          <w:jc w:val="center"/>
        </w:trPr>
        <w:tc>
          <w:tcPr>
            <w:tcW w:w="288" w:type="dxa"/>
          </w:tcPr>
          <w:p w14:paraId="59EE7B11" w14:textId="77777777" w:rsidR="000E62F4" w:rsidRDefault="000E62F4" w:rsidP="009170BF">
            <w:pPr>
              <w:pStyle w:val="CopticCross"/>
            </w:pPr>
          </w:p>
        </w:tc>
        <w:tc>
          <w:tcPr>
            <w:tcW w:w="3960" w:type="dxa"/>
          </w:tcPr>
          <w:p w14:paraId="2CF42A85" w14:textId="77777777" w:rsidR="000E62F4" w:rsidRDefault="000E62F4" w:rsidP="0063567C">
            <w:pPr>
              <w:pStyle w:val="EngHang"/>
            </w:pPr>
            <w:r>
              <w:t>When he saw the light—</w:t>
            </w:r>
          </w:p>
          <w:p w14:paraId="2E100703" w14:textId="77777777" w:rsidR="000E62F4" w:rsidRDefault="000E62F4" w:rsidP="0063567C">
            <w:pPr>
              <w:pStyle w:val="EngHang"/>
            </w:pPr>
            <w:r>
              <w:t>It was upon his face—</w:t>
            </w:r>
          </w:p>
          <w:p w14:paraId="37E9B7A3" w14:textId="77777777" w:rsidR="000E62F4" w:rsidRDefault="000E62F4" w:rsidP="0063567C">
            <w:pPr>
              <w:pStyle w:val="EngHang"/>
            </w:pPr>
            <w:r>
              <w:t>He was terrified,</w:t>
            </w:r>
          </w:p>
          <w:p w14:paraId="1C36AEE0" w14:textId="77777777" w:rsidR="000E62F4" w:rsidRDefault="000E62F4" w:rsidP="009170BF">
            <w:pPr>
              <w:pStyle w:val="EngHangEnd"/>
            </w:pPr>
            <w:r>
              <w:t>And fell down.</w:t>
            </w:r>
          </w:p>
        </w:tc>
        <w:tc>
          <w:tcPr>
            <w:tcW w:w="288" w:type="dxa"/>
          </w:tcPr>
          <w:p w14:paraId="78DF85DD" w14:textId="77777777" w:rsidR="000E62F4" w:rsidRDefault="000E62F4" w:rsidP="009170BF"/>
        </w:tc>
        <w:tc>
          <w:tcPr>
            <w:tcW w:w="288" w:type="dxa"/>
          </w:tcPr>
          <w:p w14:paraId="321F5BDC" w14:textId="77777777" w:rsidR="000E62F4" w:rsidRDefault="000E62F4" w:rsidP="009170BF">
            <w:pPr>
              <w:pStyle w:val="CopticCross"/>
            </w:pPr>
          </w:p>
        </w:tc>
        <w:tc>
          <w:tcPr>
            <w:tcW w:w="3960" w:type="dxa"/>
          </w:tcPr>
          <w:p w14:paraId="7813C20A" w14:textId="77777777" w:rsidR="000E62F4" w:rsidRDefault="000E62F4" w:rsidP="0063567C">
            <w:pPr>
              <w:pStyle w:val="CopticVersemulti-line"/>
            </w:pPr>
            <w:r>
              <w:t>Ⲉⲧⲁϥⲛⲁⲩ ⲉ̀ⲡⲟⲩⲱⲓⲛⲓ:</w:t>
            </w:r>
          </w:p>
          <w:p w14:paraId="2907DF89" w14:textId="77777777" w:rsidR="000E62F4" w:rsidRDefault="000E62F4" w:rsidP="0063567C">
            <w:pPr>
              <w:pStyle w:val="CopticVersemulti-line"/>
            </w:pPr>
            <w:r>
              <w:t>ⲉⲧⲭⲏ ϧⲉⲛ ⲡⲉϥⲏ̄ⲟ;</w:t>
            </w:r>
          </w:p>
          <w:p w14:paraId="2E1765CF" w14:textId="77777777" w:rsidR="000E62F4" w:rsidRDefault="000E62F4" w:rsidP="0063567C">
            <w:pPr>
              <w:pStyle w:val="CopticVersemulti-line"/>
            </w:pPr>
            <w:r>
              <w:t>ⲁϥⲉⲣϩⲟϯ ⲟⲩⲟϩ ⲁϥϩⲉⲓ:</w:t>
            </w:r>
          </w:p>
          <w:p w14:paraId="52A98446" w14:textId="77777777" w:rsidR="000E62F4" w:rsidRDefault="000E62F4" w:rsidP="009170BF">
            <w:pPr>
              <w:pStyle w:val="CopticHangingVerse"/>
            </w:pPr>
            <w:r>
              <w:t>ϧⲁⲣⲁⲧⲟⲩ ⲛ̀ⲛⲉϥϭⲁⲗⲁⲩϫ.</w:t>
            </w:r>
          </w:p>
        </w:tc>
      </w:tr>
    </w:tbl>
    <w:p w14:paraId="749515E3" w14:textId="77777777" w:rsidR="000E62F4" w:rsidRDefault="000E62F4"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D497AA5" w14:textId="77777777" w:rsidTr="009170BF">
        <w:trPr>
          <w:cantSplit/>
          <w:jc w:val="center"/>
        </w:trPr>
        <w:tc>
          <w:tcPr>
            <w:tcW w:w="288" w:type="dxa"/>
          </w:tcPr>
          <w:p w14:paraId="1675ABF7" w14:textId="77777777" w:rsidR="000E62F4" w:rsidRDefault="000E62F4" w:rsidP="009170BF">
            <w:pPr>
              <w:pStyle w:val="CopticCross"/>
            </w:pPr>
          </w:p>
        </w:tc>
        <w:tc>
          <w:tcPr>
            <w:tcW w:w="3960" w:type="dxa"/>
          </w:tcPr>
          <w:p w14:paraId="3B52D801" w14:textId="77777777" w:rsidR="000E62F4" w:rsidRDefault="000E62F4" w:rsidP="009170BF">
            <w:pPr>
              <w:pStyle w:val="EngHang"/>
            </w:pPr>
            <w:r>
              <w:t>You came to</w:t>
            </w:r>
          </w:p>
          <w:p w14:paraId="74357DD2" w14:textId="77777777" w:rsidR="000E62F4" w:rsidRDefault="000E62F4" w:rsidP="009170BF">
            <w:pPr>
              <w:pStyle w:val="EngHang"/>
            </w:pPr>
            <w:r>
              <w:t>Saint Mary,</w:t>
            </w:r>
          </w:p>
          <w:p w14:paraId="4328CADD" w14:textId="77777777" w:rsidR="000E62F4" w:rsidRDefault="000E62F4" w:rsidP="009170BF">
            <w:pPr>
              <w:pStyle w:val="EngHang"/>
            </w:pPr>
            <w:r>
              <w:t>And announced the Good News</w:t>
            </w:r>
          </w:p>
          <w:p w14:paraId="0EFB5794" w14:textId="77777777" w:rsidR="000E62F4" w:rsidRDefault="000E62F4" w:rsidP="009170BF">
            <w:pPr>
              <w:pStyle w:val="EngHangEnd"/>
            </w:pPr>
            <w:r>
              <w:t>Of the joy of the cosmos.</w:t>
            </w:r>
          </w:p>
        </w:tc>
        <w:tc>
          <w:tcPr>
            <w:tcW w:w="288" w:type="dxa"/>
          </w:tcPr>
          <w:p w14:paraId="5B5B93B1" w14:textId="77777777" w:rsidR="000E62F4" w:rsidRDefault="000E62F4" w:rsidP="009170BF"/>
        </w:tc>
        <w:tc>
          <w:tcPr>
            <w:tcW w:w="288" w:type="dxa"/>
          </w:tcPr>
          <w:p w14:paraId="633DDFB7" w14:textId="77777777" w:rsidR="000E62F4" w:rsidRDefault="000E62F4" w:rsidP="009170BF">
            <w:pPr>
              <w:pStyle w:val="CopticCross"/>
            </w:pPr>
          </w:p>
        </w:tc>
        <w:tc>
          <w:tcPr>
            <w:tcW w:w="3960" w:type="dxa"/>
          </w:tcPr>
          <w:p w14:paraId="57BC5754" w14:textId="77777777" w:rsidR="000E62F4" w:rsidRDefault="000E62F4" w:rsidP="009170BF">
            <w:pPr>
              <w:pStyle w:val="CopticVersemulti-line"/>
            </w:pPr>
            <w:r>
              <w:t>Ⲛⲑⲟⲕ ⲟⲛ ⲁⲕϩⲱⲗ:</w:t>
            </w:r>
          </w:p>
          <w:p w14:paraId="6F6F2846" w14:textId="77777777" w:rsidR="000E62F4" w:rsidRDefault="000E62F4" w:rsidP="009170BF">
            <w:pPr>
              <w:pStyle w:val="CopticVersemulti-line"/>
            </w:pPr>
            <w:r>
              <w:t>ϣⲁ ⲑⲏⲉⲑⲟⲩⲁⲃ Ⲙⲁⲣⲓⲁ:</w:t>
            </w:r>
          </w:p>
          <w:p w14:paraId="166901D0" w14:textId="77777777" w:rsidR="000E62F4" w:rsidRDefault="000E62F4" w:rsidP="009170BF">
            <w:pPr>
              <w:pStyle w:val="CopticVersemulti-line"/>
            </w:pPr>
            <w:r>
              <w:t>ⲁⲕϩⲓϣⲉⲛⲛⲟⲩϥⲓ ⲛⲁⲥ:</w:t>
            </w:r>
          </w:p>
          <w:p w14:paraId="5577501E" w14:textId="77777777" w:rsidR="000E62F4" w:rsidRPr="00C35319" w:rsidRDefault="000E62F4" w:rsidP="009170BF">
            <w:pPr>
              <w:pStyle w:val="CopticVerse"/>
            </w:pPr>
            <w:r>
              <w:t>ⲙ̀ⲫ̀ⲣⲁϣⲓ ⲙ̀ⲡⲓⲕⲟⲥⲙⲟⲥ.</w:t>
            </w:r>
          </w:p>
        </w:tc>
      </w:tr>
      <w:tr w:rsidR="000E62F4" w14:paraId="2E9F479F" w14:textId="77777777" w:rsidTr="009170BF">
        <w:trPr>
          <w:cantSplit/>
          <w:jc w:val="center"/>
        </w:trPr>
        <w:tc>
          <w:tcPr>
            <w:tcW w:w="288" w:type="dxa"/>
          </w:tcPr>
          <w:p w14:paraId="66F2ED6C" w14:textId="77777777" w:rsidR="000E62F4" w:rsidRDefault="000E62F4" w:rsidP="009170BF">
            <w:pPr>
              <w:pStyle w:val="CopticCross"/>
            </w:pPr>
          </w:p>
        </w:tc>
        <w:tc>
          <w:tcPr>
            <w:tcW w:w="3960" w:type="dxa"/>
          </w:tcPr>
          <w:p w14:paraId="108B2E24" w14:textId="77777777" w:rsidR="000E62F4" w:rsidRDefault="000E62F4" w:rsidP="009170BF">
            <w:pPr>
              <w:pStyle w:val="EngHang"/>
            </w:pPr>
            <w:r>
              <w:t>And you proclaimed to her,</w:t>
            </w:r>
          </w:p>
          <w:p w14:paraId="4675CFC1" w14:textId="77777777" w:rsidR="000E62F4" w:rsidRDefault="000E62F4" w:rsidP="009170BF">
            <w:pPr>
              <w:pStyle w:val="EngHang"/>
            </w:pPr>
            <w:r>
              <w:t>With a joyful voice,</w:t>
            </w:r>
          </w:p>
          <w:p w14:paraId="30AFED31" w14:textId="77777777" w:rsidR="000E62F4" w:rsidRDefault="000E62F4" w:rsidP="009170BF">
            <w:pPr>
              <w:pStyle w:val="EngHang"/>
            </w:pPr>
            <w:r>
              <w:t>“Rejoice, O full of grace,</w:t>
            </w:r>
          </w:p>
          <w:p w14:paraId="682B2E9D" w14:textId="77777777" w:rsidR="000E62F4" w:rsidRDefault="000E62F4" w:rsidP="009170BF">
            <w:pPr>
              <w:pStyle w:val="EngHangEnd"/>
            </w:pPr>
            <w:r>
              <w:t>The Lord is with you!”</w:t>
            </w:r>
          </w:p>
        </w:tc>
        <w:tc>
          <w:tcPr>
            <w:tcW w:w="288" w:type="dxa"/>
          </w:tcPr>
          <w:p w14:paraId="5BA8379E" w14:textId="77777777" w:rsidR="000E62F4" w:rsidRDefault="000E62F4" w:rsidP="009170BF"/>
        </w:tc>
        <w:tc>
          <w:tcPr>
            <w:tcW w:w="288" w:type="dxa"/>
          </w:tcPr>
          <w:p w14:paraId="5F6A8888" w14:textId="77777777" w:rsidR="000E62F4" w:rsidRDefault="000E62F4" w:rsidP="009170BF">
            <w:pPr>
              <w:pStyle w:val="CopticCross"/>
            </w:pPr>
          </w:p>
        </w:tc>
        <w:tc>
          <w:tcPr>
            <w:tcW w:w="3960" w:type="dxa"/>
          </w:tcPr>
          <w:p w14:paraId="1504A4F9" w14:textId="77777777" w:rsidR="000E62F4" w:rsidRDefault="000E62F4" w:rsidP="009170BF">
            <w:pPr>
              <w:pStyle w:val="CopticVersemulti-line"/>
            </w:pPr>
            <w:r>
              <w:t>Ⲟⲩⲟϩ ⲁⲕⲱϣ ⲉ̀ⲃⲟⲗ ⲉ̀ⲣⲟⲥ</w:t>
            </w:r>
          </w:p>
          <w:p w14:paraId="6E399695" w14:textId="77777777" w:rsidR="000E62F4" w:rsidRDefault="000E62F4" w:rsidP="009170BF">
            <w:pPr>
              <w:pStyle w:val="CopticVersemulti-line"/>
            </w:pPr>
            <w:r>
              <w:t>ϧⲉⲛ ⲟⲩⲥ̀ⲙⲏ ⲛ̀ⲑⲉⲗⲏⲗ:</w:t>
            </w:r>
          </w:p>
          <w:p w14:paraId="3252BFD3" w14:textId="77777777" w:rsidR="000E62F4" w:rsidRDefault="000E62F4" w:rsidP="009170BF">
            <w:pPr>
              <w:pStyle w:val="CopticVersemulti-line"/>
            </w:pPr>
            <w:r>
              <w:t>ϫⲉ ⲭⲉⲣⲉ ⲑⲏⲉⲏⲙⲉϩ ⲛ̀ϩⲙⲟⲧ</w:t>
            </w:r>
          </w:p>
          <w:p w14:paraId="2B95D87F" w14:textId="77777777" w:rsidR="000E62F4" w:rsidRDefault="000E62F4" w:rsidP="009170BF">
            <w:pPr>
              <w:pStyle w:val="CopticHangingVerse"/>
            </w:pPr>
            <w:r>
              <w:t>ⲟⲩⲟϩ Ⲡϭⲟⲓⲥ ϣⲟⲡ ⲛⲉⲙⲉ.</w:t>
            </w:r>
          </w:p>
        </w:tc>
      </w:tr>
    </w:tbl>
    <w:p w14:paraId="2F8B5D2E" w14:textId="77777777" w:rsidR="000E62F4" w:rsidRDefault="000E62F4"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44C469A4" w14:textId="77777777" w:rsidTr="00A616A0">
        <w:trPr>
          <w:cantSplit/>
          <w:jc w:val="center"/>
        </w:trPr>
        <w:tc>
          <w:tcPr>
            <w:tcW w:w="288" w:type="dxa"/>
          </w:tcPr>
          <w:p w14:paraId="10826CF4" w14:textId="77777777" w:rsidR="000E62F4" w:rsidRDefault="000E62F4" w:rsidP="00A616A0">
            <w:pPr>
              <w:pStyle w:val="CopticCross"/>
            </w:pPr>
          </w:p>
        </w:tc>
        <w:tc>
          <w:tcPr>
            <w:tcW w:w="3960" w:type="dxa"/>
          </w:tcPr>
          <w:p w14:paraId="769A8BCD" w14:textId="77777777" w:rsidR="000E62F4" w:rsidRDefault="000E62F4" w:rsidP="009170BF">
            <w:pPr>
              <w:pStyle w:val="EngHang"/>
              <w:rPr>
                <w:rFonts w:eastAsia="Arial Unicode MS"/>
              </w:rPr>
            </w:pPr>
            <w:r>
              <w:rPr>
                <w:rFonts w:eastAsia="Arial Unicode MS"/>
              </w:rPr>
              <w:t>Rejoice, O Mary,</w:t>
            </w:r>
          </w:p>
          <w:p w14:paraId="21F23C66" w14:textId="77777777" w:rsidR="000E62F4" w:rsidRDefault="000E62F4" w:rsidP="009170BF">
            <w:pPr>
              <w:pStyle w:val="EngHang"/>
              <w:rPr>
                <w:rFonts w:eastAsia="Arial Unicode MS"/>
              </w:rPr>
            </w:pPr>
            <w:r>
              <w:rPr>
                <w:rFonts w:eastAsia="Arial Unicode MS"/>
              </w:rPr>
              <w:t>Handmaiden and mother,</w:t>
            </w:r>
          </w:p>
          <w:p w14:paraId="6503D185" w14:textId="77777777" w:rsidR="000E62F4" w:rsidRDefault="000E62F4" w:rsidP="009170BF">
            <w:pPr>
              <w:pStyle w:val="EngHang"/>
              <w:rPr>
                <w:rFonts w:eastAsia="Arial Unicode MS"/>
              </w:rPr>
            </w:pPr>
            <w:r>
              <w:rPr>
                <w:rFonts w:eastAsia="Arial Unicode MS"/>
              </w:rPr>
              <w:t xml:space="preserve">For the angles praise </w:t>
            </w:r>
          </w:p>
          <w:p w14:paraId="5E89CB8F" w14:textId="77777777" w:rsidR="000E62F4" w:rsidRPr="009170BF" w:rsidRDefault="000E62F4" w:rsidP="009170BF">
            <w:pPr>
              <w:pStyle w:val="EngHang"/>
              <w:rPr>
                <w:rFonts w:eastAsia="Arial Unicode MS"/>
              </w:rPr>
            </w:pPr>
            <w:r>
              <w:rPr>
                <w:rFonts w:eastAsia="Arial Unicode MS"/>
              </w:rPr>
              <w:t>Him Who is in your arms,</w:t>
            </w:r>
          </w:p>
        </w:tc>
        <w:tc>
          <w:tcPr>
            <w:tcW w:w="288" w:type="dxa"/>
          </w:tcPr>
          <w:p w14:paraId="67530A88" w14:textId="77777777" w:rsidR="000E62F4" w:rsidRDefault="000E62F4" w:rsidP="00A616A0"/>
        </w:tc>
        <w:tc>
          <w:tcPr>
            <w:tcW w:w="288" w:type="dxa"/>
          </w:tcPr>
          <w:p w14:paraId="77C7FE96" w14:textId="77777777" w:rsidR="000E62F4" w:rsidRDefault="000E62F4" w:rsidP="00A616A0">
            <w:pPr>
              <w:pStyle w:val="CopticCross"/>
            </w:pPr>
          </w:p>
        </w:tc>
        <w:tc>
          <w:tcPr>
            <w:tcW w:w="3960" w:type="dxa"/>
          </w:tcPr>
          <w:p w14:paraId="4E7EB202" w14:textId="77777777" w:rsidR="000E62F4" w:rsidRDefault="000E62F4" w:rsidP="009170BF">
            <w:pPr>
              <w:pStyle w:val="CopticVersemulti-line"/>
            </w:pPr>
            <w:r>
              <w:t>Ⲟⲩⲛⲟϥ ⲙ̀ⲙⲟ Ⲙⲁⲣⲓⲁ:</w:t>
            </w:r>
          </w:p>
          <w:p w14:paraId="6D7FD7C2" w14:textId="77777777" w:rsidR="000E62F4" w:rsidRDefault="000E62F4" w:rsidP="009170BF">
            <w:pPr>
              <w:pStyle w:val="CopticVersemulti-line"/>
            </w:pPr>
            <w:r>
              <w:t>ϯⲃⲱⲕⲓ ⲟⲩⲟϩ ϯⲙⲁⲩ:</w:t>
            </w:r>
          </w:p>
          <w:p w14:paraId="5C850FEE" w14:textId="77777777" w:rsidR="000E62F4" w:rsidRDefault="000E62F4" w:rsidP="009170BF">
            <w:pPr>
              <w:pStyle w:val="CopticVersemulti-line"/>
            </w:pPr>
            <w:r>
              <w:t>ϫⲉ ⲫⲏⲉⲧ ϧⲉⲛ ⲡⲉⲁ̀ⲙⲏⲣ:</w:t>
            </w:r>
          </w:p>
          <w:p w14:paraId="77C1115F" w14:textId="77777777" w:rsidR="000E62F4" w:rsidRPr="00C35319" w:rsidRDefault="000E62F4" w:rsidP="00A616A0">
            <w:pPr>
              <w:pStyle w:val="CopticVerse"/>
            </w:pPr>
            <w:r>
              <w:t>ⲛⲓⲁⲅⲅⲉⲗⲟⲥ ⲥⲉϩⲱⲥ ⲉ̀ⲣⲟϥ.</w:t>
            </w:r>
          </w:p>
        </w:tc>
      </w:tr>
      <w:tr w:rsidR="000E62F4" w14:paraId="1C9CC1D4" w14:textId="77777777" w:rsidTr="00A616A0">
        <w:trPr>
          <w:cantSplit/>
          <w:jc w:val="center"/>
        </w:trPr>
        <w:tc>
          <w:tcPr>
            <w:tcW w:w="288" w:type="dxa"/>
          </w:tcPr>
          <w:p w14:paraId="3E15836F" w14:textId="77777777" w:rsidR="000E62F4" w:rsidRDefault="000E62F4" w:rsidP="00A616A0">
            <w:pPr>
              <w:pStyle w:val="CopticCross"/>
            </w:pPr>
          </w:p>
        </w:tc>
        <w:tc>
          <w:tcPr>
            <w:tcW w:w="3960" w:type="dxa"/>
          </w:tcPr>
          <w:p w14:paraId="5A5FFE68" w14:textId="77777777" w:rsidR="000E62F4" w:rsidRDefault="000E62F4" w:rsidP="009170BF">
            <w:pPr>
              <w:pStyle w:val="EngHang"/>
            </w:pPr>
            <w:r>
              <w:t>And the cherubim</w:t>
            </w:r>
          </w:p>
          <w:p w14:paraId="2FAFC7C1" w14:textId="77777777" w:rsidR="000E62F4" w:rsidRDefault="000E62F4" w:rsidP="009170BF">
            <w:pPr>
              <w:pStyle w:val="EngHang"/>
            </w:pPr>
            <w:r>
              <w:t>Befittingly worship Him,</w:t>
            </w:r>
          </w:p>
          <w:p w14:paraId="058F0724" w14:textId="77777777" w:rsidR="000E62F4" w:rsidRDefault="000E62F4" w:rsidP="009170BF">
            <w:pPr>
              <w:pStyle w:val="EngHang"/>
            </w:pPr>
            <w:r>
              <w:t>With the seraphim as well</w:t>
            </w:r>
          </w:p>
          <w:p w14:paraId="5B11A341" w14:textId="77777777" w:rsidR="000E62F4" w:rsidRDefault="000E62F4" w:rsidP="00A616A0">
            <w:pPr>
              <w:pStyle w:val="EngHangEnd"/>
            </w:pPr>
            <w:r>
              <w:t>Unceasingly.</w:t>
            </w:r>
          </w:p>
        </w:tc>
        <w:tc>
          <w:tcPr>
            <w:tcW w:w="288" w:type="dxa"/>
          </w:tcPr>
          <w:p w14:paraId="4EB0D0C6" w14:textId="77777777" w:rsidR="000E62F4" w:rsidRDefault="000E62F4" w:rsidP="00A616A0"/>
        </w:tc>
        <w:tc>
          <w:tcPr>
            <w:tcW w:w="288" w:type="dxa"/>
          </w:tcPr>
          <w:p w14:paraId="704625CD" w14:textId="77777777" w:rsidR="000E62F4" w:rsidRDefault="000E62F4" w:rsidP="00A616A0">
            <w:pPr>
              <w:pStyle w:val="CopticCross"/>
            </w:pPr>
          </w:p>
        </w:tc>
        <w:tc>
          <w:tcPr>
            <w:tcW w:w="3960" w:type="dxa"/>
          </w:tcPr>
          <w:p w14:paraId="4E251C90" w14:textId="77777777" w:rsidR="000E62F4" w:rsidRDefault="000E62F4" w:rsidP="009170BF">
            <w:pPr>
              <w:pStyle w:val="CopticVersemulti-line"/>
            </w:pPr>
            <w:r>
              <w:t>Ⲟⲩⲟϩ ⲛⲓⲭⲉⲣⲟⲩⲃⲓⲙ:</w:t>
            </w:r>
          </w:p>
          <w:p w14:paraId="00C59A28" w14:textId="77777777" w:rsidR="000E62F4" w:rsidRDefault="000E62F4" w:rsidP="009170BF">
            <w:pPr>
              <w:pStyle w:val="CopticVersemulti-line"/>
            </w:pPr>
            <w:r>
              <w:t>ⲥⲉⲟⲩⲱϣⲧ ⲙ̀ⲙⲟϥ ⲁⲭⲓⲟⲥ:</w:t>
            </w:r>
          </w:p>
          <w:p w14:paraId="37B79BD7" w14:textId="77777777" w:rsidR="000E62F4" w:rsidRDefault="000E62F4" w:rsidP="009170BF">
            <w:pPr>
              <w:pStyle w:val="CopticVersemulti-line"/>
            </w:pPr>
            <w:r>
              <w:t>ⲛⲉⲙ ⲛⲓⲥⲉⲣⲁⲫⲓⲙ:</w:t>
            </w:r>
          </w:p>
          <w:p w14:paraId="19E26080" w14:textId="77777777" w:rsidR="000E62F4" w:rsidRDefault="000E62F4" w:rsidP="00A616A0">
            <w:pPr>
              <w:pStyle w:val="CopticHangingVerse"/>
            </w:pPr>
            <w:r>
              <w:t>ϧⲉⲛ ⲟⲩⲙⲉⲧⲁⲩⲙⲟⲩⲛⲕ.</w:t>
            </w:r>
          </w:p>
        </w:tc>
      </w:tr>
    </w:tbl>
    <w:p w14:paraId="44C4A5C0" w14:textId="77777777" w:rsidR="000E62F4" w:rsidRDefault="000E62F4"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BC0EF7C" w14:textId="77777777" w:rsidTr="00A616A0">
        <w:trPr>
          <w:cantSplit/>
          <w:jc w:val="center"/>
        </w:trPr>
        <w:tc>
          <w:tcPr>
            <w:tcW w:w="288" w:type="dxa"/>
          </w:tcPr>
          <w:p w14:paraId="47179862" w14:textId="77777777" w:rsidR="000E62F4" w:rsidRDefault="000E62F4" w:rsidP="00A616A0">
            <w:pPr>
              <w:pStyle w:val="CopticCross"/>
            </w:pPr>
          </w:p>
        </w:tc>
        <w:tc>
          <w:tcPr>
            <w:tcW w:w="3960" w:type="dxa"/>
          </w:tcPr>
          <w:p w14:paraId="6F3DB513" w14:textId="77777777" w:rsidR="000E62F4" w:rsidRDefault="000E62F4" w:rsidP="00A616A0">
            <w:pPr>
              <w:pStyle w:val="EngHang"/>
              <w:rPr>
                <w:rFonts w:eastAsia="Arial Unicode MS"/>
              </w:rPr>
            </w:pPr>
            <w:r>
              <w:rPr>
                <w:rFonts w:eastAsia="Arial Unicode MS"/>
              </w:rPr>
              <w:t>God is light,</w:t>
            </w:r>
          </w:p>
          <w:p w14:paraId="2D589310" w14:textId="77777777" w:rsidR="000E62F4" w:rsidRDefault="000E62F4" w:rsidP="00A616A0">
            <w:pPr>
              <w:pStyle w:val="EngHang"/>
              <w:rPr>
                <w:rFonts w:eastAsia="Arial Unicode MS"/>
              </w:rPr>
            </w:pPr>
            <w:r>
              <w:rPr>
                <w:rFonts w:eastAsia="Arial Unicode MS"/>
              </w:rPr>
              <w:t>He abides in light,</w:t>
            </w:r>
          </w:p>
          <w:p w14:paraId="3A0E9BB6" w14:textId="77777777" w:rsidR="000E62F4" w:rsidRDefault="000E62F4" w:rsidP="00A616A0">
            <w:pPr>
              <w:pStyle w:val="EngHang"/>
              <w:rPr>
                <w:rFonts w:eastAsia="Arial Unicode MS"/>
              </w:rPr>
            </w:pPr>
            <w:r>
              <w:rPr>
                <w:rFonts w:eastAsia="Arial Unicode MS"/>
              </w:rPr>
              <w:t>And the angles of light</w:t>
            </w:r>
          </w:p>
          <w:p w14:paraId="5D787938" w14:textId="77777777" w:rsidR="000E62F4" w:rsidRPr="009170BF" w:rsidRDefault="000E62F4" w:rsidP="00A616A0">
            <w:pPr>
              <w:pStyle w:val="EngHang"/>
              <w:rPr>
                <w:rFonts w:eastAsia="Arial Unicode MS"/>
              </w:rPr>
            </w:pPr>
            <w:r>
              <w:rPr>
                <w:rFonts w:eastAsia="Arial Unicode MS"/>
              </w:rPr>
              <w:t>Sing to Him.</w:t>
            </w:r>
          </w:p>
        </w:tc>
        <w:tc>
          <w:tcPr>
            <w:tcW w:w="288" w:type="dxa"/>
          </w:tcPr>
          <w:p w14:paraId="71CF4CF5" w14:textId="77777777" w:rsidR="000E62F4" w:rsidRDefault="000E62F4" w:rsidP="00A616A0"/>
        </w:tc>
        <w:tc>
          <w:tcPr>
            <w:tcW w:w="288" w:type="dxa"/>
          </w:tcPr>
          <w:p w14:paraId="38C83742" w14:textId="77777777" w:rsidR="000E62F4" w:rsidRDefault="000E62F4" w:rsidP="00A616A0">
            <w:pPr>
              <w:pStyle w:val="CopticCross"/>
            </w:pPr>
          </w:p>
        </w:tc>
        <w:tc>
          <w:tcPr>
            <w:tcW w:w="3960" w:type="dxa"/>
          </w:tcPr>
          <w:p w14:paraId="73FCBA50" w14:textId="77777777" w:rsidR="000E62F4" w:rsidRDefault="000E62F4" w:rsidP="009170BF">
            <w:pPr>
              <w:pStyle w:val="CopticVersemulti-line"/>
            </w:pPr>
            <w:r>
              <w:t>Ⲟⲩⲟⲩⲱⲓⲛⲓ ⲡⲉ Ⲫⲛⲟⲩϯ:</w:t>
            </w:r>
          </w:p>
          <w:p w14:paraId="41847903" w14:textId="77777777" w:rsidR="000E62F4" w:rsidRDefault="000E62F4" w:rsidP="009170BF">
            <w:pPr>
              <w:pStyle w:val="CopticVersemulti-line"/>
            </w:pPr>
            <w:r>
              <w:t>ⲉϥϣⲟⲡ ϧⲉⲛ ⲡⲓⲟⲩⲱⲓⲛⲓ:</w:t>
            </w:r>
          </w:p>
          <w:p w14:paraId="12233BF0" w14:textId="77777777" w:rsidR="000E62F4" w:rsidRDefault="000E62F4" w:rsidP="009170BF">
            <w:pPr>
              <w:pStyle w:val="CopticVersemulti-line"/>
            </w:pPr>
            <w:r>
              <w:t>ϧⲁⲛⲁⲅⲅⲉⲗⲟⲥ ⲛ̀ⲟⲩⲱⲓⲛⲓ:</w:t>
            </w:r>
          </w:p>
          <w:p w14:paraId="6CBF237A" w14:textId="77777777" w:rsidR="000E62F4" w:rsidRPr="00C35319" w:rsidRDefault="000E62F4" w:rsidP="00A616A0">
            <w:pPr>
              <w:pStyle w:val="CopticVerse"/>
            </w:pPr>
            <w:r>
              <w:t>ⲉ̀ⲧⲉⲣϩⲩⲙⲛⲟⲥ ⲉ̀ⲣⲟϥ.</w:t>
            </w:r>
          </w:p>
        </w:tc>
      </w:tr>
      <w:tr w:rsidR="000E62F4" w14:paraId="66B5A697" w14:textId="77777777" w:rsidTr="00A616A0">
        <w:trPr>
          <w:cantSplit/>
          <w:jc w:val="center"/>
        </w:trPr>
        <w:tc>
          <w:tcPr>
            <w:tcW w:w="288" w:type="dxa"/>
          </w:tcPr>
          <w:p w14:paraId="33B0651A" w14:textId="77777777" w:rsidR="000E62F4" w:rsidRDefault="000E62F4" w:rsidP="00A616A0">
            <w:pPr>
              <w:pStyle w:val="CopticCross"/>
            </w:pPr>
          </w:p>
        </w:tc>
        <w:tc>
          <w:tcPr>
            <w:tcW w:w="3960" w:type="dxa"/>
          </w:tcPr>
          <w:p w14:paraId="1123766E" w14:textId="77777777" w:rsidR="000E62F4" w:rsidRDefault="000E62F4" w:rsidP="009170BF">
            <w:pPr>
              <w:pStyle w:val="EngHang"/>
            </w:pPr>
            <w:r>
              <w:t>The light has shone</w:t>
            </w:r>
          </w:p>
          <w:p w14:paraId="18832797" w14:textId="77777777" w:rsidR="000E62F4" w:rsidRDefault="000E62F4" w:rsidP="009170BF">
            <w:pPr>
              <w:pStyle w:val="EngHang"/>
            </w:pPr>
            <w:r>
              <w:t>From Mary,</w:t>
            </w:r>
          </w:p>
          <w:p w14:paraId="7A928639" w14:textId="77777777" w:rsidR="000E62F4" w:rsidRDefault="000E62F4" w:rsidP="009170BF">
            <w:pPr>
              <w:pStyle w:val="EngHang"/>
            </w:pPr>
            <w:r>
              <w:t>And Elizabeth gave birth</w:t>
            </w:r>
          </w:p>
          <w:p w14:paraId="623425A7" w14:textId="77777777" w:rsidR="000E62F4" w:rsidRDefault="000E62F4" w:rsidP="009170BF">
            <w:pPr>
              <w:pStyle w:val="EngHangEnd"/>
            </w:pPr>
            <w:r>
              <w:t>To the Forerunner.</w:t>
            </w:r>
          </w:p>
        </w:tc>
        <w:tc>
          <w:tcPr>
            <w:tcW w:w="288" w:type="dxa"/>
          </w:tcPr>
          <w:p w14:paraId="059555B5" w14:textId="77777777" w:rsidR="000E62F4" w:rsidRDefault="000E62F4" w:rsidP="00A616A0"/>
        </w:tc>
        <w:tc>
          <w:tcPr>
            <w:tcW w:w="288" w:type="dxa"/>
          </w:tcPr>
          <w:p w14:paraId="4D05B2A8" w14:textId="77777777" w:rsidR="000E62F4" w:rsidRDefault="000E62F4" w:rsidP="00A616A0">
            <w:pPr>
              <w:pStyle w:val="CopticCross"/>
            </w:pPr>
          </w:p>
        </w:tc>
        <w:tc>
          <w:tcPr>
            <w:tcW w:w="3960" w:type="dxa"/>
          </w:tcPr>
          <w:p w14:paraId="6EA3AFD2" w14:textId="77777777" w:rsidR="000E62F4" w:rsidRDefault="000E62F4" w:rsidP="009170BF">
            <w:pPr>
              <w:pStyle w:val="CopticVersemulti-line"/>
            </w:pPr>
            <w:r>
              <w:t>Ⲁⲡⲓⲟⲩⲱⲓⲛⲓ ϣⲁⲓ:</w:t>
            </w:r>
          </w:p>
          <w:p w14:paraId="189CEE7F" w14:textId="77777777" w:rsidR="000E62F4" w:rsidRDefault="000E62F4" w:rsidP="009170BF">
            <w:pPr>
              <w:pStyle w:val="CopticVersemulti-line"/>
            </w:pPr>
            <w:r>
              <w:t>ⲉ̀ⲃⲟⲗ ϧⲉⲛ Ⲙⲁⲣⲓⲁ:</w:t>
            </w:r>
          </w:p>
          <w:p w14:paraId="5776447E" w14:textId="77777777" w:rsidR="000E62F4" w:rsidRDefault="000E62F4" w:rsidP="009170BF">
            <w:pPr>
              <w:pStyle w:val="CopticVersemulti-line"/>
            </w:pPr>
            <w:r>
              <w:t>ⲁ̀Ⲉⲗⲓⲥⲁⲃⲉⲧ ⲙⲓⲥⲓ:</w:t>
            </w:r>
          </w:p>
          <w:p w14:paraId="6F2E851D" w14:textId="77777777" w:rsidR="000E62F4" w:rsidRDefault="000E62F4" w:rsidP="00A616A0">
            <w:pPr>
              <w:pStyle w:val="CopticHangingVerse"/>
            </w:pPr>
            <w:r>
              <w:t>ⲙ̀ⲡⲓⲡ̀ⲣⲟⲇⲣⲟⲙⲟⲥ.</w:t>
            </w:r>
          </w:p>
        </w:tc>
      </w:tr>
    </w:tbl>
    <w:p w14:paraId="61C4CED6" w14:textId="77777777" w:rsidR="000E62F4" w:rsidRPr="00A616A0" w:rsidRDefault="000E62F4" w:rsidP="00A616A0">
      <w:pPr>
        <w:pStyle w:val="Rubric"/>
      </w:pPr>
      <w:r>
        <w:t>Then continue as in the annual Aspasmos Adam with “We ask You, O Son of God, to keep…”</w:t>
      </w:r>
    </w:p>
    <w:p w14:paraId="563FDBBB" w14:textId="77777777" w:rsidR="000E62F4" w:rsidRDefault="000E62F4"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34C0CA" w14:textId="77777777" w:rsidTr="00A616A0">
        <w:trPr>
          <w:cantSplit/>
          <w:jc w:val="center"/>
        </w:trPr>
        <w:tc>
          <w:tcPr>
            <w:tcW w:w="288" w:type="dxa"/>
          </w:tcPr>
          <w:p w14:paraId="6ADD75AA" w14:textId="77777777" w:rsidR="000E62F4" w:rsidRDefault="000E62F4" w:rsidP="00A616A0">
            <w:pPr>
              <w:pStyle w:val="CopticCross"/>
            </w:pPr>
          </w:p>
        </w:tc>
        <w:tc>
          <w:tcPr>
            <w:tcW w:w="3960" w:type="dxa"/>
          </w:tcPr>
          <w:p w14:paraId="4CF7E7B4" w14:textId="77777777" w:rsidR="000E62F4" w:rsidRDefault="000E62F4" w:rsidP="00A616A0">
            <w:pPr>
              <w:pStyle w:val="EngHang"/>
              <w:rPr>
                <w:rFonts w:eastAsia="Arial Unicode MS"/>
              </w:rPr>
            </w:pPr>
            <w:r>
              <w:rPr>
                <w:rFonts w:eastAsia="Arial Unicode MS"/>
              </w:rPr>
              <w:t>The Angel Gabriel Announced</w:t>
            </w:r>
          </w:p>
          <w:p w14:paraId="5D80C26D" w14:textId="77777777" w:rsidR="000E62F4" w:rsidRDefault="000E62F4" w:rsidP="00A616A0">
            <w:pPr>
              <w:pStyle w:val="EngHang"/>
              <w:rPr>
                <w:rFonts w:eastAsia="Arial Unicode MS"/>
              </w:rPr>
            </w:pPr>
            <w:r>
              <w:rPr>
                <w:rFonts w:eastAsia="Arial Unicode MS"/>
              </w:rPr>
              <w:t>The Good News to the Virgin, saying,</w:t>
            </w:r>
          </w:p>
          <w:p w14:paraId="2FAFA7DD" w14:textId="77777777" w:rsidR="000E62F4" w:rsidRDefault="000E62F4" w:rsidP="00A616A0">
            <w:pPr>
              <w:pStyle w:val="EngHang"/>
              <w:rPr>
                <w:rFonts w:eastAsia="Arial Unicode MS"/>
              </w:rPr>
            </w:pPr>
            <w:r>
              <w:rPr>
                <w:rFonts w:eastAsia="Arial Unicode MS"/>
              </w:rPr>
              <w:t>“Rejoice O full of grace,</w:t>
            </w:r>
          </w:p>
          <w:p w14:paraId="00C7A214" w14:textId="77777777" w:rsidR="000E62F4" w:rsidRPr="009170BF" w:rsidRDefault="000E62F4" w:rsidP="00A616A0">
            <w:pPr>
              <w:pStyle w:val="EngHangEnd"/>
              <w:rPr>
                <w:rFonts w:eastAsia="Arial Unicode MS"/>
              </w:rPr>
            </w:pPr>
            <w:r>
              <w:rPr>
                <w:rFonts w:eastAsia="Arial Unicode MS"/>
              </w:rPr>
              <w:t>The Lord is with you!”</w:t>
            </w:r>
          </w:p>
        </w:tc>
        <w:tc>
          <w:tcPr>
            <w:tcW w:w="288" w:type="dxa"/>
          </w:tcPr>
          <w:p w14:paraId="05A1961C" w14:textId="77777777" w:rsidR="000E62F4" w:rsidRDefault="000E62F4" w:rsidP="00A616A0"/>
        </w:tc>
        <w:tc>
          <w:tcPr>
            <w:tcW w:w="288" w:type="dxa"/>
          </w:tcPr>
          <w:p w14:paraId="23087688" w14:textId="77777777" w:rsidR="000E62F4" w:rsidRDefault="000E62F4" w:rsidP="00A616A0">
            <w:pPr>
              <w:pStyle w:val="CopticCross"/>
            </w:pPr>
          </w:p>
        </w:tc>
        <w:tc>
          <w:tcPr>
            <w:tcW w:w="3960" w:type="dxa"/>
          </w:tcPr>
          <w:p w14:paraId="16B813E3" w14:textId="77777777" w:rsidR="000E62F4" w:rsidRDefault="000E62F4" w:rsidP="00A616A0">
            <w:pPr>
              <w:pStyle w:val="CopticVersemulti-line"/>
            </w:pPr>
            <w:r>
              <w:t>Ⲅⲁⲃⲣⲓⲏⲗ ⲡⲓⲁⲅⲅⲉⲗⲟⲥ</w:t>
            </w:r>
          </w:p>
          <w:p w14:paraId="2EDFA2CD" w14:textId="77777777" w:rsidR="000E62F4" w:rsidRDefault="000E62F4" w:rsidP="00A616A0">
            <w:pPr>
              <w:pStyle w:val="CopticVersemulti-line"/>
            </w:pPr>
            <w:r>
              <w:t>ⲁϥϩⲓϣⲉⲛⲛⲟⲩⲫⲓ ⲛ̀ϯⲡⲁⲣⲑⲉⲛⲟⲥ:</w:t>
            </w:r>
          </w:p>
          <w:p w14:paraId="54755E90" w14:textId="77777777" w:rsidR="000E62F4" w:rsidRDefault="000E62F4" w:rsidP="00A616A0">
            <w:pPr>
              <w:pStyle w:val="CopticVersemulti-line"/>
            </w:pPr>
            <w:r>
              <w:t>ϫⲉ ⲭⲉⲣⲉ ⲑⲏⲉⲑⲙⲉϩ ⲛ̀ϩ̀ⲙⲟⲧ:</w:t>
            </w:r>
          </w:p>
          <w:p w14:paraId="35B99277" w14:textId="77777777" w:rsidR="000E62F4" w:rsidRPr="00C35319" w:rsidRDefault="000E62F4" w:rsidP="00A616A0">
            <w:pPr>
              <w:pStyle w:val="CopticVerse"/>
            </w:pPr>
            <w:r>
              <w:t>ⲟⲩⲟϩ Ⲡϭⲟⲓⲥ ϣⲟⲡ ⲛⲉⲙⲉ.</w:t>
            </w:r>
          </w:p>
        </w:tc>
      </w:tr>
      <w:tr w:rsidR="000E62F4" w14:paraId="2B1C0751" w14:textId="77777777" w:rsidTr="00A616A0">
        <w:trPr>
          <w:cantSplit/>
          <w:jc w:val="center"/>
        </w:trPr>
        <w:tc>
          <w:tcPr>
            <w:tcW w:w="288" w:type="dxa"/>
          </w:tcPr>
          <w:p w14:paraId="21D4CBE4" w14:textId="77777777" w:rsidR="000E62F4" w:rsidRDefault="000E62F4" w:rsidP="00A616A0">
            <w:pPr>
              <w:pStyle w:val="CopticCross"/>
            </w:pPr>
          </w:p>
        </w:tc>
        <w:tc>
          <w:tcPr>
            <w:tcW w:w="3960" w:type="dxa"/>
          </w:tcPr>
          <w:p w14:paraId="7B9EC0BE" w14:textId="77777777" w:rsidR="000E62F4" w:rsidRDefault="000E62F4" w:rsidP="00A616A0">
            <w:pPr>
              <w:pStyle w:val="EngHang"/>
            </w:pPr>
            <w:r>
              <w:t>You will conceive and give birth so a Son,</w:t>
            </w:r>
          </w:p>
          <w:p w14:paraId="14552DD7" w14:textId="77777777" w:rsidR="000E62F4" w:rsidRDefault="000E62F4" w:rsidP="00A616A0">
            <w:pPr>
              <w:pStyle w:val="EngHang"/>
            </w:pPr>
            <w:r>
              <w:t>His Name will be called Jesus.”</w:t>
            </w:r>
          </w:p>
          <w:p w14:paraId="22CC4B7A" w14:textId="77777777" w:rsidR="000E62F4" w:rsidRDefault="000E62F4" w:rsidP="00A616A0">
            <w:pPr>
              <w:pStyle w:val="EngHang"/>
            </w:pPr>
            <w:r>
              <w:t>The wise one answered,</w:t>
            </w:r>
          </w:p>
          <w:p w14:paraId="12784DE8" w14:textId="77777777" w:rsidR="000E62F4" w:rsidRDefault="000E62F4" w:rsidP="00A616A0">
            <w:pPr>
              <w:pStyle w:val="EngHangEnd"/>
            </w:pPr>
            <w:r>
              <w:t>“Let it be according to Your will, O Lord”</w:t>
            </w:r>
          </w:p>
        </w:tc>
        <w:tc>
          <w:tcPr>
            <w:tcW w:w="288" w:type="dxa"/>
          </w:tcPr>
          <w:p w14:paraId="2C5174CE" w14:textId="77777777" w:rsidR="000E62F4" w:rsidRDefault="000E62F4" w:rsidP="00A616A0"/>
        </w:tc>
        <w:tc>
          <w:tcPr>
            <w:tcW w:w="288" w:type="dxa"/>
          </w:tcPr>
          <w:p w14:paraId="4BFACD2A" w14:textId="77777777" w:rsidR="000E62F4" w:rsidRDefault="000E62F4" w:rsidP="00A616A0">
            <w:pPr>
              <w:pStyle w:val="CopticCross"/>
            </w:pPr>
          </w:p>
        </w:tc>
        <w:tc>
          <w:tcPr>
            <w:tcW w:w="3960" w:type="dxa"/>
          </w:tcPr>
          <w:p w14:paraId="6F9DA54A" w14:textId="77777777" w:rsidR="000E62F4" w:rsidRDefault="000E62F4" w:rsidP="00A616A0">
            <w:pPr>
              <w:pStyle w:val="CopticVersemulti-line"/>
            </w:pPr>
            <w:r>
              <w:t>Ⲧⲉⲣⲁⲉⲣⲃⲟⲕⲓ ⲟⲩⲟϩ ⲛ̀ⲧⲉⲙⲓⲥⲓ ⲛ̀ⲟⲩϣⲏⲣⲓ:</w:t>
            </w:r>
          </w:p>
          <w:p w14:paraId="0DDAEA58" w14:textId="77777777" w:rsidR="000E62F4" w:rsidRDefault="000E62F4" w:rsidP="00A616A0">
            <w:pPr>
              <w:pStyle w:val="CopticVersemulti-line"/>
            </w:pPr>
            <w:r>
              <w:t>ⲉⲩⲉ̀ⲙⲟⲩϯ ⲉ̀ⲡⲉϥⲣⲁⲛ ϫⲉ Ⲓⲏⲥⲟⲩⲥ:</w:t>
            </w:r>
          </w:p>
          <w:p w14:paraId="225CD929" w14:textId="77777777" w:rsidR="000E62F4" w:rsidRDefault="000E62F4" w:rsidP="00A616A0">
            <w:pPr>
              <w:pStyle w:val="CopticVersemulti-line"/>
            </w:pPr>
            <w:r>
              <w:t>ⲁⲥⲉⲣⲟⲩⲱ ⲛ̀ϫⲉ ϯⲥⲁⲃⲉ:</w:t>
            </w:r>
          </w:p>
          <w:p w14:paraId="5F03AD4B" w14:textId="77777777" w:rsidR="000E62F4" w:rsidRDefault="000E62F4" w:rsidP="00A616A0">
            <w:pPr>
              <w:pStyle w:val="CopticHangingVerse"/>
            </w:pPr>
            <w:r>
              <w:t>ⲡⲉⲧⲉϩⲛⲁⲕ Ⲡϭⲟⲓⲥ ⲙⲁⲣⲉϥϣⲱⲡⲓ.</w:t>
            </w:r>
          </w:p>
        </w:tc>
      </w:tr>
      <w:tr w:rsidR="000E62F4" w14:paraId="4DE4ABE8" w14:textId="77777777" w:rsidTr="00A616A0">
        <w:trPr>
          <w:cantSplit/>
          <w:jc w:val="center"/>
        </w:trPr>
        <w:tc>
          <w:tcPr>
            <w:tcW w:w="288" w:type="dxa"/>
          </w:tcPr>
          <w:p w14:paraId="6D516592" w14:textId="77777777" w:rsidR="000E62F4" w:rsidRDefault="000E62F4" w:rsidP="00A616A0">
            <w:pPr>
              <w:pStyle w:val="CopticCross"/>
            </w:pPr>
          </w:p>
        </w:tc>
        <w:tc>
          <w:tcPr>
            <w:tcW w:w="3960" w:type="dxa"/>
          </w:tcPr>
          <w:p w14:paraId="66B28640" w14:textId="77777777" w:rsidR="000E62F4" w:rsidRDefault="000E62F4" w:rsidP="00A616A0">
            <w:pPr>
              <w:pStyle w:val="EngHang"/>
            </w:pPr>
            <w:r>
              <w:t>Alleluia, Alleluia, Alleluia.</w:t>
            </w:r>
          </w:p>
          <w:p w14:paraId="69D53AF6" w14:textId="77777777" w:rsidR="000E62F4" w:rsidRDefault="000E62F4" w:rsidP="00A616A0">
            <w:pPr>
              <w:pStyle w:val="EngHang"/>
            </w:pPr>
            <w:r>
              <w:t>You Who were born of the Father</w:t>
            </w:r>
          </w:p>
          <w:p w14:paraId="3443D6EB" w14:textId="77777777" w:rsidR="000E62F4" w:rsidRDefault="000E62F4" w:rsidP="00A616A0">
            <w:pPr>
              <w:pStyle w:val="EngHang"/>
            </w:pPr>
            <w:r>
              <w:t>Before all the ages,</w:t>
            </w:r>
          </w:p>
          <w:p w14:paraId="2998D043" w14:textId="77777777" w:rsidR="000E62F4" w:rsidRDefault="000E62F4" w:rsidP="00A616A0">
            <w:pPr>
              <w:pStyle w:val="EngHangEnd"/>
            </w:pPr>
            <w:r>
              <w:t>Save us and have mercy on us.</w:t>
            </w:r>
          </w:p>
        </w:tc>
        <w:tc>
          <w:tcPr>
            <w:tcW w:w="288" w:type="dxa"/>
          </w:tcPr>
          <w:p w14:paraId="667A5A7A" w14:textId="77777777" w:rsidR="000E62F4" w:rsidRDefault="000E62F4" w:rsidP="00A616A0"/>
        </w:tc>
        <w:tc>
          <w:tcPr>
            <w:tcW w:w="288" w:type="dxa"/>
          </w:tcPr>
          <w:p w14:paraId="7EEDE6BD" w14:textId="77777777" w:rsidR="000E62F4" w:rsidRDefault="000E62F4" w:rsidP="00A616A0">
            <w:pPr>
              <w:pStyle w:val="CopticCross"/>
            </w:pPr>
          </w:p>
        </w:tc>
        <w:tc>
          <w:tcPr>
            <w:tcW w:w="3960" w:type="dxa"/>
          </w:tcPr>
          <w:p w14:paraId="07B9DA7F" w14:textId="77777777" w:rsidR="000E62F4" w:rsidRDefault="000E62F4" w:rsidP="00A616A0">
            <w:pPr>
              <w:pStyle w:val="CopticVersemulti-line"/>
            </w:pPr>
            <w:r>
              <w:t>Ⲁⲗⲗⲏⲗⲟⲩⲓⲁ ⲁⲗⲗⲏⲗⲟⲩⲓⲁ ⲁⲗⲗⲏⲗⲟⲩⲓⲁ.</w:t>
            </w:r>
          </w:p>
          <w:p w14:paraId="7FFFFB19" w14:textId="77777777" w:rsidR="000E62F4" w:rsidRDefault="000E62F4" w:rsidP="00A616A0">
            <w:pPr>
              <w:pStyle w:val="CopticVersemulti-line"/>
            </w:pPr>
            <w:r>
              <w:t>Ⲡⲓⲙⲓⲥⲓ ⲉ̀ⲃⲟⲗ ϧⲉⲛ Ⲫ̀ⲓⲱⲧ</w:t>
            </w:r>
          </w:p>
          <w:p w14:paraId="1A50DA6E" w14:textId="77777777" w:rsidR="000E62F4" w:rsidRDefault="000E62F4" w:rsidP="00A616A0">
            <w:pPr>
              <w:pStyle w:val="CopticVersemulti-line"/>
            </w:pPr>
            <w:r>
              <w:t>ϧⲁϫⲱⲟⲩ ⲛ̀ⲛⲓⲉ̀ⲱⲛ ⲧⲏⲣⲟⲩ:</w:t>
            </w:r>
          </w:p>
          <w:p w14:paraId="2AD87A9D" w14:textId="77777777" w:rsidR="000E62F4" w:rsidRDefault="000E62F4" w:rsidP="00A616A0">
            <w:pPr>
              <w:pStyle w:val="CopticVersemulti-line"/>
            </w:pPr>
            <w:r>
              <w:t>ⲥⲱϯ ⲙ̀ⲙⲟⲛ ⲟⲩⲟϩ ⲛⲁⲓ ⲛⲁⲛ.</w:t>
            </w:r>
          </w:p>
        </w:tc>
      </w:tr>
      <w:tr w:rsidR="000E62F4" w14:paraId="7D2DDEC5" w14:textId="77777777" w:rsidTr="00A616A0">
        <w:trPr>
          <w:cantSplit/>
          <w:jc w:val="center"/>
        </w:trPr>
        <w:tc>
          <w:tcPr>
            <w:tcW w:w="288" w:type="dxa"/>
          </w:tcPr>
          <w:p w14:paraId="58A3B913" w14:textId="77777777" w:rsidR="000E62F4" w:rsidRDefault="000E62F4" w:rsidP="00A616A0">
            <w:pPr>
              <w:pStyle w:val="CopticCross"/>
            </w:pPr>
          </w:p>
        </w:tc>
        <w:tc>
          <w:tcPr>
            <w:tcW w:w="3960" w:type="dxa"/>
          </w:tcPr>
          <w:p w14:paraId="1BFFE6EB" w14:textId="77777777" w:rsidR="000E62F4" w:rsidRDefault="000E62F4" w:rsidP="00A616A0">
            <w:pPr>
              <w:pStyle w:val="EngHang"/>
            </w:pPr>
            <w:r>
              <w:t>Holy, Holy, Holy,</w:t>
            </w:r>
          </w:p>
          <w:p w14:paraId="434A971E" w14:textId="77777777" w:rsidR="000E62F4" w:rsidRDefault="000E62F4" w:rsidP="00A616A0">
            <w:pPr>
              <w:pStyle w:val="EngHang"/>
            </w:pPr>
            <w:r>
              <w:t>Lord of Hosts,</w:t>
            </w:r>
          </w:p>
          <w:p w14:paraId="1F943A42" w14:textId="77777777" w:rsidR="000E62F4" w:rsidRDefault="000E62F4" w:rsidP="00A616A0">
            <w:pPr>
              <w:pStyle w:val="EngHang"/>
            </w:pPr>
            <w:r>
              <w:t>Heaven and earth are full</w:t>
            </w:r>
          </w:p>
          <w:p w14:paraId="148BC015" w14:textId="77777777" w:rsidR="000E62F4" w:rsidRDefault="000E62F4" w:rsidP="00A616A0">
            <w:pPr>
              <w:pStyle w:val="EngHangEnd"/>
            </w:pPr>
            <w:r>
              <w:t>Of Your holy glory.</w:t>
            </w:r>
          </w:p>
        </w:tc>
        <w:tc>
          <w:tcPr>
            <w:tcW w:w="288" w:type="dxa"/>
          </w:tcPr>
          <w:p w14:paraId="5054B1C1" w14:textId="77777777" w:rsidR="000E62F4" w:rsidRDefault="000E62F4" w:rsidP="00A616A0"/>
        </w:tc>
        <w:tc>
          <w:tcPr>
            <w:tcW w:w="288" w:type="dxa"/>
          </w:tcPr>
          <w:p w14:paraId="5C3427EE" w14:textId="77777777" w:rsidR="000E62F4" w:rsidRDefault="000E62F4" w:rsidP="00A616A0">
            <w:pPr>
              <w:pStyle w:val="CopticCross"/>
            </w:pPr>
          </w:p>
        </w:tc>
        <w:tc>
          <w:tcPr>
            <w:tcW w:w="3960" w:type="dxa"/>
          </w:tcPr>
          <w:p w14:paraId="57ECC81A" w14:textId="77777777" w:rsidR="000E62F4" w:rsidRDefault="000E62F4" w:rsidP="00A616A0">
            <w:pPr>
              <w:pStyle w:val="CopticVersemulti-line"/>
            </w:pPr>
            <w:r>
              <w:t>Ϫⲉ ⲁ̀ⲅⲓⲟⲥ ⲁ̀ⲅⲓⲟⲥ ⲁ̀ⲅⲓⲟⲥ:</w:t>
            </w:r>
          </w:p>
          <w:p w14:paraId="31C563D7" w14:textId="77777777" w:rsidR="000E62F4" w:rsidRDefault="000E62F4" w:rsidP="00A616A0">
            <w:pPr>
              <w:pStyle w:val="CopticVersemulti-line"/>
            </w:pPr>
            <w:r>
              <w:t>Ⲕⲩⲣⲓⲟⲥ ⲥⲁⲃⲁⲱⲑ:</w:t>
            </w:r>
          </w:p>
          <w:p w14:paraId="7C93F323" w14:textId="77777777" w:rsidR="000E62F4" w:rsidRDefault="000E62F4" w:rsidP="00A616A0">
            <w:pPr>
              <w:pStyle w:val="CopticVersemulti-line"/>
            </w:pPr>
            <w:r>
              <w:t>ⲡ̀ⲗⲏⲣⲏⲥ ⲟ̀ ⲟⲩⲣⲁⲛⲟⲥ ⲕⲉ ⲏ̀ ⲅⲏ</w:t>
            </w:r>
          </w:p>
          <w:p w14:paraId="52E38338" w14:textId="77777777" w:rsidR="000E62F4" w:rsidRDefault="000E62F4" w:rsidP="00A616A0">
            <w:pPr>
              <w:pStyle w:val="CopticVersemulti-line"/>
            </w:pPr>
            <w:r>
              <w:t>ⲧⲏⲥ ⲁ̀ⲅⲓⲁⲥ ⲥⲟⲩ ⲇⲟⲝⲏⲥ.</w:t>
            </w:r>
          </w:p>
        </w:tc>
      </w:tr>
    </w:tbl>
    <w:p w14:paraId="63C82D31" w14:textId="77777777" w:rsidR="000E62F4" w:rsidRDefault="000E62F4"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5D3DA9B" w14:textId="77777777" w:rsidTr="003B53E2">
        <w:trPr>
          <w:cantSplit/>
          <w:jc w:val="center"/>
        </w:trPr>
        <w:tc>
          <w:tcPr>
            <w:tcW w:w="288" w:type="dxa"/>
          </w:tcPr>
          <w:p w14:paraId="117A93EF" w14:textId="77777777" w:rsidR="000E62F4" w:rsidRDefault="000E62F4" w:rsidP="003B53E2">
            <w:pPr>
              <w:pStyle w:val="CopticCross"/>
            </w:pPr>
          </w:p>
        </w:tc>
        <w:tc>
          <w:tcPr>
            <w:tcW w:w="3960" w:type="dxa"/>
          </w:tcPr>
          <w:p w14:paraId="2689F737" w14:textId="77777777" w:rsidR="000E62F4" w:rsidRDefault="000E62F4" w:rsidP="003B53E2">
            <w:pPr>
              <w:pStyle w:val="EngHang"/>
              <w:rPr>
                <w:rFonts w:eastAsia="Arial Unicode MS"/>
              </w:rPr>
            </w:pPr>
            <w:r>
              <w:rPr>
                <w:rFonts w:eastAsia="Arial Unicode MS"/>
              </w:rPr>
              <w:t>The holy angel Gabriel announced</w:t>
            </w:r>
          </w:p>
          <w:p w14:paraId="15DDC616" w14:textId="77777777" w:rsidR="000E62F4" w:rsidRDefault="000E62F4" w:rsidP="003B53E2">
            <w:pPr>
              <w:pStyle w:val="EngHang"/>
              <w:rPr>
                <w:rFonts w:eastAsia="Arial Unicode MS"/>
              </w:rPr>
            </w:pPr>
            <w:r>
              <w:rPr>
                <w:rFonts w:eastAsia="Arial Unicode MS"/>
              </w:rPr>
              <w:t>The Good News to the Virgin.</w:t>
            </w:r>
          </w:p>
          <w:p w14:paraId="7804E9F1" w14:textId="77777777" w:rsidR="000E62F4" w:rsidRDefault="000E62F4" w:rsidP="003B53E2">
            <w:pPr>
              <w:pStyle w:val="EngHang"/>
              <w:rPr>
                <w:rFonts w:eastAsia="Arial Unicode MS"/>
              </w:rPr>
            </w:pPr>
            <w:r>
              <w:rPr>
                <w:rFonts w:eastAsia="Arial Unicode MS"/>
              </w:rPr>
              <w:t>He saluted her,</w:t>
            </w:r>
          </w:p>
          <w:p w14:paraId="6F8FCC57" w14:textId="77777777" w:rsidR="000E62F4" w:rsidRPr="009170BF" w:rsidRDefault="000E62F4" w:rsidP="003B53E2">
            <w:pPr>
              <w:pStyle w:val="EngHangEnd"/>
              <w:rPr>
                <w:rFonts w:eastAsia="Arial Unicode MS"/>
              </w:rPr>
            </w:pPr>
            <w:r>
              <w:rPr>
                <w:rFonts w:eastAsia="Arial Unicode MS"/>
              </w:rPr>
              <w:t>Strengthening her by his word,</w:t>
            </w:r>
          </w:p>
        </w:tc>
        <w:tc>
          <w:tcPr>
            <w:tcW w:w="288" w:type="dxa"/>
          </w:tcPr>
          <w:p w14:paraId="7A9F274E" w14:textId="77777777" w:rsidR="000E62F4" w:rsidRDefault="000E62F4" w:rsidP="003B53E2"/>
        </w:tc>
        <w:tc>
          <w:tcPr>
            <w:tcW w:w="288" w:type="dxa"/>
          </w:tcPr>
          <w:p w14:paraId="46B3C55C" w14:textId="77777777" w:rsidR="000E62F4" w:rsidRDefault="000E62F4" w:rsidP="003B53E2">
            <w:pPr>
              <w:pStyle w:val="CopticCross"/>
            </w:pPr>
          </w:p>
        </w:tc>
        <w:tc>
          <w:tcPr>
            <w:tcW w:w="3960" w:type="dxa"/>
          </w:tcPr>
          <w:p w14:paraId="79A73528" w14:textId="77777777" w:rsidR="000E62F4" w:rsidRDefault="000E62F4" w:rsidP="009045FC">
            <w:pPr>
              <w:pStyle w:val="CopticVersemulti-line"/>
            </w:pPr>
            <w:r>
              <w:t>Ⲡⲓⲁⲅⲅⲉⲗⲟⲥ ⲉⲑⲟⲩⲁⲃ Ⲅⲃⲣⲓⲏⲗ:</w:t>
            </w:r>
          </w:p>
          <w:p w14:paraId="1EAF3E76" w14:textId="77777777" w:rsidR="000E62F4" w:rsidRDefault="000E62F4" w:rsidP="009045FC">
            <w:pPr>
              <w:pStyle w:val="CopticVersemulti-line"/>
            </w:pPr>
            <w:r>
              <w:t>ⲁϥϩⲓϣⲉⲛⲛⲟⲩϥⲓ ⲛ̀ϯⲡⲁⲣⲑⲉⲛⲟⲥ:</w:t>
            </w:r>
          </w:p>
          <w:p w14:paraId="43FC0351" w14:textId="77777777" w:rsidR="000E62F4" w:rsidRDefault="000E62F4" w:rsidP="009045FC">
            <w:pPr>
              <w:pStyle w:val="CopticVersemulti-line"/>
            </w:pPr>
            <w:r>
              <w:t>ⲙⲉⲛⲉⲛⲥⲁ ⲡⲓⲁⲥⲡⲁⲥⲙⲟⲥ</w:t>
            </w:r>
          </w:p>
          <w:p w14:paraId="36181B16" w14:textId="77777777" w:rsidR="000E62F4" w:rsidRPr="00C35319" w:rsidRDefault="000E62F4" w:rsidP="003B53E2">
            <w:pPr>
              <w:pStyle w:val="CopticVerse"/>
            </w:pPr>
            <w:r>
              <w:t>ⲁϥⲧⲁϫⲣⲟ ⲙ̀ⲙⲟⲥ ϧⲉⲛ ⲡⲉϥⲥⲁϫⲓ.</w:t>
            </w:r>
          </w:p>
        </w:tc>
      </w:tr>
      <w:tr w:rsidR="000E62F4" w14:paraId="3E2F62B3" w14:textId="77777777" w:rsidTr="003B53E2">
        <w:trPr>
          <w:cantSplit/>
          <w:jc w:val="center"/>
        </w:trPr>
        <w:tc>
          <w:tcPr>
            <w:tcW w:w="288" w:type="dxa"/>
          </w:tcPr>
          <w:p w14:paraId="3B764E51" w14:textId="77777777" w:rsidR="000E62F4" w:rsidRDefault="000E62F4" w:rsidP="003B53E2">
            <w:pPr>
              <w:pStyle w:val="CopticCross"/>
            </w:pPr>
          </w:p>
        </w:tc>
        <w:tc>
          <w:tcPr>
            <w:tcW w:w="3960" w:type="dxa"/>
          </w:tcPr>
          <w:p w14:paraId="44A74361" w14:textId="77777777" w:rsidR="000E62F4" w:rsidRDefault="000E62F4" w:rsidP="003B53E2">
            <w:pPr>
              <w:pStyle w:val="EngHang"/>
            </w:pPr>
            <w:r>
              <w:t>Saying, “Fear not mary,</w:t>
            </w:r>
          </w:p>
          <w:p w14:paraId="5FD0C4CA" w14:textId="77777777" w:rsidR="000E62F4" w:rsidRDefault="000E62F4" w:rsidP="003B53E2">
            <w:pPr>
              <w:pStyle w:val="EngHang"/>
            </w:pPr>
            <w:r>
              <w:t>For you have found grace before God.</w:t>
            </w:r>
          </w:p>
          <w:p w14:paraId="671A7071" w14:textId="77777777" w:rsidR="000E62F4" w:rsidRDefault="000E62F4" w:rsidP="003B53E2">
            <w:pPr>
              <w:pStyle w:val="EngHang"/>
            </w:pPr>
            <w:r>
              <w:t>You will conceive and give birth so a Son.”</w:t>
            </w:r>
          </w:p>
          <w:p w14:paraId="7C5890F0" w14:textId="77777777" w:rsidR="000E62F4" w:rsidRDefault="000E62F4" w:rsidP="003B53E2">
            <w:pPr>
              <w:pStyle w:val="EngHangEnd"/>
            </w:pPr>
            <w:r>
              <w:t>Alleluia, Alleluia, Alleluia.</w:t>
            </w:r>
          </w:p>
        </w:tc>
        <w:tc>
          <w:tcPr>
            <w:tcW w:w="288" w:type="dxa"/>
          </w:tcPr>
          <w:p w14:paraId="6CBD4AFC" w14:textId="77777777" w:rsidR="000E62F4" w:rsidRDefault="000E62F4" w:rsidP="003B53E2"/>
        </w:tc>
        <w:tc>
          <w:tcPr>
            <w:tcW w:w="288" w:type="dxa"/>
          </w:tcPr>
          <w:p w14:paraId="34F292DE" w14:textId="77777777" w:rsidR="000E62F4" w:rsidRDefault="000E62F4" w:rsidP="003B53E2">
            <w:pPr>
              <w:pStyle w:val="CopticCross"/>
            </w:pPr>
          </w:p>
        </w:tc>
        <w:tc>
          <w:tcPr>
            <w:tcW w:w="3960" w:type="dxa"/>
          </w:tcPr>
          <w:p w14:paraId="58F92916" w14:textId="77777777" w:rsidR="000E62F4" w:rsidRDefault="000E62F4" w:rsidP="008931E3">
            <w:pPr>
              <w:pStyle w:val="CopticVersemulti-line"/>
            </w:pPr>
            <w:r>
              <w:t>Ϫⲉ ⲙ̀ⲡⲉⲣⲉⲣϩⲟϯ Ⲙⲁⲣⲓⲁⲙ ⲁⲣⲉϫⲓⲙⲓ ⲅⲁⲣ ⲛ̀ⲟⲩϩ̀ⲙⲟⲧ:</w:t>
            </w:r>
          </w:p>
          <w:p w14:paraId="69AA140C" w14:textId="77777777" w:rsidR="000E62F4" w:rsidRDefault="000E62F4" w:rsidP="008931E3">
            <w:pPr>
              <w:pStyle w:val="CopticVersemulti-line"/>
            </w:pPr>
            <w:r>
              <w:t>ϧⲁⲧⲉⲛ Ⲫⲛⲟⲩϯ ϩⲏⲡⲡⲉ ⲅⲁⲣ ⲧⲉⲣⲁⲉⲣⲃⲟⲕⲓ:</w:t>
            </w:r>
          </w:p>
          <w:p w14:paraId="3CCFEF25" w14:textId="77777777" w:rsidR="000E62F4" w:rsidRDefault="000E62F4" w:rsidP="008931E3">
            <w:pPr>
              <w:pStyle w:val="CopticVersemulti-line"/>
            </w:pPr>
            <w:r>
              <w:t>ⲟⲩⲟϩ ⲛ̀ⲧⲉⲙⲓⲥⲓ ⲛ̀ⲟⲩϣⲏⲣⲓ.</w:t>
            </w:r>
          </w:p>
          <w:p w14:paraId="10162FAB" w14:textId="77777777" w:rsidR="000E62F4" w:rsidRDefault="000E62F4" w:rsidP="003B53E2">
            <w:pPr>
              <w:pStyle w:val="CopticHangingVerse"/>
            </w:pPr>
            <w:r>
              <w:t>Ⲁⲗⲗⲏⲗⲟⲩⲓⲁ ⲁⲗⲗⲏⲗⲟⲩⲓⲁ ⲁⲗⲗⲏⲗⲟⲩⲓⲁ.</w:t>
            </w:r>
          </w:p>
        </w:tc>
      </w:tr>
      <w:tr w:rsidR="000E62F4" w14:paraId="77FE01F5" w14:textId="77777777" w:rsidTr="003B53E2">
        <w:trPr>
          <w:cantSplit/>
          <w:jc w:val="center"/>
        </w:trPr>
        <w:tc>
          <w:tcPr>
            <w:tcW w:w="288" w:type="dxa"/>
          </w:tcPr>
          <w:p w14:paraId="3AEA53FB" w14:textId="77777777" w:rsidR="000E62F4" w:rsidRDefault="000E62F4" w:rsidP="003B53E2">
            <w:pPr>
              <w:pStyle w:val="CopticCross"/>
            </w:pPr>
          </w:p>
        </w:tc>
        <w:tc>
          <w:tcPr>
            <w:tcW w:w="3960" w:type="dxa"/>
          </w:tcPr>
          <w:p w14:paraId="4AA48DB0" w14:textId="77777777" w:rsidR="000E62F4" w:rsidRDefault="000E62F4" w:rsidP="003B53E2">
            <w:pPr>
              <w:pStyle w:val="EngHang"/>
            </w:pPr>
            <w:r>
              <w:t>Christ, begotton of the Father</w:t>
            </w:r>
          </w:p>
          <w:p w14:paraId="25DC7A0C" w14:textId="77777777" w:rsidR="000E62F4" w:rsidRDefault="000E62F4" w:rsidP="003B53E2">
            <w:pPr>
              <w:pStyle w:val="EngHang"/>
            </w:pPr>
            <w:r>
              <w:t>before all ages,</w:t>
            </w:r>
          </w:p>
          <w:p w14:paraId="1642E16C" w14:textId="77777777" w:rsidR="000E62F4" w:rsidRDefault="000E62F4" w:rsidP="003B53E2">
            <w:pPr>
              <w:pStyle w:val="EngHang"/>
            </w:pPr>
            <w:r>
              <w:t>Save us and</w:t>
            </w:r>
          </w:p>
          <w:p w14:paraId="1ECEB584" w14:textId="77777777" w:rsidR="000E62F4" w:rsidRDefault="000E62F4" w:rsidP="003B53E2">
            <w:pPr>
              <w:pStyle w:val="EngHangEnd"/>
            </w:pPr>
            <w:r>
              <w:t>have mercy on us.</w:t>
            </w:r>
          </w:p>
        </w:tc>
        <w:tc>
          <w:tcPr>
            <w:tcW w:w="288" w:type="dxa"/>
          </w:tcPr>
          <w:p w14:paraId="7B165527" w14:textId="77777777" w:rsidR="000E62F4" w:rsidRDefault="000E62F4" w:rsidP="003B53E2"/>
        </w:tc>
        <w:tc>
          <w:tcPr>
            <w:tcW w:w="288" w:type="dxa"/>
          </w:tcPr>
          <w:p w14:paraId="22CDAEF5" w14:textId="77777777" w:rsidR="000E62F4" w:rsidRDefault="000E62F4" w:rsidP="003B53E2">
            <w:pPr>
              <w:pStyle w:val="CopticCross"/>
            </w:pPr>
          </w:p>
        </w:tc>
        <w:tc>
          <w:tcPr>
            <w:tcW w:w="3960" w:type="dxa"/>
          </w:tcPr>
          <w:p w14:paraId="47BDB529" w14:textId="77777777" w:rsidR="000E62F4" w:rsidRDefault="000E62F4" w:rsidP="003B53E2">
            <w:pPr>
              <w:pStyle w:val="CopticVersemulti-line"/>
            </w:pPr>
            <w:r>
              <w:t>Ⲡⲓⲭ̀ⲣⲓⲥⲧⲟⲥ ⲡⲓⲙⲓⲥⲓ ⲉ̀ⲃⲟⲗ ϧⲉⲛ Ⲫ̀ⲓⲱⲧ</w:t>
            </w:r>
          </w:p>
          <w:p w14:paraId="53DBBCA9" w14:textId="77777777" w:rsidR="000E62F4" w:rsidRDefault="000E62F4" w:rsidP="003B53E2">
            <w:pPr>
              <w:pStyle w:val="CopticVersemulti-line"/>
            </w:pPr>
            <w:r>
              <w:t>ϧⲁϫⲱⲟⲩ ⲛ̀ⲛⲓⲉ̀ⲱⲛ ⲧⲏⲣⲟⲩ:</w:t>
            </w:r>
          </w:p>
          <w:p w14:paraId="2FE18646" w14:textId="77777777" w:rsidR="000E62F4" w:rsidRDefault="000E62F4" w:rsidP="003B53E2">
            <w:pPr>
              <w:pStyle w:val="CopticVersemulti-line"/>
            </w:pPr>
            <w:r>
              <w:t>ⲥⲱϯ ⲙ̀ⲙⲟⲛ</w:t>
            </w:r>
          </w:p>
          <w:p w14:paraId="79E8EDF6" w14:textId="77777777" w:rsidR="000E62F4" w:rsidRDefault="000E62F4" w:rsidP="008931E3">
            <w:pPr>
              <w:pStyle w:val="CopticHangingVerse"/>
            </w:pPr>
            <w:r>
              <w:t>ⲟⲩⲟϩ ⲛⲁⲓ ⲛⲁⲛ.</w:t>
            </w:r>
          </w:p>
        </w:tc>
      </w:tr>
      <w:tr w:rsidR="000E62F4" w14:paraId="460AE173" w14:textId="77777777" w:rsidTr="003B53E2">
        <w:trPr>
          <w:cantSplit/>
          <w:jc w:val="center"/>
        </w:trPr>
        <w:tc>
          <w:tcPr>
            <w:tcW w:w="288" w:type="dxa"/>
          </w:tcPr>
          <w:p w14:paraId="669DFD20" w14:textId="77777777" w:rsidR="000E62F4" w:rsidRDefault="000E62F4" w:rsidP="003B53E2">
            <w:pPr>
              <w:pStyle w:val="CopticCross"/>
            </w:pPr>
          </w:p>
        </w:tc>
        <w:tc>
          <w:tcPr>
            <w:tcW w:w="3960" w:type="dxa"/>
          </w:tcPr>
          <w:p w14:paraId="5604AED5" w14:textId="77777777" w:rsidR="000E62F4" w:rsidRDefault="000E62F4" w:rsidP="003B53E2">
            <w:pPr>
              <w:pStyle w:val="EngHang"/>
            </w:pPr>
            <w:r>
              <w:t>Holy, Holy, Holy,</w:t>
            </w:r>
          </w:p>
          <w:p w14:paraId="0CB40509" w14:textId="77777777" w:rsidR="000E62F4" w:rsidRDefault="000E62F4" w:rsidP="003B53E2">
            <w:pPr>
              <w:pStyle w:val="EngHang"/>
            </w:pPr>
            <w:r>
              <w:t>Lord of Hosts,</w:t>
            </w:r>
          </w:p>
          <w:p w14:paraId="7131F412" w14:textId="77777777" w:rsidR="000E62F4" w:rsidRDefault="000E62F4" w:rsidP="003B53E2">
            <w:pPr>
              <w:pStyle w:val="EngHang"/>
            </w:pPr>
            <w:r>
              <w:t>Heaven and earth are full</w:t>
            </w:r>
          </w:p>
          <w:p w14:paraId="246D5385" w14:textId="77777777" w:rsidR="000E62F4" w:rsidRDefault="000E62F4" w:rsidP="003B53E2">
            <w:pPr>
              <w:pStyle w:val="EngHangEnd"/>
            </w:pPr>
            <w:r>
              <w:t>Of Your holy glory.</w:t>
            </w:r>
          </w:p>
        </w:tc>
        <w:tc>
          <w:tcPr>
            <w:tcW w:w="288" w:type="dxa"/>
          </w:tcPr>
          <w:p w14:paraId="1129EE42" w14:textId="77777777" w:rsidR="000E62F4" w:rsidRDefault="000E62F4" w:rsidP="003B53E2"/>
        </w:tc>
        <w:tc>
          <w:tcPr>
            <w:tcW w:w="288" w:type="dxa"/>
          </w:tcPr>
          <w:p w14:paraId="10A624C2" w14:textId="77777777" w:rsidR="000E62F4" w:rsidRDefault="000E62F4" w:rsidP="003B53E2">
            <w:pPr>
              <w:pStyle w:val="CopticCross"/>
            </w:pPr>
          </w:p>
        </w:tc>
        <w:tc>
          <w:tcPr>
            <w:tcW w:w="3960" w:type="dxa"/>
          </w:tcPr>
          <w:p w14:paraId="50DCE497" w14:textId="77777777" w:rsidR="000E62F4" w:rsidRDefault="000E62F4" w:rsidP="003B53E2">
            <w:pPr>
              <w:pStyle w:val="CopticVersemulti-line"/>
            </w:pPr>
            <w:r>
              <w:t>Ϫⲉ ⲁ̀ⲅⲓⲟⲥ ⲁ̀ⲅⲓⲟⲥ ⲁ̀ⲅⲓⲟⲥ:</w:t>
            </w:r>
          </w:p>
          <w:p w14:paraId="453A64F3" w14:textId="77777777" w:rsidR="000E62F4" w:rsidRDefault="000E62F4" w:rsidP="003B53E2">
            <w:pPr>
              <w:pStyle w:val="CopticVersemulti-line"/>
            </w:pPr>
            <w:r>
              <w:t>Ⲕⲩⲣⲓⲟⲥ ⲥⲁⲃⲁⲱⲑ:</w:t>
            </w:r>
          </w:p>
          <w:p w14:paraId="6C3F8DEC" w14:textId="77777777" w:rsidR="000E62F4" w:rsidRDefault="000E62F4" w:rsidP="003B53E2">
            <w:pPr>
              <w:pStyle w:val="CopticVersemulti-line"/>
            </w:pPr>
            <w:r>
              <w:t>ⲡ̀ⲗⲏⲣⲏⲥ ⲟ̀ ⲟⲩⲣⲁⲛⲟⲥ ⲕⲉ ⲏ̀ ⲅⲏ</w:t>
            </w:r>
          </w:p>
          <w:p w14:paraId="5D349A28" w14:textId="77777777" w:rsidR="000E62F4" w:rsidRDefault="000E62F4" w:rsidP="008931E3">
            <w:pPr>
              <w:pStyle w:val="CopticHangingVerse"/>
            </w:pPr>
            <w:r>
              <w:t>ⲧⲏⲥ ⲁ̀ⲅⲓⲁⲥ ⲥⲟⲩ ⲇⲟⲝⲏⲥ.</w:t>
            </w:r>
          </w:p>
        </w:tc>
      </w:tr>
    </w:tbl>
    <w:p w14:paraId="2A77C85A" w14:textId="77777777" w:rsidR="000E62F4" w:rsidRDefault="000E62F4"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2B7D649" w14:textId="77777777" w:rsidTr="009F6B4B">
        <w:trPr>
          <w:cantSplit/>
          <w:jc w:val="center"/>
        </w:trPr>
        <w:tc>
          <w:tcPr>
            <w:tcW w:w="288" w:type="dxa"/>
          </w:tcPr>
          <w:p w14:paraId="504DFACA" w14:textId="77777777" w:rsidR="000E62F4" w:rsidRDefault="000E62F4" w:rsidP="009F6B4B">
            <w:pPr>
              <w:pStyle w:val="CopticCross"/>
            </w:pPr>
          </w:p>
        </w:tc>
        <w:tc>
          <w:tcPr>
            <w:tcW w:w="3960" w:type="dxa"/>
          </w:tcPr>
          <w:p w14:paraId="5A9AE5E8" w14:textId="77777777" w:rsidR="000E62F4" w:rsidRDefault="000E62F4" w:rsidP="008931E3">
            <w:pPr>
              <w:pStyle w:val="EngHang"/>
              <w:rPr>
                <w:rFonts w:eastAsia="Arial Unicode MS"/>
              </w:rPr>
            </w:pPr>
            <w:r>
              <w:rPr>
                <w:rFonts w:eastAsia="Arial Unicode MS"/>
              </w:rPr>
              <w:t>You announced the good news</w:t>
            </w:r>
          </w:p>
          <w:p w14:paraId="0372DCE9" w14:textId="77777777" w:rsidR="000E62F4" w:rsidRDefault="000E62F4" w:rsidP="008931E3">
            <w:pPr>
              <w:pStyle w:val="EngHang"/>
              <w:rPr>
                <w:rFonts w:eastAsia="Arial Unicode MS"/>
              </w:rPr>
            </w:pPr>
            <w:r>
              <w:rPr>
                <w:rFonts w:eastAsia="Arial Unicode MS"/>
              </w:rPr>
              <w:t>To Zacharias the priest</w:t>
            </w:r>
          </w:p>
          <w:p w14:paraId="68919223" w14:textId="77777777" w:rsidR="000E62F4" w:rsidRDefault="000E62F4" w:rsidP="008931E3">
            <w:pPr>
              <w:pStyle w:val="EngHang"/>
              <w:rPr>
                <w:rFonts w:eastAsia="Arial Unicode MS"/>
              </w:rPr>
            </w:pPr>
            <w:r>
              <w:rPr>
                <w:rFonts w:eastAsia="Arial Unicode MS"/>
              </w:rPr>
              <w:t>Of the birth of the Forerunner,</w:t>
            </w:r>
          </w:p>
          <w:p w14:paraId="33A02B19" w14:textId="77777777" w:rsidR="000E62F4" w:rsidRPr="009170BF" w:rsidRDefault="000E62F4" w:rsidP="009F6B4B">
            <w:pPr>
              <w:pStyle w:val="EngHangEnd"/>
              <w:rPr>
                <w:rFonts w:eastAsia="Arial Unicode MS"/>
              </w:rPr>
            </w:pPr>
            <w:r>
              <w:rPr>
                <w:rFonts w:eastAsia="Arial Unicode MS"/>
              </w:rPr>
              <w:t>John the Baptist.</w:t>
            </w:r>
          </w:p>
        </w:tc>
        <w:tc>
          <w:tcPr>
            <w:tcW w:w="288" w:type="dxa"/>
          </w:tcPr>
          <w:p w14:paraId="22A22484" w14:textId="77777777" w:rsidR="000E62F4" w:rsidRDefault="000E62F4" w:rsidP="009F6B4B"/>
        </w:tc>
        <w:tc>
          <w:tcPr>
            <w:tcW w:w="288" w:type="dxa"/>
          </w:tcPr>
          <w:p w14:paraId="415FABE7" w14:textId="77777777" w:rsidR="000E62F4" w:rsidRDefault="000E62F4" w:rsidP="009F6B4B">
            <w:pPr>
              <w:pStyle w:val="CopticCross"/>
            </w:pPr>
          </w:p>
        </w:tc>
        <w:tc>
          <w:tcPr>
            <w:tcW w:w="3960" w:type="dxa"/>
          </w:tcPr>
          <w:p w14:paraId="0E528F7E" w14:textId="77777777" w:rsidR="000E62F4" w:rsidRDefault="000E62F4" w:rsidP="008931E3">
            <w:pPr>
              <w:pStyle w:val="CopticVersemulti-line"/>
            </w:pPr>
            <w:r>
              <w:t>Ⲟⲩⲟϩ Ⲍⲁⲭⲁⲣⲓⲁⲥ ⲡⲓⲟⲩⲏⲃ:</w:t>
            </w:r>
          </w:p>
          <w:p w14:paraId="10578EB2" w14:textId="77777777" w:rsidR="000E62F4" w:rsidRDefault="000E62F4" w:rsidP="008931E3">
            <w:pPr>
              <w:pStyle w:val="CopticVersemulti-line"/>
            </w:pPr>
            <w:r>
              <w:t>ⲛ̀ⲑⲟⲕ ⲁⲕϩⲓϣⲉⲛⲛⲟⲩϥⲓ ⲛⲁϥ:</w:t>
            </w:r>
          </w:p>
          <w:p w14:paraId="0A0A05CE" w14:textId="77777777" w:rsidR="000E62F4" w:rsidRDefault="000E62F4" w:rsidP="008931E3">
            <w:pPr>
              <w:pStyle w:val="CopticVersemulti-line"/>
            </w:pPr>
            <w:r>
              <w:t>ϧⲉⲛ ⲡ̀ϫⲓⲛⲙⲓⲥⲓ ⲙ̀ⲡⲓⲡ̀ⲣⲟⲇⲣⲟⲙⲟⲥ:</w:t>
            </w:r>
          </w:p>
          <w:p w14:paraId="3D8D59B9" w14:textId="77777777" w:rsidR="000E62F4" w:rsidRPr="00C35319" w:rsidRDefault="000E62F4" w:rsidP="008931E3">
            <w:pPr>
              <w:pStyle w:val="CopticHangingVerse"/>
            </w:pPr>
            <w:r>
              <w:t>Ⲓⲱⲁⲛⲛⲏⲥ ⲡⲓⲣⲉϥϯⲱⲙⲥ.</w:t>
            </w:r>
          </w:p>
        </w:tc>
      </w:tr>
      <w:tr w:rsidR="000E62F4" w14:paraId="382F8795" w14:textId="77777777" w:rsidTr="009F6B4B">
        <w:trPr>
          <w:cantSplit/>
          <w:jc w:val="center"/>
        </w:trPr>
        <w:tc>
          <w:tcPr>
            <w:tcW w:w="288" w:type="dxa"/>
          </w:tcPr>
          <w:p w14:paraId="11A4A4AF" w14:textId="77777777" w:rsidR="000E62F4" w:rsidRDefault="000E62F4" w:rsidP="008931E3">
            <w:pPr>
              <w:pStyle w:val="CopticCross"/>
            </w:pPr>
          </w:p>
        </w:tc>
        <w:tc>
          <w:tcPr>
            <w:tcW w:w="3960" w:type="dxa"/>
          </w:tcPr>
          <w:p w14:paraId="744E9248" w14:textId="77777777" w:rsidR="000E62F4" w:rsidRDefault="000E62F4" w:rsidP="008931E3">
            <w:pPr>
              <w:pStyle w:val="EngHang"/>
            </w:pPr>
            <w:r>
              <w:t>Alleluia, Alleluia, Alleluia.</w:t>
            </w:r>
          </w:p>
          <w:p w14:paraId="054EC3A7" w14:textId="77777777" w:rsidR="000E62F4" w:rsidRDefault="000E62F4" w:rsidP="008931E3">
            <w:pPr>
              <w:pStyle w:val="EngHang"/>
            </w:pPr>
            <w:r>
              <w:t>You Who were born of the Father</w:t>
            </w:r>
          </w:p>
          <w:p w14:paraId="39B49BEF" w14:textId="77777777" w:rsidR="000E62F4" w:rsidRDefault="000E62F4" w:rsidP="008931E3">
            <w:pPr>
              <w:pStyle w:val="EngHang"/>
            </w:pPr>
            <w:r>
              <w:t>Before all the ages,</w:t>
            </w:r>
          </w:p>
          <w:p w14:paraId="60CEF77D" w14:textId="77777777" w:rsidR="000E62F4" w:rsidRDefault="000E62F4" w:rsidP="008931E3">
            <w:pPr>
              <w:pStyle w:val="EngHangEnd"/>
            </w:pPr>
            <w:r>
              <w:t>Save us and have mercy on us.</w:t>
            </w:r>
          </w:p>
        </w:tc>
        <w:tc>
          <w:tcPr>
            <w:tcW w:w="288" w:type="dxa"/>
          </w:tcPr>
          <w:p w14:paraId="7EF9642D" w14:textId="77777777" w:rsidR="000E62F4" w:rsidRDefault="000E62F4" w:rsidP="008931E3"/>
        </w:tc>
        <w:tc>
          <w:tcPr>
            <w:tcW w:w="288" w:type="dxa"/>
          </w:tcPr>
          <w:p w14:paraId="40851685" w14:textId="77777777" w:rsidR="000E62F4" w:rsidRDefault="000E62F4" w:rsidP="008931E3">
            <w:pPr>
              <w:pStyle w:val="CopticCross"/>
            </w:pPr>
          </w:p>
        </w:tc>
        <w:tc>
          <w:tcPr>
            <w:tcW w:w="3960" w:type="dxa"/>
          </w:tcPr>
          <w:p w14:paraId="4CBDD60A" w14:textId="77777777" w:rsidR="000E62F4" w:rsidRDefault="000E62F4" w:rsidP="008931E3">
            <w:pPr>
              <w:pStyle w:val="CopticVersemulti-line"/>
            </w:pPr>
            <w:r>
              <w:t>Ⲁⲗⲗⲏⲗⲟⲩⲓⲁ ⲁⲗⲗⲏⲗⲟⲩⲓⲁ ⲁⲗⲗⲏⲗⲟⲩⲓⲁ.</w:t>
            </w:r>
          </w:p>
          <w:p w14:paraId="29C922CA" w14:textId="77777777" w:rsidR="000E62F4" w:rsidRDefault="000E62F4" w:rsidP="008931E3">
            <w:pPr>
              <w:pStyle w:val="CopticVersemulti-line"/>
            </w:pPr>
            <w:r>
              <w:t>Ⲡⲓⲙⲓⲥⲓ ⲉ̀ⲃⲟⲗ ϧⲉⲛ Ⲫ̀ⲓⲱⲧ</w:t>
            </w:r>
          </w:p>
          <w:p w14:paraId="24485B1A" w14:textId="77777777" w:rsidR="000E62F4" w:rsidRDefault="000E62F4" w:rsidP="008931E3">
            <w:pPr>
              <w:pStyle w:val="CopticVersemulti-line"/>
            </w:pPr>
            <w:r>
              <w:t>ϧⲁϫⲱⲟⲩ ⲛ̀ⲛⲓⲉ̀ⲱⲛ ⲧⲏⲣⲟⲩ:</w:t>
            </w:r>
          </w:p>
          <w:p w14:paraId="06DBC55F" w14:textId="77777777" w:rsidR="000E62F4" w:rsidRDefault="000E62F4" w:rsidP="008931E3">
            <w:pPr>
              <w:pStyle w:val="CopticHangingVerse"/>
            </w:pPr>
            <w:r>
              <w:t>ⲥⲱϯ ⲙ̀ⲙⲟⲛ ⲟⲩⲟϩ ⲛⲁⲓ ⲛⲁⲛ.</w:t>
            </w:r>
          </w:p>
        </w:tc>
      </w:tr>
      <w:tr w:rsidR="000E62F4" w14:paraId="7BFBDD46" w14:textId="77777777" w:rsidTr="009F6B4B">
        <w:trPr>
          <w:cantSplit/>
          <w:jc w:val="center"/>
        </w:trPr>
        <w:tc>
          <w:tcPr>
            <w:tcW w:w="288" w:type="dxa"/>
          </w:tcPr>
          <w:p w14:paraId="12713034" w14:textId="77777777" w:rsidR="000E62F4" w:rsidRDefault="000E62F4" w:rsidP="009F6B4B">
            <w:pPr>
              <w:pStyle w:val="CopticCross"/>
            </w:pPr>
          </w:p>
        </w:tc>
        <w:tc>
          <w:tcPr>
            <w:tcW w:w="3960" w:type="dxa"/>
          </w:tcPr>
          <w:p w14:paraId="1B5302E6" w14:textId="77777777" w:rsidR="000E62F4" w:rsidRDefault="000E62F4" w:rsidP="009F6B4B">
            <w:pPr>
              <w:pStyle w:val="EngHang"/>
            </w:pPr>
            <w:r>
              <w:t>Holy, Holy, Holy,</w:t>
            </w:r>
          </w:p>
          <w:p w14:paraId="5AA2FA62" w14:textId="77777777" w:rsidR="000E62F4" w:rsidRDefault="000E62F4" w:rsidP="009F6B4B">
            <w:pPr>
              <w:pStyle w:val="EngHang"/>
            </w:pPr>
            <w:r>
              <w:t>Lord of Hosts,</w:t>
            </w:r>
          </w:p>
          <w:p w14:paraId="396C70B9" w14:textId="77777777" w:rsidR="000E62F4" w:rsidRDefault="000E62F4" w:rsidP="009F6B4B">
            <w:pPr>
              <w:pStyle w:val="EngHang"/>
            </w:pPr>
            <w:r>
              <w:t>Heaven and earth are full</w:t>
            </w:r>
          </w:p>
          <w:p w14:paraId="102D2AFF" w14:textId="77777777" w:rsidR="000E62F4" w:rsidRDefault="000E62F4" w:rsidP="009F6B4B">
            <w:pPr>
              <w:pStyle w:val="EngHangEnd"/>
            </w:pPr>
            <w:r>
              <w:t>Of Your holy glory.</w:t>
            </w:r>
          </w:p>
        </w:tc>
        <w:tc>
          <w:tcPr>
            <w:tcW w:w="288" w:type="dxa"/>
          </w:tcPr>
          <w:p w14:paraId="2FD73E8C" w14:textId="77777777" w:rsidR="000E62F4" w:rsidRDefault="000E62F4" w:rsidP="009F6B4B"/>
        </w:tc>
        <w:tc>
          <w:tcPr>
            <w:tcW w:w="288" w:type="dxa"/>
          </w:tcPr>
          <w:p w14:paraId="6F874664" w14:textId="77777777" w:rsidR="000E62F4" w:rsidRDefault="000E62F4" w:rsidP="009F6B4B">
            <w:pPr>
              <w:pStyle w:val="CopticCross"/>
            </w:pPr>
          </w:p>
        </w:tc>
        <w:tc>
          <w:tcPr>
            <w:tcW w:w="3960" w:type="dxa"/>
          </w:tcPr>
          <w:p w14:paraId="33A459BF" w14:textId="77777777" w:rsidR="000E62F4" w:rsidRDefault="000E62F4" w:rsidP="009F6B4B">
            <w:pPr>
              <w:pStyle w:val="CopticVersemulti-line"/>
            </w:pPr>
            <w:r>
              <w:t>Ϫⲉ ⲁ̀ⲅⲓⲟⲥ ⲁ̀ⲅⲓⲟⲥ ⲁ̀ⲅⲓⲟⲥ:</w:t>
            </w:r>
          </w:p>
          <w:p w14:paraId="4313D21F" w14:textId="77777777" w:rsidR="000E62F4" w:rsidRDefault="000E62F4" w:rsidP="009F6B4B">
            <w:pPr>
              <w:pStyle w:val="CopticVersemulti-line"/>
            </w:pPr>
            <w:r>
              <w:t>Ⲕⲩⲣⲓⲟⲥ ⲥⲁⲃⲁⲱⲑ:</w:t>
            </w:r>
          </w:p>
          <w:p w14:paraId="6A70D204" w14:textId="77777777" w:rsidR="000E62F4" w:rsidRDefault="000E62F4" w:rsidP="009F6B4B">
            <w:pPr>
              <w:pStyle w:val="CopticVersemulti-line"/>
            </w:pPr>
            <w:r>
              <w:t>ⲡ̀ⲗⲏⲣⲏⲥ ⲟ̀ ⲟⲩⲣⲁⲛⲟⲥ ⲕⲉ ⲏ̀ ⲅⲏ</w:t>
            </w:r>
          </w:p>
          <w:p w14:paraId="0535CCBB" w14:textId="77777777" w:rsidR="000E62F4" w:rsidRDefault="000E62F4" w:rsidP="008931E3">
            <w:pPr>
              <w:pStyle w:val="CopticHangingVerse"/>
            </w:pPr>
            <w:r>
              <w:t>ⲧⲏⲥ ⲁ̀ⲅⲓⲁⲥ ⲥⲟⲩ ⲇⲟⲝⲏⲥ.</w:t>
            </w:r>
          </w:p>
        </w:tc>
      </w:tr>
    </w:tbl>
    <w:p w14:paraId="0864C13E" w14:textId="77777777" w:rsidR="000E62F4" w:rsidRDefault="000E62F4"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3C845DA" w14:textId="77777777" w:rsidTr="00A534EB">
        <w:trPr>
          <w:cantSplit/>
          <w:jc w:val="center"/>
        </w:trPr>
        <w:tc>
          <w:tcPr>
            <w:tcW w:w="288" w:type="dxa"/>
          </w:tcPr>
          <w:p w14:paraId="1C560FEA" w14:textId="77777777" w:rsidR="000E62F4" w:rsidRDefault="000E62F4" w:rsidP="00A534EB">
            <w:pPr>
              <w:pStyle w:val="CopticCross"/>
            </w:pPr>
          </w:p>
        </w:tc>
        <w:tc>
          <w:tcPr>
            <w:tcW w:w="3960" w:type="dxa"/>
          </w:tcPr>
          <w:p w14:paraId="2CAD33D0" w14:textId="77777777" w:rsidR="000E62F4" w:rsidRDefault="000E62F4" w:rsidP="00A534EB">
            <w:pPr>
              <w:pStyle w:val="EngHangEnd"/>
            </w:pPr>
            <w:r>
              <w:t xml:space="preserve">Amen. Alleluia… </w:t>
            </w:r>
          </w:p>
        </w:tc>
        <w:tc>
          <w:tcPr>
            <w:tcW w:w="288" w:type="dxa"/>
          </w:tcPr>
          <w:p w14:paraId="0BA9880F" w14:textId="77777777" w:rsidR="000E62F4" w:rsidRDefault="000E62F4" w:rsidP="00A534EB"/>
        </w:tc>
        <w:tc>
          <w:tcPr>
            <w:tcW w:w="288" w:type="dxa"/>
          </w:tcPr>
          <w:p w14:paraId="01D56498" w14:textId="77777777" w:rsidR="000E62F4" w:rsidRDefault="000E62F4" w:rsidP="00A534EB">
            <w:pPr>
              <w:pStyle w:val="CopticCross"/>
            </w:pPr>
          </w:p>
        </w:tc>
        <w:tc>
          <w:tcPr>
            <w:tcW w:w="3960" w:type="dxa"/>
          </w:tcPr>
          <w:p w14:paraId="7280D715" w14:textId="77777777" w:rsidR="000E62F4" w:rsidRPr="00C35319" w:rsidRDefault="000E62F4" w:rsidP="00A534EB">
            <w:pPr>
              <w:pStyle w:val="CopticVersemulti-line"/>
            </w:pPr>
            <w:r>
              <w:t>Ⲁⲙⲏⲛ, ⲁⲗⲗⲏⲗⲟⲩⲓⲁ…</w:t>
            </w:r>
          </w:p>
        </w:tc>
      </w:tr>
      <w:tr w:rsidR="000E62F4" w14:paraId="4B2E3694" w14:textId="77777777" w:rsidTr="00A534EB">
        <w:trPr>
          <w:cantSplit/>
          <w:jc w:val="center"/>
        </w:trPr>
        <w:tc>
          <w:tcPr>
            <w:tcW w:w="288" w:type="dxa"/>
          </w:tcPr>
          <w:p w14:paraId="452CAB77" w14:textId="77777777" w:rsidR="000E62F4" w:rsidRDefault="000E62F4" w:rsidP="00A534EB">
            <w:pPr>
              <w:pStyle w:val="CopticCross"/>
            </w:pPr>
          </w:p>
        </w:tc>
        <w:tc>
          <w:tcPr>
            <w:tcW w:w="3960" w:type="dxa"/>
          </w:tcPr>
          <w:p w14:paraId="5DBAC3F4" w14:textId="77777777" w:rsidR="000E62F4" w:rsidRPr="008D031F" w:rsidRDefault="000E62F4" w:rsidP="00A534EB">
            <w:pPr>
              <w:pStyle w:val="EngHangEnd"/>
            </w:pPr>
            <w:r>
              <w:t>Begotten of the Father before all the ages:</w:t>
            </w:r>
          </w:p>
        </w:tc>
        <w:tc>
          <w:tcPr>
            <w:tcW w:w="288" w:type="dxa"/>
          </w:tcPr>
          <w:p w14:paraId="60FC4BAB" w14:textId="77777777" w:rsidR="000E62F4" w:rsidRDefault="000E62F4" w:rsidP="00A534EB"/>
        </w:tc>
        <w:tc>
          <w:tcPr>
            <w:tcW w:w="288" w:type="dxa"/>
          </w:tcPr>
          <w:p w14:paraId="49EFCBC4" w14:textId="77777777" w:rsidR="000E62F4" w:rsidRDefault="000E62F4" w:rsidP="00A534EB">
            <w:pPr>
              <w:pStyle w:val="CopticCross"/>
            </w:pPr>
          </w:p>
        </w:tc>
        <w:tc>
          <w:tcPr>
            <w:tcW w:w="3960" w:type="dxa"/>
          </w:tcPr>
          <w:p w14:paraId="0F690695" w14:textId="77777777" w:rsidR="000E62F4" w:rsidRDefault="000E62F4" w:rsidP="00A534EB">
            <w:pPr>
              <w:pStyle w:val="CopticHangingVerse"/>
            </w:pPr>
            <w:r>
              <w:t>Ⲡⲓⲙⲓⲥⲓ ⲉ̀ⲃⲟⲗϧⲉⲛ Ⲫⲓⲱⲧ ϧⲁϫⲱⲟⲩ ⲛ̀ⲛⲓⲉ̀ⲱⲟⲛ ⲧⲏⲣⲟⲩ:</w:t>
            </w:r>
          </w:p>
        </w:tc>
      </w:tr>
      <w:tr w:rsidR="000E62F4" w14:paraId="2C78F677" w14:textId="77777777" w:rsidTr="00A534EB">
        <w:trPr>
          <w:cantSplit/>
          <w:jc w:val="center"/>
        </w:trPr>
        <w:tc>
          <w:tcPr>
            <w:tcW w:w="288" w:type="dxa"/>
          </w:tcPr>
          <w:p w14:paraId="46F0AB4D" w14:textId="77777777" w:rsidR="000E62F4" w:rsidRDefault="000E62F4" w:rsidP="00A534EB">
            <w:pPr>
              <w:pStyle w:val="CopticCross"/>
            </w:pPr>
          </w:p>
        </w:tc>
        <w:tc>
          <w:tcPr>
            <w:tcW w:w="3960" w:type="dxa"/>
          </w:tcPr>
          <w:p w14:paraId="19E87328" w14:textId="77777777" w:rsidR="000E62F4" w:rsidRDefault="000E62F4" w:rsidP="00A534EB">
            <w:pPr>
              <w:pStyle w:val="EngHang"/>
            </w:pPr>
            <w:r>
              <w:t>Save us and have mercy upon us…</w:t>
            </w:r>
          </w:p>
        </w:tc>
        <w:tc>
          <w:tcPr>
            <w:tcW w:w="288" w:type="dxa"/>
          </w:tcPr>
          <w:p w14:paraId="05967244" w14:textId="77777777" w:rsidR="000E62F4" w:rsidRDefault="000E62F4" w:rsidP="00A534EB"/>
        </w:tc>
        <w:tc>
          <w:tcPr>
            <w:tcW w:w="288" w:type="dxa"/>
          </w:tcPr>
          <w:p w14:paraId="77AA5F09" w14:textId="77777777" w:rsidR="000E62F4" w:rsidRDefault="000E62F4" w:rsidP="00A534EB">
            <w:pPr>
              <w:pStyle w:val="CopticCross"/>
            </w:pPr>
          </w:p>
        </w:tc>
        <w:tc>
          <w:tcPr>
            <w:tcW w:w="3960" w:type="dxa"/>
          </w:tcPr>
          <w:p w14:paraId="5E0CCF48" w14:textId="77777777" w:rsidR="000E62F4" w:rsidRDefault="000E62F4" w:rsidP="00A534EB">
            <w:pPr>
              <w:pStyle w:val="CopticVerse"/>
            </w:pPr>
            <w:r>
              <w:t>Ⲥⲟϯ ⲙ̀ⲙⲟⲛ ⲟⲩⲟϩ ⲛⲁⲓ ⲛⲁⲛ…</w:t>
            </w:r>
          </w:p>
        </w:tc>
      </w:tr>
    </w:tbl>
    <w:p w14:paraId="311B6702" w14:textId="4636582B" w:rsidR="00253C5F" w:rsidRPr="00253C5F" w:rsidRDefault="000E62F4" w:rsidP="00253C5F">
      <w:pPr>
        <w:pStyle w:val="Rubric"/>
      </w:pPr>
      <w:r>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5F6770">
        <w:rPr>
          <w:noProof/>
        </w:rPr>
        <w:t>680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58" w:name="_Toc410196217"/>
      <w:bookmarkStart w:id="1659" w:name="_Toc410196459"/>
      <w:bookmarkStart w:id="1660" w:name="_Toc410196961"/>
      <w:bookmarkStart w:id="1661" w:name="_Toc459399210"/>
      <w:bookmarkStart w:id="1662" w:name="June"/>
      <w:bookmarkEnd w:id="1611"/>
      <w:r>
        <w:lastRenderedPageBreak/>
        <w:t>June</w:t>
      </w:r>
      <w:bookmarkEnd w:id="1658"/>
      <w:bookmarkEnd w:id="1659"/>
      <w:bookmarkEnd w:id="1660"/>
      <w:r w:rsidR="00C30529">
        <w:t xml:space="preserve"> or </w:t>
      </w:r>
      <w:r w:rsidR="00C30529">
        <w:rPr>
          <w:rFonts w:ascii="FreeSerifAvvaShenouda" w:hAnsi="FreeSerifAvvaShenouda" w:cs="FreeSerifAvvaShenouda"/>
        </w:rPr>
        <w:t>Ⲡⲁⲱⲛⲉ</w:t>
      </w:r>
      <w:bookmarkEnd w:id="1661"/>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5F6770">
              <w:rPr>
                <w:noProof/>
                <w:webHidden/>
              </w:rPr>
              <w:t>854</w:t>
            </w:r>
            <w:r w:rsidR="00513E2D">
              <w:rPr>
                <w:noProof/>
                <w:webHidden/>
              </w:rPr>
              <w:fldChar w:fldCharType="end"/>
            </w:r>
          </w:hyperlink>
        </w:p>
        <w:p w14:paraId="1D727B0E" w14:textId="1705C1AD" w:rsidR="00513E2D" w:rsidRDefault="0078031B">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5F6770">
              <w:rPr>
                <w:noProof/>
                <w:webHidden/>
              </w:rPr>
              <w:t>861</w:t>
            </w:r>
            <w:r w:rsidR="00513E2D">
              <w:rPr>
                <w:noProof/>
                <w:webHidden/>
              </w:rPr>
              <w:fldChar w:fldCharType="end"/>
            </w:r>
          </w:hyperlink>
        </w:p>
        <w:p w14:paraId="4BE77950" w14:textId="093004CE" w:rsidR="00513E2D" w:rsidRDefault="0078031B">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5F6770">
              <w:rPr>
                <w:noProof/>
                <w:webHidden/>
              </w:rPr>
              <w:t>862</w:t>
            </w:r>
            <w:r w:rsidR="00513E2D">
              <w:rPr>
                <w:noProof/>
                <w:webHidden/>
              </w:rPr>
              <w:fldChar w:fldCharType="end"/>
            </w:r>
          </w:hyperlink>
        </w:p>
        <w:p w14:paraId="0A25D8DE" w14:textId="1995E1D6" w:rsidR="00513E2D" w:rsidRDefault="0078031B">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5F6770">
              <w:rPr>
                <w:noProof/>
                <w:webHidden/>
              </w:rPr>
              <w:t>863</w:t>
            </w:r>
            <w:r w:rsidR="00513E2D">
              <w:rPr>
                <w:noProof/>
                <w:webHidden/>
              </w:rPr>
              <w:fldChar w:fldCharType="end"/>
            </w:r>
          </w:hyperlink>
        </w:p>
        <w:p w14:paraId="68FD7837" w14:textId="40160557" w:rsidR="00513E2D" w:rsidRDefault="0078031B">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5EF9BF54" w14:textId="168BE99C" w:rsidR="00513E2D" w:rsidRDefault="0078031B">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2E2DE231" w14:textId="29F8E1FA" w:rsidR="00513E2D" w:rsidRDefault="0078031B">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5F6770">
              <w:rPr>
                <w:noProof/>
                <w:webHidden/>
              </w:rPr>
              <w:t>864</w:t>
            </w:r>
            <w:r w:rsidR="00513E2D">
              <w:rPr>
                <w:noProof/>
                <w:webHidden/>
              </w:rPr>
              <w:fldChar w:fldCharType="end"/>
            </w:r>
          </w:hyperlink>
        </w:p>
        <w:p w14:paraId="314B4220" w14:textId="01C80CA1" w:rsidR="00513E2D" w:rsidRDefault="0078031B">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2F3494AD" w14:textId="77DDBEE7" w:rsidR="00513E2D" w:rsidRDefault="0078031B">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5F6770">
              <w:rPr>
                <w:noProof/>
                <w:webHidden/>
              </w:rPr>
              <w:t>865</w:t>
            </w:r>
            <w:r w:rsidR="00513E2D">
              <w:rPr>
                <w:noProof/>
                <w:webHidden/>
              </w:rPr>
              <w:fldChar w:fldCharType="end"/>
            </w:r>
          </w:hyperlink>
        </w:p>
        <w:p w14:paraId="0F387C87" w14:textId="22CFF863" w:rsidR="00513E2D" w:rsidRDefault="0078031B">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5F6770">
              <w:rPr>
                <w:noProof/>
                <w:webHidden/>
              </w:rPr>
              <w:t>866</w:t>
            </w:r>
            <w:r w:rsidR="00513E2D">
              <w:rPr>
                <w:noProof/>
                <w:webHidden/>
              </w:rPr>
              <w:fldChar w:fldCharType="end"/>
            </w:r>
          </w:hyperlink>
        </w:p>
        <w:p w14:paraId="050E0C0E" w14:textId="75DE2F4B" w:rsidR="00513E2D" w:rsidRDefault="0078031B">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06F133BB" w14:textId="2DD0239A" w:rsidR="00513E2D" w:rsidRDefault="0078031B">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6E5A3AB6" w14:textId="09CE3A09" w:rsidR="00513E2D" w:rsidRDefault="0078031B">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5F6770">
              <w:rPr>
                <w:noProof/>
                <w:webHidden/>
              </w:rPr>
              <w:t>868</w:t>
            </w:r>
            <w:r w:rsidR="00513E2D">
              <w:rPr>
                <w:noProof/>
                <w:webHidden/>
              </w:rPr>
              <w:fldChar w:fldCharType="end"/>
            </w:r>
          </w:hyperlink>
        </w:p>
        <w:p w14:paraId="168B57A6" w14:textId="3D22CA12" w:rsidR="00513E2D" w:rsidRDefault="0078031B">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7AAE34C5" w14:textId="22B6FF87" w:rsidR="00513E2D" w:rsidRDefault="0078031B">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82B75FC" w14:textId="771A2473" w:rsidR="00513E2D" w:rsidRDefault="0078031B">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065A0750" w14:textId="1D74A8A8" w:rsidR="00513E2D" w:rsidRDefault="0078031B">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6D73578" w14:textId="341B02DA" w:rsidR="00513E2D" w:rsidRDefault="0078031B">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492B1948" w14:textId="10A8949D" w:rsidR="00513E2D" w:rsidRDefault="0078031B">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5F6770">
              <w:rPr>
                <w:noProof/>
                <w:webHidden/>
              </w:rPr>
              <w:t>869</w:t>
            </w:r>
            <w:r w:rsidR="00513E2D">
              <w:rPr>
                <w:noProof/>
                <w:webHidden/>
              </w:rPr>
              <w:fldChar w:fldCharType="end"/>
            </w:r>
          </w:hyperlink>
        </w:p>
        <w:p w14:paraId="1575AD16" w14:textId="4E23D226" w:rsidR="00513E2D" w:rsidRDefault="0078031B">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5F6770">
              <w:rPr>
                <w:noProof/>
                <w:webHidden/>
              </w:rPr>
              <w:t>880</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63" w:name="_Toc459399377"/>
      <w:r>
        <w:lastRenderedPageBreak/>
        <w:t>The Apostles' Fast</w:t>
      </w:r>
      <w:bookmarkEnd w:id="1663"/>
    </w:p>
    <w:p w14:paraId="06362FF7" w14:textId="77777777" w:rsidR="00654C55" w:rsidRDefault="00654C55" w:rsidP="00654C55">
      <w:pPr>
        <w:pStyle w:val="Heading4"/>
      </w:pPr>
      <w:bookmarkStart w:id="1664" w:name="_Ref434476183"/>
      <w:r>
        <w:t>The Psali Adam</w:t>
      </w:r>
      <w:r w:rsidR="006C1B94">
        <w:t xml:space="preserve"> for the Apostles’ Fast</w:t>
      </w:r>
      <w:bookmarkEnd w:id="1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65" w:name="_Ref434476204"/>
      <w:r>
        <w:t>The Psali Batos</w:t>
      </w:r>
      <w:r w:rsidR="006C1B94">
        <w:t xml:space="preserve"> for the Apostles’ Fast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66"/>
            <w:r>
              <w:t xml:space="preserve">the </w:t>
            </w:r>
            <w:commentRangeEnd w:id="1666"/>
            <w:r>
              <w:rPr>
                <w:rStyle w:val="CommentReference"/>
              </w:rPr>
              <w:commentReference w:id="1666"/>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67" w:name="_Toc459399378"/>
      <w:r>
        <w:t>June 6 / Paoni 12: Commemoration of Archangel Michael</w:t>
      </w:r>
      <w:bookmarkEnd w:id="1667"/>
    </w:p>
    <w:p w14:paraId="1A2FC2CE"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75F0A5A" w14:textId="77777777" w:rsidTr="0082304E">
        <w:trPr>
          <w:cantSplit/>
          <w:jc w:val="center"/>
        </w:trPr>
        <w:tc>
          <w:tcPr>
            <w:tcW w:w="288" w:type="dxa"/>
          </w:tcPr>
          <w:p w14:paraId="35512304" w14:textId="77777777" w:rsidR="000E62F4" w:rsidRDefault="000E62F4" w:rsidP="0082304E">
            <w:pPr>
              <w:pStyle w:val="CopticCross"/>
            </w:pPr>
          </w:p>
        </w:tc>
        <w:tc>
          <w:tcPr>
            <w:tcW w:w="3960" w:type="dxa"/>
          </w:tcPr>
          <w:p w14:paraId="04B9238D" w14:textId="77777777" w:rsidR="000E62F4" w:rsidRDefault="000E62F4" w:rsidP="00C83ECE">
            <w:pPr>
              <w:pStyle w:val="EngHang"/>
            </w:pPr>
            <w:r>
              <w:t>Through the intercessions</w:t>
            </w:r>
          </w:p>
          <w:p w14:paraId="4D959C8F" w14:textId="77777777" w:rsidR="000E62F4" w:rsidRDefault="000E62F4" w:rsidP="00C83ECE">
            <w:pPr>
              <w:pStyle w:val="EngHang"/>
            </w:pPr>
            <w:r>
              <w:t>Of the Four Incorporeal Beasts,</w:t>
            </w:r>
          </w:p>
          <w:p w14:paraId="7FA3E699" w14:textId="77777777" w:rsidR="000E62F4" w:rsidRDefault="000E62F4" w:rsidP="00C83ECE">
            <w:pPr>
              <w:pStyle w:val="EngHang"/>
            </w:pPr>
            <w:r>
              <w:t>The ministering flames of fire,</w:t>
            </w:r>
          </w:p>
          <w:p w14:paraId="4DD274D1" w14:textId="77777777" w:rsidR="000E62F4" w:rsidRDefault="000E62F4" w:rsidP="0082304E">
            <w:pPr>
              <w:pStyle w:val="EngHangEnd"/>
            </w:pPr>
            <w:r>
              <w:t>O Lord, grant us the forgiveness of our sins.</w:t>
            </w:r>
          </w:p>
        </w:tc>
        <w:tc>
          <w:tcPr>
            <w:tcW w:w="288" w:type="dxa"/>
          </w:tcPr>
          <w:p w14:paraId="1DD84BDF" w14:textId="77777777" w:rsidR="000E62F4" w:rsidRDefault="000E62F4" w:rsidP="0082304E"/>
        </w:tc>
        <w:tc>
          <w:tcPr>
            <w:tcW w:w="288" w:type="dxa"/>
          </w:tcPr>
          <w:p w14:paraId="0DE36A9A" w14:textId="77777777" w:rsidR="000E62F4" w:rsidRDefault="000E62F4" w:rsidP="0082304E">
            <w:pPr>
              <w:pStyle w:val="CopticCross"/>
            </w:pPr>
          </w:p>
        </w:tc>
        <w:tc>
          <w:tcPr>
            <w:tcW w:w="3960" w:type="dxa"/>
          </w:tcPr>
          <w:p w14:paraId="687D5F73" w14:textId="77777777" w:rsidR="000E62F4" w:rsidRDefault="000E62F4" w:rsidP="00C83ECE">
            <w:pPr>
              <w:pStyle w:val="CopticVersemulti-line"/>
            </w:pPr>
            <w:r>
              <w:t>Ϩⲓⲧⲉⲛ ⲛⲓⲡ̀ⲣⲉⲥⲃⲓⲁ̀</w:t>
            </w:r>
          </w:p>
          <w:p w14:paraId="2CC39FE3" w14:textId="77777777" w:rsidR="000E62F4" w:rsidRDefault="000E62F4" w:rsidP="00C83ECE">
            <w:pPr>
              <w:pStyle w:val="CopticVersemulti-line"/>
            </w:pPr>
            <w:r>
              <w:t>ⲛ̀ⲧⲉ ⲡⲓϥ̀ⲧⲟⲩ ⲛ̀ⲍⲱⲟⲛ ⲛ̀ⲁⲥⲱⲙⲁⲧⲟⲥ</w:t>
            </w:r>
          </w:p>
          <w:p w14:paraId="67D98A86" w14:textId="77777777" w:rsidR="000E62F4" w:rsidRDefault="000E62F4" w:rsidP="00C83ECE">
            <w:pPr>
              <w:pStyle w:val="CopticVersemulti-line"/>
            </w:pPr>
            <w:r>
              <w:t>ⲛ̀ⲗⲓⲧⲟⲩⲣⲅⲟⲥ ⲛ̀ϣⲁϩ ⲛ̀ⲭ̀ⲣⲟⲙ:</w:t>
            </w:r>
          </w:p>
          <w:p w14:paraId="1FA42653" w14:textId="77777777" w:rsidR="000E62F4" w:rsidRPr="00C35319" w:rsidRDefault="000E62F4" w:rsidP="00C83ECE">
            <w:pPr>
              <w:pStyle w:val="CopticHangingVerse"/>
            </w:pPr>
            <w:r>
              <w:t>Ⲡϭⲟⲓⲥ ⲁⲣⲓϩ̀ⲙⲟⲧ ⲛⲁⲛ ⲙ̀ⲡⲓⲭⲱ ⲉ̀ⲃⲟⲗ ⲛ̀ⲧⲉ ⲛⲉⲛⲛⲟⲃⲓ.</w:t>
            </w:r>
          </w:p>
        </w:tc>
      </w:tr>
    </w:tbl>
    <w:p w14:paraId="141D147C"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3F81ED5" w14:textId="77777777" w:rsidTr="00C83ECE">
        <w:trPr>
          <w:cantSplit/>
          <w:jc w:val="center"/>
        </w:trPr>
        <w:tc>
          <w:tcPr>
            <w:tcW w:w="288" w:type="dxa"/>
          </w:tcPr>
          <w:p w14:paraId="3AA7A134" w14:textId="77777777" w:rsidR="000E62F4" w:rsidRDefault="000E62F4" w:rsidP="00C83ECE">
            <w:pPr>
              <w:pStyle w:val="CopticCross"/>
            </w:pPr>
          </w:p>
        </w:tc>
        <w:tc>
          <w:tcPr>
            <w:tcW w:w="3960" w:type="dxa"/>
          </w:tcPr>
          <w:p w14:paraId="4BE01EA8" w14:textId="77777777" w:rsidR="000E62F4" w:rsidRDefault="000E62F4" w:rsidP="00C83ECE">
            <w:pPr>
              <w:pStyle w:val="EngHang"/>
            </w:pPr>
            <w:r>
              <w:t>Hail to the four incorporeal living beasts,</w:t>
            </w:r>
          </w:p>
          <w:p w14:paraId="7004F9E8" w14:textId="77777777" w:rsidR="000E62F4" w:rsidRDefault="000E62F4" w:rsidP="00C83ECE">
            <w:pPr>
              <w:pStyle w:val="EngHang"/>
            </w:pPr>
            <w:r>
              <w:t>Carrying the throne of God,</w:t>
            </w:r>
          </w:p>
          <w:p w14:paraId="09F4222F" w14:textId="77777777" w:rsidR="000E62F4" w:rsidRDefault="000E62F4" w:rsidP="00C83ECE">
            <w:pPr>
              <w:pStyle w:val="EngHang"/>
            </w:pPr>
            <w:r>
              <w:t>A lion’s face, and a calf’s face,</w:t>
            </w:r>
          </w:p>
          <w:p w14:paraId="75D023F0" w14:textId="77777777" w:rsidR="000E62F4" w:rsidRDefault="000E62F4" w:rsidP="00C83ECE">
            <w:pPr>
              <w:pStyle w:val="EngHangEnd"/>
            </w:pPr>
            <w:r>
              <w:t>A man’s face, and an eagle’s face.</w:t>
            </w:r>
          </w:p>
        </w:tc>
        <w:tc>
          <w:tcPr>
            <w:tcW w:w="288" w:type="dxa"/>
          </w:tcPr>
          <w:p w14:paraId="4CFF973D" w14:textId="77777777" w:rsidR="000E62F4" w:rsidRDefault="000E62F4" w:rsidP="00C83ECE"/>
        </w:tc>
        <w:tc>
          <w:tcPr>
            <w:tcW w:w="288" w:type="dxa"/>
          </w:tcPr>
          <w:p w14:paraId="0459CC1E" w14:textId="77777777" w:rsidR="000E62F4" w:rsidRDefault="000E62F4" w:rsidP="00C83ECE">
            <w:pPr>
              <w:pStyle w:val="CopticCross"/>
            </w:pPr>
          </w:p>
        </w:tc>
        <w:tc>
          <w:tcPr>
            <w:tcW w:w="3960" w:type="dxa"/>
          </w:tcPr>
          <w:p w14:paraId="03F83CEB" w14:textId="77777777" w:rsidR="000E62F4" w:rsidRDefault="000E62F4" w:rsidP="00C83ECE">
            <w:pPr>
              <w:pStyle w:val="CopticVersemulti-line"/>
            </w:pPr>
            <w:r>
              <w:t>Ⲭⲉⲣⲉ ⲡⲓϥ̀ⲧⲟⲩ ⲛ̀ⲍⲱⲟⲛ ⲛ̀ⲁ̀ⲥⲱⲙⲁⲧⲟⲥ:</w:t>
            </w:r>
          </w:p>
          <w:p w14:paraId="6545C8AE" w14:textId="77777777" w:rsidR="000E62F4" w:rsidRDefault="000E62F4" w:rsidP="00C83ECE">
            <w:pPr>
              <w:pStyle w:val="CopticVersemulti-line"/>
            </w:pPr>
            <w:r>
              <w:t>ⲉⲧϥⲁⲓ ϧⲁ ⲡⲓϩⲁⲣⲙⲁ ⲛ̀ⲧⲉ Ⲫϯ:</w:t>
            </w:r>
          </w:p>
          <w:p w14:paraId="413095B9" w14:textId="77777777" w:rsidR="000E62F4" w:rsidRDefault="000E62F4" w:rsidP="00C83ECE">
            <w:pPr>
              <w:pStyle w:val="CopticVersemulti-line"/>
            </w:pPr>
            <w:r>
              <w:t>ⲟⲩϩⲟ ⲙ̀ⲙⲟⲩⲓ̀ ⲛⲉⲙ ⲟⲩϩⲟ ⲙ̀ⲙⲁⲥⲓ:</w:t>
            </w:r>
          </w:p>
          <w:p w14:paraId="7FECC43A" w14:textId="77777777" w:rsidR="000E62F4" w:rsidRPr="00C35319" w:rsidRDefault="000E62F4" w:rsidP="00C83ECE">
            <w:pPr>
              <w:pStyle w:val="CopticHangingVerse"/>
            </w:pPr>
            <w:r>
              <w:t>ⲛⲉⲙ ⲟⲩϩⲟ ⲛ̀ⲣⲱⲙⲓ ⲛⲉⲙ ⲟⲩϩⲟ ⲛ̀ⲁ̀ⲏ̀ⲧⲟⲥ.</w:t>
            </w:r>
          </w:p>
        </w:tc>
      </w:tr>
    </w:tbl>
    <w:p w14:paraId="00C38B61" w14:textId="77777777" w:rsidR="000E62F4" w:rsidRDefault="000E62F4" w:rsidP="0082304E">
      <w:pPr>
        <w:pStyle w:val="Heading4"/>
      </w:pPr>
      <w:r>
        <w:lastRenderedPageBreak/>
        <w:t>The Gospel Response for the Four Incorporeal Beasts</w:t>
      </w:r>
    </w:p>
    <w:p w14:paraId="68C6ABFA" w14:textId="77777777" w:rsidR="000E62F4" w:rsidRPr="00C14556" w:rsidRDefault="000E62F4" w:rsidP="00C14556">
      <w:pPr>
        <w:pStyle w:val="Rubric"/>
      </w:pPr>
      <w:r>
        <w:t>The last verse of the Doxology may be inserted into the Annual Gospel Response.</w:t>
      </w:r>
    </w:p>
    <w:p w14:paraId="1BB435AB" w14:textId="7D3A38FB"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6B7BA1A2" w14:textId="77777777" w:rsidR="00595AF3" w:rsidRDefault="00595AF3" w:rsidP="00595AF3">
      <w:pPr>
        <w:pStyle w:val="Heading3"/>
      </w:pPr>
      <w:bookmarkStart w:id="1668" w:name="_Toc459399379"/>
      <w:r>
        <w:t>June 7 / Paoni 13: Archangel Gabriel</w:t>
      </w:r>
      <w:r w:rsidR="00D31016">
        <w:t>, the Evangelist of Daniel</w:t>
      </w:r>
      <w:bookmarkEnd w:id="1668"/>
    </w:p>
    <w:p w14:paraId="00F4ACC1" w14:textId="77777777" w:rsidR="00595AF3" w:rsidRPr="00980D99" w:rsidRDefault="00595AF3" w:rsidP="00595AF3">
      <w:pPr>
        <w:pStyle w:val="Heading4"/>
      </w:pPr>
      <w:bookmarkStart w:id="1669" w:name="_Ref434488149"/>
      <w:r>
        <w:t>The Doxology</w:t>
      </w:r>
      <w:r w:rsidR="00B46E6E">
        <w:t xml:space="preserve"> for Archangel Gabriel, the Evangelist of Daniel</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0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0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0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70" w:name="_Ref434564551"/>
      <w:bookmarkStart w:id="1671" w:name="_Toc459399380"/>
      <w:r>
        <w:lastRenderedPageBreak/>
        <w:t>June 8 / Paoni 14: Sts. Apakir and John</w:t>
      </w:r>
      <w:bookmarkEnd w:id="1670"/>
      <w:bookmarkEnd w:id="1671"/>
    </w:p>
    <w:p w14:paraId="25CBD4EF" w14:textId="77777777" w:rsidR="006A0D7C" w:rsidRPr="00980D99" w:rsidRDefault="006A0D7C" w:rsidP="006A0D7C">
      <w:pPr>
        <w:pStyle w:val="Heading4"/>
      </w:pPr>
      <w:bookmarkStart w:id="1672" w:name="_Ref434489722"/>
      <w:r>
        <w:t>The Doxology</w:t>
      </w:r>
      <w:r w:rsidR="00B46E6E">
        <w:t xml:space="preserve"> for Sts. Apakir and John</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73" w:name="_Toc459399381"/>
      <w:r>
        <w:rPr>
          <w:lang w:val="en-US"/>
        </w:rPr>
        <w:lastRenderedPageBreak/>
        <w:t>June 9 / Paoni 15: Handing over of St. Mark's Relics</w:t>
      </w:r>
      <w:bookmarkEnd w:id="1673"/>
    </w:p>
    <w:p w14:paraId="12A16B61" w14:textId="77777777" w:rsidR="00980D99" w:rsidRDefault="00980D99" w:rsidP="00980D99">
      <w:pPr>
        <w:pStyle w:val="Heading3"/>
        <w:rPr>
          <w:lang w:val="en-US"/>
        </w:rPr>
      </w:pPr>
      <w:bookmarkStart w:id="1674" w:name="_Toc459399382"/>
      <w:r>
        <w:rPr>
          <w:lang w:val="en-US"/>
        </w:rPr>
        <w:t>June 11 / Paoni 17: Return of St. Mark's Relics</w:t>
      </w:r>
      <w:bookmarkEnd w:id="1674"/>
    </w:p>
    <w:p w14:paraId="55A12BE6" w14:textId="27348E08"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62F4">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5F6770">
        <w:rPr>
          <w:noProof/>
          <w:lang w:val="en-US"/>
        </w:rPr>
        <w:t>827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75" w:name="_Toc459399383"/>
      <w:r>
        <w:rPr>
          <w:lang w:val="en-US"/>
        </w:rPr>
        <w:t>June 13 / Paoni 19: Martyrdom of St. George of Zahim</w:t>
      </w:r>
      <w:bookmarkEnd w:id="1675"/>
    </w:p>
    <w:p w14:paraId="4EBBC2F1" w14:textId="77777777" w:rsidR="006D27E4" w:rsidRPr="00980D99" w:rsidRDefault="006D27E4" w:rsidP="006D27E4">
      <w:pPr>
        <w:pStyle w:val="Heading4"/>
      </w:pPr>
      <w:bookmarkStart w:id="1676" w:name="_Ref434489925"/>
      <w:r>
        <w:t>The Doxology</w:t>
      </w:r>
      <w:r w:rsidR="00B46E6E">
        <w:t xml:space="preserve"> for St. George of Zahim</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0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77" w:name="_Toc459399384"/>
      <w:r>
        <w:t>June 15 / Paoni 21: Commemoration of the Theotokos</w:t>
      </w:r>
      <w:bookmarkEnd w:id="1677"/>
    </w:p>
    <w:p w14:paraId="0444D004" w14:textId="25C46208"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EECE7CB" w14:textId="77777777" w:rsidR="00027E5B" w:rsidRDefault="00027E5B" w:rsidP="00027E5B">
      <w:pPr>
        <w:pStyle w:val="Heading3"/>
      </w:pPr>
      <w:bookmarkStart w:id="1678" w:name="_Toc459399385"/>
      <w:r>
        <w:t>June 16 / Paoni 22: Consecration of a Church of St. Cosmas and Damian, Their Brothers and Their Mother</w:t>
      </w:r>
      <w:bookmarkEnd w:id="1678"/>
    </w:p>
    <w:p w14:paraId="79C2769E" w14:textId="77777777" w:rsidR="000E62F4" w:rsidRDefault="00027E5B" w:rsidP="00F56CDE">
      <w:pPr>
        <w:pStyle w:val="Heading3"/>
      </w:pPr>
      <w:r>
        <w:t>See</w:t>
      </w:r>
      <w:r w:rsidR="002409EF">
        <w:t xml:space="preserve"> </w:t>
      </w:r>
      <w:r w:rsidR="002409EF">
        <w:fldChar w:fldCharType="begin"/>
      </w:r>
      <w:r w:rsidR="002409EF">
        <w:instrText xml:space="preserve"> REF _Ref434562715 \h </w:instrText>
      </w:r>
      <w:r w:rsidR="002409EF">
        <w:fldChar w:fldCharType="separate"/>
      </w:r>
      <w:r w:rsidR="000E62F4">
        <w:t>November 17 (18) / Athor 21: St. Gregory the Wonderworker</w:t>
      </w:r>
    </w:p>
    <w:p w14:paraId="344D8F80" w14:textId="77777777" w:rsidR="000E62F4" w:rsidRDefault="000E62F4" w:rsidP="00DA4B37">
      <w:pPr>
        <w:pStyle w:val="Heading4"/>
      </w:pPr>
      <w:r>
        <w:t>The Doxology for St. Gregory the Wonderworker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43A50758" w14:textId="77777777" w:rsidTr="00325E43">
        <w:trPr>
          <w:cantSplit/>
          <w:jc w:val="center"/>
        </w:trPr>
        <w:tc>
          <w:tcPr>
            <w:tcW w:w="288" w:type="dxa"/>
          </w:tcPr>
          <w:p w14:paraId="1E86DDF8" w14:textId="77777777" w:rsidR="000E62F4" w:rsidRDefault="000E62F4" w:rsidP="00325E43">
            <w:pPr>
              <w:pStyle w:val="CopticCross"/>
            </w:pPr>
          </w:p>
        </w:tc>
        <w:tc>
          <w:tcPr>
            <w:tcW w:w="3960" w:type="dxa"/>
          </w:tcPr>
          <w:p w14:paraId="36FE3CF9" w14:textId="77777777" w:rsidR="000E62F4" w:rsidRDefault="000E62F4" w:rsidP="00DA4B37">
            <w:pPr>
              <w:pStyle w:val="EngHang"/>
              <w:rPr>
                <w:lang w:eastAsia="zh-CN"/>
              </w:rPr>
            </w:pPr>
            <w:r>
              <w:rPr>
                <w:lang w:eastAsia="zh-CN"/>
              </w:rPr>
              <w:t>By your way of life,</w:t>
            </w:r>
          </w:p>
          <w:p w14:paraId="5275FA0B" w14:textId="77777777" w:rsidR="000E62F4" w:rsidRDefault="000E62F4" w:rsidP="00DA4B37">
            <w:pPr>
              <w:pStyle w:val="EngHang"/>
              <w:rPr>
                <w:lang w:eastAsia="zh-CN"/>
              </w:rPr>
            </w:pPr>
            <w:r>
              <w:rPr>
                <w:lang w:eastAsia="zh-CN"/>
              </w:rPr>
              <w:t>Your vigilance in prayer,</w:t>
            </w:r>
          </w:p>
          <w:p w14:paraId="13064CD1" w14:textId="77777777" w:rsidR="000E62F4" w:rsidRDefault="000E62F4" w:rsidP="00DA4B37">
            <w:pPr>
              <w:pStyle w:val="EngHang"/>
              <w:rPr>
                <w:lang w:eastAsia="zh-CN"/>
              </w:rPr>
            </w:pPr>
            <w:r w:rsidRPr="00DA4B37">
              <w:rPr>
                <w:lang w:eastAsia="zh-CN"/>
              </w:rPr>
              <w:t>And</w:t>
            </w:r>
            <w:r>
              <w:rPr>
                <w:lang w:eastAsia="zh-CN"/>
              </w:rPr>
              <w:t xml:space="preserve"> your constants works of mercy,</w:t>
            </w:r>
          </w:p>
          <w:p w14:paraId="73BDB913" w14:textId="77777777" w:rsidR="000E62F4" w:rsidRPr="00DA4B37" w:rsidRDefault="000E62F4" w:rsidP="00DA4B37">
            <w:pPr>
              <w:pStyle w:val="EngHangEnd"/>
              <w:rPr>
                <w:lang w:eastAsia="zh-CN"/>
              </w:rPr>
            </w:pPr>
            <w:r w:rsidRPr="00DA4B37">
              <w:rPr>
                <w:lang w:eastAsia="zh-CN"/>
              </w:rPr>
              <w:t>You became worthy of your name;</w:t>
            </w:r>
          </w:p>
        </w:tc>
        <w:tc>
          <w:tcPr>
            <w:tcW w:w="288" w:type="dxa"/>
          </w:tcPr>
          <w:p w14:paraId="50721539" w14:textId="77777777" w:rsidR="000E62F4" w:rsidRDefault="000E62F4" w:rsidP="00325E43"/>
        </w:tc>
      </w:tr>
      <w:tr w:rsidR="000E62F4" w14:paraId="0EADCBCA" w14:textId="77777777" w:rsidTr="00325E43">
        <w:trPr>
          <w:cantSplit/>
          <w:jc w:val="center"/>
        </w:trPr>
        <w:tc>
          <w:tcPr>
            <w:tcW w:w="288" w:type="dxa"/>
          </w:tcPr>
          <w:p w14:paraId="2D179A6E" w14:textId="77777777" w:rsidR="000E62F4" w:rsidRDefault="000E62F4" w:rsidP="00325E43">
            <w:pPr>
              <w:pStyle w:val="CopticCross"/>
            </w:pPr>
            <w:r w:rsidRPr="00FB5ACB">
              <w:t>¿</w:t>
            </w:r>
          </w:p>
        </w:tc>
        <w:tc>
          <w:tcPr>
            <w:tcW w:w="3960" w:type="dxa"/>
          </w:tcPr>
          <w:p w14:paraId="7D8C312B"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You received power</w:t>
            </w:r>
          </w:p>
          <w:p w14:paraId="06473C3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To work miracles,</w:t>
            </w:r>
          </w:p>
          <w:p w14:paraId="75DD5AD9"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Fighting the demons,</w:t>
            </w:r>
          </w:p>
          <w:p w14:paraId="47F32D5E"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572056C6" w14:textId="77777777" w:rsidR="000E62F4" w:rsidRDefault="000E62F4" w:rsidP="00325E43"/>
        </w:tc>
      </w:tr>
      <w:tr w:rsidR="000E62F4" w14:paraId="7CA84E56" w14:textId="77777777" w:rsidTr="00325E43">
        <w:trPr>
          <w:cantSplit/>
          <w:jc w:val="center"/>
        </w:trPr>
        <w:tc>
          <w:tcPr>
            <w:tcW w:w="288" w:type="dxa"/>
          </w:tcPr>
          <w:p w14:paraId="3C6FC067" w14:textId="77777777" w:rsidR="000E62F4" w:rsidRDefault="000E62F4" w:rsidP="00325E43">
            <w:pPr>
              <w:pStyle w:val="CopticCross"/>
            </w:pPr>
          </w:p>
        </w:tc>
        <w:tc>
          <w:tcPr>
            <w:tcW w:w="3960" w:type="dxa"/>
          </w:tcPr>
          <w:p w14:paraId="2634F5DA"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Therefore, O our Father,</w:t>
            </w:r>
          </w:p>
          <w:p w14:paraId="58C87C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Gregory the Wonderworker,</w:t>
            </w:r>
          </w:p>
          <w:p w14:paraId="1E4F6A04"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Beseech Christ our God</w:t>
            </w:r>
          </w:p>
          <w:p w14:paraId="67A2D55F"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6CE08702" w14:textId="77777777" w:rsidR="000E62F4" w:rsidRDefault="000E62F4" w:rsidP="00325E43"/>
        </w:tc>
      </w:tr>
      <w:tr w:rsidR="000E62F4" w14:paraId="578662E8" w14:textId="77777777" w:rsidTr="00325E43">
        <w:trPr>
          <w:cantSplit/>
          <w:jc w:val="center"/>
        </w:trPr>
        <w:tc>
          <w:tcPr>
            <w:tcW w:w="288" w:type="dxa"/>
          </w:tcPr>
          <w:p w14:paraId="5FD227C3" w14:textId="77777777" w:rsidR="000E62F4" w:rsidRDefault="000E62F4" w:rsidP="00325E43">
            <w:pPr>
              <w:pStyle w:val="CopticCross"/>
            </w:pPr>
            <w:r w:rsidRPr="00FB5ACB">
              <w:lastRenderedPageBreak/>
              <w:t>¿</w:t>
            </w:r>
          </w:p>
        </w:tc>
        <w:tc>
          <w:tcPr>
            <w:tcW w:w="3960" w:type="dxa"/>
          </w:tcPr>
          <w:p w14:paraId="1C4C3AA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our righteous father;</w:t>
            </w:r>
          </w:p>
          <w:p w14:paraId="3374130F"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all-wise;</w:t>
            </w:r>
          </w:p>
          <w:p w14:paraId="070BE4DE"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Hail to the bishop,</w:t>
            </w:r>
          </w:p>
          <w:p w14:paraId="6E57D7E3" w14:textId="77777777" w:rsidR="000E62F4" w:rsidRPr="00E64404" w:rsidRDefault="000E62F4"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3B0204FE" w14:textId="77777777" w:rsidR="000E62F4" w:rsidRDefault="000E62F4" w:rsidP="00325E43"/>
        </w:tc>
      </w:tr>
      <w:tr w:rsidR="000E62F4" w14:paraId="766C13DD" w14:textId="77777777" w:rsidTr="00325E43">
        <w:trPr>
          <w:cantSplit/>
          <w:jc w:val="center"/>
        </w:trPr>
        <w:tc>
          <w:tcPr>
            <w:tcW w:w="288" w:type="dxa"/>
          </w:tcPr>
          <w:p w14:paraId="598D47EE" w14:textId="77777777" w:rsidR="000E62F4" w:rsidRDefault="000E62F4" w:rsidP="00325E43">
            <w:pPr>
              <w:pStyle w:val="CopticCross"/>
            </w:pPr>
          </w:p>
        </w:tc>
        <w:tc>
          <w:tcPr>
            <w:tcW w:w="3960" w:type="dxa"/>
          </w:tcPr>
          <w:p w14:paraId="1C0D53A6"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464EC725"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573AA6FD" w14:textId="77777777" w:rsidR="000E62F4" w:rsidRDefault="000E62F4"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00251BDE" w14:textId="77777777" w:rsidR="000E62F4" w:rsidRPr="00E64404" w:rsidRDefault="000E62F4"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AAAD2F7" w14:textId="77777777" w:rsidR="000E62F4" w:rsidRDefault="000E62F4" w:rsidP="00325E43"/>
        </w:tc>
      </w:tr>
    </w:tbl>
    <w:p w14:paraId="41853561" w14:textId="41B58682" w:rsidR="00027E5B" w:rsidRPr="005329C1" w:rsidRDefault="000E62F4" w:rsidP="00980D99">
      <w:pPr>
        <w:pStyle w:val="Rubric"/>
      </w:pPr>
      <w:r>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5F6770">
        <w:rPr>
          <w:noProof/>
        </w:rPr>
        <w:t>649</w:t>
      </w:r>
      <w:r w:rsidR="002409EF">
        <w:fldChar w:fldCharType="end"/>
      </w:r>
      <w:r w:rsidR="00027E5B">
        <w:t>.</w:t>
      </w:r>
    </w:p>
    <w:p w14:paraId="2E5DB3E3" w14:textId="77777777" w:rsidR="00980D99" w:rsidRDefault="00980D99" w:rsidP="00980D99">
      <w:pPr>
        <w:pStyle w:val="Heading3"/>
        <w:rPr>
          <w:lang w:val="en-US"/>
        </w:rPr>
      </w:pPr>
      <w:bookmarkStart w:id="1679" w:name="_Toc459399386"/>
      <w:r>
        <w:rPr>
          <w:lang w:val="en-US"/>
        </w:rPr>
        <w:t xml:space="preserve">June 18 / Paoni 24: </w:t>
      </w:r>
      <w:r w:rsidR="001B4E41">
        <w:rPr>
          <w:lang w:val="en-US"/>
        </w:rPr>
        <w:t xml:space="preserve">The Strong </w:t>
      </w:r>
      <w:r>
        <w:rPr>
          <w:lang w:val="en-US"/>
        </w:rPr>
        <w:t>St. Moses</w:t>
      </w:r>
      <w:bookmarkEnd w:id="1679"/>
    </w:p>
    <w:p w14:paraId="5BCAE9A6" w14:textId="77777777" w:rsidR="00980D99" w:rsidRDefault="00980D99" w:rsidP="00980D99">
      <w:pPr>
        <w:pStyle w:val="Heading4"/>
        <w:rPr>
          <w:lang w:val="en-US"/>
        </w:rPr>
      </w:pPr>
      <w:bookmarkStart w:id="1680" w:name="_Ref434491006"/>
      <w:r>
        <w:rPr>
          <w:lang w:val="en-US"/>
        </w:rPr>
        <w:t>The Doxology</w:t>
      </w:r>
      <w:r w:rsidR="00810F04">
        <w:rPr>
          <w:lang w:val="en-US"/>
        </w:rPr>
        <w:t xml:space="preserve"> for the Strong St. Moses</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0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0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0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91" w:name="_Toc459399387"/>
      <w:r>
        <w:rPr>
          <w:lang w:val="en-US"/>
        </w:rPr>
        <w:t>June 19 / Paoni 25: Martyrdom of St</w:t>
      </w:r>
      <w:r w:rsidR="00191A26">
        <w:rPr>
          <w:lang w:val="en-US"/>
        </w:rPr>
        <w:t>. Jude the Disciple and Epistle-</w:t>
      </w:r>
      <w:r>
        <w:rPr>
          <w:lang w:val="en-US"/>
        </w:rPr>
        <w:t>Writer</w:t>
      </w:r>
      <w:bookmarkEnd w:id="1691"/>
    </w:p>
    <w:p w14:paraId="3C380312" w14:textId="64680228"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BDA9DC2" w14:textId="77777777" w:rsidR="00980D99" w:rsidRDefault="00980D99" w:rsidP="00980D99">
      <w:pPr>
        <w:pStyle w:val="Heading3"/>
      </w:pPr>
      <w:bookmarkStart w:id="1692" w:name="_Toc459399388"/>
      <w:r>
        <w:t xml:space="preserve">June 20 / Paoni 26: </w:t>
      </w:r>
      <w:r w:rsidR="00237D47">
        <w:t xml:space="preserve">Consecration of the Church of </w:t>
      </w:r>
      <w:r>
        <w:t>Archangel Gabriel</w:t>
      </w:r>
      <w:bookmarkEnd w:id="1692"/>
    </w:p>
    <w:p w14:paraId="1CE2FB9D" w14:textId="751B2F16" w:rsidR="00980D99" w:rsidRPr="00980D99" w:rsidRDefault="00237D47" w:rsidP="00D31016">
      <w:pPr>
        <w:pStyle w:val="Rubric"/>
      </w:pPr>
      <w:r>
        <w:t xml:space="preserve">See </w:t>
      </w:r>
      <w:r>
        <w:fldChar w:fldCharType="begin"/>
      </w:r>
      <w:r>
        <w:instrText xml:space="preserve"> REF _Ref434562998 \h </w:instrText>
      </w:r>
      <w:r>
        <w:fldChar w:fldCharType="separate"/>
      </w:r>
      <w:r w:rsidR="000E62F4">
        <w:t>March 26 / Phamenoth 30: Archangel Gabriel</w:t>
      </w:r>
      <w:r>
        <w:fldChar w:fldCharType="end"/>
      </w:r>
      <w:r>
        <w:t xml:space="preserve">, page </w:t>
      </w:r>
      <w:r>
        <w:fldChar w:fldCharType="begin"/>
      </w:r>
      <w:r>
        <w:instrText xml:space="preserve"> PAGEREF _Ref434562998 \h </w:instrText>
      </w:r>
      <w:r>
        <w:fldChar w:fldCharType="separate"/>
      </w:r>
      <w:r w:rsidR="005F6770">
        <w:rPr>
          <w:noProof/>
        </w:rPr>
        <w:t>822</w:t>
      </w:r>
      <w:r>
        <w:fldChar w:fldCharType="end"/>
      </w:r>
      <w:r>
        <w:t>.</w:t>
      </w:r>
    </w:p>
    <w:p w14:paraId="4ADB6B3C" w14:textId="77777777" w:rsidR="00072324" w:rsidRDefault="00072324" w:rsidP="00072324">
      <w:pPr>
        <w:pStyle w:val="Heading3"/>
        <w:rPr>
          <w:lang w:val="en-US"/>
        </w:rPr>
      </w:pPr>
      <w:bookmarkStart w:id="1693" w:name="_Toc459399389"/>
      <w:r>
        <w:rPr>
          <w:lang w:val="en-US"/>
        </w:rPr>
        <w:t>June 21 / Paoni 27: Martyrdom of St. Ananias the Apostle</w:t>
      </w:r>
      <w:bookmarkEnd w:id="1693"/>
    </w:p>
    <w:p w14:paraId="5EADB549" w14:textId="0EAE4A3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49109F37" w14:textId="77777777" w:rsidR="00B52D77" w:rsidRDefault="00B52D77" w:rsidP="00B52D77">
      <w:pPr>
        <w:pStyle w:val="Heading3"/>
      </w:pPr>
      <w:bookmarkStart w:id="1694" w:name="_Toc459399390"/>
      <w:r>
        <w:lastRenderedPageBreak/>
        <w:t>June 23 / Paoni 29: Commemoration of the Annunciation, Nativity, and Resurrection on the 29</w:t>
      </w:r>
      <w:r w:rsidRPr="00C0205C">
        <w:rPr>
          <w:vertAlign w:val="superscript"/>
        </w:rPr>
        <w:t>th</w:t>
      </w:r>
      <w:r>
        <w:t xml:space="preserve"> of Every Month</w:t>
      </w:r>
      <w:bookmarkEnd w:id="1694"/>
    </w:p>
    <w:p w14:paraId="1DB8D7D3" w14:textId="74531477" w:rsidR="00B52D77" w:rsidRP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573C8122" w14:textId="77777777" w:rsidR="00980D99" w:rsidRDefault="00980D99" w:rsidP="00980D99">
      <w:pPr>
        <w:pStyle w:val="Heading3"/>
        <w:rPr>
          <w:lang w:val="en-US"/>
        </w:rPr>
      </w:pPr>
      <w:bookmarkStart w:id="1695" w:name="_Toc459399391"/>
      <w:r>
        <w:rPr>
          <w:lang w:val="en-US"/>
        </w:rPr>
        <w:t>June 24 / Paoni 30: The Nativity of St. John the Baptist</w:t>
      </w:r>
      <w:bookmarkEnd w:id="1695"/>
    </w:p>
    <w:p w14:paraId="4732DA21" w14:textId="270E5449" w:rsidR="00191A26" w:rsidRDefault="00191A26" w:rsidP="00191A26">
      <w:pPr>
        <w:pStyle w:val="Rubric"/>
      </w:pPr>
      <w:r>
        <w:t xml:space="preserve">See </w:t>
      </w:r>
      <w:r>
        <w:fldChar w:fldCharType="begin"/>
      </w:r>
      <w:r>
        <w:instrText xml:space="preserve"> REF _Ref434488524 \h </w:instrText>
      </w:r>
      <w:r>
        <w:fldChar w:fldCharType="separate"/>
      </w:r>
      <w:r w:rsidR="000E62F4">
        <w:t>The Doxology of St. John the Baptist</w:t>
      </w:r>
      <w:r>
        <w:fldChar w:fldCharType="end"/>
      </w:r>
      <w:r>
        <w:t xml:space="preserve"> on pages </w:t>
      </w:r>
      <w:r>
        <w:fldChar w:fldCharType="begin"/>
      </w:r>
      <w:r>
        <w:instrText xml:space="preserve"> PAGEREF _Ref434488524 \h </w:instrText>
      </w:r>
      <w:r>
        <w:fldChar w:fldCharType="separate"/>
      </w:r>
      <w:r w:rsidR="005F6770">
        <w:rPr>
          <w:noProof/>
        </w:rPr>
        <w:t>555</w:t>
      </w:r>
      <w:r>
        <w:fldChar w:fldCharType="end"/>
      </w:r>
      <w:r>
        <w:t xml:space="preserve"> and </w:t>
      </w:r>
      <w:r>
        <w:fldChar w:fldCharType="begin"/>
      </w:r>
      <w:r>
        <w:instrText xml:space="preserve"> PAGEREF _Ref434488546 \h </w:instrText>
      </w:r>
      <w:r>
        <w:fldChar w:fldCharType="separate"/>
      </w:r>
      <w:r w:rsidR="005F6770">
        <w:rPr>
          <w:noProof/>
        </w:rPr>
        <w:t>556</w:t>
      </w:r>
      <w:r>
        <w:fldChar w:fldCharType="end"/>
      </w:r>
      <w:r>
        <w:t>.</w:t>
      </w:r>
    </w:p>
    <w:p w14:paraId="04E70998" w14:textId="77777777" w:rsidR="005B716A" w:rsidRDefault="005B716A" w:rsidP="005B716A">
      <w:pPr>
        <w:pStyle w:val="Heading3"/>
      </w:pPr>
      <w:bookmarkStart w:id="1696" w:name="_Toc459399392"/>
      <w:r>
        <w:t>June 26 / Epip 2: Departure of St. Thaddaeus the Apostle</w:t>
      </w:r>
      <w:bookmarkEnd w:id="1696"/>
    </w:p>
    <w:p w14:paraId="2E67CB62" w14:textId="33C7BCB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5EF24D29" w14:textId="77777777" w:rsidR="00980D99" w:rsidRDefault="00980D99" w:rsidP="00980D99">
      <w:pPr>
        <w:pStyle w:val="Heading3"/>
      </w:pPr>
      <w:bookmarkStart w:id="1697" w:name="_Toc459399393"/>
      <w:r>
        <w:t>June 27 / Epip 3: St. Cyril of Alexandria</w:t>
      </w:r>
      <w:bookmarkEnd w:id="1697"/>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98" w:name="_Toc459399394"/>
      <w:r>
        <w:t>June 28 / Epip 4: Sts. Apakir and John</w:t>
      </w:r>
      <w:bookmarkEnd w:id="1698"/>
    </w:p>
    <w:p w14:paraId="4A6BAA95" w14:textId="4479D3B2"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62F4">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5F6770">
        <w:rPr>
          <w:noProof/>
        </w:rPr>
        <w:t>863</w:t>
      </w:r>
      <w:r w:rsidR="00237D47">
        <w:fldChar w:fldCharType="end"/>
      </w:r>
      <w:r>
        <w:t>.</w:t>
      </w:r>
    </w:p>
    <w:p w14:paraId="1F7BEA33" w14:textId="77777777" w:rsidR="00980D99" w:rsidRDefault="00980D99" w:rsidP="00980D99">
      <w:pPr>
        <w:pStyle w:val="Heading3"/>
        <w:rPr>
          <w:lang w:val="en-US"/>
        </w:rPr>
      </w:pPr>
      <w:bookmarkStart w:id="1699"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99"/>
    </w:p>
    <w:p w14:paraId="6FD478B9" w14:textId="77777777" w:rsidR="004C7F73" w:rsidRDefault="004C7F73" w:rsidP="004C7F73">
      <w:pPr>
        <w:pStyle w:val="Heading4"/>
      </w:pPr>
      <w:bookmarkStart w:id="1700" w:name="_Ref434477973"/>
      <w:r>
        <w:t>The Doxology of Sts. Peter and Paul</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701"/>
            <w:r>
              <w:t>Are the working husbandmen</w:t>
            </w:r>
            <w:commentRangeEnd w:id="1701"/>
            <w:r>
              <w:rPr>
                <w:rStyle w:val="CommentReference"/>
                <w:rFonts w:ascii="Times New Roman" w:eastAsiaTheme="minorHAnsi" w:hAnsi="Times New Roman" w:cstheme="minorBidi"/>
                <w:color w:val="auto"/>
              </w:rPr>
              <w:commentReference w:id="1701"/>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702"/>
            <w:r>
              <w:t xml:space="preserve">With </w:t>
            </w:r>
            <w:commentRangeEnd w:id="1702"/>
            <w:r>
              <w:rPr>
                <w:rStyle w:val="CommentReference"/>
                <w:rFonts w:ascii="Times New Roman" w:eastAsiaTheme="minorHAnsi" w:hAnsi="Times New Roman" w:cstheme="minorBidi"/>
                <w:color w:val="auto"/>
              </w:rPr>
              <w:commentReference w:id="1702"/>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703"/>
            <w:commentRangeStart w:id="1704"/>
            <w:r>
              <w:t xml:space="preserve">sound </w:t>
            </w:r>
            <w:commentRangeEnd w:id="1703"/>
            <w:r>
              <w:rPr>
                <w:rStyle w:val="CommentReference"/>
                <w:rFonts w:ascii="Times New Roman" w:eastAsiaTheme="minorHAnsi" w:hAnsi="Times New Roman" w:cstheme="minorBidi"/>
                <w:color w:val="auto"/>
              </w:rPr>
              <w:commentReference w:id="1703"/>
            </w:r>
            <w:commentRangeEnd w:id="1704"/>
            <w:r>
              <w:rPr>
                <w:rStyle w:val="CommentReference"/>
                <w:rFonts w:ascii="Times New Roman" w:eastAsiaTheme="minorHAnsi" w:hAnsi="Times New Roman" w:cstheme="minorBidi"/>
                <w:color w:val="auto"/>
              </w:rPr>
              <w:commentReference w:id="1704"/>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lastRenderedPageBreak/>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705" w:name="_Ref434488724"/>
      <w:r>
        <w:t>The Doxology of St. Paul</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706"/>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707"/>
            <w:r>
              <w:t xml:space="preserve">To </w:t>
            </w:r>
            <w:commentRangeEnd w:id="1707"/>
            <w:r>
              <w:rPr>
                <w:rStyle w:val="CommentReference"/>
                <w:rFonts w:ascii="Times New Roman" w:eastAsiaTheme="minorHAnsi" w:hAnsi="Times New Roman" w:cstheme="minorBidi"/>
                <w:color w:val="auto"/>
              </w:rPr>
              <w:commentReference w:id="1707"/>
            </w:r>
            <w:r>
              <w:t xml:space="preserve">all the </w:t>
            </w:r>
            <w:commentRangeStart w:id="1708"/>
            <w:r>
              <w:t>Gentiles</w:t>
            </w:r>
            <w:commentRangeEnd w:id="1708"/>
            <w:r>
              <w:rPr>
                <w:rStyle w:val="CommentReference"/>
                <w:rFonts w:ascii="Times New Roman" w:eastAsiaTheme="minorHAnsi" w:hAnsi="Times New Roman" w:cstheme="minorBidi"/>
                <w:color w:val="auto"/>
              </w:rPr>
              <w:commentReference w:id="1708"/>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lastRenderedPageBreak/>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709"/>
            <w:r>
              <w:t>To be completely filled</w:t>
            </w:r>
          </w:p>
          <w:p w14:paraId="68A85021" w14:textId="77777777" w:rsidR="00306181" w:rsidRDefault="00306181" w:rsidP="00306181">
            <w:pPr>
              <w:pStyle w:val="EngHangEnd"/>
            </w:pPr>
            <w:r>
              <w:t>With God in love.</w:t>
            </w:r>
            <w:commentRangeEnd w:id="1709"/>
            <w:r>
              <w:rPr>
                <w:rStyle w:val="CommentReference"/>
                <w:rFonts w:ascii="Times New Roman" w:eastAsiaTheme="minorHAnsi" w:hAnsi="Times New Roman" w:cstheme="minorBidi"/>
                <w:color w:val="auto"/>
              </w:rPr>
              <w:commentReference w:id="1709"/>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710" w:name="_Ref434476236"/>
      <w:r>
        <w:lastRenderedPageBreak/>
        <w:t>The Psali Adam</w:t>
      </w:r>
      <w:r w:rsidR="006C1B94">
        <w:t xml:space="preserve"> for the Apostles’ Feast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lastRenderedPageBreak/>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711" w:name="_Ref434476261"/>
      <w:r>
        <w:t>The Psali Batos</w:t>
      </w:r>
      <w:r w:rsidR="006C1B94">
        <w:t xml:space="preserve"> for the Apostles’ Feast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lastRenderedPageBreak/>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712" w:name="_Toc459399396"/>
      <w:r>
        <w:rPr>
          <w:lang w:val="en-US"/>
        </w:rPr>
        <w:lastRenderedPageBreak/>
        <w:t>June 30 / Epip 6: Martyrdom of St. Aoulimpas the Apostle</w:t>
      </w:r>
      <w:bookmarkEnd w:id="1712"/>
    </w:p>
    <w:p w14:paraId="0DEE2976" w14:textId="48A04521"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713" w:name="_Toc410196218"/>
      <w:bookmarkStart w:id="1714" w:name="_Toc410196460"/>
      <w:bookmarkStart w:id="1715" w:name="_Toc410196962"/>
      <w:bookmarkStart w:id="1716" w:name="_Toc459399211"/>
      <w:bookmarkStart w:id="1717" w:name="July"/>
      <w:bookmarkEnd w:id="1662"/>
      <w:r>
        <w:lastRenderedPageBreak/>
        <w:t>July</w:t>
      </w:r>
      <w:bookmarkEnd w:id="1713"/>
      <w:bookmarkEnd w:id="1714"/>
      <w:bookmarkEnd w:id="1715"/>
      <w:r w:rsidR="00980D99">
        <w:t xml:space="preserve"> or </w:t>
      </w:r>
      <w:r w:rsidR="00980D99">
        <w:rPr>
          <w:rFonts w:ascii="FreeSerifAvvaShenouda" w:hAnsi="FreeSerifAvvaShenouda" w:cs="FreeSerifAvvaShenouda"/>
        </w:rPr>
        <w:t>Ⲉⲡⲏⲡ</w:t>
      </w:r>
      <w:bookmarkEnd w:id="1716"/>
    </w:p>
    <w:bookmarkStart w:id="1718" w:name="_Ref434562742" w:displacedByCustomXml="next"/>
    <w:bookmarkStart w:id="1719" w:name="_Toc410196965" w:displacedByCustomXml="next"/>
    <w:bookmarkStart w:id="1720" w:name="_Toc410196463" w:displacedByCustomXml="next"/>
    <w:bookmarkStart w:id="1721"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5F6770">
              <w:rPr>
                <w:noProof/>
                <w:webHidden/>
              </w:rPr>
              <w:t>882</w:t>
            </w:r>
            <w:r w:rsidR="00513E2D">
              <w:rPr>
                <w:noProof/>
                <w:webHidden/>
              </w:rPr>
              <w:fldChar w:fldCharType="end"/>
            </w:r>
          </w:hyperlink>
        </w:p>
        <w:p w14:paraId="271206DE" w14:textId="66646551" w:rsidR="00513E2D" w:rsidRDefault="0078031B">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799E3C60" w14:textId="091FC13B" w:rsidR="00513E2D" w:rsidRDefault="0078031B">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5F6770">
              <w:rPr>
                <w:noProof/>
                <w:webHidden/>
              </w:rPr>
              <w:t>884</w:t>
            </w:r>
            <w:r w:rsidR="00513E2D">
              <w:rPr>
                <w:noProof/>
                <w:webHidden/>
              </w:rPr>
              <w:fldChar w:fldCharType="end"/>
            </w:r>
          </w:hyperlink>
        </w:p>
        <w:p w14:paraId="467F24E3" w14:textId="3D88D739" w:rsidR="00513E2D" w:rsidRDefault="0078031B">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16B6F59B" w14:textId="60130236" w:rsidR="00513E2D" w:rsidRDefault="0078031B">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03F8E652" w14:textId="02765E39" w:rsidR="00513E2D" w:rsidRDefault="0078031B">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5F6770">
              <w:rPr>
                <w:noProof/>
                <w:webHidden/>
              </w:rPr>
              <w:t>886</w:t>
            </w:r>
            <w:r w:rsidR="00513E2D">
              <w:rPr>
                <w:noProof/>
                <w:webHidden/>
              </w:rPr>
              <w:fldChar w:fldCharType="end"/>
            </w:r>
          </w:hyperlink>
        </w:p>
        <w:p w14:paraId="7EA8954D" w14:textId="0E5AC4FC" w:rsidR="00513E2D" w:rsidRDefault="0078031B">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474B00C" w14:textId="7CF0E343" w:rsidR="00513E2D" w:rsidRDefault="0078031B">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5F6770">
              <w:rPr>
                <w:noProof/>
                <w:webHidden/>
              </w:rPr>
              <w:t>887</w:t>
            </w:r>
            <w:r w:rsidR="00513E2D">
              <w:rPr>
                <w:noProof/>
                <w:webHidden/>
              </w:rPr>
              <w:fldChar w:fldCharType="end"/>
            </w:r>
          </w:hyperlink>
        </w:p>
        <w:p w14:paraId="2B92869D" w14:textId="2D702F54" w:rsidR="00513E2D" w:rsidRDefault="0078031B">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2F430F1A" w14:textId="489B046E" w:rsidR="00513E2D" w:rsidRDefault="0078031B">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5F6770">
              <w:rPr>
                <w:noProof/>
                <w:webHidden/>
              </w:rPr>
              <w:t>889</w:t>
            </w:r>
            <w:r w:rsidR="00513E2D">
              <w:rPr>
                <w:noProof/>
                <w:webHidden/>
              </w:rPr>
              <w:fldChar w:fldCharType="end"/>
            </w:r>
          </w:hyperlink>
        </w:p>
        <w:p w14:paraId="3AA718A9" w14:textId="42040DA6" w:rsidR="00513E2D" w:rsidRDefault="0078031B">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5F6770">
              <w:rPr>
                <w:noProof/>
                <w:webHidden/>
              </w:rPr>
              <w:t>890</w:t>
            </w:r>
            <w:r w:rsidR="00513E2D">
              <w:rPr>
                <w:noProof/>
                <w:webHidden/>
              </w:rPr>
              <w:fldChar w:fldCharType="end"/>
            </w:r>
          </w:hyperlink>
        </w:p>
        <w:p w14:paraId="3769D86C" w14:textId="182158FE" w:rsidR="00513E2D" w:rsidRDefault="0078031B">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5F6770">
              <w:rPr>
                <w:noProof/>
                <w:webHidden/>
              </w:rPr>
              <w:t>891</w:t>
            </w:r>
            <w:r w:rsidR="00513E2D">
              <w:rPr>
                <w:noProof/>
                <w:webHidden/>
              </w:rPr>
              <w:fldChar w:fldCharType="end"/>
            </w:r>
          </w:hyperlink>
        </w:p>
        <w:p w14:paraId="72A07695" w14:textId="420254C3" w:rsidR="00513E2D" w:rsidRDefault="0078031B">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10F219AF" w14:textId="6E723436" w:rsidR="00513E2D" w:rsidRDefault="0078031B">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5F6770">
              <w:rPr>
                <w:noProof/>
                <w:webHidden/>
              </w:rPr>
              <w:t>893</w:t>
            </w:r>
            <w:r w:rsidR="00513E2D">
              <w:rPr>
                <w:noProof/>
                <w:webHidden/>
              </w:rPr>
              <w:fldChar w:fldCharType="end"/>
            </w:r>
          </w:hyperlink>
        </w:p>
        <w:p w14:paraId="32D00340" w14:textId="63C221E7" w:rsidR="00513E2D" w:rsidRDefault="0078031B">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1197C53" w14:textId="4C84A085" w:rsidR="00513E2D" w:rsidRDefault="0078031B">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5F6770">
              <w:rPr>
                <w:noProof/>
                <w:webHidden/>
              </w:rPr>
              <w:t>894</w:t>
            </w:r>
            <w:r w:rsidR="00513E2D">
              <w:rPr>
                <w:noProof/>
                <w:webHidden/>
              </w:rPr>
              <w:fldChar w:fldCharType="end"/>
            </w:r>
          </w:hyperlink>
        </w:p>
        <w:p w14:paraId="79C36054" w14:textId="2FEA8F5B" w:rsidR="00513E2D" w:rsidRDefault="0078031B">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5F6770">
              <w:rPr>
                <w:noProof/>
                <w:webHidden/>
              </w:rPr>
              <w:t>895</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722" w:name="_Ref436250323"/>
      <w:bookmarkStart w:id="1723" w:name="_Toc459399397"/>
      <w:r>
        <w:rPr>
          <w:rFonts w:ascii="Times New Roman" w:hAnsi="Times New Roman" w:cs="Times New Roman"/>
        </w:rPr>
        <w:lastRenderedPageBreak/>
        <w:t>July 1 / Epip 7: St. Shenoute</w:t>
      </w:r>
      <w:bookmarkEnd w:id="1718"/>
      <w:bookmarkEnd w:id="1722"/>
      <w:bookmarkEnd w:id="1723"/>
    </w:p>
    <w:p w14:paraId="5B5A5AD3" w14:textId="77777777" w:rsidR="00980D99" w:rsidRDefault="00980D99" w:rsidP="00980D99">
      <w:pPr>
        <w:pStyle w:val="Heading4"/>
        <w:rPr>
          <w:lang w:val="en-US"/>
        </w:rPr>
      </w:pPr>
      <w:bookmarkStart w:id="1724" w:name="_Ref434491186"/>
      <w:r>
        <w:rPr>
          <w:lang w:val="en-US"/>
        </w:rPr>
        <w:t>The Doxology</w:t>
      </w:r>
      <w:r w:rsidR="00810F04">
        <w:rPr>
          <w:lang w:val="en-US"/>
        </w:rPr>
        <w:t xml:space="preserve"> for St. Shenoute</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07"/>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08"/>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09"/>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28" w:name="_Ref434491207"/>
      <w:r>
        <w:rPr>
          <w:lang w:val="en-US"/>
        </w:rPr>
        <w:t>A Doxology for St. Besa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29" w:name="_Toc459399398"/>
      <w:r>
        <w:rPr>
          <w:rFonts w:ascii="Times New Roman" w:hAnsi="Times New Roman" w:cs="Times New Roman"/>
        </w:rPr>
        <w:t>July 1 / Epip 7: Also St. Ignatius</w:t>
      </w:r>
      <w:bookmarkEnd w:id="1729"/>
    </w:p>
    <w:p w14:paraId="08CD1881" w14:textId="77777777" w:rsidR="00980D99" w:rsidRDefault="00980D99" w:rsidP="00980D99">
      <w:pPr>
        <w:pStyle w:val="Heading3"/>
        <w:rPr>
          <w:lang w:val="en-US"/>
        </w:rPr>
      </w:pPr>
      <w:bookmarkStart w:id="1730" w:name="_Ref434560325"/>
      <w:bookmarkStart w:id="1731" w:name="_Toc459399399"/>
      <w:r>
        <w:rPr>
          <w:lang w:val="en-US"/>
        </w:rPr>
        <w:t>July 2 / Epip 8: St. Pishoy</w:t>
      </w:r>
      <w:bookmarkEnd w:id="1730"/>
      <w:bookmarkEnd w:id="1731"/>
    </w:p>
    <w:p w14:paraId="3F31CCDA" w14:textId="77777777" w:rsidR="00980D99" w:rsidRDefault="00980D99" w:rsidP="00980D99">
      <w:pPr>
        <w:pStyle w:val="Heading4"/>
        <w:rPr>
          <w:lang w:val="en-US"/>
        </w:rPr>
      </w:pPr>
      <w:bookmarkStart w:id="1732" w:name="_Ref434490783"/>
      <w:r>
        <w:rPr>
          <w:lang w:val="en-US"/>
        </w:rPr>
        <w:t>The Doxology</w:t>
      </w:r>
      <w:r w:rsidR="00810F04">
        <w:rPr>
          <w:lang w:val="en-US"/>
        </w:rPr>
        <w:t xml:space="preserve"> for St. Pishoy</w:t>
      </w:r>
      <w:bookmarkEnd w:id="1732"/>
    </w:p>
    <w:p w14:paraId="748CA5AD" w14:textId="2A2D144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62F4">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5F6770">
        <w:rPr>
          <w:noProof/>
          <w:lang w:val="en-US"/>
        </w:rPr>
        <w:t>571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10"/>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11"/>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42" w:name="_Toc459399400"/>
      <w:r>
        <w:t>The Virgin’s Fast</w:t>
      </w:r>
      <w:bookmarkEnd w:id="1721"/>
      <w:bookmarkEnd w:id="1720"/>
      <w:bookmarkEnd w:id="1719"/>
      <w:bookmarkEnd w:id="1742"/>
    </w:p>
    <w:p w14:paraId="67B94F6A" w14:textId="77777777" w:rsidR="005B716A" w:rsidRDefault="005B716A" w:rsidP="005B716A">
      <w:pPr>
        <w:pStyle w:val="Heading3"/>
        <w:rPr>
          <w:lang w:val="en-US"/>
        </w:rPr>
      </w:pPr>
      <w:bookmarkStart w:id="1743" w:name="_Toc459399401"/>
      <w:r>
        <w:rPr>
          <w:lang w:val="en-US"/>
        </w:rPr>
        <w:t>July 3 / Epip 9: Martyrdom of</w:t>
      </w:r>
      <w:r w:rsidR="00FE0AE4">
        <w:rPr>
          <w:lang w:val="en-US"/>
        </w:rPr>
        <w:t xml:space="preserve"> </w:t>
      </w:r>
      <w:r>
        <w:rPr>
          <w:lang w:val="en-US"/>
        </w:rPr>
        <w:t>St. Simon Cleophas the Apostle</w:t>
      </w:r>
      <w:bookmarkEnd w:id="1743"/>
    </w:p>
    <w:p w14:paraId="4B2873D8" w14:textId="4CB8727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9F0F33E" w14:textId="77777777" w:rsidR="00DD5136" w:rsidRDefault="00DD5136" w:rsidP="00DD5136">
      <w:pPr>
        <w:pStyle w:val="Heading3"/>
      </w:pPr>
      <w:bookmarkStart w:id="1744" w:name="_Toc459399402"/>
      <w:r>
        <w:t>July 6 / Epip 12: Commemoration of Archangel Michael</w:t>
      </w:r>
      <w:bookmarkEnd w:id="1744"/>
    </w:p>
    <w:p w14:paraId="2B789940"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71943DE" w14:textId="77777777" w:rsidTr="0082304E">
        <w:trPr>
          <w:cantSplit/>
          <w:jc w:val="center"/>
        </w:trPr>
        <w:tc>
          <w:tcPr>
            <w:tcW w:w="288" w:type="dxa"/>
          </w:tcPr>
          <w:p w14:paraId="4C9BF561" w14:textId="77777777" w:rsidR="000E62F4" w:rsidRDefault="000E62F4" w:rsidP="0082304E">
            <w:pPr>
              <w:pStyle w:val="CopticCross"/>
            </w:pPr>
          </w:p>
        </w:tc>
        <w:tc>
          <w:tcPr>
            <w:tcW w:w="3960" w:type="dxa"/>
          </w:tcPr>
          <w:p w14:paraId="16216EDF" w14:textId="77777777" w:rsidR="000E62F4" w:rsidRDefault="000E62F4" w:rsidP="00C83ECE">
            <w:pPr>
              <w:pStyle w:val="EngHang"/>
            </w:pPr>
            <w:r>
              <w:t>Through the intercessions</w:t>
            </w:r>
          </w:p>
          <w:p w14:paraId="1BA71251" w14:textId="77777777" w:rsidR="000E62F4" w:rsidRDefault="000E62F4" w:rsidP="00C83ECE">
            <w:pPr>
              <w:pStyle w:val="EngHang"/>
            </w:pPr>
            <w:r>
              <w:t>Of the Four Incorporeal Beasts,</w:t>
            </w:r>
          </w:p>
          <w:p w14:paraId="737674D4" w14:textId="77777777" w:rsidR="000E62F4" w:rsidRDefault="000E62F4" w:rsidP="00C83ECE">
            <w:pPr>
              <w:pStyle w:val="EngHang"/>
            </w:pPr>
            <w:r>
              <w:t>The ministering flames of fire,</w:t>
            </w:r>
          </w:p>
          <w:p w14:paraId="226CED31" w14:textId="77777777" w:rsidR="000E62F4" w:rsidRDefault="000E62F4" w:rsidP="0082304E">
            <w:pPr>
              <w:pStyle w:val="EngHangEnd"/>
            </w:pPr>
            <w:r>
              <w:t>O Lord, grant us the forgiveness of our sins.</w:t>
            </w:r>
          </w:p>
        </w:tc>
        <w:tc>
          <w:tcPr>
            <w:tcW w:w="288" w:type="dxa"/>
          </w:tcPr>
          <w:p w14:paraId="47D43429" w14:textId="77777777" w:rsidR="000E62F4" w:rsidRDefault="000E62F4" w:rsidP="0082304E"/>
        </w:tc>
        <w:tc>
          <w:tcPr>
            <w:tcW w:w="288" w:type="dxa"/>
          </w:tcPr>
          <w:p w14:paraId="32E1EE0D" w14:textId="77777777" w:rsidR="000E62F4" w:rsidRDefault="000E62F4" w:rsidP="0082304E">
            <w:pPr>
              <w:pStyle w:val="CopticCross"/>
            </w:pPr>
          </w:p>
        </w:tc>
        <w:tc>
          <w:tcPr>
            <w:tcW w:w="3960" w:type="dxa"/>
          </w:tcPr>
          <w:p w14:paraId="20762471" w14:textId="77777777" w:rsidR="000E62F4" w:rsidRDefault="000E62F4" w:rsidP="00C83ECE">
            <w:pPr>
              <w:pStyle w:val="CopticVersemulti-line"/>
            </w:pPr>
            <w:r>
              <w:t>Ϩⲓⲧⲉⲛ ⲛⲓⲡ̀ⲣⲉⲥⲃⲓⲁ̀</w:t>
            </w:r>
          </w:p>
          <w:p w14:paraId="6F60D3F9" w14:textId="77777777" w:rsidR="000E62F4" w:rsidRDefault="000E62F4" w:rsidP="00C83ECE">
            <w:pPr>
              <w:pStyle w:val="CopticVersemulti-line"/>
            </w:pPr>
            <w:r>
              <w:t>ⲛ̀ⲧⲉ ⲡⲓϥ̀ⲧⲟⲩ ⲛ̀ⲍⲱⲟⲛ ⲛ̀ⲁⲥⲱⲙⲁⲧⲟⲥ</w:t>
            </w:r>
          </w:p>
          <w:p w14:paraId="70B0D7E3" w14:textId="77777777" w:rsidR="000E62F4" w:rsidRDefault="000E62F4" w:rsidP="00C83ECE">
            <w:pPr>
              <w:pStyle w:val="CopticVersemulti-line"/>
            </w:pPr>
            <w:r>
              <w:t>ⲛ̀ⲗⲓⲧⲟⲩⲣⲅⲟⲥ ⲛ̀ϣⲁϩ ⲛ̀ⲭ̀ⲣⲟⲙ:</w:t>
            </w:r>
          </w:p>
          <w:p w14:paraId="4B5716FA" w14:textId="77777777" w:rsidR="000E62F4" w:rsidRPr="00C35319" w:rsidRDefault="000E62F4" w:rsidP="00C83ECE">
            <w:pPr>
              <w:pStyle w:val="CopticHangingVerse"/>
            </w:pPr>
            <w:r>
              <w:t>Ⲡϭⲟⲓⲥ ⲁⲣⲓϩ̀ⲙⲟⲧ ⲛⲁⲛ ⲙ̀ⲡⲓⲭⲱ ⲉ̀ⲃⲟⲗ ⲛ̀ⲧⲉ ⲛⲉⲛⲛⲟⲃⲓ.</w:t>
            </w:r>
          </w:p>
        </w:tc>
      </w:tr>
    </w:tbl>
    <w:p w14:paraId="4F4D8DB0"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92D936F" w14:textId="77777777" w:rsidTr="00C83ECE">
        <w:trPr>
          <w:cantSplit/>
          <w:jc w:val="center"/>
        </w:trPr>
        <w:tc>
          <w:tcPr>
            <w:tcW w:w="288" w:type="dxa"/>
          </w:tcPr>
          <w:p w14:paraId="6D41844F" w14:textId="77777777" w:rsidR="000E62F4" w:rsidRDefault="000E62F4" w:rsidP="00C83ECE">
            <w:pPr>
              <w:pStyle w:val="CopticCross"/>
            </w:pPr>
          </w:p>
        </w:tc>
        <w:tc>
          <w:tcPr>
            <w:tcW w:w="3960" w:type="dxa"/>
          </w:tcPr>
          <w:p w14:paraId="057DAFB5" w14:textId="77777777" w:rsidR="000E62F4" w:rsidRDefault="000E62F4" w:rsidP="00C83ECE">
            <w:pPr>
              <w:pStyle w:val="EngHang"/>
            </w:pPr>
            <w:r>
              <w:t>Hail to the four incorporeal living beasts,</w:t>
            </w:r>
          </w:p>
          <w:p w14:paraId="41CA6089" w14:textId="77777777" w:rsidR="000E62F4" w:rsidRDefault="000E62F4" w:rsidP="00C83ECE">
            <w:pPr>
              <w:pStyle w:val="EngHang"/>
            </w:pPr>
            <w:r>
              <w:t>Carrying the throne of God,</w:t>
            </w:r>
          </w:p>
          <w:p w14:paraId="0BE640F0" w14:textId="77777777" w:rsidR="000E62F4" w:rsidRDefault="000E62F4" w:rsidP="00C83ECE">
            <w:pPr>
              <w:pStyle w:val="EngHang"/>
            </w:pPr>
            <w:r>
              <w:t>A lion’s face, and a calf’s face,</w:t>
            </w:r>
          </w:p>
          <w:p w14:paraId="1B55F083" w14:textId="77777777" w:rsidR="000E62F4" w:rsidRDefault="000E62F4" w:rsidP="00C83ECE">
            <w:pPr>
              <w:pStyle w:val="EngHangEnd"/>
            </w:pPr>
            <w:r>
              <w:t>A man’s face, and an eagle’s face.</w:t>
            </w:r>
          </w:p>
        </w:tc>
        <w:tc>
          <w:tcPr>
            <w:tcW w:w="288" w:type="dxa"/>
          </w:tcPr>
          <w:p w14:paraId="4AF88358" w14:textId="77777777" w:rsidR="000E62F4" w:rsidRDefault="000E62F4" w:rsidP="00C83ECE"/>
        </w:tc>
        <w:tc>
          <w:tcPr>
            <w:tcW w:w="288" w:type="dxa"/>
          </w:tcPr>
          <w:p w14:paraId="3AD391D3" w14:textId="77777777" w:rsidR="000E62F4" w:rsidRDefault="000E62F4" w:rsidP="00C83ECE">
            <w:pPr>
              <w:pStyle w:val="CopticCross"/>
            </w:pPr>
          </w:p>
        </w:tc>
        <w:tc>
          <w:tcPr>
            <w:tcW w:w="3960" w:type="dxa"/>
          </w:tcPr>
          <w:p w14:paraId="618E10BC" w14:textId="77777777" w:rsidR="000E62F4" w:rsidRDefault="000E62F4" w:rsidP="00C83ECE">
            <w:pPr>
              <w:pStyle w:val="CopticVersemulti-line"/>
            </w:pPr>
            <w:r>
              <w:t>Ⲭⲉⲣⲉ ⲡⲓϥ̀ⲧⲟⲩ ⲛ̀ⲍⲱⲟⲛ ⲛ̀ⲁ̀ⲥⲱⲙⲁⲧⲟⲥ:</w:t>
            </w:r>
          </w:p>
          <w:p w14:paraId="2224E845" w14:textId="77777777" w:rsidR="000E62F4" w:rsidRDefault="000E62F4" w:rsidP="00C83ECE">
            <w:pPr>
              <w:pStyle w:val="CopticVersemulti-line"/>
            </w:pPr>
            <w:r>
              <w:t>ⲉⲧϥⲁⲓ ϧⲁ ⲡⲓϩⲁⲣⲙⲁ ⲛ̀ⲧⲉ Ⲫϯ:</w:t>
            </w:r>
          </w:p>
          <w:p w14:paraId="7CEF6F16" w14:textId="77777777" w:rsidR="000E62F4" w:rsidRDefault="000E62F4" w:rsidP="00C83ECE">
            <w:pPr>
              <w:pStyle w:val="CopticVersemulti-line"/>
            </w:pPr>
            <w:r>
              <w:t>ⲟⲩϩⲟ ⲙ̀ⲙⲟⲩⲓ̀ ⲛⲉⲙ ⲟⲩϩⲟ ⲙ̀ⲙⲁⲥⲓ:</w:t>
            </w:r>
          </w:p>
          <w:p w14:paraId="08859EE6" w14:textId="77777777" w:rsidR="000E62F4" w:rsidRPr="00C35319" w:rsidRDefault="000E62F4" w:rsidP="00C83ECE">
            <w:pPr>
              <w:pStyle w:val="CopticHangingVerse"/>
            </w:pPr>
            <w:r>
              <w:t>ⲛⲉⲙ ⲟⲩϩⲟ ⲛ̀ⲣⲱⲙⲓ ⲛⲉⲙ ⲟⲩϩⲟ ⲛ̀ⲁ̀ⲏ̀ⲧⲟⲥ.</w:t>
            </w:r>
          </w:p>
        </w:tc>
      </w:tr>
    </w:tbl>
    <w:p w14:paraId="347DAD71" w14:textId="77777777" w:rsidR="000E62F4" w:rsidRDefault="000E62F4" w:rsidP="0082304E">
      <w:pPr>
        <w:pStyle w:val="Heading4"/>
      </w:pPr>
      <w:r>
        <w:t>The Gospel Response for the Four Incorporeal Beasts</w:t>
      </w:r>
    </w:p>
    <w:p w14:paraId="547390A8" w14:textId="77777777" w:rsidR="000E62F4" w:rsidRPr="00C14556" w:rsidRDefault="000E62F4" w:rsidP="00C14556">
      <w:pPr>
        <w:pStyle w:val="Rubric"/>
      </w:pPr>
      <w:r>
        <w:t>The last verse of the Doxology may be inserted into the Annual Gospel Response.</w:t>
      </w:r>
    </w:p>
    <w:p w14:paraId="5BB08031" w14:textId="2CFCDA0A" w:rsidR="00191A26" w:rsidRPr="00B637D8" w:rsidRDefault="000E62F4"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1D32BC82" w14:textId="77777777" w:rsidR="005B716A" w:rsidRDefault="005B716A" w:rsidP="005B716A">
      <w:pPr>
        <w:pStyle w:val="Heading3"/>
      </w:pPr>
      <w:bookmarkStart w:id="1745" w:name="_Toc459399403"/>
      <w:r>
        <w:t>July 12 / Epip 18: Martyrdom of St. James the Apostle, the Bishop of Jerusalem</w:t>
      </w:r>
      <w:bookmarkEnd w:id="1745"/>
    </w:p>
    <w:p w14:paraId="3E767F80" w14:textId="18C883EF"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630614C9" w14:textId="77777777" w:rsidR="009C1989" w:rsidRDefault="009C1989" w:rsidP="009C1989">
      <w:pPr>
        <w:pStyle w:val="Heading3"/>
      </w:pPr>
      <w:bookmarkStart w:id="1746" w:name="_Ref434562330"/>
      <w:bookmarkStart w:id="1747" w:name="_Toc459399404"/>
      <w:r>
        <w:t>July 14 / Epip 20: Martyrdom of St. Theodore of Shotep, the General</w:t>
      </w:r>
      <w:bookmarkEnd w:id="1746"/>
      <w:bookmarkEnd w:id="1747"/>
    </w:p>
    <w:p w14:paraId="7B584133" w14:textId="77777777" w:rsidR="009C1989" w:rsidRDefault="009C1989" w:rsidP="009C1989">
      <w:pPr>
        <w:pStyle w:val="Heading4"/>
      </w:pPr>
      <w:bookmarkStart w:id="1748" w:name="_Ref434489277"/>
      <w:r>
        <w:t>The Doxology of St. Theodore of Shotep, the General</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49" w:name="_Ref434489296"/>
      <w:r>
        <w:lastRenderedPageBreak/>
        <w:t>Another Doxology of St. Theodore of Shotep, the General</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50"/>
            <w:r>
              <w:t>struggler</w:t>
            </w:r>
            <w:commentRangeEnd w:id="1750"/>
            <w:r>
              <w:rPr>
                <w:rStyle w:val="CommentReference"/>
                <w:rFonts w:ascii="Times New Roman" w:eastAsiaTheme="minorHAnsi" w:hAnsi="Times New Roman" w:cstheme="minorBidi"/>
                <w:color w:val="auto"/>
              </w:rPr>
              <w:commentReference w:id="175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51" w:name="_Toc459399405"/>
      <w:r>
        <w:t>July 15 / Epip 21: Commemoration of the Theotokos</w:t>
      </w:r>
      <w:bookmarkEnd w:id="1751"/>
    </w:p>
    <w:p w14:paraId="09456591" w14:textId="01D658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6562046" w14:textId="77777777" w:rsidR="0078548F" w:rsidRDefault="0078548F" w:rsidP="0078548F">
      <w:pPr>
        <w:pStyle w:val="Heading3"/>
      </w:pPr>
      <w:bookmarkStart w:id="1752" w:name="_Ref434562663"/>
      <w:bookmarkStart w:id="1753" w:name="_Toc459399406"/>
      <w:r>
        <w:t>July 17 / Epip 23: The Martyrdom of St. Marina</w:t>
      </w:r>
      <w:bookmarkEnd w:id="1752"/>
      <w:bookmarkEnd w:id="1753"/>
    </w:p>
    <w:p w14:paraId="71210AE6" w14:textId="77777777" w:rsidR="0078548F" w:rsidRDefault="0078548F" w:rsidP="0078548F">
      <w:pPr>
        <w:pStyle w:val="Heading4"/>
      </w:pPr>
      <w:bookmarkStart w:id="1754" w:name="_Ref434490204"/>
      <w:r>
        <w:t>The Doxology</w:t>
      </w:r>
      <w:r w:rsidR="00B46E6E">
        <w:t xml:space="preserve"> for St. Marina</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lastRenderedPageBreak/>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55" w:name="_Toc459399407"/>
      <w:r>
        <w:t>July 18 / Epip 24: The Martyrdom of Abba Noub</w:t>
      </w:r>
      <w:bookmarkEnd w:id="1755"/>
    </w:p>
    <w:p w14:paraId="45A4C76D" w14:textId="77777777" w:rsidR="00951605" w:rsidRDefault="00951605" w:rsidP="00951605">
      <w:pPr>
        <w:pStyle w:val="Heading4"/>
      </w:pPr>
      <w:bookmarkStart w:id="1756" w:name="_Ref434489534"/>
      <w:r>
        <w:t>The Doxology</w:t>
      </w:r>
      <w:r w:rsidR="00B46E6E">
        <w:t xml:space="preserve"> for Abba Noub</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57"/>
            <w:r>
              <w:t>Abba Noub</w:t>
            </w:r>
            <w:commentRangeEnd w:id="1757"/>
            <w:r>
              <w:rPr>
                <w:rStyle w:val="CommentReference"/>
                <w:rFonts w:ascii="Times New Roman" w:eastAsiaTheme="minorHAnsi" w:hAnsi="Times New Roman" w:cstheme="minorBidi"/>
                <w:color w:val="auto"/>
              </w:rPr>
              <w:commentReference w:id="175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lastRenderedPageBreak/>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58"/>
            <w:r>
              <w:t xml:space="preserve">upright </w:t>
            </w:r>
            <w:commentRangeEnd w:id="1758"/>
            <w:r>
              <w:rPr>
                <w:rStyle w:val="CommentReference"/>
                <w:rFonts w:ascii="Times New Roman" w:eastAsiaTheme="minorHAnsi" w:hAnsi="Times New Roman" w:cstheme="minorBidi"/>
                <w:color w:val="auto"/>
              </w:rPr>
              <w:commentReference w:id="175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59" w:name="_Toc459399408"/>
      <w:r>
        <w:t>July 20 / Epip 26: Joseph the Carpenter</w:t>
      </w:r>
      <w:bookmarkEnd w:id="1759"/>
    </w:p>
    <w:p w14:paraId="5DE3B33E" w14:textId="77777777" w:rsidR="00BF240D" w:rsidRDefault="00BF240D" w:rsidP="00BF240D">
      <w:pPr>
        <w:pStyle w:val="Heading4"/>
      </w:pPr>
      <w:bookmarkStart w:id="1760" w:name="_Ref434488476"/>
      <w:r>
        <w:t>The Doxology</w:t>
      </w:r>
      <w:r w:rsidR="00B46E6E">
        <w:t xml:space="preserve"> for St. Joseph the Carpenter</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lastRenderedPageBreak/>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12"/>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lastRenderedPageBreak/>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61" w:name="_Toc459399409"/>
      <w:bookmarkStart w:id="1762" w:name="_Toc410196222"/>
      <w:bookmarkStart w:id="1763" w:name="_Toc410196464"/>
      <w:bookmarkStart w:id="1764" w:name="_Toc410196966"/>
      <w:r>
        <w:t>July 20 / Epip 26: Also St. Frumentius (Abune Selama), the First Bishop of Ethiopia</w:t>
      </w:r>
      <w:bookmarkEnd w:id="1761"/>
    </w:p>
    <w:p w14:paraId="5EE79286" w14:textId="10C05EB3"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62F4">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5F6770">
        <w:rPr>
          <w:noProof/>
        </w:rPr>
        <w:t>833</w:t>
      </w:r>
      <w:r w:rsidR="00237D47">
        <w:fldChar w:fldCharType="end"/>
      </w:r>
      <w:r>
        <w:t>.</w:t>
      </w:r>
    </w:p>
    <w:p w14:paraId="74ECF631" w14:textId="77777777" w:rsidR="00C325FC" w:rsidRDefault="00C325FC" w:rsidP="005B716A">
      <w:pPr>
        <w:pStyle w:val="Heading3"/>
      </w:pPr>
      <w:bookmarkStart w:id="1765" w:name="_Toc459399410"/>
      <w:r>
        <w:t>July 22 / Epip 28: Departure of St. Mary Magdalene</w:t>
      </w:r>
      <w:bookmarkEnd w:id="1765"/>
    </w:p>
    <w:p w14:paraId="41ADBBFF" w14:textId="77777777" w:rsidR="00C325FC" w:rsidRDefault="00C325FC" w:rsidP="00C325FC">
      <w:pPr>
        <w:pStyle w:val="Heading4"/>
      </w:pPr>
      <w:bookmarkStart w:id="1766" w:name="_Ref434489077"/>
      <w:r>
        <w:t>The Doxology</w:t>
      </w:r>
      <w:r w:rsidR="00B46E6E">
        <w:t xml:space="preserve"> for St. Mary Magdalene</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lastRenderedPageBreak/>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67"/>
            <w:r>
              <w:t xml:space="preserve">ϯⲁⲅⲓⲁ </w:t>
            </w:r>
            <w:commentRangeEnd w:id="1767"/>
            <w:r>
              <w:rPr>
                <w:rStyle w:val="CommentReference"/>
                <w:rFonts w:ascii="Times New Roman" w:hAnsi="Times New Roman" w:cstheme="minorBidi"/>
                <w:noProof w:val="0"/>
              </w:rPr>
              <w:commentReference w:id="1767"/>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68"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68"/>
    </w:p>
    <w:p w14:paraId="19C57F68" w14:textId="5345D798" w:rsidR="00B52D77" w:rsidRDefault="00B52D77" w:rsidP="00B52D77">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48B57972" w14:textId="77777777" w:rsidR="005B716A" w:rsidRDefault="005B716A" w:rsidP="005B716A">
      <w:pPr>
        <w:pStyle w:val="Heading3"/>
      </w:pPr>
      <w:bookmarkStart w:id="1769" w:name="_Toc459399412"/>
      <w:r>
        <w:t xml:space="preserve">July 23 / Epip 29: </w:t>
      </w:r>
      <w:r w:rsidR="00B52D77">
        <w:t xml:space="preserve">Also the </w:t>
      </w:r>
      <w:r>
        <w:t>Translocation of the Relics of St. Andrew, the Apostle</w:t>
      </w:r>
      <w:bookmarkEnd w:id="1769"/>
    </w:p>
    <w:p w14:paraId="7500DAE2" w14:textId="246EB01E"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3CDA1374" w14:textId="77777777" w:rsidR="00960235" w:rsidRDefault="00960235" w:rsidP="00960235">
      <w:pPr>
        <w:pStyle w:val="Heading3"/>
      </w:pPr>
      <w:bookmarkStart w:id="1770" w:name="_Toc459399413"/>
      <w:r>
        <w:lastRenderedPageBreak/>
        <w:t>July 28 / Mesori 4: Consecration of the Church of St. Anthony</w:t>
      </w:r>
      <w:bookmarkEnd w:id="1770"/>
    </w:p>
    <w:p w14:paraId="15290CA7" w14:textId="014A457D"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E62F4">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5F6770">
        <w:rPr>
          <w:noProof/>
        </w:rPr>
        <w:t>794</w:t>
      </w:r>
      <w:r w:rsidR="00237D47">
        <w:fldChar w:fldCharType="end"/>
      </w:r>
      <w:bookmarkEnd w:id="1717"/>
      <w:r>
        <w:t>.</w:t>
      </w:r>
    </w:p>
    <w:p w14:paraId="62D72F65" w14:textId="77777777" w:rsidR="00495F1A" w:rsidRPr="00980D99" w:rsidRDefault="00495F1A" w:rsidP="00495F1A">
      <w:pPr>
        <w:pStyle w:val="Heading2"/>
        <w:rPr>
          <w:lang w:val="en-US"/>
        </w:rPr>
      </w:pPr>
      <w:bookmarkStart w:id="1771" w:name="_Toc459399212"/>
      <w:bookmarkStart w:id="1772" w:name="August"/>
      <w:r>
        <w:lastRenderedPageBreak/>
        <w:t>August</w:t>
      </w:r>
      <w:bookmarkEnd w:id="1762"/>
      <w:bookmarkEnd w:id="1763"/>
      <w:bookmarkEnd w:id="176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71"/>
    </w:p>
    <w:bookmarkStart w:id="1773" w:name="_Toc410196967" w:displacedByCustomXml="next"/>
    <w:bookmarkStart w:id="1774" w:name="_Toc410196465" w:displacedByCustomXml="next"/>
    <w:bookmarkStart w:id="1775"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38EA33E1" w14:textId="052987C9" w:rsidR="00513E2D" w:rsidRDefault="0078031B">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BD50327" w14:textId="418260F1" w:rsidR="00513E2D" w:rsidRDefault="0078031B">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5F6770">
              <w:rPr>
                <w:noProof/>
                <w:webHidden/>
              </w:rPr>
              <w:t>897</w:t>
            </w:r>
            <w:r w:rsidR="00513E2D">
              <w:rPr>
                <w:noProof/>
                <w:webHidden/>
              </w:rPr>
              <w:fldChar w:fldCharType="end"/>
            </w:r>
          </w:hyperlink>
        </w:p>
        <w:p w14:paraId="05E69C6E" w14:textId="10E6C7D7" w:rsidR="00513E2D" w:rsidRDefault="0078031B">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5F6770">
              <w:rPr>
                <w:noProof/>
                <w:webHidden/>
              </w:rPr>
              <w:t>906</w:t>
            </w:r>
            <w:r w:rsidR="00513E2D">
              <w:rPr>
                <w:noProof/>
                <w:webHidden/>
              </w:rPr>
              <w:fldChar w:fldCharType="end"/>
            </w:r>
          </w:hyperlink>
        </w:p>
        <w:p w14:paraId="7B0BD058" w14:textId="44936261" w:rsidR="00513E2D" w:rsidRDefault="0078031B">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0F44BC81" w14:textId="48AA3234" w:rsidR="00513E2D" w:rsidRDefault="0078031B">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5B005024" w14:textId="06ED1231" w:rsidR="00513E2D" w:rsidRDefault="0078031B">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5F6770">
              <w:rPr>
                <w:noProof/>
                <w:webHidden/>
              </w:rPr>
              <w:t>914</w:t>
            </w:r>
            <w:r w:rsidR="00513E2D">
              <w:rPr>
                <w:noProof/>
                <w:webHidden/>
              </w:rPr>
              <w:fldChar w:fldCharType="end"/>
            </w:r>
          </w:hyperlink>
        </w:p>
        <w:p w14:paraId="360F6685" w14:textId="50AAC83D" w:rsidR="00513E2D" w:rsidRDefault="0078031B">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5F6770">
              <w:rPr>
                <w:noProof/>
                <w:webHidden/>
              </w:rPr>
              <w:t>916</w:t>
            </w:r>
            <w:r w:rsidR="00513E2D">
              <w:rPr>
                <w:noProof/>
                <w:webHidden/>
              </w:rPr>
              <w:fldChar w:fldCharType="end"/>
            </w:r>
          </w:hyperlink>
        </w:p>
        <w:p w14:paraId="07DCD64F" w14:textId="5A7A144A" w:rsidR="00513E2D" w:rsidRDefault="0078031B">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3E164DF2" w14:textId="1A2C0B72" w:rsidR="00513E2D" w:rsidRDefault="0078031B">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5F6770">
              <w:rPr>
                <w:noProof/>
                <w:webHidden/>
              </w:rPr>
              <w:t>917</w:t>
            </w:r>
            <w:r w:rsidR="00513E2D">
              <w:rPr>
                <w:noProof/>
                <w:webHidden/>
              </w:rPr>
              <w:fldChar w:fldCharType="end"/>
            </w:r>
          </w:hyperlink>
        </w:p>
        <w:p w14:paraId="78B90E0F" w14:textId="2994A2C6" w:rsidR="00513E2D" w:rsidRDefault="0078031B">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6E5D4AC9" w14:textId="05AB3CA5" w:rsidR="00513E2D" w:rsidRDefault="0078031B">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5F6770">
              <w:rPr>
                <w:noProof/>
                <w:webHidden/>
              </w:rPr>
              <w:t>918</w:t>
            </w:r>
            <w:r w:rsidR="00513E2D">
              <w:rPr>
                <w:noProof/>
                <w:webHidden/>
              </w:rPr>
              <w:fldChar w:fldCharType="end"/>
            </w:r>
          </w:hyperlink>
        </w:p>
        <w:p w14:paraId="0C0AEC3F" w14:textId="261DAC84" w:rsidR="00513E2D" w:rsidRDefault="0078031B">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5F6770">
              <w:rPr>
                <w:noProof/>
                <w:webHidden/>
              </w:rPr>
              <w:t>919</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76" w:name="_Toc459399414"/>
      <w:r>
        <w:lastRenderedPageBreak/>
        <w:t>August 1 / Mesori 8: The Confession of St. Peter</w:t>
      </w:r>
      <w:bookmarkEnd w:id="1776"/>
    </w:p>
    <w:p w14:paraId="255AA614" w14:textId="55CAD429"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E62F4">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5F6770">
        <w:rPr>
          <w:noProof/>
        </w:rPr>
        <w:t>869</w:t>
      </w:r>
      <w:r w:rsidR="00237D47">
        <w:fldChar w:fldCharType="end"/>
      </w:r>
      <w:r>
        <w:t>.</w:t>
      </w:r>
    </w:p>
    <w:p w14:paraId="21A226CF" w14:textId="77777777" w:rsidR="00DD5136" w:rsidRDefault="00DD5136" w:rsidP="00DD5136">
      <w:pPr>
        <w:pStyle w:val="Heading3"/>
      </w:pPr>
      <w:bookmarkStart w:id="1777" w:name="_Toc459399415"/>
      <w:r>
        <w:t>August 5 / Mesori 12: Commemoration of Archangel Michael</w:t>
      </w:r>
      <w:bookmarkEnd w:id="1777"/>
    </w:p>
    <w:p w14:paraId="77F29EB8" w14:textId="77777777" w:rsidR="000E62F4" w:rsidRDefault="00191A26" w:rsidP="0082304E">
      <w:pPr>
        <w:pStyle w:val="Heading4"/>
      </w:pPr>
      <w:r>
        <w:t xml:space="preserve">See </w:t>
      </w:r>
      <w:r>
        <w:fldChar w:fldCharType="begin"/>
      </w:r>
      <w:r>
        <w:instrText xml:space="preserve"> REF _Ref434561114 \h </w:instrText>
      </w:r>
      <w:r>
        <w:fldChar w:fldCharType="separate"/>
      </w:r>
      <w:r w:rsidR="000E62F4">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5AD5B472" w14:textId="77777777" w:rsidTr="0082304E">
        <w:trPr>
          <w:cantSplit/>
          <w:jc w:val="center"/>
        </w:trPr>
        <w:tc>
          <w:tcPr>
            <w:tcW w:w="288" w:type="dxa"/>
          </w:tcPr>
          <w:p w14:paraId="31BFFA3F" w14:textId="77777777" w:rsidR="000E62F4" w:rsidRDefault="000E62F4" w:rsidP="0082304E">
            <w:pPr>
              <w:pStyle w:val="CopticCross"/>
            </w:pPr>
          </w:p>
        </w:tc>
        <w:tc>
          <w:tcPr>
            <w:tcW w:w="3960" w:type="dxa"/>
          </w:tcPr>
          <w:p w14:paraId="2CF0110A" w14:textId="77777777" w:rsidR="000E62F4" w:rsidRDefault="000E62F4" w:rsidP="00C83ECE">
            <w:pPr>
              <w:pStyle w:val="EngHang"/>
            </w:pPr>
            <w:r>
              <w:t>Through the intercessions</w:t>
            </w:r>
          </w:p>
          <w:p w14:paraId="10CA716C" w14:textId="77777777" w:rsidR="000E62F4" w:rsidRDefault="000E62F4" w:rsidP="00C83ECE">
            <w:pPr>
              <w:pStyle w:val="EngHang"/>
            </w:pPr>
            <w:r>
              <w:t>Of the Four Incorporeal Beasts,</w:t>
            </w:r>
          </w:p>
          <w:p w14:paraId="416DE5F8" w14:textId="77777777" w:rsidR="000E62F4" w:rsidRDefault="000E62F4" w:rsidP="00C83ECE">
            <w:pPr>
              <w:pStyle w:val="EngHang"/>
            </w:pPr>
            <w:r>
              <w:t>The ministering flames of fire,</w:t>
            </w:r>
          </w:p>
          <w:p w14:paraId="301C3B9A" w14:textId="77777777" w:rsidR="000E62F4" w:rsidRDefault="000E62F4" w:rsidP="0082304E">
            <w:pPr>
              <w:pStyle w:val="EngHangEnd"/>
            </w:pPr>
            <w:r>
              <w:t>O Lord, grant us the forgiveness of our sins.</w:t>
            </w:r>
          </w:p>
        </w:tc>
        <w:tc>
          <w:tcPr>
            <w:tcW w:w="288" w:type="dxa"/>
          </w:tcPr>
          <w:p w14:paraId="46275AFC" w14:textId="77777777" w:rsidR="000E62F4" w:rsidRDefault="000E62F4" w:rsidP="0082304E"/>
        </w:tc>
        <w:tc>
          <w:tcPr>
            <w:tcW w:w="288" w:type="dxa"/>
          </w:tcPr>
          <w:p w14:paraId="6EDA5FCB" w14:textId="77777777" w:rsidR="000E62F4" w:rsidRDefault="000E62F4" w:rsidP="0082304E">
            <w:pPr>
              <w:pStyle w:val="CopticCross"/>
            </w:pPr>
          </w:p>
        </w:tc>
        <w:tc>
          <w:tcPr>
            <w:tcW w:w="3960" w:type="dxa"/>
          </w:tcPr>
          <w:p w14:paraId="4A99DE50" w14:textId="77777777" w:rsidR="000E62F4" w:rsidRDefault="000E62F4" w:rsidP="00C83ECE">
            <w:pPr>
              <w:pStyle w:val="CopticVersemulti-line"/>
            </w:pPr>
            <w:r>
              <w:t>Ϩⲓⲧⲉⲛ ⲛⲓⲡ̀ⲣⲉⲥⲃⲓⲁ̀</w:t>
            </w:r>
          </w:p>
          <w:p w14:paraId="0BF28EBD" w14:textId="77777777" w:rsidR="000E62F4" w:rsidRDefault="000E62F4" w:rsidP="00C83ECE">
            <w:pPr>
              <w:pStyle w:val="CopticVersemulti-line"/>
            </w:pPr>
            <w:r>
              <w:t>ⲛ̀ⲧⲉ ⲡⲓϥ̀ⲧⲟⲩ ⲛ̀ⲍⲱⲟⲛ ⲛ̀ⲁⲥⲱⲙⲁⲧⲟⲥ</w:t>
            </w:r>
          </w:p>
          <w:p w14:paraId="735A9CCF" w14:textId="77777777" w:rsidR="000E62F4" w:rsidRDefault="000E62F4" w:rsidP="00C83ECE">
            <w:pPr>
              <w:pStyle w:val="CopticVersemulti-line"/>
            </w:pPr>
            <w:r>
              <w:t>ⲛ̀ⲗⲓⲧⲟⲩⲣⲅⲟⲥ ⲛ̀ϣⲁϩ ⲛ̀ⲭ̀ⲣⲟⲙ:</w:t>
            </w:r>
          </w:p>
          <w:p w14:paraId="763E9B38" w14:textId="77777777" w:rsidR="000E62F4" w:rsidRPr="00C35319" w:rsidRDefault="000E62F4" w:rsidP="00C83ECE">
            <w:pPr>
              <w:pStyle w:val="CopticHangingVerse"/>
            </w:pPr>
            <w:r>
              <w:t>Ⲡϭⲟⲓⲥ ⲁⲣⲓϩ̀ⲙⲟⲧ ⲛⲁⲛ ⲙ̀ⲡⲓⲭⲱ ⲉ̀ⲃⲟⲗ ⲛ̀ⲧⲉ ⲛⲉⲛⲛⲟⲃⲓ.</w:t>
            </w:r>
          </w:p>
        </w:tc>
      </w:tr>
    </w:tbl>
    <w:p w14:paraId="5378520E" w14:textId="77777777" w:rsidR="000E62F4" w:rsidRDefault="000E62F4"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7D2BCCB1" w14:textId="77777777" w:rsidTr="00C83ECE">
        <w:trPr>
          <w:cantSplit/>
          <w:jc w:val="center"/>
        </w:trPr>
        <w:tc>
          <w:tcPr>
            <w:tcW w:w="288" w:type="dxa"/>
          </w:tcPr>
          <w:p w14:paraId="49F0B85B" w14:textId="77777777" w:rsidR="000E62F4" w:rsidRDefault="000E62F4" w:rsidP="00C83ECE">
            <w:pPr>
              <w:pStyle w:val="CopticCross"/>
            </w:pPr>
          </w:p>
        </w:tc>
        <w:tc>
          <w:tcPr>
            <w:tcW w:w="3960" w:type="dxa"/>
          </w:tcPr>
          <w:p w14:paraId="32DD49A9" w14:textId="77777777" w:rsidR="000E62F4" w:rsidRDefault="000E62F4" w:rsidP="00C83ECE">
            <w:pPr>
              <w:pStyle w:val="EngHang"/>
            </w:pPr>
            <w:r>
              <w:t>Hail to the four incorporeal living beasts,</w:t>
            </w:r>
          </w:p>
          <w:p w14:paraId="6E5FA09F" w14:textId="77777777" w:rsidR="000E62F4" w:rsidRDefault="000E62F4" w:rsidP="00C83ECE">
            <w:pPr>
              <w:pStyle w:val="EngHang"/>
            </w:pPr>
            <w:r>
              <w:t>Carrying the throne of God,</w:t>
            </w:r>
          </w:p>
          <w:p w14:paraId="65A1F7DC" w14:textId="77777777" w:rsidR="000E62F4" w:rsidRDefault="000E62F4" w:rsidP="00C83ECE">
            <w:pPr>
              <w:pStyle w:val="EngHang"/>
            </w:pPr>
            <w:r>
              <w:t>A lion’s face, and a calf’s face,</w:t>
            </w:r>
          </w:p>
          <w:p w14:paraId="11AE95C1" w14:textId="77777777" w:rsidR="000E62F4" w:rsidRDefault="000E62F4" w:rsidP="00C83ECE">
            <w:pPr>
              <w:pStyle w:val="EngHangEnd"/>
            </w:pPr>
            <w:r>
              <w:t>A man’s face, and an eagle’s face.</w:t>
            </w:r>
          </w:p>
        </w:tc>
        <w:tc>
          <w:tcPr>
            <w:tcW w:w="288" w:type="dxa"/>
          </w:tcPr>
          <w:p w14:paraId="71B3D6FD" w14:textId="77777777" w:rsidR="000E62F4" w:rsidRDefault="000E62F4" w:rsidP="00C83ECE"/>
        </w:tc>
        <w:tc>
          <w:tcPr>
            <w:tcW w:w="288" w:type="dxa"/>
          </w:tcPr>
          <w:p w14:paraId="1B4BABDD" w14:textId="77777777" w:rsidR="000E62F4" w:rsidRDefault="000E62F4" w:rsidP="00C83ECE">
            <w:pPr>
              <w:pStyle w:val="CopticCross"/>
            </w:pPr>
          </w:p>
        </w:tc>
        <w:tc>
          <w:tcPr>
            <w:tcW w:w="3960" w:type="dxa"/>
          </w:tcPr>
          <w:p w14:paraId="410CEBD1" w14:textId="77777777" w:rsidR="000E62F4" w:rsidRDefault="000E62F4" w:rsidP="00C83ECE">
            <w:pPr>
              <w:pStyle w:val="CopticVersemulti-line"/>
            </w:pPr>
            <w:r>
              <w:t>Ⲭⲉⲣⲉ ⲡⲓϥ̀ⲧⲟⲩ ⲛ̀ⲍⲱⲟⲛ ⲛ̀ⲁ̀ⲥⲱⲙⲁⲧⲟⲥ:</w:t>
            </w:r>
          </w:p>
          <w:p w14:paraId="27BF830D" w14:textId="77777777" w:rsidR="000E62F4" w:rsidRDefault="000E62F4" w:rsidP="00C83ECE">
            <w:pPr>
              <w:pStyle w:val="CopticVersemulti-line"/>
            </w:pPr>
            <w:r>
              <w:t>ⲉⲧϥⲁⲓ ϧⲁ ⲡⲓϩⲁⲣⲙⲁ ⲛ̀ⲧⲉ Ⲫϯ:</w:t>
            </w:r>
          </w:p>
          <w:p w14:paraId="79134031" w14:textId="77777777" w:rsidR="000E62F4" w:rsidRDefault="000E62F4" w:rsidP="00C83ECE">
            <w:pPr>
              <w:pStyle w:val="CopticVersemulti-line"/>
            </w:pPr>
            <w:r>
              <w:t>ⲟⲩϩⲟ ⲙ̀ⲙⲟⲩⲓ̀ ⲛⲉⲙ ⲟⲩϩⲟ ⲙ̀ⲙⲁⲥⲓ:</w:t>
            </w:r>
          </w:p>
          <w:p w14:paraId="72929A06" w14:textId="77777777" w:rsidR="000E62F4" w:rsidRPr="00C35319" w:rsidRDefault="000E62F4" w:rsidP="00C83ECE">
            <w:pPr>
              <w:pStyle w:val="CopticHangingVerse"/>
            </w:pPr>
            <w:r>
              <w:t>ⲛⲉⲙ ⲟⲩϩⲟ ⲛ̀ⲣⲱⲙⲓ ⲛⲉⲙ ⲟⲩϩⲟ ⲛ̀ⲁ̀ⲏ̀ⲧⲟⲥ.</w:t>
            </w:r>
          </w:p>
        </w:tc>
      </w:tr>
    </w:tbl>
    <w:p w14:paraId="14588D87" w14:textId="77777777" w:rsidR="000E62F4" w:rsidRDefault="000E62F4" w:rsidP="0082304E">
      <w:pPr>
        <w:pStyle w:val="Heading4"/>
      </w:pPr>
      <w:r>
        <w:t>The Gospel Response for the Four Incorporeal Beasts</w:t>
      </w:r>
    </w:p>
    <w:p w14:paraId="243A24D3" w14:textId="77777777" w:rsidR="000E62F4" w:rsidRPr="00C14556" w:rsidRDefault="000E62F4" w:rsidP="00C14556">
      <w:pPr>
        <w:pStyle w:val="Rubric"/>
      </w:pPr>
      <w:r>
        <w:t>The last verse of the Doxology may be inserted into the Annual Gospel Response.</w:t>
      </w:r>
    </w:p>
    <w:p w14:paraId="64B788FF" w14:textId="49FEE13C" w:rsidR="00191A26" w:rsidRPr="00B637D8" w:rsidRDefault="000E62F4"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5F6770">
        <w:rPr>
          <w:noProof/>
        </w:rPr>
        <w:t>640</w:t>
      </w:r>
      <w:r w:rsidR="00191A26">
        <w:fldChar w:fldCharType="end"/>
      </w:r>
      <w:r w:rsidR="00191A26">
        <w:t>.</w:t>
      </w:r>
    </w:p>
    <w:p w14:paraId="700F8882" w14:textId="77777777" w:rsidR="00495F1A" w:rsidRDefault="00980D99" w:rsidP="00495F1A">
      <w:pPr>
        <w:pStyle w:val="Heading3"/>
      </w:pPr>
      <w:bookmarkStart w:id="1778" w:name="_Toc459399416"/>
      <w:r>
        <w:t xml:space="preserve">August 6 / Mesori 13: </w:t>
      </w:r>
      <w:r w:rsidR="00495F1A">
        <w:t>The Transfiguration</w:t>
      </w:r>
      <w:bookmarkEnd w:id="1775"/>
      <w:bookmarkEnd w:id="1774"/>
      <w:bookmarkEnd w:id="1773"/>
      <w:bookmarkEnd w:id="1778"/>
    </w:p>
    <w:p w14:paraId="1EF4D652" w14:textId="77777777" w:rsidR="00980D99" w:rsidRDefault="00980D99" w:rsidP="00980D99">
      <w:pPr>
        <w:pStyle w:val="Heading4"/>
      </w:pPr>
      <w:bookmarkStart w:id="1779" w:name="_Ref434478012"/>
      <w:r>
        <w:t>The Doxology</w:t>
      </w:r>
      <w:r w:rsidR="00E21EA3">
        <w:t xml:space="preserve"> of the Transfiguration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80" w:name="_Ref434476299"/>
      <w:r>
        <w:lastRenderedPageBreak/>
        <w:t>The Psali Adam</w:t>
      </w:r>
      <w:r w:rsidR="006C1B94">
        <w:t xml:space="preserve"> for the Transfiguration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81" w:name="_Ref434476316"/>
      <w:r>
        <w:t>The Psali Batos</w:t>
      </w:r>
      <w:r w:rsidR="006C1B94">
        <w:t xml:space="preserve"> for the Transfiguration</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82" w:name="_Toc410196224"/>
      <w:bookmarkStart w:id="1783" w:name="_Toc410196466"/>
      <w:bookmarkStart w:id="1784" w:name="_Toc410196968"/>
      <w:bookmarkStart w:id="1785" w:name="_Ref435642801"/>
      <w:bookmarkStart w:id="1786" w:name="_Ref435642808"/>
      <w:bookmarkStart w:id="1787" w:name="_Toc459399417"/>
      <w:r>
        <w:t xml:space="preserve">August 9 / Mesori 16: </w:t>
      </w:r>
      <w:r w:rsidR="00495F1A">
        <w:t>The Assumption of the Virgin</w:t>
      </w:r>
      <w:bookmarkEnd w:id="1782"/>
      <w:bookmarkEnd w:id="1783"/>
      <w:bookmarkEnd w:id="1784"/>
      <w:bookmarkEnd w:id="1785"/>
      <w:bookmarkEnd w:id="1786"/>
      <w:bookmarkEnd w:id="1787"/>
    </w:p>
    <w:p w14:paraId="134619E6" w14:textId="2ACAEEAD"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4D26BE2A" w14:textId="4FF0A956" w:rsidR="007E24F9" w:rsidRDefault="007E24F9" w:rsidP="007E24F9">
      <w:pPr>
        <w:pStyle w:val="Heading4"/>
      </w:pPr>
      <w:bookmarkStart w:id="1788" w:name="_Ref435642763"/>
      <w:r>
        <w:t xml:space="preserve">The Psali </w:t>
      </w:r>
      <w:commentRangeStart w:id="1789"/>
      <w:r>
        <w:t xml:space="preserve">Adam </w:t>
      </w:r>
      <w:commentRangeEnd w:id="1789"/>
      <w:r>
        <w:rPr>
          <w:rStyle w:val="CommentReference"/>
          <w:rFonts w:eastAsiaTheme="minorHAnsi" w:cstheme="minorBidi"/>
          <w:b w:val="0"/>
          <w:bCs w:val="0"/>
          <w:iCs w:val="0"/>
          <w:color w:val="auto"/>
        </w:rPr>
        <w:commentReference w:id="1789"/>
      </w:r>
      <w:r>
        <w:t>for the Virgin</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90"/>
            <w:r>
              <w:t>With divine hands.”</w:t>
            </w:r>
            <w:commentRangeEnd w:id="1790"/>
            <w:r>
              <w:rPr>
                <w:rStyle w:val="CommentReference"/>
                <w:rFonts w:ascii="Times New Roman" w:eastAsiaTheme="minorHAnsi" w:hAnsi="Times New Roman" w:cstheme="minorBidi"/>
                <w:color w:val="auto"/>
              </w:rPr>
              <w:commentReference w:id="1790"/>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91" w:name="_Ref435734818"/>
      <w:r>
        <w:t>The Psali Batos for the Virgin</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13"/>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92"/>
            <w:r>
              <w:t>forever</w:t>
            </w:r>
            <w:commentRangeEnd w:id="1792"/>
            <w:r>
              <w:rPr>
                <w:rStyle w:val="CommentReference"/>
                <w:rFonts w:ascii="Times New Roman" w:eastAsiaTheme="minorHAnsi" w:hAnsi="Times New Roman" w:cstheme="minorBidi"/>
                <w:color w:val="auto"/>
              </w:rPr>
              <w:commentReference w:id="1792"/>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93"/>
            <w:r>
              <w:t>In the unshakable places.</w:t>
            </w:r>
            <w:commentRangeEnd w:id="1793"/>
            <w:r>
              <w:rPr>
                <w:rStyle w:val="CommentReference"/>
                <w:rFonts w:ascii="Times New Roman" w:eastAsiaTheme="minorHAnsi" w:hAnsi="Times New Roman" w:cstheme="minorBidi"/>
                <w:color w:val="auto"/>
              </w:rPr>
              <w:commentReference w:id="1793"/>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94"/>
            <w:r>
              <w:t>Your name adorns our works.</w:t>
            </w:r>
            <w:commentRangeEnd w:id="1794"/>
            <w:r>
              <w:rPr>
                <w:rStyle w:val="CommentReference"/>
                <w:rFonts w:ascii="Times New Roman" w:eastAsiaTheme="minorHAnsi" w:hAnsi="Times New Roman" w:cstheme="minorBidi"/>
                <w:color w:val="auto"/>
              </w:rPr>
              <w:commentReference w:id="1794"/>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95"/>
            <w:r>
              <w:t xml:space="preserve">Interceding </w:t>
            </w:r>
            <w:commentRangeEnd w:id="1795"/>
            <w:r>
              <w:rPr>
                <w:rStyle w:val="CommentReference"/>
                <w:rFonts w:ascii="Times New Roman" w:eastAsiaTheme="minorHAnsi" w:hAnsi="Times New Roman" w:cstheme="minorBidi"/>
                <w:color w:val="auto"/>
              </w:rPr>
              <w:commentReference w:id="1795"/>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96" w:name="_Toc459399418"/>
      <w:r>
        <w:t>August 12 / Mesori 19: Translocation of the Relics of St. Macarius the Great</w:t>
      </w:r>
      <w:bookmarkEnd w:id="1796"/>
    </w:p>
    <w:p w14:paraId="0744AB3C" w14:textId="72C03B2A"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E62F4">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5F6770">
        <w:rPr>
          <w:noProof/>
        </w:rPr>
        <w:t>808</w:t>
      </w:r>
      <w:r w:rsidR="00237D47">
        <w:fldChar w:fldCharType="end"/>
      </w:r>
      <w:r w:rsidR="00237D47">
        <w:t>.</w:t>
      </w:r>
    </w:p>
    <w:p w14:paraId="7069CDB9" w14:textId="77777777" w:rsidR="005329C1" w:rsidRDefault="005329C1" w:rsidP="005329C1">
      <w:pPr>
        <w:pStyle w:val="Heading3"/>
      </w:pPr>
      <w:bookmarkStart w:id="1797" w:name="_Toc459399419"/>
      <w:r>
        <w:t>August 14 / Mesori 21: Commemoration of the Theotokos</w:t>
      </w:r>
      <w:bookmarkEnd w:id="1797"/>
    </w:p>
    <w:p w14:paraId="26062380" w14:textId="1794B112"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E62F4">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5F6770">
        <w:rPr>
          <w:noProof/>
        </w:rPr>
        <w:t>906</w:t>
      </w:r>
      <w:r w:rsidR="007E24F9">
        <w:fldChar w:fldCharType="end"/>
      </w:r>
      <w:r w:rsidR="007E24F9">
        <w:t>.</w:t>
      </w:r>
    </w:p>
    <w:p w14:paraId="548CB18D" w14:textId="77777777" w:rsidR="009F60F1" w:rsidRDefault="009F60F1" w:rsidP="009F60F1">
      <w:pPr>
        <w:pStyle w:val="Heading3"/>
      </w:pPr>
      <w:bookmarkStart w:id="1798" w:name="_Ref434563030"/>
      <w:bookmarkStart w:id="1799" w:name="_Toc459399420"/>
      <w:r>
        <w:t>August 17 / Mesori 24: Departure of St. Takle Haymanot</w:t>
      </w:r>
      <w:bookmarkEnd w:id="1798"/>
      <w:bookmarkEnd w:id="1799"/>
    </w:p>
    <w:p w14:paraId="34845613" w14:textId="77777777" w:rsidR="009F60F1" w:rsidRDefault="009F60F1" w:rsidP="009F60F1">
      <w:pPr>
        <w:pStyle w:val="Heading4"/>
      </w:pPr>
      <w:bookmarkStart w:id="1800" w:name="_Ref434492302"/>
      <w:r>
        <w:t>The Doxology</w:t>
      </w:r>
      <w:r w:rsidR="00B82753">
        <w:t xml:space="preserve"> for St. Takle Haymanot</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801" w:name="_Toc459399421"/>
      <w:r>
        <w:t>August 21 / Mesori 28: The Patriarchs: Abraham, Isaac, and Jacob</w:t>
      </w:r>
      <w:bookmarkEnd w:id="1801"/>
    </w:p>
    <w:p w14:paraId="1D063B19" w14:textId="77777777" w:rsidR="00431ABD" w:rsidRDefault="00431ABD" w:rsidP="00431ABD">
      <w:pPr>
        <w:pStyle w:val="Heading4"/>
      </w:pPr>
      <w:bookmarkStart w:id="1802" w:name="_Ref434492413"/>
      <w:r>
        <w:t>The Doxology</w:t>
      </w:r>
      <w:r w:rsidR="00B82753">
        <w:t xml:space="preserve"> for the Patriarchs: Abraham, Isaac, and Jacob</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803" w:name="_Toc459399422"/>
      <w:r>
        <w:t>August 22 / Mesori 29: Commemoration of the Annunciation, Nativity, and Resurrection on the 29</w:t>
      </w:r>
      <w:r w:rsidRPr="00C0205C">
        <w:rPr>
          <w:vertAlign w:val="superscript"/>
        </w:rPr>
        <w:t>th</w:t>
      </w:r>
      <w:r>
        <w:t xml:space="preserve"> of Every Month</w:t>
      </w:r>
      <w:bookmarkEnd w:id="1803"/>
    </w:p>
    <w:p w14:paraId="19306DA7" w14:textId="4FA32A0D" w:rsidR="007D439A" w:rsidRPr="00B52D77" w:rsidRDefault="007D439A" w:rsidP="007D439A">
      <w:pPr>
        <w:pStyle w:val="Rubric"/>
      </w:pPr>
      <w:r>
        <w:t xml:space="preserve">See </w:t>
      </w:r>
      <w:r>
        <w:fldChar w:fldCharType="begin"/>
      </w:r>
      <w:r>
        <w:instrText xml:space="preserve"> REF _Ref435003974 \h </w:instrText>
      </w:r>
      <w:r>
        <w:fldChar w:fldCharType="separate"/>
      </w:r>
      <w:r w:rsidR="000E62F4">
        <w:t>September 26 (27) / Tho-out 29: Commemoration of the Annunciation, Nativity, and Resurrection on the 29</w:t>
      </w:r>
      <w:r w:rsidR="000E62F4" w:rsidRPr="00C0205C">
        <w:rPr>
          <w:vertAlign w:val="superscript"/>
        </w:rPr>
        <w:t>th</w:t>
      </w:r>
      <w:r w:rsidR="000E62F4">
        <w:t xml:space="preserve"> of Every Coptic Month</w:t>
      </w:r>
      <w:r>
        <w:fldChar w:fldCharType="end"/>
      </w:r>
      <w:r>
        <w:t xml:space="preserve">, page </w:t>
      </w:r>
      <w:r>
        <w:fldChar w:fldCharType="begin"/>
      </w:r>
      <w:r>
        <w:instrText xml:space="preserve"> PAGEREF _Ref435003974 \h </w:instrText>
      </w:r>
      <w:r>
        <w:fldChar w:fldCharType="separate"/>
      </w:r>
      <w:r w:rsidR="005F6770">
        <w:rPr>
          <w:noProof/>
        </w:rPr>
        <w:t>613</w:t>
      </w:r>
      <w:r>
        <w:fldChar w:fldCharType="end"/>
      </w:r>
      <w:r>
        <w:t>.</w:t>
      </w:r>
    </w:p>
    <w:p w14:paraId="71EB5850" w14:textId="77777777" w:rsidR="0070722E" w:rsidRDefault="0070722E" w:rsidP="0070722E">
      <w:pPr>
        <w:pStyle w:val="Heading3"/>
      </w:pPr>
      <w:bookmarkStart w:id="1804" w:name="_Toc459399423"/>
      <w:r>
        <w:t xml:space="preserve">August 22 / Mesori 29: </w:t>
      </w:r>
      <w:r w:rsidR="007D439A">
        <w:t xml:space="preserve">Also the </w:t>
      </w:r>
      <w:r>
        <w:t>Translocation of the Relics of St. John the Short to Scetis</w:t>
      </w:r>
      <w:bookmarkEnd w:id="1804"/>
    </w:p>
    <w:p w14:paraId="00908457" w14:textId="77777777" w:rsidR="000E62F4" w:rsidRDefault="0070722E" w:rsidP="008B74E6">
      <w:pPr>
        <w:pStyle w:val="Heading3"/>
      </w:pPr>
      <w:r>
        <w:t>See</w:t>
      </w:r>
      <w:r w:rsidR="00237D47">
        <w:t xml:space="preserve"> </w:t>
      </w:r>
      <w:r w:rsidR="00237D47">
        <w:fldChar w:fldCharType="begin"/>
      </w:r>
      <w:r w:rsidR="00237D47">
        <w:instrText xml:space="preserve"> REF _Ref434564830 \h </w:instrText>
      </w:r>
      <w:r w:rsidR="00237D47">
        <w:fldChar w:fldCharType="separate"/>
      </w:r>
      <w:r w:rsidR="000E62F4">
        <w:t>October 11 (12) / Paopi 14: St. Philip the Deacon, One of the 72</w:t>
      </w:r>
    </w:p>
    <w:p w14:paraId="4331A11F" w14:textId="77777777" w:rsidR="000E62F4" w:rsidRDefault="000E62F4" w:rsidP="008B74E6">
      <w:pPr>
        <w:pStyle w:val="Heading4"/>
      </w:pPr>
      <w:r>
        <w:t>The Doxology for St. Philip the Deacon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E62F4" w14:paraId="6B3C4B44" w14:textId="77777777" w:rsidTr="002A77A0">
        <w:trPr>
          <w:cantSplit/>
          <w:jc w:val="center"/>
        </w:trPr>
        <w:tc>
          <w:tcPr>
            <w:tcW w:w="288" w:type="dxa"/>
          </w:tcPr>
          <w:p w14:paraId="61FEFFD9" w14:textId="77777777" w:rsidR="000E62F4" w:rsidRDefault="000E62F4" w:rsidP="002A77A0">
            <w:pPr>
              <w:pStyle w:val="CopticCross"/>
            </w:pPr>
          </w:p>
        </w:tc>
        <w:tc>
          <w:tcPr>
            <w:tcW w:w="3960" w:type="dxa"/>
            <w:vAlign w:val="bottom"/>
          </w:tcPr>
          <w:p w14:paraId="0EAA081E" w14:textId="77777777" w:rsidR="000E62F4" w:rsidRDefault="000E62F4" w:rsidP="008B74E6">
            <w:pPr>
              <w:pStyle w:val="EngHang"/>
            </w:pPr>
            <w:r>
              <w:t>The universe is adorned,</w:t>
            </w:r>
          </w:p>
          <w:p w14:paraId="2C062A09" w14:textId="77777777" w:rsidR="000E62F4" w:rsidRDefault="000E62F4" w:rsidP="008B74E6">
            <w:pPr>
              <w:pStyle w:val="EngHang"/>
            </w:pPr>
            <w:r>
              <w:t>And Ethiopia rejoices,</w:t>
            </w:r>
          </w:p>
          <w:p w14:paraId="03876B86" w14:textId="77777777" w:rsidR="000E62F4" w:rsidRDefault="000E62F4" w:rsidP="008B74E6">
            <w:pPr>
              <w:pStyle w:val="EngHang"/>
            </w:pPr>
            <w:r>
              <w:t>For she is enlighten by you,</w:t>
            </w:r>
          </w:p>
          <w:p w14:paraId="7D349565" w14:textId="77777777" w:rsidR="000E62F4" w:rsidRDefault="000E62F4" w:rsidP="008B74E6">
            <w:pPr>
              <w:pStyle w:val="EngHangEnd"/>
            </w:pPr>
            <w:r>
              <w:t>and adorned with your crown.</w:t>
            </w:r>
          </w:p>
        </w:tc>
        <w:tc>
          <w:tcPr>
            <w:tcW w:w="288" w:type="dxa"/>
          </w:tcPr>
          <w:p w14:paraId="655439DA" w14:textId="77777777" w:rsidR="000E62F4" w:rsidRDefault="000E62F4" w:rsidP="002A77A0"/>
        </w:tc>
      </w:tr>
      <w:tr w:rsidR="000E62F4" w14:paraId="5343F4DA" w14:textId="77777777" w:rsidTr="002A77A0">
        <w:trPr>
          <w:cantSplit/>
          <w:jc w:val="center"/>
        </w:trPr>
        <w:tc>
          <w:tcPr>
            <w:tcW w:w="288" w:type="dxa"/>
          </w:tcPr>
          <w:p w14:paraId="03205F33" w14:textId="77777777" w:rsidR="000E62F4" w:rsidRDefault="000E62F4" w:rsidP="002A77A0">
            <w:pPr>
              <w:pStyle w:val="CopticCross"/>
            </w:pPr>
            <w:r w:rsidRPr="00FB5ACB">
              <w:t>¿</w:t>
            </w:r>
          </w:p>
        </w:tc>
        <w:tc>
          <w:tcPr>
            <w:tcW w:w="3960" w:type="dxa"/>
            <w:vAlign w:val="bottom"/>
          </w:tcPr>
          <w:p w14:paraId="0BF0E5CC" w14:textId="77777777" w:rsidR="000E62F4" w:rsidRDefault="000E62F4" w:rsidP="008B74E6">
            <w:pPr>
              <w:pStyle w:val="EngHang"/>
            </w:pPr>
            <w:r>
              <w:t>O most eloquent Philip,</w:t>
            </w:r>
          </w:p>
          <w:p w14:paraId="33AC746A" w14:textId="77777777" w:rsidR="000E62F4" w:rsidRDefault="000E62F4" w:rsidP="008B74E6">
            <w:pPr>
              <w:pStyle w:val="EngHang"/>
            </w:pPr>
            <w:r>
              <w:t>She brightly celebrates your memory.</w:t>
            </w:r>
          </w:p>
          <w:p w14:paraId="79FAE4E8" w14:textId="77777777" w:rsidR="000E62F4" w:rsidRDefault="000E62F4" w:rsidP="008B74E6">
            <w:pPr>
              <w:pStyle w:val="EngHang"/>
            </w:pPr>
            <w:r>
              <w:t>You accomplished a course</w:t>
            </w:r>
          </w:p>
          <w:p w14:paraId="292C8424" w14:textId="77777777" w:rsidR="000E62F4" w:rsidRDefault="000E62F4" w:rsidP="008B74E6">
            <w:pPr>
              <w:pStyle w:val="EngHangEnd"/>
            </w:pPr>
            <w:r>
              <w:t>Worthy of the Gospel,</w:t>
            </w:r>
          </w:p>
        </w:tc>
        <w:tc>
          <w:tcPr>
            <w:tcW w:w="288" w:type="dxa"/>
          </w:tcPr>
          <w:p w14:paraId="2BD631DF" w14:textId="77777777" w:rsidR="000E62F4" w:rsidRDefault="000E62F4" w:rsidP="002A77A0"/>
        </w:tc>
      </w:tr>
      <w:tr w:rsidR="000E62F4" w14:paraId="1B972FCA" w14:textId="77777777" w:rsidTr="002A77A0">
        <w:trPr>
          <w:cantSplit/>
          <w:jc w:val="center"/>
        </w:trPr>
        <w:tc>
          <w:tcPr>
            <w:tcW w:w="288" w:type="dxa"/>
          </w:tcPr>
          <w:p w14:paraId="71153BEA" w14:textId="77777777" w:rsidR="000E62F4" w:rsidRDefault="000E62F4" w:rsidP="002A77A0">
            <w:pPr>
              <w:pStyle w:val="CopticCross"/>
            </w:pPr>
          </w:p>
        </w:tc>
        <w:tc>
          <w:tcPr>
            <w:tcW w:w="3960" w:type="dxa"/>
            <w:vAlign w:val="bottom"/>
          </w:tcPr>
          <w:p w14:paraId="56A86F5A" w14:textId="77777777" w:rsidR="000E62F4" w:rsidRDefault="000E62F4" w:rsidP="008B74E6">
            <w:pPr>
              <w:pStyle w:val="EngHang"/>
            </w:pPr>
            <w:r>
              <w:t>For you taught all</w:t>
            </w:r>
          </w:p>
          <w:p w14:paraId="16C4A68A" w14:textId="77777777" w:rsidR="000E62F4" w:rsidRDefault="000E62F4" w:rsidP="008B74E6">
            <w:pPr>
              <w:pStyle w:val="EngHang"/>
            </w:pPr>
            <w:r>
              <w:t>To believe in Christ.</w:t>
            </w:r>
          </w:p>
          <w:p w14:paraId="1135C39E" w14:textId="77777777" w:rsidR="000E62F4" w:rsidRDefault="000E62F4" w:rsidP="008B74E6">
            <w:pPr>
              <w:pStyle w:val="EngHang"/>
            </w:pPr>
            <w:r>
              <w:t>Therefore Ethiopia</w:t>
            </w:r>
          </w:p>
          <w:p w14:paraId="569E42D0" w14:textId="77777777" w:rsidR="000E62F4" w:rsidRDefault="000E62F4" w:rsidP="008B74E6">
            <w:pPr>
              <w:pStyle w:val="EngHangEnd"/>
            </w:pPr>
            <w:r>
              <w:t>Extends her arms to God,</w:t>
            </w:r>
          </w:p>
        </w:tc>
        <w:tc>
          <w:tcPr>
            <w:tcW w:w="288" w:type="dxa"/>
          </w:tcPr>
          <w:p w14:paraId="10760B2B" w14:textId="77777777" w:rsidR="000E62F4" w:rsidRDefault="000E62F4" w:rsidP="002A77A0"/>
        </w:tc>
      </w:tr>
      <w:tr w:rsidR="000E62F4" w14:paraId="0C873A77" w14:textId="77777777" w:rsidTr="002A77A0">
        <w:trPr>
          <w:cantSplit/>
          <w:jc w:val="center"/>
        </w:trPr>
        <w:tc>
          <w:tcPr>
            <w:tcW w:w="288" w:type="dxa"/>
          </w:tcPr>
          <w:p w14:paraId="12111095" w14:textId="77777777" w:rsidR="000E62F4" w:rsidRDefault="000E62F4" w:rsidP="002A77A0">
            <w:pPr>
              <w:pStyle w:val="CopticCross"/>
            </w:pPr>
            <w:r w:rsidRPr="00FB5ACB">
              <w:lastRenderedPageBreak/>
              <w:t>¿</w:t>
            </w:r>
          </w:p>
        </w:tc>
        <w:tc>
          <w:tcPr>
            <w:tcW w:w="3960" w:type="dxa"/>
            <w:vAlign w:val="bottom"/>
          </w:tcPr>
          <w:p w14:paraId="33B5E072" w14:textId="77777777" w:rsidR="000E62F4" w:rsidRDefault="000E62F4" w:rsidP="008B74E6">
            <w:pPr>
              <w:pStyle w:val="EngHang"/>
            </w:pPr>
            <w:r>
              <w:t>Inspired by the Holy Spirit,</w:t>
            </w:r>
          </w:p>
          <w:p w14:paraId="637057B8" w14:textId="77777777" w:rsidR="000E62F4" w:rsidRDefault="000E62F4" w:rsidP="008B74E6">
            <w:pPr>
              <w:pStyle w:val="EngHang"/>
            </w:pPr>
            <w:r>
              <w:t>You enlightened the whole world</w:t>
            </w:r>
          </w:p>
          <w:p w14:paraId="67E213AB" w14:textId="77777777" w:rsidR="000E62F4" w:rsidRDefault="000E62F4" w:rsidP="008B74E6">
            <w:pPr>
              <w:pStyle w:val="EngHang"/>
            </w:pPr>
            <w:r>
              <w:t>With your teachings</w:t>
            </w:r>
          </w:p>
          <w:p w14:paraId="6719818D" w14:textId="77777777" w:rsidR="000E62F4" w:rsidRDefault="000E62F4" w:rsidP="008B74E6">
            <w:pPr>
              <w:pStyle w:val="EngHangEnd"/>
            </w:pPr>
            <w:r>
              <w:t>And the splendor of your miracles.</w:t>
            </w:r>
          </w:p>
        </w:tc>
        <w:tc>
          <w:tcPr>
            <w:tcW w:w="288" w:type="dxa"/>
          </w:tcPr>
          <w:p w14:paraId="588BF6C8" w14:textId="77777777" w:rsidR="000E62F4" w:rsidRDefault="000E62F4" w:rsidP="002A77A0"/>
        </w:tc>
      </w:tr>
      <w:tr w:rsidR="000E62F4" w14:paraId="31EF7FCD" w14:textId="77777777" w:rsidTr="002A77A0">
        <w:trPr>
          <w:cantSplit/>
          <w:jc w:val="center"/>
        </w:trPr>
        <w:tc>
          <w:tcPr>
            <w:tcW w:w="288" w:type="dxa"/>
          </w:tcPr>
          <w:p w14:paraId="3ADA989C" w14:textId="77777777" w:rsidR="000E62F4" w:rsidRDefault="000E62F4" w:rsidP="002A77A0">
            <w:pPr>
              <w:pStyle w:val="CopticCross"/>
            </w:pPr>
          </w:p>
        </w:tc>
        <w:tc>
          <w:tcPr>
            <w:tcW w:w="3960" w:type="dxa"/>
            <w:vAlign w:val="bottom"/>
          </w:tcPr>
          <w:p w14:paraId="6F1D670B" w14:textId="77777777" w:rsidR="000E62F4" w:rsidRDefault="000E62F4" w:rsidP="008B74E6">
            <w:pPr>
              <w:pStyle w:val="EngHang"/>
            </w:pPr>
            <w:r>
              <w:t>Pray to the Lord on our behalf,</w:t>
            </w:r>
          </w:p>
          <w:p w14:paraId="5607110C" w14:textId="77777777" w:rsidR="000E62F4" w:rsidRDefault="000E62F4" w:rsidP="008B74E6">
            <w:pPr>
              <w:pStyle w:val="EngHang"/>
            </w:pPr>
            <w:r>
              <w:t>O Divinely Inspired Evangelist,</w:t>
            </w:r>
          </w:p>
          <w:p w14:paraId="6825E388" w14:textId="77777777" w:rsidR="000E62F4" w:rsidRDefault="000E62F4" w:rsidP="008B74E6">
            <w:pPr>
              <w:pStyle w:val="EngHang"/>
            </w:pPr>
            <w:r>
              <w:t>Philip, the Apostle and Deacon,</w:t>
            </w:r>
          </w:p>
          <w:p w14:paraId="1096C102" w14:textId="77777777" w:rsidR="000E62F4" w:rsidRPr="00A40E4E" w:rsidRDefault="000E62F4" w:rsidP="008B74E6">
            <w:pPr>
              <w:pStyle w:val="EngHangEnd"/>
            </w:pPr>
            <w:r>
              <w:t>That He may forgive us our sins.</w:t>
            </w:r>
          </w:p>
        </w:tc>
        <w:tc>
          <w:tcPr>
            <w:tcW w:w="288" w:type="dxa"/>
          </w:tcPr>
          <w:p w14:paraId="02773316" w14:textId="77777777" w:rsidR="000E62F4" w:rsidRDefault="000E62F4" w:rsidP="002A77A0"/>
        </w:tc>
      </w:tr>
    </w:tbl>
    <w:p w14:paraId="6CA7DB30" w14:textId="3638FFD4" w:rsidR="0070722E" w:rsidRDefault="000E62F4" w:rsidP="00336FAA">
      <w:pPr>
        <w:pStyle w:val="Rubric"/>
      </w:pPr>
      <w:r>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5F6770">
        <w:rPr>
          <w:noProof/>
        </w:rPr>
        <w:t>630</w:t>
      </w:r>
      <w:r w:rsidR="00237D47">
        <w:fldChar w:fldCharType="end"/>
      </w:r>
      <w:r w:rsidR="0070722E">
        <w:t>.</w:t>
      </w:r>
    </w:p>
    <w:p w14:paraId="7E90B074" w14:textId="77777777" w:rsidR="00D46726" w:rsidRDefault="00D46726" w:rsidP="00D46726">
      <w:pPr>
        <w:pStyle w:val="Heading3"/>
      </w:pPr>
      <w:bookmarkStart w:id="1805" w:name="_Toc459399424"/>
      <w:r>
        <w:t>August 25 / Little Month 2: Departure of St. Titus the Apostle</w:t>
      </w:r>
      <w:bookmarkEnd w:id="1805"/>
    </w:p>
    <w:p w14:paraId="0FCE4143" w14:textId="4E7C2280" w:rsidR="00191A26" w:rsidRDefault="00191A26" w:rsidP="00191A26">
      <w:pPr>
        <w:pStyle w:val="Rubric"/>
      </w:pPr>
      <w:r>
        <w:t xml:space="preserve">See </w:t>
      </w:r>
      <w:r>
        <w:fldChar w:fldCharType="begin"/>
      </w:r>
      <w:r>
        <w:instrText xml:space="preserve"> REF _Ref434488644 \h </w:instrText>
      </w:r>
      <w:r>
        <w:fldChar w:fldCharType="separate"/>
      </w:r>
      <w:r w:rsidR="000E62F4">
        <w:t>A Doxology for the Apostles</w:t>
      </w:r>
      <w:r>
        <w:fldChar w:fldCharType="end"/>
      </w:r>
      <w:r>
        <w:t xml:space="preserve">, on pages </w:t>
      </w:r>
      <w:r>
        <w:fldChar w:fldCharType="begin"/>
      </w:r>
      <w:r>
        <w:instrText xml:space="preserve"> PAGEREF _Ref434488644 \h </w:instrText>
      </w:r>
      <w:r>
        <w:fldChar w:fldCharType="separate"/>
      </w:r>
      <w:r w:rsidR="005F6770">
        <w:rPr>
          <w:noProof/>
        </w:rPr>
        <w:t>557</w:t>
      </w:r>
      <w:r>
        <w:fldChar w:fldCharType="end"/>
      </w:r>
      <w:r>
        <w:t xml:space="preserve">, </w:t>
      </w:r>
      <w:r>
        <w:fldChar w:fldCharType="begin"/>
      </w:r>
      <w:r>
        <w:instrText xml:space="preserve"> PAGEREF _Ref434488657 \h </w:instrText>
      </w:r>
      <w:r>
        <w:fldChar w:fldCharType="separate"/>
      </w:r>
      <w:r w:rsidR="005F6770">
        <w:rPr>
          <w:noProof/>
        </w:rPr>
        <w:t>557</w:t>
      </w:r>
      <w:r>
        <w:fldChar w:fldCharType="end"/>
      </w:r>
      <w:r>
        <w:t xml:space="preserve">, or </w:t>
      </w:r>
      <w:r>
        <w:fldChar w:fldCharType="begin"/>
      </w:r>
      <w:r>
        <w:instrText xml:space="preserve"> PAGEREF _Ref434488992 \h </w:instrText>
      </w:r>
      <w:r>
        <w:fldChar w:fldCharType="separate"/>
      </w:r>
      <w:r w:rsidR="005F6770">
        <w:rPr>
          <w:noProof/>
        </w:rPr>
        <w:t>559</w:t>
      </w:r>
      <w:r>
        <w:fldChar w:fldCharType="end"/>
      </w:r>
      <w:r>
        <w:t>.</w:t>
      </w:r>
    </w:p>
    <w:p w14:paraId="76AA6933" w14:textId="77777777" w:rsidR="00C30039" w:rsidRDefault="00C30039" w:rsidP="00C30039">
      <w:pPr>
        <w:pStyle w:val="Heading3"/>
      </w:pPr>
      <w:bookmarkStart w:id="1806" w:name="_Toc459399425"/>
      <w:r>
        <w:t>August 26 / Little Month 3: Archangel Raphael</w:t>
      </w:r>
      <w:bookmarkEnd w:id="1806"/>
    </w:p>
    <w:p w14:paraId="0292BCC5" w14:textId="77777777" w:rsidR="00C30039" w:rsidRDefault="00C30039" w:rsidP="00C30039">
      <w:pPr>
        <w:pStyle w:val="Heading4"/>
      </w:pPr>
      <w:bookmarkStart w:id="1807" w:name="_Ref434488208"/>
      <w:r>
        <w:t>The Doxology</w:t>
      </w:r>
      <w:r w:rsidR="00B46E6E">
        <w:t xml:space="preserve"> for Archangel Raphael</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808" w:name="_Toc459399426"/>
      <w:r>
        <w:t>August 28 / Little Month 5</w:t>
      </w:r>
      <w:r w:rsidR="00980D99">
        <w:t>: St. Parsouma</w:t>
      </w:r>
      <w:bookmarkEnd w:id="1808"/>
    </w:p>
    <w:p w14:paraId="32F5CFB7" w14:textId="77777777" w:rsidR="00980D99" w:rsidRDefault="00980D99" w:rsidP="00980D99">
      <w:pPr>
        <w:pStyle w:val="Heading4"/>
      </w:pPr>
      <w:bookmarkStart w:id="1809" w:name="_Ref434491294"/>
      <w:r>
        <w:t>The Doxology</w:t>
      </w:r>
      <w:r w:rsidR="00810F04">
        <w:t xml:space="preserve"> for St. Parsouma</w:t>
      </w:r>
      <w:bookmarkEnd w:id="1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14"/>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813"/>
            <w:r>
              <w:t xml:space="preserve">ⲙ̀Ⲡⲭ̄ⲥ̄ </w:t>
            </w:r>
            <w:commentRangeEnd w:id="1813"/>
            <w:r>
              <w:rPr>
                <w:rStyle w:val="CommentReference"/>
                <w:rFonts w:ascii="Times New Roman" w:hAnsi="Times New Roman" w:cstheme="minorBidi"/>
                <w:noProof w:val="0"/>
              </w:rPr>
              <w:commentReference w:id="1813"/>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814"/>
            <w:r>
              <w:t xml:space="preserve">ⲡⲉⲛⲥⲱⲧⲏⲣ </w:t>
            </w:r>
            <w:commentRangeEnd w:id="1814"/>
            <w:r>
              <w:rPr>
                <w:rStyle w:val="CommentReference"/>
                <w:rFonts w:ascii="Times New Roman" w:hAnsi="Times New Roman" w:cstheme="minorBidi"/>
                <w:noProof w:val="0"/>
              </w:rPr>
              <w:commentReference w:id="1814"/>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815" w:name="_Toc410196981"/>
      <w:bookmarkStart w:id="1816" w:name="_Toc459399213"/>
      <w:bookmarkStart w:id="1817" w:name="_Toc410196226"/>
      <w:bookmarkStart w:id="1818" w:name="_Toc410196468"/>
      <w:bookmarkStart w:id="1819" w:name="_Toc410196970"/>
      <w:bookmarkStart w:id="1820" w:name="Pascal"/>
      <w:bookmarkEnd w:id="1772"/>
      <w:r>
        <w:lastRenderedPageBreak/>
        <w:t xml:space="preserve">Hymns for December or </w:t>
      </w:r>
      <w:r>
        <w:rPr>
          <w:rFonts w:ascii="FreeSerifAvvaShenouda" w:hAnsi="FreeSerifAvvaShenouda" w:cs="FreeSerifAvvaShenouda"/>
        </w:rPr>
        <w:t>Ⲕⲟⲓⲁϩⲕ</w:t>
      </w:r>
      <w:bookmarkEnd w:id="1815"/>
      <w:bookmarkEnd w:id="1816"/>
    </w:p>
    <w:p w14:paraId="235F00C1" w14:textId="5DF77FCA" w:rsidR="00513E2D" w:rsidRDefault="00513E2D" w:rsidP="00513E2D">
      <w:pPr>
        <w:pStyle w:val="Heading3"/>
      </w:pPr>
      <w:bookmarkStart w:id="1821" w:name="_Toc479145646"/>
      <w:r>
        <w:t>The Order of 7/4</w:t>
      </w:r>
      <w:bookmarkEnd w:id="1821"/>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6A52FC71"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62F4">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5F6770">
        <w:rPr>
          <w:noProof/>
        </w:rPr>
        <w:t>313</w:t>
      </w:r>
      <w:r w:rsidRPr="005E37D0">
        <w:fldChar w:fldCharType="end"/>
      </w:r>
    </w:p>
    <w:p w14:paraId="6A02C494" w14:textId="36B345B2"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62F4">
        <w:t>Psalm</w:t>
      </w:r>
      <w:r w:rsidR="000E62F4" w:rsidRPr="00AB1781">
        <w:t xml:space="preserve"> 50</w:t>
      </w:r>
      <w:r w:rsidR="000E62F4">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5F6770">
        <w:rPr>
          <w:noProof/>
        </w:rPr>
        <w:t>154</w:t>
      </w:r>
      <w:r w:rsidRPr="005E37D0">
        <w:fldChar w:fldCharType="end"/>
      </w:r>
    </w:p>
    <w:p w14:paraId="073C4D71" w14:textId="3B84446B"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62F4">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5F6770">
        <w:rPr>
          <w:noProof/>
        </w:rPr>
        <w:t>316</w:t>
      </w:r>
      <w:r w:rsidRPr="005E37D0">
        <w:fldChar w:fldCharType="end"/>
      </w:r>
    </w:p>
    <w:p w14:paraId="2F739C34" w14:textId="441126E8"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62F4">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5F6770">
        <w:rPr>
          <w:noProof/>
        </w:rPr>
        <w:t>923</w:t>
      </w:r>
      <w:r w:rsidRPr="005E37D0">
        <w:fldChar w:fldCharType="end"/>
      </w:r>
    </w:p>
    <w:p w14:paraId="013C3A8E" w14:textId="669A7D92"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62F4">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5F6770">
        <w:rPr>
          <w:noProof/>
        </w:rPr>
        <w:t>931</w:t>
      </w:r>
      <w:r w:rsidRPr="005E37D0">
        <w:fldChar w:fldCharType="end"/>
      </w:r>
    </w:p>
    <w:p w14:paraId="7E9F0DE2" w14:textId="72CCC40B"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62F4">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5F6770">
        <w:rPr>
          <w:noProof/>
        </w:rPr>
        <w:t>320</w:t>
      </w:r>
      <w:r w:rsidRPr="005E37D0">
        <w:fldChar w:fldCharType="end"/>
      </w:r>
    </w:p>
    <w:p w14:paraId="36E48F10" w14:textId="6521A04F"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62F4">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5F6770">
        <w:rPr>
          <w:noProof/>
        </w:rPr>
        <w:t>323</w:t>
      </w:r>
      <w:r w:rsidRPr="005E37D0">
        <w:fldChar w:fldCharType="end"/>
      </w:r>
    </w:p>
    <w:p w14:paraId="795136D8" w14:textId="612EDFF9"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62F4">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5F6770">
        <w:rPr>
          <w:noProof/>
        </w:rPr>
        <w:t>938</w:t>
      </w:r>
      <w:r w:rsidRPr="005E37D0">
        <w:fldChar w:fldCharType="end"/>
      </w:r>
    </w:p>
    <w:p w14:paraId="3BB1FB19" w14:textId="7F975CE2"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62F4">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5F6770">
        <w:rPr>
          <w:noProof/>
        </w:rPr>
        <w:t>439</w:t>
      </w:r>
      <w:r w:rsidRPr="005E37D0">
        <w:fldChar w:fldCharType="end"/>
      </w:r>
    </w:p>
    <w:p w14:paraId="35FAC706" w14:textId="7B3887E5"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62F4">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5F6770">
        <w:rPr>
          <w:noProof/>
        </w:rPr>
        <w:t>444</w:t>
      </w:r>
      <w:r w:rsidRPr="005E37D0">
        <w:fldChar w:fldCharType="end"/>
      </w:r>
    </w:p>
    <w:p w14:paraId="70B1FBF5" w14:textId="0520AC5E"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62F4">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5F6770">
        <w:rPr>
          <w:noProof/>
        </w:rPr>
        <w:t>985</w:t>
      </w:r>
      <w:r w:rsidRPr="005E37D0">
        <w:fldChar w:fldCharType="end"/>
      </w:r>
    </w:p>
    <w:p w14:paraId="771BCA7B" w14:textId="5E35B8EC"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62F4">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5F6770">
        <w:rPr>
          <w:noProof/>
        </w:rPr>
        <w:t>454</w:t>
      </w:r>
      <w:r w:rsidRPr="005E37D0">
        <w:fldChar w:fldCharType="end"/>
      </w:r>
    </w:p>
    <w:p w14:paraId="0033C0DB" w14:textId="768EF424"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62F4">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5F6770">
        <w:rPr>
          <w:noProof/>
        </w:rPr>
        <w:t>456</w:t>
      </w:r>
      <w:r w:rsidRPr="005E37D0">
        <w:fldChar w:fldCharType="end"/>
      </w:r>
    </w:p>
    <w:p w14:paraId="5C7A41E3" w14:textId="55992718"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62F4">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5F6770">
        <w:rPr>
          <w:noProof/>
        </w:rPr>
        <w:t>990</w:t>
      </w:r>
      <w:r w:rsidRPr="005E37D0">
        <w:fldChar w:fldCharType="end"/>
      </w:r>
    </w:p>
    <w:p w14:paraId="593E8160" w14:textId="36A23E08"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62F4">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5F6770">
        <w:rPr>
          <w:noProof/>
        </w:rPr>
        <w:t>942</w:t>
      </w:r>
      <w:r w:rsidRPr="005E37D0">
        <w:fldChar w:fldCharType="end"/>
      </w:r>
    </w:p>
    <w:p w14:paraId="4DF614EB" w14:textId="0E223C49"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62F4">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5F6770">
        <w:rPr>
          <w:noProof/>
        </w:rPr>
        <w:t>324</w:t>
      </w:r>
      <w:r w:rsidRPr="005E37D0">
        <w:fldChar w:fldCharType="end"/>
      </w:r>
    </w:p>
    <w:p w14:paraId="748D5B6D" w14:textId="61750597"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62F4">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5F6770">
        <w:rPr>
          <w:noProof/>
        </w:rPr>
        <w:t>328</w:t>
      </w:r>
      <w:r w:rsidRPr="005E37D0">
        <w:fldChar w:fldCharType="end"/>
      </w:r>
    </w:p>
    <w:p w14:paraId="6DF95F8D" w14:textId="1BEA72A2"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62F4">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5F6770">
        <w:rPr>
          <w:noProof/>
        </w:rPr>
        <w:t>946</w:t>
      </w:r>
      <w:r w:rsidRPr="005E37D0">
        <w:fldChar w:fldCharType="end"/>
      </w:r>
    </w:p>
    <w:p w14:paraId="12D3A746" w14:textId="2CC82585"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62F4">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5F6770">
        <w:rPr>
          <w:noProof/>
        </w:rPr>
        <w:t>466</w:t>
      </w:r>
      <w:r w:rsidRPr="005E37D0">
        <w:fldChar w:fldCharType="end"/>
      </w:r>
    </w:p>
    <w:p w14:paraId="5CC4F66E" w14:textId="6DF9E09B"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62F4">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5F6770">
        <w:rPr>
          <w:noProof/>
        </w:rPr>
        <w:t>468</w:t>
      </w:r>
      <w:r w:rsidRPr="005E37D0">
        <w:fldChar w:fldCharType="end"/>
      </w:r>
    </w:p>
    <w:p w14:paraId="0B2EB72D" w14:textId="689D7D1B"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62F4">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5F6770">
        <w:rPr>
          <w:noProof/>
        </w:rPr>
        <w:t>992</w:t>
      </w:r>
      <w:r w:rsidRPr="005E37D0">
        <w:fldChar w:fldCharType="end"/>
      </w:r>
    </w:p>
    <w:p w14:paraId="1A35EB54" w14:textId="27E33D53"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62F4">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5F6770">
        <w:rPr>
          <w:noProof/>
        </w:rPr>
        <w:t>478</w:t>
      </w:r>
      <w:r w:rsidRPr="005E37D0">
        <w:fldChar w:fldCharType="end"/>
      </w:r>
    </w:p>
    <w:p w14:paraId="2191AEEA" w14:textId="4475EDBB"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62F4">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5F6770">
        <w:rPr>
          <w:noProof/>
        </w:rPr>
        <w:t>480</w:t>
      </w:r>
      <w:r w:rsidRPr="005E37D0">
        <w:fldChar w:fldCharType="end"/>
      </w:r>
    </w:p>
    <w:p w14:paraId="6CEFFFBA" w14:textId="1DE1190E"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62F4">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5F6770">
        <w:rPr>
          <w:noProof/>
        </w:rPr>
        <w:t>997</w:t>
      </w:r>
      <w:r w:rsidRPr="005E37D0">
        <w:fldChar w:fldCharType="end"/>
      </w:r>
    </w:p>
    <w:p w14:paraId="4E326FAA" w14:textId="1BAAA6C5"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62F4">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5F6770">
        <w:rPr>
          <w:noProof/>
        </w:rPr>
        <w:t>950</w:t>
      </w:r>
      <w:r w:rsidRPr="005E37D0">
        <w:fldChar w:fldCharType="end"/>
      </w:r>
    </w:p>
    <w:p w14:paraId="7FF2B893" w14:textId="728A8E26"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62F4">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5F6770">
        <w:rPr>
          <w:noProof/>
        </w:rPr>
        <w:t>349</w:t>
      </w:r>
      <w:r w:rsidRPr="005E37D0">
        <w:fldChar w:fldCharType="end"/>
      </w:r>
    </w:p>
    <w:p w14:paraId="1D9FEE38" w14:textId="266A64CB"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62F4">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5F6770">
        <w:rPr>
          <w:noProof/>
        </w:rPr>
        <w:t>360</w:t>
      </w:r>
      <w:r w:rsidRPr="005E37D0">
        <w:fldChar w:fldCharType="end"/>
      </w:r>
    </w:p>
    <w:p w14:paraId="1B8295EA" w14:textId="2EF70B1B"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62F4">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5F6770">
        <w:rPr>
          <w:noProof/>
        </w:rPr>
        <w:t>954</w:t>
      </w:r>
      <w:r w:rsidRPr="005E37D0">
        <w:fldChar w:fldCharType="end"/>
      </w:r>
    </w:p>
    <w:p w14:paraId="7BBDF4FE" w14:textId="314959F1"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62F4">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5F6770">
        <w:rPr>
          <w:noProof/>
        </w:rPr>
        <w:t>365</w:t>
      </w:r>
      <w:r w:rsidRPr="005E37D0">
        <w:fldChar w:fldCharType="end"/>
      </w:r>
    </w:p>
    <w:p w14:paraId="416C9CF3" w14:textId="42FBCD55"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62F4">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5F6770">
        <w:rPr>
          <w:noProof/>
        </w:rPr>
        <w:t>366</w:t>
      </w:r>
      <w:r w:rsidRPr="005E37D0">
        <w:fldChar w:fldCharType="end"/>
      </w:r>
    </w:p>
    <w:p w14:paraId="7ECDE6AC" w14:textId="2555AF73"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62F4">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5F6770">
        <w:rPr>
          <w:noProof/>
        </w:rPr>
        <w:t>384</w:t>
      </w:r>
      <w:r w:rsidRPr="005E37D0">
        <w:fldChar w:fldCharType="end"/>
      </w:r>
    </w:p>
    <w:p w14:paraId="3C1750DE" w14:textId="1CA17294"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62F4">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5F6770">
        <w:rPr>
          <w:noProof/>
        </w:rPr>
        <w:t>493</w:t>
      </w:r>
      <w:r w:rsidRPr="005E37D0">
        <w:fldChar w:fldCharType="end"/>
      </w:r>
    </w:p>
    <w:p w14:paraId="65861C34" w14:textId="3BE50B00"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62F4">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5F6770">
        <w:rPr>
          <w:noProof/>
        </w:rPr>
        <w:t>495</w:t>
      </w:r>
      <w:r w:rsidRPr="005E37D0">
        <w:fldChar w:fldCharType="end"/>
      </w:r>
    </w:p>
    <w:p w14:paraId="64F4E2A3" w14:textId="40786C8E"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62F4">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5F6770">
        <w:rPr>
          <w:noProof/>
        </w:rPr>
        <w:t>1005</w:t>
      </w:r>
      <w:r w:rsidRPr="005E37D0">
        <w:fldChar w:fldCharType="end"/>
      </w:r>
    </w:p>
    <w:p w14:paraId="21A768B3" w14:textId="72108145"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62F4">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5F6770">
        <w:rPr>
          <w:noProof/>
        </w:rPr>
        <w:t>502</w:t>
      </w:r>
      <w:r w:rsidRPr="005E37D0">
        <w:fldChar w:fldCharType="end"/>
      </w:r>
    </w:p>
    <w:p w14:paraId="2E685A91" w14:textId="27E1E41D"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62F4">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5F6770">
        <w:rPr>
          <w:noProof/>
        </w:rPr>
        <w:t>507</w:t>
      </w:r>
      <w:r w:rsidRPr="005E37D0">
        <w:fldChar w:fldCharType="end"/>
      </w:r>
    </w:p>
    <w:p w14:paraId="746747B6" w14:textId="1F9422AA"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62F4">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5F6770">
        <w:rPr>
          <w:noProof/>
        </w:rPr>
        <w:t>1010</w:t>
      </w:r>
      <w:r w:rsidRPr="005E37D0">
        <w:fldChar w:fldCharType="end"/>
      </w:r>
    </w:p>
    <w:p w14:paraId="3937058E" w14:textId="758376F5"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62F4">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5F6770">
        <w:rPr>
          <w:noProof/>
        </w:rPr>
        <w:t>1015</w:t>
      </w:r>
      <w:r w:rsidRPr="005E37D0">
        <w:fldChar w:fldCharType="end"/>
      </w:r>
    </w:p>
    <w:p w14:paraId="0EDCFCEB" w14:textId="437BA827"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62F4">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5F6770">
        <w:rPr>
          <w:noProof/>
        </w:rPr>
        <w:t>1017</w:t>
      </w:r>
      <w:r w:rsidRPr="005E37D0">
        <w:fldChar w:fldCharType="end"/>
      </w:r>
    </w:p>
    <w:p w14:paraId="4EDF7F2A" w14:textId="6367C979"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62F4">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5F6770">
        <w:rPr>
          <w:noProof/>
        </w:rPr>
        <w:t>517</w:t>
      </w:r>
      <w:r w:rsidRPr="005E37D0">
        <w:fldChar w:fldCharType="end"/>
      </w:r>
    </w:p>
    <w:p w14:paraId="6F1E4625" w14:textId="6DEF2AF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62F4">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5F6770">
        <w:rPr>
          <w:noProof/>
        </w:rPr>
        <w:t>387</w:t>
      </w:r>
      <w:r w:rsidRPr="005E37D0">
        <w:fldChar w:fldCharType="end"/>
      </w:r>
    </w:p>
    <w:p w14:paraId="7775FC1D" w14:textId="05C06FE1"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62F4">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5F6770">
        <w:rPr>
          <w:noProof/>
        </w:rPr>
        <w:t>397</w:t>
      </w:r>
      <w:r w:rsidRPr="005E37D0">
        <w:fldChar w:fldCharType="end"/>
      </w:r>
    </w:p>
    <w:p w14:paraId="0455DC59" w14:textId="3FDCDDB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62F4">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5F6770">
        <w:rPr>
          <w:noProof/>
        </w:rPr>
        <w:t>959</w:t>
      </w:r>
      <w:r w:rsidRPr="005E37D0">
        <w:fldChar w:fldCharType="end"/>
      </w:r>
    </w:p>
    <w:p w14:paraId="6CF306E4" w14:textId="211785EB"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62F4">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5F6770">
        <w:rPr>
          <w:noProof/>
        </w:rPr>
        <w:t>403</w:t>
      </w:r>
      <w:r w:rsidRPr="005E37D0">
        <w:fldChar w:fldCharType="end"/>
      </w:r>
    </w:p>
    <w:p w14:paraId="425C3A63" w14:textId="4C1B795D"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62F4">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5F6770">
        <w:rPr>
          <w:noProof/>
        </w:rPr>
        <w:t>967</w:t>
      </w:r>
      <w:r w:rsidRPr="005E37D0">
        <w:fldChar w:fldCharType="end"/>
      </w:r>
    </w:p>
    <w:p w14:paraId="6738AE9F" w14:textId="0632D049"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62F4">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5F6770">
        <w:rPr>
          <w:noProof/>
        </w:rPr>
        <w:t>436</w:t>
      </w:r>
      <w:r w:rsidRPr="005E37D0">
        <w:fldChar w:fldCharType="end"/>
      </w:r>
    </w:p>
    <w:p w14:paraId="048FEE9F" w14:textId="1A37B126"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62F4">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5F6770">
        <w:rPr>
          <w:noProof/>
        </w:rPr>
        <w:t>55</w:t>
      </w:r>
      <w:r w:rsidRPr="005E37D0">
        <w:fldChar w:fldCharType="end"/>
      </w:r>
    </w:p>
    <w:p w14:paraId="20C1E99C" w14:textId="694AEBD6"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62F4">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5F6770">
        <w:rPr>
          <w:noProof/>
        </w:rPr>
        <w:t>6</w:t>
      </w:r>
      <w:r w:rsidRPr="005E37D0">
        <w:fldChar w:fldCharType="end"/>
      </w:r>
    </w:p>
    <w:p w14:paraId="4A2BC0B7" w14:textId="77777777" w:rsidR="00513E2D" w:rsidRDefault="00513E2D" w:rsidP="00513E2D">
      <w:pPr>
        <w:pStyle w:val="Heading3"/>
      </w:pPr>
      <w:bookmarkStart w:id="1822" w:name="_Ref452619392"/>
      <w:bookmarkStart w:id="1823" w:name="_Toc479145647"/>
      <w:r>
        <w:lastRenderedPageBreak/>
        <w:t>The December or Koiak Canticle</w:t>
      </w:r>
      <w:bookmarkEnd w:id="1822"/>
      <w:bookmarkEnd w:id="1823"/>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1015"/>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16"/>
      </w:r>
      <w:r>
        <w:t>, manifest Yourself</w:t>
      </w:r>
      <w:r>
        <w:rPr>
          <w:rStyle w:val="FootnoteReference"/>
        </w:rPr>
        <w:footnoteReference w:id="1017"/>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18"/>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19"/>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20"/>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21"/>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22"/>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23"/>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24"/>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25"/>
      </w:r>
    </w:p>
    <w:p w14:paraId="327A6659" w14:textId="77777777" w:rsidR="00513E2D" w:rsidRPr="00AB1781" w:rsidRDefault="00513E2D" w:rsidP="00513E2D">
      <w:pPr>
        <w:pStyle w:val="EnglishHangNoCoptic"/>
      </w:pPr>
      <w:r>
        <w:tab/>
        <w:t>and, “a man was born in her,”</w:t>
      </w:r>
      <w:r>
        <w:rPr>
          <w:rStyle w:val="FootnoteReference"/>
        </w:rPr>
        <w:footnoteReference w:id="1026"/>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27"/>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28"/>
      </w:r>
      <w:r>
        <w:t xml:space="preserve"> flames of fire.</w:t>
      </w:r>
      <w:r w:rsidRPr="00AB1781">
        <w:rPr>
          <w:rStyle w:val="FootnoteReference"/>
        </w:rPr>
        <w:footnoteReference w:id="1029"/>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30"/>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824"/>
      <w:r>
        <w:t>102</w:t>
      </w:r>
      <w:commentRangeEnd w:id="1824"/>
      <w:r>
        <w:rPr>
          <w:rStyle w:val="CommentReference"/>
          <w:rFonts w:eastAsiaTheme="minorHAnsi" w:cstheme="minorBidi"/>
          <w:color w:val="auto"/>
          <w:lang w:val="en-CA"/>
        </w:rPr>
        <w:commentReference w:id="1824"/>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31"/>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32"/>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33"/>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34"/>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35"/>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36"/>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37"/>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38"/>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39"/>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40"/>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41"/>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42"/>
      </w:r>
      <w:r>
        <w:t>,</w:t>
      </w:r>
      <w:r w:rsidRPr="00AB1781">
        <w:t xml:space="preserve"> all you </w:t>
      </w:r>
      <w:r>
        <w:t>upright in</w:t>
      </w:r>
      <w:r w:rsidRPr="00AB1781">
        <w:t xml:space="preserve"> heart.</w:t>
      </w:r>
      <w:r w:rsidRPr="00AB1781">
        <w:rPr>
          <w:rStyle w:val="FootnoteReference"/>
        </w:rPr>
        <w:footnoteReference w:id="1043"/>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44"/>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45"/>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46"/>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47"/>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48"/>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825" w:name="_Ref452619413"/>
      <w:bookmarkStart w:id="1826" w:name="_Toc479145648"/>
      <w:r>
        <w:lastRenderedPageBreak/>
        <w:t>Psali Before the First Canticle (Agios O Theos)</w:t>
      </w:r>
      <w:bookmarkEnd w:id="1825"/>
      <w:bookmarkEnd w:id="182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49"/>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27" w:name="_Ref452619578"/>
      <w:bookmarkStart w:id="1828" w:name="_Toc479145649"/>
      <w:r>
        <w:rPr>
          <w:sz w:val="24"/>
        </w:rPr>
        <w:t>Psali Adam After the First Canticle</w:t>
      </w:r>
      <w:bookmarkEnd w:id="1827"/>
      <w:bookmarkEnd w:id="18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50"/>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51"/>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29" w:name="_Ref452619819"/>
      <w:bookmarkStart w:id="1830" w:name="_Toc479145650"/>
      <w:r>
        <w:rPr>
          <w:sz w:val="24"/>
        </w:rPr>
        <w:t>Psali Adam On (Before) the Second Canticle</w:t>
      </w:r>
      <w:bookmarkEnd w:id="1829"/>
      <w:bookmarkEnd w:id="18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52"/>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31" w:name="_Ref435645565"/>
      <w:bookmarkStart w:id="1832" w:name="_Toc479145651"/>
      <w:r>
        <w:rPr>
          <w:sz w:val="24"/>
        </w:rPr>
        <w:t>Psali Adam After the</w:t>
      </w:r>
      <w:r>
        <w:t xml:space="preserve"> Second Cantilce</w:t>
      </w:r>
      <w:bookmarkEnd w:id="1831"/>
      <w:bookmarkEnd w:id="18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33" w:name="_Ref452620167"/>
      <w:bookmarkStart w:id="1834" w:name="_Ref435645593"/>
      <w:bookmarkStart w:id="1835" w:name="_Toc479145652"/>
      <w:r>
        <w:t>The Psali Adam On (Before) the Third Canticle</w:t>
      </w:r>
      <w:bookmarkEnd w:id="1833"/>
      <w:bookmarkEnd w:id="18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36" w:name="_Ref452620325"/>
      <w:bookmarkStart w:id="1837" w:name="_Toc479145653"/>
      <w:r>
        <w:t>Psali Batos</w:t>
      </w:r>
      <w:r>
        <w:rPr>
          <w:lang w:val="en-US"/>
        </w:rPr>
        <w:t xml:space="preserve"> On (After) the Third Canticle</w:t>
      </w:r>
      <w:bookmarkEnd w:id="1834"/>
      <w:bookmarkEnd w:id="1836"/>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38" w:name="_Ref452620881"/>
      <w:bookmarkStart w:id="1839" w:name="_Toc479145654"/>
      <w:r>
        <w:t>Hymn on the Sunday Psali</w:t>
      </w:r>
      <w:bookmarkEnd w:id="1838"/>
      <w:bookmarkEnd w:id="1839"/>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40" w:name="_Ref452620856"/>
      <w:bookmarkStart w:id="1841" w:name="_Toc479145655"/>
      <w:r>
        <w:t>Interpretation on (After) the Sunday Theotokia Part 1</w:t>
      </w:r>
      <w:bookmarkEnd w:id="1840"/>
      <w:bookmarkEnd w:id="1841"/>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42" w:name="_Toc479145656"/>
      <w:r>
        <w:t>Interpretation on (After) the Sunday Theotokia Part 2</w:t>
      </w:r>
      <w:bookmarkEnd w:id="1842"/>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43" w:name="_Toc479145657"/>
      <w:r>
        <w:lastRenderedPageBreak/>
        <w:t>Interpretation on (After) the Sunday Theotokia Part 3</w:t>
      </w:r>
      <w:bookmarkEnd w:id="1843"/>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44" w:name="_Toc479145658"/>
      <w:r>
        <w:t>Interpretation on (After) the Sunday Theotokia Part 4</w:t>
      </w:r>
      <w:bookmarkEnd w:id="1844"/>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45" w:name="_Toc479145659"/>
      <w:r>
        <w:t>Interpretation on (After) the Sunday Theotokia Part 5</w:t>
      </w:r>
      <w:bookmarkEnd w:id="1845"/>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46" w:name="_Toc479145660"/>
      <w:r>
        <w:t>Interpretation on (After) the Sunday Theotokia Part 6</w:t>
      </w:r>
      <w:bookmarkEnd w:id="1846"/>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47" w:name="_Toc479145661"/>
      <w:r>
        <w:lastRenderedPageBreak/>
        <w:t>Interpretation on (After) the Sunday Theotokia Part 7 (modern)</w:t>
      </w:r>
      <w:bookmarkEnd w:id="1847"/>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48" w:name="_Ref452619669"/>
      <w:bookmarkStart w:id="1849" w:name="_Toc479145662"/>
      <w:r>
        <w:t>Hymn on the Monday Theotokia</w:t>
      </w:r>
      <w:bookmarkEnd w:id="1848"/>
      <w:bookmarkEnd w:id="1849"/>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50" w:name="_Ref452619779"/>
      <w:bookmarkStart w:id="1851" w:name="_Toc479145663"/>
      <w:r>
        <w:t>Hymn on the Tuesday Theotokia</w:t>
      </w:r>
      <w:bookmarkEnd w:id="1850"/>
      <w:bookmarkEnd w:id="1851"/>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52" w:name="_Ref452620017"/>
      <w:bookmarkStart w:id="1853" w:name="_Toc479145664"/>
      <w:r>
        <w:t>Hymn on the Wednesday Theotokia</w:t>
      </w:r>
      <w:bookmarkEnd w:id="1852"/>
      <w:bookmarkEnd w:id="1853"/>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54" w:name="_Ref435645467"/>
      <w:bookmarkStart w:id="1855" w:name="_Toc479145665"/>
      <w:r>
        <w:t>Hymn on the Thursday Theotokia (The Fiery Bush)</w:t>
      </w:r>
      <w:bookmarkEnd w:id="1854"/>
      <w:bookmarkEnd w:id="1855"/>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53"/>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54"/>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56" w:name="_Ref452620495"/>
      <w:bookmarkStart w:id="1857" w:name="_Toc479145666"/>
      <w:r>
        <w:t>Hymn on the Friday Theotokia</w:t>
      </w:r>
      <w:bookmarkEnd w:id="1856"/>
      <w:bookmarkEnd w:id="1857"/>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58" w:name="_Ref452620614"/>
      <w:bookmarkStart w:id="1859" w:name="_Toc479145667"/>
      <w:r>
        <w:t>Hymn on the Saturday Theotokia</w:t>
      </w:r>
      <w:bookmarkEnd w:id="1858"/>
      <w:bookmarkEnd w:id="1859"/>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55"/>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60" w:name="_Ref452620695"/>
      <w:bookmarkStart w:id="1861" w:name="_Toc479145668"/>
      <w:r>
        <w:t>The First Batos Lobsh</w:t>
      </w:r>
      <w:bookmarkEnd w:id="1860"/>
      <w:bookmarkEnd w:id="1861"/>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62" w:name="_Ref452620704"/>
      <w:bookmarkStart w:id="1863" w:name="_Toc479145669"/>
      <w:r>
        <w:t>The Second Batos Lobsh</w:t>
      </w:r>
      <w:bookmarkEnd w:id="1862"/>
      <w:bookmarkEnd w:id="1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64" w:name="_Toc459399214"/>
      <w:r>
        <w:lastRenderedPageBreak/>
        <w:t>The Pascal Cycle</w:t>
      </w:r>
      <w:bookmarkEnd w:id="1817"/>
      <w:bookmarkEnd w:id="1818"/>
      <w:bookmarkEnd w:id="1819"/>
      <w:bookmarkEnd w:id="1864"/>
    </w:p>
    <w:p w14:paraId="5B5D97E6" w14:textId="018E9B71" w:rsidR="009E261C" w:rsidRDefault="00EF4931" w:rsidP="00EF4931">
      <w:pPr>
        <w:pStyle w:val="TOC3"/>
        <w:tabs>
          <w:tab w:val="right" w:leader="dot" w:pos="8846"/>
        </w:tabs>
      </w:pPr>
      <w:bookmarkStart w:id="1865" w:name="_Toc410196227"/>
      <w:bookmarkStart w:id="1866" w:name="_Toc410196469"/>
      <w:bookmarkStart w:id="1867" w:name="_Toc410196971"/>
      <w:r>
        <w:t>TODO: READD TOC</w:t>
      </w:r>
    </w:p>
    <w:p w14:paraId="0AD076AD" w14:textId="5D532FCC" w:rsidR="00495F1A" w:rsidRDefault="00495F1A" w:rsidP="00495F1A">
      <w:pPr>
        <w:pStyle w:val="Heading3"/>
      </w:pPr>
      <w:bookmarkStart w:id="1868" w:name="_Toc479145670"/>
      <w:r>
        <w:t>Jonah’s Fast</w:t>
      </w:r>
      <w:bookmarkEnd w:id="1865"/>
      <w:bookmarkEnd w:id="1866"/>
      <w:bookmarkEnd w:id="1867"/>
      <w:bookmarkEnd w:id="1868"/>
    </w:p>
    <w:p w14:paraId="7A658690" w14:textId="77777777" w:rsidR="001E5E16" w:rsidRPr="001E5E16" w:rsidRDefault="001E5E16" w:rsidP="001E5E16">
      <w:pPr>
        <w:pStyle w:val="Heading4"/>
      </w:pPr>
      <w:bookmarkStart w:id="1869" w:name="_Ref434478053"/>
      <w:r>
        <w:t>The Doxology</w:t>
      </w:r>
      <w:r w:rsidR="00E21EA3">
        <w:t xml:space="preserve"> of Jonah’s Fast</w:t>
      </w:r>
      <w:bookmarkEnd w:id="1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70" w:name="_Toc410196228"/>
      <w:bookmarkStart w:id="1871" w:name="_Toc410196470"/>
      <w:bookmarkStart w:id="1872" w:name="_Toc410196972"/>
      <w:bookmarkStart w:id="1873" w:name="_Toc479145671"/>
      <w:r>
        <w:t>Jonah’s Feast</w:t>
      </w:r>
      <w:bookmarkEnd w:id="1870"/>
      <w:bookmarkEnd w:id="1871"/>
      <w:bookmarkEnd w:id="1872"/>
      <w:bookmarkEnd w:id="1873"/>
    </w:p>
    <w:p w14:paraId="6EE6C439" w14:textId="77777777" w:rsidR="00495F1A" w:rsidRDefault="00495F1A" w:rsidP="00495F1A">
      <w:pPr>
        <w:pStyle w:val="Heading3"/>
      </w:pPr>
      <w:bookmarkStart w:id="1874" w:name="_Toc410196229"/>
      <w:bookmarkStart w:id="1875" w:name="_Toc410196471"/>
      <w:bookmarkStart w:id="1876" w:name="_Toc410196973"/>
      <w:bookmarkStart w:id="1877" w:name="_Toc479145672"/>
      <w:r>
        <w:t>Great Lent</w:t>
      </w:r>
      <w:bookmarkEnd w:id="1874"/>
      <w:bookmarkEnd w:id="1875"/>
      <w:bookmarkEnd w:id="1876"/>
      <w:bookmarkEnd w:id="1877"/>
    </w:p>
    <w:p w14:paraId="2602B6E5" w14:textId="77777777" w:rsidR="00EC2AEB" w:rsidRPr="001E5E16" w:rsidRDefault="00EC2AEB" w:rsidP="00EC2AEB">
      <w:pPr>
        <w:pStyle w:val="Heading4"/>
      </w:pPr>
      <w:bookmarkStart w:id="1878" w:name="_Ref434478080"/>
      <w:r>
        <w:t>The Doxology</w:t>
      </w:r>
      <w:r w:rsidR="00420CFA">
        <w:t xml:space="preserve"> for Saturday and Sunday</w:t>
      </w:r>
      <w:r w:rsidR="00E21EA3">
        <w:t xml:space="preserve"> in Great Lent</w:t>
      </w:r>
      <w:bookmarkEnd w:id="18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lastRenderedPageBreak/>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79" w:name="_Ref434478104"/>
      <w:r>
        <w:t>The Doxology</w:t>
      </w:r>
      <w:r w:rsidR="00E21EA3">
        <w:t xml:space="preserve"> for Weekdays in Great Lent</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lastRenderedPageBreak/>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80"/>
            <w:r>
              <w:t>ⲛⲓⲉ̀ⲛⲉϩ</w:t>
            </w:r>
            <w:commentRangeEnd w:id="1880"/>
            <w:r>
              <w:rPr>
                <w:rStyle w:val="CommentReference"/>
                <w:rFonts w:ascii="Times New Roman" w:hAnsi="Times New Roman" w:cstheme="minorBidi"/>
                <w:noProof w:val="0"/>
              </w:rPr>
              <w:commentReference w:id="1880"/>
            </w:r>
            <w:r>
              <w:t>.</w:t>
            </w:r>
          </w:p>
        </w:tc>
      </w:tr>
    </w:tbl>
    <w:p w14:paraId="1A70F51E" w14:textId="77777777" w:rsidR="00420CFA" w:rsidRPr="001E5E16" w:rsidRDefault="00420CFA" w:rsidP="00420CFA">
      <w:pPr>
        <w:pStyle w:val="Heading4"/>
      </w:pPr>
      <w:bookmarkStart w:id="1881" w:name="_Ref434478128"/>
      <w:r>
        <w:t>A Second Doxology for Weekdays</w:t>
      </w:r>
      <w:r w:rsidR="00E21EA3">
        <w:t xml:space="preserve"> in Great Lent</w:t>
      </w:r>
      <w:bookmarkEnd w:id="1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82"/>
            <w:r>
              <w:t xml:space="preserve">He </w:t>
            </w:r>
            <w:r w:rsidR="00253DD3">
              <w:t>humiliated</w:t>
            </w:r>
          </w:p>
          <w:p w14:paraId="774AFAE4" w14:textId="77777777" w:rsidR="00420CFA" w:rsidRDefault="00420CFA" w:rsidP="00420CFA">
            <w:pPr>
              <w:pStyle w:val="EngHangEnd"/>
            </w:pPr>
            <w:r>
              <w:t>The Tempter</w:t>
            </w:r>
            <w:commentRangeEnd w:id="1882"/>
            <w:r>
              <w:rPr>
                <w:rStyle w:val="CommentReference"/>
              </w:rPr>
              <w:commentReference w:id="188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lastRenderedPageBreak/>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83"/>
            <w:r>
              <w:t>“Fast in watchfulness</w:t>
            </w:r>
          </w:p>
          <w:p w14:paraId="6B2FDE71" w14:textId="77777777" w:rsidR="00420CFA" w:rsidRDefault="00420CFA" w:rsidP="00420CFA">
            <w:pPr>
              <w:pStyle w:val="EngHangEnd"/>
            </w:pPr>
            <w:r>
              <w:t>By day and by night.”</w:t>
            </w:r>
            <w:commentRangeEnd w:id="1883"/>
            <w:r>
              <w:rPr>
                <w:rStyle w:val="CommentReference"/>
              </w:rPr>
              <w:commentReference w:id="188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84" w:name="_Ref434478147"/>
      <w:r>
        <w:lastRenderedPageBreak/>
        <w:t>A Third</w:t>
      </w:r>
      <w:r w:rsidR="00420CFA">
        <w:t xml:space="preserve"> Doxology</w:t>
      </w:r>
      <w:r>
        <w:t xml:space="preserve"> for Weekdays</w:t>
      </w:r>
      <w:r w:rsidR="00E21EA3">
        <w:t xml:space="preserve"> in Great Lent</w:t>
      </w:r>
      <w:bookmarkEnd w:id="1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85" w:name="_Ref434478172"/>
      <w:r>
        <w:t xml:space="preserve">The </w:t>
      </w:r>
      <w:r w:rsidR="007A72D2">
        <w:t xml:space="preserve">Fourth </w:t>
      </w:r>
      <w:r>
        <w:t>Doxology</w:t>
      </w:r>
      <w:r w:rsidR="007A72D2">
        <w:t xml:space="preserve"> </w:t>
      </w:r>
      <w:r w:rsidR="00E21EA3">
        <w:t>for Great Lent</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86"/>
            <w:r>
              <w:t xml:space="preserve">Ϯⲛⲏⲥⲧⲓⲁ̀ </w:t>
            </w:r>
            <w:commentRangeEnd w:id="1886"/>
            <w:r>
              <w:rPr>
                <w:rStyle w:val="CommentReference"/>
                <w:rFonts w:ascii="Times New Roman" w:hAnsi="Times New Roman" w:cstheme="minorBidi"/>
                <w:noProof w:val="0"/>
              </w:rPr>
              <w:commentReference w:id="188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87"/>
            <w:r>
              <w:t>pretense</w:t>
            </w:r>
            <w:commentRangeEnd w:id="1887"/>
            <w:r>
              <w:rPr>
                <w:rStyle w:val="CommentReference"/>
              </w:rPr>
              <w:commentReference w:id="188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lastRenderedPageBreak/>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88"/>
            <w:r>
              <w:t>strugglers</w:t>
            </w:r>
            <w:commentRangeEnd w:id="1888"/>
            <w:r>
              <w:rPr>
                <w:rStyle w:val="CommentReference"/>
              </w:rPr>
              <w:commentReference w:id="188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89"/>
            <w:r>
              <w:t>martyrdom</w:t>
            </w:r>
            <w:commentRangeEnd w:id="1889"/>
            <w:r>
              <w:rPr>
                <w:rStyle w:val="CommentReference"/>
              </w:rPr>
              <w:commentReference w:id="188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90"/>
            <w:r>
              <w:t xml:space="preserve">carries </w:t>
            </w:r>
            <w:commentRangeEnd w:id="1890"/>
            <w:r>
              <w:rPr>
                <w:rStyle w:val="CommentReference"/>
              </w:rPr>
              <w:commentReference w:id="189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91"/>
            <w:r>
              <w:t>assembly</w:t>
            </w:r>
            <w:commentRangeEnd w:id="1891"/>
            <w:r>
              <w:rPr>
                <w:rStyle w:val="CommentReference"/>
              </w:rPr>
              <w:commentReference w:id="1891"/>
            </w:r>
            <w:r>
              <w:t>,</w:t>
            </w:r>
          </w:p>
          <w:p w14:paraId="33941A18" w14:textId="77777777" w:rsidR="006A78B4" w:rsidRDefault="006A78B4" w:rsidP="006A78B4">
            <w:pPr>
              <w:pStyle w:val="EngHangEnd"/>
            </w:pPr>
            <w:r>
              <w:t xml:space="preserve">From now until the </w:t>
            </w:r>
            <w:commentRangeStart w:id="1892"/>
            <w:r>
              <w:t>ages of ages</w:t>
            </w:r>
            <w:commentRangeEnd w:id="1892"/>
            <w:r>
              <w:rPr>
                <w:rStyle w:val="CommentReference"/>
              </w:rPr>
              <w:commentReference w:id="189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93" w:name="_Ref434476347"/>
      <w:r>
        <w:lastRenderedPageBreak/>
        <w:t>The Psali Adam</w:t>
      </w:r>
      <w:r w:rsidR="006C1B94">
        <w:t xml:space="preserve"> for Great Lent</w:t>
      </w:r>
      <w:bookmarkEnd w:id="1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94" w:name="_Ref434476369"/>
      <w:r>
        <w:t>The Psali Batos</w:t>
      </w:r>
      <w:r w:rsidR="006C1B94">
        <w:t xml:space="preserve"> for Great Lent</w:t>
      </w:r>
      <w:bookmarkEnd w:id="18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lastRenderedPageBreak/>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95" w:name="_Toc410196230"/>
      <w:bookmarkStart w:id="1896" w:name="_Toc410196472"/>
      <w:bookmarkStart w:id="1897" w:name="_Toc410196974"/>
      <w:bookmarkStart w:id="1898" w:name="_Toc479145673"/>
      <w:r>
        <w:t>Lazarus Saturday</w:t>
      </w:r>
      <w:bookmarkEnd w:id="1895"/>
      <w:bookmarkEnd w:id="1896"/>
      <w:bookmarkEnd w:id="1897"/>
      <w:bookmarkEnd w:id="1898"/>
    </w:p>
    <w:p w14:paraId="536840DE" w14:textId="77777777" w:rsidR="00EC2AEB" w:rsidRPr="001E5E16" w:rsidRDefault="00EC2AEB" w:rsidP="00EC2AEB">
      <w:pPr>
        <w:pStyle w:val="Heading4"/>
      </w:pPr>
      <w:bookmarkStart w:id="1899" w:name="_Ref434478195"/>
      <w:r>
        <w:t>The Doxology</w:t>
      </w:r>
      <w:r w:rsidR="00E21EA3">
        <w:t xml:space="preserve"> for Lazarus Saturday</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900" w:name="_Ref434476394"/>
      <w:r>
        <w:t>The Psali Batos</w:t>
      </w:r>
      <w:r w:rsidR="006C1B94">
        <w:t xml:space="preserve"> for Lazarus Saturday</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901"/>
            <w:r>
              <w:t>With glory befitting You</w:t>
            </w:r>
            <w:commentRangeEnd w:id="1901"/>
            <w:r>
              <w:rPr>
                <w:rStyle w:val="CommentReference"/>
              </w:rPr>
              <w:commentReference w:id="190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lastRenderedPageBreak/>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902" w:name="_Toc410196231"/>
      <w:bookmarkStart w:id="1903" w:name="_Toc410196473"/>
      <w:bookmarkStart w:id="1904" w:name="_Toc410196975"/>
      <w:bookmarkStart w:id="1905" w:name="_Toc479145674"/>
      <w:r>
        <w:t>Palm Sunday</w:t>
      </w:r>
      <w:bookmarkEnd w:id="1902"/>
      <w:bookmarkEnd w:id="1903"/>
      <w:bookmarkEnd w:id="1904"/>
      <w:bookmarkEnd w:id="1905"/>
    </w:p>
    <w:p w14:paraId="5FD5B809" w14:textId="77777777" w:rsidR="00EC2AEB" w:rsidRPr="001E5E16" w:rsidRDefault="00EC2AEB" w:rsidP="00EC2AEB">
      <w:pPr>
        <w:pStyle w:val="Heading4"/>
      </w:pPr>
      <w:bookmarkStart w:id="1906" w:name="_Ref434478217"/>
      <w:r>
        <w:t xml:space="preserve">The </w:t>
      </w:r>
      <w:r w:rsidR="00FA139D">
        <w:t xml:space="preserve">First </w:t>
      </w:r>
      <w:r>
        <w:t>Doxology</w:t>
      </w:r>
      <w:r w:rsidR="00E21EA3">
        <w:t xml:space="preserve"> for Palm Sunday</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907"/>
            <w:r>
              <w:t>To the ages.</w:t>
            </w:r>
            <w:commentRangeEnd w:id="1907"/>
            <w:r>
              <w:rPr>
                <w:rStyle w:val="CommentReference"/>
              </w:rPr>
              <w:commentReference w:id="190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908" w:name="_Ref434478234"/>
      <w:r>
        <w:lastRenderedPageBreak/>
        <w:t>The Second Doxology</w:t>
      </w:r>
      <w:r w:rsidR="00E21EA3">
        <w:t xml:space="preserve"> for Palm Sunday</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56"/>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909" w:name="_Ref434478255"/>
      <w:r>
        <w:t>The Third Doxology</w:t>
      </w:r>
      <w:r w:rsidR="00E21EA3">
        <w:t xml:space="preserve"> for Palm Sunday</w:t>
      </w:r>
      <w:bookmarkEnd w:id="1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57"/>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910"/>
            <w:r>
              <w:t xml:space="preserve">is </w:t>
            </w:r>
            <w:commentRangeEnd w:id="1910"/>
            <w:r>
              <w:rPr>
                <w:rStyle w:val="CommentReference"/>
              </w:rPr>
              <w:commentReference w:id="191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911" w:name="_Ref434476417"/>
      <w:r>
        <w:lastRenderedPageBreak/>
        <w:t>The Psali Adam</w:t>
      </w:r>
      <w:r w:rsidR="006C1B94">
        <w:t xml:space="preserve"> for Palm Sunday</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912"/>
            <w:r>
              <w:t xml:space="preserve">Offer </w:t>
            </w:r>
            <w:commentRangeEnd w:id="1912"/>
            <w:r>
              <w:rPr>
                <w:rStyle w:val="CommentReference"/>
              </w:rPr>
              <w:commentReference w:id="191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lastRenderedPageBreak/>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913"/>
            <w:r>
              <w:t>Kranion</w:t>
            </w:r>
            <w:commentRangeEnd w:id="1913"/>
            <w:r>
              <w:rPr>
                <w:rStyle w:val="CommentReference"/>
              </w:rPr>
              <w:commentReference w:id="191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lastRenderedPageBreak/>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03CD8A55" w:rsidR="003E106D" w:rsidRDefault="0038077A" w:rsidP="00495F1A">
      <w:pPr>
        <w:pStyle w:val="Heading3"/>
      </w:pPr>
      <w:bookmarkStart w:id="1914" w:name="_Toc410196232"/>
      <w:bookmarkStart w:id="1915" w:name="_Toc410196474"/>
      <w:bookmarkStart w:id="1916" w:name="_Toc410196976"/>
      <w:bookmarkStart w:id="1917" w:name="_Toc479145675"/>
      <w:r>
        <w:t>Bright</w:t>
      </w:r>
      <w:r w:rsidR="003E106D">
        <w:t xml:space="preserve"> Saturday</w:t>
      </w:r>
      <w:bookmarkEnd w:id="1917"/>
    </w:p>
    <w:p w14:paraId="65F4337A" w14:textId="2CA465AF" w:rsidR="003E106D" w:rsidRDefault="003E106D" w:rsidP="003E106D">
      <w:pPr>
        <w:pStyle w:val="Heading4"/>
      </w:pPr>
      <w:bookmarkStart w:id="1918" w:name="_Ref435562018"/>
      <w:r>
        <w:t>The Psali Batos for the Joyous Saturday</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919"/>
            <w:r>
              <w:t xml:space="preserve">abolished </w:t>
            </w:r>
            <w:commentRangeEnd w:id="1919"/>
            <w:r>
              <w:rPr>
                <w:rStyle w:val="CommentReference"/>
              </w:rPr>
              <w:commentReference w:id="191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920"/>
            <w:r>
              <w:t>power</w:t>
            </w:r>
            <w:commentRangeEnd w:id="1920"/>
            <w:r>
              <w:rPr>
                <w:rStyle w:val="CommentReference"/>
              </w:rPr>
              <w:commentReference w:id="192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lastRenderedPageBreak/>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lastRenderedPageBreak/>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lastRenderedPageBreak/>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3FCA78AE" w:rsidR="00495F1A" w:rsidRDefault="00D22853" w:rsidP="00495F1A">
      <w:pPr>
        <w:pStyle w:val="Heading3"/>
      </w:pPr>
      <w:bookmarkStart w:id="1921" w:name="_Toc479145676"/>
      <w:bookmarkEnd w:id="1914"/>
      <w:bookmarkEnd w:id="1915"/>
      <w:bookmarkEnd w:id="1916"/>
      <w:r>
        <w:rPr>
          <w:lang w:val="en-US"/>
        </w:rPr>
        <w:t>Pascha</w:t>
      </w:r>
      <w:bookmarkEnd w:id="1921"/>
    </w:p>
    <w:p w14:paraId="48D283B9" w14:textId="0F0ACF4A" w:rsidR="00EC2AEB" w:rsidRPr="001E5E16" w:rsidRDefault="00EC2AEB" w:rsidP="00EC2AEB">
      <w:pPr>
        <w:pStyle w:val="Heading4"/>
      </w:pPr>
      <w:bookmarkStart w:id="1922" w:name="_Ref434478294"/>
      <w:r>
        <w:t>The Doxology</w:t>
      </w:r>
      <w:r w:rsidR="00E21EA3">
        <w:t xml:space="preserve"> for </w:t>
      </w:r>
      <w:r w:rsidR="00D22853">
        <w:t>Pascha</w:t>
      </w:r>
      <w:bookmarkEnd w:id="1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923"/>
            <w:r>
              <w:t>Name</w:t>
            </w:r>
            <w:commentRangeEnd w:id="1923"/>
            <w:r>
              <w:rPr>
                <w:rStyle w:val="CommentReference"/>
              </w:rPr>
              <w:commentReference w:id="192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lastRenderedPageBreak/>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1924" w:name="_Ref434478317"/>
      <w:r>
        <w:t>A</w:t>
      </w:r>
      <w:r w:rsidR="00E21EA3">
        <w:t>nother</w:t>
      </w:r>
      <w:r>
        <w:t xml:space="preserve"> Doxology</w:t>
      </w:r>
      <w:r w:rsidR="00E21EA3">
        <w:t xml:space="preserve"> </w:t>
      </w:r>
      <w:r w:rsidR="00D22853">
        <w:t>Pascha</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1925" w:name="_Ref434478347"/>
      <w:r>
        <w:t>A Doxology for Archangel Michael</w:t>
      </w:r>
      <w:r w:rsidR="00E21EA3">
        <w:t xml:space="preserve"> </w:t>
      </w:r>
      <w:r w:rsidR="00D22853">
        <w:t>Pascha</w:t>
      </w:r>
      <w:bookmarkEnd w:id="1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58"/>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59"/>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60"/>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40FE9A8A" w:rsidR="009A461A" w:rsidRDefault="009A461A" w:rsidP="009A461A">
      <w:pPr>
        <w:pStyle w:val="Heading4"/>
      </w:pPr>
      <w:bookmarkStart w:id="1926" w:name="_Ref434476440"/>
      <w:r>
        <w:lastRenderedPageBreak/>
        <w:t>The Psali Adam</w:t>
      </w:r>
      <w:r w:rsidR="006C1B94">
        <w:t xml:space="preserve"> </w:t>
      </w:r>
      <w:r w:rsidR="00D22853">
        <w:t>Pascha</w:t>
      </w:r>
      <w:bookmarkEnd w:id="1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1927" w:name="_Ref434476459"/>
      <w:r>
        <w:t>The Psali Batos</w:t>
      </w:r>
      <w:r w:rsidR="006C1B94">
        <w:t xml:space="preserve"> </w:t>
      </w:r>
      <w:r w:rsidR="00D22853">
        <w:t>Pascha</w:t>
      </w:r>
      <w:bookmarkEnd w:id="1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EF68BA3" w14:textId="77777777" w:rsidR="00D22853" w:rsidRDefault="00D22853" w:rsidP="00D22853">
      <w:pPr>
        <w:pStyle w:val="Heading3"/>
      </w:pPr>
      <w:bookmarkStart w:id="1928" w:name="_Toc410196233"/>
      <w:bookmarkStart w:id="1929" w:name="_Toc410196475"/>
      <w:bookmarkStart w:id="1930" w:name="_Toc410196977"/>
      <w:bookmarkStart w:id="1931" w:name="_Toc479145677"/>
      <w:r>
        <w:t>Monday of Bright Week</w:t>
      </w:r>
      <w:bookmarkEnd w:id="1931"/>
    </w:p>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lastRenderedPageBreak/>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lastRenderedPageBreak/>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lastRenderedPageBreak/>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1932" w:name="_Toc479145678"/>
      <w:r>
        <w:t>Thomas Sunday</w:t>
      </w:r>
      <w:bookmarkEnd w:id="1928"/>
      <w:bookmarkEnd w:id="1929"/>
      <w:bookmarkEnd w:id="1930"/>
      <w:bookmarkEnd w:id="1932"/>
    </w:p>
    <w:p w14:paraId="1CFE554E" w14:textId="77777777" w:rsidR="00EC2AEB" w:rsidRDefault="00EC2AEB" w:rsidP="00EC2AEB">
      <w:pPr>
        <w:pStyle w:val="Heading4"/>
      </w:pPr>
      <w:bookmarkStart w:id="1933" w:name="_Ref434478375"/>
      <w:r>
        <w:t>The Doxology</w:t>
      </w:r>
      <w:r w:rsidR="00E21EA3">
        <w:t xml:space="preserve"> for Thomas Sunday</w:t>
      </w:r>
      <w:bookmarkEnd w:id="1933"/>
    </w:p>
    <w:p w14:paraId="641B4975" w14:textId="054E167D"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E62F4">
        <w:t>The Doxology for Pascha</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5F6770">
        <w:rPr>
          <w:noProof/>
        </w:rPr>
        <w:t>1065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61"/>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62"/>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63"/>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64"/>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34"/>
            <w:r>
              <w:t xml:space="preserve">Jesus </w:t>
            </w:r>
            <w:commentRangeEnd w:id="1934"/>
            <w:r>
              <w:rPr>
                <w:rStyle w:val="CommentReference"/>
                <w:rFonts w:ascii="Times New Roman" w:hAnsi="Times New Roman"/>
              </w:rPr>
              <w:commentReference w:id="193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35" w:name="_Toc410196235"/>
      <w:bookmarkStart w:id="1936" w:name="_Toc410196477"/>
      <w:bookmarkStart w:id="1937" w:name="_Toc410196979"/>
      <w:bookmarkStart w:id="1938" w:name="_Toc479145679"/>
      <w:r>
        <w:lastRenderedPageBreak/>
        <w:t>Ascension</w:t>
      </w:r>
      <w:bookmarkEnd w:id="1935"/>
      <w:bookmarkEnd w:id="1936"/>
      <w:bookmarkEnd w:id="1937"/>
      <w:bookmarkEnd w:id="1938"/>
    </w:p>
    <w:p w14:paraId="41C1E8F1" w14:textId="77777777" w:rsidR="00EC2AEB" w:rsidRPr="001E5E16" w:rsidRDefault="00EC2AEB" w:rsidP="00EC2AEB">
      <w:pPr>
        <w:pStyle w:val="Heading4"/>
      </w:pPr>
      <w:bookmarkStart w:id="1939" w:name="_Ref434478556"/>
      <w:r>
        <w:t>The Doxology</w:t>
      </w:r>
      <w:r w:rsidR="00CC1CA8">
        <w:t xml:space="preserve"> for the Ascension</w:t>
      </w:r>
      <w:bookmarkEnd w:id="19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40"/>
            <w:r>
              <w:t>Name</w:t>
            </w:r>
            <w:commentRangeEnd w:id="1940"/>
            <w:r>
              <w:rPr>
                <w:rStyle w:val="CommentReference"/>
              </w:rPr>
              <w:commentReference w:id="194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41"/>
            <w:r>
              <w:t>to Him</w:t>
            </w:r>
            <w:commentRangeEnd w:id="1941"/>
            <w:r>
              <w:rPr>
                <w:rStyle w:val="CommentReference"/>
              </w:rPr>
              <w:commentReference w:id="194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42"/>
            <w:r>
              <w:t>might</w:t>
            </w:r>
            <w:commentRangeEnd w:id="1942"/>
            <w:r>
              <w:rPr>
                <w:rStyle w:val="CommentReference"/>
              </w:rPr>
              <w:commentReference w:id="194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43"/>
            <w:r>
              <w:t xml:space="preserve">Jesus </w:t>
            </w:r>
            <w:commentRangeEnd w:id="1943"/>
            <w:r>
              <w:rPr>
                <w:rStyle w:val="CommentReference"/>
                <w:rFonts w:ascii="Times New Roman" w:hAnsi="Times New Roman"/>
              </w:rPr>
              <w:commentReference w:id="194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44" w:name="_Ref434476482"/>
      <w:r>
        <w:lastRenderedPageBreak/>
        <w:t>The Psali Adam</w:t>
      </w:r>
      <w:r w:rsidR="006C1B94">
        <w:t xml:space="preserve"> for the Ascension</w:t>
      </w:r>
      <w:bookmarkEnd w:id="19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lastRenderedPageBreak/>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lastRenderedPageBreak/>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45" w:name="_Ref434476541"/>
      <w:r>
        <w:t>The Psali Batos</w:t>
      </w:r>
      <w:r w:rsidR="006C1B94">
        <w:t xml:space="preserve"> for the Ascension</w:t>
      </w:r>
      <w:bookmarkEnd w:id="1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lastRenderedPageBreak/>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lastRenderedPageBreak/>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46"/>
            <w:r>
              <w:t>miracles</w:t>
            </w:r>
            <w:commentRangeEnd w:id="1946"/>
            <w:r>
              <w:rPr>
                <w:rStyle w:val="CommentReference"/>
              </w:rPr>
              <w:commentReference w:id="194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47" w:name="_Toc410196236"/>
      <w:bookmarkStart w:id="1948" w:name="_Toc410196478"/>
      <w:bookmarkStart w:id="1949" w:name="_Toc410196980"/>
      <w:bookmarkStart w:id="1950" w:name="_Toc479145680"/>
      <w:r>
        <w:t>Pentecost</w:t>
      </w:r>
      <w:bookmarkEnd w:id="1947"/>
      <w:bookmarkEnd w:id="1948"/>
      <w:bookmarkEnd w:id="1949"/>
      <w:bookmarkEnd w:id="1950"/>
    </w:p>
    <w:p w14:paraId="79712352" w14:textId="77777777" w:rsidR="00EC2AEB" w:rsidRPr="001E5E16" w:rsidRDefault="00EC2AEB" w:rsidP="00EC2AEB">
      <w:pPr>
        <w:pStyle w:val="Heading4"/>
      </w:pPr>
      <w:bookmarkStart w:id="1951" w:name="_Ref434478581"/>
      <w:r>
        <w:t>The Doxology</w:t>
      </w:r>
      <w:r w:rsidR="00CC1CA8">
        <w:t xml:space="preserve"> for Pentecost</w:t>
      </w:r>
      <w:bookmarkEnd w:id="19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lastRenderedPageBreak/>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52"/>
            <w:r>
              <w:t>Name</w:t>
            </w:r>
            <w:commentRangeEnd w:id="1952"/>
            <w:r>
              <w:rPr>
                <w:rStyle w:val="CommentReference"/>
              </w:rPr>
              <w:commentReference w:id="195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lastRenderedPageBreak/>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53"/>
            <w:r>
              <w:t>to Him</w:t>
            </w:r>
            <w:commentRangeEnd w:id="1953"/>
            <w:r>
              <w:rPr>
                <w:rStyle w:val="CommentReference"/>
              </w:rPr>
              <w:commentReference w:id="195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54"/>
            <w:r>
              <w:t>might</w:t>
            </w:r>
            <w:commentRangeEnd w:id="1954"/>
            <w:r>
              <w:rPr>
                <w:rStyle w:val="CommentReference"/>
              </w:rPr>
              <w:commentReference w:id="195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55" w:name="_Ref434476566"/>
      <w:r>
        <w:t>The Psali Adam</w:t>
      </w:r>
      <w:r w:rsidR="006C1B94">
        <w:t xml:space="preserve"> for Pentecost</w:t>
      </w:r>
      <w:bookmarkEnd w:id="19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lastRenderedPageBreak/>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lastRenderedPageBreak/>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lastRenderedPageBreak/>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70159D15" w14:textId="77777777" w:rsidR="00BE67B3" w:rsidRDefault="00BE67B3" w:rsidP="00BE67B3">
      <w:pPr>
        <w:pStyle w:val="Heading3"/>
        <w:rPr>
          <w:sz w:val="24"/>
        </w:rPr>
      </w:pPr>
      <w:bookmarkStart w:id="1956" w:name="_Toc459399215"/>
      <w:bookmarkEnd w:id="173"/>
      <w:bookmarkEnd w:id="174"/>
      <w:bookmarkEnd w:id="175"/>
      <w:bookmarkEnd w:id="1820"/>
      <w:r>
        <w:t>Hymns for Paschaltide</w:t>
      </w:r>
    </w:p>
    <w:p w14:paraId="5E103EA1" w14:textId="36991B62" w:rsidR="00BE67B3" w:rsidRDefault="00BE67B3" w:rsidP="00BE67B3">
      <w:pPr>
        <w:pStyle w:val="Heading4"/>
      </w:pPr>
      <w:bookmarkStart w:id="1957" w:name="_Ref479145548"/>
      <w:r>
        <w:t xml:space="preserve">Psali Adam </w:t>
      </w:r>
      <w:r w:rsidR="00DD0F60">
        <w:t>Before the Second</w:t>
      </w:r>
      <w:r>
        <w:t xml:space="preserve"> Canticle</w:t>
      </w:r>
      <w:bookmarkEnd w:id="19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BE67B3" w14:paraId="3D7F8D09" w14:textId="77777777" w:rsidTr="00BE67B3">
        <w:trPr>
          <w:cantSplit/>
        </w:trPr>
        <w:tc>
          <w:tcPr>
            <w:tcW w:w="288" w:type="dxa"/>
          </w:tcPr>
          <w:p w14:paraId="303F9E73" w14:textId="77777777" w:rsidR="00BE67B3" w:rsidRDefault="00BE67B3" w:rsidP="00BE67B3">
            <w:pPr>
              <w:pStyle w:val="CopticCross"/>
            </w:pPr>
          </w:p>
        </w:tc>
        <w:tc>
          <w:tcPr>
            <w:tcW w:w="3960" w:type="dxa"/>
          </w:tcPr>
          <w:p w14:paraId="2A6FF43E" w14:textId="77777777" w:rsidR="00BE67B3" w:rsidRDefault="00BE67B3" w:rsidP="00BE67B3">
            <w:pPr>
              <w:pStyle w:val="EngHang"/>
            </w:pPr>
            <w:r>
              <w:t>The Lord reigns,</w:t>
            </w:r>
          </w:p>
          <w:p w14:paraId="0134987A" w14:textId="77777777" w:rsidR="00BE67B3" w:rsidRDefault="00BE67B3" w:rsidP="00BE67B3">
            <w:pPr>
              <w:pStyle w:val="EngHang"/>
            </w:pPr>
            <w:r>
              <w:t>Clothed with magnificence;</w:t>
            </w:r>
          </w:p>
          <w:p w14:paraId="678FC0C2" w14:textId="77777777" w:rsidR="00BE67B3" w:rsidRDefault="00BE67B3" w:rsidP="00BE67B3">
            <w:pPr>
              <w:pStyle w:val="EngHang"/>
            </w:pPr>
            <w:r>
              <w:t>The Lord is adorned</w:t>
            </w:r>
          </w:p>
          <w:p w14:paraId="0DE0119E" w14:textId="058D1DBE" w:rsidR="00BE67B3" w:rsidRDefault="00BE67B3" w:rsidP="00BE67B3">
            <w:pPr>
              <w:pStyle w:val="EngHangEnd"/>
            </w:pPr>
            <w:r>
              <w:t>With power and glory.</w:t>
            </w:r>
          </w:p>
        </w:tc>
        <w:tc>
          <w:tcPr>
            <w:tcW w:w="288" w:type="dxa"/>
          </w:tcPr>
          <w:p w14:paraId="68108328" w14:textId="77777777" w:rsidR="00BE67B3" w:rsidRDefault="00BE67B3" w:rsidP="00BE67B3">
            <w:pPr>
              <w:pStyle w:val="CopticCross"/>
            </w:pPr>
          </w:p>
        </w:tc>
        <w:tc>
          <w:tcPr>
            <w:tcW w:w="288" w:type="dxa"/>
          </w:tcPr>
          <w:p w14:paraId="5C848E8A" w14:textId="77777777" w:rsidR="00BE67B3" w:rsidRDefault="00BE67B3" w:rsidP="00BE67B3">
            <w:pPr>
              <w:pStyle w:val="CopticCross"/>
            </w:pPr>
          </w:p>
        </w:tc>
        <w:tc>
          <w:tcPr>
            <w:tcW w:w="3960" w:type="dxa"/>
          </w:tcPr>
          <w:p w14:paraId="3FDBE8BE" w14:textId="77777777" w:rsidR="00BE67B3" w:rsidRDefault="00DD0F60" w:rsidP="00DD0F60">
            <w:pPr>
              <w:pStyle w:val="CopticVersemulti-line"/>
            </w:pPr>
            <w:r>
              <w:t>ⲀⲠϭⲟⲓⲥ ⲉ̀ⲣⲟⲩⲣⲟ:</w:t>
            </w:r>
          </w:p>
          <w:p w14:paraId="65E33AF6" w14:textId="77777777" w:rsidR="00DD0F60" w:rsidRDefault="00DD0F60" w:rsidP="00DD0F60">
            <w:pPr>
              <w:pStyle w:val="CopticVersemulti-line"/>
            </w:pPr>
            <w:r>
              <w:t>ⲁϥϯⲛ̀ⲟⲩⲥⲁⲓ ϩⲓⲱⲧϥ:</w:t>
            </w:r>
          </w:p>
          <w:p w14:paraId="6A399DDF" w14:textId="77777777" w:rsidR="00DD0F60" w:rsidRDefault="00DD0F60" w:rsidP="00DD0F60">
            <w:pPr>
              <w:pStyle w:val="CopticVersemulti-line"/>
            </w:pPr>
            <w:r>
              <w:t>Ⲡϭⲟⲓⲥ ϧⲉⲛ ⲡⲓϫⲟⲙ:</w:t>
            </w:r>
          </w:p>
          <w:p w14:paraId="3A006DC2" w14:textId="1236BE33" w:rsidR="00DD0F60" w:rsidRPr="005130A7" w:rsidRDefault="00DD0F60" w:rsidP="00BE67B3">
            <w:pPr>
              <w:pStyle w:val="CopticVerse"/>
            </w:pPr>
            <w:r>
              <w:t>ⲛⲉⲙ ⲡⲓⲱ̀ⲟⲩ ⲁϥⲙⲟⲣϥ.</w:t>
            </w:r>
          </w:p>
        </w:tc>
      </w:tr>
      <w:tr w:rsidR="00BE67B3" w14:paraId="43D4539E" w14:textId="77777777" w:rsidTr="00BE67B3">
        <w:trPr>
          <w:cantSplit/>
        </w:trPr>
        <w:tc>
          <w:tcPr>
            <w:tcW w:w="288" w:type="dxa"/>
          </w:tcPr>
          <w:p w14:paraId="615258C6" w14:textId="77777777" w:rsidR="00BE67B3" w:rsidRPr="001E2E1C" w:rsidRDefault="00BE67B3" w:rsidP="00BE67B3">
            <w:pPr>
              <w:pStyle w:val="CopticCross"/>
            </w:pPr>
          </w:p>
        </w:tc>
        <w:tc>
          <w:tcPr>
            <w:tcW w:w="3960" w:type="dxa"/>
          </w:tcPr>
          <w:p w14:paraId="6693F08E" w14:textId="4017B375" w:rsidR="00BE67B3" w:rsidRDefault="00493531" w:rsidP="00493531">
            <w:pPr>
              <w:pStyle w:val="EngHang"/>
            </w:pPr>
            <w:r>
              <w:t>He removed Adam’s sadness,</w:t>
            </w:r>
          </w:p>
          <w:p w14:paraId="5CE7698B" w14:textId="1878D5B0" w:rsidR="00493531" w:rsidRDefault="00493531" w:rsidP="00493531">
            <w:pPr>
              <w:pStyle w:val="EngHang"/>
            </w:pPr>
            <w:r>
              <w:t>And his offenses,</w:t>
            </w:r>
          </w:p>
          <w:p w14:paraId="1DB24EC9" w14:textId="77777777" w:rsidR="00493531" w:rsidRDefault="00493531" w:rsidP="00493531">
            <w:pPr>
              <w:pStyle w:val="EngHang"/>
            </w:pPr>
            <w:r>
              <w:t>And restored him once more</w:t>
            </w:r>
          </w:p>
          <w:p w14:paraId="4184C85B" w14:textId="6F6A5F18" w:rsidR="00493531" w:rsidRDefault="00493531" w:rsidP="00BE67B3">
            <w:pPr>
              <w:pStyle w:val="EngHangEnd"/>
            </w:pPr>
            <w:r>
              <w:t>To his authority.</w:t>
            </w:r>
          </w:p>
        </w:tc>
        <w:tc>
          <w:tcPr>
            <w:tcW w:w="288" w:type="dxa"/>
          </w:tcPr>
          <w:p w14:paraId="1E072D11" w14:textId="77777777" w:rsidR="00BE67B3" w:rsidRDefault="00BE67B3" w:rsidP="00BE67B3">
            <w:pPr>
              <w:pStyle w:val="CopticCross"/>
            </w:pPr>
          </w:p>
        </w:tc>
        <w:tc>
          <w:tcPr>
            <w:tcW w:w="288" w:type="dxa"/>
          </w:tcPr>
          <w:p w14:paraId="1458AF22" w14:textId="77777777" w:rsidR="00BE67B3" w:rsidRDefault="00BE67B3" w:rsidP="00BE67B3">
            <w:pPr>
              <w:pStyle w:val="CopticCross"/>
            </w:pPr>
          </w:p>
        </w:tc>
        <w:tc>
          <w:tcPr>
            <w:tcW w:w="3960" w:type="dxa"/>
          </w:tcPr>
          <w:p w14:paraId="6AC801D6" w14:textId="77777777" w:rsidR="00BE67B3" w:rsidRDefault="00DD0F60" w:rsidP="00DD0F60">
            <w:pPr>
              <w:pStyle w:val="CopticVersemulti-line"/>
            </w:pPr>
            <w:r>
              <w:t>Ⲃⲱⲗ ⲉ̀ⲃⲟⲗ ⲙ̀ⲡⲓϩⲏⲃⲓ:</w:t>
            </w:r>
          </w:p>
          <w:p w14:paraId="13419207" w14:textId="77777777" w:rsidR="00DD0F60" w:rsidRDefault="00DD0F60" w:rsidP="00DD0F60">
            <w:pPr>
              <w:pStyle w:val="CopticVersemulti-line"/>
            </w:pPr>
            <w:r>
              <w:t>Ⲁ̀ⲇⲁⲙ ⲛⲉⲙ ⲡⲉϥϭⲣⲟⲡ:</w:t>
            </w:r>
          </w:p>
          <w:p w14:paraId="478D1EC7" w14:textId="77777777" w:rsidR="00DD0F60" w:rsidRDefault="00DD0F60" w:rsidP="00DD0F60">
            <w:pPr>
              <w:pStyle w:val="CopticVersemulti-line"/>
            </w:pPr>
            <w:r>
              <w:t>ⲟⲩⲟϩ ⲁϥⲧⲁⲥⲑⲟϥ:</w:t>
            </w:r>
          </w:p>
          <w:p w14:paraId="36F082BD" w14:textId="7ED8088E" w:rsidR="00DD0F60" w:rsidRPr="005130A7" w:rsidRDefault="00DD0F60" w:rsidP="00BE67B3">
            <w:pPr>
              <w:pStyle w:val="CopticVerse"/>
            </w:pPr>
            <w:r>
              <w:t>ⲉ̀ⲧⲉϥⲁⲣⲭⲏ ⲛ̀ⲕⲉⲥⲟⲡ.</w:t>
            </w:r>
          </w:p>
        </w:tc>
      </w:tr>
      <w:tr w:rsidR="00BE67B3" w14:paraId="107DC162" w14:textId="77777777" w:rsidTr="00BE67B3">
        <w:trPr>
          <w:cantSplit/>
        </w:trPr>
        <w:tc>
          <w:tcPr>
            <w:tcW w:w="288" w:type="dxa"/>
          </w:tcPr>
          <w:p w14:paraId="4398AEC3" w14:textId="77777777" w:rsidR="00BE67B3" w:rsidRDefault="00BE67B3" w:rsidP="00BE67B3">
            <w:pPr>
              <w:pStyle w:val="CopticCross"/>
            </w:pPr>
            <w:r>
              <w:t>¿</w:t>
            </w:r>
          </w:p>
        </w:tc>
        <w:tc>
          <w:tcPr>
            <w:tcW w:w="3960" w:type="dxa"/>
          </w:tcPr>
          <w:p w14:paraId="334845AC" w14:textId="77777777" w:rsidR="00BE67B3" w:rsidRDefault="00493531" w:rsidP="00493531">
            <w:pPr>
              <w:pStyle w:val="EngHang"/>
            </w:pPr>
            <w:r>
              <w:t>He tore asunder the book</w:t>
            </w:r>
          </w:p>
          <w:p w14:paraId="69D71F54" w14:textId="77777777" w:rsidR="00493531" w:rsidRDefault="00493531" w:rsidP="00493531">
            <w:pPr>
              <w:pStyle w:val="EngHang"/>
            </w:pPr>
            <w:r>
              <w:t>Of our sins upon the cross;</w:t>
            </w:r>
          </w:p>
          <w:p w14:paraId="2593F466" w14:textId="77777777" w:rsidR="00493531" w:rsidRDefault="00493531" w:rsidP="00493531">
            <w:pPr>
              <w:pStyle w:val="EngHang"/>
            </w:pPr>
            <w:r>
              <w:t>He abolished death,</w:t>
            </w:r>
          </w:p>
          <w:p w14:paraId="0A9AFD16" w14:textId="0F2B4ED9" w:rsidR="00493531" w:rsidRDefault="00493531" w:rsidP="00BE67B3">
            <w:pPr>
              <w:pStyle w:val="EngHangEnd"/>
            </w:pPr>
            <w:r>
              <w:t>By His death.</w:t>
            </w:r>
          </w:p>
        </w:tc>
        <w:tc>
          <w:tcPr>
            <w:tcW w:w="288" w:type="dxa"/>
          </w:tcPr>
          <w:p w14:paraId="76EBE3F8" w14:textId="77777777" w:rsidR="00BE67B3" w:rsidRDefault="00BE67B3" w:rsidP="00BE67B3">
            <w:pPr>
              <w:pStyle w:val="CopticCross"/>
            </w:pPr>
          </w:p>
        </w:tc>
        <w:tc>
          <w:tcPr>
            <w:tcW w:w="288" w:type="dxa"/>
          </w:tcPr>
          <w:p w14:paraId="52959D06" w14:textId="77777777" w:rsidR="00BE67B3" w:rsidRDefault="00BE67B3" w:rsidP="00BE67B3">
            <w:pPr>
              <w:pStyle w:val="CopticCross"/>
            </w:pPr>
            <w:r>
              <w:t>¿</w:t>
            </w:r>
          </w:p>
        </w:tc>
        <w:tc>
          <w:tcPr>
            <w:tcW w:w="3960" w:type="dxa"/>
          </w:tcPr>
          <w:p w14:paraId="59ABB135" w14:textId="77777777" w:rsidR="00BE67B3" w:rsidRDefault="0016572E" w:rsidP="0016572E">
            <w:pPr>
              <w:pStyle w:val="CopticVersemulti-line"/>
            </w:pPr>
            <w:r>
              <w:t>Ⲅⲣⲁⲫⲏ ⲛ̀ⲛⲉⲛⲛⲟⲃⲓ:</w:t>
            </w:r>
          </w:p>
          <w:p w14:paraId="6D766130" w14:textId="77777777" w:rsidR="0016572E" w:rsidRDefault="0016572E" w:rsidP="0016572E">
            <w:pPr>
              <w:pStyle w:val="CopticVersemulti-line"/>
            </w:pPr>
            <w:r>
              <w:t>ⲁϥⲫⲁϧϥ ⲉ̀ⲡⲓⲥ̀ⲧⲁⲩⲣⲟⲥ:</w:t>
            </w:r>
          </w:p>
          <w:p w14:paraId="3685BD19" w14:textId="77777777" w:rsidR="0016572E" w:rsidRDefault="0016572E" w:rsidP="0016572E">
            <w:pPr>
              <w:pStyle w:val="CopticVersemulti-line"/>
            </w:pPr>
            <w:r>
              <w:t>ⲟⲩⲟϩ ⲁⲩⲕⲱⲣϥ ⲙ̀ⲫ̀ⲙⲟⲩ:</w:t>
            </w:r>
          </w:p>
          <w:p w14:paraId="3CAB3E31" w14:textId="11F87E3C" w:rsidR="0016572E" w:rsidRPr="005130A7" w:rsidRDefault="0016572E" w:rsidP="00BE67B3">
            <w:pPr>
              <w:pStyle w:val="CopticVerse"/>
            </w:pPr>
            <w:r>
              <w:t>ϧⲉⲛ ⲡⲉϥⲙⲟⲩ ⲛ̀ⲕⲁⲗⲱⲥ.</w:t>
            </w:r>
          </w:p>
        </w:tc>
      </w:tr>
      <w:tr w:rsidR="00BE67B3" w14:paraId="7392F047" w14:textId="77777777" w:rsidTr="00BE67B3">
        <w:trPr>
          <w:cantSplit/>
        </w:trPr>
        <w:tc>
          <w:tcPr>
            <w:tcW w:w="288" w:type="dxa"/>
          </w:tcPr>
          <w:p w14:paraId="43708F70" w14:textId="77777777" w:rsidR="00BE67B3" w:rsidRDefault="00BE67B3" w:rsidP="00BE67B3">
            <w:pPr>
              <w:pStyle w:val="CopticCross"/>
            </w:pPr>
            <w:r>
              <w:t>¿</w:t>
            </w:r>
          </w:p>
        </w:tc>
        <w:tc>
          <w:tcPr>
            <w:tcW w:w="3960" w:type="dxa"/>
          </w:tcPr>
          <w:p w14:paraId="71BD9AA3" w14:textId="77777777" w:rsidR="00BE67B3" w:rsidRDefault="00493531" w:rsidP="00493531">
            <w:pPr>
              <w:pStyle w:val="EngHang"/>
            </w:pPr>
            <w:r>
              <w:t>He has in truth granted us</w:t>
            </w:r>
          </w:p>
          <w:p w14:paraId="1F30125F" w14:textId="77777777" w:rsidR="00493531" w:rsidRDefault="00493531" w:rsidP="00493531">
            <w:pPr>
              <w:pStyle w:val="EngHang"/>
            </w:pPr>
            <w:r>
              <w:t>Life everlasting,</w:t>
            </w:r>
          </w:p>
          <w:p w14:paraId="26174008" w14:textId="77777777" w:rsidR="00493531" w:rsidRDefault="00493531" w:rsidP="00493531">
            <w:pPr>
              <w:pStyle w:val="EngHang"/>
            </w:pPr>
            <w:r>
              <w:t>And all good and</w:t>
            </w:r>
          </w:p>
          <w:p w14:paraId="2E0161AC" w14:textId="0B47719B" w:rsidR="00493531" w:rsidRDefault="00493531" w:rsidP="00BE67B3">
            <w:pPr>
              <w:pStyle w:val="EngHangEnd"/>
            </w:pPr>
            <w:r>
              <w:t>Perfect gifts.</w:t>
            </w:r>
          </w:p>
        </w:tc>
        <w:tc>
          <w:tcPr>
            <w:tcW w:w="288" w:type="dxa"/>
          </w:tcPr>
          <w:p w14:paraId="060CCB58" w14:textId="77777777" w:rsidR="00BE67B3" w:rsidRDefault="00BE67B3" w:rsidP="00BE67B3">
            <w:pPr>
              <w:pStyle w:val="CopticCross"/>
            </w:pPr>
          </w:p>
        </w:tc>
        <w:tc>
          <w:tcPr>
            <w:tcW w:w="288" w:type="dxa"/>
          </w:tcPr>
          <w:p w14:paraId="33E1A9DD" w14:textId="77777777" w:rsidR="00BE67B3" w:rsidRDefault="00BE67B3" w:rsidP="00BE67B3">
            <w:pPr>
              <w:pStyle w:val="CopticCross"/>
            </w:pPr>
            <w:r>
              <w:t>¿</w:t>
            </w:r>
          </w:p>
        </w:tc>
        <w:tc>
          <w:tcPr>
            <w:tcW w:w="3960" w:type="dxa"/>
          </w:tcPr>
          <w:p w14:paraId="5AF25D40" w14:textId="77777777" w:rsidR="00BE67B3" w:rsidRDefault="0016572E" w:rsidP="0016572E">
            <w:pPr>
              <w:pStyle w:val="CopticVersemulti-line"/>
            </w:pPr>
            <w:r>
              <w:t>Ⲇⲓⲕⲉⲟⲥ ⲁϥϯ ⲛⲁⲛ:</w:t>
            </w:r>
          </w:p>
          <w:p w14:paraId="10BAACBC" w14:textId="77777777" w:rsidR="0016572E" w:rsidRDefault="0016572E" w:rsidP="0016572E">
            <w:pPr>
              <w:pStyle w:val="CopticVersemulti-line"/>
            </w:pPr>
            <w:r>
              <w:t>ⲙ̀ⲡ̀ⲱⲛϧ ⲉϥⲙⲏⲛ ⲉⲃⲟⲗ:</w:t>
            </w:r>
          </w:p>
          <w:p w14:paraId="1F1F1BFD" w14:textId="77777777" w:rsidR="0016572E" w:rsidRDefault="0016572E" w:rsidP="0016572E">
            <w:pPr>
              <w:pStyle w:val="CopticVersemulti-line"/>
            </w:pPr>
            <w:r>
              <w:t>ⲛⲉⲙ ⲛⲓⲇⲱⲣⲉⲁ̀ ⲧⲏⲣⲟⲩ:</w:t>
            </w:r>
          </w:p>
          <w:p w14:paraId="0B59154D" w14:textId="21306B0E" w:rsidR="0016572E" w:rsidRPr="005130A7" w:rsidRDefault="0016572E" w:rsidP="00BE67B3">
            <w:pPr>
              <w:pStyle w:val="CopticVerse"/>
            </w:pPr>
            <w:r>
              <w:t>ⲑⲏⲉⲧϫⲏⲕ ⲉ̀ⲃⲟⲗ.</w:t>
            </w:r>
          </w:p>
        </w:tc>
      </w:tr>
      <w:tr w:rsidR="00BE67B3" w14:paraId="21397E1F" w14:textId="77777777" w:rsidTr="00BE67B3">
        <w:trPr>
          <w:cantSplit/>
        </w:trPr>
        <w:tc>
          <w:tcPr>
            <w:tcW w:w="288" w:type="dxa"/>
          </w:tcPr>
          <w:p w14:paraId="6718D4AB" w14:textId="77777777" w:rsidR="00BE67B3" w:rsidRDefault="00BE67B3" w:rsidP="00BE67B3">
            <w:pPr>
              <w:pStyle w:val="CopticCross"/>
            </w:pPr>
          </w:p>
        </w:tc>
        <w:tc>
          <w:tcPr>
            <w:tcW w:w="3960" w:type="dxa"/>
          </w:tcPr>
          <w:p w14:paraId="5ABCF538" w14:textId="77777777" w:rsidR="00BE67B3" w:rsidRDefault="00493531" w:rsidP="00493531">
            <w:pPr>
              <w:pStyle w:val="EngHang"/>
            </w:pPr>
            <w:r>
              <w:t>Let us therefore proclaim,</w:t>
            </w:r>
          </w:p>
          <w:p w14:paraId="09D12CB5" w14:textId="77777777" w:rsidR="00493531" w:rsidRDefault="00493531" w:rsidP="00493531">
            <w:pPr>
              <w:pStyle w:val="EngHang"/>
            </w:pPr>
            <w:r>
              <w:t>With the pure</w:t>
            </w:r>
          </w:p>
          <w:p w14:paraId="166DFF9B" w14:textId="4D1716C4" w:rsidR="00493531" w:rsidRDefault="00493531" w:rsidP="00493531">
            <w:pPr>
              <w:pStyle w:val="EngHang"/>
            </w:pPr>
            <w:r>
              <w:t>and rigtheousDavid,</w:t>
            </w:r>
          </w:p>
          <w:p w14:paraId="6BEC8D33" w14:textId="658183E1" w:rsidR="00493531" w:rsidRDefault="00493531" w:rsidP="00493531">
            <w:pPr>
              <w:pStyle w:val="EngHangEnd"/>
            </w:pPr>
            <w:r>
              <w:t>The prophet and psalmist,</w:t>
            </w:r>
          </w:p>
        </w:tc>
        <w:tc>
          <w:tcPr>
            <w:tcW w:w="288" w:type="dxa"/>
          </w:tcPr>
          <w:p w14:paraId="6CF1D63C" w14:textId="77777777" w:rsidR="00BE67B3" w:rsidRDefault="00BE67B3" w:rsidP="00BE67B3">
            <w:pPr>
              <w:pStyle w:val="CopticCross"/>
            </w:pPr>
          </w:p>
        </w:tc>
        <w:tc>
          <w:tcPr>
            <w:tcW w:w="288" w:type="dxa"/>
          </w:tcPr>
          <w:p w14:paraId="14B4AD9E" w14:textId="77777777" w:rsidR="00BE67B3" w:rsidRDefault="00BE67B3" w:rsidP="00BE67B3">
            <w:pPr>
              <w:pStyle w:val="CopticCross"/>
            </w:pPr>
          </w:p>
        </w:tc>
        <w:tc>
          <w:tcPr>
            <w:tcW w:w="3960" w:type="dxa"/>
          </w:tcPr>
          <w:p w14:paraId="341BDB8D" w14:textId="77777777" w:rsidR="00BE67B3" w:rsidRDefault="0016572E" w:rsidP="0016572E">
            <w:pPr>
              <w:pStyle w:val="CopticVersemulti-line"/>
            </w:pPr>
            <w:r>
              <w:t>Ⲉⲑⲃⲉ ⲫⲁⲓ ⲧⲉⲛⲥⲁϫⲓ:</w:t>
            </w:r>
          </w:p>
          <w:p w14:paraId="1BED3F22" w14:textId="77777777" w:rsidR="0016572E" w:rsidRDefault="0016572E" w:rsidP="0016572E">
            <w:pPr>
              <w:pStyle w:val="CopticVersemulti-line"/>
            </w:pPr>
            <w:r>
              <w:t>ⲛⲉⲙ ⲡⲓⲯⲁⲗⲙⲟⲥ:</w:t>
            </w:r>
          </w:p>
          <w:p w14:paraId="534D056B" w14:textId="77777777" w:rsidR="0016572E" w:rsidRDefault="0016572E" w:rsidP="0016572E">
            <w:pPr>
              <w:pStyle w:val="CopticVersemulti-line"/>
            </w:pPr>
            <w:r>
              <w:t>Ⲇⲁⲩⲓⲇ ⲡⲓⲡ̀ⲣⲟⲫⲏⲧⲏⲥ:</w:t>
            </w:r>
          </w:p>
          <w:p w14:paraId="4A3653CB" w14:textId="79FA5C58" w:rsidR="0016572E" w:rsidRDefault="0016572E" w:rsidP="00BE67B3">
            <w:pPr>
              <w:pStyle w:val="CopticVerse"/>
            </w:pPr>
            <w:r>
              <w:t>ⲑ̀ⲙⲏⲓ ⲡⲓⲇⲓⲕⲉⲟⲥ.</w:t>
            </w:r>
          </w:p>
        </w:tc>
      </w:tr>
      <w:tr w:rsidR="00BE67B3" w14:paraId="73830FF0" w14:textId="77777777" w:rsidTr="00BE67B3">
        <w:trPr>
          <w:cantSplit/>
        </w:trPr>
        <w:tc>
          <w:tcPr>
            <w:tcW w:w="288" w:type="dxa"/>
          </w:tcPr>
          <w:p w14:paraId="35A829E7" w14:textId="77777777" w:rsidR="00BE67B3" w:rsidRDefault="00BE67B3" w:rsidP="00BE67B3">
            <w:pPr>
              <w:pStyle w:val="CopticCross"/>
            </w:pPr>
          </w:p>
        </w:tc>
        <w:tc>
          <w:tcPr>
            <w:tcW w:w="3960" w:type="dxa"/>
          </w:tcPr>
          <w:p w14:paraId="4AB7434D" w14:textId="77777777" w:rsidR="00BE67B3" w:rsidRDefault="00493531" w:rsidP="00493531">
            <w:pPr>
              <w:pStyle w:val="EngHang"/>
            </w:pPr>
            <w:r>
              <w:t>“The Lord has said in truth,</w:t>
            </w:r>
          </w:p>
          <w:p w14:paraId="2AF00C8F" w14:textId="77777777" w:rsidR="00493531" w:rsidRDefault="00493531" w:rsidP="00493531">
            <w:pPr>
              <w:pStyle w:val="EngHang"/>
            </w:pPr>
            <w:r>
              <w:t>‘Now I will arise.</w:t>
            </w:r>
          </w:p>
          <w:p w14:paraId="59E457CB" w14:textId="77777777" w:rsidR="00493531" w:rsidRDefault="00493531" w:rsidP="00493531">
            <w:pPr>
              <w:pStyle w:val="EngHang"/>
            </w:pPr>
            <w:r>
              <w:t>I will performtion</w:t>
            </w:r>
          </w:p>
          <w:p w14:paraId="5CB0CBFA" w14:textId="2561B99D" w:rsidR="00493531" w:rsidRDefault="00493531" w:rsidP="00BE67B3">
            <w:pPr>
              <w:pStyle w:val="EngHangEnd"/>
            </w:pPr>
            <w:r>
              <w:t>Savation openly’”</w:t>
            </w:r>
          </w:p>
        </w:tc>
        <w:tc>
          <w:tcPr>
            <w:tcW w:w="288" w:type="dxa"/>
          </w:tcPr>
          <w:p w14:paraId="058E270A" w14:textId="77777777" w:rsidR="00BE67B3" w:rsidRDefault="00BE67B3" w:rsidP="00BE67B3">
            <w:pPr>
              <w:pStyle w:val="CopticCross"/>
            </w:pPr>
          </w:p>
        </w:tc>
        <w:tc>
          <w:tcPr>
            <w:tcW w:w="288" w:type="dxa"/>
          </w:tcPr>
          <w:p w14:paraId="397C6FB8" w14:textId="77777777" w:rsidR="00BE67B3" w:rsidRDefault="00BE67B3" w:rsidP="00BE67B3">
            <w:pPr>
              <w:pStyle w:val="CopticCross"/>
            </w:pPr>
          </w:p>
        </w:tc>
        <w:tc>
          <w:tcPr>
            <w:tcW w:w="3960" w:type="dxa"/>
          </w:tcPr>
          <w:p w14:paraId="128B65E5" w14:textId="77777777" w:rsidR="00BE67B3" w:rsidRDefault="0016572E" w:rsidP="0016572E">
            <w:pPr>
              <w:pStyle w:val="CopticVersemulti-line"/>
            </w:pPr>
            <w:r>
              <w:t>Ⲍⲉⲟⲛⲧⲟⲥ ⲡⲉϫⲉ Ⲡϭⲟⲓⲥ:</w:t>
            </w:r>
          </w:p>
          <w:p w14:paraId="64C82E0C" w14:textId="77777777" w:rsidR="0016572E" w:rsidRDefault="0016572E" w:rsidP="0016572E">
            <w:pPr>
              <w:pStyle w:val="CopticVersemulti-line"/>
            </w:pPr>
            <w:r>
              <w:t>ϯⲛⲟⲩ ϯⲛⲁⲧⲱⲛⲧ:</w:t>
            </w:r>
          </w:p>
          <w:p w14:paraId="6C03D73D" w14:textId="77777777" w:rsidR="0016572E" w:rsidRDefault="0016572E" w:rsidP="0016572E">
            <w:pPr>
              <w:pStyle w:val="CopticVersemulti-line"/>
            </w:pPr>
            <w:r>
              <w:t>ⲉⲓ̀ϣⲱⲡⲓ ϧⲉⲛ ⲫ̀ⲛⲟϩⲉⲙ:</w:t>
            </w:r>
          </w:p>
          <w:p w14:paraId="1FE01B46" w14:textId="110094D6" w:rsidR="0016572E" w:rsidRDefault="0016572E" w:rsidP="00BE67B3">
            <w:pPr>
              <w:pStyle w:val="CopticVerse"/>
            </w:pPr>
            <w:r>
              <w:t>ⲟⲩⲟϩ ⲉⲓⲉ̀ⲟⲩⲱⲛⲧ.</w:t>
            </w:r>
          </w:p>
        </w:tc>
      </w:tr>
      <w:tr w:rsidR="00BE67B3" w14:paraId="15EDB648" w14:textId="77777777" w:rsidTr="00BE67B3">
        <w:trPr>
          <w:cantSplit/>
        </w:trPr>
        <w:tc>
          <w:tcPr>
            <w:tcW w:w="288" w:type="dxa"/>
          </w:tcPr>
          <w:p w14:paraId="06075D48" w14:textId="77777777" w:rsidR="00BE67B3" w:rsidRDefault="00BE67B3" w:rsidP="00BE67B3">
            <w:pPr>
              <w:pStyle w:val="CopticCross"/>
            </w:pPr>
            <w:r>
              <w:t>¿</w:t>
            </w:r>
          </w:p>
        </w:tc>
        <w:tc>
          <w:tcPr>
            <w:tcW w:w="3960" w:type="dxa"/>
          </w:tcPr>
          <w:p w14:paraId="67AFA3B9" w14:textId="77777777" w:rsidR="00BE67B3" w:rsidRDefault="00493531" w:rsidP="00493531">
            <w:pPr>
              <w:pStyle w:val="EngHang"/>
            </w:pPr>
            <w:r>
              <w:t>May it be so!</w:t>
            </w:r>
          </w:p>
          <w:p w14:paraId="30482666" w14:textId="77777777" w:rsidR="00493531" w:rsidRDefault="00493531" w:rsidP="00493531">
            <w:pPr>
              <w:pStyle w:val="EngHang"/>
            </w:pPr>
            <w:r>
              <w:t>Let God arise!</w:t>
            </w:r>
          </w:p>
          <w:p w14:paraId="5DB1D9F3" w14:textId="77777777" w:rsidR="00493531" w:rsidRDefault="00493531" w:rsidP="00493531">
            <w:pPr>
              <w:pStyle w:val="EngHang"/>
            </w:pPr>
            <w:r>
              <w:t>Let all His enemies</w:t>
            </w:r>
          </w:p>
          <w:p w14:paraId="5EBD2CD6" w14:textId="76ED2D22" w:rsidR="00493531" w:rsidRDefault="00493531" w:rsidP="00BE67B3">
            <w:pPr>
              <w:pStyle w:val="EngHangEnd"/>
            </w:pPr>
            <w:r>
              <w:t>Be scattered!</w:t>
            </w:r>
          </w:p>
        </w:tc>
        <w:tc>
          <w:tcPr>
            <w:tcW w:w="288" w:type="dxa"/>
          </w:tcPr>
          <w:p w14:paraId="1A6E06D4" w14:textId="77777777" w:rsidR="00BE67B3" w:rsidRDefault="00BE67B3" w:rsidP="00BE67B3">
            <w:pPr>
              <w:pStyle w:val="CopticCross"/>
            </w:pPr>
          </w:p>
        </w:tc>
        <w:tc>
          <w:tcPr>
            <w:tcW w:w="288" w:type="dxa"/>
          </w:tcPr>
          <w:p w14:paraId="0A08BAE0" w14:textId="77777777" w:rsidR="00BE67B3" w:rsidRDefault="00BE67B3" w:rsidP="00BE67B3">
            <w:pPr>
              <w:pStyle w:val="CopticCross"/>
            </w:pPr>
            <w:r>
              <w:t>¿</w:t>
            </w:r>
          </w:p>
        </w:tc>
        <w:tc>
          <w:tcPr>
            <w:tcW w:w="3960" w:type="dxa"/>
          </w:tcPr>
          <w:p w14:paraId="65CDBA2F" w14:textId="77777777" w:rsidR="00BE67B3" w:rsidRDefault="0016572E" w:rsidP="0016572E">
            <w:pPr>
              <w:pStyle w:val="CopticVersemulti-line"/>
            </w:pPr>
            <w:r>
              <w:t>Ⲏⲡⲡⲉ ⲁϥϫⲟⲥ ⲇⲉ ⲟⲛ:</w:t>
            </w:r>
          </w:p>
          <w:p w14:paraId="3B3DCB13" w14:textId="77777777" w:rsidR="0016572E" w:rsidRDefault="0016572E" w:rsidP="0016572E">
            <w:pPr>
              <w:pStyle w:val="CopticVersemulti-line"/>
            </w:pPr>
            <w:r>
              <w:t>ⲙⲁⲣⲉϥⲧⲱⲛϥ ⲛ̀ϫⲉ Ⲫⲛⲟⲩϯ:</w:t>
            </w:r>
          </w:p>
          <w:p w14:paraId="539231FE" w14:textId="77777777" w:rsidR="0016572E" w:rsidRDefault="0016572E" w:rsidP="0016572E">
            <w:pPr>
              <w:pStyle w:val="CopticVersemulti-line"/>
            </w:pPr>
            <w:r>
              <w:t>ⲙⲁⲣⲟⲩϫⲱⲣ ⲉ̀ⲃⲟⲗ:</w:t>
            </w:r>
          </w:p>
          <w:p w14:paraId="3605C1EF" w14:textId="34A13F26" w:rsidR="0016572E" w:rsidRDefault="0016572E" w:rsidP="00BE67B3">
            <w:pPr>
              <w:pStyle w:val="CopticVerse"/>
            </w:pPr>
            <w:r>
              <w:t>ⲛ̀ϫⲉ ⲛⲏⲉⲑⲙⲟⲥϯ.</w:t>
            </w:r>
          </w:p>
        </w:tc>
      </w:tr>
      <w:tr w:rsidR="00BE67B3" w14:paraId="66BA9C16" w14:textId="77777777" w:rsidTr="00BE67B3">
        <w:trPr>
          <w:cantSplit/>
        </w:trPr>
        <w:tc>
          <w:tcPr>
            <w:tcW w:w="288" w:type="dxa"/>
          </w:tcPr>
          <w:p w14:paraId="5B76B46F" w14:textId="77777777" w:rsidR="00BE67B3" w:rsidRPr="0016572E" w:rsidRDefault="00BE67B3" w:rsidP="00BE67B3">
            <w:pPr>
              <w:pStyle w:val="CopticCross"/>
              <w:rPr>
                <w:rFonts w:ascii="Arial Unicode MS" w:eastAsia="Arial Unicode MS" w:hAnsi="Arial Unicode MS" w:cs="Arial Unicode MS"/>
              </w:rPr>
            </w:pPr>
            <w:r>
              <w:t>¿</w:t>
            </w:r>
          </w:p>
        </w:tc>
        <w:tc>
          <w:tcPr>
            <w:tcW w:w="3960" w:type="dxa"/>
          </w:tcPr>
          <w:p w14:paraId="238D1983" w14:textId="77777777" w:rsidR="00BE67B3" w:rsidRDefault="00493531" w:rsidP="00493531">
            <w:pPr>
              <w:pStyle w:val="EngHang"/>
            </w:pPr>
            <w:r>
              <w:t>All His enemies</w:t>
            </w:r>
          </w:p>
          <w:p w14:paraId="35CD627E" w14:textId="77777777" w:rsidR="00493531" w:rsidRDefault="00493531" w:rsidP="00493531">
            <w:pPr>
              <w:pStyle w:val="EngHang"/>
            </w:pPr>
            <w:r>
              <w:t>Will flee.</w:t>
            </w:r>
          </w:p>
          <w:p w14:paraId="5CB97863" w14:textId="77777777" w:rsidR="00493531" w:rsidRDefault="00493531" w:rsidP="00493531">
            <w:pPr>
              <w:pStyle w:val="EngHang"/>
            </w:pPr>
            <w:r>
              <w:t>God has arisen</w:t>
            </w:r>
          </w:p>
          <w:p w14:paraId="0BFE0319" w14:textId="1E2B2B2D" w:rsidR="00493531" w:rsidRDefault="00493531" w:rsidP="00BE67B3">
            <w:pPr>
              <w:pStyle w:val="EngHangEnd"/>
            </w:pPr>
            <w:r>
              <w:t>As one from sleep,</w:t>
            </w:r>
          </w:p>
        </w:tc>
        <w:tc>
          <w:tcPr>
            <w:tcW w:w="288" w:type="dxa"/>
          </w:tcPr>
          <w:p w14:paraId="2AC9842A" w14:textId="77777777" w:rsidR="00BE67B3" w:rsidRDefault="00BE67B3" w:rsidP="00BE67B3">
            <w:pPr>
              <w:pStyle w:val="CopticCross"/>
            </w:pPr>
          </w:p>
        </w:tc>
        <w:tc>
          <w:tcPr>
            <w:tcW w:w="288" w:type="dxa"/>
          </w:tcPr>
          <w:p w14:paraId="0FE00DF0" w14:textId="77777777" w:rsidR="00BE67B3" w:rsidRDefault="00BE67B3" w:rsidP="00BE67B3">
            <w:pPr>
              <w:pStyle w:val="CopticCross"/>
            </w:pPr>
            <w:r>
              <w:t>¿</w:t>
            </w:r>
          </w:p>
        </w:tc>
        <w:tc>
          <w:tcPr>
            <w:tcW w:w="3960" w:type="dxa"/>
          </w:tcPr>
          <w:p w14:paraId="4B285F64" w14:textId="77777777" w:rsidR="00BE67B3" w:rsidRDefault="0016572E" w:rsidP="0016572E">
            <w:pPr>
              <w:pStyle w:val="CopticVersemulti-line"/>
            </w:pPr>
            <w:r>
              <w:t>Ⲑ̀ⲃⲁ ⲛ̀ⲛⲉϥϫⲁϫⲓ:</w:t>
            </w:r>
          </w:p>
          <w:p w14:paraId="12107F3C" w14:textId="77777777" w:rsidR="0016572E" w:rsidRDefault="0016572E" w:rsidP="0016572E">
            <w:pPr>
              <w:pStyle w:val="CopticVersemulti-line"/>
            </w:pPr>
            <w:r>
              <w:t>ⲧⲏⲣⲟⲩ ⲙⲁⲣⲟⲩⲫⲱⲧ:</w:t>
            </w:r>
          </w:p>
          <w:p w14:paraId="2C4D293B" w14:textId="77777777" w:rsidR="0016572E" w:rsidRDefault="0016572E" w:rsidP="0016572E">
            <w:pPr>
              <w:pStyle w:val="CopticVersemulti-line"/>
            </w:pPr>
            <w:r>
              <w:t>ⲁϥⲧⲱⲛϥ ⲛ̀ϫⲉ Ⲫⲛⲟⲩϯ:</w:t>
            </w:r>
          </w:p>
          <w:p w14:paraId="6C648120" w14:textId="09D58F16" w:rsidR="0016572E" w:rsidRDefault="0016572E" w:rsidP="00BE67B3">
            <w:pPr>
              <w:pStyle w:val="CopticVerse"/>
            </w:pPr>
            <w:r>
              <w:t>ⲕⲁⲧⲁ ⲫⲏⲉ̀ⲧⲉⲛⲕⲟⲧ.</w:t>
            </w:r>
          </w:p>
        </w:tc>
      </w:tr>
      <w:tr w:rsidR="00BE67B3" w14:paraId="7677EF95" w14:textId="77777777" w:rsidTr="00BE67B3">
        <w:trPr>
          <w:cantSplit/>
        </w:trPr>
        <w:tc>
          <w:tcPr>
            <w:tcW w:w="288" w:type="dxa"/>
          </w:tcPr>
          <w:p w14:paraId="2002F4C0" w14:textId="77777777" w:rsidR="00BE67B3" w:rsidRDefault="00BE67B3" w:rsidP="00BE67B3">
            <w:pPr>
              <w:pStyle w:val="CopticCross"/>
            </w:pPr>
          </w:p>
        </w:tc>
        <w:tc>
          <w:tcPr>
            <w:tcW w:w="3960" w:type="dxa"/>
          </w:tcPr>
          <w:p w14:paraId="59446C0C" w14:textId="77777777" w:rsidR="00BE67B3" w:rsidRDefault="00493531" w:rsidP="00493531">
            <w:pPr>
              <w:pStyle w:val="EngHang"/>
            </w:pPr>
            <w:r>
              <w:t>As one who awakes</w:t>
            </w:r>
          </w:p>
          <w:p w14:paraId="45D3F68D" w14:textId="77777777" w:rsidR="00493531" w:rsidRDefault="00493531" w:rsidP="00493531">
            <w:pPr>
              <w:pStyle w:val="EngHang"/>
            </w:pPr>
            <w:r>
              <w:t>From wine,</w:t>
            </w:r>
          </w:p>
          <w:p w14:paraId="36282699" w14:textId="77777777" w:rsidR="00493531" w:rsidRDefault="00493531" w:rsidP="00493531">
            <w:pPr>
              <w:pStyle w:val="EngHang"/>
            </w:pPr>
            <w:r>
              <w:t>He has struck His enemies</w:t>
            </w:r>
          </w:p>
          <w:p w14:paraId="12F65A8C" w14:textId="5D7C5927" w:rsidR="00493531" w:rsidRDefault="00493531" w:rsidP="00BE67B3">
            <w:pPr>
              <w:pStyle w:val="EngHangEnd"/>
            </w:pPr>
            <w:r>
              <w:t>With great shame.</w:t>
            </w:r>
          </w:p>
        </w:tc>
        <w:tc>
          <w:tcPr>
            <w:tcW w:w="288" w:type="dxa"/>
          </w:tcPr>
          <w:p w14:paraId="0FFC7B42" w14:textId="77777777" w:rsidR="00BE67B3" w:rsidRDefault="00BE67B3" w:rsidP="00BE67B3">
            <w:pPr>
              <w:pStyle w:val="CopticCross"/>
            </w:pPr>
          </w:p>
        </w:tc>
        <w:tc>
          <w:tcPr>
            <w:tcW w:w="288" w:type="dxa"/>
          </w:tcPr>
          <w:p w14:paraId="64113E74" w14:textId="77777777" w:rsidR="00BE67B3" w:rsidRDefault="00BE67B3" w:rsidP="00BE67B3">
            <w:pPr>
              <w:pStyle w:val="CopticCross"/>
            </w:pPr>
          </w:p>
        </w:tc>
        <w:tc>
          <w:tcPr>
            <w:tcW w:w="3960" w:type="dxa"/>
          </w:tcPr>
          <w:p w14:paraId="7D97AFD0" w14:textId="77777777" w:rsidR="00BE67B3" w:rsidRDefault="0016572E" w:rsidP="0016572E">
            <w:pPr>
              <w:pStyle w:val="CopticVersemulti-line"/>
            </w:pPr>
            <w:r>
              <w:t>Ⲓⲉ ⲟⲩⲁⲓ ⲁϥⲑⲁϧⲓ:</w:t>
            </w:r>
          </w:p>
          <w:p w14:paraId="28495912" w14:textId="77777777" w:rsidR="0016572E" w:rsidRDefault="0016572E" w:rsidP="0016572E">
            <w:pPr>
              <w:pStyle w:val="CopticVersemulti-line"/>
            </w:pPr>
            <w:r>
              <w:t>ⲉ̀ⲃⲟⲗϧⲉⲛ ⲡⲓⲏⲣⲡ:</w:t>
            </w:r>
          </w:p>
          <w:p w14:paraId="6820EA48" w14:textId="77777777" w:rsidR="0016572E" w:rsidRDefault="0016572E" w:rsidP="0016572E">
            <w:pPr>
              <w:pStyle w:val="CopticVersemulti-line"/>
            </w:pPr>
            <w:r>
              <w:t>ⲁϥϣⲁⲣⲓ ⲛ̀ⲛⲉϥϫⲁϫⲓ:</w:t>
            </w:r>
          </w:p>
          <w:p w14:paraId="0F24164B" w14:textId="2008F4A3" w:rsidR="0016572E" w:rsidRDefault="0016572E" w:rsidP="00BE67B3">
            <w:pPr>
              <w:pStyle w:val="CopticVerse"/>
            </w:pPr>
            <w:r>
              <w:t>ϧⲉⲛ ⲟⲩϣ̀ⲫⲓⲧ ⲁϥⲕⲏⲃ.</w:t>
            </w:r>
          </w:p>
        </w:tc>
      </w:tr>
      <w:tr w:rsidR="00BE67B3" w14:paraId="55CFDD7D" w14:textId="77777777" w:rsidTr="00BE67B3">
        <w:trPr>
          <w:cantSplit/>
        </w:trPr>
        <w:tc>
          <w:tcPr>
            <w:tcW w:w="288" w:type="dxa"/>
          </w:tcPr>
          <w:p w14:paraId="722F0F64" w14:textId="77777777" w:rsidR="00BE67B3" w:rsidRDefault="00BE67B3" w:rsidP="00BE67B3">
            <w:pPr>
              <w:pStyle w:val="CopticCross"/>
            </w:pPr>
          </w:p>
        </w:tc>
        <w:tc>
          <w:tcPr>
            <w:tcW w:w="3960" w:type="dxa"/>
          </w:tcPr>
          <w:p w14:paraId="1EE50487" w14:textId="77777777" w:rsidR="00BE67B3" w:rsidRDefault="00493531" w:rsidP="00493531">
            <w:pPr>
              <w:pStyle w:val="EngHang"/>
            </w:pPr>
            <w:r>
              <w:t>All the choirs</w:t>
            </w:r>
          </w:p>
          <w:p w14:paraId="398D3879" w14:textId="77777777" w:rsidR="00493531" w:rsidRDefault="00493531" w:rsidP="00493531">
            <w:pPr>
              <w:pStyle w:val="EngHang"/>
            </w:pPr>
            <w:r>
              <w:t>Of the heavenly,</w:t>
            </w:r>
          </w:p>
          <w:p w14:paraId="03F5A99E" w14:textId="77777777" w:rsidR="00493531" w:rsidRDefault="00493531" w:rsidP="00493531">
            <w:pPr>
              <w:pStyle w:val="EngHang"/>
            </w:pPr>
            <w:r>
              <w:t>And the anglic</w:t>
            </w:r>
          </w:p>
          <w:p w14:paraId="48F665B1" w14:textId="17022501" w:rsidR="00493531" w:rsidRDefault="00493531" w:rsidP="00493531">
            <w:pPr>
              <w:pStyle w:val="EngHangEnd"/>
            </w:pPr>
            <w:r>
              <w:t>Hosts on high,</w:t>
            </w:r>
          </w:p>
        </w:tc>
        <w:tc>
          <w:tcPr>
            <w:tcW w:w="288" w:type="dxa"/>
          </w:tcPr>
          <w:p w14:paraId="2FA805FA" w14:textId="77777777" w:rsidR="00BE67B3" w:rsidRDefault="00BE67B3" w:rsidP="00BE67B3">
            <w:pPr>
              <w:pStyle w:val="CopticCross"/>
            </w:pPr>
          </w:p>
        </w:tc>
        <w:tc>
          <w:tcPr>
            <w:tcW w:w="288" w:type="dxa"/>
          </w:tcPr>
          <w:p w14:paraId="5BFA1705" w14:textId="77777777" w:rsidR="00BE67B3" w:rsidRDefault="00BE67B3" w:rsidP="00BE67B3">
            <w:pPr>
              <w:pStyle w:val="CopticCross"/>
            </w:pPr>
          </w:p>
        </w:tc>
        <w:tc>
          <w:tcPr>
            <w:tcW w:w="3960" w:type="dxa"/>
          </w:tcPr>
          <w:p w14:paraId="029E7400" w14:textId="77777777" w:rsidR="00BE67B3" w:rsidRDefault="0016572E" w:rsidP="0016572E">
            <w:pPr>
              <w:pStyle w:val="CopticVersemulti-line"/>
            </w:pPr>
            <w:r>
              <w:t>Ⲕⲁⲧⲁ ⲛⲓⲭⲱⲣⲟⲥ:</w:t>
            </w:r>
          </w:p>
          <w:p w14:paraId="36B8A52D" w14:textId="77777777" w:rsidR="0016572E" w:rsidRDefault="0016572E" w:rsidP="0016572E">
            <w:pPr>
              <w:pStyle w:val="CopticVersemulti-line"/>
            </w:pPr>
            <w:r>
              <w:t>ⲛ̀ⲉ̀ⲡⲟⲩⲣⲁⲛⲓⲟⲛ:</w:t>
            </w:r>
          </w:p>
          <w:p w14:paraId="0E30E9A4" w14:textId="77777777" w:rsidR="0016572E" w:rsidRDefault="0016572E" w:rsidP="0016572E">
            <w:pPr>
              <w:pStyle w:val="CopticVersemulti-line"/>
            </w:pPr>
            <w:r>
              <w:t>ⲛⲉⲙ ⲛⲓⲥ̀ⲧⲁⲣⲧⲓⲁ̀</w:t>
            </w:r>
          </w:p>
          <w:p w14:paraId="0F7D526D" w14:textId="4F3A6491" w:rsidR="0016572E" w:rsidRDefault="0016572E" w:rsidP="00BE67B3">
            <w:pPr>
              <w:pStyle w:val="CopticVerse"/>
            </w:pPr>
            <w:r>
              <w:t>ⲛ̀ⲁⲅⲅⲉⲗⲓⲕⲟⲛ.</w:t>
            </w:r>
          </w:p>
        </w:tc>
      </w:tr>
      <w:tr w:rsidR="00BE67B3" w14:paraId="5C79EA4F" w14:textId="77777777" w:rsidTr="00BE67B3">
        <w:trPr>
          <w:cantSplit/>
        </w:trPr>
        <w:tc>
          <w:tcPr>
            <w:tcW w:w="288" w:type="dxa"/>
          </w:tcPr>
          <w:p w14:paraId="2270DF9A" w14:textId="77777777" w:rsidR="00BE67B3" w:rsidRDefault="00BE67B3" w:rsidP="00BE67B3">
            <w:pPr>
              <w:pStyle w:val="CopticCross"/>
            </w:pPr>
            <w:r>
              <w:t>¿</w:t>
            </w:r>
          </w:p>
        </w:tc>
        <w:tc>
          <w:tcPr>
            <w:tcW w:w="3960" w:type="dxa"/>
          </w:tcPr>
          <w:p w14:paraId="645445D2" w14:textId="77777777" w:rsidR="00BE67B3" w:rsidRDefault="00493531" w:rsidP="00493531">
            <w:pPr>
              <w:pStyle w:val="EngHang"/>
              <w:rPr>
                <w:rFonts w:eastAsia="Arial Unicode MS"/>
              </w:rPr>
            </w:pPr>
            <w:r>
              <w:rPr>
                <w:rFonts w:eastAsia="Arial Unicode MS"/>
              </w:rPr>
              <w:t>All human tongues,</w:t>
            </w:r>
          </w:p>
          <w:p w14:paraId="14C943CA" w14:textId="77777777" w:rsidR="00493531" w:rsidRDefault="00493531" w:rsidP="00493531">
            <w:pPr>
              <w:pStyle w:val="EngHang"/>
              <w:rPr>
                <w:rFonts w:eastAsia="Arial Unicode MS"/>
              </w:rPr>
            </w:pPr>
            <w:r>
              <w:rPr>
                <w:rFonts w:eastAsia="Arial Unicode MS"/>
              </w:rPr>
              <w:t>Joyfully praise</w:t>
            </w:r>
          </w:p>
          <w:p w14:paraId="569FDFE8" w14:textId="77777777" w:rsidR="00493531" w:rsidRDefault="00493531" w:rsidP="00493531">
            <w:pPr>
              <w:pStyle w:val="EngHang"/>
              <w:rPr>
                <w:rFonts w:eastAsia="Arial Unicode MS"/>
              </w:rPr>
            </w:pPr>
            <w:r>
              <w:rPr>
                <w:rFonts w:eastAsia="Arial Unicode MS"/>
              </w:rPr>
              <w:t>Your resurrection,</w:t>
            </w:r>
          </w:p>
          <w:p w14:paraId="0734A598" w14:textId="4E69D28E" w:rsidR="00493531" w:rsidRPr="003678BC" w:rsidRDefault="00493531" w:rsidP="00BE67B3">
            <w:pPr>
              <w:pStyle w:val="EngHangEnd"/>
              <w:rPr>
                <w:rFonts w:eastAsia="Arial Unicode MS"/>
              </w:rPr>
            </w:pPr>
            <w:r>
              <w:rPr>
                <w:rFonts w:eastAsia="Arial Unicode MS"/>
              </w:rPr>
              <w:t>O Jesus Christ.</w:t>
            </w:r>
          </w:p>
        </w:tc>
        <w:tc>
          <w:tcPr>
            <w:tcW w:w="288" w:type="dxa"/>
          </w:tcPr>
          <w:p w14:paraId="09C16A93" w14:textId="77777777" w:rsidR="00BE67B3" w:rsidRDefault="00BE67B3" w:rsidP="00BE67B3">
            <w:pPr>
              <w:pStyle w:val="CopticCross"/>
            </w:pPr>
          </w:p>
        </w:tc>
        <w:tc>
          <w:tcPr>
            <w:tcW w:w="288" w:type="dxa"/>
          </w:tcPr>
          <w:p w14:paraId="5C223F46" w14:textId="77777777" w:rsidR="00BE67B3" w:rsidRDefault="00BE67B3" w:rsidP="00BE67B3">
            <w:pPr>
              <w:pStyle w:val="CopticCross"/>
            </w:pPr>
            <w:r>
              <w:t>¿</w:t>
            </w:r>
          </w:p>
        </w:tc>
        <w:tc>
          <w:tcPr>
            <w:tcW w:w="3960" w:type="dxa"/>
          </w:tcPr>
          <w:p w14:paraId="56BE6157" w14:textId="77777777" w:rsidR="00BE67B3" w:rsidRDefault="0016572E" w:rsidP="0016572E">
            <w:pPr>
              <w:pStyle w:val="CopticVersemulti-line"/>
            </w:pPr>
            <w:r>
              <w:t>Ⲗⲁⲥ ⲛⲓⲃⲉⲛ ⲛ̀ⲛⲓⲣⲱⲙⲓ:</w:t>
            </w:r>
          </w:p>
          <w:p w14:paraId="1A955C38" w14:textId="77777777" w:rsidR="0016572E" w:rsidRDefault="0016572E" w:rsidP="0016572E">
            <w:pPr>
              <w:pStyle w:val="CopticVersemulti-line"/>
            </w:pPr>
            <w:r>
              <w:t>ϧⲉⲛ ⲟⲩⲑⲉⲗⲏⲗ ⲉⲩϩⲱⲥ:</w:t>
            </w:r>
          </w:p>
          <w:p w14:paraId="1CB4D805" w14:textId="77777777" w:rsidR="0016572E" w:rsidRDefault="0016572E" w:rsidP="0016572E">
            <w:pPr>
              <w:pStyle w:val="CopticVersemulti-line"/>
            </w:pPr>
            <w:r>
              <w:t>ⲉ̀ⲧⲉⲕⲁ̀ⲛⲁⲥⲧⲁⲥⲓⲥ:</w:t>
            </w:r>
          </w:p>
          <w:p w14:paraId="17817533" w14:textId="1FD2C55A" w:rsidR="0016572E" w:rsidRPr="005130A7" w:rsidRDefault="0016572E" w:rsidP="00BE67B3">
            <w:pPr>
              <w:pStyle w:val="CopticVerse"/>
            </w:pPr>
            <w:r>
              <w:t>ⲱ̀ Ⲓⲏ̄ⲥ̄ Ⲡⲭ̄ⲥ̄.</w:t>
            </w:r>
          </w:p>
        </w:tc>
      </w:tr>
      <w:tr w:rsidR="00BE67B3" w14:paraId="037420CB" w14:textId="77777777" w:rsidTr="00BE67B3">
        <w:trPr>
          <w:cantSplit/>
        </w:trPr>
        <w:tc>
          <w:tcPr>
            <w:tcW w:w="288" w:type="dxa"/>
          </w:tcPr>
          <w:p w14:paraId="4C1ECF29" w14:textId="77777777" w:rsidR="00BE67B3" w:rsidRDefault="00BE67B3" w:rsidP="00BE67B3">
            <w:pPr>
              <w:pStyle w:val="CopticCross"/>
            </w:pPr>
            <w:r>
              <w:lastRenderedPageBreak/>
              <w:t>¿</w:t>
            </w:r>
          </w:p>
        </w:tc>
        <w:tc>
          <w:tcPr>
            <w:tcW w:w="3960" w:type="dxa"/>
          </w:tcPr>
          <w:p w14:paraId="6BDF1453" w14:textId="77777777" w:rsidR="00BE67B3" w:rsidRDefault="00493531" w:rsidP="00493531">
            <w:pPr>
              <w:pStyle w:val="EngHang"/>
            </w:pPr>
            <w:r>
              <w:t>All the Orthodox,</w:t>
            </w:r>
          </w:p>
          <w:p w14:paraId="4B916C4E" w14:textId="77777777" w:rsidR="00493531" w:rsidRDefault="00493531" w:rsidP="00493531">
            <w:pPr>
              <w:pStyle w:val="EngHang"/>
            </w:pPr>
            <w:r>
              <w:t>The Christian people,</w:t>
            </w:r>
          </w:p>
          <w:p w14:paraId="3CDB96A0" w14:textId="77777777" w:rsidR="00493531" w:rsidRDefault="00493531" w:rsidP="00493531">
            <w:pPr>
              <w:pStyle w:val="EngHang"/>
            </w:pPr>
            <w:r>
              <w:t>The new Israel,</w:t>
            </w:r>
          </w:p>
          <w:p w14:paraId="097AF652" w14:textId="48E8F101" w:rsidR="00493531" w:rsidRDefault="00493531" w:rsidP="00BE67B3">
            <w:pPr>
              <w:pStyle w:val="EngHangEnd"/>
            </w:pPr>
            <w:r>
              <w:t>Rejoice today.</w:t>
            </w:r>
          </w:p>
        </w:tc>
        <w:tc>
          <w:tcPr>
            <w:tcW w:w="288" w:type="dxa"/>
          </w:tcPr>
          <w:p w14:paraId="4D486D06" w14:textId="77777777" w:rsidR="00BE67B3" w:rsidRDefault="00BE67B3" w:rsidP="00BE67B3">
            <w:pPr>
              <w:pStyle w:val="CopticCross"/>
            </w:pPr>
          </w:p>
        </w:tc>
        <w:tc>
          <w:tcPr>
            <w:tcW w:w="288" w:type="dxa"/>
          </w:tcPr>
          <w:p w14:paraId="6E8B52B9" w14:textId="77777777" w:rsidR="00BE67B3" w:rsidRDefault="00BE67B3" w:rsidP="00BE67B3">
            <w:pPr>
              <w:pStyle w:val="CopticCross"/>
            </w:pPr>
            <w:r>
              <w:t>¿</w:t>
            </w:r>
          </w:p>
        </w:tc>
        <w:tc>
          <w:tcPr>
            <w:tcW w:w="3960" w:type="dxa"/>
          </w:tcPr>
          <w:p w14:paraId="40D5F8F9" w14:textId="77777777" w:rsidR="00BE67B3" w:rsidRDefault="0016572E" w:rsidP="0016572E">
            <w:pPr>
              <w:pStyle w:val="CopticVersemulti-line"/>
            </w:pPr>
            <w:r>
              <w:t>Ⲙⲁⲣⲟⲩⲟⲩⲛⲟϥ ⲙ̀ⲫⲟⲟⲩ:</w:t>
            </w:r>
          </w:p>
          <w:p w14:paraId="13FD319C" w14:textId="77777777" w:rsidR="0016572E" w:rsidRDefault="0016572E" w:rsidP="0016572E">
            <w:pPr>
              <w:pStyle w:val="CopticVersemulti-line"/>
            </w:pPr>
            <w:r>
              <w:t>ⲛ̀ϫⲉ ⲛⲓⲞⲣⲑⲟⲇⲟⲝⲟⲥ:</w:t>
            </w:r>
          </w:p>
          <w:p w14:paraId="201A542B" w14:textId="77777777" w:rsidR="0016572E" w:rsidRDefault="0016572E" w:rsidP="0016572E">
            <w:pPr>
              <w:pStyle w:val="CopticVersemulti-line"/>
            </w:pPr>
            <w:r>
              <w:t>Ⲡⲓ̄ⲥ̄ⲗ̄ ⲙ̀ⲃⲉⲣⲓ:</w:t>
            </w:r>
          </w:p>
          <w:p w14:paraId="3BD20770" w14:textId="21BFA1BC" w:rsidR="0016572E" w:rsidRDefault="0016572E" w:rsidP="00BE67B3">
            <w:pPr>
              <w:pStyle w:val="CopticVerse"/>
            </w:pPr>
            <w:r>
              <w:t>ⲛ̀ⲧⲉ ⲛⲓⲭ̀ⲣⲓⲥⲧⲓⲁⲛⲟⲥ.</w:t>
            </w:r>
          </w:p>
        </w:tc>
      </w:tr>
      <w:tr w:rsidR="00BE67B3" w14:paraId="0F8A73AE" w14:textId="77777777" w:rsidTr="00BE67B3">
        <w:trPr>
          <w:cantSplit/>
        </w:trPr>
        <w:tc>
          <w:tcPr>
            <w:tcW w:w="288" w:type="dxa"/>
          </w:tcPr>
          <w:p w14:paraId="191ABBB4" w14:textId="77777777" w:rsidR="00BE67B3" w:rsidRDefault="00BE67B3" w:rsidP="00BE67B3">
            <w:pPr>
              <w:pStyle w:val="CopticCross"/>
            </w:pPr>
          </w:p>
        </w:tc>
        <w:tc>
          <w:tcPr>
            <w:tcW w:w="3960" w:type="dxa"/>
          </w:tcPr>
          <w:p w14:paraId="7D0A9AEF" w14:textId="77777777" w:rsidR="00DD0F60" w:rsidRDefault="00DD0F60" w:rsidP="00DD0F60">
            <w:pPr>
              <w:pStyle w:val="EngHang"/>
            </w:pPr>
            <w:r>
              <w:t>The Logos Himself,</w:t>
            </w:r>
          </w:p>
          <w:p w14:paraId="608853EA" w14:textId="77777777" w:rsidR="00DD0F60" w:rsidRDefault="00DD0F60" w:rsidP="00DD0F60">
            <w:pPr>
              <w:pStyle w:val="EngHang"/>
            </w:pPr>
            <w:r>
              <w:t>Has granted us,</w:t>
            </w:r>
          </w:p>
          <w:p w14:paraId="09D8F91A" w14:textId="77777777" w:rsidR="00DD0F60" w:rsidRDefault="00DD0F60" w:rsidP="00DD0F60">
            <w:pPr>
              <w:pStyle w:val="EngHang"/>
            </w:pPr>
            <w:r>
              <w:t>We the faithful of Christ,</w:t>
            </w:r>
          </w:p>
          <w:p w14:paraId="0632D0E5" w14:textId="6771D85F" w:rsidR="00DD0F60" w:rsidRDefault="00DD0F60" w:rsidP="00BE67B3">
            <w:pPr>
              <w:pStyle w:val="EngHangEnd"/>
            </w:pPr>
            <w:r>
              <w:t>True freedom.</w:t>
            </w:r>
          </w:p>
        </w:tc>
        <w:tc>
          <w:tcPr>
            <w:tcW w:w="288" w:type="dxa"/>
          </w:tcPr>
          <w:p w14:paraId="6684902B" w14:textId="77777777" w:rsidR="00BE67B3" w:rsidRDefault="00BE67B3" w:rsidP="00BE67B3">
            <w:pPr>
              <w:pStyle w:val="CopticCross"/>
            </w:pPr>
          </w:p>
        </w:tc>
        <w:tc>
          <w:tcPr>
            <w:tcW w:w="288" w:type="dxa"/>
          </w:tcPr>
          <w:p w14:paraId="069BBD8E" w14:textId="77777777" w:rsidR="00BE67B3" w:rsidRDefault="00BE67B3" w:rsidP="00BE67B3">
            <w:pPr>
              <w:pStyle w:val="CopticCross"/>
            </w:pPr>
          </w:p>
        </w:tc>
        <w:tc>
          <w:tcPr>
            <w:tcW w:w="3960" w:type="dxa"/>
          </w:tcPr>
          <w:p w14:paraId="4E952D4A" w14:textId="77777777" w:rsidR="00BE67B3" w:rsidRDefault="0016572E" w:rsidP="0016572E">
            <w:pPr>
              <w:pStyle w:val="CopticVersemulti-line"/>
            </w:pPr>
            <w:r>
              <w:t>Ⲛⲓⲡⲓⲥⲧⲟⲥ ϧⲉⲛ Ⲡ</w:t>
            </w:r>
            <w:r>
              <w:pgNum/>
            </w:r>
            <w:r>
              <w:pgNum/>
              <w:t>ⲭ̄ⲥ̄:</w:t>
            </w:r>
          </w:p>
          <w:p w14:paraId="6963E111" w14:textId="77777777" w:rsidR="0016572E" w:rsidRDefault="0016572E" w:rsidP="0016572E">
            <w:pPr>
              <w:pStyle w:val="CopticVersemulti-line"/>
            </w:pPr>
            <w:r>
              <w:t>ⲡⲓⲗⲟⲅⲟⲥ ⲛ̀ⲁⲓⲇⲓⲁ̀:</w:t>
            </w:r>
          </w:p>
          <w:p w14:paraId="6D26F9E5" w14:textId="77777777" w:rsidR="0016572E" w:rsidRDefault="0016572E" w:rsidP="0016572E">
            <w:pPr>
              <w:pStyle w:val="CopticVersemulti-line"/>
            </w:pPr>
            <w:r>
              <w:t>ⲫⲏⲉ̀ⲧⲁϥⲉⲣϩ̀ⲙⲟⲧ ⲛⲁⲛ:</w:t>
            </w:r>
          </w:p>
          <w:p w14:paraId="22897CEE" w14:textId="6A660110" w:rsidR="0016572E" w:rsidRDefault="0016572E" w:rsidP="00BE67B3">
            <w:pPr>
              <w:pStyle w:val="CopticVerse"/>
            </w:pPr>
            <w:r>
              <w:t>ⲛ̀ϯⲉ̀ⲗⲉⲩⲑⲉⲣⲓⲁ̀.</w:t>
            </w:r>
          </w:p>
        </w:tc>
      </w:tr>
      <w:tr w:rsidR="00BE67B3" w14:paraId="73D3876C" w14:textId="77777777" w:rsidTr="00BE67B3">
        <w:trPr>
          <w:cantSplit/>
        </w:trPr>
        <w:tc>
          <w:tcPr>
            <w:tcW w:w="288" w:type="dxa"/>
          </w:tcPr>
          <w:p w14:paraId="4D849D0C" w14:textId="77777777" w:rsidR="00BE67B3" w:rsidRDefault="00BE67B3" w:rsidP="00BE67B3">
            <w:pPr>
              <w:pStyle w:val="CopticCross"/>
            </w:pPr>
          </w:p>
        </w:tc>
        <w:tc>
          <w:tcPr>
            <w:tcW w:w="3960" w:type="dxa"/>
          </w:tcPr>
          <w:p w14:paraId="2F831B57" w14:textId="77777777" w:rsidR="00BE67B3" w:rsidRDefault="00DD0F60" w:rsidP="00DD0F60">
            <w:pPr>
              <w:pStyle w:val="EngHang"/>
            </w:pPr>
            <w:r>
              <w:t>You are truly blessed,</w:t>
            </w:r>
          </w:p>
          <w:p w14:paraId="09AC12B5" w14:textId="77777777" w:rsidR="00DD0F60" w:rsidRDefault="00DD0F60" w:rsidP="00DD0F60">
            <w:pPr>
              <w:pStyle w:val="EngHang"/>
            </w:pPr>
            <w:r>
              <w:t>You Who are risen</w:t>
            </w:r>
          </w:p>
          <w:p w14:paraId="6634141D" w14:textId="77777777" w:rsidR="00DD0F60" w:rsidRDefault="00DD0F60" w:rsidP="00DD0F60">
            <w:pPr>
              <w:pStyle w:val="EngHang"/>
            </w:pPr>
            <w:r>
              <w:t>From death and has</w:t>
            </w:r>
          </w:p>
          <w:p w14:paraId="1B6001C6" w14:textId="6E3DED6B" w:rsidR="00DD0F60" w:rsidRDefault="00DD0F60" w:rsidP="00BE67B3">
            <w:pPr>
              <w:pStyle w:val="EngHangEnd"/>
            </w:pPr>
            <w:r>
              <w:t>Abolished death.</w:t>
            </w:r>
          </w:p>
        </w:tc>
        <w:tc>
          <w:tcPr>
            <w:tcW w:w="288" w:type="dxa"/>
          </w:tcPr>
          <w:p w14:paraId="4D30C88B" w14:textId="77777777" w:rsidR="00BE67B3" w:rsidRDefault="00BE67B3" w:rsidP="00BE67B3">
            <w:pPr>
              <w:pStyle w:val="CopticCross"/>
            </w:pPr>
          </w:p>
        </w:tc>
        <w:tc>
          <w:tcPr>
            <w:tcW w:w="288" w:type="dxa"/>
          </w:tcPr>
          <w:p w14:paraId="638A5E80" w14:textId="77777777" w:rsidR="00BE67B3" w:rsidRDefault="00BE67B3" w:rsidP="00BE67B3">
            <w:pPr>
              <w:pStyle w:val="CopticCross"/>
            </w:pPr>
          </w:p>
        </w:tc>
        <w:tc>
          <w:tcPr>
            <w:tcW w:w="3960" w:type="dxa"/>
          </w:tcPr>
          <w:p w14:paraId="599687DC" w14:textId="77777777" w:rsidR="00BE67B3" w:rsidRDefault="0016572E" w:rsidP="0016572E">
            <w:pPr>
              <w:pStyle w:val="CopticVersemulti-line"/>
            </w:pPr>
            <w:r>
              <w:t>Ⲝⲙ̀ⲁⲣⲱⲟⲩⲧ ⲁ̀ⲗⲏⲑⲟⲥ:</w:t>
            </w:r>
          </w:p>
          <w:p w14:paraId="23B67259" w14:textId="77777777" w:rsidR="0016572E" w:rsidRDefault="0016572E" w:rsidP="0016572E">
            <w:pPr>
              <w:pStyle w:val="CopticVersemulti-line"/>
            </w:pPr>
            <w:r>
              <w:t>ⲱ̀ ⲫⲏⲉⲧⲁϥⲧⲱⲛϥ:</w:t>
            </w:r>
          </w:p>
          <w:p w14:paraId="63FF8F65" w14:textId="77777777" w:rsidR="0016572E" w:rsidRDefault="0016572E" w:rsidP="0016572E">
            <w:pPr>
              <w:pStyle w:val="CopticVersemulti-line"/>
            </w:pPr>
            <w:r>
              <w:t>ⲉ̀ⲃⲟⲗϧⲉⲛ ⲛⲏⲉⲑⲙⲱⲟⲩⲧ:</w:t>
            </w:r>
          </w:p>
          <w:p w14:paraId="653D1821" w14:textId="08D80825" w:rsidR="0016572E" w:rsidRDefault="0016572E" w:rsidP="00BE67B3">
            <w:pPr>
              <w:pStyle w:val="CopticVerse"/>
            </w:pPr>
            <w:r>
              <w:t>ⲛⲉⲙ ⲡⲓⲙⲟⲩ ⲁϥⲕⲱⲣϥ.</w:t>
            </w:r>
          </w:p>
        </w:tc>
      </w:tr>
      <w:tr w:rsidR="00BE67B3" w14:paraId="17C1ED31" w14:textId="77777777" w:rsidTr="00BE67B3">
        <w:trPr>
          <w:cantSplit/>
        </w:trPr>
        <w:tc>
          <w:tcPr>
            <w:tcW w:w="288" w:type="dxa"/>
          </w:tcPr>
          <w:p w14:paraId="14FF277C" w14:textId="77777777" w:rsidR="00BE67B3" w:rsidRDefault="00BE67B3" w:rsidP="00BE67B3">
            <w:pPr>
              <w:pStyle w:val="CopticCross"/>
            </w:pPr>
            <w:r>
              <w:t>¿</w:t>
            </w:r>
          </w:p>
        </w:tc>
        <w:tc>
          <w:tcPr>
            <w:tcW w:w="3960" w:type="dxa"/>
          </w:tcPr>
          <w:p w14:paraId="171C9A81" w14:textId="77777777" w:rsidR="00BE67B3" w:rsidRDefault="00DD0F60" w:rsidP="00DD0F60">
            <w:pPr>
              <w:pStyle w:val="EngHang"/>
            </w:pPr>
            <w:r>
              <w:t>He appeared in power,</w:t>
            </w:r>
          </w:p>
          <w:p w14:paraId="7D0B28B8" w14:textId="7C0B1DC1" w:rsidR="00DD0F60" w:rsidRDefault="00DD0F60" w:rsidP="00DD0F60">
            <w:pPr>
              <w:pStyle w:val="EngHang"/>
            </w:pPr>
            <w:r>
              <w:t>And saved His people,</w:t>
            </w:r>
          </w:p>
          <w:p w14:paraId="518161C2" w14:textId="3DBD4EC6" w:rsidR="00DD0F60" w:rsidRDefault="00DD0F60" w:rsidP="00DD0F60">
            <w:pPr>
              <w:pStyle w:val="EngHang"/>
            </w:pPr>
            <w:r>
              <w:t>From the devil</w:t>
            </w:r>
          </w:p>
          <w:p w14:paraId="74D9DC2F" w14:textId="0122B3B6" w:rsidR="00DD0F60" w:rsidRDefault="00DD0F60" w:rsidP="00BE67B3">
            <w:pPr>
              <w:pStyle w:val="EngHangEnd"/>
            </w:pPr>
            <w:r>
              <w:t>With His upraised arm.</w:t>
            </w:r>
          </w:p>
        </w:tc>
        <w:tc>
          <w:tcPr>
            <w:tcW w:w="288" w:type="dxa"/>
          </w:tcPr>
          <w:p w14:paraId="64E0DE19" w14:textId="77777777" w:rsidR="00BE67B3" w:rsidRDefault="00BE67B3" w:rsidP="00BE67B3">
            <w:pPr>
              <w:pStyle w:val="CopticCross"/>
            </w:pPr>
          </w:p>
        </w:tc>
        <w:tc>
          <w:tcPr>
            <w:tcW w:w="288" w:type="dxa"/>
          </w:tcPr>
          <w:p w14:paraId="21B55BFF" w14:textId="77777777" w:rsidR="00BE67B3" w:rsidRDefault="00BE67B3" w:rsidP="00BE67B3">
            <w:pPr>
              <w:pStyle w:val="CopticCross"/>
            </w:pPr>
            <w:r>
              <w:t>¿</w:t>
            </w:r>
          </w:p>
        </w:tc>
        <w:tc>
          <w:tcPr>
            <w:tcW w:w="3960" w:type="dxa"/>
          </w:tcPr>
          <w:p w14:paraId="461EB246" w14:textId="77777777" w:rsidR="00BE67B3" w:rsidRDefault="0016572E" w:rsidP="0016572E">
            <w:pPr>
              <w:pStyle w:val="CopticVersemulti-line"/>
            </w:pPr>
            <w:r>
              <w:t>Ⲟⲩⲟϩ ⲁϥⲟⲩⲱⲛϩ ϧⲉⲛ ⲧⲉϥϫⲟⲙ:</w:t>
            </w:r>
          </w:p>
          <w:p w14:paraId="072A333D" w14:textId="77777777" w:rsidR="0016572E" w:rsidRDefault="0016572E" w:rsidP="0016572E">
            <w:pPr>
              <w:pStyle w:val="CopticVersemulti-line"/>
            </w:pPr>
            <w:r>
              <w:t>ⲁϥⲥⲱϯ ⲙ̀ⲡⲉϥⲗⲁⲟⲥ:</w:t>
            </w:r>
          </w:p>
          <w:p w14:paraId="207DCFC3" w14:textId="77777777" w:rsidR="0016572E" w:rsidRDefault="0016572E" w:rsidP="0016572E">
            <w:pPr>
              <w:pStyle w:val="CopticVersemulti-line"/>
            </w:pPr>
            <w:r>
              <w:t>ⲛ̀ϩ̀ⲣⲏⲓ ϧⲉⲛ ⲡⲉϥϣⲱⲃϣ:</w:t>
            </w:r>
          </w:p>
          <w:p w14:paraId="10E40C8B" w14:textId="1A671E43" w:rsidR="0016572E" w:rsidRDefault="0016572E" w:rsidP="00BE67B3">
            <w:pPr>
              <w:pStyle w:val="CopticVerse"/>
            </w:pPr>
            <w:r>
              <w:t>ϧⲉⲛ ⲡⲓⲇⲓⲁⲃⲟⲗⲟⲥ.</w:t>
            </w:r>
          </w:p>
        </w:tc>
      </w:tr>
      <w:tr w:rsidR="00BE67B3" w14:paraId="7CB2B765" w14:textId="77777777" w:rsidTr="00BE67B3">
        <w:trPr>
          <w:cantSplit/>
        </w:trPr>
        <w:tc>
          <w:tcPr>
            <w:tcW w:w="288" w:type="dxa"/>
          </w:tcPr>
          <w:p w14:paraId="05B5293A" w14:textId="77777777" w:rsidR="00BE67B3" w:rsidRDefault="00BE67B3" w:rsidP="00BE67B3">
            <w:pPr>
              <w:pStyle w:val="CopticCross"/>
            </w:pPr>
            <w:r>
              <w:t>¿</w:t>
            </w:r>
          </w:p>
        </w:tc>
        <w:tc>
          <w:tcPr>
            <w:tcW w:w="3960" w:type="dxa"/>
          </w:tcPr>
          <w:p w14:paraId="4044C1AC" w14:textId="77777777" w:rsidR="00BE67B3" w:rsidRDefault="00DD0F60" w:rsidP="00DD0F60">
            <w:pPr>
              <w:pStyle w:val="EngHang"/>
            </w:pPr>
            <w:r>
              <w:t>He also descended</w:t>
            </w:r>
          </w:p>
          <w:p w14:paraId="60CD2D3A" w14:textId="77777777" w:rsidR="00DD0F60" w:rsidRDefault="00DD0F60" w:rsidP="00DD0F60">
            <w:pPr>
              <w:pStyle w:val="EngHang"/>
            </w:pPr>
            <w:r>
              <w:t>To the lower parts</w:t>
            </w:r>
          </w:p>
          <w:p w14:paraId="73997CE5" w14:textId="77777777" w:rsidR="00DD0F60" w:rsidRDefault="00DD0F60" w:rsidP="00DD0F60">
            <w:pPr>
              <w:pStyle w:val="EngHang"/>
            </w:pPr>
            <w:r>
              <w:t>Of the earth, to Hades,</w:t>
            </w:r>
          </w:p>
          <w:p w14:paraId="34A7042B" w14:textId="3F5F3BB2" w:rsidR="00DD0F60" w:rsidRDefault="00DD0F60" w:rsidP="00BE67B3">
            <w:pPr>
              <w:pStyle w:val="EngHangEnd"/>
            </w:pPr>
            <w:r>
              <w:t>Through His mercy.</w:t>
            </w:r>
          </w:p>
        </w:tc>
        <w:tc>
          <w:tcPr>
            <w:tcW w:w="288" w:type="dxa"/>
          </w:tcPr>
          <w:p w14:paraId="0657AE4E" w14:textId="77777777" w:rsidR="00BE67B3" w:rsidRDefault="00BE67B3" w:rsidP="00BE67B3">
            <w:pPr>
              <w:pStyle w:val="CopticCross"/>
            </w:pPr>
          </w:p>
        </w:tc>
        <w:tc>
          <w:tcPr>
            <w:tcW w:w="288" w:type="dxa"/>
          </w:tcPr>
          <w:p w14:paraId="6CC6A127" w14:textId="77777777" w:rsidR="00BE67B3" w:rsidRDefault="00BE67B3" w:rsidP="00BE67B3">
            <w:pPr>
              <w:pStyle w:val="CopticCross"/>
            </w:pPr>
            <w:r>
              <w:t>¿</w:t>
            </w:r>
          </w:p>
        </w:tc>
        <w:tc>
          <w:tcPr>
            <w:tcW w:w="3960" w:type="dxa"/>
          </w:tcPr>
          <w:p w14:paraId="05BEF1A2" w14:textId="77777777" w:rsidR="00BE67B3" w:rsidRDefault="00352366" w:rsidP="00352366">
            <w:pPr>
              <w:pStyle w:val="CopticVersemulti-line"/>
            </w:pPr>
            <w:r>
              <w:t>Ⲡⲁⲗⲓⲛ ⲟⲛ ⲁϥϣⲉⲛⲁϥ:</w:t>
            </w:r>
          </w:p>
          <w:p w14:paraId="0434FABC" w14:textId="77777777" w:rsidR="00352366" w:rsidRDefault="00352366" w:rsidP="00352366">
            <w:pPr>
              <w:pStyle w:val="CopticVersemulti-line"/>
            </w:pPr>
            <w:r>
              <w:t>ⲉ̀ⲛⲓⲙⲉⲧⲥⲁⲡⲉⲥⲏⲧ:</w:t>
            </w:r>
          </w:p>
          <w:p w14:paraId="7B78AFDA" w14:textId="77777777" w:rsidR="00352366" w:rsidRDefault="00352366" w:rsidP="00352366">
            <w:pPr>
              <w:pStyle w:val="CopticVersemulti-line"/>
            </w:pPr>
            <w:r>
              <w:t>ⲙ̀ⲡ̀ⲕⲁϩⲓ ϧⲉⲛ ⲁ̀ⲙⲉⲛϯ:</w:t>
            </w:r>
          </w:p>
          <w:p w14:paraId="01ED03AD" w14:textId="4DF5C39A" w:rsidR="00352366" w:rsidRDefault="00352366" w:rsidP="00BE67B3">
            <w:pPr>
              <w:pStyle w:val="CopticVerse"/>
            </w:pPr>
            <w:r>
              <w:t>ϧⲉⲛ ⲧⲉϥⲙⲉⲧⲛⲁⲏⲧ.</w:t>
            </w:r>
          </w:p>
        </w:tc>
      </w:tr>
      <w:tr w:rsidR="00BE67B3" w14:paraId="048A88E4" w14:textId="77777777" w:rsidTr="00BE67B3">
        <w:trPr>
          <w:cantSplit/>
        </w:trPr>
        <w:tc>
          <w:tcPr>
            <w:tcW w:w="288" w:type="dxa"/>
          </w:tcPr>
          <w:p w14:paraId="6F329CB2" w14:textId="77777777" w:rsidR="00BE67B3" w:rsidRDefault="00BE67B3" w:rsidP="00BE67B3">
            <w:pPr>
              <w:pStyle w:val="CopticCross"/>
            </w:pPr>
          </w:p>
        </w:tc>
        <w:tc>
          <w:tcPr>
            <w:tcW w:w="3960" w:type="dxa"/>
          </w:tcPr>
          <w:p w14:paraId="27EF6E2F" w14:textId="77777777" w:rsidR="00BE67B3" w:rsidRDefault="00DD0F60" w:rsidP="00DD0F60">
            <w:pPr>
              <w:pStyle w:val="EngHang"/>
            </w:pPr>
            <w:r>
              <w:t>There, in that place,</w:t>
            </w:r>
          </w:p>
          <w:p w14:paraId="3138057B" w14:textId="77777777" w:rsidR="00DD0F60" w:rsidRDefault="00DD0F60" w:rsidP="00DD0F60">
            <w:pPr>
              <w:pStyle w:val="EngHang"/>
            </w:pPr>
            <w:r>
              <w:t>He captured</w:t>
            </w:r>
          </w:p>
          <w:p w14:paraId="19258F6D" w14:textId="77777777" w:rsidR="00DD0F60" w:rsidRDefault="00DD0F60" w:rsidP="00DD0F60">
            <w:pPr>
              <w:pStyle w:val="EngHang"/>
            </w:pPr>
            <w:r>
              <w:t>Captivity itself</w:t>
            </w:r>
          </w:p>
          <w:p w14:paraId="660B7BE4" w14:textId="53854136" w:rsidR="00DD0F60" w:rsidRDefault="00DD0F60" w:rsidP="00BE67B3">
            <w:pPr>
              <w:pStyle w:val="EngHangEnd"/>
            </w:pPr>
            <w:r>
              <w:t>Without hindrance.</w:t>
            </w:r>
          </w:p>
        </w:tc>
        <w:tc>
          <w:tcPr>
            <w:tcW w:w="288" w:type="dxa"/>
          </w:tcPr>
          <w:p w14:paraId="619CB610" w14:textId="77777777" w:rsidR="00BE67B3" w:rsidRDefault="00BE67B3" w:rsidP="00BE67B3">
            <w:pPr>
              <w:pStyle w:val="CopticCross"/>
            </w:pPr>
          </w:p>
        </w:tc>
        <w:tc>
          <w:tcPr>
            <w:tcW w:w="288" w:type="dxa"/>
          </w:tcPr>
          <w:p w14:paraId="540174A7" w14:textId="77777777" w:rsidR="00BE67B3" w:rsidRDefault="00BE67B3" w:rsidP="00BE67B3">
            <w:pPr>
              <w:pStyle w:val="CopticCross"/>
            </w:pPr>
          </w:p>
        </w:tc>
        <w:tc>
          <w:tcPr>
            <w:tcW w:w="3960" w:type="dxa"/>
          </w:tcPr>
          <w:p w14:paraId="59CD843B" w14:textId="77777777" w:rsidR="00BE67B3" w:rsidRDefault="00352366" w:rsidP="00352366">
            <w:pPr>
              <w:pStyle w:val="CopticVersemulti-line"/>
            </w:pPr>
            <w:r>
              <w:t>Ⲣⲏⲧⲟⲥ ⲉ̀ⲧⲉ ⲙ̀ⲙⲁⲩ:</w:t>
            </w:r>
          </w:p>
          <w:p w14:paraId="649286E2" w14:textId="77777777" w:rsidR="00352366" w:rsidRDefault="00352366" w:rsidP="00352366">
            <w:pPr>
              <w:pStyle w:val="CopticVersemulti-line"/>
            </w:pPr>
            <w:r>
              <w:t>ⲁϥⲉⲣⲉⲭⲙⲁⲗⲱⲧⲉⲩⲓⲛ:</w:t>
            </w:r>
          </w:p>
          <w:p w14:paraId="28B3A1F5" w14:textId="77777777" w:rsidR="00352366" w:rsidRDefault="00352366" w:rsidP="00352366">
            <w:pPr>
              <w:pStyle w:val="CopticVersemulti-line"/>
            </w:pPr>
            <w:r>
              <w:t>ⲛ̀ϯⲉⲝⲙⲁⲗⲱⲥⲓⲁ̀:</w:t>
            </w:r>
          </w:p>
          <w:p w14:paraId="65623B51" w14:textId="320E7BCC" w:rsidR="00352366" w:rsidRDefault="00352366" w:rsidP="00BE67B3">
            <w:pPr>
              <w:pStyle w:val="CopticVerse"/>
            </w:pPr>
            <w:r>
              <w:t>ⲛⲁⲧⲉⲣⲕⲟⲗⲓⲛ.</w:t>
            </w:r>
          </w:p>
        </w:tc>
      </w:tr>
      <w:tr w:rsidR="00BE67B3" w14:paraId="27A1BC11" w14:textId="77777777" w:rsidTr="00BE67B3">
        <w:trPr>
          <w:cantSplit/>
        </w:trPr>
        <w:tc>
          <w:tcPr>
            <w:tcW w:w="288" w:type="dxa"/>
          </w:tcPr>
          <w:p w14:paraId="51B24CF9" w14:textId="77777777" w:rsidR="00BE67B3" w:rsidRDefault="00BE67B3" w:rsidP="00BE67B3">
            <w:pPr>
              <w:pStyle w:val="CopticCross"/>
            </w:pPr>
          </w:p>
        </w:tc>
        <w:tc>
          <w:tcPr>
            <w:tcW w:w="3960" w:type="dxa"/>
          </w:tcPr>
          <w:p w14:paraId="3514D10C" w14:textId="77777777" w:rsidR="00BE67B3" w:rsidRDefault="00DD0F60" w:rsidP="00DD0F60">
            <w:pPr>
              <w:pStyle w:val="EngHang"/>
            </w:pPr>
            <w:r>
              <w:t>He broke asunder</w:t>
            </w:r>
          </w:p>
          <w:p w14:paraId="2F878C4B" w14:textId="77777777" w:rsidR="00DD0F60" w:rsidRDefault="00DD0F60" w:rsidP="00DD0F60">
            <w:pPr>
              <w:pStyle w:val="EngHang"/>
            </w:pPr>
            <w:r>
              <w:t>The iron lock,</w:t>
            </w:r>
          </w:p>
          <w:p w14:paraId="2F053EBD" w14:textId="77777777" w:rsidR="00DD0F60" w:rsidRDefault="00DD0F60" w:rsidP="00DD0F60">
            <w:pPr>
              <w:pStyle w:val="EngHang"/>
            </w:pPr>
            <w:r>
              <w:t>And brought out His elect</w:t>
            </w:r>
          </w:p>
          <w:p w14:paraId="1BD3F638" w14:textId="3CEE24C5" w:rsidR="00DD0F60" w:rsidRDefault="00DD0F60" w:rsidP="00BE67B3">
            <w:pPr>
              <w:pStyle w:val="EngHangEnd"/>
            </w:pPr>
            <w:r>
              <w:t>With dignity.</w:t>
            </w:r>
          </w:p>
        </w:tc>
        <w:tc>
          <w:tcPr>
            <w:tcW w:w="288" w:type="dxa"/>
          </w:tcPr>
          <w:p w14:paraId="2D9995E4" w14:textId="77777777" w:rsidR="00BE67B3" w:rsidRDefault="00BE67B3" w:rsidP="00BE67B3">
            <w:pPr>
              <w:pStyle w:val="CopticCross"/>
            </w:pPr>
          </w:p>
        </w:tc>
        <w:tc>
          <w:tcPr>
            <w:tcW w:w="288" w:type="dxa"/>
          </w:tcPr>
          <w:p w14:paraId="7818139B" w14:textId="77777777" w:rsidR="00BE67B3" w:rsidRDefault="00BE67B3" w:rsidP="00BE67B3">
            <w:pPr>
              <w:pStyle w:val="CopticCross"/>
            </w:pPr>
          </w:p>
        </w:tc>
        <w:tc>
          <w:tcPr>
            <w:tcW w:w="3960" w:type="dxa"/>
          </w:tcPr>
          <w:p w14:paraId="66EFAF9D" w14:textId="77777777" w:rsidR="00BE67B3" w:rsidRDefault="00352366" w:rsidP="00352366">
            <w:pPr>
              <w:pStyle w:val="CopticVersemulti-line"/>
            </w:pPr>
            <w:r>
              <w:t>Ⲥⲉ ⲉⲣⲛⲟϥⲣⲓ ⲇⲉ ⲁϥⲕⲱϣ:</w:t>
            </w:r>
          </w:p>
          <w:p w14:paraId="29EA2DE1" w14:textId="77777777" w:rsidR="00352366" w:rsidRDefault="00352366" w:rsidP="00352366">
            <w:pPr>
              <w:pStyle w:val="CopticVersemulti-line"/>
            </w:pPr>
            <w:r>
              <w:t>ⲛ̀ϩⲁⲛⲙⲟⲭⲗⲟⲥ ⲙ̀ⲃⲉⲛⲓⲡⲓ:</w:t>
            </w:r>
          </w:p>
          <w:p w14:paraId="0345B22C" w14:textId="77777777" w:rsidR="00352366" w:rsidRDefault="00352366" w:rsidP="00352366">
            <w:pPr>
              <w:pStyle w:val="CopticVersemulti-line"/>
            </w:pPr>
            <w:r>
              <w:t>ⲁϥⲓ̀ⲛⲓ ⲛⲛⲉϥⲥⲱⲧⲡ:</w:t>
            </w:r>
          </w:p>
          <w:p w14:paraId="26EE8645" w14:textId="43AD8DBE" w:rsidR="00352366" w:rsidRDefault="00352366" w:rsidP="00BE67B3">
            <w:pPr>
              <w:pStyle w:val="CopticVerse"/>
            </w:pPr>
            <w:r>
              <w:t>ϧⲉⲛ ⲟⲩⲙⲉⲧⲁⲧϭⲓϣⲓⲡⲓ.</w:t>
            </w:r>
          </w:p>
        </w:tc>
      </w:tr>
      <w:tr w:rsidR="00BE67B3" w14:paraId="35BAD1CF" w14:textId="77777777" w:rsidTr="00BE67B3">
        <w:trPr>
          <w:cantSplit/>
        </w:trPr>
        <w:tc>
          <w:tcPr>
            <w:tcW w:w="288" w:type="dxa"/>
          </w:tcPr>
          <w:p w14:paraId="02B8A398" w14:textId="77777777" w:rsidR="00BE67B3" w:rsidRDefault="00BE67B3" w:rsidP="00BE67B3">
            <w:pPr>
              <w:pStyle w:val="CopticCross"/>
            </w:pPr>
            <w:r>
              <w:t>¿</w:t>
            </w:r>
          </w:p>
        </w:tc>
        <w:tc>
          <w:tcPr>
            <w:tcW w:w="3960" w:type="dxa"/>
          </w:tcPr>
          <w:p w14:paraId="0683F343" w14:textId="77777777" w:rsidR="00BE67B3" w:rsidRDefault="00DD0F60" w:rsidP="00DD0F60">
            <w:pPr>
              <w:pStyle w:val="EngHang"/>
            </w:pPr>
            <w:r>
              <w:t>He carried them</w:t>
            </w:r>
          </w:p>
          <w:p w14:paraId="282CB6D1" w14:textId="77777777" w:rsidR="00DD0F60" w:rsidRDefault="00DD0F60" w:rsidP="00DD0F60">
            <w:pPr>
              <w:pStyle w:val="EngHang"/>
            </w:pPr>
            <w:r>
              <w:t>With Himself to the highest,</w:t>
            </w:r>
          </w:p>
          <w:p w14:paraId="7138165F" w14:textId="77777777" w:rsidR="00DD0F60" w:rsidRDefault="00DD0F60" w:rsidP="00DD0F60">
            <w:pPr>
              <w:pStyle w:val="EngHang"/>
            </w:pPr>
            <w:r>
              <w:t>To the place of rest,</w:t>
            </w:r>
          </w:p>
          <w:p w14:paraId="52BD8F25" w14:textId="568EFA08" w:rsidR="00DD0F60" w:rsidRDefault="00DD0F60" w:rsidP="00BE67B3">
            <w:pPr>
              <w:pStyle w:val="EngHangEnd"/>
            </w:pPr>
            <w:r>
              <w:t>With joy and rejoicing.</w:t>
            </w:r>
          </w:p>
        </w:tc>
        <w:tc>
          <w:tcPr>
            <w:tcW w:w="288" w:type="dxa"/>
          </w:tcPr>
          <w:p w14:paraId="4D294DDD" w14:textId="77777777" w:rsidR="00BE67B3" w:rsidRDefault="00BE67B3" w:rsidP="00BE67B3">
            <w:pPr>
              <w:pStyle w:val="CopticCross"/>
            </w:pPr>
          </w:p>
        </w:tc>
        <w:tc>
          <w:tcPr>
            <w:tcW w:w="288" w:type="dxa"/>
          </w:tcPr>
          <w:p w14:paraId="449D05CE" w14:textId="77777777" w:rsidR="00BE67B3" w:rsidRDefault="00BE67B3" w:rsidP="00BE67B3">
            <w:pPr>
              <w:pStyle w:val="CopticCross"/>
            </w:pPr>
            <w:r>
              <w:t>¿</w:t>
            </w:r>
          </w:p>
        </w:tc>
        <w:tc>
          <w:tcPr>
            <w:tcW w:w="3960" w:type="dxa"/>
          </w:tcPr>
          <w:p w14:paraId="6BAF2F2F" w14:textId="77777777" w:rsidR="00BE67B3" w:rsidRDefault="00352366" w:rsidP="00352366">
            <w:pPr>
              <w:pStyle w:val="CopticVersemulti-line"/>
            </w:pPr>
            <w:r>
              <w:t>Ⲧⲟⲧⲉ ⲟⲩⲟϩ ⲁϥⲟⲗⲟⲩ:</w:t>
            </w:r>
          </w:p>
          <w:p w14:paraId="46C323F0" w14:textId="77777777" w:rsidR="00352366" w:rsidRDefault="00352366" w:rsidP="00352366">
            <w:pPr>
              <w:pStyle w:val="CopticVersemulti-line"/>
            </w:pPr>
            <w:r>
              <w:t>ⲙ̀ⲡ̀ϭⲓⲥⲓ ⲛⲉⲙⲁϥ</w:t>
            </w:r>
          </w:p>
          <w:p w14:paraId="2D562A13" w14:textId="77777777" w:rsidR="00352366" w:rsidRDefault="00352366" w:rsidP="00352366">
            <w:pPr>
              <w:pStyle w:val="CopticVersemulti-line"/>
            </w:pPr>
            <w:r>
              <w:t>ⲉ̀ⲡⲉϥⲙⲁⲛⲉⲙⲧⲟⲛ:</w:t>
            </w:r>
          </w:p>
          <w:p w14:paraId="22E13BAB" w14:textId="26BE4451" w:rsidR="00352366" w:rsidRDefault="00352366" w:rsidP="00BE67B3">
            <w:pPr>
              <w:pStyle w:val="CopticVerse"/>
            </w:pPr>
            <w:r>
              <w:t>ϧⲉⲛ ⲫ̀ⲣⲁϣⲓ ⲛⲉⲙ ⲟⲩⲟⲩⲛⲟϥ.</w:t>
            </w:r>
          </w:p>
        </w:tc>
      </w:tr>
      <w:tr w:rsidR="00BE67B3" w14:paraId="2AA20370" w14:textId="77777777" w:rsidTr="00BE67B3">
        <w:trPr>
          <w:cantSplit/>
        </w:trPr>
        <w:tc>
          <w:tcPr>
            <w:tcW w:w="288" w:type="dxa"/>
          </w:tcPr>
          <w:p w14:paraId="5B0FBF00" w14:textId="77777777" w:rsidR="00BE67B3" w:rsidRDefault="00BE67B3" w:rsidP="00BE67B3">
            <w:pPr>
              <w:pStyle w:val="CopticCross"/>
            </w:pPr>
            <w:r>
              <w:t>¿</w:t>
            </w:r>
          </w:p>
        </w:tc>
        <w:tc>
          <w:tcPr>
            <w:tcW w:w="3960" w:type="dxa"/>
          </w:tcPr>
          <w:p w14:paraId="27E072E7" w14:textId="77777777" w:rsidR="00BE67B3" w:rsidRDefault="00DD0F60" w:rsidP="00DD0F60">
            <w:pPr>
              <w:pStyle w:val="EngHang"/>
            </w:pPr>
            <w:r>
              <w:t>Because of His mercy</w:t>
            </w:r>
          </w:p>
          <w:p w14:paraId="55C64839" w14:textId="77777777" w:rsidR="00DD0F60" w:rsidRDefault="00DD0F60" w:rsidP="00DD0F60">
            <w:pPr>
              <w:pStyle w:val="EngHang"/>
            </w:pPr>
            <w:r>
              <w:t>And His compassion,</w:t>
            </w:r>
          </w:p>
          <w:p w14:paraId="6959E5CB" w14:textId="77777777" w:rsidR="00DD0F60" w:rsidRDefault="00DD0F60" w:rsidP="00DD0F60">
            <w:pPr>
              <w:pStyle w:val="EngHang"/>
            </w:pPr>
            <w:r>
              <w:t>Has has removed</w:t>
            </w:r>
          </w:p>
          <w:p w14:paraId="483F86CE" w14:textId="2ADB5DFA" w:rsidR="00DD0F60" w:rsidRDefault="00DD0F60" w:rsidP="00BE67B3">
            <w:pPr>
              <w:pStyle w:val="EngHangEnd"/>
            </w:pPr>
            <w:r>
              <w:t>Sorrow from us.</w:t>
            </w:r>
          </w:p>
        </w:tc>
        <w:tc>
          <w:tcPr>
            <w:tcW w:w="288" w:type="dxa"/>
          </w:tcPr>
          <w:p w14:paraId="48237848" w14:textId="77777777" w:rsidR="00BE67B3" w:rsidRDefault="00BE67B3" w:rsidP="00BE67B3">
            <w:pPr>
              <w:pStyle w:val="CopticCross"/>
            </w:pPr>
          </w:p>
        </w:tc>
        <w:tc>
          <w:tcPr>
            <w:tcW w:w="288" w:type="dxa"/>
          </w:tcPr>
          <w:p w14:paraId="13CA4E22" w14:textId="77777777" w:rsidR="00BE67B3" w:rsidRDefault="00BE67B3" w:rsidP="00BE67B3">
            <w:pPr>
              <w:pStyle w:val="CopticCross"/>
            </w:pPr>
            <w:r>
              <w:t>¿</w:t>
            </w:r>
          </w:p>
        </w:tc>
        <w:tc>
          <w:tcPr>
            <w:tcW w:w="3960" w:type="dxa"/>
          </w:tcPr>
          <w:p w14:paraId="19FF68D6" w14:textId="77777777" w:rsidR="00BE67B3" w:rsidRDefault="00352366" w:rsidP="00352366">
            <w:pPr>
              <w:pStyle w:val="CopticVersemulti-line"/>
            </w:pPr>
            <w:r>
              <w:t>Ⲩⲡⲉⲣ ⲙⲡⲉϥⲛⲁⲓ:</w:t>
            </w:r>
          </w:p>
          <w:p w14:paraId="563429CE" w14:textId="77777777" w:rsidR="00352366" w:rsidRDefault="00352366" w:rsidP="00352366">
            <w:pPr>
              <w:pStyle w:val="CopticVersemulti-line"/>
            </w:pPr>
            <w:r>
              <w:t>ⲛⲉⲙ ⲛⲉϥⲙⲉⲧϣⲉⲛϩⲏⲧ:</w:t>
            </w:r>
          </w:p>
          <w:p w14:paraId="259641D4" w14:textId="77777777" w:rsidR="00352366" w:rsidRDefault="00352366" w:rsidP="00352366">
            <w:pPr>
              <w:pStyle w:val="CopticVersemulti-line"/>
            </w:pPr>
            <w:r>
              <w:t>ⲁϥⲃⲱⲗ ⲉ̀ⲃⲟⲗ ϩⲁⲣⲟⲛ:</w:t>
            </w:r>
          </w:p>
          <w:p w14:paraId="51FE7A2D" w14:textId="590C22A5" w:rsidR="00352366" w:rsidRDefault="00352366" w:rsidP="00BE67B3">
            <w:pPr>
              <w:pStyle w:val="CopticVerse"/>
            </w:pPr>
            <w:r>
              <w:t>ⲛ̀ⲉⲙⲕⲁϩⲛ̀ϩⲏⲧ.</w:t>
            </w:r>
          </w:p>
        </w:tc>
      </w:tr>
      <w:tr w:rsidR="00BE67B3" w14:paraId="4CF238DD" w14:textId="77777777" w:rsidTr="00BE67B3">
        <w:trPr>
          <w:cantSplit/>
        </w:trPr>
        <w:tc>
          <w:tcPr>
            <w:tcW w:w="288" w:type="dxa"/>
          </w:tcPr>
          <w:p w14:paraId="246AB987" w14:textId="77777777" w:rsidR="00BE67B3" w:rsidRDefault="00BE67B3" w:rsidP="00BE67B3">
            <w:pPr>
              <w:pStyle w:val="CopticCross"/>
            </w:pPr>
          </w:p>
        </w:tc>
        <w:tc>
          <w:tcPr>
            <w:tcW w:w="3960" w:type="dxa"/>
          </w:tcPr>
          <w:p w14:paraId="29A74BCA" w14:textId="77777777" w:rsidR="00BE67B3" w:rsidRDefault="00DD0F60" w:rsidP="00DD0F60">
            <w:pPr>
              <w:pStyle w:val="EngHang"/>
            </w:pPr>
            <w:r>
              <w:t>This is the day</w:t>
            </w:r>
          </w:p>
          <w:p w14:paraId="40D34630" w14:textId="77777777" w:rsidR="00DD0F60" w:rsidRDefault="00DD0F60" w:rsidP="00DD0F60">
            <w:pPr>
              <w:pStyle w:val="EngHang"/>
            </w:pPr>
            <w:r>
              <w:t>Which the Lord has made!</w:t>
            </w:r>
          </w:p>
          <w:p w14:paraId="254AA94B" w14:textId="77777777" w:rsidR="00DD0F60" w:rsidRDefault="00DD0F60" w:rsidP="00DD0F60">
            <w:pPr>
              <w:pStyle w:val="EngHang"/>
            </w:pPr>
            <w:r>
              <w:t>Let us rejoice</w:t>
            </w:r>
          </w:p>
          <w:p w14:paraId="687B16E9" w14:textId="1FA649F8" w:rsidR="00DD0F60" w:rsidRDefault="00DD0F60" w:rsidP="00BE67B3">
            <w:pPr>
              <w:pStyle w:val="EngHangEnd"/>
            </w:pPr>
            <w:r>
              <w:t>And be glad in it!</w:t>
            </w:r>
          </w:p>
        </w:tc>
        <w:tc>
          <w:tcPr>
            <w:tcW w:w="288" w:type="dxa"/>
          </w:tcPr>
          <w:p w14:paraId="552ADAFC" w14:textId="77777777" w:rsidR="00BE67B3" w:rsidRDefault="00BE67B3" w:rsidP="00BE67B3">
            <w:pPr>
              <w:pStyle w:val="CopticCross"/>
            </w:pPr>
          </w:p>
        </w:tc>
        <w:tc>
          <w:tcPr>
            <w:tcW w:w="288" w:type="dxa"/>
          </w:tcPr>
          <w:p w14:paraId="681FD66D" w14:textId="77777777" w:rsidR="00BE67B3" w:rsidRDefault="00BE67B3" w:rsidP="00BE67B3">
            <w:pPr>
              <w:pStyle w:val="CopticCross"/>
            </w:pPr>
          </w:p>
        </w:tc>
        <w:tc>
          <w:tcPr>
            <w:tcW w:w="3960" w:type="dxa"/>
          </w:tcPr>
          <w:p w14:paraId="4C961273" w14:textId="77777777" w:rsidR="00BE67B3" w:rsidRDefault="00352366" w:rsidP="00352366">
            <w:pPr>
              <w:pStyle w:val="CopticVersemulti-line"/>
            </w:pPr>
            <w:r>
              <w:t>Ⲫⲁⲓ ⲡⲉ ⲡⲓⲉ̀ϩⲟⲟⲩ:</w:t>
            </w:r>
          </w:p>
          <w:p w14:paraId="766B2843" w14:textId="77777777" w:rsidR="00352366" w:rsidRDefault="00352366" w:rsidP="00352366">
            <w:pPr>
              <w:pStyle w:val="CopticVersemulti-line"/>
            </w:pPr>
            <w:r>
              <w:t>ⲉ̀ⲧⲁ Ⲡϭⲟⲓⲥ ⲑⲁⲙⲓⲟϥ:</w:t>
            </w:r>
          </w:p>
          <w:p w14:paraId="77A35C73" w14:textId="77777777" w:rsidR="00352366" w:rsidRDefault="00352366" w:rsidP="00352366">
            <w:pPr>
              <w:pStyle w:val="CopticVersemulti-line"/>
            </w:pPr>
            <w:r>
              <w:t>ⲙⲁⲣⲉⲛⲑⲉⲗⲏⲗ ⲛ̀ϧⲏⲧϥ:</w:t>
            </w:r>
          </w:p>
          <w:p w14:paraId="43AC8835" w14:textId="7A758F96" w:rsidR="00352366" w:rsidRDefault="00352366" w:rsidP="00BE67B3">
            <w:pPr>
              <w:pStyle w:val="CopticVerse"/>
            </w:pPr>
            <w:r>
              <w:t>ⲟⲩⲟϩ ⲛ̀ⲧⲉⲛⲟⲩⲛⲟϥ.</w:t>
            </w:r>
          </w:p>
        </w:tc>
      </w:tr>
      <w:tr w:rsidR="00BE67B3" w14:paraId="6836C7A7" w14:textId="77777777" w:rsidTr="00BE67B3">
        <w:trPr>
          <w:cantSplit/>
        </w:trPr>
        <w:tc>
          <w:tcPr>
            <w:tcW w:w="288" w:type="dxa"/>
          </w:tcPr>
          <w:p w14:paraId="037C52E7" w14:textId="77777777" w:rsidR="00BE67B3" w:rsidRDefault="00BE67B3" w:rsidP="00BE67B3">
            <w:pPr>
              <w:pStyle w:val="CopticCross"/>
            </w:pPr>
          </w:p>
        </w:tc>
        <w:tc>
          <w:tcPr>
            <w:tcW w:w="3960" w:type="dxa"/>
          </w:tcPr>
          <w:p w14:paraId="53850883" w14:textId="77777777" w:rsidR="00BE67B3" w:rsidRDefault="00BE67B3" w:rsidP="00BE67B3">
            <w:pPr>
              <w:pStyle w:val="EngHang"/>
            </w:pPr>
            <w:r>
              <w:t>Holy, Holy, Holy,</w:t>
            </w:r>
          </w:p>
          <w:p w14:paraId="31A463F4" w14:textId="3F1DFEDE" w:rsidR="00BE67B3" w:rsidRDefault="00BE67B3" w:rsidP="00BE67B3">
            <w:pPr>
              <w:pStyle w:val="EngHang"/>
            </w:pPr>
            <w:r>
              <w:t xml:space="preserve">O Son of </w:t>
            </w:r>
            <w:r w:rsidR="00DD0F60">
              <w:t>God</w:t>
            </w:r>
            <w:r>
              <w:t>,</w:t>
            </w:r>
          </w:p>
          <w:p w14:paraId="0A9B63BB" w14:textId="683FC48F" w:rsidR="00BE67B3" w:rsidRPr="0030209C" w:rsidRDefault="00DD0F60" w:rsidP="00BE67B3">
            <w:pPr>
              <w:pStyle w:val="EngHang"/>
              <w:rPr>
                <w:iCs/>
              </w:rPr>
            </w:pPr>
            <w:r>
              <w:rPr>
                <w:iCs/>
              </w:rPr>
              <w:t>We send up glory</w:t>
            </w:r>
          </w:p>
          <w:p w14:paraId="064DB97B" w14:textId="68CA121B" w:rsidR="00BE67B3" w:rsidRDefault="00DD0F60" w:rsidP="00BE67B3">
            <w:pPr>
              <w:pStyle w:val="EngHangEnd"/>
            </w:pPr>
            <w:r>
              <w:t>And hymns to You.</w:t>
            </w:r>
          </w:p>
        </w:tc>
        <w:tc>
          <w:tcPr>
            <w:tcW w:w="288" w:type="dxa"/>
          </w:tcPr>
          <w:p w14:paraId="6ED14E2A" w14:textId="77777777" w:rsidR="00BE67B3" w:rsidRDefault="00BE67B3" w:rsidP="00BE67B3">
            <w:pPr>
              <w:pStyle w:val="CopticCross"/>
            </w:pPr>
          </w:p>
        </w:tc>
        <w:tc>
          <w:tcPr>
            <w:tcW w:w="288" w:type="dxa"/>
          </w:tcPr>
          <w:p w14:paraId="6EB0A115" w14:textId="77777777" w:rsidR="00BE67B3" w:rsidRDefault="00BE67B3" w:rsidP="00BE67B3">
            <w:pPr>
              <w:pStyle w:val="CopticCross"/>
            </w:pPr>
          </w:p>
        </w:tc>
        <w:tc>
          <w:tcPr>
            <w:tcW w:w="3960" w:type="dxa"/>
          </w:tcPr>
          <w:p w14:paraId="33A8BE11" w14:textId="77777777" w:rsidR="00BE67B3" w:rsidRDefault="00352366" w:rsidP="00352366">
            <w:pPr>
              <w:pStyle w:val="CopticVersemulti-line"/>
            </w:pPr>
            <w:r>
              <w:t>Ⲭⲟⲩⲁⲃ ⲭⲟⲩⲁⲃ ⲭⲟⲩⲁⲃ:</w:t>
            </w:r>
          </w:p>
          <w:p w14:paraId="0D21B72A" w14:textId="77777777" w:rsidR="00352366" w:rsidRDefault="00352366" w:rsidP="00352366">
            <w:pPr>
              <w:pStyle w:val="CopticVersemulti-line"/>
            </w:pPr>
            <w:r>
              <w:t>ⲛ̀ⲑⲟⲕ ⲱ̀ Ⲩ</w:t>
            </w:r>
            <w:r>
              <w:pgNum/>
              <w:t>ⲥ̄ Ⲑⲥ̄:</w:t>
            </w:r>
          </w:p>
          <w:p w14:paraId="7237D8DF" w14:textId="77777777" w:rsidR="00352366" w:rsidRDefault="00352366" w:rsidP="00352366">
            <w:pPr>
              <w:pStyle w:val="CopticVersemulti-line"/>
            </w:pPr>
            <w:r>
              <w:t>ⲧⲉⲛⲟⲩⲱⲣⲡ ⲛⲁⲕ ⲉ̀ⲡ̀ϣⲱⲓ:</w:t>
            </w:r>
          </w:p>
          <w:p w14:paraId="5CF96F7C" w14:textId="4B097C69" w:rsidR="00352366" w:rsidRDefault="00352366" w:rsidP="00BE67B3">
            <w:pPr>
              <w:pStyle w:val="CopticVerse"/>
            </w:pPr>
            <w:r>
              <w:t>ⲡⲓⲱⲟⲩ ⲛⲉⲙ ⲡⲓϩⲩⲙⲛⲟⲥ.</w:t>
            </w:r>
          </w:p>
        </w:tc>
      </w:tr>
      <w:tr w:rsidR="00BE67B3" w14:paraId="09734427" w14:textId="77777777" w:rsidTr="00BE67B3">
        <w:trPr>
          <w:cantSplit/>
        </w:trPr>
        <w:tc>
          <w:tcPr>
            <w:tcW w:w="288" w:type="dxa"/>
          </w:tcPr>
          <w:p w14:paraId="1896492E" w14:textId="77777777" w:rsidR="00BE67B3" w:rsidRDefault="00BE67B3" w:rsidP="00BE67B3">
            <w:pPr>
              <w:pStyle w:val="CopticCross"/>
            </w:pPr>
            <w:r>
              <w:t>¿</w:t>
            </w:r>
          </w:p>
        </w:tc>
        <w:tc>
          <w:tcPr>
            <w:tcW w:w="3960" w:type="dxa"/>
          </w:tcPr>
          <w:p w14:paraId="3AE61733" w14:textId="77777777" w:rsidR="00DD0F60" w:rsidRDefault="00DD0F60" w:rsidP="00DD0F60">
            <w:pPr>
              <w:pStyle w:val="EngHang"/>
            </w:pPr>
            <w:r>
              <w:t>As long as we’re here,</w:t>
            </w:r>
          </w:p>
          <w:p w14:paraId="2ECA39AC" w14:textId="77777777" w:rsidR="00DD0F60" w:rsidRDefault="00DD0F60" w:rsidP="00DD0F60">
            <w:pPr>
              <w:pStyle w:val="EngHang"/>
            </w:pPr>
            <w:r>
              <w:t>As well as after</w:t>
            </w:r>
          </w:p>
          <w:p w14:paraId="0FFBFB87" w14:textId="77777777" w:rsidR="00DD0F60" w:rsidRDefault="00DD0F60" w:rsidP="00DD0F60">
            <w:pPr>
              <w:pStyle w:val="EngHang"/>
            </w:pPr>
            <w:r>
              <w:t>Our departure,</w:t>
            </w:r>
          </w:p>
          <w:p w14:paraId="407C47F4" w14:textId="49790255" w:rsidR="00DD0F60" w:rsidRDefault="00DD0F60" w:rsidP="00BE67B3">
            <w:pPr>
              <w:pStyle w:val="EngHangEnd"/>
            </w:pPr>
            <w:r>
              <w:t>We will praise Your greatness,</w:t>
            </w:r>
          </w:p>
        </w:tc>
        <w:tc>
          <w:tcPr>
            <w:tcW w:w="288" w:type="dxa"/>
          </w:tcPr>
          <w:p w14:paraId="7AE1334E" w14:textId="77777777" w:rsidR="00BE67B3" w:rsidRDefault="00BE67B3" w:rsidP="00BE67B3">
            <w:pPr>
              <w:pStyle w:val="CopticCross"/>
            </w:pPr>
          </w:p>
        </w:tc>
        <w:tc>
          <w:tcPr>
            <w:tcW w:w="288" w:type="dxa"/>
          </w:tcPr>
          <w:p w14:paraId="2C7A251B" w14:textId="77777777" w:rsidR="00BE67B3" w:rsidRDefault="00BE67B3" w:rsidP="00BE67B3">
            <w:pPr>
              <w:pStyle w:val="CopticCross"/>
            </w:pPr>
            <w:r>
              <w:t>¿</w:t>
            </w:r>
          </w:p>
        </w:tc>
        <w:tc>
          <w:tcPr>
            <w:tcW w:w="3960" w:type="dxa"/>
          </w:tcPr>
          <w:p w14:paraId="29F3B600" w14:textId="77777777" w:rsidR="00BE67B3" w:rsidRDefault="00352366" w:rsidP="00352366">
            <w:pPr>
              <w:pStyle w:val="CopticVersemulti-line"/>
            </w:pPr>
            <w:r>
              <w:t>Ⲯⲉⲡⲓ ⲙ̀ⲡⲉⲛⲱⲛϧ:</w:t>
            </w:r>
          </w:p>
          <w:p w14:paraId="5A4462EE" w14:textId="77777777" w:rsidR="00352366" w:rsidRDefault="00352366" w:rsidP="00352366">
            <w:pPr>
              <w:pStyle w:val="CopticVersemulti-line"/>
            </w:pPr>
            <w:r>
              <w:t>ⲟⲩⲟϩ ⲟⲛ ⲙ̀ⲡⲁⲓⲣⲏϯ:</w:t>
            </w:r>
          </w:p>
          <w:p w14:paraId="2A748B6B" w14:textId="77777777" w:rsidR="00352366" w:rsidRDefault="00352366" w:rsidP="00352366">
            <w:pPr>
              <w:pStyle w:val="CopticVersemulti-line"/>
            </w:pPr>
            <w:r>
              <w:t>ⲙⲉⲛⲉⲛⲥⲁ ⲡⲓⲟⲩⲱ̀ⲧⲉⲛ:</w:t>
            </w:r>
          </w:p>
          <w:p w14:paraId="677187CA" w14:textId="45BED028" w:rsidR="00352366" w:rsidRDefault="00352366" w:rsidP="00BE67B3">
            <w:pPr>
              <w:pStyle w:val="CopticVerse"/>
            </w:pPr>
            <w:r>
              <w:t>ⲧⲉⲛϩⲱⲥ ⲉ̀ⲧⲉⲕⲙⲉⲧⲛⲓϣϯ.</w:t>
            </w:r>
          </w:p>
        </w:tc>
      </w:tr>
      <w:tr w:rsidR="00BE67B3" w14:paraId="425F4763" w14:textId="77777777" w:rsidTr="00BE67B3">
        <w:trPr>
          <w:cantSplit/>
        </w:trPr>
        <w:tc>
          <w:tcPr>
            <w:tcW w:w="288" w:type="dxa"/>
          </w:tcPr>
          <w:p w14:paraId="260A31A2" w14:textId="77777777" w:rsidR="00BE67B3" w:rsidRDefault="00BE67B3" w:rsidP="00BE67B3">
            <w:pPr>
              <w:pStyle w:val="CopticCross"/>
            </w:pPr>
            <w:r>
              <w:t>¿</w:t>
            </w:r>
          </w:p>
        </w:tc>
        <w:tc>
          <w:tcPr>
            <w:tcW w:w="3960" w:type="dxa"/>
          </w:tcPr>
          <w:p w14:paraId="41E94F2B" w14:textId="77777777" w:rsidR="00BE67B3" w:rsidRDefault="00DD0F60" w:rsidP="00DD0F60">
            <w:pPr>
              <w:pStyle w:val="EngHang"/>
            </w:pPr>
            <w:r>
              <w:t>O Only-Begotten,</w:t>
            </w:r>
          </w:p>
          <w:p w14:paraId="0C594805" w14:textId="77777777" w:rsidR="00DD0F60" w:rsidRDefault="00DD0F60" w:rsidP="00DD0F60">
            <w:pPr>
              <w:pStyle w:val="EngHang"/>
            </w:pPr>
            <w:r>
              <w:t>With Your good Father,</w:t>
            </w:r>
          </w:p>
          <w:p w14:paraId="428A47B4" w14:textId="77777777" w:rsidR="00DD0F60" w:rsidRDefault="00DD0F60" w:rsidP="00DD0F60">
            <w:pPr>
              <w:pStyle w:val="EngHang"/>
            </w:pPr>
            <w:r>
              <w:t>And the Holy Spirit,</w:t>
            </w:r>
          </w:p>
          <w:p w14:paraId="35F61538" w14:textId="418D9779" w:rsidR="00DD0F60" w:rsidRDefault="00DD0F60" w:rsidP="00BE67B3">
            <w:pPr>
              <w:pStyle w:val="EngHangEnd"/>
            </w:pPr>
            <w:r>
              <w:t>Forever, incessantly.</w:t>
            </w:r>
          </w:p>
        </w:tc>
        <w:tc>
          <w:tcPr>
            <w:tcW w:w="288" w:type="dxa"/>
          </w:tcPr>
          <w:p w14:paraId="3C98E0E8" w14:textId="77777777" w:rsidR="00BE67B3" w:rsidRDefault="00BE67B3" w:rsidP="00BE67B3">
            <w:pPr>
              <w:pStyle w:val="CopticCross"/>
            </w:pPr>
          </w:p>
        </w:tc>
        <w:tc>
          <w:tcPr>
            <w:tcW w:w="288" w:type="dxa"/>
          </w:tcPr>
          <w:p w14:paraId="4FF8FCC5" w14:textId="77777777" w:rsidR="00BE67B3" w:rsidRDefault="00BE67B3" w:rsidP="00BE67B3">
            <w:pPr>
              <w:pStyle w:val="CopticCross"/>
            </w:pPr>
            <w:r>
              <w:t>¿</w:t>
            </w:r>
          </w:p>
        </w:tc>
        <w:tc>
          <w:tcPr>
            <w:tcW w:w="3960" w:type="dxa"/>
          </w:tcPr>
          <w:p w14:paraId="26462C61" w14:textId="77777777" w:rsidR="00BE67B3" w:rsidRDefault="00352366" w:rsidP="00352366">
            <w:pPr>
              <w:pStyle w:val="CopticVersemulti-line"/>
            </w:pPr>
            <w:r>
              <w:t>Ⲱ ⲡⲓⲙⲟⲛⲟⲅⲉⲛⲏⲥ:</w:t>
            </w:r>
          </w:p>
          <w:p w14:paraId="257AC953" w14:textId="77777777" w:rsidR="00352366" w:rsidRDefault="00352366" w:rsidP="00352366">
            <w:pPr>
              <w:pStyle w:val="CopticVersemulti-line"/>
            </w:pPr>
            <w:r>
              <w:t>ⲛⲉⲙ ⲡⲉⲕⲓⲱⲧ ⲛ̀ⲁ̀ⲅⲁⲑⲟⲥ:</w:t>
            </w:r>
          </w:p>
          <w:p w14:paraId="319E4D96" w14:textId="77777777" w:rsidR="00352366" w:rsidRDefault="00352366" w:rsidP="00352366">
            <w:pPr>
              <w:pStyle w:val="CopticVersemulti-line"/>
            </w:pPr>
            <w:r>
              <w:t>ⲛⲉⲙ ⲡⲓⲡ̄ⲛ̄ⲁ̄ ⲉ̄ⲑ̄ⲩ̄:</w:t>
            </w:r>
          </w:p>
          <w:p w14:paraId="5CEB1A5D" w14:textId="6D75E5A1" w:rsidR="00352366" w:rsidRDefault="00352366" w:rsidP="00BE67B3">
            <w:pPr>
              <w:pStyle w:val="CopticVerse"/>
            </w:pPr>
            <w:r>
              <w:t>ϣⲁ ⲉ̀ⲛⲉϩ ⲛ̀ⲁⲧⲭⲁⲣⲱⲥ.</w:t>
            </w:r>
          </w:p>
        </w:tc>
      </w:tr>
    </w:tbl>
    <w:p w14:paraId="012BF8FE" w14:textId="63EEE5A2" w:rsidR="00B411C9" w:rsidRDefault="00B411C9" w:rsidP="00B411C9">
      <w:pPr>
        <w:pStyle w:val="Heading2"/>
      </w:pPr>
      <w:r>
        <w:lastRenderedPageBreak/>
        <w:t>Index of Psalis</w:t>
      </w:r>
      <w:bookmarkEnd w:id="1956"/>
    </w:p>
    <w:p w14:paraId="440035E9" w14:textId="572103FC" w:rsidR="003E106D" w:rsidRPr="003E106D" w:rsidRDefault="003E106D" w:rsidP="003E106D">
      <w:pPr>
        <w:pStyle w:val="Heading3"/>
      </w:pPr>
      <w:r>
        <w:t>Seasonal Psalis</w:t>
      </w:r>
    </w:p>
    <w:p w14:paraId="0EFBDCCD" w14:textId="0CD8DDB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62F4">
        <w:t>The Psali Adam for the Ecclesiastical New Year</w:t>
      </w:r>
      <w:r>
        <w:fldChar w:fldCharType="end"/>
      </w:r>
      <w:r>
        <w:tab/>
      </w:r>
      <w:r>
        <w:fldChar w:fldCharType="begin"/>
      </w:r>
      <w:r>
        <w:instrText xml:space="preserve"> PAGEREF _Ref434473482 \h </w:instrText>
      </w:r>
      <w:r>
        <w:fldChar w:fldCharType="separate"/>
      </w:r>
      <w:r w:rsidR="005F6770">
        <w:rPr>
          <w:noProof/>
        </w:rPr>
        <w:t>577</w:t>
      </w:r>
      <w:r>
        <w:fldChar w:fldCharType="end"/>
      </w:r>
    </w:p>
    <w:p w14:paraId="6F52649C" w14:textId="144FDC98"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62F4">
        <w:t>The Psali Batos for the Ecclesiastical New Year</w:t>
      </w:r>
      <w:r>
        <w:fldChar w:fldCharType="end"/>
      </w:r>
      <w:r>
        <w:tab/>
      </w:r>
      <w:r>
        <w:fldChar w:fldCharType="begin"/>
      </w:r>
      <w:r>
        <w:instrText xml:space="preserve"> PAGEREF _Ref434473530 \h </w:instrText>
      </w:r>
      <w:r>
        <w:fldChar w:fldCharType="separate"/>
      </w:r>
      <w:r w:rsidR="005F6770">
        <w:rPr>
          <w:noProof/>
        </w:rPr>
        <w:t>582</w:t>
      </w:r>
      <w:r>
        <w:fldChar w:fldCharType="end"/>
      </w:r>
    </w:p>
    <w:p w14:paraId="46EAAC98" w14:textId="05B0E8A8"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62F4">
        <w:t>The Psali Adam for the Feast of the Cross</w:t>
      </w:r>
      <w:r>
        <w:fldChar w:fldCharType="end"/>
      </w:r>
      <w:r>
        <w:tab/>
      </w:r>
      <w:r>
        <w:fldChar w:fldCharType="begin"/>
      </w:r>
      <w:r>
        <w:instrText xml:space="preserve"> PAGEREF _Ref434474964 \h </w:instrText>
      </w:r>
      <w:r>
        <w:fldChar w:fldCharType="separate"/>
      </w:r>
      <w:r w:rsidR="005F6770">
        <w:rPr>
          <w:noProof/>
        </w:rPr>
        <w:t>598</w:t>
      </w:r>
      <w:r>
        <w:fldChar w:fldCharType="end"/>
      </w:r>
    </w:p>
    <w:p w14:paraId="33EC2573" w14:textId="65E9254A"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62F4">
        <w:t>The Psali Batos for the Feast of the Cross</w:t>
      </w:r>
      <w:r>
        <w:fldChar w:fldCharType="end"/>
      </w:r>
      <w:r>
        <w:tab/>
      </w:r>
      <w:r>
        <w:fldChar w:fldCharType="begin"/>
      </w:r>
      <w:r>
        <w:instrText xml:space="preserve"> PAGEREF _Ref434474992 \h </w:instrText>
      </w:r>
      <w:r>
        <w:fldChar w:fldCharType="separate"/>
      </w:r>
      <w:r w:rsidR="005F6770">
        <w:rPr>
          <w:noProof/>
        </w:rPr>
        <w:t>602</w:t>
      </w:r>
      <w:r>
        <w:fldChar w:fldCharType="end"/>
      </w:r>
    </w:p>
    <w:p w14:paraId="05658BA4" w14:textId="37621A72"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62F4">
        <w:t>The Psali Adam for the 29</w:t>
      </w:r>
      <w:r w:rsidR="000E62F4" w:rsidRPr="00C0205C">
        <w:rPr>
          <w:vertAlign w:val="superscript"/>
        </w:rPr>
        <w:t>th</w:t>
      </w:r>
      <w:r w:rsidR="000E62F4">
        <w:t xml:space="preserve"> of Every Coptic Month</w:t>
      </w:r>
      <w:r>
        <w:fldChar w:fldCharType="end"/>
      </w:r>
      <w:r>
        <w:tab/>
      </w:r>
      <w:r>
        <w:fldChar w:fldCharType="begin"/>
      </w:r>
      <w:r>
        <w:instrText xml:space="preserve"> PAGEREF _Ref435003845 \h </w:instrText>
      </w:r>
      <w:r>
        <w:fldChar w:fldCharType="separate"/>
      </w:r>
      <w:r w:rsidR="005F6770">
        <w:rPr>
          <w:noProof/>
        </w:rPr>
        <w:t>613</w:t>
      </w:r>
      <w:r>
        <w:fldChar w:fldCharType="end"/>
      </w:r>
    </w:p>
    <w:p w14:paraId="23AAC468" w14:textId="797E4B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62F4">
        <w:t>The Psali Batos for the 29</w:t>
      </w:r>
      <w:r w:rsidR="000E62F4" w:rsidRPr="00C0205C">
        <w:rPr>
          <w:vertAlign w:val="superscript"/>
        </w:rPr>
        <w:t>th</w:t>
      </w:r>
      <w:r w:rsidR="000E62F4">
        <w:t xml:space="preserve"> of Every Month</w:t>
      </w:r>
      <w:r>
        <w:fldChar w:fldCharType="end"/>
      </w:r>
      <w:r>
        <w:tab/>
      </w:r>
      <w:r>
        <w:fldChar w:fldCharType="begin"/>
      </w:r>
      <w:r>
        <w:instrText xml:space="preserve"> PAGEREF _Ref435003860 \h </w:instrText>
      </w:r>
      <w:r>
        <w:fldChar w:fldCharType="separate"/>
      </w:r>
      <w:r w:rsidR="005F6770">
        <w:rPr>
          <w:noProof/>
        </w:rPr>
        <w:t>619</w:t>
      </w:r>
      <w:r>
        <w:fldChar w:fldCharType="end"/>
      </w:r>
    </w:p>
    <w:p w14:paraId="693D9B9A" w14:textId="5B56D430"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62F4">
        <w:t>The Sunday Psali Adam for Nativity</w:t>
      </w:r>
      <w:r>
        <w:fldChar w:fldCharType="end"/>
      </w:r>
      <w:r>
        <w:tab/>
      </w:r>
      <w:r>
        <w:fldChar w:fldCharType="begin"/>
      </w:r>
      <w:r>
        <w:instrText xml:space="preserve"> PAGEREF _Ref434475057 \h </w:instrText>
      </w:r>
      <w:r>
        <w:fldChar w:fldCharType="separate"/>
      </w:r>
      <w:r w:rsidR="005F6770">
        <w:rPr>
          <w:noProof/>
        </w:rPr>
        <w:t>700</w:t>
      </w:r>
      <w:r>
        <w:fldChar w:fldCharType="end"/>
      </w:r>
    </w:p>
    <w:p w14:paraId="7B874A45" w14:textId="2714FFF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62F4">
        <w:t>The Monday Psali Adam for Nativity</w:t>
      </w:r>
      <w:r>
        <w:fldChar w:fldCharType="end"/>
      </w:r>
      <w:r>
        <w:tab/>
      </w:r>
      <w:r>
        <w:fldChar w:fldCharType="begin"/>
      </w:r>
      <w:r>
        <w:instrText xml:space="preserve"> PAGEREF _Ref434475083 \h </w:instrText>
      </w:r>
      <w:r>
        <w:fldChar w:fldCharType="separate"/>
      </w:r>
      <w:r w:rsidR="005F6770">
        <w:rPr>
          <w:noProof/>
        </w:rPr>
        <w:t>704</w:t>
      </w:r>
      <w:r>
        <w:fldChar w:fldCharType="end"/>
      </w:r>
    </w:p>
    <w:p w14:paraId="1039256A" w14:textId="2D11170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62F4">
        <w:t>The Tuesday Psali Adam for Nativity</w:t>
      </w:r>
      <w:r>
        <w:fldChar w:fldCharType="end"/>
      </w:r>
      <w:r>
        <w:tab/>
      </w:r>
      <w:r>
        <w:fldChar w:fldCharType="begin"/>
      </w:r>
      <w:r>
        <w:instrText xml:space="preserve"> PAGEREF _Ref434475102 \h </w:instrText>
      </w:r>
      <w:r>
        <w:fldChar w:fldCharType="separate"/>
      </w:r>
      <w:r w:rsidR="005F6770">
        <w:rPr>
          <w:noProof/>
        </w:rPr>
        <w:t>709</w:t>
      </w:r>
      <w:r>
        <w:fldChar w:fldCharType="end"/>
      </w:r>
    </w:p>
    <w:p w14:paraId="7B5D2028" w14:textId="49C93ACB"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62F4">
        <w:t>The Wednesday Psali Batos for Nativity</w:t>
      </w:r>
      <w:r>
        <w:fldChar w:fldCharType="end"/>
      </w:r>
      <w:r>
        <w:tab/>
      </w:r>
      <w:r>
        <w:fldChar w:fldCharType="begin"/>
      </w:r>
      <w:r>
        <w:instrText xml:space="preserve"> PAGEREF _Ref434475128 \h </w:instrText>
      </w:r>
      <w:r>
        <w:fldChar w:fldCharType="separate"/>
      </w:r>
      <w:r w:rsidR="005F6770">
        <w:rPr>
          <w:noProof/>
        </w:rPr>
        <w:t>714</w:t>
      </w:r>
      <w:r>
        <w:fldChar w:fldCharType="end"/>
      </w:r>
    </w:p>
    <w:p w14:paraId="3EA797C4" w14:textId="369CB434"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62F4">
        <w:t>The Thursday Psali Batos for Nativity</w:t>
      </w:r>
      <w:r>
        <w:fldChar w:fldCharType="end"/>
      </w:r>
      <w:r>
        <w:tab/>
      </w:r>
      <w:r>
        <w:fldChar w:fldCharType="begin"/>
      </w:r>
      <w:r>
        <w:instrText xml:space="preserve"> PAGEREF _Ref434475150 \h </w:instrText>
      </w:r>
      <w:r>
        <w:fldChar w:fldCharType="separate"/>
      </w:r>
      <w:r w:rsidR="005F6770">
        <w:rPr>
          <w:noProof/>
        </w:rPr>
        <w:t>718</w:t>
      </w:r>
      <w:r>
        <w:fldChar w:fldCharType="end"/>
      </w:r>
    </w:p>
    <w:p w14:paraId="3E761025" w14:textId="3DEC2890"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62F4">
        <w:t>The Friday Psali Batos for Nativity</w:t>
      </w:r>
      <w:r>
        <w:fldChar w:fldCharType="end"/>
      </w:r>
      <w:r>
        <w:tab/>
      </w:r>
      <w:r>
        <w:fldChar w:fldCharType="begin"/>
      </w:r>
      <w:r>
        <w:instrText xml:space="preserve"> PAGEREF _Ref434475177 \h </w:instrText>
      </w:r>
      <w:r>
        <w:fldChar w:fldCharType="separate"/>
      </w:r>
      <w:r w:rsidR="005F6770">
        <w:rPr>
          <w:noProof/>
        </w:rPr>
        <w:t>722</w:t>
      </w:r>
      <w:r>
        <w:fldChar w:fldCharType="end"/>
      </w:r>
    </w:p>
    <w:p w14:paraId="52564264" w14:textId="395F4F4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62F4">
        <w:t>The Saturday Psali Batos for Nativity</w:t>
      </w:r>
      <w:r>
        <w:fldChar w:fldCharType="end"/>
      </w:r>
      <w:r>
        <w:tab/>
      </w:r>
      <w:r>
        <w:fldChar w:fldCharType="begin"/>
      </w:r>
      <w:r>
        <w:instrText xml:space="preserve"> PAGEREF _Ref434475196 \h </w:instrText>
      </w:r>
      <w:r>
        <w:fldChar w:fldCharType="separate"/>
      </w:r>
      <w:r w:rsidR="005F6770">
        <w:rPr>
          <w:noProof/>
        </w:rPr>
        <w:t>727</w:t>
      </w:r>
      <w:r>
        <w:fldChar w:fldCharType="end"/>
      </w:r>
    </w:p>
    <w:p w14:paraId="523DE632" w14:textId="67EE8BE8"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62F4">
        <w:t>The Psali Adam for the Circumcision</w:t>
      </w:r>
      <w:r>
        <w:fldChar w:fldCharType="end"/>
      </w:r>
      <w:r>
        <w:tab/>
      </w:r>
      <w:r>
        <w:fldChar w:fldCharType="begin"/>
      </w:r>
      <w:r>
        <w:instrText xml:space="preserve"> PAGEREF _Ref434475229 \h </w:instrText>
      </w:r>
      <w:r>
        <w:fldChar w:fldCharType="separate"/>
      </w:r>
      <w:r w:rsidR="005F6770">
        <w:rPr>
          <w:noProof/>
        </w:rPr>
        <w:t>737</w:t>
      </w:r>
      <w:r>
        <w:fldChar w:fldCharType="end"/>
      </w:r>
    </w:p>
    <w:p w14:paraId="2BB4ED46" w14:textId="48AFA81A"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62F4">
        <w:t>The Psali Batos for the Circumcision</w:t>
      </w:r>
      <w:r>
        <w:fldChar w:fldCharType="end"/>
      </w:r>
      <w:r>
        <w:tab/>
      </w:r>
      <w:r>
        <w:fldChar w:fldCharType="begin"/>
      </w:r>
      <w:r>
        <w:instrText xml:space="preserve"> PAGEREF _Ref434475252 \h </w:instrText>
      </w:r>
      <w:r>
        <w:fldChar w:fldCharType="separate"/>
      </w:r>
      <w:r w:rsidR="005F6770">
        <w:rPr>
          <w:noProof/>
        </w:rPr>
        <w:t>741</w:t>
      </w:r>
      <w:r>
        <w:fldChar w:fldCharType="end"/>
      </w:r>
    </w:p>
    <w:p w14:paraId="56FF597D" w14:textId="5E1BFDDA"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62F4">
        <w:t>The Sunday Psali Adam for Theophany</w:t>
      </w:r>
      <w:r>
        <w:fldChar w:fldCharType="end"/>
      </w:r>
      <w:r>
        <w:tab/>
      </w:r>
      <w:r>
        <w:fldChar w:fldCharType="begin"/>
      </w:r>
      <w:r>
        <w:instrText xml:space="preserve"> PAGEREF _Ref434475280 \h </w:instrText>
      </w:r>
      <w:r>
        <w:fldChar w:fldCharType="separate"/>
      </w:r>
      <w:r w:rsidR="005F6770">
        <w:rPr>
          <w:noProof/>
        </w:rPr>
        <w:t>751</w:t>
      </w:r>
      <w:r>
        <w:fldChar w:fldCharType="end"/>
      </w:r>
    </w:p>
    <w:p w14:paraId="1D19000E" w14:textId="5EDA9B8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62F4">
        <w:t>The Monday Psali Adam for Theophany</w:t>
      </w:r>
      <w:r>
        <w:fldChar w:fldCharType="end"/>
      </w:r>
      <w:r>
        <w:tab/>
      </w:r>
      <w:r>
        <w:fldChar w:fldCharType="begin"/>
      </w:r>
      <w:r>
        <w:instrText xml:space="preserve"> PAGEREF _Ref434475309 \h </w:instrText>
      </w:r>
      <w:r>
        <w:fldChar w:fldCharType="separate"/>
      </w:r>
      <w:r w:rsidR="005F6770">
        <w:rPr>
          <w:noProof/>
        </w:rPr>
        <w:t>755</w:t>
      </w:r>
      <w:r>
        <w:fldChar w:fldCharType="end"/>
      </w:r>
    </w:p>
    <w:p w14:paraId="6323E549" w14:textId="17EC0C3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62F4">
        <w:t>The Tuesday Psali Adam for Theophany</w:t>
      </w:r>
      <w:r>
        <w:fldChar w:fldCharType="end"/>
      </w:r>
      <w:r>
        <w:tab/>
      </w:r>
      <w:r>
        <w:fldChar w:fldCharType="begin"/>
      </w:r>
      <w:r>
        <w:instrText xml:space="preserve"> PAGEREF _Ref434475331 \h </w:instrText>
      </w:r>
      <w:r>
        <w:fldChar w:fldCharType="separate"/>
      </w:r>
      <w:r w:rsidR="005F6770">
        <w:rPr>
          <w:noProof/>
        </w:rPr>
        <w:t>758</w:t>
      </w:r>
      <w:r>
        <w:fldChar w:fldCharType="end"/>
      </w:r>
    </w:p>
    <w:p w14:paraId="7320174E" w14:textId="1EBA6E1D"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62F4">
        <w:t>The Wednesday Psali Batos for Theophany</w:t>
      </w:r>
      <w:r>
        <w:fldChar w:fldCharType="end"/>
      </w:r>
      <w:r>
        <w:tab/>
      </w:r>
      <w:r>
        <w:fldChar w:fldCharType="begin"/>
      </w:r>
      <w:r>
        <w:instrText xml:space="preserve"> PAGEREF _Ref434475362 \h </w:instrText>
      </w:r>
      <w:r>
        <w:fldChar w:fldCharType="separate"/>
      </w:r>
      <w:r w:rsidR="005F6770">
        <w:rPr>
          <w:noProof/>
        </w:rPr>
        <w:t>762</w:t>
      </w:r>
      <w:r>
        <w:fldChar w:fldCharType="end"/>
      </w:r>
    </w:p>
    <w:p w14:paraId="312AF9DB" w14:textId="491F404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62F4">
        <w:t>The Thursday Psali Batos for Theophany</w:t>
      </w:r>
      <w:r>
        <w:fldChar w:fldCharType="end"/>
      </w:r>
      <w:r>
        <w:tab/>
      </w:r>
      <w:r>
        <w:fldChar w:fldCharType="begin"/>
      </w:r>
      <w:r>
        <w:instrText xml:space="preserve"> PAGEREF _Ref434475388 \h </w:instrText>
      </w:r>
      <w:r>
        <w:fldChar w:fldCharType="separate"/>
      </w:r>
      <w:r w:rsidR="005F6770">
        <w:rPr>
          <w:noProof/>
        </w:rPr>
        <w:t>766</w:t>
      </w:r>
      <w:r>
        <w:fldChar w:fldCharType="end"/>
      </w:r>
    </w:p>
    <w:p w14:paraId="58C01D66" w14:textId="2EEEF93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62F4">
        <w:t>The Friday Psali Batos for Theophany</w:t>
      </w:r>
      <w:r>
        <w:fldChar w:fldCharType="end"/>
      </w:r>
      <w:r>
        <w:tab/>
      </w:r>
      <w:r>
        <w:fldChar w:fldCharType="begin"/>
      </w:r>
      <w:r>
        <w:instrText xml:space="preserve"> PAGEREF _Ref434475411 \h </w:instrText>
      </w:r>
      <w:r>
        <w:fldChar w:fldCharType="separate"/>
      </w:r>
      <w:r w:rsidR="005F6770">
        <w:rPr>
          <w:noProof/>
        </w:rPr>
        <w:t>770</w:t>
      </w:r>
      <w:r>
        <w:fldChar w:fldCharType="end"/>
      </w:r>
    </w:p>
    <w:p w14:paraId="5D34BFE6" w14:textId="7AA7624D"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62F4">
        <w:t>The Saturday Psali Batos for Theophany</w:t>
      </w:r>
      <w:r>
        <w:fldChar w:fldCharType="end"/>
      </w:r>
      <w:r>
        <w:tab/>
      </w:r>
      <w:r>
        <w:fldChar w:fldCharType="begin"/>
      </w:r>
      <w:r>
        <w:instrText xml:space="preserve"> PAGEREF _Ref434475434 \h </w:instrText>
      </w:r>
      <w:r>
        <w:fldChar w:fldCharType="separate"/>
      </w:r>
      <w:r w:rsidR="005F6770">
        <w:rPr>
          <w:noProof/>
        </w:rPr>
        <w:t>774</w:t>
      </w:r>
      <w:r>
        <w:fldChar w:fldCharType="end"/>
      </w:r>
    </w:p>
    <w:p w14:paraId="4BB2BF55" w14:textId="261CC86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62F4">
        <w:t>The Psali Adam for the Wedding of Cana</w:t>
      </w:r>
      <w:r>
        <w:fldChar w:fldCharType="end"/>
      </w:r>
      <w:r>
        <w:tab/>
      </w:r>
      <w:r>
        <w:fldChar w:fldCharType="begin"/>
      </w:r>
      <w:r>
        <w:instrText xml:space="preserve"> PAGEREF _Ref434475472 \h </w:instrText>
      </w:r>
      <w:r>
        <w:fldChar w:fldCharType="separate"/>
      </w:r>
      <w:r w:rsidR="005F6770">
        <w:rPr>
          <w:noProof/>
        </w:rPr>
        <w:t>780</w:t>
      </w:r>
      <w:r>
        <w:fldChar w:fldCharType="end"/>
      </w:r>
    </w:p>
    <w:p w14:paraId="2363057C" w14:textId="3FFC074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62F4">
        <w:t>The Psali Batos for the Wedding of Cana</w:t>
      </w:r>
      <w:r>
        <w:fldChar w:fldCharType="end"/>
      </w:r>
      <w:r>
        <w:tab/>
      </w:r>
      <w:r>
        <w:fldChar w:fldCharType="begin"/>
      </w:r>
      <w:r>
        <w:instrText xml:space="preserve"> PAGEREF _Ref434475500 \h </w:instrText>
      </w:r>
      <w:r>
        <w:fldChar w:fldCharType="separate"/>
      </w:r>
      <w:r w:rsidR="005F6770">
        <w:rPr>
          <w:noProof/>
        </w:rPr>
        <w:t>784</w:t>
      </w:r>
      <w:r>
        <w:fldChar w:fldCharType="end"/>
      </w:r>
    </w:p>
    <w:p w14:paraId="28D62537" w14:textId="1CAB42F8"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62F4">
        <w:t>The Psali Adam for Annunciation</w:t>
      </w:r>
      <w:r>
        <w:fldChar w:fldCharType="end"/>
      </w:r>
      <w:r>
        <w:tab/>
      </w:r>
      <w:r>
        <w:fldChar w:fldCharType="begin"/>
      </w:r>
      <w:r>
        <w:instrText xml:space="preserve"> PAGEREF _Ref434475566 \h </w:instrText>
      </w:r>
      <w:r>
        <w:fldChar w:fldCharType="separate"/>
      </w:r>
      <w:r w:rsidR="005F6770">
        <w:rPr>
          <w:noProof/>
        </w:rPr>
        <w:t>814</w:t>
      </w:r>
      <w:r>
        <w:fldChar w:fldCharType="end"/>
      </w:r>
    </w:p>
    <w:p w14:paraId="3A5E672D" w14:textId="32AE657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62F4">
        <w:t>The Psali Batos for Annunciation</w:t>
      </w:r>
      <w:r>
        <w:fldChar w:fldCharType="end"/>
      </w:r>
      <w:r>
        <w:tab/>
      </w:r>
      <w:r>
        <w:fldChar w:fldCharType="begin"/>
      </w:r>
      <w:r>
        <w:instrText xml:space="preserve"> PAGEREF _Ref434475591 \h </w:instrText>
      </w:r>
      <w:r>
        <w:fldChar w:fldCharType="separate"/>
      </w:r>
      <w:r w:rsidR="005F6770">
        <w:rPr>
          <w:noProof/>
        </w:rPr>
        <w:t>818</w:t>
      </w:r>
      <w:r>
        <w:fldChar w:fldCharType="end"/>
      </w:r>
    </w:p>
    <w:p w14:paraId="52A90C07" w14:textId="139B8074"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62F4">
        <w:t>The Psali Adam for the Entrance into Egypt</w:t>
      </w:r>
      <w:r>
        <w:fldChar w:fldCharType="end"/>
      </w:r>
      <w:r>
        <w:tab/>
      </w:r>
      <w:r>
        <w:fldChar w:fldCharType="begin"/>
      </w:r>
      <w:r>
        <w:instrText xml:space="preserve"> PAGEREF _Ref434476089 \h </w:instrText>
      </w:r>
      <w:r>
        <w:fldChar w:fldCharType="separate"/>
      </w:r>
      <w:r w:rsidR="005F6770">
        <w:rPr>
          <w:noProof/>
        </w:rPr>
        <w:t>839</w:t>
      </w:r>
      <w:r>
        <w:fldChar w:fldCharType="end"/>
      </w:r>
    </w:p>
    <w:p w14:paraId="3A3F4AD9" w14:textId="3FD3E7F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62F4">
        <w:t>The Psali Batos for the Entrance into Egypt</w:t>
      </w:r>
      <w:r>
        <w:fldChar w:fldCharType="end"/>
      </w:r>
      <w:r>
        <w:tab/>
      </w:r>
      <w:r>
        <w:fldChar w:fldCharType="begin"/>
      </w:r>
      <w:r>
        <w:instrText xml:space="preserve"> PAGEREF _Ref434476112 \h </w:instrText>
      </w:r>
      <w:r>
        <w:fldChar w:fldCharType="separate"/>
      </w:r>
      <w:r w:rsidR="005F6770">
        <w:rPr>
          <w:noProof/>
        </w:rPr>
        <w:t>842</w:t>
      </w:r>
      <w:r>
        <w:fldChar w:fldCharType="end"/>
      </w:r>
    </w:p>
    <w:p w14:paraId="29274CA9" w14:textId="7794A631"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62F4">
        <w:t>The Psali Adam for the Apostles’ Fast</w:t>
      </w:r>
      <w:r>
        <w:fldChar w:fldCharType="end"/>
      </w:r>
      <w:r>
        <w:tab/>
      </w:r>
      <w:r>
        <w:fldChar w:fldCharType="begin"/>
      </w:r>
      <w:r>
        <w:instrText xml:space="preserve"> PAGEREF _Ref434476183 \h </w:instrText>
      </w:r>
      <w:r>
        <w:fldChar w:fldCharType="separate"/>
      </w:r>
      <w:r w:rsidR="005F6770">
        <w:rPr>
          <w:noProof/>
        </w:rPr>
        <w:t>854</w:t>
      </w:r>
      <w:r>
        <w:fldChar w:fldCharType="end"/>
      </w:r>
    </w:p>
    <w:p w14:paraId="63B4C376" w14:textId="07475594"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62F4">
        <w:t>The Psali Batos for the Apostles’ Fast</w:t>
      </w:r>
      <w:r>
        <w:fldChar w:fldCharType="end"/>
      </w:r>
      <w:r>
        <w:tab/>
      </w:r>
      <w:r>
        <w:fldChar w:fldCharType="begin"/>
      </w:r>
      <w:r>
        <w:instrText xml:space="preserve"> PAGEREF _Ref434476204 \h </w:instrText>
      </w:r>
      <w:r>
        <w:fldChar w:fldCharType="separate"/>
      </w:r>
      <w:r w:rsidR="005F6770">
        <w:rPr>
          <w:noProof/>
        </w:rPr>
        <w:t>857</w:t>
      </w:r>
      <w:r>
        <w:fldChar w:fldCharType="end"/>
      </w:r>
    </w:p>
    <w:p w14:paraId="28BB7E6E" w14:textId="59E77D60"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62F4">
        <w:t>The Psali Adam for the Apostles’ Feast</w:t>
      </w:r>
      <w:r>
        <w:fldChar w:fldCharType="end"/>
      </w:r>
      <w:r>
        <w:tab/>
      </w:r>
      <w:r>
        <w:fldChar w:fldCharType="begin"/>
      </w:r>
      <w:r>
        <w:instrText xml:space="preserve"> PAGEREF _Ref434476236 \h </w:instrText>
      </w:r>
      <w:r>
        <w:fldChar w:fldCharType="separate"/>
      </w:r>
      <w:r w:rsidR="005F6770">
        <w:rPr>
          <w:noProof/>
        </w:rPr>
        <w:t>873</w:t>
      </w:r>
      <w:r>
        <w:fldChar w:fldCharType="end"/>
      </w:r>
    </w:p>
    <w:p w14:paraId="3BEDFF67" w14:textId="1D79B36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62F4">
        <w:t>The Psali Batos for the Apostles’ Feast</w:t>
      </w:r>
      <w:r>
        <w:fldChar w:fldCharType="end"/>
      </w:r>
      <w:r>
        <w:tab/>
      </w:r>
      <w:r>
        <w:fldChar w:fldCharType="begin"/>
      </w:r>
      <w:r>
        <w:instrText xml:space="preserve"> PAGEREF _Ref434476261 \h </w:instrText>
      </w:r>
      <w:r>
        <w:fldChar w:fldCharType="separate"/>
      </w:r>
      <w:r w:rsidR="005F6770">
        <w:rPr>
          <w:noProof/>
        </w:rPr>
        <w:t>876</w:t>
      </w:r>
      <w:r>
        <w:fldChar w:fldCharType="end"/>
      </w:r>
    </w:p>
    <w:p w14:paraId="346BEA29" w14:textId="7D9AB04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62F4">
        <w:t>The Psali Adam for the Transfiguration</w:t>
      </w:r>
      <w:r>
        <w:fldChar w:fldCharType="end"/>
      </w:r>
      <w:r>
        <w:tab/>
      </w:r>
      <w:r>
        <w:fldChar w:fldCharType="begin"/>
      </w:r>
      <w:r>
        <w:instrText xml:space="preserve"> PAGEREF _Ref434476299 \h </w:instrText>
      </w:r>
      <w:r>
        <w:fldChar w:fldCharType="separate"/>
      </w:r>
      <w:r w:rsidR="005F6770">
        <w:rPr>
          <w:noProof/>
        </w:rPr>
        <w:t>899</w:t>
      </w:r>
      <w:r>
        <w:fldChar w:fldCharType="end"/>
      </w:r>
    </w:p>
    <w:p w14:paraId="2B02F545" w14:textId="492028F6"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62F4">
        <w:t>The Psali Batos for the Transfiguration</w:t>
      </w:r>
      <w:r>
        <w:fldChar w:fldCharType="end"/>
      </w:r>
      <w:r>
        <w:tab/>
      </w:r>
      <w:r>
        <w:fldChar w:fldCharType="begin"/>
      </w:r>
      <w:r>
        <w:instrText xml:space="preserve"> PAGEREF _Ref434476316 \h </w:instrText>
      </w:r>
      <w:r>
        <w:fldChar w:fldCharType="separate"/>
      </w:r>
      <w:r w:rsidR="005F6770">
        <w:rPr>
          <w:noProof/>
        </w:rPr>
        <w:t>902</w:t>
      </w:r>
      <w:r>
        <w:fldChar w:fldCharType="end"/>
      </w:r>
    </w:p>
    <w:p w14:paraId="2B8831C2" w14:textId="5DCB07A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62F4">
        <w:t>The Psali Adam for Great Lent</w:t>
      </w:r>
      <w:r>
        <w:fldChar w:fldCharType="end"/>
      </w:r>
      <w:r>
        <w:tab/>
      </w:r>
      <w:r>
        <w:fldChar w:fldCharType="begin"/>
      </w:r>
      <w:r>
        <w:instrText xml:space="preserve"> PAGEREF _Ref434476347 \h </w:instrText>
      </w:r>
      <w:r>
        <w:fldChar w:fldCharType="separate"/>
      </w:r>
      <w:r w:rsidR="005F6770">
        <w:rPr>
          <w:noProof/>
        </w:rPr>
        <w:t>1036</w:t>
      </w:r>
      <w:r>
        <w:fldChar w:fldCharType="end"/>
      </w:r>
    </w:p>
    <w:p w14:paraId="22E9A337" w14:textId="37B65C83"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62F4">
        <w:t>The Psali Batos for Great Lent</w:t>
      </w:r>
      <w:r>
        <w:fldChar w:fldCharType="end"/>
      </w:r>
      <w:r>
        <w:tab/>
      </w:r>
      <w:r>
        <w:fldChar w:fldCharType="begin"/>
      </w:r>
      <w:r>
        <w:instrText xml:space="preserve"> PAGEREF _Ref434476369 \h </w:instrText>
      </w:r>
      <w:r>
        <w:fldChar w:fldCharType="separate"/>
      </w:r>
      <w:r w:rsidR="005F6770">
        <w:rPr>
          <w:noProof/>
        </w:rPr>
        <w:t>1040</w:t>
      </w:r>
      <w:r>
        <w:fldChar w:fldCharType="end"/>
      </w:r>
    </w:p>
    <w:p w14:paraId="7827303F" w14:textId="4305EE3E"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62F4">
        <w:t>The Psali Batos for Lazarus Saturday</w:t>
      </w:r>
      <w:r>
        <w:fldChar w:fldCharType="end"/>
      </w:r>
      <w:r>
        <w:tab/>
      </w:r>
      <w:r>
        <w:fldChar w:fldCharType="begin"/>
      </w:r>
      <w:r>
        <w:instrText xml:space="preserve"> PAGEREF _Ref434476394 \h </w:instrText>
      </w:r>
      <w:r>
        <w:fldChar w:fldCharType="separate"/>
      </w:r>
      <w:r w:rsidR="005F6770">
        <w:rPr>
          <w:noProof/>
        </w:rPr>
        <w:t>1045</w:t>
      </w:r>
      <w:r>
        <w:fldChar w:fldCharType="end"/>
      </w:r>
    </w:p>
    <w:p w14:paraId="1272D4BB" w14:textId="25EB8CA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E62F4">
        <w:t>The Psali Adam for Palm Sunday</w:t>
      </w:r>
      <w:r>
        <w:fldChar w:fldCharType="end"/>
      </w:r>
      <w:r>
        <w:tab/>
      </w:r>
      <w:r>
        <w:fldChar w:fldCharType="begin"/>
      </w:r>
      <w:r>
        <w:instrText xml:space="preserve"> PAGEREF _Ref434476417 \h </w:instrText>
      </w:r>
      <w:r>
        <w:fldChar w:fldCharType="separate"/>
      </w:r>
      <w:r w:rsidR="005F6770">
        <w:rPr>
          <w:noProof/>
        </w:rPr>
        <w:t>1053</w:t>
      </w:r>
      <w:r>
        <w:fldChar w:fldCharType="end"/>
      </w:r>
    </w:p>
    <w:p w14:paraId="0E4E4E45" w14:textId="2CEF6030"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62F4">
        <w:t>The Psali Batos for the Joyous Saturday</w:t>
      </w:r>
      <w:r>
        <w:fldChar w:fldCharType="end"/>
      </w:r>
      <w:r>
        <w:tab/>
      </w:r>
      <w:r>
        <w:fldChar w:fldCharType="begin"/>
      </w:r>
      <w:r>
        <w:instrText xml:space="preserve"> PAGEREF _Ref435562018 \h </w:instrText>
      </w:r>
      <w:r>
        <w:fldChar w:fldCharType="separate"/>
      </w:r>
      <w:r w:rsidR="005F6770">
        <w:rPr>
          <w:noProof/>
        </w:rPr>
        <w:t>1057</w:t>
      </w:r>
      <w:r>
        <w:fldChar w:fldCharType="end"/>
      </w:r>
    </w:p>
    <w:p w14:paraId="5A57B684" w14:textId="12C60BA8" w:rsidR="006C1B94" w:rsidRDefault="006C1B94" w:rsidP="00E21EA3">
      <w:pPr>
        <w:tabs>
          <w:tab w:val="left" w:leader="dot" w:pos="8280"/>
        </w:tabs>
        <w:spacing w:after="0" w:line="240" w:lineRule="auto"/>
      </w:pPr>
      <w:r>
        <w:lastRenderedPageBreak/>
        <w:fldChar w:fldCharType="begin"/>
      </w:r>
      <w:r>
        <w:instrText xml:space="preserve"> REF _Ref434476440 \h </w:instrText>
      </w:r>
      <w:r>
        <w:fldChar w:fldCharType="separate"/>
      </w:r>
      <w:r w:rsidR="000E62F4">
        <w:t>The Psali Adam Pascha</w:t>
      </w:r>
      <w:r>
        <w:fldChar w:fldCharType="end"/>
      </w:r>
      <w:r>
        <w:tab/>
      </w:r>
      <w:r>
        <w:fldChar w:fldCharType="begin"/>
      </w:r>
      <w:r>
        <w:instrText xml:space="preserve"> PAGEREF _Ref434476440 \h </w:instrText>
      </w:r>
      <w:r>
        <w:fldChar w:fldCharType="separate"/>
      </w:r>
      <w:r w:rsidR="005F6770">
        <w:rPr>
          <w:noProof/>
        </w:rPr>
        <w:t>1069</w:t>
      </w:r>
      <w:r>
        <w:fldChar w:fldCharType="end"/>
      </w:r>
    </w:p>
    <w:p w14:paraId="7201C2B6" w14:textId="498E7558"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62F4">
        <w:t>The Psali Batos Pascha</w:t>
      </w:r>
      <w:r>
        <w:fldChar w:fldCharType="end"/>
      </w:r>
      <w:r>
        <w:tab/>
      </w:r>
      <w:r>
        <w:fldChar w:fldCharType="begin"/>
      </w:r>
      <w:r>
        <w:instrText xml:space="preserve"> PAGEREF _Ref434476459 \h </w:instrText>
      </w:r>
      <w:r>
        <w:fldChar w:fldCharType="separate"/>
      </w:r>
      <w:r w:rsidR="005F6770">
        <w:rPr>
          <w:noProof/>
        </w:rPr>
        <w:t>1073</w:t>
      </w:r>
      <w:r>
        <w:fldChar w:fldCharType="end"/>
      </w:r>
    </w:p>
    <w:p w14:paraId="4897BB60" w14:textId="7D81E24E"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62F4">
        <w:t>The Psali Adam for the Ascension</w:t>
      </w:r>
      <w:r>
        <w:fldChar w:fldCharType="end"/>
      </w:r>
      <w:r>
        <w:tab/>
      </w:r>
      <w:r>
        <w:fldChar w:fldCharType="begin"/>
      </w:r>
      <w:r>
        <w:instrText xml:space="preserve"> PAGEREF _Ref434476482 \h </w:instrText>
      </w:r>
      <w:r>
        <w:fldChar w:fldCharType="separate"/>
      </w:r>
      <w:r w:rsidR="005F6770">
        <w:rPr>
          <w:noProof/>
        </w:rPr>
        <w:t>1080</w:t>
      </w:r>
      <w:r>
        <w:fldChar w:fldCharType="end"/>
      </w:r>
    </w:p>
    <w:p w14:paraId="7FFC2411" w14:textId="5951B01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E62F4">
        <w:t>The Psali Batos for the Ascension</w:t>
      </w:r>
      <w:r>
        <w:fldChar w:fldCharType="end"/>
      </w:r>
      <w:r>
        <w:tab/>
      </w:r>
      <w:r>
        <w:fldChar w:fldCharType="begin"/>
      </w:r>
      <w:r>
        <w:instrText xml:space="preserve"> PAGEREF _Ref434476541 \h </w:instrText>
      </w:r>
      <w:r>
        <w:fldChar w:fldCharType="separate"/>
      </w:r>
      <w:r w:rsidR="005F6770">
        <w:rPr>
          <w:noProof/>
        </w:rPr>
        <w:t>1084</w:t>
      </w:r>
      <w:r>
        <w:fldChar w:fldCharType="end"/>
      </w:r>
    </w:p>
    <w:p w14:paraId="0700AA59" w14:textId="0FC833D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62F4">
        <w:t>The Psali Adam for Pentecost</w:t>
      </w:r>
      <w:r>
        <w:fldChar w:fldCharType="end"/>
      </w:r>
      <w:r>
        <w:tab/>
      </w:r>
      <w:r>
        <w:fldChar w:fldCharType="begin"/>
      </w:r>
      <w:r>
        <w:instrText xml:space="preserve"> PAGEREF _Ref434476566 \h </w:instrText>
      </w:r>
      <w:r>
        <w:fldChar w:fldCharType="separate"/>
      </w:r>
      <w:r w:rsidR="005F6770">
        <w:rPr>
          <w:noProof/>
        </w:rPr>
        <w:t>1091</w:t>
      </w:r>
      <w:r>
        <w:fldChar w:fldCharType="end"/>
      </w:r>
    </w:p>
    <w:p w14:paraId="28A2BA4F" w14:textId="553FDEAC" w:rsidR="003E106D" w:rsidRDefault="003E106D" w:rsidP="003E106D">
      <w:pPr>
        <w:pStyle w:val="Heading3"/>
      </w:pPr>
      <w:r>
        <w:t>Saints’ Psalis</w:t>
      </w:r>
    </w:p>
    <w:p w14:paraId="6DAFC3E2" w14:textId="08071F25"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E62F4">
        <w:t>The Psali Adam for the Virgin</w:t>
      </w:r>
      <w:r>
        <w:fldChar w:fldCharType="end"/>
      </w:r>
      <w:r>
        <w:tab/>
      </w:r>
      <w:r>
        <w:fldChar w:fldCharType="begin"/>
      </w:r>
      <w:r>
        <w:instrText xml:space="preserve"> PAGEREF _Ref435642763 \h </w:instrText>
      </w:r>
      <w:r>
        <w:fldChar w:fldCharType="separate"/>
      </w:r>
      <w:r w:rsidR="005F6770">
        <w:rPr>
          <w:noProof/>
        </w:rPr>
        <w:t>906</w:t>
      </w:r>
      <w:r>
        <w:fldChar w:fldCharType="end"/>
      </w:r>
    </w:p>
    <w:p w14:paraId="609D95F6" w14:textId="6E66CEAA"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62F4">
        <w:t>The Psali Batos for the Virgin</w:t>
      </w:r>
      <w:r>
        <w:fldChar w:fldCharType="end"/>
      </w:r>
      <w:r>
        <w:tab/>
      </w:r>
      <w:r>
        <w:fldChar w:fldCharType="begin"/>
      </w:r>
      <w:r>
        <w:instrText xml:space="preserve"> PAGEREF _Ref435734818 \h </w:instrText>
      </w:r>
      <w:r>
        <w:fldChar w:fldCharType="separate"/>
      </w:r>
      <w:r w:rsidR="005F6770">
        <w:rPr>
          <w:noProof/>
        </w:rPr>
        <w:t>910</w:t>
      </w:r>
      <w:r>
        <w:fldChar w:fldCharType="end"/>
      </w:r>
    </w:p>
    <w:p w14:paraId="3F93C9B6" w14:textId="77777777" w:rsidR="00B411C9" w:rsidRDefault="00B411C9" w:rsidP="00B411C9">
      <w:pPr>
        <w:pStyle w:val="Heading2"/>
      </w:pPr>
      <w:bookmarkStart w:id="1958" w:name="_Toc459399216"/>
      <w:r>
        <w:lastRenderedPageBreak/>
        <w:t>Index of Doxologies</w:t>
      </w:r>
      <w:bookmarkEnd w:id="1958"/>
    </w:p>
    <w:p w14:paraId="23AE197F" w14:textId="1B3675C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62F4">
        <w:t>The Introduction to the Doxologies</w:t>
      </w:r>
      <w:r>
        <w:fldChar w:fldCharType="end"/>
      </w:r>
      <w:r>
        <w:tab/>
      </w:r>
      <w:r>
        <w:fldChar w:fldCharType="begin"/>
      </w:r>
      <w:r>
        <w:instrText xml:space="preserve"> PAGEREF _Ref434477171 \h </w:instrText>
      </w:r>
      <w:r>
        <w:fldChar w:fldCharType="separate"/>
      </w:r>
      <w:r w:rsidR="005F6770">
        <w:rPr>
          <w:noProof/>
        </w:rPr>
        <w:t>535</w:t>
      </w:r>
      <w:r>
        <w:fldChar w:fldCharType="end"/>
      </w:r>
    </w:p>
    <w:p w14:paraId="6914D076" w14:textId="77777777" w:rsidR="00E21EA3" w:rsidRDefault="00E21EA3" w:rsidP="00E21EA3">
      <w:pPr>
        <w:pStyle w:val="Heading3"/>
      </w:pPr>
      <w:bookmarkStart w:id="1959" w:name="_Ref435642966"/>
      <w:r>
        <w:t>Seasonal Doxologies</w:t>
      </w:r>
      <w:bookmarkEnd w:id="1959"/>
    </w:p>
    <w:p w14:paraId="5E8E28F7" w14:textId="794DB728"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62F4">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5F6770">
        <w:rPr>
          <w:noProof/>
        </w:rPr>
        <w:t>576</w:t>
      </w:r>
      <w:r w:rsidR="00E21EA3">
        <w:fldChar w:fldCharType="end"/>
      </w:r>
    </w:p>
    <w:p w14:paraId="0EC66D5E" w14:textId="62F39E98"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62F4">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5F6770">
        <w:rPr>
          <w:noProof/>
        </w:rPr>
        <w:t>595</w:t>
      </w:r>
      <w:r w:rsidR="00E21EA3">
        <w:fldChar w:fldCharType="end"/>
      </w:r>
    </w:p>
    <w:p w14:paraId="38FEE5A2" w14:textId="77777777" w:rsidR="000E62F4" w:rsidRDefault="00513E2D" w:rsidP="001E7A09">
      <w:pPr>
        <w:pStyle w:val="Heading4"/>
      </w:pPr>
      <w:r>
        <w:fldChar w:fldCharType="begin"/>
      </w:r>
      <w:r>
        <w:instrText xml:space="preserve"> REF _Ref459399026 \h </w:instrText>
      </w:r>
      <w:r>
        <w:fldChar w:fldCharType="separate"/>
      </w:r>
      <w:r w:rsidR="000E62F4">
        <w:t xml:space="preserve">The Verses of the Cymbals for December or </w:t>
      </w:r>
      <w:r w:rsidR="000E62F4">
        <w:rPr>
          <w:rFonts w:ascii="FreeSerifAvvaShenouda" w:hAnsi="FreeSerifAvvaShenouda" w:cs="FreeSerifAvvaShenouda"/>
        </w:rPr>
        <w:t>Ⲕⲟⲓⲁϩⲕ</w:t>
      </w:r>
    </w:p>
    <w:p w14:paraId="25BC391E" w14:textId="77777777" w:rsidR="000E62F4" w:rsidRPr="00296539" w:rsidRDefault="000E62F4"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0A11212D" w14:textId="77777777" w:rsidTr="001E7A09">
        <w:trPr>
          <w:cantSplit/>
          <w:jc w:val="center"/>
        </w:trPr>
        <w:tc>
          <w:tcPr>
            <w:tcW w:w="288" w:type="dxa"/>
          </w:tcPr>
          <w:p w14:paraId="40E7EF64" w14:textId="77777777" w:rsidR="000E62F4" w:rsidRDefault="000E62F4" w:rsidP="001E7A09">
            <w:pPr>
              <w:pStyle w:val="CopticCross"/>
            </w:pPr>
          </w:p>
        </w:tc>
        <w:tc>
          <w:tcPr>
            <w:tcW w:w="3960" w:type="dxa"/>
          </w:tcPr>
          <w:p w14:paraId="1CD7B1B6" w14:textId="77777777" w:rsidR="000E62F4" w:rsidRDefault="000E62F4" w:rsidP="001E7A09">
            <w:pPr>
              <w:pStyle w:val="EngHang"/>
            </w:pPr>
            <w:r>
              <w:t>Hail to Gabriel</w:t>
            </w:r>
          </w:p>
          <w:p w14:paraId="19C9598D" w14:textId="77777777" w:rsidR="000E62F4" w:rsidRDefault="000E62F4" w:rsidP="001E7A09">
            <w:pPr>
              <w:pStyle w:val="EngHang"/>
            </w:pPr>
            <w:r>
              <w:t>The great archangel</w:t>
            </w:r>
          </w:p>
          <w:p w14:paraId="5C7D462B" w14:textId="77777777" w:rsidR="000E62F4" w:rsidRDefault="000E62F4" w:rsidP="001E7A09">
            <w:pPr>
              <w:pStyle w:val="EngHang"/>
            </w:pPr>
            <w:r>
              <w:t>Hail to he who announced</w:t>
            </w:r>
          </w:p>
          <w:p w14:paraId="4CF9D88E" w14:textId="77777777" w:rsidR="000E62F4" w:rsidRDefault="000E62F4" w:rsidP="001E7A09">
            <w:pPr>
              <w:pStyle w:val="EngHangEnd"/>
            </w:pPr>
            <w:r>
              <w:t>Glad tidings to the Virgin Mary.</w:t>
            </w:r>
          </w:p>
        </w:tc>
        <w:tc>
          <w:tcPr>
            <w:tcW w:w="288" w:type="dxa"/>
          </w:tcPr>
          <w:p w14:paraId="27F59FDF" w14:textId="77777777" w:rsidR="000E62F4" w:rsidRDefault="000E62F4" w:rsidP="001E7A09"/>
        </w:tc>
        <w:tc>
          <w:tcPr>
            <w:tcW w:w="288" w:type="dxa"/>
          </w:tcPr>
          <w:p w14:paraId="1502F127" w14:textId="77777777" w:rsidR="000E62F4" w:rsidRDefault="000E62F4" w:rsidP="001E7A09">
            <w:pPr>
              <w:pStyle w:val="CopticCross"/>
            </w:pPr>
          </w:p>
        </w:tc>
        <w:tc>
          <w:tcPr>
            <w:tcW w:w="3960" w:type="dxa"/>
          </w:tcPr>
          <w:p w14:paraId="2CEA0F0E" w14:textId="77777777" w:rsidR="000E62F4" w:rsidRDefault="000E62F4" w:rsidP="001E7A09">
            <w:pPr>
              <w:pStyle w:val="CopticVersemulti-line"/>
            </w:pPr>
            <w:r>
              <w:t>Ⲭⲉⲣⲉ Ⲅⲁⲃⲣⲓⲏⲗ:</w:t>
            </w:r>
          </w:p>
          <w:p w14:paraId="2A50542B" w14:textId="77777777" w:rsidR="000E62F4" w:rsidRDefault="000E62F4" w:rsidP="001E7A09">
            <w:pPr>
              <w:pStyle w:val="CopticVersemulti-line"/>
            </w:pPr>
            <w:r>
              <w:t>ⲡⲓⲛⲓϣϯ ⲛ̀ⲁⲣⲭⲓⲁⲅⲅⲉⲗⲟⲥ:</w:t>
            </w:r>
          </w:p>
          <w:p w14:paraId="66B9C56B" w14:textId="77777777" w:rsidR="000E62F4" w:rsidRDefault="000E62F4" w:rsidP="001E7A09">
            <w:pPr>
              <w:pStyle w:val="CopticVersemulti-line"/>
            </w:pPr>
            <w:r>
              <w:t>ⲭⲉⲣⲉ ⲫⲏⲉ̀ⲧⲁϥϩⲓϣⲉⲛⲛⲟⲩϥⲓ</w:t>
            </w:r>
          </w:p>
          <w:p w14:paraId="7FD784DD" w14:textId="77777777" w:rsidR="000E62F4" w:rsidRPr="00C35319" w:rsidRDefault="000E62F4" w:rsidP="001E7A09">
            <w:pPr>
              <w:pStyle w:val="CopticHangingVerse"/>
            </w:pPr>
            <w:r>
              <w:t>ⲙ̀Ⲙⲁⲣⲓⲁ ϯⲡⲁⲣⲑⲉⲛⲟⲥ.</w:t>
            </w:r>
          </w:p>
        </w:tc>
      </w:tr>
    </w:tbl>
    <w:p w14:paraId="6D5E5642" w14:textId="02114C77" w:rsidR="00CC1CA8" w:rsidRDefault="000E62F4"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513E2D">
        <w:fldChar w:fldCharType="end"/>
      </w:r>
      <w:r w:rsidR="00CC1CA8">
        <w:tab/>
      </w:r>
      <w:r w:rsidR="00CC1CA8">
        <w:fldChar w:fldCharType="begin"/>
      </w:r>
      <w:r w:rsidR="00CC1CA8">
        <w:instrText xml:space="preserve"> PAGEREF _Ref434478837 \h </w:instrText>
      </w:r>
      <w:r w:rsidR="00CC1CA8">
        <w:fldChar w:fldCharType="separate"/>
      </w:r>
      <w:r w:rsidR="005F6770">
        <w:rPr>
          <w:noProof/>
        </w:rPr>
        <w:t>665</w:t>
      </w:r>
      <w:r w:rsidR="00CC1CA8">
        <w:fldChar w:fldCharType="end"/>
      </w:r>
    </w:p>
    <w:p w14:paraId="57201B22" w14:textId="45331FCD"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62F4">
        <w:t xml:space="preserve">The Second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5F6770">
        <w:rPr>
          <w:noProof/>
        </w:rPr>
        <w:t>667</w:t>
      </w:r>
      <w:r>
        <w:fldChar w:fldCharType="end"/>
      </w:r>
    </w:p>
    <w:p w14:paraId="05BDDC9E" w14:textId="50359860"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62F4">
        <w:t xml:space="preserve">The Third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5F6770">
        <w:rPr>
          <w:noProof/>
        </w:rPr>
        <w:t>668</w:t>
      </w:r>
      <w:r>
        <w:fldChar w:fldCharType="end"/>
      </w:r>
    </w:p>
    <w:p w14:paraId="5FC55723" w14:textId="7CCE6E45"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62F4">
        <w:t xml:space="preserve">The Fourth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5F6770">
        <w:rPr>
          <w:noProof/>
        </w:rPr>
        <w:t>670</w:t>
      </w:r>
      <w:r>
        <w:fldChar w:fldCharType="end"/>
      </w:r>
    </w:p>
    <w:p w14:paraId="30ACCD55" w14:textId="6A12D5B5"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62F4">
        <w:t xml:space="preserve">The Fifth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5F6770">
        <w:rPr>
          <w:noProof/>
        </w:rPr>
        <w:t>671</w:t>
      </w:r>
      <w:r>
        <w:fldChar w:fldCharType="end"/>
      </w:r>
    </w:p>
    <w:p w14:paraId="704DF3C4" w14:textId="4032482A"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62F4">
        <w:t xml:space="preserve">The Sixth Doxology of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5F6770">
        <w:rPr>
          <w:noProof/>
        </w:rPr>
        <w:t>673</w:t>
      </w:r>
      <w:r>
        <w:fldChar w:fldCharType="end"/>
      </w:r>
    </w:p>
    <w:p w14:paraId="798DA7C0" w14:textId="4B5DCEC9"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A697333" w14:textId="1C17E9FE"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62F4">
        <w:t>The Doxology for the Preparation Day of Nativity</w:t>
      </w:r>
      <w:r>
        <w:fldChar w:fldCharType="end"/>
      </w:r>
      <w:r>
        <w:tab/>
      </w:r>
      <w:r>
        <w:fldChar w:fldCharType="begin"/>
      </w:r>
      <w:r>
        <w:instrText xml:space="preserve"> PAGEREF _Ref434477504 \h </w:instrText>
      </w:r>
      <w:r>
        <w:fldChar w:fldCharType="separate"/>
      </w:r>
      <w:r w:rsidR="005F6770">
        <w:rPr>
          <w:noProof/>
        </w:rPr>
        <w:t>692</w:t>
      </w:r>
      <w:r>
        <w:fldChar w:fldCharType="end"/>
      </w:r>
    </w:p>
    <w:p w14:paraId="4A754E82" w14:textId="3E8AF9A3"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E62F4">
        <w:t>The First Doxology for Nativity</w:t>
      </w:r>
      <w:r>
        <w:fldChar w:fldCharType="end"/>
      </w:r>
      <w:r>
        <w:tab/>
      </w:r>
      <w:r>
        <w:fldChar w:fldCharType="begin"/>
      </w:r>
      <w:r>
        <w:instrText xml:space="preserve"> PAGEREF _Ref434477532 \h </w:instrText>
      </w:r>
      <w:r>
        <w:fldChar w:fldCharType="separate"/>
      </w:r>
      <w:r w:rsidR="005F6770">
        <w:rPr>
          <w:noProof/>
        </w:rPr>
        <w:t>696</w:t>
      </w:r>
      <w:r>
        <w:fldChar w:fldCharType="end"/>
      </w:r>
    </w:p>
    <w:p w14:paraId="1151A90C" w14:textId="6F5949E6"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62F4">
        <w:t>The Second Doxology for Nativity</w:t>
      </w:r>
      <w:r>
        <w:fldChar w:fldCharType="end"/>
      </w:r>
      <w:r>
        <w:tab/>
      </w:r>
      <w:r>
        <w:fldChar w:fldCharType="begin"/>
      </w:r>
      <w:r>
        <w:instrText xml:space="preserve"> PAGEREF _Ref434477542 \h </w:instrText>
      </w:r>
      <w:r>
        <w:fldChar w:fldCharType="separate"/>
      </w:r>
      <w:r w:rsidR="005F6770">
        <w:rPr>
          <w:noProof/>
        </w:rPr>
        <w:t>697</w:t>
      </w:r>
      <w:r>
        <w:fldChar w:fldCharType="end"/>
      </w:r>
    </w:p>
    <w:p w14:paraId="04CEE058" w14:textId="063B2EC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62F4">
        <w:t>The Third Doxology for Nativity</w:t>
      </w:r>
      <w:r>
        <w:fldChar w:fldCharType="end"/>
      </w:r>
      <w:r>
        <w:tab/>
      </w:r>
      <w:r>
        <w:fldChar w:fldCharType="begin"/>
      </w:r>
      <w:r>
        <w:instrText xml:space="preserve"> PAGEREF _Ref434477554 \h </w:instrText>
      </w:r>
      <w:r>
        <w:fldChar w:fldCharType="separate"/>
      </w:r>
      <w:r w:rsidR="005F6770">
        <w:rPr>
          <w:noProof/>
        </w:rPr>
        <w:t>698</w:t>
      </w:r>
      <w:r>
        <w:fldChar w:fldCharType="end"/>
      </w:r>
    </w:p>
    <w:p w14:paraId="0F813F2D" w14:textId="21BC90DC"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E62F4">
        <w:t>The Doxology for the Circumcision</w:t>
      </w:r>
      <w:r>
        <w:fldChar w:fldCharType="end"/>
      </w:r>
      <w:r>
        <w:tab/>
      </w:r>
      <w:r>
        <w:fldChar w:fldCharType="begin"/>
      </w:r>
      <w:r>
        <w:instrText xml:space="preserve"> PAGEREF _Ref434477590 \h </w:instrText>
      </w:r>
      <w:r>
        <w:fldChar w:fldCharType="separate"/>
      </w:r>
      <w:r w:rsidR="005F6770">
        <w:rPr>
          <w:noProof/>
        </w:rPr>
        <w:t>736</w:t>
      </w:r>
      <w:r>
        <w:fldChar w:fldCharType="end"/>
      </w:r>
    </w:p>
    <w:p w14:paraId="6C616575" w14:textId="518958B4"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E62F4">
        <w:t>An Abridged Doxology for Theophany</w:t>
      </w:r>
      <w:r>
        <w:fldChar w:fldCharType="end"/>
      </w:r>
      <w:r>
        <w:tab/>
      </w:r>
      <w:r>
        <w:fldChar w:fldCharType="begin"/>
      </w:r>
      <w:r>
        <w:instrText xml:space="preserve"> PAGEREF _Ref434477630 \h </w:instrText>
      </w:r>
      <w:r>
        <w:fldChar w:fldCharType="separate"/>
      </w:r>
      <w:r w:rsidR="005F6770">
        <w:rPr>
          <w:noProof/>
        </w:rPr>
        <w:t>745</w:t>
      </w:r>
      <w:r>
        <w:fldChar w:fldCharType="end"/>
      </w:r>
    </w:p>
    <w:p w14:paraId="6F7E179C" w14:textId="7166E028"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62F4">
        <w:t>The First Doxology for Theophany</w:t>
      </w:r>
      <w:r>
        <w:fldChar w:fldCharType="end"/>
      </w:r>
      <w:r>
        <w:tab/>
      </w:r>
      <w:r>
        <w:fldChar w:fldCharType="begin"/>
      </w:r>
      <w:r>
        <w:instrText xml:space="preserve"> PAGEREF _Ref434477641 \h </w:instrText>
      </w:r>
      <w:r>
        <w:fldChar w:fldCharType="separate"/>
      </w:r>
      <w:r w:rsidR="005F6770">
        <w:rPr>
          <w:noProof/>
        </w:rPr>
        <w:t>747</w:t>
      </w:r>
      <w:r>
        <w:fldChar w:fldCharType="end"/>
      </w:r>
    </w:p>
    <w:p w14:paraId="535CC145" w14:textId="429BC026"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62F4">
        <w:t>The Second Doxology for Theophany</w:t>
      </w:r>
      <w:r>
        <w:fldChar w:fldCharType="end"/>
      </w:r>
      <w:r>
        <w:tab/>
      </w:r>
      <w:r>
        <w:fldChar w:fldCharType="begin"/>
      </w:r>
      <w:r>
        <w:instrText xml:space="preserve"> PAGEREF _Ref434477660 \h </w:instrText>
      </w:r>
      <w:r>
        <w:fldChar w:fldCharType="separate"/>
      </w:r>
      <w:r w:rsidR="005F6770">
        <w:rPr>
          <w:noProof/>
        </w:rPr>
        <w:t>749</w:t>
      </w:r>
      <w:r>
        <w:fldChar w:fldCharType="end"/>
      </w:r>
    </w:p>
    <w:p w14:paraId="286F48D0" w14:textId="211EFB51"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E62F4">
        <w:t>The Doxology for the Wedding of Cana</w:t>
      </w:r>
      <w:r>
        <w:fldChar w:fldCharType="end"/>
      </w:r>
      <w:r>
        <w:tab/>
      </w:r>
      <w:r>
        <w:fldChar w:fldCharType="begin"/>
      </w:r>
      <w:r>
        <w:instrText xml:space="preserve"> PAGEREF _Ref434477774 \h </w:instrText>
      </w:r>
      <w:r>
        <w:fldChar w:fldCharType="separate"/>
      </w:r>
      <w:r w:rsidR="005F6770">
        <w:rPr>
          <w:noProof/>
        </w:rPr>
        <w:t>779</w:t>
      </w:r>
      <w:r>
        <w:fldChar w:fldCharType="end"/>
      </w:r>
    </w:p>
    <w:p w14:paraId="504917BF" w14:textId="5A2E8B8B"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E62F4">
        <w:t>The Doxology for the Entrance into the Temple</w:t>
      </w:r>
      <w:r>
        <w:fldChar w:fldCharType="end"/>
      </w:r>
      <w:r>
        <w:tab/>
      </w:r>
      <w:r>
        <w:fldChar w:fldCharType="begin"/>
      </w:r>
      <w:r>
        <w:instrText xml:space="preserve"> PAGEREF _Ref434477815 \h </w:instrText>
      </w:r>
      <w:r>
        <w:fldChar w:fldCharType="separate"/>
      </w:r>
      <w:r w:rsidR="005F6770">
        <w:rPr>
          <w:noProof/>
        </w:rPr>
        <w:t>800</w:t>
      </w:r>
      <w:r>
        <w:fldChar w:fldCharType="end"/>
      </w:r>
    </w:p>
    <w:p w14:paraId="1F20DF78" w14:textId="305E360F"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62F4">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5F6770">
        <w:rPr>
          <w:noProof/>
        </w:rPr>
        <w:t>812</w:t>
      </w:r>
      <w:r w:rsidR="00E21EA3">
        <w:fldChar w:fldCharType="end"/>
      </w:r>
    </w:p>
    <w:p w14:paraId="4B29B358" w14:textId="0B532EB9" w:rsidR="00E21EA3" w:rsidRDefault="00E21EA3" w:rsidP="00CC1CA8">
      <w:pPr>
        <w:tabs>
          <w:tab w:val="left" w:leader="dot" w:pos="8280"/>
        </w:tabs>
        <w:spacing w:after="0" w:line="240" w:lineRule="auto"/>
      </w:pPr>
      <w:r>
        <w:lastRenderedPageBreak/>
        <w:fldChar w:fldCharType="begin"/>
      </w:r>
      <w:r>
        <w:instrText xml:space="preserve"> REF _Ref434477906 \h </w:instrText>
      </w:r>
      <w:r w:rsidR="00CC1CA8">
        <w:instrText xml:space="preserve"> \* MERGEFORMAT </w:instrText>
      </w:r>
      <w:r>
        <w:fldChar w:fldCharType="separate"/>
      </w:r>
      <w:r w:rsidR="000E62F4">
        <w:t>The Doxology for the Entrance into Egypt</w:t>
      </w:r>
      <w:r>
        <w:fldChar w:fldCharType="end"/>
      </w:r>
      <w:r>
        <w:tab/>
      </w:r>
      <w:r>
        <w:fldChar w:fldCharType="begin"/>
      </w:r>
      <w:r>
        <w:instrText xml:space="preserve"> PAGEREF _Ref434477906 \h </w:instrText>
      </w:r>
      <w:r>
        <w:fldChar w:fldCharType="separate"/>
      </w:r>
      <w:r w:rsidR="005F6770">
        <w:rPr>
          <w:noProof/>
        </w:rPr>
        <w:t>838</w:t>
      </w:r>
      <w:r>
        <w:fldChar w:fldCharType="end"/>
      </w:r>
    </w:p>
    <w:p w14:paraId="19D20C04" w14:textId="0BD48650"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2A23AF26" w14:textId="01DBD390"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E62F4">
        <w:t>The Doxology of the Transfiguration</w:t>
      </w:r>
      <w:r>
        <w:fldChar w:fldCharType="end"/>
      </w:r>
      <w:r>
        <w:tab/>
      </w:r>
      <w:r>
        <w:fldChar w:fldCharType="begin"/>
      </w:r>
      <w:r>
        <w:instrText xml:space="preserve"> PAGEREF _Ref434478012 \h </w:instrText>
      </w:r>
      <w:r>
        <w:fldChar w:fldCharType="separate"/>
      </w:r>
      <w:r w:rsidR="005F6770">
        <w:rPr>
          <w:noProof/>
        </w:rPr>
        <w:t>897</w:t>
      </w:r>
      <w:r>
        <w:fldChar w:fldCharType="end"/>
      </w:r>
    </w:p>
    <w:p w14:paraId="36031966" w14:textId="52D3392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62F4">
        <w:t>The Doxology of Jonah’s Fast</w:t>
      </w:r>
      <w:r>
        <w:fldChar w:fldCharType="end"/>
      </w:r>
      <w:r>
        <w:tab/>
      </w:r>
      <w:r>
        <w:fldChar w:fldCharType="begin"/>
      </w:r>
      <w:r>
        <w:instrText xml:space="preserve"> PAGEREF _Ref434478053 \h </w:instrText>
      </w:r>
      <w:r>
        <w:fldChar w:fldCharType="separate"/>
      </w:r>
      <w:r w:rsidR="005F6770">
        <w:rPr>
          <w:noProof/>
        </w:rPr>
        <w:t>1022</w:t>
      </w:r>
      <w:r>
        <w:fldChar w:fldCharType="end"/>
      </w:r>
    </w:p>
    <w:p w14:paraId="2FF23AAB" w14:textId="51927019"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E62F4">
        <w:t>The Doxology for Saturday and Sunday in Great Lent</w:t>
      </w:r>
      <w:r>
        <w:fldChar w:fldCharType="end"/>
      </w:r>
      <w:r>
        <w:tab/>
      </w:r>
      <w:r>
        <w:fldChar w:fldCharType="begin"/>
      </w:r>
      <w:r>
        <w:instrText xml:space="preserve"> PAGEREF _Ref434478080 \h </w:instrText>
      </w:r>
      <w:r>
        <w:fldChar w:fldCharType="separate"/>
      </w:r>
      <w:r w:rsidR="005F6770">
        <w:rPr>
          <w:noProof/>
        </w:rPr>
        <w:t>1023</w:t>
      </w:r>
      <w:r>
        <w:fldChar w:fldCharType="end"/>
      </w:r>
    </w:p>
    <w:p w14:paraId="7AC17913" w14:textId="2C99E40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62F4">
        <w:t>The Doxology for Weekdays in Great Lent</w:t>
      </w:r>
      <w:r>
        <w:fldChar w:fldCharType="end"/>
      </w:r>
      <w:r>
        <w:tab/>
      </w:r>
      <w:r>
        <w:fldChar w:fldCharType="begin"/>
      </w:r>
      <w:r>
        <w:instrText xml:space="preserve"> PAGEREF _Ref434478104 \h </w:instrText>
      </w:r>
      <w:r>
        <w:fldChar w:fldCharType="separate"/>
      </w:r>
      <w:r w:rsidR="005F6770">
        <w:rPr>
          <w:noProof/>
        </w:rPr>
        <w:t>1026</w:t>
      </w:r>
      <w:r>
        <w:fldChar w:fldCharType="end"/>
      </w:r>
    </w:p>
    <w:p w14:paraId="6B4ECEA0" w14:textId="006C604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62F4">
        <w:t>A Second Doxology for Weekdays in Great Lent</w:t>
      </w:r>
      <w:r>
        <w:fldChar w:fldCharType="end"/>
      </w:r>
      <w:r>
        <w:tab/>
      </w:r>
      <w:r>
        <w:fldChar w:fldCharType="begin"/>
      </w:r>
      <w:r>
        <w:instrText xml:space="preserve"> PAGEREF _Ref434478128 \h </w:instrText>
      </w:r>
      <w:r>
        <w:fldChar w:fldCharType="separate"/>
      </w:r>
      <w:r w:rsidR="005F6770">
        <w:rPr>
          <w:noProof/>
        </w:rPr>
        <w:t>1027</w:t>
      </w:r>
      <w:r>
        <w:fldChar w:fldCharType="end"/>
      </w:r>
    </w:p>
    <w:p w14:paraId="4959D2BA" w14:textId="3F2B87BD"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62F4">
        <w:t>A Third Doxology for Weekdays in Great Lent</w:t>
      </w:r>
      <w:r>
        <w:fldChar w:fldCharType="end"/>
      </w:r>
      <w:r>
        <w:tab/>
      </w:r>
      <w:r>
        <w:fldChar w:fldCharType="begin"/>
      </w:r>
      <w:r>
        <w:instrText xml:space="preserve"> PAGEREF _Ref434478147 \h </w:instrText>
      </w:r>
      <w:r>
        <w:fldChar w:fldCharType="separate"/>
      </w:r>
      <w:r w:rsidR="005F6770">
        <w:rPr>
          <w:noProof/>
        </w:rPr>
        <w:t>1029</w:t>
      </w:r>
      <w:r>
        <w:fldChar w:fldCharType="end"/>
      </w:r>
    </w:p>
    <w:p w14:paraId="15F5F420" w14:textId="729C552C"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62F4">
        <w:t>The Fourth Doxology for Great Lent</w:t>
      </w:r>
      <w:r>
        <w:fldChar w:fldCharType="end"/>
      </w:r>
      <w:r>
        <w:tab/>
      </w:r>
      <w:r>
        <w:fldChar w:fldCharType="begin"/>
      </w:r>
      <w:r>
        <w:instrText xml:space="preserve"> PAGEREF _Ref434478172 \h </w:instrText>
      </w:r>
      <w:r>
        <w:fldChar w:fldCharType="separate"/>
      </w:r>
      <w:r w:rsidR="005F6770">
        <w:rPr>
          <w:noProof/>
        </w:rPr>
        <w:t>1031</w:t>
      </w:r>
      <w:r>
        <w:fldChar w:fldCharType="end"/>
      </w:r>
    </w:p>
    <w:p w14:paraId="17A33F34" w14:textId="4FF3CDF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6CBC5D9E" w14:textId="5CD74E8D"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E62F4">
        <w:t>The First Doxology for Palm Sunday</w:t>
      </w:r>
      <w:r>
        <w:fldChar w:fldCharType="end"/>
      </w:r>
      <w:r>
        <w:tab/>
      </w:r>
      <w:r>
        <w:fldChar w:fldCharType="begin"/>
      </w:r>
      <w:r>
        <w:instrText xml:space="preserve"> PAGEREF _Ref434478217 \h </w:instrText>
      </w:r>
      <w:r>
        <w:fldChar w:fldCharType="separate"/>
      </w:r>
      <w:r w:rsidR="005F6770">
        <w:rPr>
          <w:noProof/>
        </w:rPr>
        <w:t>1049</w:t>
      </w:r>
      <w:r>
        <w:fldChar w:fldCharType="end"/>
      </w:r>
    </w:p>
    <w:p w14:paraId="11606B4A" w14:textId="577DFA38"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62F4">
        <w:t>The Second Doxology for Palm Sunday</w:t>
      </w:r>
      <w:r>
        <w:fldChar w:fldCharType="end"/>
      </w:r>
      <w:r>
        <w:tab/>
      </w:r>
      <w:r>
        <w:fldChar w:fldCharType="begin"/>
      </w:r>
      <w:r>
        <w:instrText xml:space="preserve"> PAGEREF _Ref434478234 \h </w:instrText>
      </w:r>
      <w:r>
        <w:fldChar w:fldCharType="separate"/>
      </w:r>
      <w:r w:rsidR="005F6770">
        <w:rPr>
          <w:noProof/>
        </w:rPr>
        <w:t>1050</w:t>
      </w:r>
      <w:r>
        <w:fldChar w:fldCharType="end"/>
      </w:r>
    </w:p>
    <w:p w14:paraId="3B00B725" w14:textId="29B2C97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62F4">
        <w:t>The Third Doxology for Palm Sunday</w:t>
      </w:r>
      <w:r>
        <w:fldChar w:fldCharType="end"/>
      </w:r>
      <w:r>
        <w:tab/>
      </w:r>
      <w:r>
        <w:fldChar w:fldCharType="begin"/>
      </w:r>
      <w:r>
        <w:instrText xml:space="preserve"> PAGEREF _Ref434478255 \h </w:instrText>
      </w:r>
      <w:r>
        <w:fldChar w:fldCharType="separate"/>
      </w:r>
      <w:r w:rsidR="005F6770">
        <w:rPr>
          <w:noProof/>
        </w:rPr>
        <w:t>1052</w:t>
      </w:r>
      <w:r>
        <w:fldChar w:fldCharType="end"/>
      </w:r>
    </w:p>
    <w:p w14:paraId="257EE84D" w14:textId="2B5AAC1E"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E62F4">
        <w:t>The Doxology for Pascha</w:t>
      </w:r>
      <w:r>
        <w:fldChar w:fldCharType="end"/>
      </w:r>
      <w:r>
        <w:tab/>
      </w:r>
      <w:r>
        <w:fldChar w:fldCharType="begin"/>
      </w:r>
      <w:r>
        <w:instrText xml:space="preserve"> PAGEREF _Ref434478294 \h </w:instrText>
      </w:r>
      <w:r>
        <w:fldChar w:fldCharType="separate"/>
      </w:r>
      <w:r w:rsidR="005F6770">
        <w:rPr>
          <w:noProof/>
        </w:rPr>
        <w:t>1065</w:t>
      </w:r>
      <w:r>
        <w:fldChar w:fldCharType="end"/>
      </w:r>
    </w:p>
    <w:p w14:paraId="10A28DFE" w14:textId="0109B705"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62F4">
        <w:t>Another Doxology Pascha</w:t>
      </w:r>
      <w:r>
        <w:fldChar w:fldCharType="end"/>
      </w:r>
      <w:r>
        <w:tab/>
      </w:r>
      <w:r>
        <w:fldChar w:fldCharType="begin"/>
      </w:r>
      <w:r>
        <w:instrText xml:space="preserve"> PAGEREF _Ref434478317 \h </w:instrText>
      </w:r>
      <w:r>
        <w:fldChar w:fldCharType="separate"/>
      </w:r>
      <w:r w:rsidR="005F6770">
        <w:rPr>
          <w:noProof/>
        </w:rPr>
        <w:t>1067</w:t>
      </w:r>
      <w:r>
        <w:fldChar w:fldCharType="end"/>
      </w:r>
    </w:p>
    <w:p w14:paraId="472E0FB5" w14:textId="510013C2"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62F4">
        <w:t>A Doxology for Archangel Michael Pascha</w:t>
      </w:r>
      <w:r>
        <w:fldChar w:fldCharType="end"/>
      </w:r>
      <w:r>
        <w:tab/>
      </w:r>
      <w:r>
        <w:fldChar w:fldCharType="begin"/>
      </w:r>
      <w:r>
        <w:instrText xml:space="preserve"> PAGEREF _Ref434478347 \h </w:instrText>
      </w:r>
      <w:r>
        <w:fldChar w:fldCharType="separate"/>
      </w:r>
      <w:r w:rsidR="005F6770">
        <w:rPr>
          <w:noProof/>
        </w:rPr>
        <w:t>1068</w:t>
      </w:r>
      <w:r>
        <w:fldChar w:fldCharType="end"/>
      </w:r>
    </w:p>
    <w:p w14:paraId="4D1D62B4" w14:textId="47E71CE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E62F4">
        <w:t>The Doxology for Thomas Sunday</w:t>
      </w:r>
      <w:r>
        <w:fldChar w:fldCharType="end"/>
      </w:r>
      <w:r>
        <w:tab/>
      </w:r>
      <w:r>
        <w:fldChar w:fldCharType="begin"/>
      </w:r>
      <w:r>
        <w:instrText xml:space="preserve"> PAGEREF _Ref434478375 \h </w:instrText>
      </w:r>
      <w:r>
        <w:fldChar w:fldCharType="separate"/>
      </w:r>
      <w:r w:rsidR="005F6770">
        <w:rPr>
          <w:noProof/>
        </w:rPr>
        <w:t>1076</w:t>
      </w:r>
      <w:r>
        <w:fldChar w:fldCharType="end"/>
      </w:r>
    </w:p>
    <w:p w14:paraId="7B6065F5" w14:textId="5D838DBE"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E62F4">
        <w:t>The Doxology for the Ascension</w:t>
      </w:r>
      <w:r>
        <w:fldChar w:fldCharType="end"/>
      </w:r>
      <w:r>
        <w:tab/>
      </w:r>
      <w:r>
        <w:fldChar w:fldCharType="begin"/>
      </w:r>
      <w:r>
        <w:instrText xml:space="preserve"> PAGEREF _Ref434478556 \h </w:instrText>
      </w:r>
      <w:r>
        <w:fldChar w:fldCharType="separate"/>
      </w:r>
      <w:r w:rsidR="005F6770">
        <w:rPr>
          <w:noProof/>
        </w:rPr>
        <w:t>1078</w:t>
      </w:r>
      <w:r>
        <w:fldChar w:fldCharType="end"/>
      </w:r>
    </w:p>
    <w:p w14:paraId="3C346EA7" w14:textId="6CE6B9B3"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E62F4">
        <w:t>The Doxology for Pentecost</w:t>
      </w:r>
      <w:r>
        <w:fldChar w:fldCharType="end"/>
      </w:r>
      <w:r>
        <w:tab/>
      </w:r>
      <w:r>
        <w:fldChar w:fldCharType="begin"/>
      </w:r>
      <w:r>
        <w:instrText xml:space="preserve"> PAGEREF _Ref434478581 \h </w:instrText>
      </w:r>
      <w:r>
        <w:fldChar w:fldCharType="separate"/>
      </w:r>
      <w:r w:rsidR="005F6770">
        <w:rPr>
          <w:noProof/>
        </w:rPr>
        <w:t>1088</w:t>
      </w:r>
      <w:r>
        <w:fldChar w:fldCharType="end"/>
      </w:r>
    </w:p>
    <w:p w14:paraId="4285BFE1" w14:textId="77777777" w:rsidR="00E21EA3" w:rsidRDefault="00E21EA3" w:rsidP="00E21EA3">
      <w:pPr>
        <w:pStyle w:val="Heading3"/>
      </w:pPr>
      <w:bookmarkStart w:id="1960" w:name="_Ref435643009"/>
      <w:r>
        <w:t>Saints’ Doxologies</w:t>
      </w:r>
      <w:bookmarkEnd w:id="1960"/>
    </w:p>
    <w:p w14:paraId="201EF1F5" w14:textId="3692341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E62F4">
        <w:t>The Evening Doxology of the Virgin</w:t>
      </w:r>
      <w:r>
        <w:fldChar w:fldCharType="end"/>
      </w:r>
      <w:r>
        <w:tab/>
      </w:r>
      <w:r>
        <w:fldChar w:fldCharType="begin"/>
      </w:r>
      <w:r>
        <w:instrText xml:space="preserve"> PAGEREF _Ref434487836 \h </w:instrText>
      </w:r>
      <w:r>
        <w:fldChar w:fldCharType="separate"/>
      </w:r>
      <w:r w:rsidR="005F6770">
        <w:rPr>
          <w:noProof/>
        </w:rPr>
        <w:t>536</w:t>
      </w:r>
      <w:r>
        <w:fldChar w:fldCharType="end"/>
      </w:r>
    </w:p>
    <w:p w14:paraId="5E3507F6" w14:textId="5529E7B2"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E62F4" w:rsidRPr="000E62F4">
        <w:t>The Doxology of the Virgin for Midnight Praise</w:t>
      </w:r>
      <w:r>
        <w:fldChar w:fldCharType="end"/>
      </w:r>
      <w:r>
        <w:tab/>
      </w:r>
      <w:r>
        <w:fldChar w:fldCharType="begin"/>
      </w:r>
      <w:r>
        <w:instrText xml:space="preserve"> PAGEREF _Ref434487891 \h </w:instrText>
      </w:r>
      <w:r>
        <w:fldChar w:fldCharType="separate"/>
      </w:r>
      <w:r w:rsidR="005F6770">
        <w:rPr>
          <w:noProof/>
        </w:rPr>
        <w:t>385</w:t>
      </w:r>
      <w:r>
        <w:fldChar w:fldCharType="end"/>
      </w:r>
    </w:p>
    <w:p w14:paraId="337F5EE8" w14:textId="03031506"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E62F4">
        <w:t>The Morning Doxology of the Virgin</w:t>
      </w:r>
      <w:r>
        <w:fldChar w:fldCharType="end"/>
      </w:r>
      <w:r>
        <w:tab/>
      </w:r>
      <w:r>
        <w:fldChar w:fldCharType="begin"/>
      </w:r>
      <w:r>
        <w:instrText xml:space="preserve"> PAGEREF _Ref434487846 \h </w:instrText>
      </w:r>
      <w:r>
        <w:fldChar w:fldCharType="separate"/>
      </w:r>
      <w:r w:rsidR="005F6770">
        <w:rPr>
          <w:noProof/>
        </w:rPr>
        <w:t>537</w:t>
      </w:r>
      <w:r>
        <w:fldChar w:fldCharType="end"/>
      </w:r>
    </w:p>
    <w:p w14:paraId="11C50006" w14:textId="46EE79C4"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0E62F4">
        <w:t>The Doxology of the Entry of the Theotokos into the Temple</w:t>
      </w:r>
      <w:r>
        <w:fldChar w:fldCharType="end"/>
      </w:r>
      <w:r>
        <w:tab/>
      </w:r>
      <w:r>
        <w:fldChar w:fldCharType="begin"/>
      </w:r>
      <w:r>
        <w:instrText xml:space="preserve"> PAGEREF _Ref470555203 \h </w:instrText>
      </w:r>
      <w:r>
        <w:fldChar w:fldCharType="separate"/>
      </w:r>
      <w:r w:rsidR="005F6770">
        <w:rPr>
          <w:noProof/>
        </w:rPr>
        <w:t>662</w:t>
      </w:r>
      <w:r>
        <w:fldChar w:fldCharType="end"/>
      </w:r>
    </w:p>
    <w:p w14:paraId="3868AB65" w14:textId="3DA6CFB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E62F4">
        <w:t>The Doxology for Archangel Michael</w:t>
      </w:r>
      <w:r>
        <w:fldChar w:fldCharType="end"/>
      </w:r>
      <w:r>
        <w:tab/>
      </w:r>
      <w:r>
        <w:fldChar w:fldCharType="begin"/>
      </w:r>
      <w:r>
        <w:instrText xml:space="preserve"> PAGEREF _Ref434487967 \h </w:instrText>
      </w:r>
      <w:r>
        <w:fldChar w:fldCharType="separate"/>
      </w:r>
      <w:r w:rsidR="005F6770">
        <w:rPr>
          <w:noProof/>
        </w:rPr>
        <w:t>640</w:t>
      </w:r>
      <w:r>
        <w:fldChar w:fldCharType="end"/>
      </w:r>
    </w:p>
    <w:p w14:paraId="2284159D" w14:textId="4859F014"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E62F4">
        <w:t xml:space="preserve">The Doxology of Archangel Gabriel for December or </w:t>
      </w:r>
      <w:r w:rsidR="000E62F4"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5F6770">
        <w:rPr>
          <w:noProof/>
        </w:rPr>
        <w:t>679</w:t>
      </w:r>
      <w:r>
        <w:fldChar w:fldCharType="end"/>
      </w:r>
    </w:p>
    <w:p w14:paraId="403DEC4C" w14:textId="45D5122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E62F4">
        <w:t>The Doxology for Archangel Gabriel, the Evangelist of Daniel</w:t>
      </w:r>
      <w:r>
        <w:fldChar w:fldCharType="end"/>
      </w:r>
      <w:r>
        <w:tab/>
      </w:r>
      <w:r>
        <w:fldChar w:fldCharType="begin"/>
      </w:r>
      <w:r>
        <w:instrText xml:space="preserve"> PAGEREF _Ref434488149 \h </w:instrText>
      </w:r>
      <w:r>
        <w:fldChar w:fldCharType="separate"/>
      </w:r>
      <w:r w:rsidR="005F6770">
        <w:rPr>
          <w:noProof/>
        </w:rPr>
        <w:t>862</w:t>
      </w:r>
      <w:r>
        <w:fldChar w:fldCharType="end"/>
      </w:r>
    </w:p>
    <w:p w14:paraId="229EE54B" w14:textId="2466F271"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E62F4">
        <w:t>The Doxology for Michael and Gabriel</w:t>
      </w:r>
      <w:r>
        <w:fldChar w:fldCharType="end"/>
      </w:r>
      <w:r>
        <w:tab/>
      </w:r>
      <w:r>
        <w:fldChar w:fldCharType="begin"/>
      </w:r>
      <w:r>
        <w:instrText xml:space="preserve"> PAGEREF _Ref434487984 \h </w:instrText>
      </w:r>
      <w:r>
        <w:fldChar w:fldCharType="separate"/>
      </w:r>
      <w:r w:rsidR="005F6770">
        <w:rPr>
          <w:noProof/>
        </w:rPr>
        <w:t>641</w:t>
      </w:r>
      <w:r>
        <w:fldChar w:fldCharType="end"/>
      </w:r>
    </w:p>
    <w:p w14:paraId="44CF453D" w14:textId="240CF8C4"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E62F4">
        <w:t>The Doxology for Archangel Raphael</w:t>
      </w:r>
      <w:r>
        <w:fldChar w:fldCharType="end"/>
      </w:r>
      <w:r>
        <w:tab/>
      </w:r>
      <w:r>
        <w:fldChar w:fldCharType="begin"/>
      </w:r>
      <w:r>
        <w:instrText xml:space="preserve"> PAGEREF _Ref434488208 \h </w:instrText>
      </w:r>
      <w:r>
        <w:fldChar w:fldCharType="separate"/>
      </w:r>
      <w:r w:rsidR="005F6770">
        <w:rPr>
          <w:noProof/>
        </w:rPr>
        <w:t>918</w:t>
      </w:r>
      <w:r>
        <w:fldChar w:fldCharType="end"/>
      </w:r>
    </w:p>
    <w:p w14:paraId="5EA00A94" w14:textId="2C32A3E5"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E62F4">
        <w:t>The Doxology for Archangel Suriel</w:t>
      </w:r>
      <w:r>
        <w:fldChar w:fldCharType="end"/>
      </w:r>
      <w:r>
        <w:tab/>
      </w:r>
      <w:r>
        <w:fldChar w:fldCharType="begin"/>
      </w:r>
      <w:r>
        <w:instrText xml:space="preserve"> PAGEREF _Ref434488250 \h </w:instrText>
      </w:r>
      <w:r>
        <w:fldChar w:fldCharType="separate"/>
      </w:r>
      <w:r w:rsidR="005F6770">
        <w:rPr>
          <w:noProof/>
        </w:rPr>
        <w:t>795</w:t>
      </w:r>
      <w:r>
        <w:fldChar w:fldCharType="end"/>
      </w:r>
    </w:p>
    <w:p w14:paraId="3CC2AC4D" w14:textId="363A3B95"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0E62F4">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5F6770">
        <w:rPr>
          <w:noProof/>
        </w:rPr>
        <w:t>638</w:t>
      </w:r>
      <w:r w:rsidR="00B46E6E">
        <w:fldChar w:fldCharType="end"/>
      </w:r>
    </w:p>
    <w:p w14:paraId="1358EC54" w14:textId="22BFEFCD"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0E62F4">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5F6770">
        <w:rPr>
          <w:noProof/>
        </w:rPr>
        <w:t>652</w:t>
      </w:r>
      <w:r w:rsidR="00B46E6E">
        <w:fldChar w:fldCharType="end"/>
      </w:r>
    </w:p>
    <w:p w14:paraId="556F0AA3" w14:textId="66A38A53"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E62F4">
        <w:t>The Doxology of the Heavenly</w:t>
      </w:r>
      <w:r>
        <w:fldChar w:fldCharType="end"/>
      </w:r>
      <w:r>
        <w:tab/>
      </w:r>
      <w:r>
        <w:fldChar w:fldCharType="begin"/>
      </w:r>
      <w:r>
        <w:instrText xml:space="preserve"> PAGEREF _Ref434488390 \h </w:instrText>
      </w:r>
      <w:r>
        <w:fldChar w:fldCharType="separate"/>
      </w:r>
      <w:r w:rsidR="005F6770">
        <w:rPr>
          <w:noProof/>
        </w:rPr>
        <w:t>554</w:t>
      </w:r>
      <w:r>
        <w:fldChar w:fldCharType="end"/>
      </w:r>
    </w:p>
    <w:p w14:paraId="1FF7EAEE" w14:textId="39208BBB"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E62F4">
        <w:t>The Doxology of St. John the Baptist</w:t>
      </w:r>
      <w:r>
        <w:fldChar w:fldCharType="end"/>
      </w:r>
      <w:r>
        <w:tab/>
      </w:r>
      <w:r>
        <w:fldChar w:fldCharType="begin"/>
      </w:r>
      <w:r>
        <w:instrText xml:space="preserve"> PAGEREF _Ref434488524 \h </w:instrText>
      </w:r>
      <w:r>
        <w:fldChar w:fldCharType="separate"/>
      </w:r>
      <w:r w:rsidR="005F6770">
        <w:rPr>
          <w:noProof/>
        </w:rPr>
        <w:t>555</w:t>
      </w:r>
      <w:r>
        <w:fldChar w:fldCharType="end"/>
      </w:r>
    </w:p>
    <w:p w14:paraId="04FC6C87" w14:textId="5DE64981"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E62F4">
        <w:t>Another Doxology of St. John the Baptist</w:t>
      </w:r>
      <w:r>
        <w:fldChar w:fldCharType="end"/>
      </w:r>
      <w:r>
        <w:tab/>
      </w:r>
      <w:r>
        <w:fldChar w:fldCharType="begin"/>
      </w:r>
      <w:r>
        <w:instrText xml:space="preserve"> PAGEREF _Ref434488546 \h </w:instrText>
      </w:r>
      <w:r>
        <w:fldChar w:fldCharType="separate"/>
      </w:r>
      <w:r w:rsidR="005F6770">
        <w:rPr>
          <w:noProof/>
        </w:rPr>
        <w:t>556</w:t>
      </w:r>
      <w:r>
        <w:fldChar w:fldCharType="end"/>
      </w:r>
    </w:p>
    <w:p w14:paraId="62DC3621" w14:textId="337B335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E62F4">
        <w:t>The Doxology for the One Hundred and Forty Four Thousand</w:t>
      </w:r>
      <w:r>
        <w:fldChar w:fldCharType="end"/>
      </w:r>
      <w:r>
        <w:tab/>
      </w:r>
      <w:r>
        <w:fldChar w:fldCharType="begin"/>
      </w:r>
      <w:r>
        <w:instrText xml:space="preserve"> PAGEREF _Ref434488616 \h </w:instrText>
      </w:r>
      <w:r>
        <w:fldChar w:fldCharType="separate"/>
      </w:r>
      <w:r w:rsidR="005F6770">
        <w:rPr>
          <w:noProof/>
        </w:rPr>
        <w:t>732</w:t>
      </w:r>
      <w:r>
        <w:fldChar w:fldCharType="end"/>
      </w:r>
    </w:p>
    <w:p w14:paraId="35158DF2" w14:textId="517F5930"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E62F4">
        <w:t>A Doxology for the Apostles</w:t>
      </w:r>
      <w:r>
        <w:fldChar w:fldCharType="end"/>
      </w:r>
      <w:r>
        <w:tab/>
      </w:r>
      <w:r>
        <w:fldChar w:fldCharType="begin"/>
      </w:r>
      <w:r>
        <w:instrText xml:space="preserve"> PAGEREF _Ref434488644 \h </w:instrText>
      </w:r>
      <w:r>
        <w:fldChar w:fldCharType="separate"/>
      </w:r>
      <w:r w:rsidR="005F6770">
        <w:rPr>
          <w:noProof/>
        </w:rPr>
        <w:t>557</w:t>
      </w:r>
      <w:r>
        <w:fldChar w:fldCharType="end"/>
      </w:r>
    </w:p>
    <w:p w14:paraId="16F33D5B" w14:textId="691A91D1"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E62F4">
        <w:t>Another Doxology for the Apostles</w:t>
      </w:r>
      <w:r>
        <w:fldChar w:fldCharType="end"/>
      </w:r>
      <w:r>
        <w:tab/>
      </w:r>
      <w:r>
        <w:fldChar w:fldCharType="begin"/>
      </w:r>
      <w:r>
        <w:instrText xml:space="preserve"> PAGEREF _Ref434488657 \h </w:instrText>
      </w:r>
      <w:r>
        <w:fldChar w:fldCharType="separate"/>
      </w:r>
      <w:r w:rsidR="005F6770">
        <w:rPr>
          <w:noProof/>
        </w:rPr>
        <w:t>557</w:t>
      </w:r>
      <w:r>
        <w:fldChar w:fldCharType="end"/>
      </w:r>
    </w:p>
    <w:p w14:paraId="0C8587A1" w14:textId="601DA129"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E62F4">
        <w:t>The Doxology of Sts. Peter and Paul</w:t>
      </w:r>
      <w:r>
        <w:fldChar w:fldCharType="end"/>
      </w:r>
      <w:r>
        <w:tab/>
      </w:r>
      <w:r>
        <w:fldChar w:fldCharType="begin"/>
      </w:r>
      <w:r>
        <w:instrText xml:space="preserve"> PAGEREF _Ref434477973 \h </w:instrText>
      </w:r>
      <w:r>
        <w:fldChar w:fldCharType="separate"/>
      </w:r>
      <w:r w:rsidR="005F6770">
        <w:rPr>
          <w:noProof/>
        </w:rPr>
        <w:t>869</w:t>
      </w:r>
      <w:r>
        <w:fldChar w:fldCharType="end"/>
      </w:r>
    </w:p>
    <w:p w14:paraId="79B0EE79" w14:textId="7C149D88"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E62F4">
        <w:t>The Doxology of St. Paul</w:t>
      </w:r>
      <w:r>
        <w:fldChar w:fldCharType="end"/>
      </w:r>
      <w:r>
        <w:tab/>
      </w:r>
      <w:r>
        <w:fldChar w:fldCharType="begin"/>
      </w:r>
      <w:r>
        <w:instrText xml:space="preserve"> PAGEREF _Ref434488724 \h </w:instrText>
      </w:r>
      <w:r>
        <w:fldChar w:fldCharType="separate"/>
      </w:r>
      <w:r w:rsidR="005F6770">
        <w:rPr>
          <w:noProof/>
        </w:rPr>
        <w:t>871</w:t>
      </w:r>
      <w:r>
        <w:fldChar w:fldCharType="end"/>
      </w:r>
    </w:p>
    <w:p w14:paraId="13B980A3" w14:textId="56C2A29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E62F4">
        <w:t>The Doxology for St. John the Evangelist</w:t>
      </w:r>
      <w:r>
        <w:fldChar w:fldCharType="end"/>
      </w:r>
      <w:r>
        <w:tab/>
      </w:r>
      <w:r>
        <w:fldChar w:fldCharType="begin"/>
      </w:r>
      <w:r>
        <w:instrText xml:space="preserve"> PAGEREF _Ref434488768 \h </w:instrText>
      </w:r>
      <w:r>
        <w:fldChar w:fldCharType="separate"/>
      </w:r>
      <w:r w:rsidR="005F6770">
        <w:rPr>
          <w:noProof/>
        </w:rPr>
        <w:t>733</w:t>
      </w:r>
      <w:r>
        <w:fldChar w:fldCharType="end"/>
      </w:r>
    </w:p>
    <w:p w14:paraId="4E889740" w14:textId="0F161B6F"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E62F4">
        <w:t>The Doxology of St. Mark</w:t>
      </w:r>
      <w:r>
        <w:fldChar w:fldCharType="end"/>
      </w:r>
      <w:r>
        <w:tab/>
      </w:r>
      <w:r>
        <w:fldChar w:fldCharType="begin"/>
      </w:r>
      <w:r>
        <w:instrText xml:space="preserve"> PAGEREF _Ref434488814 \h </w:instrText>
      </w:r>
      <w:r>
        <w:fldChar w:fldCharType="separate"/>
      </w:r>
      <w:r w:rsidR="005F6770">
        <w:rPr>
          <w:noProof/>
        </w:rPr>
        <w:t>558</w:t>
      </w:r>
      <w:r>
        <w:fldChar w:fldCharType="end"/>
      </w:r>
    </w:p>
    <w:p w14:paraId="691F4844" w14:textId="59706D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E62F4">
        <w:t>Another Doxology of St. Mark</w:t>
      </w:r>
      <w:r>
        <w:fldChar w:fldCharType="end"/>
      </w:r>
      <w:r>
        <w:tab/>
      </w:r>
      <w:r>
        <w:fldChar w:fldCharType="begin"/>
      </w:r>
      <w:r>
        <w:instrText xml:space="preserve"> PAGEREF _Ref434488936 \h </w:instrText>
      </w:r>
      <w:r>
        <w:fldChar w:fldCharType="separate"/>
      </w:r>
      <w:r w:rsidR="005F6770">
        <w:rPr>
          <w:noProof/>
        </w:rPr>
        <w:t>827</w:t>
      </w:r>
      <w:r>
        <w:fldChar w:fldCharType="end"/>
      </w:r>
    </w:p>
    <w:p w14:paraId="7024469F" w14:textId="5A3B436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E62F4">
        <w:t>The Doxology of Any Apostle</w:t>
      </w:r>
      <w:r>
        <w:fldChar w:fldCharType="end"/>
      </w:r>
      <w:r>
        <w:tab/>
      </w:r>
      <w:r>
        <w:fldChar w:fldCharType="begin"/>
      </w:r>
      <w:r>
        <w:instrText xml:space="preserve"> PAGEREF _Ref434488992 \h </w:instrText>
      </w:r>
      <w:r>
        <w:fldChar w:fldCharType="separate"/>
      </w:r>
      <w:r w:rsidR="005F6770">
        <w:rPr>
          <w:noProof/>
        </w:rPr>
        <w:t>559</w:t>
      </w:r>
      <w:r>
        <w:fldChar w:fldCharType="end"/>
      </w:r>
    </w:p>
    <w:p w14:paraId="3AB62D82" w14:textId="6CF1A82A"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E62F4">
        <w:t>The Doxology of St. Stephen</w:t>
      </w:r>
      <w:r>
        <w:fldChar w:fldCharType="end"/>
      </w:r>
      <w:r>
        <w:tab/>
      </w:r>
      <w:r>
        <w:fldChar w:fldCharType="begin"/>
      </w:r>
      <w:r>
        <w:instrText xml:space="preserve"> PAGEREF _Ref434489014 \h </w:instrText>
      </w:r>
      <w:r>
        <w:fldChar w:fldCharType="separate"/>
      </w:r>
      <w:r w:rsidR="005F6770">
        <w:rPr>
          <w:noProof/>
        </w:rPr>
        <w:t>560</w:t>
      </w:r>
      <w:r>
        <w:fldChar w:fldCharType="end"/>
      </w:r>
    </w:p>
    <w:p w14:paraId="15FA9A83" w14:textId="2CD50916" w:rsidR="002A77A0" w:rsidRDefault="0005720D" w:rsidP="00B46E6E">
      <w:pPr>
        <w:tabs>
          <w:tab w:val="left" w:leader="dot" w:pos="8280"/>
        </w:tabs>
        <w:spacing w:after="0" w:line="240" w:lineRule="auto"/>
      </w:pPr>
      <w:r>
        <w:lastRenderedPageBreak/>
        <w:fldChar w:fldCharType="begin"/>
      </w:r>
      <w:r>
        <w:instrText xml:space="preserve"> REF _Ref465591592 \h </w:instrText>
      </w:r>
      <w:r>
        <w:fldChar w:fldCharType="separate"/>
      </w:r>
      <w:r w:rsidR="000E62F4">
        <w:t>The Doxology for St. Philip the Deacon</w:t>
      </w:r>
      <w:r>
        <w:fldChar w:fldCharType="end"/>
      </w:r>
      <w:r>
        <w:tab/>
      </w:r>
      <w:r>
        <w:fldChar w:fldCharType="begin"/>
      </w:r>
      <w:r>
        <w:instrText xml:space="preserve"> PAGEREF _Ref465591592 \h </w:instrText>
      </w:r>
      <w:r>
        <w:fldChar w:fldCharType="separate"/>
      </w:r>
      <w:r w:rsidR="005F6770">
        <w:rPr>
          <w:noProof/>
        </w:rPr>
        <w:t>630</w:t>
      </w:r>
      <w:r>
        <w:fldChar w:fldCharType="end"/>
      </w:r>
    </w:p>
    <w:p w14:paraId="79FCB5DB" w14:textId="30143C24"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E62F4">
        <w:t>The Doxology for St. Joseph the Carpenter</w:t>
      </w:r>
      <w:r>
        <w:fldChar w:fldCharType="end"/>
      </w:r>
      <w:r>
        <w:tab/>
      </w:r>
      <w:r>
        <w:fldChar w:fldCharType="begin"/>
      </w:r>
      <w:r>
        <w:instrText xml:space="preserve"> PAGEREF _Ref434488476 \h </w:instrText>
      </w:r>
      <w:r>
        <w:fldChar w:fldCharType="separate"/>
      </w:r>
      <w:r w:rsidR="005F6770">
        <w:rPr>
          <w:noProof/>
        </w:rPr>
        <w:t>891</w:t>
      </w:r>
      <w:r>
        <w:fldChar w:fldCharType="end"/>
      </w:r>
    </w:p>
    <w:p w14:paraId="6ED98665" w14:textId="2F3BB02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E62F4">
        <w:t>The Doxology for St. Mary Magdalene</w:t>
      </w:r>
      <w:r>
        <w:fldChar w:fldCharType="end"/>
      </w:r>
      <w:r>
        <w:tab/>
      </w:r>
      <w:r>
        <w:fldChar w:fldCharType="begin"/>
      </w:r>
      <w:r>
        <w:instrText xml:space="preserve"> PAGEREF _Ref434489077 \h </w:instrText>
      </w:r>
      <w:r>
        <w:fldChar w:fldCharType="separate"/>
      </w:r>
      <w:r w:rsidR="005F6770">
        <w:rPr>
          <w:noProof/>
        </w:rPr>
        <w:t>893</w:t>
      </w:r>
      <w:r>
        <w:fldChar w:fldCharType="end"/>
      </w:r>
    </w:p>
    <w:p w14:paraId="2A05CA01" w14:textId="725A0AB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E62F4">
        <w:t>The Doxology for Lazarus Saturday</w:t>
      </w:r>
      <w:r>
        <w:fldChar w:fldCharType="end"/>
      </w:r>
      <w:r>
        <w:tab/>
      </w:r>
      <w:r>
        <w:fldChar w:fldCharType="begin"/>
      </w:r>
      <w:r>
        <w:instrText xml:space="preserve"> PAGEREF _Ref434478195 \h </w:instrText>
      </w:r>
      <w:r>
        <w:fldChar w:fldCharType="separate"/>
      </w:r>
      <w:r w:rsidR="005F6770">
        <w:rPr>
          <w:noProof/>
        </w:rPr>
        <w:t>1044</w:t>
      </w:r>
      <w:r>
        <w:fldChar w:fldCharType="end"/>
      </w:r>
    </w:p>
    <w:p w14:paraId="3B233ED6" w14:textId="74CBCB4A"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E62F4">
        <w:t>The Doxology of St. George</w:t>
      </w:r>
      <w:r>
        <w:fldChar w:fldCharType="end"/>
      </w:r>
      <w:r>
        <w:tab/>
      </w:r>
      <w:r>
        <w:fldChar w:fldCharType="begin"/>
      </w:r>
      <w:r>
        <w:instrText xml:space="preserve"> PAGEREF _Ref434489170 \h </w:instrText>
      </w:r>
      <w:r>
        <w:fldChar w:fldCharType="separate"/>
      </w:r>
      <w:r w:rsidR="005F6770">
        <w:rPr>
          <w:noProof/>
        </w:rPr>
        <w:t>562</w:t>
      </w:r>
      <w:r>
        <w:fldChar w:fldCharType="end"/>
      </w:r>
    </w:p>
    <w:p w14:paraId="522E739A" w14:textId="06F08292"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E62F4">
        <w:t>Another Doxology of St. George</w:t>
      </w:r>
      <w:r>
        <w:fldChar w:fldCharType="end"/>
      </w:r>
      <w:r>
        <w:tab/>
      </w:r>
      <w:r>
        <w:fldChar w:fldCharType="begin"/>
      </w:r>
      <w:r>
        <w:instrText xml:space="preserve"> PAGEREF _Ref434489211 \h </w:instrText>
      </w:r>
      <w:r>
        <w:fldChar w:fldCharType="separate"/>
      </w:r>
      <w:r w:rsidR="005F6770">
        <w:rPr>
          <w:noProof/>
        </w:rPr>
        <w:t>826</w:t>
      </w:r>
      <w:r>
        <w:fldChar w:fldCharType="end"/>
      </w:r>
    </w:p>
    <w:p w14:paraId="6C65AE32" w14:textId="3C810D36"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0E62F4">
        <w:t>The Doxology of St. Ignatius</w:t>
      </w:r>
      <w:r>
        <w:fldChar w:fldCharType="end"/>
      </w:r>
      <w:r>
        <w:tab/>
      </w:r>
      <w:r>
        <w:fldChar w:fldCharType="begin"/>
      </w:r>
      <w:r>
        <w:instrText xml:space="preserve"> PAGEREF _Ref472885708 \h </w:instrText>
      </w:r>
      <w:r>
        <w:fldChar w:fldCharType="separate"/>
      </w:r>
      <w:r w:rsidR="005F6770">
        <w:rPr>
          <w:noProof/>
        </w:rPr>
        <w:t>690</w:t>
      </w:r>
      <w:r>
        <w:fldChar w:fldCharType="end"/>
      </w:r>
    </w:p>
    <w:p w14:paraId="5B15CF4F" w14:textId="06CC4CF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E62F4">
        <w:t>The Doxology of St. Theodore of Shotep, the General</w:t>
      </w:r>
      <w:r>
        <w:fldChar w:fldCharType="end"/>
      </w:r>
      <w:r>
        <w:tab/>
      </w:r>
      <w:r>
        <w:fldChar w:fldCharType="begin"/>
      </w:r>
      <w:r>
        <w:instrText xml:space="preserve"> PAGEREF _Ref434489277 \h </w:instrText>
      </w:r>
      <w:r>
        <w:fldChar w:fldCharType="separate"/>
      </w:r>
      <w:r w:rsidR="005F6770">
        <w:rPr>
          <w:noProof/>
        </w:rPr>
        <w:t>887</w:t>
      </w:r>
      <w:r>
        <w:fldChar w:fldCharType="end"/>
      </w:r>
    </w:p>
    <w:p w14:paraId="6EBEE6E8" w14:textId="1E00E0EF"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E62F4">
        <w:t>Another Doxology of St. Theodore of Shotep, the General</w:t>
      </w:r>
      <w:r>
        <w:fldChar w:fldCharType="end"/>
      </w:r>
      <w:r>
        <w:tab/>
      </w:r>
      <w:r>
        <w:fldChar w:fldCharType="begin"/>
      </w:r>
      <w:r>
        <w:instrText xml:space="preserve"> PAGEREF _Ref434489296 \h </w:instrText>
      </w:r>
      <w:r>
        <w:fldChar w:fldCharType="separate"/>
      </w:r>
      <w:r w:rsidR="005F6770">
        <w:rPr>
          <w:noProof/>
        </w:rPr>
        <w:t>888</w:t>
      </w:r>
      <w:r>
        <w:fldChar w:fldCharType="end"/>
      </w:r>
    </w:p>
    <w:p w14:paraId="2CAD50FD" w14:textId="2543B653"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E62F4">
        <w:t>The Doxology for St. Theodore Anatoly</w:t>
      </w:r>
      <w:r>
        <w:fldChar w:fldCharType="end"/>
      </w:r>
      <w:r>
        <w:tab/>
      </w:r>
      <w:r>
        <w:fldChar w:fldCharType="begin"/>
      </w:r>
      <w:r>
        <w:instrText xml:space="preserve"> PAGEREF _Ref434489376 \h </w:instrText>
      </w:r>
      <w:r>
        <w:fldChar w:fldCharType="separate"/>
      </w:r>
      <w:r w:rsidR="005F6770">
        <w:rPr>
          <w:noProof/>
        </w:rPr>
        <w:t>778</w:t>
      </w:r>
      <w:r>
        <w:fldChar w:fldCharType="end"/>
      </w:r>
      <w:r>
        <w:tab/>
      </w:r>
    </w:p>
    <w:p w14:paraId="1008B362" w14:textId="67734C92"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0E62F4">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5F6770">
        <w:rPr>
          <w:noProof/>
        </w:rPr>
        <w:t>654</w:t>
      </w:r>
      <w:r w:rsidR="00B46E6E">
        <w:fldChar w:fldCharType="end"/>
      </w:r>
    </w:p>
    <w:p w14:paraId="38D6764B" w14:textId="1BB94F3C"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0E62F4">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5F6770">
        <w:rPr>
          <w:noProof/>
        </w:rPr>
        <w:t>646</w:t>
      </w:r>
      <w:r w:rsidR="00B46E6E">
        <w:fldChar w:fldCharType="end"/>
      </w:r>
    </w:p>
    <w:p w14:paraId="1684DDDC" w14:textId="355F4FF4"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E62F4">
        <w:t>The Doxology for Abba Noub</w:t>
      </w:r>
      <w:r>
        <w:fldChar w:fldCharType="end"/>
      </w:r>
      <w:r>
        <w:tab/>
      </w:r>
      <w:r>
        <w:fldChar w:fldCharType="begin"/>
      </w:r>
      <w:r>
        <w:instrText xml:space="preserve"> PAGEREF _Ref434489534 \h </w:instrText>
      </w:r>
      <w:r>
        <w:fldChar w:fldCharType="separate"/>
      </w:r>
      <w:r w:rsidR="005F6770">
        <w:rPr>
          <w:noProof/>
        </w:rPr>
        <w:t>890</w:t>
      </w:r>
      <w:r>
        <w:fldChar w:fldCharType="end"/>
      </w:r>
    </w:p>
    <w:p w14:paraId="024006C2" w14:textId="6750A088"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E62F4">
        <w:t>The Doxology for St. Victor</w:t>
      </w:r>
      <w:r>
        <w:fldChar w:fldCharType="end"/>
      </w:r>
      <w:r>
        <w:tab/>
      </w:r>
      <w:r>
        <w:fldChar w:fldCharType="begin"/>
      </w:r>
      <w:r>
        <w:instrText xml:space="preserve"> PAGEREF _Ref434489590 \h </w:instrText>
      </w:r>
      <w:r>
        <w:fldChar w:fldCharType="separate"/>
      </w:r>
      <w:r w:rsidR="005F6770">
        <w:rPr>
          <w:noProof/>
        </w:rPr>
        <w:t>680</w:t>
      </w:r>
      <w:r>
        <w:fldChar w:fldCharType="end"/>
      </w:r>
    </w:p>
    <w:p w14:paraId="6D4FFF0A" w14:textId="7FD34CE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0E62F4">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5F6770">
        <w:rPr>
          <w:noProof/>
        </w:rPr>
        <w:t>626</w:t>
      </w:r>
      <w:r w:rsidR="00B46E6E">
        <w:fldChar w:fldCharType="end"/>
      </w:r>
    </w:p>
    <w:p w14:paraId="30F8162D" w14:textId="53AF08F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0E62F4">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5F6770">
        <w:rPr>
          <w:noProof/>
        </w:rPr>
        <w:t>650</w:t>
      </w:r>
      <w:r>
        <w:fldChar w:fldCharType="end"/>
      </w:r>
    </w:p>
    <w:p w14:paraId="38778A59" w14:textId="1F20561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E62F4">
        <w:t>The Doxology for Sts. Apakir and John</w:t>
      </w:r>
      <w:r>
        <w:fldChar w:fldCharType="end"/>
      </w:r>
      <w:r>
        <w:tab/>
      </w:r>
      <w:r>
        <w:fldChar w:fldCharType="begin"/>
      </w:r>
      <w:r>
        <w:instrText xml:space="preserve"> PAGEREF _Ref434489722 \h </w:instrText>
      </w:r>
      <w:r>
        <w:fldChar w:fldCharType="separate"/>
      </w:r>
      <w:r w:rsidR="005F6770">
        <w:rPr>
          <w:noProof/>
        </w:rPr>
        <w:t>863</w:t>
      </w:r>
      <w:r>
        <w:fldChar w:fldCharType="end"/>
      </w:r>
    </w:p>
    <w:p w14:paraId="5D03558B" w14:textId="18939A15"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0E62F4">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5F6770">
        <w:rPr>
          <w:noProof/>
        </w:rPr>
        <w:t>658</w:t>
      </w:r>
      <w:r w:rsidR="00B46E6E">
        <w:fldChar w:fldCharType="end"/>
      </w:r>
    </w:p>
    <w:p w14:paraId="63F58DD6" w14:textId="2FB01B2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E62F4">
        <w:t>The Doxology for St. Maurice and the Theban Legion</w:t>
      </w:r>
      <w:r>
        <w:fldChar w:fldCharType="end"/>
      </w:r>
      <w:r>
        <w:tab/>
      </w:r>
      <w:r>
        <w:fldChar w:fldCharType="begin"/>
      </w:r>
      <w:r>
        <w:instrText xml:space="preserve"> PAGEREF _Ref434489859 \h </w:instrText>
      </w:r>
      <w:r>
        <w:fldChar w:fldCharType="separate"/>
      </w:r>
      <w:r w:rsidR="005F6770">
        <w:rPr>
          <w:noProof/>
        </w:rPr>
        <w:t>610</w:t>
      </w:r>
      <w:r>
        <w:fldChar w:fldCharType="end"/>
      </w:r>
    </w:p>
    <w:p w14:paraId="5E4F2A80" w14:textId="6F1FE2DA"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E62F4">
        <w:t>Another Doxology of St. Maurice</w:t>
      </w:r>
      <w:r>
        <w:fldChar w:fldCharType="end"/>
      </w:r>
      <w:r>
        <w:tab/>
      </w:r>
      <w:r>
        <w:fldChar w:fldCharType="begin"/>
      </w:r>
      <w:r>
        <w:instrText xml:space="preserve"> PAGEREF _Ref434489873 \h </w:instrText>
      </w:r>
      <w:r>
        <w:fldChar w:fldCharType="separate"/>
      </w:r>
      <w:r w:rsidR="005F6770">
        <w:rPr>
          <w:noProof/>
        </w:rPr>
        <w:t>612</w:t>
      </w:r>
      <w:r>
        <w:fldChar w:fldCharType="end"/>
      </w:r>
    </w:p>
    <w:p w14:paraId="1E1E4F96" w14:textId="22597E3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E62F4">
        <w:t>The Doxology for St. George of Zahim</w:t>
      </w:r>
      <w:r>
        <w:fldChar w:fldCharType="end"/>
      </w:r>
      <w:r>
        <w:tab/>
      </w:r>
      <w:r>
        <w:fldChar w:fldCharType="begin"/>
      </w:r>
      <w:r>
        <w:instrText xml:space="preserve"> PAGEREF _Ref434489925 \h </w:instrText>
      </w:r>
      <w:r>
        <w:fldChar w:fldCharType="separate"/>
      </w:r>
      <w:r w:rsidR="005F6770">
        <w:rPr>
          <w:noProof/>
        </w:rPr>
        <w:t>864</w:t>
      </w:r>
      <w:r>
        <w:fldChar w:fldCharType="end"/>
      </w:r>
    </w:p>
    <w:p w14:paraId="40B36E78" w14:textId="6578F630"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0E62F4">
        <w:t>The Doxology for St. James the Sawn-Asunder</w:t>
      </w:r>
      <w:r>
        <w:fldChar w:fldCharType="end"/>
      </w:r>
      <w:r>
        <w:tab/>
      </w:r>
      <w:r>
        <w:fldChar w:fldCharType="begin"/>
      </w:r>
      <w:r>
        <w:instrText xml:space="preserve"> PAGEREF _Ref468565824 \h </w:instrText>
      </w:r>
      <w:r>
        <w:fldChar w:fldCharType="separate"/>
      </w:r>
      <w:r w:rsidR="005F6770">
        <w:rPr>
          <w:noProof/>
        </w:rPr>
        <w:t>657</w:t>
      </w:r>
      <w:r>
        <w:fldChar w:fldCharType="end"/>
      </w:r>
    </w:p>
    <w:p w14:paraId="099E3380" w14:textId="6D052949" w:rsidR="00350773" w:rsidRDefault="00350773" w:rsidP="00B46E6E">
      <w:pPr>
        <w:tabs>
          <w:tab w:val="left" w:leader="dot" w:pos="8280"/>
        </w:tabs>
        <w:spacing w:after="0" w:line="240" w:lineRule="auto"/>
      </w:pPr>
      <w:r>
        <w:fldChar w:fldCharType="begin"/>
      </w:r>
      <w:r>
        <w:instrText xml:space="preserve"> REF _Ref472885608 \h </w:instrText>
      </w:r>
      <w:r>
        <w:fldChar w:fldCharType="separate"/>
      </w:r>
      <w:r w:rsidR="000E62F4">
        <w:t>The Doxology for St. Peter the Seal of the Martyrs</w:t>
      </w:r>
      <w:r>
        <w:fldChar w:fldCharType="end"/>
      </w:r>
      <w:r>
        <w:tab/>
      </w:r>
      <w:r>
        <w:fldChar w:fldCharType="begin"/>
      </w:r>
      <w:r>
        <w:instrText xml:space="preserve"> PAGEREF _Ref472885608 \h </w:instrText>
      </w:r>
      <w:r>
        <w:fldChar w:fldCharType="separate"/>
      </w:r>
      <w:r w:rsidR="005F6770">
        <w:rPr>
          <w:noProof/>
        </w:rPr>
        <w:t>660</w:t>
      </w:r>
      <w:r>
        <w:fldChar w:fldCharType="end"/>
      </w:r>
    </w:p>
    <w:p w14:paraId="0BDFF43A" w14:textId="6280EF3D"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E62F4">
        <w:t>The Doxology of St. Demiana</w:t>
      </w:r>
      <w:r>
        <w:fldChar w:fldCharType="end"/>
      </w:r>
      <w:r>
        <w:tab/>
      </w:r>
      <w:r>
        <w:fldChar w:fldCharType="begin"/>
      </w:r>
      <w:r>
        <w:instrText xml:space="preserve"> PAGEREF _Ref434490082 \h </w:instrText>
      </w:r>
      <w:r>
        <w:fldChar w:fldCharType="separate"/>
      </w:r>
      <w:r w:rsidR="005F6770">
        <w:rPr>
          <w:noProof/>
        </w:rPr>
        <w:t>563</w:t>
      </w:r>
      <w:r>
        <w:fldChar w:fldCharType="end"/>
      </w:r>
    </w:p>
    <w:p w14:paraId="29A91A88" w14:textId="55EE744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E62F4">
        <w:t>Another Doxology of St. Demiana</w:t>
      </w:r>
      <w:r>
        <w:fldChar w:fldCharType="end"/>
      </w:r>
      <w:r>
        <w:tab/>
      </w:r>
      <w:r>
        <w:fldChar w:fldCharType="begin"/>
      </w:r>
      <w:r>
        <w:instrText xml:space="preserve"> PAGEREF _Ref434490124 \h </w:instrText>
      </w:r>
      <w:r>
        <w:fldChar w:fldCharType="separate"/>
      </w:r>
      <w:r w:rsidR="005F6770">
        <w:rPr>
          <w:noProof/>
        </w:rPr>
        <w:t>788</w:t>
      </w:r>
      <w:r>
        <w:fldChar w:fldCharType="end"/>
      </w:r>
    </w:p>
    <w:p w14:paraId="576B957E" w14:textId="4AA534DF"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0E62F4">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5F6770">
        <w:rPr>
          <w:noProof/>
        </w:rPr>
        <w:t>682</w:t>
      </w:r>
      <w:r w:rsidR="00B46E6E">
        <w:fldChar w:fldCharType="end"/>
      </w:r>
    </w:p>
    <w:p w14:paraId="5552E48E" w14:textId="701DF030"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E62F4">
        <w:t>The Doxology for St. Marina</w:t>
      </w:r>
      <w:r>
        <w:fldChar w:fldCharType="end"/>
      </w:r>
      <w:r>
        <w:tab/>
      </w:r>
      <w:r>
        <w:fldChar w:fldCharType="begin"/>
      </w:r>
      <w:r>
        <w:instrText xml:space="preserve"> PAGEREF _Ref434490204 \h </w:instrText>
      </w:r>
      <w:r>
        <w:fldChar w:fldCharType="separate"/>
      </w:r>
      <w:r w:rsidR="005F6770">
        <w:rPr>
          <w:noProof/>
        </w:rPr>
        <w:t>889</w:t>
      </w:r>
      <w:r>
        <w:fldChar w:fldCharType="end"/>
      </w:r>
    </w:p>
    <w:p w14:paraId="6816F6FF" w14:textId="3A6045F4"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0E62F4">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5F6770">
        <w:rPr>
          <w:noProof/>
        </w:rPr>
        <w:t>592</w:t>
      </w:r>
      <w:r w:rsidR="00B46E6E">
        <w:fldChar w:fldCharType="end"/>
      </w:r>
    </w:p>
    <w:p w14:paraId="540E858E" w14:textId="1C522716"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E62F4">
        <w:t>The Doxology of the Martyrs</w:t>
      </w:r>
      <w:r>
        <w:fldChar w:fldCharType="end"/>
      </w:r>
      <w:r>
        <w:tab/>
      </w:r>
      <w:r>
        <w:fldChar w:fldCharType="begin"/>
      </w:r>
      <w:r>
        <w:instrText xml:space="preserve"> PAGEREF _Ref434489950 \h </w:instrText>
      </w:r>
      <w:r>
        <w:fldChar w:fldCharType="separate"/>
      </w:r>
      <w:r w:rsidR="005F6770">
        <w:rPr>
          <w:noProof/>
        </w:rPr>
        <w:t>564</w:t>
      </w:r>
      <w:r>
        <w:fldChar w:fldCharType="end"/>
      </w:r>
    </w:p>
    <w:p w14:paraId="4C266829" w14:textId="5EA9F2E0"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E62F4">
        <w:t>The Doxology for St. Anthony the Great</w:t>
      </w:r>
      <w:r>
        <w:fldChar w:fldCharType="end"/>
      </w:r>
      <w:r>
        <w:tab/>
      </w:r>
      <w:r>
        <w:fldChar w:fldCharType="begin"/>
      </w:r>
      <w:r>
        <w:instrText xml:space="preserve"> PAGEREF _Ref434490340 \h </w:instrText>
      </w:r>
      <w:r>
        <w:fldChar w:fldCharType="separate"/>
      </w:r>
      <w:r w:rsidR="005F6770">
        <w:rPr>
          <w:noProof/>
        </w:rPr>
        <w:t>794</w:t>
      </w:r>
      <w:r>
        <w:fldChar w:fldCharType="end"/>
      </w:r>
    </w:p>
    <w:p w14:paraId="7876C2FC" w14:textId="11B3F6C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E62F4">
        <w:t>The Doxology for St. Paul the Anchorite</w:t>
      </w:r>
      <w:r>
        <w:fldChar w:fldCharType="end"/>
      </w:r>
      <w:r>
        <w:tab/>
      </w:r>
      <w:r>
        <w:fldChar w:fldCharType="begin"/>
      </w:r>
      <w:r>
        <w:instrText xml:space="preserve"> PAGEREF _Ref434490368 \h </w:instrText>
      </w:r>
      <w:r>
        <w:fldChar w:fldCharType="separate"/>
      </w:r>
      <w:r w:rsidR="005F6770">
        <w:rPr>
          <w:noProof/>
        </w:rPr>
        <w:t>796</w:t>
      </w:r>
      <w:r>
        <w:fldChar w:fldCharType="end"/>
      </w:r>
    </w:p>
    <w:p w14:paraId="7F23326E" w14:textId="1673D9AA"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E62F4">
        <w:t>The Doxology of St. Anthony and St. Paul</w:t>
      </w:r>
      <w:r>
        <w:fldChar w:fldCharType="end"/>
      </w:r>
      <w:r>
        <w:tab/>
      </w:r>
      <w:r>
        <w:fldChar w:fldCharType="begin"/>
      </w:r>
      <w:r>
        <w:instrText xml:space="preserve"> PAGEREF _Ref434490311 \h </w:instrText>
      </w:r>
      <w:r>
        <w:fldChar w:fldCharType="separate"/>
      </w:r>
      <w:r w:rsidR="005F6770">
        <w:rPr>
          <w:noProof/>
        </w:rPr>
        <w:t>569</w:t>
      </w:r>
      <w:r>
        <w:fldChar w:fldCharType="end"/>
      </w:r>
    </w:p>
    <w:p w14:paraId="0452B3F4" w14:textId="04DA0181"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E62F4">
        <w:rPr>
          <w:lang w:val="en-US"/>
        </w:rPr>
        <w:t>The Doxology for St. Pishoy</w:t>
      </w:r>
      <w:r>
        <w:fldChar w:fldCharType="end"/>
      </w:r>
      <w:r>
        <w:tab/>
      </w:r>
      <w:r>
        <w:fldChar w:fldCharType="begin"/>
      </w:r>
      <w:r>
        <w:instrText xml:space="preserve"> PAGEREF _Ref434490783 \h </w:instrText>
      </w:r>
      <w:r>
        <w:fldChar w:fldCharType="separate"/>
      </w:r>
      <w:r w:rsidR="005F6770">
        <w:rPr>
          <w:noProof/>
        </w:rPr>
        <w:t>884</w:t>
      </w:r>
      <w:r>
        <w:fldChar w:fldCharType="end"/>
      </w:r>
    </w:p>
    <w:p w14:paraId="73CE5335" w14:textId="45635054"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E62F4">
        <w:t>The Doxology of St. Pishoy and St. Paul of Tammah</w:t>
      </w:r>
      <w:r>
        <w:fldChar w:fldCharType="end"/>
      </w:r>
      <w:r>
        <w:tab/>
      </w:r>
      <w:r>
        <w:fldChar w:fldCharType="begin"/>
      </w:r>
      <w:r>
        <w:instrText xml:space="preserve"> PAGEREF _Ref434490826 \h </w:instrText>
      </w:r>
      <w:r>
        <w:fldChar w:fldCharType="separate"/>
      </w:r>
      <w:r w:rsidR="005F6770">
        <w:rPr>
          <w:noProof/>
        </w:rPr>
        <w:t>571</w:t>
      </w:r>
      <w:r>
        <w:fldChar w:fldCharType="end"/>
      </w:r>
    </w:p>
    <w:p w14:paraId="4D5B019A" w14:textId="563317C6"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E62F4">
        <w:t>The Doxology of St. Macarius the Great</w:t>
      </w:r>
      <w:r>
        <w:fldChar w:fldCharType="end"/>
      </w:r>
      <w:r>
        <w:tab/>
      </w:r>
      <w:r>
        <w:fldChar w:fldCharType="begin"/>
      </w:r>
      <w:r>
        <w:instrText xml:space="preserve"> PAGEREF _Ref434490507 \h </w:instrText>
      </w:r>
      <w:r>
        <w:fldChar w:fldCharType="separate"/>
      </w:r>
      <w:r w:rsidR="005F6770">
        <w:rPr>
          <w:noProof/>
        </w:rPr>
        <w:t>808</w:t>
      </w:r>
      <w:r>
        <w:fldChar w:fldCharType="end"/>
      </w:r>
    </w:p>
    <w:p w14:paraId="375959C5" w14:textId="23CFD6F8"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E62F4">
        <w:t>Another Doxology of St. Macarius the Great</w:t>
      </w:r>
      <w:r>
        <w:fldChar w:fldCharType="end"/>
      </w:r>
      <w:r>
        <w:tab/>
      </w:r>
      <w:r>
        <w:fldChar w:fldCharType="begin"/>
      </w:r>
      <w:r>
        <w:instrText xml:space="preserve"> PAGEREF _Ref434490525 \h </w:instrText>
      </w:r>
      <w:r>
        <w:fldChar w:fldCharType="separate"/>
      </w:r>
      <w:r w:rsidR="005F6770">
        <w:rPr>
          <w:noProof/>
        </w:rPr>
        <w:t>810</w:t>
      </w:r>
      <w:r>
        <w:fldChar w:fldCharType="end"/>
      </w:r>
    </w:p>
    <w:p w14:paraId="79D5B8D3" w14:textId="06DDCFB1"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E62F4">
        <w:t>Another Doxology of St. Macarius the Great</w:t>
      </w:r>
      <w:r>
        <w:fldChar w:fldCharType="end"/>
      </w:r>
      <w:r>
        <w:tab/>
      </w:r>
      <w:r>
        <w:fldChar w:fldCharType="begin"/>
      </w:r>
      <w:r>
        <w:instrText xml:space="preserve"> PAGEREF _Ref434490542 \h </w:instrText>
      </w:r>
      <w:r>
        <w:fldChar w:fldCharType="separate"/>
      </w:r>
      <w:r w:rsidR="005F6770">
        <w:rPr>
          <w:noProof/>
        </w:rPr>
        <w:t>811</w:t>
      </w:r>
      <w:r>
        <w:fldChar w:fldCharType="end"/>
      </w:r>
    </w:p>
    <w:p w14:paraId="172063D3" w14:textId="51142D6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E62F4">
        <w:t>The Doxology for St. Macarius of Alexandria, the Presbyter</w:t>
      </w:r>
      <w:r>
        <w:fldChar w:fldCharType="end"/>
      </w:r>
      <w:r>
        <w:tab/>
      </w:r>
      <w:r>
        <w:fldChar w:fldCharType="begin"/>
      </w:r>
      <w:r>
        <w:instrText xml:space="preserve"> PAGEREF _Ref434490596 \h </w:instrText>
      </w:r>
      <w:r>
        <w:fldChar w:fldCharType="separate"/>
      </w:r>
      <w:r w:rsidR="005F6770">
        <w:rPr>
          <w:noProof/>
        </w:rPr>
        <w:t>831</w:t>
      </w:r>
      <w:r>
        <w:fldChar w:fldCharType="end"/>
      </w:r>
    </w:p>
    <w:p w14:paraId="50A26227" w14:textId="3EA39BF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E62F4">
        <w:t>The Doxology for St. Macarius the Bishop of Edkow</w:t>
      </w:r>
      <w:r>
        <w:fldChar w:fldCharType="end"/>
      </w:r>
      <w:r>
        <w:tab/>
      </w:r>
      <w:r>
        <w:fldChar w:fldCharType="begin"/>
      </w:r>
      <w:r>
        <w:instrText xml:space="preserve"> PAGEREF _Ref434490474 \h </w:instrText>
      </w:r>
      <w:r>
        <w:fldChar w:fldCharType="separate"/>
      </w:r>
      <w:r w:rsidR="005F6770">
        <w:rPr>
          <w:noProof/>
        </w:rPr>
        <w:t>636</w:t>
      </w:r>
      <w:r>
        <w:fldChar w:fldCharType="end"/>
      </w:r>
    </w:p>
    <w:p w14:paraId="009C5D78" w14:textId="0180B1D0"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0E62F4">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5F6770">
        <w:rPr>
          <w:noProof/>
        </w:rPr>
        <w:t>631</w:t>
      </w:r>
      <w:r w:rsidR="00B46E6E">
        <w:fldChar w:fldCharType="end"/>
      </w:r>
    </w:p>
    <w:p w14:paraId="09BA7C45" w14:textId="4211DEF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E62F4">
        <w:t>The Doxology for St. Thomas the Anchorite</w:t>
      </w:r>
      <w:r>
        <w:fldChar w:fldCharType="end"/>
      </w:r>
      <w:r>
        <w:tab/>
      </w:r>
      <w:r>
        <w:fldChar w:fldCharType="begin"/>
      </w:r>
      <w:r>
        <w:instrText xml:space="preserve"> PAGEREF _Ref434490403 \h </w:instrText>
      </w:r>
      <w:r>
        <w:fldChar w:fldCharType="separate"/>
      </w:r>
      <w:r w:rsidR="005F6770">
        <w:rPr>
          <w:noProof/>
        </w:rPr>
        <w:t>848</w:t>
      </w:r>
      <w:r>
        <w:fldChar w:fldCharType="end"/>
      </w:r>
    </w:p>
    <w:p w14:paraId="523E14F8" w14:textId="3E3AF9E9"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E62F4">
        <w:t>The Doxology for St. Arsenius</w:t>
      </w:r>
      <w:r>
        <w:fldChar w:fldCharType="end"/>
      </w:r>
      <w:r>
        <w:tab/>
      </w:r>
      <w:r>
        <w:fldChar w:fldCharType="begin"/>
      </w:r>
      <w:r>
        <w:instrText xml:space="preserve"> PAGEREF _Ref434490892 \h </w:instrText>
      </w:r>
      <w:r>
        <w:fldChar w:fldCharType="separate"/>
      </w:r>
      <w:r w:rsidR="005F6770">
        <w:rPr>
          <w:noProof/>
        </w:rPr>
        <w:t>835</w:t>
      </w:r>
      <w:r>
        <w:fldChar w:fldCharType="end"/>
      </w:r>
    </w:p>
    <w:p w14:paraId="32B75263" w14:textId="009109D9"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E62F4">
        <w:t>The Doxology for Sts. Maximus and Dometius</w:t>
      </w:r>
      <w:r>
        <w:fldChar w:fldCharType="end"/>
      </w:r>
      <w:r>
        <w:tab/>
      </w:r>
      <w:r>
        <w:fldChar w:fldCharType="begin"/>
      </w:r>
      <w:r>
        <w:instrText xml:space="preserve"> PAGEREF _Ref434490957 \h </w:instrText>
      </w:r>
      <w:r>
        <w:fldChar w:fldCharType="separate"/>
      </w:r>
      <w:r w:rsidR="005F6770">
        <w:rPr>
          <w:noProof/>
        </w:rPr>
        <w:t>790</w:t>
      </w:r>
      <w:r>
        <w:fldChar w:fldCharType="end"/>
      </w:r>
    </w:p>
    <w:p w14:paraId="3DE06B7E" w14:textId="61CF1D3B"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E62F4" w:rsidRPr="000E62F4">
        <w:t>The Doxology for the Strong St. Moses</w:t>
      </w:r>
      <w:r>
        <w:fldChar w:fldCharType="end"/>
      </w:r>
      <w:r>
        <w:tab/>
      </w:r>
      <w:r>
        <w:fldChar w:fldCharType="begin"/>
      </w:r>
      <w:r>
        <w:instrText xml:space="preserve"> PAGEREF _Ref434491006 \h </w:instrText>
      </w:r>
      <w:r>
        <w:fldChar w:fldCharType="separate"/>
      </w:r>
      <w:r w:rsidR="005F6770">
        <w:rPr>
          <w:noProof/>
        </w:rPr>
        <w:t>866</w:t>
      </w:r>
      <w:r>
        <w:fldChar w:fldCharType="end"/>
      </w:r>
    </w:p>
    <w:p w14:paraId="65889E35" w14:textId="29B428ED"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E62F4">
        <w:t>The Doxology for St. John Kami</w:t>
      </w:r>
      <w:r>
        <w:fldChar w:fldCharType="end"/>
      </w:r>
      <w:r>
        <w:tab/>
      </w:r>
      <w:r>
        <w:fldChar w:fldCharType="begin"/>
      </w:r>
      <w:r>
        <w:instrText xml:space="preserve"> PAGEREF _Ref434491108 \h </w:instrText>
      </w:r>
      <w:r>
        <w:fldChar w:fldCharType="separate"/>
      </w:r>
      <w:r w:rsidR="005F6770">
        <w:rPr>
          <w:noProof/>
        </w:rPr>
        <w:t>691</w:t>
      </w:r>
      <w:r>
        <w:fldChar w:fldCharType="end"/>
      </w:r>
    </w:p>
    <w:p w14:paraId="452A4480" w14:textId="56672C68" w:rsidR="00810F04" w:rsidRDefault="00810F04" w:rsidP="00810F04">
      <w:pPr>
        <w:tabs>
          <w:tab w:val="left" w:leader="dot" w:pos="8280"/>
        </w:tabs>
        <w:spacing w:after="0" w:line="240" w:lineRule="auto"/>
      </w:pPr>
      <w:r>
        <w:lastRenderedPageBreak/>
        <w:fldChar w:fldCharType="begin"/>
      </w:r>
      <w:r>
        <w:instrText xml:space="preserve"> REF _Ref434491150 \h </w:instrText>
      </w:r>
      <w:r>
        <w:fldChar w:fldCharType="separate"/>
      </w:r>
      <w:r w:rsidR="000E62F4">
        <w:t>The Doxology for St. Pachomius</w:t>
      </w:r>
      <w:r>
        <w:fldChar w:fldCharType="end"/>
      </w:r>
      <w:r>
        <w:tab/>
      </w:r>
      <w:r>
        <w:fldChar w:fldCharType="begin"/>
      </w:r>
      <w:r>
        <w:instrText xml:space="preserve"> PAGEREF _Ref434491150 \h </w:instrText>
      </w:r>
      <w:r>
        <w:fldChar w:fldCharType="separate"/>
      </w:r>
      <w:r w:rsidR="005F6770">
        <w:rPr>
          <w:noProof/>
        </w:rPr>
        <w:t>836</w:t>
      </w:r>
      <w:r>
        <w:fldChar w:fldCharType="end"/>
      </w:r>
    </w:p>
    <w:p w14:paraId="0192B5E6" w14:textId="3CA620D1"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E62F4">
        <w:rPr>
          <w:lang w:val="en-US"/>
        </w:rPr>
        <w:t>The Doxology for St. Shenoute</w:t>
      </w:r>
      <w:r>
        <w:fldChar w:fldCharType="end"/>
      </w:r>
      <w:r>
        <w:tab/>
      </w:r>
      <w:r>
        <w:fldChar w:fldCharType="begin"/>
      </w:r>
      <w:r>
        <w:instrText xml:space="preserve"> PAGEREF _Ref434491186 \h </w:instrText>
      </w:r>
      <w:r>
        <w:fldChar w:fldCharType="separate"/>
      </w:r>
      <w:r w:rsidR="005F6770">
        <w:rPr>
          <w:noProof/>
        </w:rPr>
        <w:t>882</w:t>
      </w:r>
      <w:r>
        <w:fldChar w:fldCharType="end"/>
      </w:r>
    </w:p>
    <w:p w14:paraId="7458F265" w14:textId="61CF9DA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E62F4">
        <w:rPr>
          <w:lang w:val="en-US"/>
        </w:rPr>
        <w:t>A Doxology for St. Besa</w:t>
      </w:r>
      <w:r>
        <w:fldChar w:fldCharType="end"/>
      </w:r>
      <w:r>
        <w:tab/>
      </w:r>
      <w:r>
        <w:fldChar w:fldCharType="begin"/>
      </w:r>
      <w:r>
        <w:instrText xml:space="preserve"> PAGEREF _Ref434491207 \h </w:instrText>
      </w:r>
      <w:r>
        <w:fldChar w:fldCharType="separate"/>
      </w:r>
      <w:r w:rsidR="005F6770">
        <w:rPr>
          <w:noProof/>
        </w:rPr>
        <w:t>883</w:t>
      </w:r>
      <w:r>
        <w:fldChar w:fldCharType="end"/>
      </w:r>
    </w:p>
    <w:p w14:paraId="13581597" w14:textId="526BFDC1"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E62F4">
        <w:t>The Doxology for Sts. Apollo and Apip</w:t>
      </w:r>
      <w:r>
        <w:fldChar w:fldCharType="end"/>
      </w:r>
      <w:r>
        <w:tab/>
      </w:r>
      <w:r>
        <w:fldChar w:fldCharType="begin"/>
      </w:r>
      <w:r>
        <w:instrText xml:space="preserve"> PAGEREF _Ref434492837 \h </w:instrText>
      </w:r>
      <w:r>
        <w:fldChar w:fldCharType="separate"/>
      </w:r>
      <w:r w:rsidR="005F6770">
        <w:rPr>
          <w:noProof/>
        </w:rPr>
        <w:t>635</w:t>
      </w:r>
      <w:r>
        <w:fldChar w:fldCharType="end"/>
      </w:r>
    </w:p>
    <w:p w14:paraId="3540FB7A" w14:textId="1BB227A9"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E62F4">
        <w:t>The Doxology for St. Samuel the Confessor</w:t>
      </w:r>
      <w:r>
        <w:fldChar w:fldCharType="end"/>
      </w:r>
      <w:r>
        <w:tab/>
      </w:r>
      <w:r>
        <w:fldChar w:fldCharType="begin"/>
      </w:r>
      <w:r>
        <w:instrText xml:space="preserve"> PAGEREF _Ref434491260 \h </w:instrText>
      </w:r>
      <w:r>
        <w:fldChar w:fldCharType="separate"/>
      </w:r>
      <w:r w:rsidR="005F6770">
        <w:rPr>
          <w:noProof/>
        </w:rPr>
        <w:t>683</w:t>
      </w:r>
      <w:r>
        <w:fldChar w:fldCharType="end"/>
      </w:r>
    </w:p>
    <w:p w14:paraId="18FC44F3" w14:textId="588D54BC"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E62F4">
        <w:t>The Doxology for St. Parsouma</w:t>
      </w:r>
      <w:r>
        <w:fldChar w:fldCharType="end"/>
      </w:r>
      <w:r>
        <w:tab/>
      </w:r>
      <w:r>
        <w:fldChar w:fldCharType="begin"/>
      </w:r>
      <w:r>
        <w:instrText xml:space="preserve"> PAGEREF _Ref434491294 \h </w:instrText>
      </w:r>
      <w:r>
        <w:fldChar w:fldCharType="separate"/>
      </w:r>
      <w:r w:rsidR="005F6770">
        <w:rPr>
          <w:noProof/>
        </w:rPr>
        <w:t>919</w:t>
      </w:r>
      <w:r>
        <w:fldChar w:fldCharType="end"/>
      </w:r>
    </w:p>
    <w:p w14:paraId="20EDD8A6" w14:textId="6FE0E859"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E62F4">
        <w:t>The Doxology for St. Teji (Reweiss)</w:t>
      </w:r>
      <w:r>
        <w:fldChar w:fldCharType="end"/>
      </w:r>
      <w:r>
        <w:tab/>
      </w:r>
      <w:r>
        <w:fldChar w:fldCharType="begin"/>
      </w:r>
      <w:r>
        <w:instrText xml:space="preserve"> PAGEREF _Ref434491337 \h </w:instrText>
      </w:r>
      <w:r>
        <w:fldChar w:fldCharType="separate"/>
      </w:r>
      <w:r w:rsidR="005F6770">
        <w:rPr>
          <w:noProof/>
        </w:rPr>
        <w:t>633</w:t>
      </w:r>
      <w:r>
        <w:fldChar w:fldCharType="end"/>
      </w:r>
    </w:p>
    <w:p w14:paraId="5F9D1EE3" w14:textId="3E04344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E62F4">
        <w:t>The Doxology for St. Pashnouni</w:t>
      </w:r>
      <w:r>
        <w:fldChar w:fldCharType="end"/>
      </w:r>
      <w:r>
        <w:tab/>
      </w:r>
      <w:r>
        <w:fldChar w:fldCharType="begin"/>
      </w:r>
      <w:r>
        <w:instrText xml:space="preserve"> PAGEREF _Ref434491429 \h </w:instrText>
      </w:r>
      <w:r>
        <w:fldChar w:fldCharType="separate"/>
      </w:r>
      <w:r w:rsidR="005F6770">
        <w:rPr>
          <w:noProof/>
        </w:rPr>
        <w:t>846</w:t>
      </w:r>
      <w:r>
        <w:fldChar w:fldCharType="end"/>
      </w:r>
    </w:p>
    <w:p w14:paraId="6FC9654C" w14:textId="7E3C42B2"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E62F4">
        <w:t>The Doxology for St. Simeon the Stylite</w:t>
      </w:r>
      <w:r>
        <w:fldChar w:fldCharType="end"/>
      </w:r>
      <w:r>
        <w:tab/>
      </w:r>
      <w:r>
        <w:fldChar w:fldCharType="begin"/>
      </w:r>
      <w:r>
        <w:instrText xml:space="preserve"> PAGEREF _Ref439328220 \h </w:instrText>
      </w:r>
      <w:r>
        <w:fldChar w:fldCharType="separate"/>
      </w:r>
      <w:r w:rsidR="005F6770">
        <w:rPr>
          <w:noProof/>
        </w:rPr>
        <w:t>849</w:t>
      </w:r>
      <w:r>
        <w:fldChar w:fldCharType="end"/>
      </w:r>
    </w:p>
    <w:p w14:paraId="29B6C85A" w14:textId="2B0EC79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0E62F4">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5F6770">
        <w:rPr>
          <w:noProof/>
        </w:rPr>
        <w:t>590</w:t>
      </w:r>
      <w:r w:rsidR="00810F04">
        <w:fldChar w:fldCharType="end"/>
      </w:r>
    </w:p>
    <w:p w14:paraId="6430EF06" w14:textId="2FA43B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E62F4">
        <w:t>The Doxology for St. Mary of Egypt</w:t>
      </w:r>
      <w:r>
        <w:fldChar w:fldCharType="end"/>
      </w:r>
      <w:r>
        <w:tab/>
      </w:r>
      <w:r>
        <w:fldChar w:fldCharType="begin"/>
      </w:r>
      <w:r>
        <w:instrText xml:space="preserve"> PAGEREF _Ref434491512 \h </w:instrText>
      </w:r>
      <w:r>
        <w:fldChar w:fldCharType="separate"/>
      </w:r>
      <w:r w:rsidR="005F6770">
        <w:rPr>
          <w:noProof/>
        </w:rPr>
        <w:t>824</w:t>
      </w:r>
      <w:r>
        <w:fldChar w:fldCharType="end"/>
      </w:r>
    </w:p>
    <w:p w14:paraId="397F448E" w14:textId="3A0B98B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0E62F4">
        <w:t>The Doxology for St. Pelagia</w:t>
      </w:r>
      <w:r>
        <w:fldChar w:fldCharType="end"/>
      </w:r>
      <w:r>
        <w:tab/>
      </w:r>
      <w:r>
        <w:fldChar w:fldCharType="begin"/>
      </w:r>
      <w:r>
        <w:instrText xml:space="preserve"> PAGEREF _Ref465591664 \h </w:instrText>
      </w:r>
      <w:r>
        <w:fldChar w:fldCharType="separate"/>
      </w:r>
      <w:r w:rsidR="005F6770">
        <w:rPr>
          <w:noProof/>
        </w:rPr>
        <w:t>628</w:t>
      </w:r>
      <w:r>
        <w:fldChar w:fldCharType="end"/>
      </w:r>
    </w:p>
    <w:p w14:paraId="444E9A36" w14:textId="6C7A80F0"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E62F4">
        <w:t>The Doxology of St. Athanasius the Apostolic</w:t>
      </w:r>
      <w:r>
        <w:fldChar w:fldCharType="end"/>
      </w:r>
      <w:r>
        <w:tab/>
      </w:r>
      <w:r>
        <w:fldChar w:fldCharType="begin"/>
      </w:r>
      <w:r>
        <w:instrText xml:space="preserve"> PAGEREF _Ref434492161 \h </w:instrText>
      </w:r>
      <w:r>
        <w:fldChar w:fldCharType="separate"/>
      </w:r>
      <w:r w:rsidR="005F6770">
        <w:rPr>
          <w:noProof/>
        </w:rPr>
        <w:t>572</w:t>
      </w:r>
      <w:r>
        <w:fldChar w:fldCharType="end"/>
      </w:r>
    </w:p>
    <w:p w14:paraId="167EEC13" w14:textId="436F1A2E"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E62F4">
        <w:t>The Doxology for St. Athanasius the Apostolic</w:t>
      </w:r>
      <w:r>
        <w:fldChar w:fldCharType="end"/>
      </w:r>
      <w:r>
        <w:tab/>
      </w:r>
      <w:r>
        <w:fldChar w:fldCharType="begin"/>
      </w:r>
      <w:r>
        <w:instrText xml:space="preserve"> PAGEREF _Ref434492183 \h </w:instrText>
      </w:r>
      <w:r>
        <w:fldChar w:fldCharType="separate"/>
      </w:r>
      <w:r w:rsidR="005F6770">
        <w:rPr>
          <w:noProof/>
        </w:rPr>
        <w:t>831</w:t>
      </w:r>
      <w:r>
        <w:fldChar w:fldCharType="end"/>
      </w:r>
    </w:p>
    <w:p w14:paraId="1E33624E" w14:textId="1F9A31D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E62F4">
        <w:t>Another Doxology for St. Athanasius the Apostolic</w:t>
      </w:r>
      <w:r>
        <w:fldChar w:fldCharType="end"/>
      </w:r>
      <w:r>
        <w:tab/>
      </w:r>
      <w:r>
        <w:fldChar w:fldCharType="begin"/>
      </w:r>
      <w:r>
        <w:instrText xml:space="preserve"> PAGEREF _Ref434492196 \h </w:instrText>
      </w:r>
      <w:r>
        <w:fldChar w:fldCharType="separate"/>
      </w:r>
      <w:r w:rsidR="005F6770">
        <w:rPr>
          <w:noProof/>
        </w:rPr>
        <w:t>833</w:t>
      </w:r>
      <w:r>
        <w:fldChar w:fldCharType="end"/>
      </w:r>
    </w:p>
    <w:p w14:paraId="344F162A" w14:textId="45D298C2"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E62F4">
        <w:t>The Doxology for St. Severus</w:t>
      </w:r>
      <w:r>
        <w:fldChar w:fldCharType="end"/>
      </w:r>
      <w:r>
        <w:tab/>
      </w:r>
      <w:r>
        <w:fldChar w:fldCharType="begin"/>
      </w:r>
      <w:r>
        <w:instrText xml:space="preserve"> PAGEREF _Ref434492249 \h </w:instrText>
      </w:r>
      <w:r>
        <w:fldChar w:fldCharType="separate"/>
      </w:r>
      <w:r w:rsidR="005F6770">
        <w:rPr>
          <w:noProof/>
        </w:rPr>
        <w:t>623</w:t>
      </w:r>
      <w:r>
        <w:fldChar w:fldCharType="end"/>
      </w:r>
    </w:p>
    <w:p w14:paraId="35B9247F" w14:textId="22338B8C"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0E62F4">
        <w:t>The Doxology for St. John Chrysostom</w:t>
      </w:r>
      <w:r>
        <w:fldChar w:fldCharType="end"/>
      </w:r>
      <w:r>
        <w:tab/>
      </w:r>
      <w:r>
        <w:fldChar w:fldCharType="begin"/>
      </w:r>
      <w:r>
        <w:instrText xml:space="preserve"> PAGEREF _Ref467356854 \h </w:instrText>
      </w:r>
      <w:r>
        <w:fldChar w:fldCharType="separate"/>
      </w:r>
      <w:r w:rsidR="005F6770">
        <w:rPr>
          <w:noProof/>
        </w:rPr>
        <w:t>648</w:t>
      </w:r>
      <w:r>
        <w:fldChar w:fldCharType="end"/>
      </w:r>
    </w:p>
    <w:p w14:paraId="614D3E90" w14:textId="7E2F03CA"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0E62F4">
        <w:t>The Doxology for St. Gregory the Wonderworker</w:t>
      </w:r>
      <w:r>
        <w:fldChar w:fldCharType="end"/>
      </w:r>
      <w:r>
        <w:tab/>
      </w:r>
      <w:r>
        <w:fldChar w:fldCharType="begin"/>
      </w:r>
      <w:r>
        <w:instrText xml:space="preserve"> PAGEREF _Ref468134316 \h </w:instrText>
      </w:r>
      <w:r>
        <w:fldChar w:fldCharType="separate"/>
      </w:r>
      <w:r w:rsidR="005F6770">
        <w:rPr>
          <w:noProof/>
        </w:rPr>
        <w:t>649</w:t>
      </w:r>
      <w:r>
        <w:fldChar w:fldCharType="end"/>
      </w:r>
    </w:p>
    <w:p w14:paraId="587B61AB" w14:textId="72D35BD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0E62F4">
        <w:t>The Doxology for St. Gregory of Nyssa</w:t>
      </w:r>
      <w:r>
        <w:fldChar w:fldCharType="end"/>
      </w:r>
      <w:r>
        <w:tab/>
      </w:r>
      <w:r>
        <w:fldChar w:fldCharType="begin"/>
      </w:r>
      <w:r>
        <w:instrText xml:space="preserve"> PAGEREF _Ref468565896 \h </w:instrText>
      </w:r>
      <w:r>
        <w:fldChar w:fldCharType="separate"/>
      </w:r>
      <w:r w:rsidR="005F6770">
        <w:rPr>
          <w:noProof/>
        </w:rPr>
        <w:t>656</w:t>
      </w:r>
      <w:r>
        <w:fldChar w:fldCharType="end"/>
      </w:r>
    </w:p>
    <w:p w14:paraId="442E6DD7" w14:textId="49F60B3E"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0E62F4">
        <w:t>The Doxology of St. Gregory the Armenian</w:t>
      </w:r>
      <w:r>
        <w:fldChar w:fldCharType="end"/>
      </w:r>
      <w:r>
        <w:tab/>
      </w:r>
      <w:r>
        <w:fldChar w:fldCharType="begin"/>
      </w:r>
      <w:r>
        <w:instrText xml:space="preserve"> PAGEREF _Ref470555434 \h </w:instrText>
      </w:r>
      <w:r>
        <w:fldChar w:fldCharType="separate"/>
      </w:r>
      <w:r w:rsidR="005F6770">
        <w:rPr>
          <w:noProof/>
        </w:rPr>
        <w:t>687</w:t>
      </w:r>
      <w:r>
        <w:fldChar w:fldCharType="end"/>
      </w:r>
    </w:p>
    <w:p w14:paraId="73EBF89C" w14:textId="66FA0CC3"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0E62F4">
        <w:t>The Doxology of St. Ambrose</w:t>
      </w:r>
      <w:r>
        <w:fldChar w:fldCharType="end"/>
      </w:r>
      <w:r>
        <w:tab/>
      </w:r>
      <w:r>
        <w:fldChar w:fldCharType="begin"/>
      </w:r>
      <w:r>
        <w:instrText xml:space="preserve"> PAGEREF _Ref470555388 \h </w:instrText>
      </w:r>
      <w:r>
        <w:fldChar w:fldCharType="separate"/>
      </w:r>
      <w:r w:rsidR="005F6770">
        <w:rPr>
          <w:noProof/>
        </w:rPr>
        <w:t>686</w:t>
      </w:r>
      <w:r>
        <w:fldChar w:fldCharType="end"/>
      </w:r>
    </w:p>
    <w:p w14:paraId="3E0E25F5" w14:textId="28BB4570"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0E62F4">
        <w:t>The Doxology of St. Spyridon</w:t>
      </w:r>
      <w:r>
        <w:fldChar w:fldCharType="end"/>
      </w:r>
      <w:r>
        <w:tab/>
      </w:r>
      <w:r>
        <w:fldChar w:fldCharType="begin"/>
      </w:r>
      <w:r>
        <w:instrText xml:space="preserve"> PAGEREF _Ref470555491 \h </w:instrText>
      </w:r>
      <w:r>
        <w:fldChar w:fldCharType="separate"/>
      </w:r>
      <w:r w:rsidR="005F6770">
        <w:rPr>
          <w:noProof/>
        </w:rPr>
        <w:t>688</w:t>
      </w:r>
      <w:r>
        <w:fldChar w:fldCharType="end"/>
      </w:r>
    </w:p>
    <w:p w14:paraId="7175F111" w14:textId="3C7ECCFF"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0E62F4">
        <w:t>The Doxology of St. Nicholas</w:t>
      </w:r>
      <w:r>
        <w:fldChar w:fldCharType="end"/>
      </w:r>
      <w:r>
        <w:tab/>
      </w:r>
      <w:r>
        <w:fldChar w:fldCharType="begin"/>
      </w:r>
      <w:r>
        <w:instrText xml:space="preserve"> PAGEREF _Ref470555294 \h </w:instrText>
      </w:r>
      <w:r>
        <w:fldChar w:fldCharType="separate"/>
      </w:r>
      <w:r w:rsidR="005F6770">
        <w:rPr>
          <w:noProof/>
        </w:rPr>
        <w:t>685</w:t>
      </w:r>
      <w:r>
        <w:fldChar w:fldCharType="end"/>
      </w:r>
    </w:p>
    <w:p w14:paraId="59121C34" w14:textId="4DBDFFD3"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E62F4">
        <w:t>The Doxology for St. Takle Haymanot</w:t>
      </w:r>
      <w:r>
        <w:fldChar w:fldCharType="end"/>
      </w:r>
      <w:r>
        <w:tab/>
      </w:r>
      <w:r>
        <w:fldChar w:fldCharType="begin"/>
      </w:r>
      <w:r>
        <w:instrText xml:space="preserve"> PAGEREF _Ref434492302 \h </w:instrText>
      </w:r>
      <w:r>
        <w:fldChar w:fldCharType="separate"/>
      </w:r>
      <w:r w:rsidR="005F6770">
        <w:rPr>
          <w:noProof/>
        </w:rPr>
        <w:t>914</w:t>
      </w:r>
      <w:r>
        <w:fldChar w:fldCharType="end"/>
      </w:r>
    </w:p>
    <w:p w14:paraId="26D0D3A7" w14:textId="04560E5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E62F4">
        <w:t>The Doxology of St. Simon the Tanner</w:t>
      </w:r>
      <w:r>
        <w:fldChar w:fldCharType="end"/>
      </w:r>
      <w:r>
        <w:tab/>
      </w:r>
      <w:r>
        <w:fldChar w:fldCharType="begin"/>
      </w:r>
      <w:r>
        <w:instrText xml:space="preserve"> PAGEREF _Ref434492343 \h </w:instrText>
      </w:r>
      <w:r>
        <w:fldChar w:fldCharType="separate"/>
      </w:r>
      <w:r w:rsidR="005F6770">
        <w:rPr>
          <w:noProof/>
        </w:rPr>
        <w:t>681</w:t>
      </w:r>
      <w:r>
        <w:fldChar w:fldCharType="end"/>
      </w:r>
    </w:p>
    <w:p w14:paraId="34548290" w14:textId="7D05CD3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E62F4">
        <w:t>The Doxology for St. Cyril VI</w:t>
      </w:r>
      <w:r>
        <w:fldChar w:fldCharType="end"/>
      </w:r>
      <w:r>
        <w:tab/>
      </w:r>
      <w:r>
        <w:fldChar w:fldCharType="begin"/>
      </w:r>
      <w:r>
        <w:instrText xml:space="preserve"> PAGEREF _Ref434492506 \h </w:instrText>
      </w:r>
      <w:r>
        <w:fldChar w:fldCharType="separate"/>
      </w:r>
      <w:r w:rsidR="005F6770">
        <w:rPr>
          <w:noProof/>
        </w:rPr>
        <w:t>802</w:t>
      </w:r>
      <w:r>
        <w:fldChar w:fldCharType="end"/>
      </w:r>
    </w:p>
    <w:p w14:paraId="2921A070" w14:textId="199D2E5B"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E62F4">
        <w:t>The Doxology for St. Abraam of Fayyoum</w:t>
      </w:r>
      <w:r>
        <w:fldChar w:fldCharType="end"/>
      </w:r>
      <w:r>
        <w:tab/>
      </w:r>
      <w:r>
        <w:fldChar w:fldCharType="begin"/>
      </w:r>
      <w:r>
        <w:instrText xml:space="preserve"> PAGEREF _Ref434492469 \h </w:instrText>
      </w:r>
      <w:r>
        <w:fldChar w:fldCharType="separate"/>
      </w:r>
      <w:r w:rsidR="005F6770">
        <w:rPr>
          <w:noProof/>
        </w:rPr>
        <w:t>851</w:t>
      </w:r>
      <w:r>
        <w:fldChar w:fldCharType="end"/>
      </w:r>
    </w:p>
    <w:p w14:paraId="73E36234" w14:textId="64DEF46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E62F4">
        <w:t>The Doxology for St. Martin of Tours</w:t>
      </w:r>
      <w:r>
        <w:fldChar w:fldCharType="end"/>
      </w:r>
      <w:r>
        <w:tab/>
      </w:r>
      <w:r>
        <w:fldChar w:fldCharType="begin"/>
      </w:r>
      <w:r>
        <w:instrText xml:space="preserve"> PAGEREF _Ref439518461 \h </w:instrText>
      </w:r>
      <w:r>
        <w:fldChar w:fldCharType="separate"/>
      </w:r>
      <w:r w:rsidR="005F6770">
        <w:rPr>
          <w:noProof/>
        </w:rPr>
        <w:t>644</w:t>
      </w:r>
      <w:r>
        <w:fldChar w:fldCharType="end"/>
      </w:r>
    </w:p>
    <w:p w14:paraId="0A149F2A" w14:textId="31793BBB"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E62F4">
        <w:t>The Doxology for St. Chad of Mercia</w:t>
      </w:r>
      <w:r>
        <w:fldChar w:fldCharType="end"/>
      </w:r>
      <w:r>
        <w:tab/>
      </w:r>
      <w:r>
        <w:fldChar w:fldCharType="begin"/>
      </w:r>
      <w:r>
        <w:instrText xml:space="preserve"> PAGEREF _Ref434492702 \h </w:instrText>
      </w:r>
      <w:r>
        <w:fldChar w:fldCharType="separate"/>
      </w:r>
      <w:r w:rsidR="005F6770">
        <w:rPr>
          <w:noProof/>
        </w:rPr>
        <w:t>806</w:t>
      </w:r>
      <w:r>
        <w:fldChar w:fldCharType="end"/>
      </w:r>
    </w:p>
    <w:p w14:paraId="542AC3C1" w14:textId="4F55128E"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E62F4">
        <w:t>The Doxology for the Patriarchs: Abraham, Isaac, and Jacob</w:t>
      </w:r>
      <w:r>
        <w:fldChar w:fldCharType="end"/>
      </w:r>
      <w:r>
        <w:tab/>
      </w:r>
      <w:r>
        <w:fldChar w:fldCharType="begin"/>
      </w:r>
      <w:r>
        <w:instrText xml:space="preserve"> PAGEREF _Ref434492413 \h </w:instrText>
      </w:r>
      <w:r>
        <w:fldChar w:fldCharType="separate"/>
      </w:r>
      <w:r w:rsidR="005F6770">
        <w:rPr>
          <w:noProof/>
        </w:rPr>
        <w:t>916</w:t>
      </w:r>
      <w:r>
        <w:fldChar w:fldCharType="end"/>
      </w:r>
    </w:p>
    <w:p w14:paraId="07A4B77B" w14:textId="7229D50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E62F4">
        <w:t>The Doxology of the Cross Bearers</w:t>
      </w:r>
      <w:r>
        <w:fldChar w:fldCharType="end"/>
      </w:r>
      <w:r>
        <w:tab/>
      </w:r>
      <w:r>
        <w:fldChar w:fldCharType="begin"/>
      </w:r>
      <w:r>
        <w:instrText xml:space="preserve"> PAGEREF _Ref434492536 \h </w:instrText>
      </w:r>
      <w:r>
        <w:fldChar w:fldCharType="separate"/>
      </w:r>
      <w:r w:rsidR="005F6770">
        <w:rPr>
          <w:noProof/>
        </w:rPr>
        <w:t>572</w:t>
      </w:r>
      <w:r>
        <w:fldChar w:fldCharType="end"/>
      </w:r>
    </w:p>
    <w:p w14:paraId="551FA088" w14:textId="7F309F2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E62F4">
        <w:t>The Doxology for a Hierarch Who is Present</w:t>
      </w:r>
      <w:r>
        <w:fldChar w:fldCharType="end"/>
      </w:r>
      <w:r>
        <w:tab/>
      </w:r>
      <w:r>
        <w:fldChar w:fldCharType="begin"/>
      </w:r>
      <w:r>
        <w:instrText xml:space="preserve"> PAGEREF _Ref434492645 \h </w:instrText>
      </w:r>
      <w:r>
        <w:fldChar w:fldCharType="separate"/>
      </w:r>
      <w:r w:rsidR="005F6770">
        <w:rPr>
          <w:noProof/>
        </w:rPr>
        <w:t>573</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61" w:name="_Toc459399217"/>
      <w:bookmarkStart w:id="1962" w:name="_GoBack"/>
      <w:bookmarkEnd w:id="1962"/>
      <w:r>
        <w:lastRenderedPageBreak/>
        <w:t>Non-Traditional</w:t>
      </w:r>
      <w:bookmarkEnd w:id="1961"/>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63" w:name="_Toc459399218"/>
      <w:r>
        <w:rPr>
          <w:lang w:val="en-GB"/>
        </w:rPr>
        <w:lastRenderedPageBreak/>
        <w:t>Reader’s Service</w:t>
      </w:r>
      <w:bookmarkEnd w:id="1963"/>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BB837F6" w14:textId="77777777" w:rsidR="000E62F4"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E62F4">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5F6770">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74083773"/>
        <w:docPartObj>
          <w:docPartGallery w:val="Table of Contents"/>
          <w:docPartUnique/>
        </w:docPartObj>
      </w:sdtPr>
      <w:sdtEndPr/>
      <w:sdtContent>
        <w:p w14:paraId="1E6EAF08" w14:textId="55132D28"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Vespers Praise</w:t>
          </w:r>
          <w:r>
            <w:rPr>
              <w:noProof/>
              <w:webHidden/>
            </w:rPr>
            <w:tab/>
            <w:t>5</w:t>
          </w:r>
        </w:p>
        <w:p w14:paraId="173D91A9"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 xml:space="preserve">The Psalms of the Eleventh </w:t>
          </w:r>
          <w:r w:rsidRPr="002518F8">
            <w:rPr>
              <w:noProof/>
            </w:rPr>
            <w:t>Hour (Little Vespers)</w:t>
          </w:r>
          <w:r>
            <w:rPr>
              <w:noProof/>
              <w:webHidden/>
            </w:rPr>
            <w:tab/>
            <w:t>10</w:t>
          </w:r>
        </w:p>
        <w:p w14:paraId="3009CC60" w14:textId="77777777" w:rsidR="000E62F4" w:rsidRDefault="000E62F4">
          <w:pPr>
            <w:pStyle w:val="TOC3"/>
            <w:tabs>
              <w:tab w:val="right" w:leader="dot" w:pos="8846"/>
            </w:tabs>
            <w:rPr>
              <w:rFonts w:asciiTheme="minorHAnsi" w:eastAsia="SimSun" w:hAnsiTheme="minorHAnsi"/>
              <w:noProof/>
              <w:szCs w:val="24"/>
              <w:lang w:val="en-US" w:eastAsia="zh-CN"/>
            </w:rPr>
          </w:pPr>
          <w:r w:rsidRPr="000E62F4">
            <w:rPr>
              <w:rStyle w:val="Hyperlink"/>
            </w:rPr>
            <w:t>The Raising of Evening</w:t>
          </w:r>
          <w:r w:rsidRPr="002518F8">
            <w:rPr>
              <w:noProof/>
            </w:rPr>
            <w:t xml:space="preserve"> Incense</w:t>
          </w:r>
          <w:r>
            <w:rPr>
              <w:noProof/>
              <w:webHidden/>
            </w:rPr>
            <w:tab/>
            <w:t>16</w:t>
          </w:r>
        </w:p>
        <w:p w14:paraId="02F23966" w14:textId="77777777" w:rsidR="000E62F4" w:rsidRPr="000E62F4" w:rsidRDefault="000E62F4" w:rsidP="000E62F4">
          <w:pPr>
            <w:pStyle w:val="TOC3"/>
            <w:tabs>
              <w:tab w:val="right" w:leader="dot" w:pos="8846"/>
            </w:tabs>
            <w:rPr>
              <w:rFonts w:asciiTheme="minorHAnsi" w:eastAsiaTheme="minorEastAsia" w:hAnsiTheme="minorHAnsi"/>
              <w:sz w:val="22"/>
              <w:lang w:val="en-US"/>
            </w:rPr>
          </w:pPr>
        </w:p>
      </w:sdtContent>
    </w:sdt>
    <w:p w14:paraId="2190AC36" w14:textId="77777777" w:rsidR="000E62F4" w:rsidRDefault="000E62F4" w:rsidP="000E62F4">
      <w:pPr>
        <w:pStyle w:val="TOC3"/>
        <w:tabs>
          <w:tab w:val="right" w:leader="dot" w:pos="8846"/>
        </w:tabs>
      </w:pPr>
      <w:r w:rsidRPr="000E62F4">
        <w:rPr>
          <w:rStyle w:val="Hyperlink"/>
        </w:rPr>
        <w:t>It could be argued that Vespers Praise should</w:t>
      </w:r>
      <w:r>
        <w:rPr>
          <w:noProof/>
        </w:rPr>
        <w:t xml:space="preserve"> come</w:t>
      </w:r>
      <w:r w:rsidRPr="000E62F4">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62B6943" w14:textId="77777777" w:rsidR="000E62F4" w:rsidRPr="000E62F4" w:rsidRDefault="000E62F4" w:rsidP="000E62F4">
      <w:pPr>
        <w:pStyle w:val="TOC3"/>
        <w:tabs>
          <w:tab w:val="right" w:leader="dot" w:pos="8846"/>
        </w:tabs>
        <w:rPr>
          <w:rStyle w:val="Hyperlink"/>
        </w:rPr>
      </w:pPr>
      <w:r w:rsidRPr="000E62F4">
        <w:rPr>
          <w:rStyle w:val="Hyperlink"/>
        </w:rPr>
        <w:br w:type="page"/>
      </w:r>
    </w:p>
    <w:p w14:paraId="536ADEC3" w14:textId="4547CFCE" w:rsidR="00513E2D" w:rsidRDefault="000E62F4" w:rsidP="00513E2D">
      <w:pPr>
        <w:pStyle w:val="Rubric"/>
        <w:rPr>
          <w:lang w:val="en-US"/>
        </w:rPr>
      </w:pPr>
      <w:r w:rsidRPr="000E62F4">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sidR="005F6770">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1BDC6DB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62F4">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r>
        <w:rPr>
          <w:lang w:val="en-US"/>
        </w:rPr>
        <w:t>.</w:t>
      </w:r>
    </w:p>
    <w:p w14:paraId="32A2D5AF" w14:textId="754221F8"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62F4">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r>
        <w:rPr>
          <w:lang w:val="en-US"/>
        </w:rPr>
        <w:t>.</w:t>
      </w:r>
    </w:p>
    <w:p w14:paraId="57217C25" w14:textId="77777777" w:rsidR="000E62F4" w:rsidRDefault="00513E2D" w:rsidP="00837F89">
      <w:pPr>
        <w:pStyle w:val="Body"/>
      </w:pPr>
      <w:r>
        <w:t xml:space="preserve">In the morning, recite </w:t>
      </w:r>
      <w:r>
        <w:fldChar w:fldCharType="begin"/>
      </w:r>
      <w:r>
        <w:instrText xml:space="preserve"> REF _Ref412098903 \h </w:instrText>
      </w:r>
      <w:r>
        <w:fldChar w:fldCharType="separate"/>
      </w:r>
      <w:r w:rsidR="000E62F4">
        <w:br w:type="page"/>
      </w:r>
    </w:p>
    <w:p w14:paraId="27E7A771" w14:textId="5221C2C0" w:rsidR="00513E2D" w:rsidRDefault="000E62F4"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sidR="005F6770">
        <w:rPr>
          <w:noProof/>
        </w:rPr>
        <w:t>55</w:t>
      </w:r>
      <w:r w:rsidR="00513E2D">
        <w:fldChar w:fldCharType="end"/>
      </w:r>
      <w:r w:rsidR="00513E2D">
        <w:t>, stopping before “O true light”.</w:t>
      </w:r>
    </w:p>
    <w:p w14:paraId="7D0F6700" w14:textId="7C82DD22" w:rsidR="00513E2D" w:rsidRDefault="00513E2D" w:rsidP="00513E2D">
      <w:pPr>
        <w:pStyle w:val="Rubric"/>
      </w:pPr>
      <w:r>
        <w:t xml:space="preserve">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w:t>
      </w:r>
    </w:p>
    <w:p w14:paraId="52EF59BE" w14:textId="22643C62"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1D65DE95" w14:textId="77777777" w:rsidR="000E62F4"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91118184"/>
        <w:docPartObj>
          <w:docPartGallery w:val="Table of Contents"/>
          <w:docPartUnique/>
        </w:docPartObj>
      </w:sdtPr>
      <w:sdtEndPr>
        <w:rPr>
          <w:b/>
          <w:bCs/>
          <w:noProof/>
        </w:rPr>
      </w:sdtEndPr>
      <w:sdtContent>
        <w:p w14:paraId="4013B3E2" w14:textId="024147A3"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Psalms of Prime</w:t>
          </w:r>
          <w:r>
            <w:rPr>
              <w:noProof/>
              <w:webHidden/>
            </w:rPr>
            <w:tab/>
            <w:t>49</w:t>
          </w:r>
        </w:p>
        <w:p w14:paraId="4EE8BF64"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Doxology of Prime</w:t>
          </w:r>
          <w:r>
            <w:rPr>
              <w:noProof/>
              <w:webHidden/>
            </w:rPr>
            <w:tab/>
            <w:t>55</w:t>
          </w:r>
        </w:p>
        <w:p w14:paraId="52033472" w14:textId="77777777" w:rsidR="000E62F4" w:rsidRPr="000E62F4" w:rsidRDefault="000E62F4">
          <w:pPr>
            <w:pStyle w:val="TOC3"/>
            <w:tabs>
              <w:tab w:val="right" w:leader="dot" w:pos="8846"/>
            </w:tabs>
            <w:rPr>
              <w:rFonts w:asciiTheme="minorHAnsi" w:eastAsiaTheme="minorEastAsia" w:hAnsiTheme="minorHAnsi"/>
              <w:noProof/>
              <w:sz w:val="22"/>
              <w:lang w:val="en-US"/>
            </w:rPr>
          </w:pPr>
          <w:r w:rsidRPr="000E62F4">
            <w:rPr>
              <w:rStyle w:val="Hyperlink"/>
            </w:rPr>
            <w:t>The Raising of Morning Incense</w:t>
          </w:r>
          <w:r>
            <w:rPr>
              <w:noProof/>
              <w:webHidden/>
            </w:rPr>
            <w:tab/>
            <w:t>66</w:t>
          </w:r>
        </w:p>
        <w:p w14:paraId="5FFFE070" w14:textId="77777777" w:rsidR="000E62F4" w:rsidRDefault="000E62F4" w:rsidP="009800DB"/>
      </w:sdtContent>
    </w:sdt>
    <w:p w14:paraId="76521F85" w14:textId="77777777" w:rsidR="000E62F4" w:rsidRDefault="000E62F4" w:rsidP="00AB3348">
      <w:r>
        <w:br w:type="page"/>
      </w:r>
    </w:p>
    <w:p w14:paraId="7606F17C" w14:textId="07B7957E" w:rsidR="00513E2D" w:rsidRPr="007E0213" w:rsidRDefault="000E62F4"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sidR="005F6770">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sidR="005F6770">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5BBA1A5F" w14:textId="77777777" w:rsidR="000E62F4"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5F6770">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62F4">
        <w:br w:type="page"/>
      </w:r>
    </w:p>
    <w:p w14:paraId="6B1C629D" w14:textId="4B714041" w:rsidR="00513E2D" w:rsidRDefault="000E62F4"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sidR="005F6770">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A35CEF" w14:textId="77777777" w:rsidR="000E62F4" w:rsidRDefault="00513E2D" w:rsidP="006869EE">
      <w:pPr>
        <w:pStyle w:val="Body"/>
        <w:rPr>
          <w:lang w:val="en-GB"/>
        </w:rPr>
      </w:pPr>
      <w:r>
        <w:t xml:space="preserve">Recite </w:t>
      </w:r>
      <w:r>
        <w:fldChar w:fldCharType="begin"/>
      </w:r>
      <w:r>
        <w:instrText xml:space="preserve"> REF _Ref435789927 \h </w:instrText>
      </w:r>
      <w:r>
        <w:fldChar w:fldCharType="separate"/>
      </w:r>
      <w:r w:rsidR="000E62F4">
        <w:rPr>
          <w:lang w:val="en-GB"/>
        </w:rPr>
        <w:t>Graciously accord, O Lord, to keep us this night without sin. You are blessed, O Lord, God of our fathers, and Your Holy Name is greatly blessed and full of glory forever. Amen.</w:t>
      </w:r>
    </w:p>
    <w:p w14:paraId="6F310C78" w14:textId="77777777" w:rsidR="000E62F4" w:rsidRDefault="000E62F4" w:rsidP="006869EE">
      <w:pPr>
        <w:pStyle w:val="Body"/>
        <w:rPr>
          <w:lang w:val="en-GB"/>
        </w:rPr>
      </w:pPr>
      <w:r>
        <w:rPr>
          <w:lang w:val="en-GB"/>
        </w:rPr>
        <w:t>Let Your mercy be upon us, O Lord, even as we have set our hope in You. For the eyes of everyone wait upon You, for You give them their food in due season.</w:t>
      </w:r>
    </w:p>
    <w:p w14:paraId="47B85B05" w14:textId="77777777" w:rsidR="000E62F4" w:rsidRDefault="000E62F4"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06889960" w14:textId="77777777" w:rsidR="000E62F4" w:rsidRDefault="000E62F4"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170A116" w14:textId="77777777" w:rsidR="000E62F4" w:rsidRDefault="000E62F4" w:rsidP="006869EE">
      <w:pPr>
        <w:pStyle w:val="Body"/>
        <w:rPr>
          <w:lang w:val="en-GB"/>
        </w:rPr>
      </w:pPr>
      <w:r>
        <w:rPr>
          <w:lang w:val="en-GB"/>
        </w:rPr>
        <w:t>Your mercy, O Lord, endures forever. O despise not the works of Your hands.</w:t>
      </w:r>
    </w:p>
    <w:p w14:paraId="18E09F16" w14:textId="77777777" w:rsidR="000E62F4" w:rsidRDefault="000E62F4" w:rsidP="006869EE">
      <w:pPr>
        <w:pStyle w:val="Body"/>
        <w:rPr>
          <w:lang w:val="en-GB"/>
        </w:rPr>
      </w:pPr>
      <w:r>
        <w:rPr>
          <w:lang w:val="en-GB"/>
        </w:rPr>
        <w:t>Lord, You have been our refuge in all generations. I said, “Be merciful to me, heal my soul; for I have sinned against You.”</w:t>
      </w:r>
    </w:p>
    <w:p w14:paraId="7C43DD84" w14:textId="77777777" w:rsidR="000E62F4" w:rsidRDefault="000E62F4"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295F894" w14:textId="77777777" w:rsidR="000E62F4" w:rsidRDefault="000E62F4" w:rsidP="006869EE">
      <w:pPr>
        <w:pStyle w:val="Body"/>
        <w:rPr>
          <w:lang w:val="en-GB"/>
        </w:rPr>
      </w:pPr>
      <w:r>
        <w:rPr>
          <w:lang w:val="en-GB"/>
        </w:rPr>
        <w:t>Blessing belongs to You, praise belongs to You praise, glory belongs to You, O Father, Son and Holy Spirit, now, and forever and ever. Amen.</w:t>
      </w:r>
    </w:p>
    <w:p w14:paraId="5E6E27B2" w14:textId="77777777" w:rsidR="000E62F4" w:rsidRPr="008D61EA" w:rsidRDefault="000E62F4"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857AF46" w14:textId="77777777" w:rsidR="000E62F4" w:rsidRDefault="000E62F4"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6EBE612" w14:textId="77777777" w:rsidR="000E62F4" w:rsidRDefault="000E62F4"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2E631FC" w14:textId="77777777" w:rsidR="000E62F4" w:rsidRDefault="000E62F4"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21BFAA3" w:rsidR="00513E2D" w:rsidRDefault="000E62F4"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sidR="005F6770">
        <w:rPr>
          <w:noProof/>
        </w:rPr>
        <w:t>533</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65"/>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2F55D84A" w:rsidR="00513E2D" w:rsidRDefault="00513E2D" w:rsidP="00513E2D">
      <w:pPr>
        <w:pStyle w:val="Rubric"/>
      </w:pPr>
      <w:r>
        <w:t xml:space="preserve">Read </w:t>
      </w:r>
      <w:r>
        <w:fldChar w:fldCharType="begin"/>
      </w:r>
      <w:r>
        <w:instrText xml:space="preserve"> REF _Ref435800051 \h </w:instrText>
      </w:r>
      <w:r>
        <w:fldChar w:fldCharType="separate"/>
      </w:r>
      <w:r w:rsidR="000E62F4">
        <w:t>The Psalms of the Third Hour</w:t>
      </w:r>
      <w:r>
        <w:fldChar w:fldCharType="end"/>
      </w:r>
      <w:r>
        <w:t xml:space="preserve">, page </w:t>
      </w:r>
      <w:r>
        <w:fldChar w:fldCharType="begin"/>
      </w:r>
      <w:r>
        <w:instrText xml:space="preserve"> PAGEREF _Ref435800057 \h </w:instrText>
      </w:r>
      <w:r>
        <w:fldChar w:fldCharType="separate"/>
      </w:r>
      <w:r w:rsidR="005F6770">
        <w:rPr>
          <w:noProof/>
        </w:rPr>
        <w:t>67</w:t>
      </w:r>
      <w:r>
        <w:fldChar w:fldCharType="end"/>
      </w:r>
      <w:r>
        <w:t xml:space="preserve">, and continue with </w:t>
      </w:r>
      <w:r>
        <w:fldChar w:fldCharType="begin"/>
      </w:r>
      <w:r>
        <w:instrText xml:space="preserve"> REF _Ref435800080 \h </w:instrText>
      </w:r>
      <w:r>
        <w:fldChar w:fldCharType="separate"/>
      </w:r>
      <w:r w:rsidR="000E62F4">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64" w:name="_Toc459399219"/>
      <w:r>
        <w:lastRenderedPageBreak/>
        <w:t>Prayers for Needs</w:t>
      </w:r>
      <w:bookmarkEnd w:id="1964"/>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4FE104"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62F4">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5F6770">
        <w:rPr>
          <w:noProof/>
          <w:lang w:val="en-US"/>
        </w:rPr>
        <w:t>10</w:t>
      </w:r>
      <w:r>
        <w:rPr>
          <w:lang w:val="en-US"/>
        </w:rPr>
        <w:fldChar w:fldCharType="end"/>
      </w:r>
    </w:p>
    <w:p w14:paraId="3FF6D2AF" w14:textId="26E9FCDB"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62F4">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5F6770">
        <w:rPr>
          <w:noProof/>
          <w:lang w:val="en-US"/>
        </w:rPr>
        <w:t>10</w:t>
      </w:r>
      <w:r>
        <w:rPr>
          <w:lang w:val="en-US"/>
        </w:rPr>
        <w:fldChar w:fldCharType="end"/>
      </w:r>
    </w:p>
    <w:p w14:paraId="7AFD631B" w14:textId="5CB9E4F7"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62F4">
        <w:t>The Verses of the Cymbals</w:t>
      </w:r>
      <w:r>
        <w:fldChar w:fldCharType="end"/>
      </w:r>
      <w:r>
        <w:t xml:space="preserve">, page </w:t>
      </w:r>
      <w:r>
        <w:fldChar w:fldCharType="begin"/>
      </w:r>
      <w:r>
        <w:instrText xml:space="preserve"> PAGEREF _Ref435789344 \h </w:instrText>
      </w:r>
      <w:r>
        <w:fldChar w:fldCharType="separate"/>
      </w:r>
      <w:r w:rsidR="005F6770">
        <w:rPr>
          <w:noProof/>
        </w:rPr>
        <w:t>522</w:t>
      </w:r>
      <w:r>
        <w:fldChar w:fldCharType="end"/>
      </w:r>
      <w:r>
        <w:t xml:space="preserve">. If integrating this service with Prime, the first part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precede the Verses of Cymbals. Following the Verses of the Cymbals, the people recite with one voice,</w:t>
      </w:r>
    </w:p>
    <w:p w14:paraId="65CFF359" w14:textId="7BA3ADA4"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62F4">
        <w:t>Psalm</w:t>
      </w:r>
      <w:r w:rsidR="000E62F4" w:rsidRPr="00AB1781">
        <w:t xml:space="preserve"> 50</w:t>
      </w:r>
      <w:r w:rsidR="000E62F4">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5F6770">
        <w:rPr>
          <w:noProof/>
          <w:lang w:val="en-US"/>
        </w:rPr>
        <w:t>154</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0BEBE5FF" w14:textId="77777777" w:rsidR="000E62F4"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3C009F2" w14:textId="77777777" w:rsidTr="00266A55">
        <w:trPr>
          <w:cantSplit/>
          <w:jc w:val="center"/>
        </w:trPr>
        <w:tc>
          <w:tcPr>
            <w:tcW w:w="288" w:type="dxa"/>
          </w:tcPr>
          <w:p w14:paraId="6DBB3EFC" w14:textId="1750A58E" w:rsidR="000E62F4" w:rsidRDefault="000E62F4" w:rsidP="00266A55">
            <w:pPr>
              <w:pStyle w:val="CopticCross"/>
            </w:pPr>
          </w:p>
        </w:tc>
        <w:tc>
          <w:tcPr>
            <w:tcW w:w="3960" w:type="dxa"/>
          </w:tcPr>
          <w:p w14:paraId="436C36DE" w14:textId="77777777" w:rsidR="000E62F4" w:rsidRPr="007425E1" w:rsidRDefault="000E62F4" w:rsidP="00266A55">
            <w:pPr>
              <w:pStyle w:val="EngHang"/>
            </w:pPr>
            <w:r w:rsidRPr="007425E1">
              <w:t xml:space="preserve">We worship </w:t>
            </w:r>
            <w:r>
              <w:t>You</w:t>
            </w:r>
            <w:r w:rsidRPr="007425E1">
              <w:t>, O Christ,</w:t>
            </w:r>
          </w:p>
          <w:p w14:paraId="2981BD17" w14:textId="77777777" w:rsidR="000E62F4" w:rsidRPr="007425E1" w:rsidRDefault="000E62F4" w:rsidP="00266A55">
            <w:pPr>
              <w:pStyle w:val="EngHang"/>
            </w:pPr>
            <w:r w:rsidRPr="007425E1">
              <w:t xml:space="preserve">With </w:t>
            </w:r>
            <w:r>
              <w:t>Your</w:t>
            </w:r>
            <w:r w:rsidRPr="007425E1">
              <w:t xml:space="preserve"> Good Father,</w:t>
            </w:r>
          </w:p>
          <w:p w14:paraId="713FD80B" w14:textId="77777777" w:rsidR="000E62F4" w:rsidRPr="007425E1" w:rsidRDefault="000E62F4" w:rsidP="00266A55">
            <w:pPr>
              <w:pStyle w:val="EngHang"/>
            </w:pPr>
            <w:r w:rsidRPr="007425E1">
              <w:t>And the Holy Spirit,</w:t>
            </w:r>
          </w:p>
          <w:p w14:paraId="39502325" w14:textId="77777777" w:rsidR="000E62F4" w:rsidRDefault="000E62F4"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26113BD" w14:textId="77777777" w:rsidR="000E62F4" w:rsidRDefault="000E62F4" w:rsidP="00266A55"/>
        </w:tc>
        <w:tc>
          <w:tcPr>
            <w:tcW w:w="288" w:type="dxa"/>
          </w:tcPr>
          <w:p w14:paraId="713F1692" w14:textId="77777777" w:rsidR="000E62F4" w:rsidRDefault="000E62F4" w:rsidP="00266A55">
            <w:pPr>
              <w:pStyle w:val="CopticCross"/>
            </w:pPr>
          </w:p>
        </w:tc>
        <w:tc>
          <w:tcPr>
            <w:tcW w:w="3960" w:type="dxa"/>
          </w:tcPr>
          <w:p w14:paraId="1C51C1DF" w14:textId="77777777" w:rsidR="000E62F4" w:rsidRDefault="000E62F4" w:rsidP="00266A55">
            <w:pPr>
              <w:pStyle w:val="CopticVersemulti-line"/>
            </w:pPr>
            <w:r>
              <w:t>Ⲧⲉⲛⲟⲩⲱϣⲧ ⲙ̀ⲙⲟⲕ ⲱ̀ Ⲡⲓⲭ̀ⲣⲓⲥⲧⲟⲥ:</w:t>
            </w:r>
          </w:p>
          <w:p w14:paraId="078751F8" w14:textId="77777777" w:rsidR="000E62F4" w:rsidRDefault="000E62F4" w:rsidP="00266A55">
            <w:pPr>
              <w:pStyle w:val="CopticVersemulti-line"/>
            </w:pPr>
            <w:r>
              <w:t>ⲛⲉⲙ Ⲡⲉⲕⲓⲱⲧ ⲛ̀ⲁ̀ⲅⲁⲑⲟⲥ:</w:t>
            </w:r>
          </w:p>
          <w:p w14:paraId="6D605548" w14:textId="77777777" w:rsidR="000E62F4" w:rsidRDefault="000E62F4" w:rsidP="00266A55">
            <w:pPr>
              <w:pStyle w:val="CopticVersemulti-line"/>
            </w:pPr>
            <w:r>
              <w:t>ⲛⲉⲙ Ⲡⲓⲡ̀ⲛⲉⲩⲙⲁ ⲉⲑⲟⲩⲁⲃ:</w:t>
            </w:r>
          </w:p>
          <w:p w14:paraId="23B4A238" w14:textId="77777777" w:rsidR="000E62F4" w:rsidRDefault="000E62F4" w:rsidP="00266A55">
            <w:pPr>
              <w:pStyle w:val="CopticHangingVerse"/>
            </w:pPr>
            <w:r>
              <w:t>ϫⲉ (_____) ⲁⲕⲥⲱϯ ⲙ̀ⲙⲟⲛ ⲛⲁⲓ ⲛⲁⲛ.</w:t>
            </w:r>
          </w:p>
        </w:tc>
      </w:tr>
    </w:tbl>
    <w:p w14:paraId="26839B4F" w14:textId="73E31DF5" w:rsidR="00513E2D" w:rsidRDefault="000E62F4"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sidR="005F6770">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42A8F444"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62F4">
        <w:t>The Doxology of Prime</w:t>
      </w:r>
      <w:r>
        <w:fldChar w:fldCharType="end"/>
      </w:r>
      <w:r>
        <w:t xml:space="preserve">, </w:t>
      </w:r>
      <w:r>
        <w:fldChar w:fldCharType="begin"/>
      </w:r>
      <w:r>
        <w:instrText xml:space="preserve"> PAGEREF _Ref442855276 \h </w:instrText>
      </w:r>
      <w:r>
        <w:fldChar w:fldCharType="separate"/>
      </w:r>
      <w:r w:rsidR="005F6770">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3A231C69"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62F4">
        <w:rPr>
          <w:lang w:val="en-GB"/>
        </w:rPr>
        <w:t>Graciously Accord</w:t>
      </w:r>
      <w:r>
        <w:fldChar w:fldCharType="end"/>
      </w:r>
      <w:r>
        <w:t xml:space="preserve">, page </w:t>
      </w:r>
      <w:r>
        <w:fldChar w:fldCharType="begin"/>
      </w:r>
      <w:r>
        <w:instrText xml:space="preserve"> PAGEREF _Ref435789903 \h </w:instrText>
      </w:r>
      <w:r>
        <w:fldChar w:fldCharType="separate"/>
      </w:r>
      <w:r w:rsidR="005F6770">
        <w:rPr>
          <w:noProof/>
        </w:rPr>
        <w:t>532</w:t>
      </w:r>
      <w:r>
        <w:fldChar w:fldCharType="end"/>
      </w:r>
      <w:r>
        <w:t xml:space="preserve">. If integrating with the Morning hour, </w:t>
      </w:r>
      <w:r>
        <w:fldChar w:fldCharType="begin"/>
      </w:r>
      <w:r>
        <w:instrText xml:space="preserve"> REF _Ref442856274 \h </w:instrText>
      </w:r>
      <w:r>
        <w:fldChar w:fldCharType="separate"/>
      </w:r>
      <w:r w:rsidR="000E62F4">
        <w:t>The Gloria</w:t>
      </w:r>
      <w:r>
        <w:fldChar w:fldCharType="end"/>
      </w:r>
      <w:r>
        <w:t xml:space="preserve">, page </w:t>
      </w:r>
      <w:r>
        <w:fldChar w:fldCharType="begin"/>
      </w:r>
      <w:r>
        <w:instrText xml:space="preserve"> PAGEREF _Ref442856274 \h </w:instrText>
      </w:r>
      <w:r>
        <w:fldChar w:fldCharType="separate"/>
      </w:r>
      <w:r w:rsidR="005F6770">
        <w:rPr>
          <w:noProof/>
        </w:rPr>
        <w:t>533</w:t>
      </w:r>
      <w:r>
        <w:fldChar w:fldCharType="end"/>
      </w:r>
      <w:r>
        <w:t>.</w:t>
      </w:r>
    </w:p>
    <w:p w14:paraId="370A695B" w14:textId="71A67FB6"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0E62F4">
        <w:t>The Trisagion</w:t>
      </w:r>
      <w:r>
        <w:fldChar w:fldCharType="end"/>
      </w:r>
      <w:r>
        <w:t xml:space="preserve">, </w:t>
      </w:r>
      <w:r>
        <w:fldChar w:fldCharType="begin"/>
      </w:r>
      <w:r>
        <w:instrText xml:space="preserve"> PAGEREF _Ref442856358 \h </w:instrText>
      </w:r>
      <w:r>
        <w:fldChar w:fldCharType="separate"/>
      </w:r>
      <w:r w:rsidR="005F6770">
        <w:rPr>
          <w:noProof/>
        </w:rPr>
        <w:t>533</w:t>
      </w:r>
      <w:r>
        <w:fldChar w:fldCharType="end"/>
      </w:r>
      <w:r>
        <w:t xml:space="preserve">, followed by </w:t>
      </w:r>
      <w:r>
        <w:fldChar w:fldCharType="begin"/>
      </w:r>
      <w:r>
        <w:instrText xml:space="preserve"> REF _Ref442856453 \h </w:instrText>
      </w:r>
      <w:r>
        <w:fldChar w:fldCharType="separate"/>
      </w:r>
      <w:r w:rsidR="000E62F4">
        <w:t>Hail to You</w:t>
      </w:r>
      <w:r>
        <w:fldChar w:fldCharType="end"/>
      </w:r>
      <w:r>
        <w:t xml:space="preserve">, page </w:t>
      </w:r>
      <w:r>
        <w:fldChar w:fldCharType="begin"/>
      </w:r>
      <w:r>
        <w:instrText xml:space="preserve"> PAGEREF _Ref442856453 \p \h </w:instrText>
      </w:r>
      <w:r>
        <w:fldChar w:fldCharType="separate"/>
      </w:r>
      <w:r w:rsidR="005F6770">
        <w:rPr>
          <w:noProof/>
        </w:rPr>
        <w:t>on page 534</w:t>
      </w:r>
      <w:r>
        <w:fldChar w:fldCharType="end"/>
      </w:r>
      <w:r>
        <w:t xml:space="preserve">, </w:t>
      </w:r>
      <w:r>
        <w:fldChar w:fldCharType="begin"/>
      </w:r>
      <w:r>
        <w:instrText xml:space="preserve"> REF _Ref435799700 \h </w:instrText>
      </w:r>
      <w:r>
        <w:fldChar w:fldCharType="separate"/>
      </w:r>
      <w:r w:rsidR="000E62F4">
        <w:t>The Doxologies</w:t>
      </w:r>
      <w:r>
        <w:fldChar w:fldCharType="end"/>
      </w:r>
      <w:r>
        <w:t xml:space="preserve">, </w:t>
      </w:r>
      <w:r>
        <w:fldChar w:fldCharType="begin"/>
      </w:r>
      <w:r>
        <w:instrText xml:space="preserve"> PAGEREF _Ref435799700 \h </w:instrText>
      </w:r>
      <w:r>
        <w:fldChar w:fldCharType="separate"/>
      </w:r>
      <w:r w:rsidR="005F6770">
        <w:rPr>
          <w:noProof/>
        </w:rPr>
        <w:t>536</w:t>
      </w:r>
      <w:r>
        <w:fldChar w:fldCharType="end"/>
      </w:r>
      <w:r>
        <w:t xml:space="preserve">, </w:t>
      </w:r>
      <w:r>
        <w:fldChar w:fldCharType="begin"/>
      </w:r>
      <w:r>
        <w:instrText xml:space="preserve"> REF _Ref435799710 \h </w:instrText>
      </w:r>
      <w:r>
        <w:fldChar w:fldCharType="separate"/>
      </w:r>
      <w:r w:rsidR="000E62F4">
        <w:t>The Orthodox Creed</w:t>
      </w:r>
      <w:r>
        <w:fldChar w:fldCharType="end"/>
      </w:r>
      <w:r>
        <w:t xml:space="preserve">, </w:t>
      </w:r>
      <w:r>
        <w:fldChar w:fldCharType="begin"/>
      </w:r>
      <w:r>
        <w:instrText xml:space="preserve"> PAGEREF _Ref435799710 \h </w:instrText>
      </w:r>
      <w:r>
        <w:fldChar w:fldCharType="separate"/>
      </w:r>
      <w:r w:rsidR="005F6770">
        <w:rPr>
          <w:noProof/>
        </w:rPr>
        <w:t>541</w:t>
      </w:r>
      <w:r>
        <w:fldChar w:fldCharType="end"/>
      </w:r>
      <w:r>
        <w:t>.</w:t>
      </w:r>
    </w:p>
    <w:p w14:paraId="2578A20D" w14:textId="73B9F083"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0E62F4">
        <w:t>God Have mercy upon us</w:t>
      </w:r>
      <w:r>
        <w:fldChar w:fldCharType="end"/>
      </w:r>
      <w:r>
        <w:t xml:space="preserve">, page </w:t>
      </w:r>
      <w:r>
        <w:fldChar w:fldCharType="begin"/>
      </w:r>
      <w:r>
        <w:instrText xml:space="preserve"> PAGEREF _Ref442856751 \h </w:instrText>
      </w:r>
      <w:r>
        <w:fldChar w:fldCharType="separate"/>
      </w:r>
      <w:r w:rsidR="005F6770">
        <w:rPr>
          <w:noProof/>
        </w:rPr>
        <w:t>541</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62F4">
        <w:t>The Prayer for the Gospel</w:t>
      </w:r>
      <w:r>
        <w:fldChar w:fldCharType="end"/>
      </w:r>
      <w:r>
        <w:t xml:space="preserve">, page </w:t>
      </w:r>
      <w:r>
        <w:fldChar w:fldCharType="begin"/>
      </w:r>
      <w:r>
        <w:instrText xml:space="preserve"> PAGEREF _Ref442856856 \h </w:instrText>
      </w:r>
      <w:r>
        <w:fldChar w:fldCharType="separate"/>
      </w:r>
      <w:r w:rsidR="005F6770">
        <w:rPr>
          <w:noProof/>
        </w:rPr>
        <w:t>543</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5F6770">
        <w:rPr>
          <w:noProof/>
        </w:rPr>
        <w:t>545</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5F6770">
        <w:rPr>
          <w:noProof/>
        </w:rPr>
        <w:t>549</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66"/>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65"/>
            <w:r w:rsidRPr="007425E1">
              <w:t xml:space="preserve">May </w:t>
            </w:r>
            <w:commentRangeEnd w:id="1965"/>
            <w:r>
              <w:rPr>
                <w:rStyle w:val="CommentReference"/>
                <w:rFonts w:eastAsiaTheme="minorHAnsi" w:cstheme="minorBidi"/>
                <w:color w:val="auto"/>
                <w:lang w:val="en-CA"/>
              </w:rPr>
              <w:commentReference w:id="1965"/>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758C1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62F4">
        <w:t>The Prayer of the Hours</w:t>
      </w:r>
      <w:r>
        <w:fldChar w:fldCharType="end"/>
      </w:r>
      <w:r>
        <w:t xml:space="preserve">, page </w:t>
      </w:r>
      <w:r>
        <w:fldChar w:fldCharType="begin"/>
      </w:r>
      <w:r>
        <w:instrText xml:space="preserve"> PAGEREF _Ref411969145 \h </w:instrText>
      </w:r>
      <w:r>
        <w:fldChar w:fldCharType="separate"/>
      </w:r>
      <w:r w:rsidR="005F6770">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8" w:author="Windows User" w:date="2015-11-27T20:09:00Z" w:initials="WU">
    <w:p w14:paraId="03405E79" w14:textId="77777777" w:rsidR="00EF4931" w:rsidRDefault="00EF4931"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EF4931" w:rsidRDefault="00EF4931">
      <w:pPr>
        <w:pStyle w:val="CommentText"/>
      </w:pPr>
      <w:r>
        <w:rPr>
          <w:rStyle w:val="CommentReference"/>
        </w:rPr>
        <w:annotationRef/>
      </w:r>
      <w:r>
        <w:t>Compare to various translations</w:t>
      </w:r>
    </w:p>
  </w:comment>
  <w:comment w:id="91" w:author="Windows User" w:date="2015-10-30T12:37:00Z" w:initials="WU">
    <w:p w14:paraId="00B9961B" w14:textId="77777777" w:rsidR="00EF4931" w:rsidRDefault="00EF4931">
      <w:pPr>
        <w:pStyle w:val="CommentText"/>
      </w:pPr>
      <w:r>
        <w:rPr>
          <w:rStyle w:val="CommentReference"/>
        </w:rPr>
        <w:annotationRef/>
      </w:r>
      <w:r>
        <w:t>Is this supposed to be doubled?</w:t>
      </w:r>
    </w:p>
  </w:comment>
  <w:comment w:id="92" w:author="Windows User" w:date="2015-11-27T20:09:00Z" w:initials="WU">
    <w:p w14:paraId="218998C8" w14:textId="77777777" w:rsidR="00EF4931" w:rsidRDefault="00EF4931"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EF4931" w:rsidRDefault="00EF4931">
      <w:pPr>
        <w:pStyle w:val="CommentText"/>
      </w:pPr>
      <w:r>
        <w:rPr>
          <w:rStyle w:val="CommentReference"/>
        </w:rPr>
        <w:annotationRef/>
      </w:r>
      <w:r>
        <w:t>Does this go before Creed?</w:t>
      </w:r>
    </w:p>
  </w:comment>
  <w:comment w:id="96" w:author="Windows User" w:date="2015-11-06T13:03:00Z" w:initials="WU">
    <w:p w14:paraId="6B9D0F75" w14:textId="77777777" w:rsidR="00EF4931" w:rsidRDefault="00EF4931">
      <w:pPr>
        <w:pStyle w:val="CommentText"/>
      </w:pPr>
      <w:r>
        <w:rPr>
          <w:rStyle w:val="CommentReference"/>
        </w:rPr>
        <w:annotationRef/>
      </w:r>
      <w:r>
        <w:t>Coptic reader has Ps 3 here!</w:t>
      </w:r>
    </w:p>
  </w:comment>
  <w:comment w:id="113" w:author="Windows User" w:date="2015-11-02T08:54:00Z" w:initials="WU">
    <w:p w14:paraId="0366F544" w14:textId="77777777" w:rsidR="00EF4931" w:rsidRDefault="00EF4931">
      <w:pPr>
        <w:pStyle w:val="CommentText"/>
      </w:pPr>
      <w:r>
        <w:rPr>
          <w:rStyle w:val="CommentReference"/>
        </w:rPr>
        <w:annotationRef/>
      </w:r>
      <w:r>
        <w:t>Is there a phrase missing here?</w:t>
      </w:r>
    </w:p>
  </w:comment>
  <w:comment w:id="119" w:author="Windows User" w:date="2015-10-30T08:56:00Z" w:initials="WU">
    <w:p w14:paraId="1FDBEBA0" w14:textId="77777777" w:rsidR="00EF4931" w:rsidRDefault="00EF4931">
      <w:pPr>
        <w:pStyle w:val="CommentText"/>
      </w:pPr>
      <w:r>
        <w:rPr>
          <w:rStyle w:val="CommentReference"/>
        </w:rPr>
        <w:annotationRef/>
      </w:r>
      <w:r>
        <w:t>Should Glory be be here?</w:t>
      </w:r>
    </w:p>
  </w:comment>
  <w:comment w:id="124" w:author="Brett Slote" w:date="2016-05-02T12:37:00Z" w:initials="BS">
    <w:p w14:paraId="6A57FE90" w14:textId="269377C2" w:rsidR="00EF4931" w:rsidRDefault="00EF4931">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EF4931" w:rsidRDefault="00EF4931"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EF4931" w:rsidRDefault="00EF4931" w:rsidP="000C38C3">
      <w:pPr>
        <w:pStyle w:val="CommentText"/>
      </w:pPr>
      <w:r>
        <w:rPr>
          <w:rStyle w:val="CommentReference"/>
        </w:rPr>
        <w:annotationRef/>
      </w:r>
      <w:r>
        <w:t>works or deeds?</w:t>
      </w:r>
    </w:p>
  </w:comment>
  <w:comment w:id="127" w:author="Windows User" w:date="2015-11-21T13:24:00Z" w:initials="WU">
    <w:p w14:paraId="00EA2A44" w14:textId="77777777" w:rsidR="00EF4931" w:rsidRDefault="00EF4931" w:rsidP="000C38C3">
      <w:pPr>
        <w:pStyle w:val="CommentText"/>
      </w:pPr>
      <w:r>
        <w:rPr>
          <w:rStyle w:val="CommentReference"/>
        </w:rPr>
        <w:annotationRef/>
      </w:r>
      <w:r>
        <w:t>review</w:t>
      </w:r>
    </w:p>
  </w:comment>
  <w:comment w:id="128" w:author="Windows User" w:date="2015-10-30T08:56:00Z" w:initials="BS">
    <w:p w14:paraId="326418FE" w14:textId="77777777" w:rsidR="00EF4931" w:rsidRDefault="00EF4931" w:rsidP="000C38C3">
      <w:pPr>
        <w:pStyle w:val="CommentText"/>
      </w:pPr>
      <w:r>
        <w:rPr>
          <w:rStyle w:val="CommentReference"/>
        </w:rPr>
        <w:annotationRef/>
      </w:r>
      <w:r>
        <w:t>does Coptic have 'high'?</w:t>
      </w:r>
    </w:p>
  </w:comment>
  <w:comment w:id="129" w:author="Windows User" w:date="2015-11-21T13:24:00Z" w:initials="WU">
    <w:p w14:paraId="451F9B25" w14:textId="77777777" w:rsidR="00EF4931" w:rsidRDefault="00EF4931" w:rsidP="000C38C3">
      <w:pPr>
        <w:pStyle w:val="CommentText"/>
      </w:pPr>
      <w:r>
        <w:rPr>
          <w:rStyle w:val="CommentReference"/>
        </w:rPr>
        <w:annotationRef/>
      </w:r>
      <w:r>
        <w:t>review, add variant</w:t>
      </w:r>
    </w:p>
  </w:comment>
  <w:comment w:id="130" w:author="Windows User" w:date="2015-10-30T08:56:00Z" w:initials="BS">
    <w:p w14:paraId="688FBBBC" w14:textId="77777777" w:rsidR="00EF4931" w:rsidRDefault="00EF4931"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EF4931" w:rsidRDefault="00EF4931">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EF4931" w:rsidRDefault="00EF4931" w:rsidP="000278EC">
      <w:pPr>
        <w:pStyle w:val="CommentText"/>
      </w:pPr>
      <w:r>
        <w:rPr>
          <w:rStyle w:val="CommentReference"/>
        </w:rPr>
        <w:annotationRef/>
      </w:r>
      <w:r>
        <w:t>Gives light? Enlightens?</w:t>
      </w:r>
    </w:p>
  </w:comment>
  <w:comment w:id="168" w:author="Windows User" w:date="2015-10-30T08:56:00Z" w:initials="WU">
    <w:p w14:paraId="274DD96D" w14:textId="77777777" w:rsidR="00EF4931" w:rsidRDefault="00EF4931">
      <w:pPr>
        <w:pStyle w:val="CommentText"/>
      </w:pPr>
      <w:r>
        <w:rPr>
          <w:rStyle w:val="CommentReference"/>
        </w:rPr>
        <w:annotationRef/>
      </w:r>
      <w:r>
        <w:t>split after this vs?</w:t>
      </w:r>
    </w:p>
  </w:comment>
  <w:comment w:id="203" w:author="Windows User" w:date="2015-11-04T08:53:00Z" w:initials="WU">
    <w:p w14:paraId="057654D4" w14:textId="77777777" w:rsidR="00EF4931" w:rsidRDefault="00EF4931">
      <w:pPr>
        <w:pStyle w:val="CommentText"/>
      </w:pPr>
      <w:r>
        <w:rPr>
          <w:rStyle w:val="CommentReference"/>
        </w:rPr>
        <w:annotationRef/>
      </w:r>
      <w:r>
        <w:t>Life giver or giver of life?</w:t>
      </w:r>
    </w:p>
  </w:comment>
  <w:comment w:id="214" w:author="Windows User" w:date="2015-10-30T08:56:00Z" w:initials="BS">
    <w:p w14:paraId="681427A6" w14:textId="77777777" w:rsidR="00EF4931" w:rsidRDefault="00EF4931">
      <w:pPr>
        <w:pStyle w:val="CommentText"/>
      </w:pPr>
      <w:r>
        <w:rPr>
          <w:rStyle w:val="CommentReference"/>
        </w:rPr>
        <w:annotationRef/>
      </w:r>
      <w:r>
        <w:t>coptic has confess</w:t>
      </w:r>
    </w:p>
  </w:comment>
  <w:comment w:id="243" w:author="Microsoft Office User" w:date="2015-12-11T19:51:00Z" w:initials="Office">
    <w:p w14:paraId="593CF0B5" w14:textId="77777777" w:rsidR="00EF4931" w:rsidRDefault="00EF4931" w:rsidP="00704CAA">
      <w:pPr>
        <w:pStyle w:val="CommentText"/>
      </w:pPr>
      <w:r>
        <w:rPr>
          <w:rStyle w:val="CommentReference"/>
        </w:rPr>
        <w:annotationRef/>
      </w:r>
      <w:r>
        <w:t>this one needs rewording</w:t>
      </w:r>
    </w:p>
  </w:comment>
  <w:comment w:id="351" w:author="Windows User" w:date="2015-11-02T12:45:00Z" w:initials="WU">
    <w:p w14:paraId="7D99A743" w14:textId="77777777" w:rsidR="00EF4931" w:rsidRDefault="00EF4931" w:rsidP="00D31F38">
      <w:pPr>
        <w:pStyle w:val="CommentText"/>
      </w:pPr>
      <w:r>
        <w:rPr>
          <w:rStyle w:val="CommentReference"/>
        </w:rPr>
        <w:annotationRef/>
      </w:r>
      <w:r>
        <w:t>Any argument for "Rise up" rather than arise?"</w:t>
      </w:r>
    </w:p>
  </w:comment>
  <w:comment w:id="352" w:author="Windows User" w:date="2015-10-30T08:56:00Z" w:initials="WU">
    <w:p w14:paraId="0AB2ABCE" w14:textId="77777777" w:rsidR="00EF4931" w:rsidRDefault="00EF4931" w:rsidP="00D31F38">
      <w:pPr>
        <w:pStyle w:val="CommentText"/>
      </w:pPr>
      <w:r>
        <w:rPr>
          <w:rStyle w:val="CommentReference"/>
        </w:rPr>
        <w:annotationRef/>
      </w:r>
      <w:r>
        <w:t>flesh or body?</w:t>
      </w:r>
    </w:p>
  </w:comment>
  <w:comment w:id="353" w:author="Windows User" w:date="2015-10-30T08:56:00Z" w:initials="WU">
    <w:p w14:paraId="0375B80F" w14:textId="77777777" w:rsidR="00EF4931" w:rsidRDefault="00EF4931" w:rsidP="00D31F38">
      <w:pPr>
        <w:pStyle w:val="CommentText"/>
      </w:pPr>
      <w:r>
        <w:rPr>
          <w:rStyle w:val="CommentReference"/>
        </w:rPr>
        <w:annotationRef/>
      </w:r>
      <w:r>
        <w:t>Send up, or ascribe?</w:t>
      </w:r>
    </w:p>
  </w:comment>
  <w:comment w:id="354" w:author="Windows User" w:date="2015-10-30T08:56:00Z" w:initials="WU">
    <w:p w14:paraId="5622D018" w14:textId="77777777" w:rsidR="00EF4931" w:rsidRDefault="00EF4931" w:rsidP="00D31F38">
      <w:pPr>
        <w:pStyle w:val="CommentText"/>
      </w:pPr>
      <w:r>
        <w:rPr>
          <w:rStyle w:val="CommentReference"/>
        </w:rPr>
        <w:annotationRef/>
      </w:r>
      <w:r>
        <w:t>doxology or glorification?</w:t>
      </w:r>
    </w:p>
  </w:comment>
  <w:comment w:id="355" w:author="Windows User" w:date="2015-10-30T08:56:00Z" w:initials="WU">
    <w:p w14:paraId="10960ED9" w14:textId="77777777" w:rsidR="00EF4931" w:rsidRDefault="00EF4931" w:rsidP="00D31F38">
      <w:pPr>
        <w:pStyle w:val="CommentText"/>
      </w:pPr>
      <w:r>
        <w:rPr>
          <w:rStyle w:val="CommentReference"/>
        </w:rPr>
        <w:annotationRef/>
      </w:r>
      <w:r>
        <w:t>"Glory to you" or "Glory be to you"?</w:t>
      </w:r>
    </w:p>
  </w:comment>
  <w:comment w:id="356" w:author="Windows User" w:date="2015-10-30T08:56:00Z" w:initials="WU">
    <w:p w14:paraId="67C46469" w14:textId="77777777" w:rsidR="00EF4931" w:rsidRDefault="00EF4931" w:rsidP="00D31F38">
      <w:pPr>
        <w:pStyle w:val="CommentText"/>
      </w:pPr>
      <w:r>
        <w:rPr>
          <w:rStyle w:val="CommentReference"/>
        </w:rPr>
        <w:annotationRef/>
      </w:r>
      <w:r>
        <w:t>You?</w:t>
      </w:r>
    </w:p>
  </w:comment>
  <w:comment w:id="357" w:author="Windows User" w:date="2015-10-30T08:56:00Z" w:initials="WU">
    <w:p w14:paraId="744CF838" w14:textId="77777777" w:rsidR="00EF4931" w:rsidRDefault="00EF4931" w:rsidP="00D31F38">
      <w:pPr>
        <w:pStyle w:val="CommentText"/>
      </w:pPr>
      <w:r>
        <w:rPr>
          <w:rStyle w:val="CommentReference"/>
        </w:rPr>
        <w:annotationRef/>
      </w:r>
      <w:r>
        <w:t>To the Sanctuary or O you saints???</w:t>
      </w:r>
    </w:p>
  </w:comment>
  <w:comment w:id="358" w:author="Windows User" w:date="2015-10-30T08:56:00Z" w:initials="WU">
    <w:p w14:paraId="47DB61A6" w14:textId="77777777" w:rsidR="00EF4931" w:rsidRDefault="00EF4931" w:rsidP="00D31F38">
      <w:pPr>
        <w:pStyle w:val="CommentText"/>
      </w:pPr>
      <w:r>
        <w:rPr>
          <w:rStyle w:val="CommentReference"/>
        </w:rPr>
        <w:annotationRef/>
      </w:r>
      <w:r>
        <w:t>from sounds more natural than out of. Any compelling reason to keep?</w:t>
      </w:r>
    </w:p>
  </w:comment>
  <w:comment w:id="359" w:author="Windows User" w:date="2015-10-30T08:56:00Z" w:initials="WU">
    <w:p w14:paraId="463DE6F6" w14:textId="77777777" w:rsidR="00EF4931" w:rsidRDefault="00EF4931" w:rsidP="00D31F38">
      <w:pPr>
        <w:pStyle w:val="CommentText"/>
      </w:pPr>
      <w:r>
        <w:rPr>
          <w:rStyle w:val="CommentReference"/>
        </w:rPr>
        <w:annotationRef/>
      </w:r>
      <w:r>
        <w:t>supplication or cry?</w:t>
      </w:r>
    </w:p>
  </w:comment>
  <w:comment w:id="360" w:author="Windows User" w:date="2015-10-30T08:56:00Z" w:initials="WU">
    <w:p w14:paraId="4FD2340C" w14:textId="77777777" w:rsidR="00EF4931" w:rsidRDefault="00EF4931" w:rsidP="00D31F38">
      <w:pPr>
        <w:pStyle w:val="CommentText"/>
      </w:pPr>
      <w:r>
        <w:rPr>
          <w:rStyle w:val="CommentReference"/>
        </w:rPr>
        <w:annotationRef/>
      </w:r>
      <w:r>
        <w:t>petition or supplication? supplication sounds much better.</w:t>
      </w:r>
    </w:p>
  </w:comment>
  <w:comment w:id="361" w:author="Windows User" w:date="2015-10-30T08:56:00Z" w:initials="WU">
    <w:p w14:paraId="4E23918A" w14:textId="77777777" w:rsidR="00EF4931" w:rsidRDefault="00EF4931" w:rsidP="00D31F38">
      <w:pPr>
        <w:pStyle w:val="CommentText"/>
      </w:pPr>
      <w:r>
        <w:rPr>
          <w:rStyle w:val="CommentReference"/>
        </w:rPr>
        <w:annotationRef/>
      </w:r>
      <w:r>
        <w:t>revive or deliver?</w:t>
      </w:r>
    </w:p>
  </w:comment>
  <w:comment w:id="362" w:author="Windows User" w:date="2015-10-30T08:56:00Z" w:initials="WU">
    <w:p w14:paraId="45934B86" w14:textId="77777777" w:rsidR="00EF4931" w:rsidRDefault="00EF4931" w:rsidP="00D31F38">
      <w:pPr>
        <w:pStyle w:val="CommentText"/>
      </w:pPr>
      <w:r>
        <w:rPr>
          <w:rStyle w:val="CommentReference"/>
        </w:rPr>
        <w:annotationRef/>
      </w:r>
      <w:r>
        <w:t>pour forth, utter, or overflow? I like the way overflow sounds more than pour forth. More natural.</w:t>
      </w:r>
    </w:p>
  </w:comment>
  <w:comment w:id="363" w:author="Windows User" w:date="2015-10-30T08:56:00Z" w:initials="WU">
    <w:p w14:paraId="3EC53F34" w14:textId="77777777" w:rsidR="00EF4931" w:rsidRDefault="00EF4931" w:rsidP="00D31F38">
      <w:pPr>
        <w:pStyle w:val="CommentText"/>
      </w:pPr>
      <w:r>
        <w:rPr>
          <w:rStyle w:val="CommentReference"/>
        </w:rPr>
        <w:annotationRef/>
      </w:r>
      <w:r>
        <w:t>blessing or praise?</w:t>
      </w:r>
    </w:p>
  </w:comment>
  <w:comment w:id="364" w:author="Windows User" w:date="2015-10-30T08:56:00Z" w:initials="WU">
    <w:p w14:paraId="30167A78" w14:textId="77777777" w:rsidR="00EF4931" w:rsidRDefault="00EF4931" w:rsidP="00D31F38">
      <w:pPr>
        <w:pStyle w:val="CommentText"/>
      </w:pPr>
      <w:r>
        <w:rPr>
          <w:rStyle w:val="CommentReference"/>
        </w:rPr>
        <w:annotationRef/>
      </w:r>
      <w:r>
        <w:t>respond with? respond to? speak of?</w:t>
      </w:r>
    </w:p>
  </w:comment>
  <w:comment w:id="365" w:author="Windows User" w:date="2015-10-30T08:56:00Z" w:initials="WU">
    <w:p w14:paraId="6965197E" w14:textId="77777777" w:rsidR="00EF4931" w:rsidRDefault="00EF4931" w:rsidP="00D31F38">
      <w:pPr>
        <w:pStyle w:val="CommentText"/>
      </w:pPr>
      <w:r>
        <w:rPr>
          <w:rStyle w:val="CommentReference"/>
        </w:rPr>
        <w:annotationRef/>
      </w:r>
      <w:r>
        <w:t>rightous, true, or truth?</w:t>
      </w:r>
    </w:p>
  </w:comment>
  <w:comment w:id="366" w:author="Windows User" w:date="2015-10-30T08:56:00Z" w:initials="WU">
    <w:p w14:paraId="668FF70C" w14:textId="77777777" w:rsidR="00EF4931" w:rsidRDefault="00EF4931" w:rsidP="00D31F38">
      <w:pPr>
        <w:pStyle w:val="CommentText"/>
      </w:pPr>
      <w:r>
        <w:rPr>
          <w:rStyle w:val="CommentReference"/>
        </w:rPr>
        <w:annotationRef/>
      </w:r>
      <w:r>
        <w:t>meditation, or delight?</w:t>
      </w:r>
    </w:p>
  </w:comment>
  <w:comment w:id="367" w:author="Windows User" w:date="2015-10-30T08:56:00Z" w:initials="WU">
    <w:p w14:paraId="3C05865D" w14:textId="77777777" w:rsidR="00EF4931" w:rsidRDefault="00EF4931" w:rsidP="00D31F38">
      <w:pPr>
        <w:pStyle w:val="CommentText"/>
      </w:pPr>
      <w:r>
        <w:rPr>
          <w:rStyle w:val="CommentReference"/>
        </w:rPr>
        <w:annotationRef/>
      </w:r>
      <w:r>
        <w:t>forever or always?</w:t>
      </w:r>
    </w:p>
  </w:comment>
  <w:comment w:id="368" w:author="Windows User" w:date="2015-10-30T08:56:00Z" w:initials="WU">
    <w:p w14:paraId="3B00730E" w14:textId="77777777" w:rsidR="00EF4931" w:rsidRDefault="00EF4931" w:rsidP="00D31F38">
      <w:pPr>
        <w:pStyle w:val="CommentText"/>
      </w:pPr>
      <w:r>
        <w:rPr>
          <w:rStyle w:val="CommentReference"/>
        </w:rPr>
        <w:annotationRef/>
      </w:r>
      <w:r>
        <w:t>and forever?</w:t>
      </w:r>
    </w:p>
  </w:comment>
  <w:comment w:id="369" w:author="Windows User" w:date="2015-10-30T08:56:00Z" w:initials="WU">
    <w:p w14:paraId="1B4AAEB0" w14:textId="77777777" w:rsidR="00EF4931" w:rsidRDefault="00EF4931" w:rsidP="00D31F38">
      <w:pPr>
        <w:pStyle w:val="CommentText"/>
      </w:pPr>
      <w:r>
        <w:rPr>
          <w:rStyle w:val="CommentReference"/>
        </w:rPr>
        <w:annotationRef/>
      </w:r>
      <w:r>
        <w:t>be?</w:t>
      </w:r>
    </w:p>
  </w:comment>
  <w:comment w:id="370" w:author="Windows User" w:date="2015-10-30T08:56:00Z" w:initials="WU">
    <w:p w14:paraId="1B1C5E2C" w14:textId="77777777" w:rsidR="00EF4931" w:rsidRDefault="00EF4931" w:rsidP="00D31F38">
      <w:pPr>
        <w:pStyle w:val="CommentText"/>
      </w:pPr>
      <w:r>
        <w:rPr>
          <w:rStyle w:val="CommentReference"/>
        </w:rPr>
        <w:annotationRef/>
      </w:r>
      <w:r>
        <w:t>be?</w:t>
      </w:r>
    </w:p>
  </w:comment>
  <w:comment w:id="371" w:author="Windows User" w:date="2015-10-30T08:56:00Z" w:initials="WU">
    <w:p w14:paraId="2A55755C" w14:textId="77777777" w:rsidR="00EF4931" w:rsidRDefault="00EF4931" w:rsidP="00D31F38">
      <w:pPr>
        <w:pStyle w:val="CommentText"/>
      </w:pPr>
      <w:r>
        <w:rPr>
          <w:rStyle w:val="CommentReference"/>
        </w:rPr>
        <w:annotationRef/>
      </w:r>
      <w:r>
        <w:t>is the insertion of "one" after "begotten" needed in english?</w:t>
      </w:r>
    </w:p>
  </w:comment>
  <w:comment w:id="372" w:author="Windows User" w:date="2015-10-30T08:56:00Z" w:initials="WU">
    <w:p w14:paraId="2B8406D1" w14:textId="77777777" w:rsidR="00EF4931" w:rsidRDefault="00EF4931" w:rsidP="00D31F38">
      <w:pPr>
        <w:pStyle w:val="CommentText"/>
      </w:pPr>
      <w:r>
        <w:rPr>
          <w:rStyle w:val="CommentReference"/>
        </w:rPr>
        <w:annotationRef/>
      </w:r>
      <w:r>
        <w:t>utter or declare?</w:t>
      </w:r>
    </w:p>
  </w:comment>
  <w:comment w:id="380" w:author="Windows User" w:date="2015-10-30T08:56:00Z" w:initials="BS">
    <w:p w14:paraId="5E20C97F" w14:textId="77777777" w:rsidR="00EF4931" w:rsidRDefault="00EF4931" w:rsidP="00D31F38">
      <w:pPr>
        <w:pStyle w:val="CommentText"/>
      </w:pPr>
      <w:r>
        <w:rPr>
          <w:rStyle w:val="CommentReference"/>
        </w:rPr>
        <w:annotationRef/>
      </w:r>
      <w:r>
        <w:t>look at? look upon? regard?</w:t>
      </w:r>
    </w:p>
  </w:comment>
  <w:comment w:id="381" w:author="Windows User" w:date="2015-10-30T08:56:00Z" w:initials="BS">
    <w:p w14:paraId="2ADF0207" w14:textId="77777777" w:rsidR="00EF4931" w:rsidRDefault="00EF4931" w:rsidP="00D31F38">
      <w:pPr>
        <w:pStyle w:val="CommentText"/>
      </w:pPr>
      <w:r>
        <w:rPr>
          <w:rStyle w:val="CommentReference"/>
        </w:rPr>
        <w:annotationRef/>
      </w:r>
      <w:r>
        <w:t>no one?</w:t>
      </w:r>
    </w:p>
  </w:comment>
  <w:comment w:id="382" w:author="Windows User" w:date="2015-10-30T08:56:00Z" w:initials="BS">
    <w:p w14:paraId="485D87CE" w14:textId="77777777" w:rsidR="00EF4931" w:rsidRDefault="00EF4931" w:rsidP="00D31F38">
      <w:pPr>
        <w:pStyle w:val="CommentText"/>
      </w:pPr>
      <w:r>
        <w:rPr>
          <w:rStyle w:val="CommentReference"/>
        </w:rPr>
        <w:annotationRef/>
      </w:r>
      <w:r>
        <w:t>in?</w:t>
      </w:r>
    </w:p>
    <w:p w14:paraId="472FCBB1" w14:textId="77777777" w:rsidR="00EF4931" w:rsidRDefault="00EF4931" w:rsidP="00D31F38">
      <w:pPr>
        <w:pStyle w:val="CommentText"/>
      </w:pPr>
    </w:p>
  </w:comment>
  <w:comment w:id="383" w:author="Windows User" w:date="2015-10-30T08:56:00Z" w:initials="BS">
    <w:p w14:paraId="0FA627AF" w14:textId="77777777" w:rsidR="00EF4931" w:rsidRDefault="00EF4931" w:rsidP="00D31F38">
      <w:pPr>
        <w:pStyle w:val="CommentText"/>
      </w:pPr>
      <w:r>
        <w:rPr>
          <w:rStyle w:val="CommentReference"/>
        </w:rPr>
        <w:annotationRef/>
      </w:r>
      <w:r>
        <w:t>before?</w:t>
      </w:r>
    </w:p>
  </w:comment>
  <w:comment w:id="384" w:author="Windows User" w:date="2015-10-30T08:56:00Z" w:initials="BS">
    <w:p w14:paraId="744D2B01" w14:textId="77777777" w:rsidR="00EF4931" w:rsidRDefault="00EF4931" w:rsidP="00D31F38">
      <w:pPr>
        <w:pStyle w:val="CommentText"/>
      </w:pPr>
      <w:r>
        <w:rPr>
          <w:rStyle w:val="CommentReference"/>
        </w:rPr>
        <w:annotationRef/>
      </w:r>
      <w:r>
        <w:t>joy entered into the whole world doesn't mean much...</w:t>
      </w:r>
    </w:p>
  </w:comment>
  <w:comment w:id="385" w:author="Windows User" w:date="2015-10-30T08:56:00Z" w:initials="BS">
    <w:p w14:paraId="4F77BBAD" w14:textId="77777777" w:rsidR="00EF4931" w:rsidRDefault="00EF4931" w:rsidP="00D31F38">
      <w:pPr>
        <w:pStyle w:val="CommentText"/>
      </w:pPr>
      <w:r>
        <w:rPr>
          <w:rStyle w:val="CommentReference"/>
        </w:rPr>
        <w:annotationRef/>
      </w:r>
      <w:r>
        <w:t>? any better way to express that's more accurate while meaning something?</w:t>
      </w:r>
    </w:p>
  </w:comment>
  <w:comment w:id="386" w:author="Windows User" w:date="2015-10-30T08:56:00Z" w:initials="BS">
    <w:p w14:paraId="3F67AE7E" w14:textId="77777777" w:rsidR="00EF4931" w:rsidRDefault="00EF4931" w:rsidP="00D31F38">
      <w:pPr>
        <w:pStyle w:val="CommentText"/>
      </w:pPr>
      <w:r>
        <w:rPr>
          <w:rStyle w:val="CommentReference"/>
        </w:rPr>
        <w:annotationRef/>
      </w:r>
      <w:r>
        <w:t>sealed as in ever virgin... or more like hidden?</w:t>
      </w:r>
    </w:p>
  </w:comment>
  <w:comment w:id="387" w:author="Windows User" w:date="2015-10-30T08:56:00Z" w:initials="BS">
    <w:p w14:paraId="079DFF07" w14:textId="77777777" w:rsidR="00EF4931" w:rsidRDefault="00EF4931" w:rsidP="00D31F38">
      <w:pPr>
        <w:pStyle w:val="CommentText"/>
      </w:pPr>
      <w:r>
        <w:rPr>
          <w:rStyle w:val="CommentReference"/>
        </w:rPr>
        <w:annotationRef/>
      </w:r>
      <w:r>
        <w:t>fragrant ointment? ointment? Incense and ointment with weeping and mourning?</w:t>
      </w:r>
    </w:p>
  </w:comment>
  <w:comment w:id="388" w:author="Windows User" w:date="2015-10-30T08:56:00Z" w:initials="BS">
    <w:p w14:paraId="534D6E8F" w14:textId="77777777" w:rsidR="00EF4931" w:rsidRDefault="00EF4931" w:rsidP="00D31F38">
      <w:pPr>
        <w:pStyle w:val="CommentText"/>
      </w:pPr>
      <w:r>
        <w:rPr>
          <w:rStyle w:val="CommentReference"/>
        </w:rPr>
        <w:annotationRef/>
      </w:r>
      <w:r>
        <w:t>spices or ointment</w:t>
      </w:r>
    </w:p>
  </w:comment>
  <w:comment w:id="389" w:author="Windows User" w:date="2015-10-30T08:56:00Z" w:initials="BS">
    <w:p w14:paraId="5C973492" w14:textId="77777777" w:rsidR="00EF4931" w:rsidRDefault="00EF4931" w:rsidP="00D31F38">
      <w:pPr>
        <w:pStyle w:val="CommentText"/>
      </w:pPr>
      <w:r>
        <w:rPr>
          <w:rStyle w:val="CommentReference"/>
        </w:rPr>
        <w:annotationRef/>
      </w:r>
      <w:r>
        <w:t>Is risen or has risen?</w:t>
      </w:r>
    </w:p>
  </w:comment>
  <w:comment w:id="390" w:author="Windows User" w:date="2015-10-30T08:56:00Z" w:initials="BS">
    <w:p w14:paraId="2FC8AFF7" w14:textId="77777777" w:rsidR="00EF4931" w:rsidRDefault="00EF4931" w:rsidP="00D31F38">
      <w:pPr>
        <w:pStyle w:val="CommentText"/>
      </w:pPr>
      <w:r>
        <w:rPr>
          <w:rStyle w:val="CommentReference"/>
        </w:rPr>
        <w:annotationRef/>
      </w:r>
      <w:r>
        <w:t>need a consistent policy for what to capitalize!</w:t>
      </w:r>
    </w:p>
  </w:comment>
  <w:comment w:id="391" w:author="Windows User" w:date="2015-10-30T08:56:00Z" w:initials="BS">
    <w:p w14:paraId="411351ED" w14:textId="77777777" w:rsidR="00EF4931" w:rsidRDefault="00EF4931"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2" w:author="Windows User" w:date="2015-10-30T08:56:00Z" w:initials="BS">
    <w:p w14:paraId="1D3AB79C" w14:textId="77777777" w:rsidR="00EF4931" w:rsidRDefault="00EF4931" w:rsidP="00D31F38">
      <w:pPr>
        <w:pStyle w:val="CommentText"/>
      </w:pPr>
      <w:r>
        <w:rPr>
          <w:rStyle w:val="CommentReference"/>
        </w:rPr>
        <w:annotationRef/>
      </w:r>
      <w:r>
        <w:t xml:space="preserve">decay? </w:t>
      </w:r>
    </w:p>
  </w:comment>
  <w:comment w:id="394" w:author="Windows User" w:date="2015-10-30T08:56:00Z" w:initials="WU">
    <w:p w14:paraId="70A28C39" w14:textId="77777777" w:rsidR="00EF4931" w:rsidRDefault="00EF4931" w:rsidP="00D31F38">
      <w:pPr>
        <w:pStyle w:val="CommentText"/>
      </w:pPr>
      <w:r>
        <w:rPr>
          <w:rStyle w:val="CommentReference"/>
        </w:rPr>
        <w:annotationRef/>
      </w:r>
      <w:r>
        <w:t>LXX has glorify him, not prepare Him an habitation</w:t>
      </w:r>
    </w:p>
  </w:comment>
  <w:comment w:id="395" w:author="Windows User" w:date="2015-10-30T08:56:00Z" w:initials="WU">
    <w:p w14:paraId="26EA5B86" w14:textId="77777777" w:rsidR="00EF4931" w:rsidRDefault="00EF4931" w:rsidP="00D31F38">
      <w:pPr>
        <w:pStyle w:val="CommentText"/>
      </w:pPr>
      <w:r>
        <w:rPr>
          <w:rStyle w:val="CommentReference"/>
        </w:rPr>
        <w:annotationRef/>
      </w:r>
      <w:r>
        <w:t>or when he brings wars to naught. NETS has shatters</w:t>
      </w:r>
    </w:p>
  </w:comment>
  <w:comment w:id="396" w:author="Windows User" w:date="2015-10-30T08:56:00Z" w:initials="WU">
    <w:p w14:paraId="07C5DE0D" w14:textId="77777777" w:rsidR="00EF4931" w:rsidRDefault="00EF4931" w:rsidP="00D31F38">
      <w:pPr>
        <w:pStyle w:val="CommentText"/>
      </w:pPr>
      <w:r>
        <w:rPr>
          <w:rStyle w:val="CommentReference"/>
        </w:rPr>
        <w:annotationRef/>
      </w:r>
      <w:r>
        <w:t>literally choice mounted captains?</w:t>
      </w:r>
    </w:p>
  </w:comment>
  <w:comment w:id="397" w:author="Windows User" w:date="2015-10-30T08:56:00Z" w:initials="WU">
    <w:p w14:paraId="4CE45F4E" w14:textId="77777777" w:rsidR="00EF4931" w:rsidRDefault="00EF4931" w:rsidP="00D31F38">
      <w:pPr>
        <w:pStyle w:val="CommentText"/>
      </w:pPr>
      <w:r>
        <w:rPr>
          <w:rStyle w:val="CommentReference"/>
        </w:rPr>
        <w:annotationRef/>
      </w:r>
      <w:r>
        <w:t>Nets has third-ranked officers. Captain is the modern term for the 3rd rank of officer, sticking with captain</w:t>
      </w:r>
    </w:p>
  </w:comment>
  <w:comment w:id="398" w:author="Windows User" w:date="2015-10-30T08:56:00Z" w:initials="WU">
    <w:p w14:paraId="70291138" w14:textId="77777777" w:rsidR="00EF4931" w:rsidRDefault="00EF4931" w:rsidP="00D31F38">
      <w:pPr>
        <w:pStyle w:val="CommentText"/>
      </w:pPr>
      <w:r>
        <w:rPr>
          <w:rStyle w:val="CommentReference"/>
        </w:rPr>
        <w:annotationRef/>
      </w:r>
      <w:r>
        <w:t>Have to have a consistent tense... was to go with above, if want has been all above needs to change to that tense.</w:t>
      </w:r>
    </w:p>
  </w:comment>
  <w:comment w:id="399" w:author="Windows User" w:date="2015-10-30T08:56:00Z" w:initials="WU">
    <w:p w14:paraId="72868208" w14:textId="77777777" w:rsidR="00EF4931" w:rsidRDefault="00EF4931" w:rsidP="00D31F38">
      <w:pPr>
        <w:pStyle w:val="CommentText"/>
      </w:pPr>
      <w:r>
        <w:rPr>
          <w:rStyle w:val="CommentReference"/>
        </w:rPr>
        <w:annotationRef/>
      </w:r>
      <w:r>
        <w:t>crushed or destroyed?</w:t>
      </w:r>
    </w:p>
  </w:comment>
  <w:comment w:id="400" w:author="Windows User" w:date="2015-10-30T08:56:00Z" w:initials="WU">
    <w:p w14:paraId="2D37744E" w14:textId="77777777" w:rsidR="00EF4931" w:rsidRDefault="00EF4931" w:rsidP="00D31F38">
      <w:pPr>
        <w:pStyle w:val="CommentText"/>
      </w:pPr>
      <w:r>
        <w:rPr>
          <w:rStyle w:val="CommentReference"/>
        </w:rPr>
        <w:annotationRef/>
      </w:r>
      <w:r>
        <w:t>elsewhere ekhomkhem is translated as crushed... NETS has shattered. Brenton destroyed.</w:t>
      </w:r>
    </w:p>
  </w:comment>
  <w:comment w:id="401" w:author="Windows User" w:date="2015-10-30T08:56:00Z" w:initials="WU">
    <w:p w14:paraId="1035793C" w14:textId="77777777" w:rsidR="00EF4931" w:rsidRDefault="00EF4931" w:rsidP="00D31F38">
      <w:pPr>
        <w:pStyle w:val="CommentText"/>
      </w:pPr>
      <w:r>
        <w:rPr>
          <w:rStyle w:val="CommentReference"/>
        </w:rPr>
        <w:annotationRef/>
      </w:r>
      <w:r>
        <w:t>sent or sent forth?</w:t>
      </w:r>
    </w:p>
  </w:comment>
  <w:comment w:id="402" w:author="Windows User" w:date="2015-10-30T08:56:00Z" w:initials="WU">
    <w:p w14:paraId="6E78BA80" w14:textId="77777777" w:rsidR="00EF4931" w:rsidRDefault="00EF4931" w:rsidP="00D31F38">
      <w:pPr>
        <w:pStyle w:val="CommentText"/>
      </w:pPr>
      <w:r>
        <w:rPr>
          <w:rStyle w:val="CommentReference"/>
        </w:rPr>
        <w:annotationRef/>
      </w:r>
      <w:r>
        <w:t>or saints? ft note?</w:t>
      </w:r>
    </w:p>
  </w:comment>
  <w:comment w:id="403" w:author="Windows User" w:date="2015-10-30T08:56:00Z" w:initials="WU">
    <w:p w14:paraId="2897BA2F" w14:textId="77777777" w:rsidR="00EF4931" w:rsidRDefault="00EF4931" w:rsidP="00D31F38">
      <w:pPr>
        <w:pStyle w:val="CommentText"/>
      </w:pPr>
      <w:r>
        <w:rPr>
          <w:rStyle w:val="CommentReference"/>
        </w:rPr>
        <w:annotationRef/>
      </w:r>
      <w:r>
        <w:t>glories? glorious deeds? or in glory?</w:t>
      </w:r>
    </w:p>
  </w:comment>
  <w:comment w:id="404" w:author="Windows User" w:date="2015-10-30T08:56:00Z" w:initials="WU">
    <w:p w14:paraId="5FCE7650" w14:textId="77777777" w:rsidR="00EF4931" w:rsidRDefault="00EF4931" w:rsidP="00D31F38">
      <w:pPr>
        <w:pStyle w:val="CommentText"/>
      </w:pPr>
      <w:r>
        <w:rPr>
          <w:rStyle w:val="CommentReference"/>
        </w:rPr>
        <w:annotationRef/>
      </w:r>
      <w:r>
        <w:t>redeemed? or chose?</w:t>
      </w:r>
    </w:p>
  </w:comment>
  <w:comment w:id="405" w:author="Windows User" w:date="2015-10-30T08:56:00Z" w:initials="WU">
    <w:p w14:paraId="0E9DC1B8" w14:textId="77777777" w:rsidR="00EF4931" w:rsidRDefault="00EF4931" w:rsidP="00D31F38">
      <w:pPr>
        <w:pStyle w:val="CommentText"/>
      </w:pPr>
      <w:r>
        <w:rPr>
          <w:rStyle w:val="CommentReference"/>
        </w:rPr>
        <w:annotationRef/>
      </w:r>
      <w:r>
        <w:t>abode? habitation? resting place?</w:t>
      </w:r>
    </w:p>
  </w:comment>
  <w:comment w:id="406" w:author="Windows User" w:date="2015-10-30T08:56:00Z" w:initials="WU">
    <w:p w14:paraId="551D5D79" w14:textId="77777777" w:rsidR="00EF4931" w:rsidRDefault="00EF4931" w:rsidP="00D31F38">
      <w:pPr>
        <w:pStyle w:val="CommentText"/>
      </w:pPr>
      <w:r>
        <w:rPr>
          <w:rStyle w:val="CommentReference"/>
        </w:rPr>
        <w:annotationRef/>
      </w:r>
      <w:r>
        <w:t>Nets has pangs.</w:t>
      </w:r>
    </w:p>
  </w:comment>
  <w:comment w:id="407" w:author="Windows User" w:date="2015-10-30T08:56:00Z" w:initials="WU">
    <w:p w14:paraId="6297DC8C" w14:textId="77777777" w:rsidR="00EF4931" w:rsidRDefault="00EF4931" w:rsidP="00D31F38">
      <w:pPr>
        <w:pStyle w:val="CommentText"/>
      </w:pPr>
      <w:r>
        <w:rPr>
          <w:rStyle w:val="CommentReference"/>
        </w:rPr>
        <w:annotationRef/>
      </w:r>
      <w:r>
        <w:t>Nets has tense change here rather than start of next vs. Brenton too.</w:t>
      </w:r>
    </w:p>
  </w:comment>
  <w:comment w:id="408" w:author="Windows User" w:date="2015-10-30T08:56:00Z" w:initials="WU">
    <w:p w14:paraId="76F4CEC8" w14:textId="77777777" w:rsidR="00EF4931" w:rsidRDefault="00EF4931" w:rsidP="00D31F38">
      <w:pPr>
        <w:pStyle w:val="CommentText"/>
      </w:pPr>
      <w:r>
        <w:rPr>
          <w:rStyle w:val="CommentReference"/>
        </w:rPr>
        <w:annotationRef/>
      </w:r>
      <w:r>
        <w:t xml:space="preserve">reign? king? reign as king? tense? shall reign? </w:t>
      </w:r>
    </w:p>
  </w:comment>
  <w:comment w:id="409" w:author="Windows User" w:date="2015-10-30T08:56:00Z" w:initials="WU">
    <w:p w14:paraId="28ADCC63" w14:textId="77777777" w:rsidR="00EF4931" w:rsidRDefault="00EF4931" w:rsidP="00D31F38">
      <w:pPr>
        <w:pStyle w:val="CommentText"/>
      </w:pPr>
      <w:r>
        <w:rPr>
          <w:rStyle w:val="CommentReference"/>
        </w:rPr>
        <w:annotationRef/>
      </w:r>
      <w:r>
        <w:t>What does the Coptic say? Is it something like this?</w:t>
      </w:r>
    </w:p>
  </w:comment>
  <w:comment w:id="410" w:author="Windows User" w:date="2015-10-30T08:56:00Z" w:initials="WU">
    <w:p w14:paraId="2E86C403" w14:textId="77777777" w:rsidR="00EF4931" w:rsidRDefault="00EF4931" w:rsidP="00D31F38">
      <w:pPr>
        <w:pStyle w:val="CommentText"/>
      </w:pPr>
      <w:r>
        <w:rPr>
          <w:rStyle w:val="CommentReference"/>
        </w:rPr>
        <w:annotationRef/>
      </w:r>
      <w:r>
        <w:t>For? or Since?</w:t>
      </w:r>
    </w:p>
  </w:comment>
  <w:comment w:id="411" w:author="Windows User" w:date="2015-10-30T08:56:00Z" w:initials="WU">
    <w:p w14:paraId="031A7CF6" w14:textId="77777777" w:rsidR="00EF4931" w:rsidRDefault="00EF4931" w:rsidP="00D31F38">
      <w:pPr>
        <w:pStyle w:val="CommentText"/>
      </w:pPr>
      <w:r>
        <w:rPr>
          <w:rStyle w:val="CommentReference"/>
        </w:rPr>
        <w:annotationRef/>
      </w:r>
      <w:r>
        <w:t>Brenton and NETS have dances. Coptic has hanhos (guessing hos is praises or songs). I'm thinking not praises... but need you guys to clarify</w:t>
      </w:r>
    </w:p>
  </w:comment>
  <w:comment w:id="412" w:author="Microsoft Office User" w:date="2016-04-15T20:59:00Z" w:initials="Office">
    <w:p w14:paraId="7025F405" w14:textId="64A37FE0" w:rsidR="00EF4931" w:rsidRDefault="00EF4931">
      <w:pPr>
        <w:pStyle w:val="CommentText"/>
      </w:pPr>
      <w:r>
        <w:rPr>
          <w:rStyle w:val="CommentReference"/>
        </w:rPr>
        <w:annotationRef/>
      </w:r>
      <w:r>
        <w:t>Or “he has greatly glorified Himself, as NETS?</w:t>
      </w:r>
    </w:p>
  </w:comment>
  <w:comment w:id="413" w:author="Windows User" w:date="2015-10-30T08:56:00Z" w:initials="WU">
    <w:p w14:paraId="2A38A2FD" w14:textId="77777777" w:rsidR="00EF4931" w:rsidRDefault="00EF4931" w:rsidP="00D31F38">
      <w:pPr>
        <w:pStyle w:val="CommentText"/>
      </w:pPr>
      <w:r>
        <w:rPr>
          <w:rStyle w:val="CommentReference"/>
        </w:rPr>
        <w:annotationRef/>
      </w:r>
      <w:r>
        <w:t>The NETS phrasing seems to me the only way to reconcile the other translations.</w:t>
      </w:r>
    </w:p>
  </w:comment>
  <w:comment w:id="420" w:author="Windows User" w:date="2015-10-30T08:56:00Z" w:initials="WU">
    <w:p w14:paraId="57C92C81" w14:textId="77777777" w:rsidR="00EF4931" w:rsidRDefault="00EF4931" w:rsidP="00D31F38">
      <w:pPr>
        <w:pStyle w:val="CommentText"/>
      </w:pPr>
      <w:r>
        <w:rPr>
          <w:rStyle w:val="CommentReference"/>
        </w:rPr>
        <w:annotationRef/>
      </w:r>
      <w:r>
        <w:t>This way sure sounds better. I know "With the split" is more literal, but it doesn't make any sense in English. This does.</w:t>
      </w:r>
    </w:p>
  </w:comment>
  <w:comment w:id="421" w:author="Windows User" w:date="2015-10-30T08:56:00Z" w:initials="WU">
    <w:p w14:paraId="5BBD34BE" w14:textId="77777777" w:rsidR="00EF4931" w:rsidRDefault="00EF4931" w:rsidP="00D31F38">
      <w:pPr>
        <w:pStyle w:val="CommentText"/>
      </w:pPr>
      <w:r>
        <w:rPr>
          <w:rStyle w:val="CommentReference"/>
        </w:rPr>
        <w:annotationRef/>
      </w:r>
      <w:r>
        <w:t>path or walkway?</w:t>
      </w:r>
    </w:p>
  </w:comment>
  <w:comment w:id="422" w:author="Brett Slote" w:date="2015-10-30T08:56:00Z" w:initials="BS">
    <w:p w14:paraId="049D3BBD" w14:textId="77777777" w:rsidR="00EF4931" w:rsidRDefault="00EF4931" w:rsidP="00D31F38">
      <w:pPr>
        <w:pStyle w:val="CommentText"/>
      </w:pPr>
      <w:r>
        <w:rPr>
          <w:rStyle w:val="CommentReference"/>
        </w:rPr>
        <w:annotationRef/>
      </w:r>
      <w:r>
        <w:t>needs : at least to indicate breaks in tune</w:t>
      </w:r>
    </w:p>
  </w:comment>
  <w:comment w:id="423" w:author="Windows User" w:date="2015-10-30T08:56:00Z" w:initials="WU">
    <w:p w14:paraId="1F09658E" w14:textId="77777777" w:rsidR="00EF4931" w:rsidRDefault="00EF4931" w:rsidP="00D31F38">
      <w:pPr>
        <w:pStyle w:val="CommentText"/>
      </w:pPr>
      <w:r>
        <w:rPr>
          <w:rStyle w:val="CommentReference"/>
        </w:rPr>
        <w:annotationRef/>
      </w:r>
      <w:r>
        <w:t>miraculous, or something closer to paradoxical but sounding good?</w:t>
      </w:r>
    </w:p>
  </w:comment>
  <w:comment w:id="424" w:author="Windows User" w:date="2015-10-30T08:56:00Z" w:initials="WU">
    <w:p w14:paraId="4689AC49" w14:textId="77777777" w:rsidR="00EF4931" w:rsidRDefault="00EF4931" w:rsidP="00D31F38">
      <w:pPr>
        <w:pStyle w:val="CommentText"/>
      </w:pPr>
      <w:r>
        <w:rPr>
          <w:rStyle w:val="CommentReference"/>
        </w:rPr>
        <w:annotationRef/>
      </w:r>
      <w:r>
        <w:t>passed and crossed mean teh same thing... but passed over carries connotation of connection to pass over...</w:t>
      </w:r>
    </w:p>
  </w:comment>
  <w:comment w:id="425" w:author="Windows User" w:date="2015-10-30T08:56:00Z" w:initials="WU">
    <w:p w14:paraId="2AA35319" w14:textId="77777777" w:rsidR="00EF4931" w:rsidRDefault="00EF4931" w:rsidP="00D31F38">
      <w:pPr>
        <w:pStyle w:val="CommentText"/>
      </w:pPr>
      <w:r>
        <w:rPr>
          <w:rStyle w:val="CommentReference"/>
        </w:rPr>
        <w:annotationRef/>
      </w:r>
      <w:r>
        <w:t>praising or singing?</w:t>
      </w:r>
    </w:p>
  </w:comment>
  <w:comment w:id="426" w:author="Windows User" w:date="2015-10-30T08:56:00Z" w:initials="WU">
    <w:p w14:paraId="56B7B31B" w14:textId="77777777" w:rsidR="00EF4931" w:rsidRDefault="00EF4931" w:rsidP="00D31F38">
      <w:pPr>
        <w:pStyle w:val="CommentText"/>
      </w:pPr>
      <w:r>
        <w:rPr>
          <w:rStyle w:val="CommentReference"/>
        </w:rPr>
        <w:annotationRef/>
      </w:r>
      <w:r>
        <w:t>I think this should be sing to</w:t>
      </w:r>
    </w:p>
  </w:comment>
  <w:comment w:id="440" w:author="Windows User" w:date="2015-11-21T12:59:00Z" w:initials="WU">
    <w:p w14:paraId="5262F523" w14:textId="77777777" w:rsidR="00EF4931" w:rsidRDefault="00EF4931" w:rsidP="00344A59">
      <w:pPr>
        <w:pStyle w:val="CommentText"/>
      </w:pPr>
      <w:r>
        <w:rPr>
          <w:rStyle w:val="CommentReference"/>
        </w:rPr>
        <w:annotationRef/>
      </w:r>
      <w:r>
        <w:t>check</w:t>
      </w:r>
    </w:p>
  </w:comment>
  <w:comment w:id="447" w:author="Windows User" w:date="2015-10-30T08:56:00Z" w:initials="BS">
    <w:p w14:paraId="396316C8" w14:textId="77777777" w:rsidR="00EF4931" w:rsidRDefault="00EF4931" w:rsidP="00344A59">
      <w:pPr>
        <w:pStyle w:val="CommentText"/>
      </w:pPr>
      <w:r>
        <w:rPr>
          <w:rStyle w:val="CommentReference"/>
        </w:rPr>
        <w:annotationRef/>
      </w:r>
      <w:r>
        <w:t>clearly the missing vs above belongs</w:t>
      </w:r>
    </w:p>
  </w:comment>
  <w:comment w:id="459" w:author="Windows User" w:date="2015-10-30T08:56:00Z" w:initials="BS">
    <w:p w14:paraId="19C504AB" w14:textId="77777777" w:rsidR="00EF4931" w:rsidRDefault="00EF4931"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0" w:author="Windows User" w:date="2015-10-30T08:56:00Z" w:initials="BS">
    <w:p w14:paraId="3650E160" w14:textId="77777777" w:rsidR="00EF4931" w:rsidRDefault="00EF4931" w:rsidP="00D31F38">
      <w:pPr>
        <w:pStyle w:val="CommentText"/>
      </w:pPr>
      <w:r>
        <w:rPr>
          <w:rStyle w:val="CommentReference"/>
        </w:rPr>
        <w:annotationRef/>
      </w:r>
      <w:r>
        <w:t>heavens?</w:t>
      </w:r>
    </w:p>
  </w:comment>
  <w:comment w:id="461" w:author="Windows User" w:date="2015-10-30T08:56:00Z" w:initials="BS">
    <w:p w14:paraId="57E2DDC4" w14:textId="77777777" w:rsidR="00EF4931" w:rsidRDefault="00EF4931" w:rsidP="00D31F38">
      <w:pPr>
        <w:pStyle w:val="CommentText"/>
      </w:pPr>
      <w:r>
        <w:rPr>
          <w:rStyle w:val="CommentReference"/>
        </w:rPr>
        <w:annotationRef/>
      </w:r>
      <w:r>
        <w:t>NETS omits clouds</w:t>
      </w:r>
    </w:p>
  </w:comment>
  <w:comment w:id="462" w:author="Windows User" w:date="2015-10-30T08:56:00Z" w:initials="BS">
    <w:p w14:paraId="35628364" w14:textId="77777777" w:rsidR="00EF4931" w:rsidRDefault="00EF4931" w:rsidP="00D31F38">
      <w:pPr>
        <w:pStyle w:val="CommentText"/>
      </w:pPr>
      <w:r>
        <w:rPr>
          <w:rStyle w:val="CommentReference"/>
        </w:rPr>
        <w:annotationRef/>
      </w:r>
      <w:r>
        <w:t>NETS omits this vs</w:t>
      </w:r>
    </w:p>
  </w:comment>
  <w:comment w:id="463" w:author="Windows User" w:date="2015-10-30T08:56:00Z" w:initials="BS">
    <w:p w14:paraId="1F576F58" w14:textId="77777777" w:rsidR="00EF4931" w:rsidRDefault="00EF4931" w:rsidP="00D31F38">
      <w:pPr>
        <w:pStyle w:val="CommentText"/>
      </w:pPr>
      <w:r>
        <w:rPr>
          <w:rStyle w:val="CommentReference"/>
        </w:rPr>
        <w:annotationRef/>
      </w:r>
      <w:r>
        <w:t>NETS has falling snow which matches AI hoar frosts.</w:t>
      </w:r>
    </w:p>
  </w:comment>
  <w:comment w:id="464" w:author="Windows User" w:date="2015-10-30T08:56:00Z" w:initials="BS">
    <w:p w14:paraId="7857388A" w14:textId="77777777" w:rsidR="00EF4931" w:rsidRDefault="00EF4931" w:rsidP="00D31F38">
      <w:pPr>
        <w:pStyle w:val="CommentText"/>
      </w:pPr>
      <w:r>
        <w:rPr>
          <w:rStyle w:val="CommentReference"/>
        </w:rPr>
        <w:annotationRef/>
      </w:r>
      <w:r>
        <w:t>reversed ice and hoarfrosts of this vs and last to match NETS. Coptic?</w:t>
      </w:r>
    </w:p>
  </w:comment>
  <w:comment w:id="465" w:author="Windows User" w:date="2015-10-30T08:56:00Z" w:initials="BS">
    <w:p w14:paraId="45210177" w14:textId="77777777" w:rsidR="00EF4931" w:rsidRDefault="00EF4931" w:rsidP="00D31F38">
      <w:pPr>
        <w:pStyle w:val="CommentText"/>
      </w:pPr>
      <w:r>
        <w:rPr>
          <w:rStyle w:val="CommentReference"/>
        </w:rPr>
        <w:annotationRef/>
      </w:r>
      <w:r>
        <w:t>NETS switches this vs with next</w:t>
      </w:r>
    </w:p>
  </w:comment>
  <w:comment w:id="466" w:author="Windows User" w:date="2015-10-30T08:56:00Z" w:initials="BS">
    <w:p w14:paraId="66BEE13E" w14:textId="77777777" w:rsidR="00EF4931" w:rsidRDefault="00EF4931" w:rsidP="00D31F38">
      <w:pPr>
        <w:pStyle w:val="CommentText"/>
      </w:pPr>
      <w:r>
        <w:rPr>
          <w:rStyle w:val="CommentReference"/>
        </w:rPr>
        <w:annotationRef/>
      </w:r>
      <w:r>
        <w:t>NETS has sea-monsters</w:t>
      </w:r>
    </w:p>
  </w:comment>
  <w:comment w:id="467" w:author="Windows User" w:date="2015-10-30T08:56:00Z" w:initials="BS">
    <w:p w14:paraId="43D401E2" w14:textId="77777777" w:rsidR="00EF4931" w:rsidRDefault="00EF4931" w:rsidP="00D31F38">
      <w:pPr>
        <w:pStyle w:val="CommentText"/>
      </w:pPr>
      <w:r>
        <w:rPr>
          <w:rStyle w:val="CommentReference"/>
        </w:rPr>
        <w:annotationRef/>
      </w:r>
      <w:r>
        <w:t>NETS has four-footed and wild animals of the land</w:t>
      </w:r>
    </w:p>
  </w:comment>
  <w:comment w:id="468" w:author="Windows User" w:date="2015-10-30T08:56:00Z" w:initials="BS">
    <w:p w14:paraId="37590655" w14:textId="77777777" w:rsidR="00EF4931" w:rsidRDefault="00EF4931" w:rsidP="00D31F38">
      <w:pPr>
        <w:pStyle w:val="CommentText"/>
      </w:pPr>
      <w:r>
        <w:rPr>
          <w:rStyle w:val="CommentReference"/>
        </w:rPr>
        <w:annotationRef/>
      </w:r>
      <w:r>
        <w:t>NETS has all humans on earth</w:t>
      </w:r>
    </w:p>
  </w:comment>
  <w:comment w:id="469" w:author="Windows User" w:date="2015-10-30T08:56:00Z" w:initials="BS">
    <w:p w14:paraId="6D54AC70" w14:textId="77777777" w:rsidR="00EF4931" w:rsidRDefault="00EF4931" w:rsidP="00D31F38">
      <w:pPr>
        <w:pStyle w:val="CommentText"/>
      </w:pPr>
      <w:r>
        <w:rPr>
          <w:rStyle w:val="CommentReference"/>
        </w:rPr>
        <w:annotationRef/>
      </w:r>
      <w:r>
        <w:t>NETS has "priests, slaves of the Lord", then omits next vs.</w:t>
      </w:r>
    </w:p>
  </w:comment>
  <w:comment w:id="470" w:author="Windows User" w:date="2015-10-30T08:56:00Z" w:initials="BS">
    <w:p w14:paraId="6468426A" w14:textId="77777777" w:rsidR="00EF4931" w:rsidRDefault="00EF4931" w:rsidP="00D31F38">
      <w:pPr>
        <w:pStyle w:val="CommentText"/>
      </w:pPr>
      <w:r>
        <w:rPr>
          <w:rStyle w:val="CommentReference"/>
        </w:rPr>
        <w:annotationRef/>
      </w:r>
      <w:r>
        <w:t>NETS ends quite differently</w:t>
      </w:r>
    </w:p>
  </w:comment>
  <w:comment w:id="476" w:author="Windows User" w:date="2015-10-30T08:56:00Z" w:initials="BS">
    <w:p w14:paraId="72C14B6E" w14:textId="77777777" w:rsidR="00EF4931" w:rsidRDefault="00EF4931"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7" w:author="Windows User" w:date="2015-10-30T08:56:00Z" w:initials="BS">
    <w:p w14:paraId="43306FA7" w14:textId="77777777" w:rsidR="00EF4931" w:rsidRDefault="00EF4931" w:rsidP="003758F4">
      <w:pPr>
        <w:pStyle w:val="CommentText"/>
      </w:pPr>
      <w:r>
        <w:rPr>
          <w:rStyle w:val="CommentReference"/>
        </w:rPr>
        <w:annotationRef/>
      </w:r>
      <w:r>
        <w:t>heavens?</w:t>
      </w:r>
    </w:p>
  </w:comment>
  <w:comment w:id="478" w:author="Windows User" w:date="2015-10-30T08:56:00Z" w:initials="BS">
    <w:p w14:paraId="18B419AF" w14:textId="77777777" w:rsidR="00EF4931" w:rsidRDefault="00EF4931" w:rsidP="003758F4">
      <w:pPr>
        <w:pStyle w:val="CommentText"/>
      </w:pPr>
      <w:r>
        <w:rPr>
          <w:rStyle w:val="CommentReference"/>
        </w:rPr>
        <w:annotationRef/>
      </w:r>
      <w:r>
        <w:t>NETS has falling snow which matches AI hoar frosts.</w:t>
      </w:r>
    </w:p>
  </w:comment>
  <w:comment w:id="479" w:author="Windows User" w:date="2015-10-30T08:56:00Z" w:initials="BS">
    <w:p w14:paraId="504A050C" w14:textId="77777777" w:rsidR="00EF4931" w:rsidRDefault="00EF4931" w:rsidP="003758F4">
      <w:pPr>
        <w:pStyle w:val="CommentText"/>
      </w:pPr>
      <w:r>
        <w:rPr>
          <w:rStyle w:val="CommentReference"/>
        </w:rPr>
        <w:annotationRef/>
      </w:r>
      <w:r>
        <w:t>reversed ice and hoarfrosts of this vs and last to match NETS. Coptic?</w:t>
      </w:r>
    </w:p>
  </w:comment>
  <w:comment w:id="480" w:author="Windows User" w:date="2015-10-30T08:56:00Z" w:initials="BS">
    <w:p w14:paraId="42B07939" w14:textId="77777777" w:rsidR="00EF4931" w:rsidRDefault="00EF4931" w:rsidP="003758F4">
      <w:pPr>
        <w:pStyle w:val="CommentText"/>
      </w:pPr>
      <w:r>
        <w:rPr>
          <w:rStyle w:val="CommentReference"/>
        </w:rPr>
        <w:annotationRef/>
      </w:r>
      <w:r>
        <w:t>NETS switches this vs with next</w:t>
      </w:r>
    </w:p>
  </w:comment>
  <w:comment w:id="481" w:author="Windows User" w:date="2015-10-30T08:56:00Z" w:initials="BS">
    <w:p w14:paraId="0D31DB4D" w14:textId="77777777" w:rsidR="00EF4931" w:rsidRDefault="00EF4931" w:rsidP="003758F4">
      <w:pPr>
        <w:pStyle w:val="CommentText"/>
      </w:pPr>
      <w:r>
        <w:rPr>
          <w:rStyle w:val="CommentReference"/>
        </w:rPr>
        <w:annotationRef/>
      </w:r>
      <w:r>
        <w:t>NETS has all humans on earth</w:t>
      </w:r>
    </w:p>
  </w:comment>
  <w:comment w:id="482" w:author="Windows User" w:date="2015-10-30T08:56:00Z" w:initials="BS">
    <w:p w14:paraId="4CB6D1D8" w14:textId="77777777" w:rsidR="00EF4931" w:rsidRDefault="00EF4931" w:rsidP="003758F4">
      <w:pPr>
        <w:pStyle w:val="CommentText"/>
      </w:pPr>
      <w:r>
        <w:rPr>
          <w:rStyle w:val="CommentReference"/>
        </w:rPr>
        <w:annotationRef/>
      </w:r>
      <w:r>
        <w:t>NETS has "priests, slaves of the Lord", then omits next vs.</w:t>
      </w:r>
    </w:p>
  </w:comment>
  <w:comment w:id="483" w:author="Windows User" w:date="2015-10-30T08:56:00Z" w:initials="BS">
    <w:p w14:paraId="1C9D2024" w14:textId="77777777" w:rsidR="00EF4931" w:rsidRDefault="00EF4931" w:rsidP="003758F4">
      <w:pPr>
        <w:pStyle w:val="CommentText"/>
      </w:pPr>
      <w:r>
        <w:rPr>
          <w:rStyle w:val="CommentReference"/>
        </w:rPr>
        <w:annotationRef/>
      </w:r>
      <w:r>
        <w:t>NETS ends quite differently</w:t>
      </w:r>
    </w:p>
  </w:comment>
  <w:comment w:id="485" w:author="Windows User" w:date="2015-10-30T08:56:00Z" w:initials="BS">
    <w:p w14:paraId="499D113D" w14:textId="77777777" w:rsidR="00EF4931" w:rsidRDefault="00EF4931" w:rsidP="00D31F38">
      <w:pPr>
        <w:pStyle w:val="CommentText"/>
      </w:pPr>
      <w:r>
        <w:rPr>
          <w:rStyle w:val="CommentReference"/>
        </w:rPr>
        <w:annotationRef/>
      </w:r>
      <w:r>
        <w:t>giver, or maker?</w:t>
      </w:r>
    </w:p>
  </w:comment>
  <w:comment w:id="486" w:author="Windows User" w:date="2015-10-30T08:56:00Z" w:initials="BS">
    <w:p w14:paraId="29AB3125" w14:textId="77777777" w:rsidR="00EF4931" w:rsidRDefault="00EF4931" w:rsidP="00D31F38">
      <w:pPr>
        <w:pStyle w:val="CommentText"/>
      </w:pPr>
      <w:r>
        <w:rPr>
          <w:rStyle w:val="CommentReference"/>
        </w:rPr>
        <w:annotationRef/>
      </w:r>
      <w:r>
        <w:t>even NETS has Hananias</w:t>
      </w:r>
    </w:p>
  </w:comment>
  <w:comment w:id="487" w:author="Windows User" w:date="2015-10-30T08:56:00Z" w:initials="BS">
    <w:p w14:paraId="27892612" w14:textId="77777777" w:rsidR="00EF4931" w:rsidRDefault="00EF4931" w:rsidP="00D31F38">
      <w:pPr>
        <w:pStyle w:val="CommentText"/>
      </w:pPr>
      <w:r>
        <w:rPr>
          <w:rStyle w:val="CommentReference"/>
        </w:rPr>
        <w:annotationRef/>
      </w:r>
      <w:r>
        <w:t>does Coptic have evening first?</w:t>
      </w:r>
    </w:p>
  </w:comment>
  <w:comment w:id="488" w:author="Windows User" w:date="2015-10-30T08:56:00Z" w:initials="BS">
    <w:p w14:paraId="53863AE8" w14:textId="77777777" w:rsidR="00EF4931" w:rsidRDefault="00EF4931" w:rsidP="00D31F38">
      <w:pPr>
        <w:pStyle w:val="CommentText"/>
      </w:pPr>
      <w:r>
        <w:rPr>
          <w:rStyle w:val="CommentReference"/>
        </w:rPr>
        <w:annotationRef/>
      </w:r>
      <w:r>
        <w:t>Coptic doesn't have "Our God"</w:t>
      </w:r>
    </w:p>
  </w:comment>
  <w:comment w:id="489" w:author="Windows User" w:date="2015-10-30T08:56:00Z" w:initials="BS">
    <w:p w14:paraId="5F8EC33A" w14:textId="77777777" w:rsidR="00EF4931" w:rsidRDefault="00EF4931" w:rsidP="00D31F38">
      <w:pPr>
        <w:pStyle w:val="CommentText"/>
      </w:pPr>
      <w:r>
        <w:rPr>
          <w:rStyle w:val="CommentReference"/>
        </w:rPr>
        <w:annotationRef/>
      </w:r>
      <w:r>
        <w:t>celebrate or proclaim?</w:t>
      </w:r>
    </w:p>
  </w:comment>
  <w:comment w:id="490" w:author="Windows User" w:date="2015-10-30T08:56:00Z" w:initials="BS">
    <w:p w14:paraId="02E465F6" w14:textId="77777777" w:rsidR="00EF4931" w:rsidRDefault="00EF4931" w:rsidP="00D31F38">
      <w:pPr>
        <w:pStyle w:val="CommentText"/>
      </w:pPr>
      <w:r>
        <w:rPr>
          <w:rStyle w:val="CommentReference"/>
        </w:rPr>
        <w:annotationRef/>
      </w:r>
      <w:r>
        <w:t>persevere or be sober?</w:t>
      </w:r>
    </w:p>
  </w:comment>
  <w:comment w:id="491" w:author="Windows User" w:date="2015-10-30T08:56:00Z" w:initials="BS">
    <w:p w14:paraId="0F283256" w14:textId="77777777" w:rsidR="00EF4931" w:rsidRDefault="00EF4931" w:rsidP="00D31F38">
      <w:pPr>
        <w:pStyle w:val="CommentText"/>
      </w:pPr>
      <w:r>
        <w:rPr>
          <w:rStyle w:val="CommentReference"/>
        </w:rPr>
        <w:annotationRef/>
      </w:r>
      <w:r>
        <w:t>Coptic has presbyters, not priests (oweeb)</w:t>
      </w:r>
    </w:p>
  </w:comment>
  <w:comment w:id="492" w:author="Windows User" w:date="2015-10-30T08:56:00Z" w:initials="BS">
    <w:p w14:paraId="141FC7EB" w14:textId="77777777" w:rsidR="00EF4931" w:rsidRDefault="00EF4931" w:rsidP="00D31F38">
      <w:pPr>
        <w:pStyle w:val="CommentText"/>
      </w:pPr>
      <w:r>
        <w:rPr>
          <w:rStyle w:val="CommentReference"/>
        </w:rPr>
        <w:annotationRef/>
      </w:r>
      <w:r>
        <w:t>esmo is bless, not praise...</w:t>
      </w:r>
    </w:p>
  </w:comment>
  <w:comment w:id="493" w:author="Windows User" w:date="2015-10-30T08:56:00Z" w:initials="BS">
    <w:p w14:paraId="22452F1B" w14:textId="77777777" w:rsidR="00EF4931" w:rsidRDefault="00EF4931" w:rsidP="00D31F38">
      <w:pPr>
        <w:pStyle w:val="CommentText"/>
      </w:pPr>
      <w:r>
        <w:rPr>
          <w:rStyle w:val="CommentReference"/>
        </w:rPr>
        <w:annotationRef/>
      </w:r>
      <w:r>
        <w:t>Coptic doesn't look like day to day... "Until this day" doesn't make as much sense... is there something less literal but closer to the maning?</w:t>
      </w:r>
    </w:p>
  </w:comment>
  <w:comment w:id="494" w:author="Windows User" w:date="2015-10-30T08:56:00Z" w:initials="BS">
    <w:p w14:paraId="532CE324" w14:textId="77777777" w:rsidR="00EF4931" w:rsidRDefault="00EF4931" w:rsidP="00D31F38">
      <w:pPr>
        <w:pStyle w:val="CommentText"/>
      </w:pPr>
      <w:r>
        <w:rPr>
          <w:rStyle w:val="CommentReference"/>
        </w:rPr>
        <w:annotationRef/>
      </w:r>
      <w:r>
        <w:t>Is LA right with breaths and spirits?</w:t>
      </w:r>
    </w:p>
  </w:comment>
  <w:comment w:id="495" w:author="Windows User" w:date="2015-10-30T08:56:00Z" w:initials="BS">
    <w:p w14:paraId="7C12CF17" w14:textId="77777777" w:rsidR="00EF4931" w:rsidRDefault="00EF4931" w:rsidP="00D31F38">
      <w:pPr>
        <w:pStyle w:val="CommentText"/>
      </w:pPr>
      <w:r>
        <w:rPr>
          <w:rStyle w:val="CommentReference"/>
        </w:rPr>
        <w:annotationRef/>
      </w:r>
      <w:r>
        <w:t>doesn't look like waters... is it ssea?</w:t>
      </w:r>
    </w:p>
  </w:comment>
  <w:comment w:id="496" w:author="Windows User" w:date="2015-10-30T08:56:00Z" w:initials="BS">
    <w:p w14:paraId="789F9E96" w14:textId="77777777" w:rsidR="00EF4931" w:rsidRDefault="00EF4931" w:rsidP="00D31F38">
      <w:pPr>
        <w:pStyle w:val="CommentText"/>
      </w:pPr>
      <w:r>
        <w:rPr>
          <w:rStyle w:val="CommentReference"/>
        </w:rPr>
        <w:annotationRef/>
      </w:r>
      <w:r>
        <w:t>I still don't get of all the things we would see after seeing all the praise of nature would be "Bless the Lord you birds".</w:t>
      </w:r>
    </w:p>
  </w:comment>
  <w:comment w:id="497" w:author="Windows User" w:date="2015-10-30T08:56:00Z" w:initials="BS">
    <w:p w14:paraId="1E93DCCD" w14:textId="77777777" w:rsidR="00EF4931" w:rsidRDefault="00EF4931" w:rsidP="00D31F38">
      <w:pPr>
        <w:pStyle w:val="CommentText"/>
      </w:pPr>
      <w:r>
        <w:rPr>
          <w:rStyle w:val="CommentReference"/>
        </w:rPr>
        <w:annotationRef/>
      </w:r>
      <w:r>
        <w:t>disobedient? heretics?</w:t>
      </w:r>
    </w:p>
  </w:comment>
  <w:comment w:id="498" w:author="Windows User" w:date="2015-10-30T08:56:00Z" w:initials="BS">
    <w:p w14:paraId="298A6523" w14:textId="77777777" w:rsidR="00EF4931" w:rsidRDefault="00EF4931" w:rsidP="00D31F38">
      <w:pPr>
        <w:pStyle w:val="CommentText"/>
      </w:pPr>
      <w:r>
        <w:rPr>
          <w:rStyle w:val="CommentReference"/>
        </w:rPr>
        <w:annotationRef/>
      </w:r>
      <w:r>
        <w:t>souls or spirits?</w:t>
      </w:r>
    </w:p>
  </w:comment>
  <w:comment w:id="499" w:author="Windows User" w:date="2015-10-30T08:56:00Z" w:initials="BS">
    <w:p w14:paraId="3D56C030" w14:textId="77777777" w:rsidR="00EF4931" w:rsidRDefault="00EF4931" w:rsidP="00D31F38">
      <w:pPr>
        <w:pStyle w:val="CommentText"/>
      </w:pPr>
      <w:r>
        <w:rPr>
          <w:rStyle w:val="CommentReference"/>
        </w:rPr>
        <w:annotationRef/>
      </w:r>
      <w:r>
        <w:t>humble or contrite?</w:t>
      </w:r>
    </w:p>
  </w:comment>
  <w:comment w:id="500" w:author="Windows User" w:date="2015-10-30T08:56:00Z" w:initials="BS">
    <w:p w14:paraId="4417CE6C" w14:textId="77777777" w:rsidR="00EF4931" w:rsidRDefault="00EF4931" w:rsidP="00D31F38">
      <w:pPr>
        <w:pStyle w:val="CommentText"/>
      </w:pPr>
      <w:r>
        <w:rPr>
          <w:rStyle w:val="CommentReference"/>
        </w:rPr>
        <w:annotationRef/>
      </w:r>
      <w:r>
        <w:t>hearts?</w:t>
      </w:r>
    </w:p>
  </w:comment>
  <w:comment w:id="501" w:author="Windows User" w:date="2015-10-30T08:56:00Z" w:initials="BS">
    <w:p w14:paraId="6056EF08" w14:textId="77777777" w:rsidR="00EF4931" w:rsidRDefault="00EF4931" w:rsidP="00D31F38">
      <w:pPr>
        <w:pStyle w:val="CommentText"/>
      </w:pPr>
      <w:r>
        <w:rPr>
          <w:rStyle w:val="CommentReference"/>
        </w:rPr>
        <w:annotationRef/>
      </w:r>
      <w:r>
        <w:t>this or LA?</w:t>
      </w:r>
    </w:p>
  </w:comment>
  <w:comment w:id="502" w:author="Windows User" w:date="2015-10-30T08:56:00Z" w:initials="BS">
    <w:p w14:paraId="021CF208" w14:textId="77777777" w:rsidR="00EF4931" w:rsidRDefault="00EF4931" w:rsidP="00D31F38">
      <w:pPr>
        <w:pStyle w:val="CommentText"/>
      </w:pPr>
      <w:r>
        <w:rPr>
          <w:rStyle w:val="CommentReference"/>
        </w:rPr>
        <w:annotationRef/>
      </w:r>
      <w:r>
        <w:t>righteous of, or who revere</w:t>
      </w:r>
    </w:p>
  </w:comment>
  <w:comment w:id="503" w:author="Windows User" w:date="2015-10-30T08:56:00Z" w:initials="BS">
    <w:p w14:paraId="2B7DD481" w14:textId="77777777" w:rsidR="00EF4931" w:rsidRDefault="00EF4931" w:rsidP="00D31F38">
      <w:pPr>
        <w:pStyle w:val="CommentText"/>
      </w:pPr>
      <w:r>
        <w:rPr>
          <w:rStyle w:val="CommentReference"/>
        </w:rPr>
        <w:annotationRef/>
      </w:r>
      <w:r>
        <w:t>this, or accountable? or something else?</w:t>
      </w:r>
    </w:p>
  </w:comment>
  <w:comment w:id="504" w:author="Windows User" w:date="2015-10-30T08:56:00Z" w:initials="BS">
    <w:p w14:paraId="154E2A2A" w14:textId="77777777" w:rsidR="00EF4931" w:rsidRDefault="00EF4931" w:rsidP="00D31F38">
      <w:pPr>
        <w:pStyle w:val="CommentText"/>
      </w:pPr>
      <w:r>
        <w:rPr>
          <w:rStyle w:val="CommentReference"/>
        </w:rPr>
        <w:annotationRef/>
      </w:r>
      <w:r>
        <w:t>that he may praise and say?</w:t>
      </w:r>
    </w:p>
  </w:comment>
  <w:comment w:id="522" w:author="Windows User" w:date="2015-11-21T13:00:00Z" w:initials="WU">
    <w:p w14:paraId="72B45ACE" w14:textId="77777777" w:rsidR="00EF4931" w:rsidRDefault="00EF4931" w:rsidP="00D31F38">
      <w:pPr>
        <w:pStyle w:val="CommentText"/>
      </w:pPr>
      <w:r>
        <w:rPr>
          <w:rStyle w:val="CommentReference"/>
        </w:rPr>
        <w:annotationRef/>
      </w:r>
      <w:r>
        <w:t>Check, and 2 above.</w:t>
      </w:r>
    </w:p>
  </w:comment>
  <w:comment w:id="523" w:author="Brett Slote" w:date="2015-10-30T08:56:00Z" w:initials="BS">
    <w:p w14:paraId="0C0C90F8" w14:textId="77777777" w:rsidR="00EF4931" w:rsidRDefault="00EF4931" w:rsidP="00D31F38">
      <w:pPr>
        <w:pStyle w:val="CommentText"/>
      </w:pPr>
      <w:r>
        <w:rPr>
          <w:rStyle w:val="CommentReference"/>
        </w:rPr>
        <w:annotationRef/>
      </w:r>
      <w:r>
        <w:t>Fred wants 'O' here, saying it matches the Coptic... but it isn't in the Coptic!</w:t>
      </w:r>
    </w:p>
  </w:comment>
  <w:comment w:id="524" w:author="Windows User" w:date="2015-11-21T13:00:00Z" w:initials="WU">
    <w:p w14:paraId="59221E95" w14:textId="77777777" w:rsidR="00EF4931" w:rsidRDefault="00EF4931" w:rsidP="00D31F38">
      <w:pPr>
        <w:pStyle w:val="CommentText"/>
      </w:pPr>
      <w:r>
        <w:rPr>
          <w:rStyle w:val="CommentReference"/>
        </w:rPr>
        <w:annotationRef/>
      </w:r>
      <w:r>
        <w:t>check</w:t>
      </w:r>
    </w:p>
  </w:comment>
  <w:comment w:id="525" w:author="Windows User" w:date="2015-11-21T13:00:00Z" w:initials="WU">
    <w:p w14:paraId="0CFC2594" w14:textId="77777777" w:rsidR="00EF4931" w:rsidRDefault="00EF4931" w:rsidP="00D31F38">
      <w:pPr>
        <w:pStyle w:val="CommentText"/>
      </w:pPr>
      <w:r>
        <w:rPr>
          <w:rStyle w:val="CommentReference"/>
        </w:rPr>
        <w:annotationRef/>
      </w:r>
      <w:r>
        <w:t>check</w:t>
      </w:r>
    </w:p>
  </w:comment>
  <w:comment w:id="526" w:author="Windows User" w:date="2015-11-21T13:01:00Z" w:initials="WU">
    <w:p w14:paraId="403A6460" w14:textId="77777777" w:rsidR="00EF4931" w:rsidRDefault="00EF4931" w:rsidP="00D31F38">
      <w:pPr>
        <w:pStyle w:val="CommentText"/>
      </w:pPr>
      <w:r>
        <w:rPr>
          <w:rStyle w:val="CommentReference"/>
        </w:rPr>
        <w:annotationRef/>
      </w:r>
      <w:r>
        <w:t>check, find Copitic</w:t>
      </w:r>
    </w:p>
  </w:comment>
  <w:comment w:id="527" w:author="Windows User" w:date="2015-10-30T08:56:00Z" w:initials="BS">
    <w:p w14:paraId="1B2986E7" w14:textId="77777777" w:rsidR="00EF4931" w:rsidRDefault="00EF4931" w:rsidP="00D31F38">
      <w:pPr>
        <w:pStyle w:val="CommentText"/>
      </w:pPr>
      <w:r>
        <w:rPr>
          <w:rStyle w:val="CommentReference"/>
        </w:rPr>
        <w:annotationRef/>
      </w:r>
      <w:r>
        <w:t>why do books not have a vs for the bishop???</w:t>
      </w:r>
    </w:p>
  </w:comment>
  <w:comment w:id="528" w:author="Windows User" w:date="2015-10-30T08:56:00Z" w:initials="BS">
    <w:p w14:paraId="2328FF19" w14:textId="77777777" w:rsidR="00EF4931" w:rsidRDefault="00EF4931" w:rsidP="00D31F38">
      <w:pPr>
        <w:pStyle w:val="CommentText"/>
      </w:pPr>
      <w:r>
        <w:rPr>
          <w:rStyle w:val="CommentReference"/>
        </w:rPr>
        <w:annotationRef/>
      </w:r>
      <w:r>
        <w:t>add</w:t>
      </w:r>
    </w:p>
  </w:comment>
  <w:comment w:id="531" w:author="Windows User" w:date="2015-10-30T08:56:00Z" w:initials="BS">
    <w:p w14:paraId="76CF17E1" w14:textId="77777777" w:rsidR="00EF4931" w:rsidRDefault="00EF4931" w:rsidP="00D31F38">
      <w:pPr>
        <w:pStyle w:val="CommentText"/>
      </w:pPr>
      <w:r>
        <w:rPr>
          <w:rStyle w:val="CommentReference"/>
        </w:rPr>
        <w:annotationRef/>
      </w:r>
      <w:r>
        <w:t>the first two sections each have 7 verses. Maybe each section had seven verses and then became inflated? Keeping 7 vs in each section</w:t>
      </w:r>
    </w:p>
  </w:comment>
  <w:comment w:id="532" w:author="Windows User" w:date="2015-10-30T08:56:00Z" w:initials="BS">
    <w:p w14:paraId="01D3FC9E" w14:textId="77777777" w:rsidR="00EF4931" w:rsidRDefault="00EF4931" w:rsidP="00D31F38">
      <w:pPr>
        <w:pStyle w:val="CommentText"/>
      </w:pPr>
      <w:r>
        <w:rPr>
          <w:rStyle w:val="CommentReference"/>
        </w:rPr>
        <w:annotationRef/>
      </w:r>
      <w:r>
        <w:t>Communion or commemoration?</w:t>
      </w:r>
    </w:p>
  </w:comment>
  <w:comment w:id="533" w:author="Windows User" w:date="2015-11-21T13:01:00Z" w:initials="WU">
    <w:p w14:paraId="3C8EDFD6" w14:textId="77777777" w:rsidR="00EF4931" w:rsidRDefault="00EF4931" w:rsidP="00D31F38">
      <w:pPr>
        <w:pStyle w:val="CommentText"/>
      </w:pPr>
      <w:r>
        <w:rPr>
          <w:rStyle w:val="CommentReference"/>
        </w:rPr>
        <w:annotationRef/>
      </w:r>
      <w:r>
        <w:t>Check, and 2 above</w:t>
      </w:r>
    </w:p>
  </w:comment>
  <w:comment w:id="534" w:author="Brett Slote" w:date="2015-10-30T08:56:00Z" w:initials="BS">
    <w:p w14:paraId="502DF58D" w14:textId="77777777" w:rsidR="00EF4931" w:rsidRDefault="00EF4931" w:rsidP="00D31F38">
      <w:pPr>
        <w:pStyle w:val="CommentText"/>
      </w:pPr>
      <w:r>
        <w:rPr>
          <w:rStyle w:val="CommentReference"/>
        </w:rPr>
        <w:annotationRef/>
      </w:r>
      <w:r>
        <w:t>Fred wants 'O' here, saying it matches the Coptic... but it isn't in the Coptic!</w:t>
      </w:r>
    </w:p>
  </w:comment>
  <w:comment w:id="535" w:author="Windows User" w:date="2015-11-21T13:02:00Z" w:initials="WU">
    <w:p w14:paraId="0E3206C8" w14:textId="77777777" w:rsidR="00EF4931" w:rsidRDefault="00EF4931" w:rsidP="00D31F38">
      <w:pPr>
        <w:pStyle w:val="CommentText"/>
      </w:pPr>
      <w:r>
        <w:rPr>
          <w:rStyle w:val="CommentReference"/>
        </w:rPr>
        <w:annotationRef/>
      </w:r>
      <w:r>
        <w:t>check</w:t>
      </w:r>
    </w:p>
  </w:comment>
  <w:comment w:id="536" w:author="Windows User" w:date="2015-10-30T08:56:00Z" w:initials="BS">
    <w:p w14:paraId="303AD0FE" w14:textId="77777777" w:rsidR="00EF4931" w:rsidRDefault="00EF4931"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7" w:author="Windows User" w:date="2015-11-21T13:02:00Z" w:initials="WU">
    <w:p w14:paraId="5B706BCD" w14:textId="77777777" w:rsidR="00EF4931" w:rsidRDefault="00EF4931" w:rsidP="00D31F38">
      <w:pPr>
        <w:pStyle w:val="CommentText"/>
      </w:pPr>
      <w:r>
        <w:rPr>
          <w:rStyle w:val="CommentReference"/>
        </w:rPr>
        <w:annotationRef/>
      </w:r>
      <w:r>
        <w:t>check.  Add Coptic</w:t>
      </w:r>
    </w:p>
  </w:comment>
  <w:comment w:id="543" w:author="Windows User" w:date="2015-11-02T12:45:00Z" w:initials="BS">
    <w:p w14:paraId="02E474EA" w14:textId="77777777" w:rsidR="00EF4931" w:rsidRDefault="00EF4931" w:rsidP="00D31F38">
      <w:pPr>
        <w:pStyle w:val="CommentText"/>
      </w:pPr>
      <w:r>
        <w:rPr>
          <w:rStyle w:val="CommentReference"/>
        </w:rPr>
        <w:annotationRef/>
      </w:r>
      <w:r>
        <w:t>Godhead or Divinity?</w:t>
      </w:r>
    </w:p>
  </w:comment>
  <w:comment w:id="544" w:author="Windows User" w:date="2015-10-30T08:56:00Z" w:initials="BS">
    <w:p w14:paraId="1165D588" w14:textId="77777777" w:rsidR="00EF4931" w:rsidRDefault="00EF4931"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5" w:author="Windows User" w:date="2015-10-30T08:56:00Z" w:initials="BS">
    <w:p w14:paraId="0ABD6F72" w14:textId="77777777" w:rsidR="00EF4931" w:rsidRDefault="00EF4931" w:rsidP="00D31F38">
      <w:pPr>
        <w:pStyle w:val="CommentText"/>
      </w:pPr>
      <w:r>
        <w:rPr>
          <w:rStyle w:val="CommentReference"/>
        </w:rPr>
        <w:annotationRef/>
      </w:r>
      <w:r>
        <w:t>faithful or trusted? faithful sounds better as it is her action and not ours, as trusted.</w:t>
      </w:r>
    </w:p>
  </w:comment>
  <w:comment w:id="558" w:author="Windows User" w:date="2015-10-30T08:56:00Z" w:initials="BS">
    <w:p w14:paraId="07EF5E65" w14:textId="77777777" w:rsidR="00EF4931" w:rsidRDefault="00EF4931" w:rsidP="00D31F38">
      <w:pPr>
        <w:pStyle w:val="CommentText"/>
      </w:pPr>
      <w:r>
        <w:rPr>
          <w:rStyle w:val="CommentReference"/>
        </w:rPr>
        <w:annotationRef/>
      </w:r>
      <w:r>
        <w:t>MT (KJV) and Ra lack. NETS has and so does Coptic.</w:t>
      </w:r>
    </w:p>
  </w:comment>
  <w:comment w:id="559" w:author="Windows User" w:date="2015-11-21T13:03:00Z" w:initials="WU">
    <w:p w14:paraId="0505077C" w14:textId="77777777" w:rsidR="00EF4931" w:rsidRDefault="00EF4931" w:rsidP="00D31F38">
      <w:pPr>
        <w:pStyle w:val="CommentText"/>
      </w:pPr>
      <w:r>
        <w:rPr>
          <w:rStyle w:val="CommentReference"/>
        </w:rPr>
        <w:annotationRef/>
      </w:r>
      <w:r>
        <w:t>check</w:t>
      </w:r>
    </w:p>
  </w:comment>
  <w:comment w:id="560" w:author="Windows User" w:date="2015-11-21T13:03:00Z" w:initials="WU">
    <w:p w14:paraId="2CFCDBC4" w14:textId="77777777" w:rsidR="00EF4931" w:rsidRDefault="00EF4931" w:rsidP="00D31F38">
      <w:pPr>
        <w:pStyle w:val="CommentText"/>
      </w:pPr>
      <w:r>
        <w:rPr>
          <w:rStyle w:val="CommentReference"/>
        </w:rPr>
        <w:annotationRef/>
      </w:r>
      <w:r>
        <w:t>check</w:t>
      </w:r>
    </w:p>
  </w:comment>
  <w:comment w:id="561" w:author="Windows User" w:date="2015-11-21T13:04:00Z" w:initials="WU">
    <w:p w14:paraId="7B87BF1F" w14:textId="77777777" w:rsidR="00EF4931" w:rsidRDefault="00EF4931" w:rsidP="00D31F38">
      <w:pPr>
        <w:pStyle w:val="CommentText"/>
      </w:pPr>
      <w:r>
        <w:rPr>
          <w:rStyle w:val="CommentReference"/>
        </w:rPr>
        <w:annotationRef/>
      </w:r>
      <w:r>
        <w:t>check</w:t>
      </w:r>
    </w:p>
  </w:comment>
  <w:comment w:id="562" w:author="Windows User" w:date="2015-10-30T08:56:00Z" w:initials="BS">
    <w:p w14:paraId="469A8399" w14:textId="77777777" w:rsidR="00EF4931" w:rsidRDefault="00EF4931" w:rsidP="00D31F38">
      <w:pPr>
        <w:pStyle w:val="CommentText"/>
      </w:pPr>
      <w:r>
        <w:rPr>
          <w:rStyle w:val="CommentReference"/>
        </w:rPr>
        <w:annotationRef/>
      </w:r>
      <w:r>
        <w:t>Coptic varies greatly from NETS</w:t>
      </w:r>
    </w:p>
  </w:comment>
  <w:comment w:id="568" w:author="Windows User" w:date="2015-10-30T08:56:00Z" w:initials="BS">
    <w:p w14:paraId="30B7538F" w14:textId="77777777" w:rsidR="00EF4931" w:rsidRDefault="00EF4931" w:rsidP="00D31F38">
      <w:pPr>
        <w:pStyle w:val="CommentText"/>
      </w:pPr>
      <w:r>
        <w:rPr>
          <w:rStyle w:val="CommentReference"/>
        </w:rPr>
        <w:annotationRef/>
      </w:r>
      <w:r>
        <w:t>NETS has dance... also drum &amp; harp...</w:t>
      </w:r>
    </w:p>
  </w:comment>
  <w:comment w:id="569" w:author="Windows User" w:date="2015-10-30T08:56:00Z" w:initials="BS">
    <w:p w14:paraId="040D59AA" w14:textId="77777777" w:rsidR="00EF4931" w:rsidRDefault="00EF4931" w:rsidP="00D31F38">
      <w:pPr>
        <w:pStyle w:val="CommentText"/>
      </w:pPr>
      <w:r>
        <w:rPr>
          <w:rStyle w:val="CommentReference"/>
        </w:rPr>
        <w:annotationRef/>
      </w:r>
      <w:r>
        <w:t>NETS and LA have boast in glory...</w:t>
      </w:r>
    </w:p>
  </w:comment>
  <w:comment w:id="570" w:author="Windows User" w:date="2015-10-30T08:56:00Z" w:initials="BS">
    <w:p w14:paraId="0F357187" w14:textId="77777777" w:rsidR="00EF4931" w:rsidRDefault="00EF4931" w:rsidP="00D31F38">
      <w:pPr>
        <w:pStyle w:val="CommentText"/>
      </w:pPr>
      <w:r>
        <w:rPr>
          <w:rStyle w:val="CommentReference"/>
        </w:rPr>
        <w:annotationRef/>
      </w:r>
      <w:r>
        <w:t>NETS has rejoice. Coptis looks to me like glorify... Sing aloud? Rejoice?</w:t>
      </w:r>
    </w:p>
  </w:comment>
  <w:comment w:id="571" w:author="Windows User" w:date="2015-10-30T08:56:00Z" w:initials="BS">
    <w:p w14:paraId="10510650" w14:textId="77777777" w:rsidR="00EF4931" w:rsidRDefault="00EF4931" w:rsidP="00D31F38">
      <w:pPr>
        <w:pStyle w:val="CommentText"/>
      </w:pPr>
      <w:r>
        <w:rPr>
          <w:rStyle w:val="CommentReference"/>
        </w:rPr>
        <w:annotationRef/>
      </w:r>
      <w:r>
        <w:t>NETS has throats too. I'm leaving mouths. Throats is too literal. Not how we say it in English...</w:t>
      </w:r>
    </w:p>
  </w:comment>
  <w:comment w:id="572" w:author="Windows User" w:date="2015-10-30T08:56:00Z" w:initials="BS">
    <w:p w14:paraId="0F6BDC5E" w14:textId="77777777" w:rsidR="00EF4931" w:rsidRDefault="00EF4931" w:rsidP="00D31F38">
      <w:pPr>
        <w:pStyle w:val="CommentText"/>
      </w:pPr>
      <w:r>
        <w:rPr>
          <w:rStyle w:val="CommentReference"/>
        </w:rPr>
        <w:annotationRef/>
      </w:r>
      <w:r>
        <w:t>NETS has rebukes. punishments?</w:t>
      </w:r>
    </w:p>
  </w:comment>
  <w:comment w:id="578" w:author="Windows User" w:date="2015-10-30T08:56:00Z" w:initials="BS">
    <w:p w14:paraId="37F1C98E" w14:textId="77777777" w:rsidR="00EF4931" w:rsidRDefault="00EF4931" w:rsidP="00D31F38">
      <w:pPr>
        <w:pStyle w:val="CommentText"/>
      </w:pPr>
      <w:r>
        <w:rPr>
          <w:rStyle w:val="CommentReference"/>
        </w:rPr>
        <w:annotationRef/>
      </w:r>
      <w:r>
        <w:t>psaltry? or lyre?</w:t>
      </w:r>
    </w:p>
  </w:comment>
  <w:comment w:id="591" w:author="Windows User" w:date="2015-11-21T13:04:00Z" w:initials="WU">
    <w:p w14:paraId="43A5D1B1" w14:textId="77777777" w:rsidR="00EF4931" w:rsidRDefault="00EF4931" w:rsidP="00E35F1F">
      <w:pPr>
        <w:pStyle w:val="CommentText"/>
      </w:pPr>
      <w:r>
        <w:rPr>
          <w:rStyle w:val="CommentReference"/>
        </w:rPr>
        <w:annotationRef/>
      </w:r>
      <w:r>
        <w:t>check</w:t>
      </w:r>
    </w:p>
  </w:comment>
  <w:comment w:id="592" w:author="Windows User" w:date="2015-11-21T13:04:00Z" w:initials="WU">
    <w:p w14:paraId="4B6A4DE4" w14:textId="77777777" w:rsidR="00EF4931" w:rsidRDefault="00EF4931" w:rsidP="00E35F1F">
      <w:pPr>
        <w:pStyle w:val="CommentText"/>
      </w:pPr>
      <w:r>
        <w:rPr>
          <w:rStyle w:val="CommentReference"/>
        </w:rPr>
        <w:annotationRef/>
      </w:r>
      <w:r>
        <w:t>check</w:t>
      </w:r>
    </w:p>
  </w:comment>
  <w:comment w:id="593" w:author="Windows User" w:date="2015-10-30T08:56:00Z" w:initials="BS">
    <w:p w14:paraId="483AEE75" w14:textId="77777777" w:rsidR="00EF4931" w:rsidRDefault="00EF4931" w:rsidP="00E35F1F">
      <w:pPr>
        <w:pStyle w:val="CommentText"/>
      </w:pPr>
      <w:r>
        <w:rPr>
          <w:rStyle w:val="CommentReference"/>
        </w:rPr>
        <w:annotationRef/>
      </w:r>
      <w:r>
        <w:t>tense? praise or will praise?</w:t>
      </w:r>
    </w:p>
  </w:comment>
  <w:comment w:id="594" w:author="Windows User" w:date="2015-10-30T08:56:00Z" w:initials="BS">
    <w:p w14:paraId="17DAD50D" w14:textId="77777777" w:rsidR="00EF4931" w:rsidRDefault="00EF4931" w:rsidP="00E35F1F">
      <w:pPr>
        <w:pStyle w:val="CommentText"/>
      </w:pPr>
      <w:r>
        <w:rPr>
          <w:rStyle w:val="CommentReference"/>
        </w:rPr>
        <w:annotationRef/>
      </w:r>
      <w:r>
        <w:t>earth? land? creation?</w:t>
      </w:r>
    </w:p>
  </w:comment>
  <w:comment w:id="595" w:author="Windows User" w:date="2015-11-21T13:05:00Z" w:initials="WU">
    <w:p w14:paraId="412BFF55" w14:textId="77777777" w:rsidR="00EF4931" w:rsidRDefault="00EF4931" w:rsidP="00E35F1F">
      <w:pPr>
        <w:pStyle w:val="CommentText"/>
      </w:pPr>
      <w:r>
        <w:rPr>
          <w:rStyle w:val="CommentReference"/>
        </w:rPr>
        <w:annotationRef/>
      </w:r>
      <w:r>
        <w:t>check</w:t>
      </w:r>
    </w:p>
  </w:comment>
  <w:comment w:id="596" w:author="Windows User" w:date="2015-10-30T08:56:00Z" w:initials="BS">
    <w:p w14:paraId="4FEF2EC7" w14:textId="77777777" w:rsidR="00EF4931" w:rsidRDefault="00EF4931" w:rsidP="00E35F1F">
      <w:pPr>
        <w:pStyle w:val="CommentText"/>
      </w:pPr>
      <w:r>
        <w:rPr>
          <w:rStyle w:val="CommentReference"/>
        </w:rPr>
        <w:annotationRef/>
      </w:r>
      <w:r>
        <w:t>make haste is a little archaic. But hurry is way too colloquial. Quicken doesn't sound right.</w:t>
      </w:r>
    </w:p>
  </w:comment>
  <w:comment w:id="597" w:author="Windows User" w:date="2015-10-30T08:56:00Z" w:initials="BS">
    <w:p w14:paraId="25E26C66" w14:textId="77777777" w:rsidR="00EF4931" w:rsidRDefault="00EF4931" w:rsidP="00E35F1F">
      <w:pPr>
        <w:pStyle w:val="CommentText"/>
      </w:pPr>
      <w:r>
        <w:rPr>
          <w:rStyle w:val="CommentReference"/>
        </w:rPr>
        <w:annotationRef/>
      </w:r>
      <w:r>
        <w:t>should either be diverse here or different elsewhere</w:t>
      </w:r>
    </w:p>
  </w:comment>
  <w:comment w:id="598" w:author="Windows User" w:date="2015-10-30T08:56:00Z" w:initials="BS">
    <w:p w14:paraId="7A65524D" w14:textId="77777777" w:rsidR="00EF4931" w:rsidRDefault="00EF4931" w:rsidP="00E35F1F">
      <w:pPr>
        <w:pStyle w:val="CommentText"/>
      </w:pPr>
      <w:r>
        <w:rPr>
          <w:rStyle w:val="CommentReference"/>
        </w:rPr>
        <w:annotationRef/>
      </w:r>
      <w:r>
        <w:t>truth or righteousness? Or justice?</w:t>
      </w:r>
    </w:p>
  </w:comment>
  <w:comment w:id="599" w:author="Windows User" w:date="2015-10-30T08:56:00Z" w:initials="BS">
    <w:p w14:paraId="1C135E98" w14:textId="77777777" w:rsidR="00EF4931" w:rsidRDefault="00EF4931" w:rsidP="00E35F1F">
      <w:pPr>
        <w:pStyle w:val="CommentText"/>
      </w:pPr>
      <w:r>
        <w:rPr>
          <w:rStyle w:val="CommentReference"/>
        </w:rPr>
        <w:annotationRef/>
      </w:r>
      <w:r>
        <w:t>patience or longsuffering?</w:t>
      </w:r>
    </w:p>
  </w:comment>
  <w:comment w:id="600" w:author="Windows User" w:date="2015-10-30T08:56:00Z" w:initials="BS">
    <w:p w14:paraId="2E20A232" w14:textId="77777777" w:rsidR="00EF4931" w:rsidRDefault="00EF4931" w:rsidP="00E35F1F">
      <w:pPr>
        <w:pStyle w:val="CommentText"/>
      </w:pPr>
      <w:r>
        <w:rPr>
          <w:rStyle w:val="CommentReference"/>
        </w:rPr>
        <w:annotationRef/>
      </w:r>
      <w:r>
        <w:t>just "at the first watch"?</w:t>
      </w:r>
    </w:p>
  </w:comment>
  <w:comment w:id="601" w:author="Windows User" w:date="2015-10-30T08:56:00Z" w:initials="BS">
    <w:p w14:paraId="34FB1BC0" w14:textId="77777777" w:rsidR="00EF4931" w:rsidRDefault="00EF4931" w:rsidP="00E35F1F">
      <w:pPr>
        <w:pStyle w:val="CommentText"/>
      </w:pPr>
      <w:r>
        <w:rPr>
          <w:rStyle w:val="CommentReference"/>
        </w:rPr>
        <w:annotationRef/>
      </w:r>
      <w:r>
        <w:t>sweet, or easy?</w:t>
      </w:r>
    </w:p>
  </w:comment>
  <w:comment w:id="602" w:author="Windows User" w:date="2015-10-30T08:56:00Z" w:initials="BS">
    <w:p w14:paraId="20646872" w14:textId="77777777" w:rsidR="00EF4931" w:rsidRDefault="00EF4931" w:rsidP="00E35F1F">
      <w:pPr>
        <w:pStyle w:val="CommentText"/>
      </w:pPr>
      <w:r>
        <w:rPr>
          <w:rStyle w:val="CommentReference"/>
        </w:rPr>
        <w:annotationRef/>
      </w:r>
      <w:r>
        <w:t>less accurate than beloved, but sounds a lot better..</w:t>
      </w:r>
    </w:p>
  </w:comment>
  <w:comment w:id="603" w:author="Windows User" w:date="2015-10-30T08:56:00Z" w:initials="BS">
    <w:p w14:paraId="4707B322" w14:textId="77777777" w:rsidR="00EF4931" w:rsidRDefault="00EF4931" w:rsidP="00E35F1F">
      <w:pPr>
        <w:pStyle w:val="CommentText"/>
      </w:pPr>
      <w:r>
        <w:rPr>
          <w:rStyle w:val="CommentReference"/>
        </w:rPr>
        <w:annotationRef/>
      </w:r>
      <w:r>
        <w:t>sound better if omit of?</w:t>
      </w:r>
    </w:p>
  </w:comment>
  <w:comment w:id="604" w:author="Windows User" w:date="2015-10-30T08:56:00Z" w:initials="BS">
    <w:p w14:paraId="0D6FF167" w14:textId="77777777" w:rsidR="00EF4931" w:rsidRDefault="00EF4931" w:rsidP="00E35F1F">
      <w:pPr>
        <w:pStyle w:val="CommentText"/>
      </w:pPr>
      <w:r>
        <w:rPr>
          <w:rStyle w:val="CommentReference"/>
        </w:rPr>
        <w:annotationRef/>
      </w:r>
      <w:r>
        <w:t>truth, or righteousness?</w:t>
      </w:r>
    </w:p>
  </w:comment>
  <w:comment w:id="605" w:author="Windows User" w:date="2015-10-30T08:56:00Z" w:initials="BS">
    <w:p w14:paraId="1A8CABED" w14:textId="77777777" w:rsidR="00EF4931" w:rsidRDefault="00EF4931" w:rsidP="00E35F1F">
      <w:pPr>
        <w:pStyle w:val="CommentText"/>
      </w:pPr>
      <w:r>
        <w:rPr>
          <w:rStyle w:val="CommentReference"/>
        </w:rPr>
        <w:annotationRef/>
      </w:r>
      <w:r>
        <w:t>true, or perfecvt?</w:t>
      </w:r>
    </w:p>
  </w:comment>
  <w:comment w:id="606" w:author="Windows User" w:date="2015-10-30T08:56:00Z" w:initials="BS">
    <w:p w14:paraId="21AC5CB8" w14:textId="77777777" w:rsidR="00EF4931" w:rsidRDefault="00EF4931" w:rsidP="00E35F1F">
      <w:pPr>
        <w:pStyle w:val="CommentText"/>
      </w:pPr>
      <w:r>
        <w:rPr>
          <w:rStyle w:val="CommentReference"/>
        </w:rPr>
        <w:annotationRef/>
      </w:r>
      <w:r>
        <w:t>and?</w:t>
      </w:r>
    </w:p>
  </w:comment>
  <w:comment w:id="607" w:author="Windows User" w:date="2015-10-30T08:56:00Z" w:initials="BS">
    <w:p w14:paraId="6C6DCC78" w14:textId="77777777" w:rsidR="00EF4931" w:rsidRDefault="00EF4931" w:rsidP="00E35F1F">
      <w:pPr>
        <w:pStyle w:val="CommentText"/>
      </w:pPr>
      <w:r>
        <w:rPr>
          <w:rStyle w:val="CommentReference"/>
        </w:rPr>
        <w:annotationRef/>
      </w:r>
      <w:r>
        <w:t>gather is in first line in Coptic, but tune flows better here..</w:t>
      </w:r>
    </w:p>
  </w:comment>
  <w:comment w:id="608" w:author="Windows User" w:date="2015-10-30T08:56:00Z" w:initials="BS">
    <w:p w14:paraId="4B49F853" w14:textId="77777777" w:rsidR="00EF4931" w:rsidRDefault="00EF4931" w:rsidP="00E35F1F">
      <w:pPr>
        <w:pStyle w:val="CommentText"/>
      </w:pPr>
      <w:r>
        <w:rPr>
          <w:rStyle w:val="CommentReference"/>
        </w:rPr>
        <w:annotationRef/>
      </w:r>
      <w:r>
        <w:t>will?</w:t>
      </w:r>
    </w:p>
  </w:comment>
  <w:comment w:id="609" w:author="Windows User" w:date="2015-10-30T08:56:00Z" w:initials="BS">
    <w:p w14:paraId="6FC8752C" w14:textId="77777777" w:rsidR="00EF4931" w:rsidRDefault="00EF4931" w:rsidP="00E35F1F">
      <w:pPr>
        <w:pStyle w:val="CommentText"/>
      </w:pPr>
      <w:r>
        <w:rPr>
          <w:rStyle w:val="CommentReference"/>
        </w:rPr>
        <w:annotationRef/>
      </w:r>
      <w:r>
        <w:t>save? keep? deliver?</w:t>
      </w:r>
    </w:p>
  </w:comment>
  <w:comment w:id="610" w:author="Windows User" w:date="2015-10-30T08:56:00Z" w:initials="BS">
    <w:p w14:paraId="7843FDD6" w14:textId="77777777" w:rsidR="00EF4931" w:rsidRDefault="00EF4931" w:rsidP="00E35F1F">
      <w:pPr>
        <w:pStyle w:val="CommentText"/>
      </w:pPr>
      <w:r>
        <w:rPr>
          <w:rStyle w:val="CommentReference"/>
        </w:rPr>
        <w:annotationRef/>
      </w:r>
      <w:r>
        <w:t>need a convention for making "ak ee". {}? bold?</w:t>
      </w:r>
    </w:p>
  </w:comment>
  <w:comment w:id="611" w:author="Windows User" w:date="2015-10-30T08:56:00Z" w:initials="BS">
    <w:p w14:paraId="636DE776" w14:textId="77777777" w:rsidR="00EF4931" w:rsidRDefault="00EF4931" w:rsidP="00E35F1F">
      <w:pPr>
        <w:pStyle w:val="CommentText"/>
      </w:pPr>
      <w:r>
        <w:rPr>
          <w:rStyle w:val="CommentReference"/>
        </w:rPr>
        <w:annotationRef/>
      </w:r>
      <w:r>
        <w:t>I like it better with "be" in... thoughts?</w:t>
      </w:r>
    </w:p>
  </w:comment>
  <w:comment w:id="623" w:author="Windows User" w:date="2015-11-02T12:45:00Z" w:initials="BS">
    <w:p w14:paraId="0A55894A" w14:textId="77777777" w:rsidR="00EF4931" w:rsidRDefault="00EF4931" w:rsidP="00E35F1F">
      <w:pPr>
        <w:pStyle w:val="CommentText"/>
      </w:pPr>
      <w:r>
        <w:rPr>
          <w:rStyle w:val="CommentReference"/>
        </w:rPr>
        <w:annotationRef/>
      </w:r>
      <w:r>
        <w:t>this splitting of the verses doesn't follow the Coptic... does it really flow much better, or is it just that I'm more used to it?</w:t>
      </w:r>
    </w:p>
  </w:comment>
  <w:comment w:id="624" w:author="Windows User" w:date="2015-10-30T08:56:00Z" w:initials="BS">
    <w:p w14:paraId="0E80932F" w14:textId="77777777" w:rsidR="00EF4931" w:rsidRDefault="00EF4931" w:rsidP="00E35F1F">
      <w:pPr>
        <w:pStyle w:val="CommentText"/>
      </w:pPr>
      <w:r>
        <w:rPr>
          <w:rStyle w:val="CommentReference"/>
        </w:rPr>
        <w:annotationRef/>
      </w:r>
      <w:r>
        <w:t>does coptic bear out? Feels much more right to me.</w:t>
      </w:r>
    </w:p>
  </w:comment>
  <w:comment w:id="625" w:author="Windows User" w:date="2015-10-30T08:56:00Z" w:initials="BS">
    <w:p w14:paraId="759B277F" w14:textId="77777777" w:rsidR="00EF4931" w:rsidRDefault="00EF4931" w:rsidP="00E35F1F">
      <w:pPr>
        <w:pStyle w:val="CommentText"/>
      </w:pPr>
      <w:r>
        <w:rPr>
          <w:rStyle w:val="CommentReference"/>
        </w:rPr>
        <w:annotationRef/>
      </w:r>
      <w:r>
        <w:t>tense?</w:t>
      </w:r>
    </w:p>
  </w:comment>
  <w:comment w:id="626" w:author="Windows User" w:date="2015-10-30T08:56:00Z" w:initials="BS">
    <w:p w14:paraId="5C472088" w14:textId="77777777" w:rsidR="00EF4931" w:rsidRDefault="00EF4931" w:rsidP="00E35F1F">
      <w:pPr>
        <w:pStyle w:val="CommentText"/>
      </w:pPr>
      <w:r>
        <w:rPr>
          <w:rStyle w:val="CommentReference"/>
        </w:rPr>
        <w:annotationRef/>
      </w:r>
      <w:r>
        <w:t>exalt or magnify?</w:t>
      </w:r>
    </w:p>
  </w:comment>
  <w:comment w:id="627" w:author="Windows User" w:date="2015-10-30T08:56:00Z" w:initials="BS">
    <w:p w14:paraId="2FB7E2BD" w14:textId="77777777" w:rsidR="00EF4931" w:rsidRDefault="00EF4931" w:rsidP="00E35F1F">
      <w:pPr>
        <w:pStyle w:val="CommentText"/>
      </w:pPr>
      <w:r>
        <w:rPr>
          <w:rStyle w:val="CommentReference"/>
        </w:rPr>
        <w:annotationRef/>
      </w:r>
      <w:r>
        <w:t>or iwn?</w:t>
      </w:r>
    </w:p>
  </w:comment>
  <w:comment w:id="631" w:author="Windows User" w:date="2015-10-30T08:56:00Z" w:initials="BS">
    <w:p w14:paraId="3C8244A0" w14:textId="77777777" w:rsidR="00EF4931" w:rsidRDefault="00EF4931" w:rsidP="00E35F1F">
      <w:pPr>
        <w:pStyle w:val="CommentText"/>
      </w:pPr>
      <w:r>
        <w:rPr>
          <w:rStyle w:val="CommentReference"/>
        </w:rPr>
        <w:annotationRef/>
      </w:r>
      <w:r>
        <w:t>does type capture "it foretold the sign" in more contemporary language than "a figure"</w:t>
      </w:r>
    </w:p>
  </w:comment>
  <w:comment w:id="632" w:author="Windows User" w:date="2015-10-30T08:56:00Z" w:initials="BS">
    <w:p w14:paraId="6C8F9167" w14:textId="77777777" w:rsidR="00EF4931" w:rsidRDefault="00EF4931" w:rsidP="00E35F1F">
      <w:pPr>
        <w:pStyle w:val="CommentText"/>
      </w:pPr>
      <w:r>
        <w:rPr>
          <w:rStyle w:val="CommentReference"/>
        </w:rPr>
        <w:annotationRef/>
      </w:r>
      <w:r>
        <w:t>correct that no mention of nature?</w:t>
      </w:r>
    </w:p>
  </w:comment>
  <w:comment w:id="633" w:author="Windows User" w:date="2015-10-30T08:56:00Z" w:initials="BS">
    <w:p w14:paraId="5ACA101B" w14:textId="77777777" w:rsidR="00EF4931" w:rsidRDefault="00EF4931" w:rsidP="00E35F1F">
      <w:pPr>
        <w:pStyle w:val="CommentText"/>
      </w:pPr>
      <w:r>
        <w:rPr>
          <w:rStyle w:val="CommentReference"/>
        </w:rPr>
        <w:annotationRef/>
      </w:r>
      <w:r>
        <w:t>holy or pure? divinity or godhead?</w:t>
      </w:r>
    </w:p>
  </w:comment>
  <w:comment w:id="634" w:author="Windows User" w:date="2015-10-30T08:56:00Z" w:initials="BS">
    <w:p w14:paraId="14D8C709" w14:textId="77777777" w:rsidR="00EF4931" w:rsidRDefault="00EF4931" w:rsidP="00E35F1F">
      <w:pPr>
        <w:pStyle w:val="CommentText"/>
      </w:pPr>
      <w:r>
        <w:rPr>
          <w:rStyle w:val="CommentReference"/>
        </w:rPr>
        <w:annotationRef/>
      </w:r>
      <w:r>
        <w:t>born or begotten? begotten without seeed or without mixture of substance?</w:t>
      </w:r>
    </w:p>
  </w:comment>
  <w:comment w:id="635" w:author="Windows User" w:date="2015-10-30T08:56:00Z" w:initials="BS">
    <w:p w14:paraId="5B5854F9" w14:textId="77777777" w:rsidR="00EF4931" w:rsidRDefault="00EF4931" w:rsidP="00E35F1F">
      <w:pPr>
        <w:pStyle w:val="CommentText"/>
      </w:pPr>
      <w:r>
        <w:rPr>
          <w:rStyle w:val="CommentReference"/>
        </w:rPr>
        <w:annotationRef/>
      </w:r>
      <w:r>
        <w:t>coessential or consubstantial?</w:t>
      </w:r>
    </w:p>
  </w:comment>
  <w:comment w:id="636" w:author="Windows User" w:date="2015-10-30T08:56:00Z" w:initials="BS">
    <w:p w14:paraId="66C0B0D7" w14:textId="77777777" w:rsidR="00EF4931" w:rsidRDefault="00EF4931" w:rsidP="00E35F1F">
      <w:pPr>
        <w:pStyle w:val="CommentText"/>
      </w:pPr>
      <w:r>
        <w:rPr>
          <w:rStyle w:val="CommentReference"/>
        </w:rPr>
        <w:annotationRef/>
      </w:r>
      <w:r>
        <w:t>made one or joined?</w:t>
      </w:r>
    </w:p>
  </w:comment>
  <w:comment w:id="637" w:author="Windows User" w:date="2015-10-30T08:56:00Z" w:initials="BS">
    <w:p w14:paraId="094D26E3" w14:textId="77777777" w:rsidR="00EF4931" w:rsidRDefault="00EF4931" w:rsidP="00E35F1F">
      <w:pPr>
        <w:pStyle w:val="CommentText"/>
      </w:pPr>
      <w:r>
        <w:rPr>
          <w:rStyle w:val="CommentReference"/>
        </w:rPr>
        <w:annotationRef/>
      </w:r>
      <w:r>
        <w:t>does this rephrasing capture it ok?</w:t>
      </w:r>
    </w:p>
  </w:comment>
  <w:comment w:id="638" w:author="Windows User" w:date="2015-10-30T08:56:00Z" w:initials="BS">
    <w:p w14:paraId="6FD992D3" w14:textId="77777777" w:rsidR="00EF4931" w:rsidRDefault="00EF4931" w:rsidP="00E35F1F">
      <w:pPr>
        <w:pStyle w:val="CommentText"/>
      </w:pPr>
      <w:r>
        <w:rPr>
          <w:rStyle w:val="CommentReference"/>
        </w:rPr>
        <w:annotationRef/>
      </w:r>
      <w:r>
        <w:t>something clearer than putplue?</w:t>
      </w:r>
    </w:p>
  </w:comment>
  <w:comment w:id="639" w:author="Windows User" w:date="2015-10-30T08:56:00Z" w:initials="BS">
    <w:p w14:paraId="08E2A9FB" w14:textId="77777777" w:rsidR="00EF4931" w:rsidRDefault="00EF4931" w:rsidP="00E35F1F">
      <w:pPr>
        <w:pStyle w:val="CommentText"/>
      </w:pPr>
      <w:r>
        <w:rPr>
          <w:rStyle w:val="CommentReference"/>
        </w:rPr>
        <w:annotationRef/>
      </w:r>
      <w:r>
        <w:t>woven or fine?</w:t>
      </w:r>
    </w:p>
  </w:comment>
  <w:comment w:id="640" w:author="Windows User" w:date="2015-10-30T08:56:00Z" w:initials="BS">
    <w:p w14:paraId="7A9FC970" w14:textId="77777777" w:rsidR="00EF4931" w:rsidRDefault="00EF4931" w:rsidP="00E35F1F">
      <w:pPr>
        <w:pStyle w:val="CommentText"/>
      </w:pPr>
      <w:r>
        <w:rPr>
          <w:rStyle w:val="CommentReference"/>
        </w:rPr>
        <w:annotationRef/>
      </w:r>
      <w:r>
        <w:t>palin</w:t>
      </w:r>
    </w:p>
  </w:comment>
  <w:comment w:id="641" w:author="Windows User" w:date="2015-10-30T08:56:00Z" w:initials="BS">
    <w:p w14:paraId="5EFFC3EC" w14:textId="77777777" w:rsidR="00EF4931" w:rsidRDefault="00EF4931" w:rsidP="00E35F1F">
      <w:pPr>
        <w:pStyle w:val="CommentText"/>
      </w:pPr>
      <w:r>
        <w:rPr>
          <w:rStyle w:val="CommentReference"/>
        </w:rPr>
        <w:annotationRef/>
      </w:r>
      <w:r>
        <w:t>exalt or magnify?</w:t>
      </w:r>
    </w:p>
  </w:comment>
  <w:comment w:id="642" w:author="Windows User" w:date="2015-10-30T08:56:00Z" w:initials="BS">
    <w:p w14:paraId="150C26DA" w14:textId="77777777" w:rsidR="00EF4931" w:rsidRDefault="00EF4931" w:rsidP="00E35F1F">
      <w:pPr>
        <w:pStyle w:val="CommentText"/>
      </w:pPr>
      <w:r>
        <w:rPr>
          <w:rStyle w:val="CommentReference"/>
        </w:rPr>
        <w:annotationRef/>
      </w:r>
      <w:r>
        <w:t>or iwn?</w:t>
      </w:r>
    </w:p>
  </w:comment>
  <w:comment w:id="646" w:author="Windows User" w:date="2015-10-30T08:56:00Z" w:initials="BS">
    <w:p w14:paraId="0E3B452D" w14:textId="77777777" w:rsidR="00EF4931" w:rsidRDefault="00EF4931"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47" w:author="Windows User" w:date="2015-10-30T08:56:00Z" w:initials="BS">
    <w:p w14:paraId="12D989DF" w14:textId="77777777" w:rsidR="00EF4931" w:rsidRDefault="00EF4931" w:rsidP="00E35F1F">
      <w:pPr>
        <w:pStyle w:val="CommentText"/>
      </w:pPr>
      <w:r>
        <w:rPr>
          <w:rStyle w:val="CommentReference"/>
        </w:rPr>
        <w:annotationRef/>
      </w:r>
      <w:r>
        <w:t>forged or beaten?</w:t>
      </w:r>
    </w:p>
  </w:comment>
  <w:comment w:id="648" w:author="Windows User" w:date="2015-10-30T08:56:00Z" w:initials="BS">
    <w:p w14:paraId="3E8ADE2B" w14:textId="77777777" w:rsidR="00EF4931" w:rsidRDefault="00EF4931" w:rsidP="00E35F1F">
      <w:pPr>
        <w:pStyle w:val="CommentText"/>
      </w:pPr>
      <w:r>
        <w:rPr>
          <w:rStyle w:val="CommentReference"/>
        </w:rPr>
        <w:annotationRef/>
      </w:r>
      <w:r>
        <w:t>omit? always and move up mercy seat?</w:t>
      </w:r>
    </w:p>
  </w:comment>
  <w:comment w:id="649" w:author="Windows User" w:date="2015-10-30T08:56:00Z" w:initials="BS">
    <w:p w14:paraId="7079ED43" w14:textId="77777777" w:rsidR="00EF4931" w:rsidRDefault="00EF4931" w:rsidP="00E35F1F">
      <w:pPr>
        <w:pStyle w:val="CommentText"/>
      </w:pPr>
      <w:r>
        <w:rPr>
          <w:rStyle w:val="CommentReference"/>
        </w:rPr>
        <w:annotationRef/>
      </w:r>
      <w:r>
        <w:t>tense? past makes a lot more sense</w:t>
      </w:r>
    </w:p>
  </w:comment>
  <w:comment w:id="650" w:author="Windows User" w:date="2015-10-30T08:56:00Z" w:initials="BS">
    <w:p w14:paraId="109014C9" w14:textId="77777777" w:rsidR="00EF4931" w:rsidRDefault="00EF4931" w:rsidP="00E35F1F">
      <w:pPr>
        <w:pStyle w:val="CommentText"/>
      </w:pPr>
      <w:r>
        <w:rPr>
          <w:rStyle w:val="CommentReference"/>
        </w:rPr>
        <w:annotationRef/>
      </w:r>
      <w:r>
        <w:t>why does Abouna omit sin?</w:t>
      </w:r>
    </w:p>
  </w:comment>
  <w:comment w:id="651" w:author="Windows User" w:date="2015-10-30T08:56:00Z" w:initials="BS">
    <w:p w14:paraId="027A16CD" w14:textId="77777777" w:rsidR="00EF4931" w:rsidRDefault="00EF4931" w:rsidP="00E35F1F">
      <w:pPr>
        <w:pStyle w:val="CommentText"/>
      </w:pPr>
      <w:r>
        <w:rPr>
          <w:rStyle w:val="CommentReference"/>
        </w:rPr>
        <w:annotationRef/>
      </w:r>
      <w:r>
        <w:t>exalt or magnify?</w:t>
      </w:r>
    </w:p>
  </w:comment>
  <w:comment w:id="652" w:author="Windows User" w:date="2015-10-30T08:56:00Z" w:initials="BS">
    <w:p w14:paraId="20C9574B" w14:textId="77777777" w:rsidR="00EF4931" w:rsidRDefault="00EF4931" w:rsidP="00E35F1F">
      <w:pPr>
        <w:pStyle w:val="CommentText"/>
      </w:pPr>
      <w:r>
        <w:rPr>
          <w:rStyle w:val="CommentReference"/>
        </w:rPr>
        <w:annotationRef/>
      </w:r>
      <w:r>
        <w:t>or iwn?</w:t>
      </w:r>
    </w:p>
  </w:comment>
  <w:comment w:id="656" w:author="Windows User" w:date="2015-10-30T08:56:00Z" w:initials="BS">
    <w:p w14:paraId="6726A127" w14:textId="77777777" w:rsidR="00EF4931" w:rsidRDefault="00EF4931" w:rsidP="00E35F1F">
      <w:pPr>
        <w:pStyle w:val="CommentText"/>
      </w:pPr>
      <w:r>
        <w:rPr>
          <w:rStyle w:val="CommentReference"/>
        </w:rPr>
        <w:annotationRef/>
      </w:r>
      <w:r>
        <w:t>That your name be called... sounds like an expression that should just be that you be called in english. Thoughts?</w:t>
      </w:r>
    </w:p>
  </w:comment>
  <w:comment w:id="657" w:author="Windows User" w:date="2015-10-30T08:56:00Z" w:initials="BS">
    <w:p w14:paraId="50013BE5" w14:textId="77777777" w:rsidR="00EF4931" w:rsidRDefault="00EF4931" w:rsidP="00E35F1F">
      <w:pPr>
        <w:pStyle w:val="CommentText"/>
      </w:pPr>
      <w:r>
        <w:rPr>
          <w:rStyle w:val="CommentReference"/>
        </w:rPr>
        <w:annotationRef/>
      </w:r>
      <w:r>
        <w:t>for isn't accurate... but sounds better</w:t>
      </w:r>
    </w:p>
  </w:comment>
  <w:comment w:id="658" w:author="Windows User" w:date="2015-10-30T08:56:00Z" w:initials="BS">
    <w:p w14:paraId="5A639B27" w14:textId="77777777" w:rsidR="00EF4931" w:rsidRDefault="00EF4931" w:rsidP="00E35F1F">
      <w:pPr>
        <w:pStyle w:val="CommentText"/>
      </w:pPr>
      <w:r>
        <w:rPr>
          <w:rStyle w:val="CommentReference"/>
        </w:rPr>
        <w:annotationRef/>
      </w:r>
      <w:r>
        <w:t>exalt or magnify?</w:t>
      </w:r>
    </w:p>
  </w:comment>
  <w:comment w:id="659" w:author="Windows User" w:date="2015-10-30T08:56:00Z" w:initials="BS">
    <w:p w14:paraId="3A4414A4" w14:textId="77777777" w:rsidR="00EF4931" w:rsidRDefault="00EF4931" w:rsidP="00E35F1F">
      <w:pPr>
        <w:pStyle w:val="CommentText"/>
      </w:pPr>
      <w:r>
        <w:rPr>
          <w:rStyle w:val="CommentReference"/>
        </w:rPr>
        <w:annotationRef/>
      </w:r>
      <w:r>
        <w:t>or iwn?</w:t>
      </w:r>
    </w:p>
  </w:comment>
  <w:comment w:id="663" w:author="Windows User" w:date="2015-10-30T08:56:00Z" w:initials="BS">
    <w:p w14:paraId="60D89983" w14:textId="77777777" w:rsidR="00EF4931" w:rsidRDefault="00EF4931" w:rsidP="00E35F1F">
      <w:pPr>
        <w:pStyle w:val="CommentText"/>
      </w:pPr>
      <w:r>
        <w:rPr>
          <w:rStyle w:val="CommentReference"/>
        </w:rPr>
        <w:annotationRef/>
      </w:r>
      <w:r>
        <w:t>perpetual lamp?</w:t>
      </w:r>
    </w:p>
  </w:comment>
  <w:comment w:id="664" w:author="Windows User" w:date="2015-10-30T08:56:00Z" w:initials="BS">
    <w:p w14:paraId="708630CC" w14:textId="77777777" w:rsidR="00EF4931" w:rsidRDefault="00EF4931" w:rsidP="00E35F1F">
      <w:pPr>
        <w:pStyle w:val="CommentText"/>
      </w:pPr>
      <w:r>
        <w:rPr>
          <w:rStyle w:val="CommentReference"/>
        </w:rPr>
        <w:annotationRef/>
      </w:r>
      <w:r>
        <w:t>parousia?</w:t>
      </w:r>
    </w:p>
  </w:comment>
  <w:comment w:id="665" w:author="Windows User" w:date="2015-10-30T08:56:00Z" w:initials="BS">
    <w:p w14:paraId="670AE5C3" w14:textId="77777777" w:rsidR="00EF4931" w:rsidRDefault="00EF4931" w:rsidP="00E35F1F">
      <w:pPr>
        <w:pStyle w:val="CommentText"/>
      </w:pPr>
      <w:r>
        <w:rPr>
          <w:rStyle w:val="CommentReference"/>
        </w:rPr>
        <w:annotationRef/>
      </w:r>
      <w:r>
        <w:t>tense?</w:t>
      </w:r>
    </w:p>
  </w:comment>
  <w:comment w:id="666" w:author="Windows User" w:date="2015-10-30T08:56:00Z" w:initials="BS">
    <w:p w14:paraId="281D5A29" w14:textId="77777777" w:rsidR="00EF4931" w:rsidRDefault="00EF4931" w:rsidP="00E35F1F">
      <w:pPr>
        <w:pStyle w:val="CommentText"/>
      </w:pPr>
      <w:r>
        <w:rPr>
          <w:rStyle w:val="CommentReference"/>
        </w:rPr>
        <w:annotationRef/>
      </w:r>
      <w:r>
        <w:t>enlightens?</w:t>
      </w:r>
    </w:p>
  </w:comment>
  <w:comment w:id="667" w:author="Windows User" w:date="2015-10-30T08:56:00Z" w:initials="BS">
    <w:p w14:paraId="09189517" w14:textId="77777777" w:rsidR="00EF4931" w:rsidRDefault="00EF4931" w:rsidP="00E35F1F">
      <w:pPr>
        <w:pStyle w:val="CommentText"/>
      </w:pPr>
      <w:r>
        <w:rPr>
          <w:rStyle w:val="CommentReference"/>
        </w:rPr>
        <w:annotationRef/>
      </w:r>
      <w:r>
        <w:t>exalt or magnify?</w:t>
      </w:r>
    </w:p>
  </w:comment>
  <w:comment w:id="668" w:author="Windows User" w:date="2015-10-30T08:56:00Z" w:initials="BS">
    <w:p w14:paraId="0F1C3DB1" w14:textId="77777777" w:rsidR="00EF4931" w:rsidRDefault="00EF4931" w:rsidP="00E35F1F">
      <w:pPr>
        <w:pStyle w:val="CommentText"/>
      </w:pPr>
      <w:r>
        <w:rPr>
          <w:rStyle w:val="CommentReference"/>
        </w:rPr>
        <w:annotationRef/>
      </w:r>
      <w:r>
        <w:t>or iwn?</w:t>
      </w:r>
    </w:p>
  </w:comment>
  <w:comment w:id="672" w:author="Windows User" w:date="2015-10-30T08:56:00Z" w:initials="BS">
    <w:p w14:paraId="49777AD4" w14:textId="77777777" w:rsidR="00EF4931" w:rsidRDefault="00EF4931" w:rsidP="00E35F1F">
      <w:pPr>
        <w:pStyle w:val="CommentText"/>
      </w:pPr>
      <w:r>
        <w:rPr>
          <w:rStyle w:val="CommentReference"/>
        </w:rPr>
        <w:annotationRef/>
      </w:r>
      <w:r>
        <w:t>this order better or worse?</w:t>
      </w:r>
    </w:p>
  </w:comment>
  <w:comment w:id="673" w:author="Windows User" w:date="2015-10-30T08:56:00Z" w:initials="BS">
    <w:p w14:paraId="07AFF474" w14:textId="77777777" w:rsidR="00EF4931" w:rsidRDefault="00EF4931" w:rsidP="00E35F1F">
      <w:pPr>
        <w:pStyle w:val="CommentText"/>
      </w:pPr>
      <w:r>
        <w:rPr>
          <w:rStyle w:val="CommentReference"/>
        </w:rPr>
        <w:annotationRef/>
      </w:r>
      <w:r>
        <w:t>I think upon should stay here</w:t>
      </w:r>
    </w:p>
  </w:comment>
  <w:comment w:id="674" w:author="Windows User" w:date="2015-10-30T08:56:00Z" w:initials="BS">
    <w:p w14:paraId="0441CD07" w14:textId="77777777" w:rsidR="00EF4931" w:rsidRDefault="00EF4931" w:rsidP="00E35F1F">
      <w:pPr>
        <w:pStyle w:val="CommentText"/>
      </w:pPr>
      <w:r>
        <w:rPr>
          <w:rStyle w:val="CommentReference"/>
        </w:rPr>
        <w:annotationRef/>
      </w:r>
      <w:r>
        <w:t>exalt or magnify?</w:t>
      </w:r>
    </w:p>
  </w:comment>
  <w:comment w:id="675" w:author="Windows User" w:date="2015-10-30T08:56:00Z" w:initials="BS">
    <w:p w14:paraId="6B633293" w14:textId="77777777" w:rsidR="00EF4931" w:rsidRDefault="00EF4931" w:rsidP="00E35F1F">
      <w:pPr>
        <w:pStyle w:val="CommentText"/>
      </w:pPr>
      <w:r>
        <w:rPr>
          <w:rStyle w:val="CommentReference"/>
        </w:rPr>
        <w:annotationRef/>
      </w:r>
      <w:r>
        <w:t>or iwn?</w:t>
      </w:r>
    </w:p>
  </w:comment>
  <w:comment w:id="683" w:author="Windows User" w:date="2015-10-30T08:56:00Z" w:initials="BS">
    <w:p w14:paraId="5798119C" w14:textId="77777777" w:rsidR="00EF4931" w:rsidRDefault="00EF4931" w:rsidP="00E35F1F">
      <w:pPr>
        <w:pStyle w:val="CommentText"/>
      </w:pPr>
      <w:r>
        <w:rPr>
          <w:rStyle w:val="CommentReference"/>
        </w:rPr>
        <w:annotationRef/>
      </w:r>
      <w:r>
        <w:t>The phrase is "Our God in truth". Placing a coma before "in truth" makis it sound like "in truth withotu the seed of man"</w:t>
      </w:r>
    </w:p>
  </w:comment>
  <w:comment w:id="684" w:author="Windows User" w:date="2015-10-30T08:56:00Z" w:initials="BS">
    <w:p w14:paraId="7FE87033" w14:textId="77777777" w:rsidR="00EF4931" w:rsidRDefault="00EF4931" w:rsidP="00E35F1F">
      <w:pPr>
        <w:pStyle w:val="CommentText"/>
      </w:pPr>
      <w:r>
        <w:rPr>
          <w:rStyle w:val="CommentReference"/>
        </w:rPr>
        <w:annotationRef/>
      </w:r>
      <w:r>
        <w:t>While being virgin is correct. But it sounds strange. being a virgin is less accurate. Being virginal?</w:t>
      </w:r>
    </w:p>
  </w:comment>
  <w:comment w:id="685" w:author="Windows User" w:date="2015-10-30T08:56:00Z" w:initials="BS">
    <w:p w14:paraId="13254F43" w14:textId="77777777" w:rsidR="00EF4931" w:rsidRDefault="00EF4931" w:rsidP="00E35F1F">
      <w:pPr>
        <w:pStyle w:val="CommentText"/>
      </w:pPr>
      <w:r>
        <w:rPr>
          <w:rStyle w:val="CommentReference"/>
        </w:rPr>
        <w:annotationRef/>
      </w:r>
      <w:r>
        <w:t>I like holy better than saint. But it isn't very consistent since Abouna renders it saint everywhere else...</w:t>
      </w:r>
    </w:p>
  </w:comment>
  <w:comment w:id="686" w:author="Windows User" w:date="2015-10-30T08:56:00Z" w:initials="BS">
    <w:p w14:paraId="195E8533" w14:textId="77777777" w:rsidR="00EF4931" w:rsidRDefault="00EF4931" w:rsidP="00E35F1F">
      <w:pPr>
        <w:pStyle w:val="CommentText"/>
      </w:pPr>
      <w:r>
        <w:rPr>
          <w:rStyle w:val="CommentReference"/>
        </w:rPr>
        <w:annotationRef/>
      </w:r>
      <w:r>
        <w:t>what word works here? dwelling doesn't. it would have to be dwelling place, which is too long.</w:t>
      </w:r>
    </w:p>
  </w:comment>
  <w:comment w:id="687" w:author="Windows User" w:date="2015-10-30T08:56:00Z" w:initials="BS">
    <w:p w14:paraId="5A28B06B" w14:textId="77777777" w:rsidR="00EF4931" w:rsidRDefault="00EF4931" w:rsidP="00E35F1F">
      <w:pPr>
        <w:pStyle w:val="CommentText"/>
      </w:pPr>
      <w:r>
        <w:rPr>
          <w:rStyle w:val="CommentReference"/>
        </w:rPr>
        <w:annotationRef/>
      </w:r>
      <w:r>
        <w:t>exalt or magnify?</w:t>
      </w:r>
    </w:p>
  </w:comment>
  <w:comment w:id="688" w:author="Windows User" w:date="2015-10-30T08:56:00Z" w:initials="BS">
    <w:p w14:paraId="6604F03B" w14:textId="77777777" w:rsidR="00EF4931" w:rsidRDefault="00EF4931" w:rsidP="00E35F1F">
      <w:pPr>
        <w:pStyle w:val="CommentText"/>
      </w:pPr>
      <w:r>
        <w:rPr>
          <w:rStyle w:val="CommentReference"/>
        </w:rPr>
        <w:annotationRef/>
      </w:r>
      <w:r>
        <w:t>or iwn?</w:t>
      </w:r>
    </w:p>
  </w:comment>
  <w:comment w:id="692" w:author="Windows User" w:date="2015-10-30T08:56:00Z" w:initials="BS">
    <w:p w14:paraId="6680EED5" w14:textId="77777777" w:rsidR="00EF4931" w:rsidRDefault="00EF4931" w:rsidP="00E35F1F">
      <w:pPr>
        <w:pStyle w:val="CommentText"/>
      </w:pPr>
      <w:r>
        <w:rPr>
          <w:rStyle w:val="CommentReference"/>
        </w:rPr>
        <w:annotationRef/>
      </w:r>
      <w:r>
        <w:t>does this work?</w:t>
      </w:r>
    </w:p>
  </w:comment>
  <w:comment w:id="693" w:author="Windows User" w:date="2015-10-30T08:56:00Z" w:initials="BS">
    <w:p w14:paraId="7B5754B1" w14:textId="77777777" w:rsidR="00EF4931" w:rsidRDefault="00EF4931" w:rsidP="00E35F1F">
      <w:pPr>
        <w:pStyle w:val="CommentText"/>
      </w:pPr>
      <w:r>
        <w:rPr>
          <w:rStyle w:val="CommentReference"/>
        </w:rPr>
        <w:annotationRef/>
      </w:r>
      <w:r>
        <w:t>is this right?</w:t>
      </w:r>
    </w:p>
  </w:comment>
  <w:comment w:id="694" w:author="Windows User" w:date="2015-10-30T08:56:00Z" w:initials="BS">
    <w:p w14:paraId="6058F90B" w14:textId="77777777" w:rsidR="00EF4931" w:rsidRDefault="00EF4931" w:rsidP="00E35F1F">
      <w:pPr>
        <w:pStyle w:val="CommentText"/>
      </w:pPr>
      <w:r>
        <w:rPr>
          <w:rStyle w:val="CommentReference"/>
        </w:rPr>
        <w:annotationRef/>
      </w:r>
      <w:r>
        <w:t>?</w:t>
      </w:r>
    </w:p>
  </w:comment>
  <w:comment w:id="695" w:author="Windows User" w:date="2015-10-30T08:56:00Z" w:initials="BS">
    <w:p w14:paraId="505706D1" w14:textId="77777777" w:rsidR="00EF4931" w:rsidRDefault="00EF4931" w:rsidP="00E35F1F">
      <w:pPr>
        <w:pStyle w:val="CommentText"/>
      </w:pPr>
      <w:r>
        <w:rPr>
          <w:rStyle w:val="CommentReference"/>
        </w:rPr>
        <w:annotationRef/>
      </w:r>
      <w:r>
        <w:t>about or to?</w:t>
      </w:r>
    </w:p>
  </w:comment>
  <w:comment w:id="696" w:author="Windows User" w:date="2015-10-30T08:56:00Z" w:initials="BS">
    <w:p w14:paraId="35AD6860" w14:textId="77777777" w:rsidR="00EF4931" w:rsidRDefault="00EF4931" w:rsidP="00E35F1F">
      <w:pPr>
        <w:pStyle w:val="CommentText"/>
      </w:pPr>
      <w:r>
        <w:rPr>
          <w:rStyle w:val="CommentReference"/>
        </w:rPr>
        <w:annotationRef/>
      </w:r>
      <w:r>
        <w:t>proclaim or cry?</w:t>
      </w:r>
    </w:p>
  </w:comment>
  <w:comment w:id="697" w:author="Windows User" w:date="2015-10-30T08:56:00Z" w:initials="BS">
    <w:p w14:paraId="588A0CA8" w14:textId="77777777" w:rsidR="00EF4931" w:rsidRDefault="00EF4931" w:rsidP="00E35F1F">
      <w:pPr>
        <w:pStyle w:val="CommentText"/>
      </w:pPr>
      <w:r>
        <w:rPr>
          <w:rStyle w:val="CommentReference"/>
        </w:rPr>
        <w:annotationRef/>
      </w:r>
      <w:r>
        <w:t>??</w:t>
      </w:r>
    </w:p>
  </w:comment>
  <w:comment w:id="698" w:author="Windows User" w:date="2015-10-30T08:56:00Z" w:initials="BS">
    <w:p w14:paraId="43146472" w14:textId="77777777" w:rsidR="00EF4931" w:rsidRDefault="00EF4931" w:rsidP="00E35F1F">
      <w:pPr>
        <w:pStyle w:val="CommentText"/>
      </w:pPr>
      <w:r>
        <w:rPr>
          <w:rStyle w:val="CommentReference"/>
        </w:rPr>
        <w:annotationRef/>
      </w:r>
      <w:r>
        <w:t>just?</w:t>
      </w:r>
    </w:p>
  </w:comment>
  <w:comment w:id="699" w:author="Windows User" w:date="2015-10-30T08:56:00Z" w:initials="BS">
    <w:p w14:paraId="005E33F9" w14:textId="77777777" w:rsidR="00EF4931" w:rsidRDefault="00EF4931" w:rsidP="00E35F1F">
      <w:pPr>
        <w:pStyle w:val="CommentText"/>
      </w:pPr>
      <w:r>
        <w:rPr>
          <w:rStyle w:val="CommentReference"/>
        </w:rPr>
        <w:annotationRef/>
      </w:r>
      <w:r>
        <w:t>chaste or meek?</w:t>
      </w:r>
    </w:p>
  </w:comment>
  <w:comment w:id="700" w:author="Windows User" w:date="2015-10-30T08:56:00Z" w:initials="BS">
    <w:p w14:paraId="38FC80AB" w14:textId="77777777" w:rsidR="00EF4931" w:rsidRDefault="00EF4931" w:rsidP="00E35F1F">
      <w:pPr>
        <w:pStyle w:val="CommentText"/>
      </w:pPr>
      <w:r>
        <w:rPr>
          <w:rStyle w:val="CommentReference"/>
        </w:rPr>
        <w:annotationRef/>
      </w:r>
      <w:r>
        <w:t>St. Isaac? Holy issac?</w:t>
      </w:r>
    </w:p>
  </w:comment>
  <w:comment w:id="701" w:author="Windows User" w:date="2015-10-30T08:56:00Z" w:initials="BS">
    <w:p w14:paraId="49E0F637" w14:textId="77777777" w:rsidR="00EF4931" w:rsidRDefault="00EF4931" w:rsidP="00E35F1F">
      <w:pPr>
        <w:pStyle w:val="CommentText"/>
      </w:pPr>
      <w:r>
        <w:rPr>
          <w:rStyle w:val="CommentReference"/>
        </w:rPr>
        <w:annotationRef/>
      </w:r>
      <w:r>
        <w:t>ten thousand time?</w:t>
      </w:r>
    </w:p>
  </w:comment>
  <w:comment w:id="702" w:author="Windows User" w:date="2015-10-30T08:56:00Z" w:initials="BS">
    <w:p w14:paraId="565278E4" w14:textId="77777777" w:rsidR="00EF4931" w:rsidRDefault="00EF4931" w:rsidP="00E35F1F">
      <w:pPr>
        <w:pStyle w:val="CommentText"/>
      </w:pPr>
      <w:r>
        <w:rPr>
          <w:rStyle w:val="CommentReference"/>
        </w:rPr>
        <w:annotationRef/>
      </w:r>
      <w:r>
        <w:t>probably don't want to say despot.</w:t>
      </w:r>
    </w:p>
  </w:comment>
  <w:comment w:id="703" w:author="Windows User" w:date="2015-10-30T08:56:00Z" w:initials="BS">
    <w:p w14:paraId="34F4A5A9" w14:textId="77777777" w:rsidR="00EF4931" w:rsidRDefault="00EF4931" w:rsidP="00E35F1F">
      <w:pPr>
        <w:pStyle w:val="CommentText"/>
      </w:pPr>
      <w:r>
        <w:rPr>
          <w:rStyle w:val="CommentReference"/>
        </w:rPr>
        <w:annotationRef/>
      </w:r>
      <w:r>
        <w:t>honour or pride?</w:t>
      </w:r>
    </w:p>
  </w:comment>
  <w:comment w:id="704" w:author="Windows User" w:date="2015-10-30T08:56:00Z" w:initials="BS">
    <w:p w14:paraId="28840E47" w14:textId="77777777" w:rsidR="00EF4931" w:rsidRDefault="00EF4931" w:rsidP="00E35F1F">
      <w:pPr>
        <w:pStyle w:val="CommentText"/>
      </w:pPr>
      <w:r>
        <w:rPr>
          <w:rStyle w:val="CommentReference"/>
        </w:rPr>
        <w:annotationRef/>
      </w:r>
      <w:r>
        <w:t>spouse or friend???</w:t>
      </w:r>
    </w:p>
  </w:comment>
  <w:comment w:id="705" w:author="Windows User" w:date="2015-10-30T08:56:00Z" w:initials="BS">
    <w:p w14:paraId="6D247103" w14:textId="77777777" w:rsidR="00EF4931" w:rsidRDefault="00EF4931" w:rsidP="00E35F1F">
      <w:pPr>
        <w:pStyle w:val="CommentText"/>
      </w:pPr>
      <w:r>
        <w:rPr>
          <w:rStyle w:val="CommentReference"/>
        </w:rPr>
        <w:annotationRef/>
      </w:r>
      <w:r>
        <w:t>word can be health or salvation... but health would parallel healing in next verse??? should it be salvation?</w:t>
      </w:r>
    </w:p>
  </w:comment>
  <w:comment w:id="706" w:author="Windows User" w:date="2015-10-30T08:56:00Z" w:initials="BS">
    <w:p w14:paraId="2A107B46" w14:textId="77777777" w:rsidR="00EF4931" w:rsidRDefault="00EF4931" w:rsidP="00E35F1F">
      <w:pPr>
        <w:pStyle w:val="CommentText"/>
      </w:pPr>
      <w:r>
        <w:rPr>
          <w:rStyle w:val="CommentReference"/>
        </w:rPr>
        <w:annotationRef/>
      </w:r>
      <w:r>
        <w:t>unity or oneness? indescribable or unparalleled?</w:t>
      </w:r>
    </w:p>
  </w:comment>
  <w:comment w:id="707" w:author="Windows User" w:date="2015-10-30T08:56:00Z" w:initials="BS">
    <w:p w14:paraId="5555F795" w14:textId="77777777" w:rsidR="00EF4931" w:rsidRDefault="00EF4931" w:rsidP="00E35F1F">
      <w:pPr>
        <w:pStyle w:val="CommentText"/>
      </w:pPr>
      <w:r>
        <w:rPr>
          <w:rStyle w:val="CommentReference"/>
        </w:rPr>
        <w:annotationRef/>
      </w:r>
      <w:r>
        <w:t>mingling of substance or human seed? kind of a big difference.</w:t>
      </w:r>
    </w:p>
  </w:comment>
  <w:comment w:id="708" w:author="Microsoft Office User" w:date="2016-08-19T20:02:00Z" w:initials="Office">
    <w:p w14:paraId="43574A61" w14:textId="0B98052D" w:rsidR="00EF4931" w:rsidRDefault="00EF4931">
      <w:pPr>
        <w:pStyle w:val="CommentText"/>
      </w:pPr>
      <w:r>
        <w:rPr>
          <w:rStyle w:val="CommentReference"/>
        </w:rPr>
        <w:annotationRef/>
      </w:r>
      <w:r>
        <w:t>check</w:t>
      </w:r>
    </w:p>
  </w:comment>
  <w:comment w:id="709" w:author="Windows User" w:date="2015-10-30T08:56:00Z" w:initials="BS">
    <w:p w14:paraId="5E07F016" w14:textId="77777777" w:rsidR="00EF4931" w:rsidRDefault="00EF4931" w:rsidP="00E35F1F">
      <w:pPr>
        <w:pStyle w:val="CommentText"/>
      </w:pPr>
      <w:r>
        <w:rPr>
          <w:rStyle w:val="CommentReference"/>
        </w:rPr>
        <w:annotationRef/>
      </w:r>
      <w:r>
        <w:t>pray or interceed? With or before?</w:t>
      </w:r>
    </w:p>
  </w:comment>
  <w:comment w:id="716" w:author="Windows User" w:date="2015-10-30T08:56:00Z" w:initials="WU">
    <w:p w14:paraId="7192577A" w14:textId="77777777" w:rsidR="00EF4931" w:rsidRDefault="00EF4931" w:rsidP="00E35F1F">
      <w:pPr>
        <w:pStyle w:val="CommentText"/>
      </w:pPr>
      <w:r>
        <w:rPr>
          <w:rStyle w:val="CommentReference"/>
        </w:rPr>
        <w:annotationRef/>
      </w:r>
      <w:r>
        <w:t>Are exalted abve. Are honoured more. Parallel structure. More honoured doesn’t flow as well because it doesn’t parallel the structure</w:t>
      </w:r>
    </w:p>
  </w:comment>
  <w:comment w:id="717" w:author="Windows User" w:date="2015-10-30T08:56:00Z" w:initials="WU">
    <w:p w14:paraId="1632DB35" w14:textId="77777777" w:rsidR="00EF4931" w:rsidRDefault="00EF4931" w:rsidP="00E35F1F">
      <w:pPr>
        <w:pStyle w:val="CommentText"/>
      </w:pPr>
      <w:r>
        <w:rPr>
          <w:rStyle w:val="CommentReference"/>
        </w:rPr>
        <w:annotationRef/>
      </w:r>
      <w:r>
        <w:t>Are more honoured?</w:t>
      </w:r>
    </w:p>
  </w:comment>
  <w:comment w:id="718" w:author="Windows User" w:date="2015-10-30T08:56:00Z" w:initials="WU">
    <w:p w14:paraId="38104BB5" w14:textId="77777777" w:rsidR="00EF4931" w:rsidRDefault="00EF4931" w:rsidP="00E35F1F">
      <w:pPr>
        <w:pStyle w:val="CommentText"/>
      </w:pPr>
      <w:r>
        <w:rPr>
          <w:rStyle w:val="CommentReference"/>
        </w:rPr>
        <w:annotationRef/>
      </w:r>
      <w:r>
        <w:t xml:space="preserve">Means or path? Means with freedom of speech is not a sclear as a way orpath that has a freedom of speech. </w:t>
      </w:r>
    </w:p>
  </w:comment>
  <w:comment w:id="725" w:author="Windows User" w:date="2015-10-30T08:56:00Z" w:initials="WU">
    <w:p w14:paraId="64353538" w14:textId="77777777" w:rsidR="00EF4931" w:rsidRDefault="00EF4931" w:rsidP="00E35F1F">
      <w:pPr>
        <w:pStyle w:val="CommentText"/>
      </w:pPr>
      <w:r>
        <w:rPr>
          <w:rStyle w:val="CommentReference"/>
        </w:rPr>
        <w:annotationRef/>
      </w:r>
      <w:r>
        <w:t>Above heaven or above the heavens. Not above the heaven.</w:t>
      </w:r>
    </w:p>
  </w:comment>
  <w:comment w:id="726" w:author="Windows User" w:date="2015-10-30T08:56:00Z" w:initials="WU">
    <w:p w14:paraId="684796B5" w14:textId="77777777" w:rsidR="00EF4931" w:rsidRDefault="00EF4931" w:rsidP="00E35F1F">
      <w:pPr>
        <w:pStyle w:val="CommentText"/>
      </w:pPr>
      <w:r>
        <w:rPr>
          <w:rStyle w:val="CommentReference"/>
        </w:rPr>
        <w:annotationRef/>
      </w:r>
      <w:r>
        <w:t>Reuse of truth is very awkward</w:t>
      </w:r>
    </w:p>
  </w:comment>
  <w:comment w:id="730" w:author="Windows User" w:date="2015-10-30T08:56:00Z" w:initials="WU">
    <w:p w14:paraId="1D6D9724" w14:textId="77777777" w:rsidR="00EF4931" w:rsidRDefault="00EF4931" w:rsidP="00E35F1F">
      <w:pPr>
        <w:pStyle w:val="CommentText"/>
      </w:pPr>
      <w:r>
        <w:rPr>
          <w:rStyle w:val="CommentReference"/>
        </w:rPr>
        <w:annotationRef/>
      </w:r>
      <w:r>
        <w:t>The Virgin Mary?</w:t>
      </w:r>
    </w:p>
  </w:comment>
  <w:comment w:id="731" w:author="Windows User" w:date="2015-10-30T08:56:00Z" w:initials="WU">
    <w:p w14:paraId="104BFD73" w14:textId="77777777" w:rsidR="00EF4931" w:rsidRDefault="00EF4931" w:rsidP="00E35F1F">
      <w:pPr>
        <w:pStyle w:val="CommentText"/>
      </w:pPr>
      <w:r>
        <w:rPr>
          <w:rStyle w:val="CommentReference"/>
        </w:rPr>
        <w:annotationRef/>
      </w:r>
      <w:r>
        <w:t>And the Mercy Seat / with the Cherubs? Less literal, but makes more sense.</w:t>
      </w:r>
    </w:p>
  </w:comment>
  <w:comment w:id="732" w:author="Windows User" w:date="2015-10-30T08:56:00Z" w:initials="WU">
    <w:p w14:paraId="4E46CF30" w14:textId="77777777" w:rsidR="00EF4931" w:rsidRDefault="00EF4931" w:rsidP="00E35F1F">
      <w:pPr>
        <w:pStyle w:val="CommentText"/>
      </w:pPr>
      <w:r>
        <w:rPr>
          <w:rStyle w:val="CommentReference"/>
        </w:rPr>
        <w:annotationRef/>
      </w:r>
      <w:r>
        <w:t>Jar or vessel for the sake of youth who think marijuana?</w:t>
      </w:r>
    </w:p>
  </w:comment>
  <w:comment w:id="733" w:author="Windows User" w:date="2015-10-30T08:56:00Z" w:initials="WU">
    <w:p w14:paraId="0D8736F0" w14:textId="77777777" w:rsidR="00EF4931" w:rsidRDefault="00EF4931" w:rsidP="00E35F1F">
      <w:pPr>
        <w:pStyle w:val="CommentText"/>
      </w:pPr>
      <w:r>
        <w:rPr>
          <w:rStyle w:val="CommentReference"/>
        </w:rPr>
        <w:annotationRef/>
      </w:r>
      <w:r>
        <w:t>Not lampstand?</w:t>
      </w:r>
    </w:p>
  </w:comment>
  <w:comment w:id="737" w:author="Windows User" w:date="2015-10-30T08:56:00Z" w:initials="WU">
    <w:p w14:paraId="71035455" w14:textId="77777777" w:rsidR="00EF4931" w:rsidRDefault="00EF4931" w:rsidP="00E35F1F">
      <w:pPr>
        <w:pStyle w:val="CommentText"/>
      </w:pPr>
      <w:r>
        <w:rPr>
          <w:rStyle w:val="CommentReference"/>
        </w:rPr>
        <w:annotationRef/>
      </w:r>
      <w:r>
        <w:t>Need to decide whether to capitalize and be Consistent.</w:t>
      </w:r>
    </w:p>
  </w:comment>
  <w:comment w:id="738" w:author="Windows User" w:date="2015-10-30T08:56:00Z" w:initials="WU">
    <w:p w14:paraId="27C7371E" w14:textId="77777777" w:rsidR="00EF4931" w:rsidRDefault="00EF4931"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39" w:author="Windows User" w:date="2015-10-30T08:56:00Z" w:initials="WU">
    <w:p w14:paraId="209A45A7" w14:textId="77777777" w:rsidR="00EF4931" w:rsidRDefault="00EF4931" w:rsidP="00E35F1F">
      <w:pPr>
        <w:pStyle w:val="CommentText"/>
      </w:pPr>
      <w:r>
        <w:rPr>
          <w:rStyle w:val="CommentReference"/>
        </w:rPr>
        <w:annotationRef/>
      </w:r>
      <w:r>
        <w:t>Tense(s) of this vs?</w:t>
      </w:r>
    </w:p>
  </w:comment>
  <w:comment w:id="743" w:author="Windows User" w:date="2015-10-30T08:56:00Z" w:initials="WU">
    <w:p w14:paraId="596EE3A5" w14:textId="77777777" w:rsidR="00EF4931" w:rsidRDefault="00EF4931" w:rsidP="00E35F1F">
      <w:pPr>
        <w:pStyle w:val="CommentText"/>
      </w:pPr>
      <w:r>
        <w:rPr>
          <w:rStyle w:val="CommentReference"/>
        </w:rPr>
        <w:annotationRef/>
      </w:r>
      <w:r>
        <w:t>If no coma, then that. If coma, then which.</w:t>
      </w:r>
    </w:p>
  </w:comment>
  <w:comment w:id="744" w:author="Windows User" w:date="2015-11-21T13:10:00Z" w:initials="WU">
    <w:p w14:paraId="0E2011D4" w14:textId="77777777" w:rsidR="00EF4931" w:rsidRPr="00745B45" w:rsidRDefault="00EF4931"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5" w:author="Windows User" w:date="2015-10-30T08:56:00Z" w:initials="WU">
    <w:p w14:paraId="7F58A02B" w14:textId="77777777" w:rsidR="00EF4931" w:rsidRDefault="00EF4931" w:rsidP="00E35F1F">
      <w:pPr>
        <w:pStyle w:val="CommentText"/>
      </w:pPr>
      <w:r>
        <w:rPr>
          <w:rStyle w:val="CommentReference"/>
        </w:rPr>
        <w:annotationRef/>
      </w:r>
      <w:r>
        <w:t>Ok for traditional English. But in current usage hasn’t it narrowed to taste rather than still including smell? Armona?</w:t>
      </w:r>
    </w:p>
  </w:comment>
  <w:comment w:id="746" w:author="Windows User" w:date="2015-10-30T08:56:00Z" w:initials="WU">
    <w:p w14:paraId="06058DA2" w14:textId="77777777" w:rsidR="00EF4931" w:rsidRDefault="00EF4931" w:rsidP="00E35F1F">
      <w:pPr>
        <w:pStyle w:val="CommentText"/>
      </w:pPr>
      <w:r>
        <w:rPr>
          <w:rStyle w:val="CommentReference"/>
        </w:rPr>
        <w:annotationRef/>
      </w:r>
      <w:r>
        <w:t>This makes little sense. An estate is just a state, a status… you can restore to a first status, but not to a status</w:t>
      </w:r>
    </w:p>
  </w:comment>
  <w:comment w:id="756" w:author="Windows User" w:date="2015-10-30T08:56:00Z" w:initials="WU">
    <w:p w14:paraId="1E1724A5" w14:textId="77777777" w:rsidR="00EF4931" w:rsidRDefault="00EF4931" w:rsidP="00E35F1F">
      <w:pPr>
        <w:pStyle w:val="CommentText"/>
      </w:pPr>
      <w:r>
        <w:rPr>
          <w:rStyle w:val="CommentReference"/>
        </w:rPr>
        <w:annotationRef/>
      </w:r>
      <w:r>
        <w:t>Care or concern?</w:t>
      </w:r>
    </w:p>
  </w:comment>
  <w:comment w:id="757" w:author="Windows User" w:date="2015-10-30T08:56:00Z" w:initials="WU">
    <w:p w14:paraId="78E58888" w14:textId="77777777" w:rsidR="00EF4931" w:rsidRDefault="00EF4931" w:rsidP="00E35F1F">
      <w:pPr>
        <w:pStyle w:val="CommentText"/>
      </w:pPr>
      <w:r>
        <w:rPr>
          <w:rStyle w:val="CommentReference"/>
        </w:rPr>
        <w:annotationRef/>
      </w:r>
      <w:r>
        <w:t>Uhm…. ? Coptic clearly says Sabbaton…. But wasn’t it the first day?</w:t>
      </w:r>
    </w:p>
  </w:comment>
  <w:comment w:id="766" w:author="Windows User" w:date="2015-10-30T08:56:00Z" w:initials="WU">
    <w:p w14:paraId="18B3CB42" w14:textId="77777777" w:rsidR="00EF4931" w:rsidRDefault="00EF4931" w:rsidP="00E35F1F">
      <w:pPr>
        <w:pStyle w:val="CommentText"/>
      </w:pPr>
      <w:r>
        <w:rPr>
          <w:rStyle w:val="CommentReference"/>
        </w:rPr>
        <w:annotationRef/>
      </w:r>
      <w:r>
        <w:t>Exceedingly? Too? So?</w:t>
      </w:r>
    </w:p>
  </w:comment>
  <w:comment w:id="767" w:author="Windows User" w:date="2015-10-30T08:56:00Z" w:initials="WU">
    <w:p w14:paraId="6849FDD2" w14:textId="77777777" w:rsidR="00EF4931" w:rsidRDefault="00EF4931" w:rsidP="00E35F1F">
      <w:pPr>
        <w:pStyle w:val="CommentText"/>
      </w:pPr>
      <w:r>
        <w:rPr>
          <w:rStyle w:val="CommentReference"/>
        </w:rPr>
        <w:annotationRef/>
      </w:r>
      <w:r>
        <w:t>Ramez, I or me?</w:t>
      </w:r>
    </w:p>
  </w:comment>
  <w:comment w:id="768" w:author="Windows User" w:date="2015-10-30T08:56:00Z" w:initials="WU">
    <w:p w14:paraId="799B59FF" w14:textId="77777777" w:rsidR="00EF4931" w:rsidRDefault="00EF4931" w:rsidP="00E35F1F">
      <w:pPr>
        <w:pStyle w:val="CommentText"/>
      </w:pPr>
      <w:r>
        <w:rPr>
          <w:rStyle w:val="CommentReference"/>
        </w:rPr>
        <w:annotationRef/>
      </w:r>
      <w:r>
        <w:t>Teach to offer repentance or instruct in repentance?</w:t>
      </w:r>
    </w:p>
  </w:comment>
  <w:comment w:id="769" w:author="Windows User" w:date="2015-10-30T08:56:00Z" w:initials="WU">
    <w:p w14:paraId="57D87D60" w14:textId="77777777" w:rsidR="00EF4931" w:rsidRDefault="00EF4931" w:rsidP="00E35F1F">
      <w:pPr>
        <w:pStyle w:val="CommentText"/>
      </w:pPr>
      <w:r>
        <w:rPr>
          <w:rStyle w:val="CommentReference"/>
        </w:rPr>
        <w:annotationRef/>
      </w:r>
      <w:r>
        <w:t>That a sinner die would make this consistent.</w:t>
      </w:r>
    </w:p>
  </w:comment>
  <w:comment w:id="770" w:author="Windows User" w:date="2015-10-30T08:56:00Z" w:initials="WU">
    <w:p w14:paraId="274EC1E4" w14:textId="77777777" w:rsidR="00EF4931" w:rsidRDefault="00EF4931" w:rsidP="00E35F1F">
      <w:pPr>
        <w:pStyle w:val="CommentText"/>
      </w:pPr>
      <w:r>
        <w:rPr>
          <w:rStyle w:val="CommentReference"/>
        </w:rPr>
        <w:annotationRef/>
      </w:r>
      <w:r>
        <w:t>Kind-hearted or merciful?</w:t>
      </w:r>
    </w:p>
  </w:comment>
  <w:comment w:id="771" w:author="Windows User" w:date="2015-10-30T08:56:00Z" w:initials="WU">
    <w:p w14:paraId="1370FE87" w14:textId="77777777" w:rsidR="00EF4931" w:rsidRDefault="00EF4931" w:rsidP="00E35F1F">
      <w:pPr>
        <w:pStyle w:val="CommentText"/>
      </w:pPr>
      <w:r>
        <w:rPr>
          <w:rStyle w:val="CommentReference"/>
        </w:rPr>
        <w:annotationRef/>
      </w:r>
      <w:r>
        <w:t>Compassions or tender mercies?</w:t>
      </w:r>
    </w:p>
  </w:comment>
  <w:comment w:id="772" w:author="Windows User" w:date="2015-10-30T08:56:00Z" w:initials="WU">
    <w:p w14:paraId="70E14B72" w14:textId="77777777" w:rsidR="00EF4931" w:rsidRDefault="00EF4931" w:rsidP="00E35F1F">
      <w:pPr>
        <w:pStyle w:val="CommentText"/>
      </w:pPr>
      <w:r>
        <w:rPr>
          <w:rStyle w:val="CommentReference"/>
        </w:rPr>
        <w:annotationRef/>
      </w:r>
      <w:r>
        <w:t>May He or that He may</w:t>
      </w:r>
    </w:p>
  </w:comment>
  <w:comment w:id="784" w:author="Windows User" w:date="2015-10-30T08:56:00Z" w:initials="BS">
    <w:p w14:paraId="1CD83694" w14:textId="77777777" w:rsidR="00EF4931" w:rsidRDefault="00EF4931" w:rsidP="00E35F1F">
      <w:pPr>
        <w:pStyle w:val="CommentText"/>
      </w:pPr>
      <w:r>
        <w:rPr>
          <w:rStyle w:val="CommentReference"/>
        </w:rPr>
        <w:annotationRef/>
      </w:r>
      <w:r>
        <w:t>very greatly is redundant...</w:t>
      </w:r>
    </w:p>
  </w:comment>
  <w:comment w:id="785" w:author="Windows User" w:date="2015-10-30T08:56:00Z" w:initials="BS">
    <w:p w14:paraId="2DB29619" w14:textId="77777777" w:rsidR="00EF4931" w:rsidRDefault="00EF4931" w:rsidP="00E35F1F">
      <w:pPr>
        <w:pStyle w:val="CommentText"/>
      </w:pPr>
      <w:r>
        <w:rPr>
          <w:rStyle w:val="CommentReference"/>
        </w:rPr>
        <w:annotationRef/>
      </w:r>
      <w:r>
        <w:t>above? in?</w:t>
      </w:r>
    </w:p>
  </w:comment>
  <w:comment w:id="786" w:author="Windows User" w:date="2015-10-30T08:56:00Z" w:initials="BS">
    <w:p w14:paraId="3734F7C0" w14:textId="77777777" w:rsidR="00EF4931" w:rsidRDefault="00EF4931" w:rsidP="00E35F1F">
      <w:pPr>
        <w:pStyle w:val="CommentText"/>
      </w:pPr>
      <w:r>
        <w:rPr>
          <w:rStyle w:val="CommentReference"/>
        </w:rPr>
        <w:annotationRef/>
      </w:r>
      <w:r>
        <w:t>dikeos is usually rended 'righteous'. Is there good cause to use 'just' here?</w:t>
      </w:r>
    </w:p>
  </w:comment>
  <w:comment w:id="787" w:author="Windows User" w:date="2015-10-30T08:56:00Z" w:initials="BS">
    <w:p w14:paraId="06116336" w14:textId="77777777" w:rsidR="00EF4931" w:rsidRDefault="00EF4931" w:rsidP="00E35F1F">
      <w:pPr>
        <w:pStyle w:val="CommentText"/>
      </w:pPr>
      <w:r>
        <w:rPr>
          <w:rStyle w:val="CommentReference"/>
        </w:rPr>
        <w:annotationRef/>
      </w:r>
      <w:r>
        <w:t>mediated or put into practice?</w:t>
      </w:r>
    </w:p>
  </w:comment>
  <w:comment w:id="788" w:author="Windows User" w:date="2015-10-30T08:56:00Z" w:initials="BS">
    <w:p w14:paraId="6417B5A7" w14:textId="77777777" w:rsidR="00EF4931" w:rsidRDefault="00EF4931" w:rsidP="00E35F1F">
      <w:pPr>
        <w:pStyle w:val="CommentText"/>
      </w:pPr>
      <w:r>
        <w:rPr>
          <w:rStyle w:val="CommentReference"/>
        </w:rPr>
        <w:annotationRef/>
      </w:r>
      <w:r>
        <w:t>on their lips is a common English expression that seems to have the same meaning as "in their mouths"</w:t>
      </w:r>
    </w:p>
  </w:comment>
  <w:comment w:id="789" w:author="Windows User" w:date="2015-10-30T08:56:00Z" w:initials="BS">
    <w:p w14:paraId="7CA0B9DB" w14:textId="77777777" w:rsidR="00EF4931" w:rsidRDefault="00EF4931" w:rsidP="00E35F1F">
      <w:pPr>
        <w:pStyle w:val="CommentText"/>
      </w:pPr>
      <w:r>
        <w:rPr>
          <w:rStyle w:val="CommentReference"/>
        </w:rPr>
        <w:annotationRef/>
      </w:r>
      <w:r>
        <w:t>The tree of immortality would flow better in English.</w:t>
      </w:r>
    </w:p>
  </w:comment>
  <w:comment w:id="790" w:author="Windows User" w:date="2015-10-30T08:56:00Z" w:initials="BS">
    <w:p w14:paraId="3D06FFDE" w14:textId="77777777" w:rsidR="00EF4931" w:rsidRDefault="00EF4931" w:rsidP="00E35F1F">
      <w:pPr>
        <w:pStyle w:val="CommentText"/>
      </w:pPr>
      <w:r>
        <w:rPr>
          <w:rStyle w:val="CommentReference"/>
        </w:rPr>
        <w:annotationRef/>
      </w:r>
      <w:r>
        <w:t>thoughts or senses?</w:t>
      </w:r>
    </w:p>
  </w:comment>
  <w:comment w:id="791" w:author="Windows User" w:date="2015-10-30T08:56:00Z" w:initials="BS">
    <w:p w14:paraId="5092C47C" w14:textId="77777777" w:rsidR="00EF4931" w:rsidRDefault="00EF4931" w:rsidP="00E35F1F">
      <w:pPr>
        <w:pStyle w:val="CommentText"/>
      </w:pPr>
      <w:r>
        <w:rPr>
          <w:rStyle w:val="CommentReference"/>
        </w:rPr>
        <w:annotationRef/>
      </w:r>
      <w:r>
        <w:t>lay? set? cast?</w:t>
      </w:r>
    </w:p>
  </w:comment>
  <w:comment w:id="792" w:author="Windows User" w:date="2015-10-30T08:56:00Z" w:initials="BS">
    <w:p w14:paraId="2988A4E9" w14:textId="77777777" w:rsidR="00EF4931" w:rsidRDefault="00EF4931" w:rsidP="00E35F1F">
      <w:pPr>
        <w:pStyle w:val="CommentText"/>
      </w:pPr>
      <w:r>
        <w:rPr>
          <w:rStyle w:val="CommentReference"/>
        </w:rPr>
        <w:annotationRef/>
      </w:r>
      <w:r>
        <w:t>more common word... does it capture meaning well enough?</w:t>
      </w:r>
    </w:p>
  </w:comment>
  <w:comment w:id="793" w:author="Windows User" w:date="2015-10-30T08:56:00Z" w:initials="BS">
    <w:p w14:paraId="7A2B4CA4" w14:textId="77777777" w:rsidR="00EF4931" w:rsidRDefault="00EF4931" w:rsidP="00E35F1F">
      <w:pPr>
        <w:pStyle w:val="CommentText"/>
      </w:pPr>
      <w:r>
        <w:rPr>
          <w:rStyle w:val="CommentReference"/>
        </w:rPr>
        <w:annotationRef/>
      </w:r>
      <w:r>
        <w:t>types?</w:t>
      </w:r>
    </w:p>
  </w:comment>
  <w:comment w:id="802" w:author="Windows User" w:date="2015-10-30T08:56:00Z" w:initials="BS">
    <w:p w14:paraId="6A283326" w14:textId="77777777" w:rsidR="00EF4931" w:rsidRDefault="00EF4931" w:rsidP="00E35F1F">
      <w:pPr>
        <w:pStyle w:val="CommentText"/>
      </w:pPr>
      <w:r>
        <w:rPr>
          <w:rStyle w:val="CommentReference"/>
        </w:rPr>
        <w:annotationRef/>
      </w:r>
      <w:r>
        <w:t>Coptic clearly says beginning... is there anything in it about authority as the other translations have?</w:t>
      </w:r>
    </w:p>
  </w:comment>
  <w:comment w:id="803" w:author="Windows User" w:date="2015-10-30T08:56:00Z" w:initials="BS">
    <w:p w14:paraId="233F3783" w14:textId="77777777" w:rsidR="00EF4931" w:rsidRDefault="00EF4931" w:rsidP="00E35F1F">
      <w:pPr>
        <w:pStyle w:val="CommentText"/>
      </w:pPr>
      <w:r>
        <w:rPr>
          <w:rStyle w:val="CommentReference"/>
        </w:rPr>
        <w:annotationRef/>
      </w:r>
      <w:r>
        <w:t>risen, or shone?</w:t>
      </w:r>
    </w:p>
  </w:comment>
  <w:comment w:id="807" w:author="Windows User" w:date="2015-10-30T08:56:00Z" w:initials="BS">
    <w:p w14:paraId="301FA11B" w14:textId="77777777" w:rsidR="00EF4931" w:rsidRDefault="00EF4931" w:rsidP="00D65FD4">
      <w:pPr>
        <w:pStyle w:val="CommentText"/>
      </w:pPr>
      <w:r>
        <w:rPr>
          <w:rStyle w:val="CommentReference"/>
        </w:rPr>
        <w:annotationRef/>
      </w:r>
      <w:r>
        <w:t>risen, or shone?</w:t>
      </w:r>
    </w:p>
  </w:comment>
  <w:comment w:id="811" w:author="Windows User" w:date="2015-10-30T08:56:00Z" w:initials="BS">
    <w:p w14:paraId="4B4155FC" w14:textId="77777777" w:rsidR="00EF4931" w:rsidRDefault="00EF4931" w:rsidP="00E35F1F">
      <w:pPr>
        <w:pStyle w:val="CommentText"/>
      </w:pPr>
      <w:r>
        <w:rPr>
          <w:rStyle w:val="CommentReference"/>
        </w:rPr>
        <w:annotationRef/>
      </w:r>
      <w:r>
        <w:t>cap?</w:t>
      </w:r>
    </w:p>
  </w:comment>
  <w:comment w:id="812" w:author="Windows User" w:date="2015-10-30T08:56:00Z" w:initials="BS">
    <w:p w14:paraId="248C83A2" w14:textId="77777777" w:rsidR="00EF4931" w:rsidRDefault="00EF4931" w:rsidP="00E35F1F">
      <w:pPr>
        <w:pStyle w:val="CommentText"/>
      </w:pPr>
      <w:r>
        <w:rPr>
          <w:rStyle w:val="CommentReference"/>
        </w:rPr>
        <w:annotationRef/>
      </w:r>
      <w:r>
        <w:t>save? redeem?</w:t>
      </w:r>
    </w:p>
  </w:comment>
  <w:comment w:id="813" w:author="Windows User" w:date="2015-10-30T08:56:00Z" w:initials="BS">
    <w:p w14:paraId="4C7BFCC0" w14:textId="77777777" w:rsidR="00EF4931" w:rsidRDefault="00EF4931" w:rsidP="00D65FD4">
      <w:pPr>
        <w:pStyle w:val="CommentText"/>
      </w:pPr>
      <w:r>
        <w:rPr>
          <w:rStyle w:val="CommentReference"/>
        </w:rPr>
        <w:annotationRef/>
      </w:r>
      <w:r>
        <w:t>risen, or shone?</w:t>
      </w:r>
    </w:p>
  </w:comment>
  <w:comment w:id="817" w:author="Windows User" w:date="2015-10-30T08:56:00Z" w:initials="BS">
    <w:p w14:paraId="2390D3F4" w14:textId="77777777" w:rsidR="00EF4931" w:rsidRDefault="00EF4931" w:rsidP="00E35F1F">
      <w:pPr>
        <w:pStyle w:val="CommentText"/>
      </w:pPr>
      <w:r>
        <w:rPr>
          <w:rStyle w:val="CommentReference"/>
        </w:rPr>
        <w:annotationRef/>
      </w:r>
      <w:r>
        <w:t>or should " be down here</w:t>
      </w:r>
    </w:p>
  </w:comment>
  <w:comment w:id="818" w:author="Windows User" w:date="2015-10-30T08:56:00Z" w:initials="BS">
    <w:p w14:paraId="6D6C2E53" w14:textId="77777777" w:rsidR="00EF4931" w:rsidRDefault="00EF4931" w:rsidP="00D65FD4">
      <w:pPr>
        <w:pStyle w:val="CommentText"/>
      </w:pPr>
      <w:r>
        <w:rPr>
          <w:rStyle w:val="CommentReference"/>
        </w:rPr>
        <w:annotationRef/>
      </w:r>
      <w:r>
        <w:t>risen, or shone?</w:t>
      </w:r>
    </w:p>
  </w:comment>
  <w:comment w:id="822" w:author="Windows User" w:date="2015-10-30T08:56:00Z" w:initials="BS">
    <w:p w14:paraId="061FF9BB" w14:textId="77777777" w:rsidR="00EF4931" w:rsidRDefault="00EF4931" w:rsidP="00E35F1F">
      <w:pPr>
        <w:pStyle w:val="CommentText"/>
      </w:pPr>
      <w:r>
        <w:rPr>
          <w:rStyle w:val="CommentReference"/>
        </w:rPr>
        <w:annotationRef/>
      </w:r>
      <w:r>
        <w:t>was overcame or did overcome? very different...</w:t>
      </w:r>
    </w:p>
  </w:comment>
  <w:comment w:id="823" w:author="Windows User" w:date="2015-10-30T08:56:00Z" w:initials="BS">
    <w:p w14:paraId="031DAA7E" w14:textId="77777777" w:rsidR="00EF4931" w:rsidRDefault="00EF4931" w:rsidP="00D65FD4">
      <w:pPr>
        <w:pStyle w:val="CommentText"/>
      </w:pPr>
      <w:r>
        <w:rPr>
          <w:rStyle w:val="CommentReference"/>
        </w:rPr>
        <w:annotationRef/>
      </w:r>
      <w:r>
        <w:t>risen, or shone?</w:t>
      </w:r>
    </w:p>
  </w:comment>
  <w:comment w:id="827" w:author="Windows User" w:date="2015-10-30T08:56:00Z" w:initials="BS">
    <w:p w14:paraId="13BC365B" w14:textId="77777777" w:rsidR="00EF4931" w:rsidRDefault="00EF4931" w:rsidP="00E35F1F">
      <w:pPr>
        <w:pStyle w:val="CommentText"/>
      </w:pPr>
      <w:r>
        <w:rPr>
          <w:rStyle w:val="CommentReference"/>
        </w:rPr>
        <w:annotationRef/>
      </w:r>
      <w:r>
        <w:t>awkward, but changing to a perfect man or man perfectly destroys meaning...</w:t>
      </w:r>
    </w:p>
  </w:comment>
  <w:comment w:id="828" w:author="Windows User" w:date="2015-10-30T08:56:00Z" w:initials="BS">
    <w:p w14:paraId="367DF61C" w14:textId="77777777" w:rsidR="00EF4931" w:rsidRDefault="00EF4931" w:rsidP="00E35F1F">
      <w:pPr>
        <w:pStyle w:val="CommentText"/>
      </w:pPr>
      <w:r>
        <w:rPr>
          <w:rStyle w:val="CommentReference"/>
        </w:rPr>
        <w:annotationRef/>
      </w:r>
      <w:r>
        <w:t>L.A. is quite different fo rthis vs...</w:t>
      </w:r>
    </w:p>
  </w:comment>
  <w:comment w:id="829" w:author="Windows User" w:date="2015-10-30T08:56:00Z" w:initials="BS">
    <w:p w14:paraId="614A33D0" w14:textId="77777777" w:rsidR="00EF4931" w:rsidRDefault="00EF4931" w:rsidP="00D65FD4">
      <w:pPr>
        <w:pStyle w:val="CommentText"/>
      </w:pPr>
      <w:r>
        <w:rPr>
          <w:rStyle w:val="CommentReference"/>
        </w:rPr>
        <w:annotationRef/>
      </w:r>
      <w:r>
        <w:t>risen, or shone?</w:t>
      </w:r>
    </w:p>
  </w:comment>
  <w:comment w:id="833" w:author="Windows User" w:date="2015-10-30T08:56:00Z" w:initials="BS">
    <w:p w14:paraId="690C098D" w14:textId="77777777" w:rsidR="00EF4931" w:rsidRDefault="00EF4931" w:rsidP="00D65FD4">
      <w:pPr>
        <w:pStyle w:val="CommentText"/>
      </w:pPr>
      <w:r>
        <w:rPr>
          <w:rStyle w:val="CommentReference"/>
        </w:rPr>
        <w:annotationRef/>
      </w:r>
      <w:r>
        <w:t>risen, or shone?</w:t>
      </w:r>
    </w:p>
  </w:comment>
  <w:comment w:id="837" w:author="Windows User" w:date="2015-10-30T08:56:00Z" w:initials="BS">
    <w:p w14:paraId="47406125" w14:textId="77777777" w:rsidR="00EF4931" w:rsidRDefault="00EF4931" w:rsidP="00E35F1F">
      <w:pPr>
        <w:pStyle w:val="CommentText"/>
      </w:pPr>
      <w:r>
        <w:rPr>
          <w:rStyle w:val="CommentReference"/>
        </w:rPr>
        <w:annotationRef/>
      </w:r>
      <w:r>
        <w:t>dividing wall?</w:t>
      </w:r>
    </w:p>
  </w:comment>
  <w:comment w:id="838" w:author="Windows User" w:date="2015-10-30T08:56:00Z" w:initials="BS">
    <w:p w14:paraId="3115FE96" w14:textId="77777777" w:rsidR="00EF4931" w:rsidRDefault="00EF4931" w:rsidP="00D65FD4">
      <w:pPr>
        <w:pStyle w:val="CommentText"/>
      </w:pPr>
      <w:r>
        <w:rPr>
          <w:rStyle w:val="CommentReference"/>
        </w:rPr>
        <w:annotationRef/>
      </w:r>
      <w:r>
        <w:t>risen, or shone?</w:t>
      </w:r>
    </w:p>
  </w:comment>
  <w:comment w:id="842" w:author="Windows User" w:date="2015-10-30T08:56:00Z" w:initials="BS">
    <w:p w14:paraId="0BDB9E8A" w14:textId="77777777" w:rsidR="00EF4931" w:rsidRDefault="00EF4931" w:rsidP="00E35F1F">
      <w:pPr>
        <w:pStyle w:val="CommentText"/>
      </w:pPr>
      <w:r>
        <w:rPr>
          <w:rStyle w:val="CommentReference"/>
        </w:rPr>
        <w:annotationRef/>
      </w:r>
      <w:r>
        <w:t>what does han mean? can we say teh angels of light?</w:t>
      </w:r>
    </w:p>
  </w:comment>
  <w:comment w:id="843" w:author="Windows User" w:date="2015-10-30T08:56:00Z" w:initials="BS">
    <w:p w14:paraId="035DBC4C" w14:textId="77777777" w:rsidR="00EF4931" w:rsidRDefault="00EF4931" w:rsidP="00E35F1F">
      <w:pPr>
        <w:pStyle w:val="CommentText"/>
      </w:pPr>
      <w:r>
        <w:rPr>
          <w:rStyle w:val="CommentReference"/>
        </w:rPr>
        <w:annotationRef/>
      </w:r>
      <w:r>
        <w:t>sing hymns to be consistent with above?</w:t>
      </w:r>
    </w:p>
  </w:comment>
  <w:comment w:id="844" w:author="Windows User" w:date="2015-10-30T08:56:00Z" w:initials="BS">
    <w:p w14:paraId="3E0D70DF" w14:textId="77777777" w:rsidR="00EF4931" w:rsidRDefault="00EF4931" w:rsidP="00E35F1F">
      <w:pPr>
        <w:pStyle w:val="CommentText"/>
      </w:pPr>
      <w:r>
        <w:rPr>
          <w:rStyle w:val="CommentReference"/>
        </w:rPr>
        <w:annotationRef/>
      </w:r>
      <w:r>
        <w:t>should be arose to match parallel with next vs... but makes no sense in English. Arose within Mary or shone from Mary.</w:t>
      </w:r>
    </w:p>
  </w:comment>
  <w:comment w:id="845" w:author="Windows User" w:date="2015-10-30T08:56:00Z" w:initials="BS">
    <w:p w14:paraId="24AFFCDF" w14:textId="77777777" w:rsidR="00EF4931" w:rsidRDefault="00EF4931" w:rsidP="00E35F1F">
      <w:pPr>
        <w:pStyle w:val="CommentText"/>
      </w:pPr>
      <w:r>
        <w:rPr>
          <w:rStyle w:val="CommentReference"/>
        </w:rPr>
        <w:annotationRef/>
      </w:r>
      <w:r>
        <w:t>Is "je" enough justification to prepend 'saying'?</w:t>
      </w:r>
    </w:p>
  </w:comment>
  <w:comment w:id="846" w:author="Windows User" w:date="2015-10-30T08:56:00Z" w:initials="BS">
    <w:p w14:paraId="0E84B308" w14:textId="77777777" w:rsidR="00EF4931" w:rsidRDefault="00EF4931" w:rsidP="00E35F1F">
      <w:pPr>
        <w:pStyle w:val="CommentText"/>
      </w:pPr>
      <w:r>
        <w:rPr>
          <w:rStyle w:val="CommentReference"/>
        </w:rPr>
        <w:annotationRef/>
      </w:r>
      <w:r>
        <w:t>abouna's doxology of prime has 'that' here I think...</w:t>
      </w:r>
    </w:p>
  </w:comment>
  <w:comment w:id="847" w:author="Windows User" w:date="2015-10-30T08:56:00Z" w:initials="BS">
    <w:p w14:paraId="13D50058" w14:textId="77777777" w:rsidR="00EF4931" w:rsidRDefault="00EF4931" w:rsidP="00E35F1F">
      <w:pPr>
        <w:pStyle w:val="CommentText"/>
      </w:pPr>
      <w:r>
        <w:rPr>
          <w:rStyle w:val="CommentReference"/>
        </w:rPr>
        <w:annotationRef/>
      </w:r>
      <w:r>
        <w:t>or "sining"?</w:t>
      </w:r>
    </w:p>
  </w:comment>
  <w:comment w:id="848" w:author="Windows User" w:date="2015-10-30T08:56:00Z" w:initials="BS">
    <w:p w14:paraId="112875D2" w14:textId="77777777" w:rsidR="00EF4931" w:rsidRDefault="00EF4931" w:rsidP="00D65FD4">
      <w:pPr>
        <w:pStyle w:val="CommentText"/>
      </w:pPr>
      <w:r>
        <w:rPr>
          <w:rStyle w:val="CommentReference"/>
        </w:rPr>
        <w:annotationRef/>
      </w:r>
      <w:r>
        <w:t>risen, or shone?</w:t>
      </w:r>
    </w:p>
  </w:comment>
  <w:comment w:id="853" w:author="Windows User" w:date="2015-10-30T08:56:00Z" w:initials="BS">
    <w:p w14:paraId="1CF8EF29" w14:textId="77777777" w:rsidR="00EF4931" w:rsidRDefault="00EF4931" w:rsidP="00E35F1F">
      <w:pPr>
        <w:pStyle w:val="CommentText"/>
      </w:pPr>
      <w:r>
        <w:rPr>
          <w:rStyle w:val="CommentReference"/>
        </w:rPr>
        <w:annotationRef/>
      </w:r>
      <w:r>
        <w:t>any sense of authority in coptic?</w:t>
      </w:r>
    </w:p>
  </w:comment>
  <w:comment w:id="854" w:author="Windows User" w:date="2015-11-02T12:45:00Z" w:initials="BS">
    <w:p w14:paraId="14FBB1F8" w14:textId="77777777" w:rsidR="00EF4931" w:rsidRDefault="00EF4931" w:rsidP="00E35F1F">
      <w:pPr>
        <w:pStyle w:val="CommentText"/>
      </w:pPr>
      <w:r>
        <w:rPr>
          <w:rStyle w:val="CommentReference"/>
        </w:rPr>
        <w:annotationRef/>
      </w:r>
      <w:r>
        <w:t>or saint mary? I prefer the holy... but we should be consistent one way or the other.</w:t>
      </w:r>
    </w:p>
  </w:comment>
  <w:comment w:id="855" w:author="Windows User" w:date="2015-10-30T08:56:00Z" w:initials="BS">
    <w:p w14:paraId="16E721CE" w14:textId="77777777" w:rsidR="00EF4931" w:rsidRDefault="00EF4931" w:rsidP="00E35F1F">
      <w:pPr>
        <w:pStyle w:val="CommentText"/>
      </w:pPr>
      <w:r>
        <w:rPr>
          <w:rStyle w:val="CommentReference"/>
        </w:rPr>
        <w:annotationRef/>
      </w:r>
      <w:r>
        <w:t>how to express abstract genus of woman or womanhood? race of women doesn't work in modern English, and gender of women doesn't capture it.</w:t>
      </w:r>
    </w:p>
  </w:comment>
  <w:comment w:id="867" w:author="Windows User" w:date="2015-10-30T08:56:00Z" w:initials="BS">
    <w:p w14:paraId="3C08A3D8" w14:textId="77777777" w:rsidR="00EF4931" w:rsidRDefault="00EF4931" w:rsidP="00E35F1F">
      <w:pPr>
        <w:pStyle w:val="CommentText"/>
      </w:pPr>
      <w:r>
        <w:rPr>
          <w:rStyle w:val="CommentReference"/>
        </w:rPr>
        <w:annotationRef/>
      </w:r>
      <w:r>
        <w:t>tense is flipping so much vs to vs. Any way to make more consistent?</w:t>
      </w:r>
    </w:p>
  </w:comment>
  <w:comment w:id="868" w:author="Windows User" w:date="2015-11-02T12:41:00Z" w:initials="BS">
    <w:p w14:paraId="32825E4D" w14:textId="77777777" w:rsidR="00EF4931" w:rsidRDefault="00EF4931" w:rsidP="00E35F1F">
      <w:pPr>
        <w:pStyle w:val="CommentText"/>
      </w:pPr>
      <w:r>
        <w:rPr>
          <w:rStyle w:val="CommentReference"/>
        </w:rPr>
        <w:annotationRef/>
      </w:r>
      <w:r>
        <w:t>cold frost? frosty cold? too many ands.</w:t>
      </w:r>
    </w:p>
  </w:comment>
  <w:comment w:id="869" w:author="Windows User" w:date="2015-10-30T08:56:00Z" w:initials="BS">
    <w:p w14:paraId="4E6878BA" w14:textId="77777777" w:rsidR="00EF4931" w:rsidRDefault="00EF4931" w:rsidP="00E35F1F">
      <w:pPr>
        <w:pStyle w:val="CommentText"/>
      </w:pPr>
      <w:r>
        <w:rPr>
          <w:rStyle w:val="CommentReference"/>
        </w:rPr>
        <w:annotationRef/>
      </w:r>
      <w:r>
        <w:t>In is probably more right... I probably shouldn't have changed that...</w:t>
      </w:r>
    </w:p>
  </w:comment>
  <w:comment w:id="886" w:author="Brett Slote" w:date="2015-10-30T08:56:00Z" w:initials="BS">
    <w:p w14:paraId="18EC5FB9" w14:textId="77777777" w:rsidR="00EF4931" w:rsidRDefault="00EF4931" w:rsidP="00E35F1F">
      <w:pPr>
        <w:pStyle w:val="CommentText"/>
      </w:pPr>
      <w:r>
        <w:rPr>
          <w:rStyle w:val="CommentReference"/>
        </w:rPr>
        <w:annotationRef/>
      </w:r>
      <w:r>
        <w:t>Received or bought?</w:t>
      </w:r>
    </w:p>
  </w:comment>
  <w:comment w:id="893" w:author="Brett Slote" w:date="2015-10-30T08:56:00Z" w:initials="BS">
    <w:p w14:paraId="6DDFB160" w14:textId="77777777" w:rsidR="00EF4931" w:rsidRDefault="00EF4931" w:rsidP="00E35F1F">
      <w:pPr>
        <w:pStyle w:val="CommentText"/>
      </w:pPr>
      <w:r>
        <w:rPr>
          <w:rStyle w:val="CommentReference"/>
        </w:rPr>
        <w:annotationRef/>
      </w:r>
      <w:r>
        <w:t>Uncircumscript?</w:t>
      </w:r>
    </w:p>
  </w:comment>
  <w:comment w:id="896" w:author="Brett Slote" w:date="2015-10-30T08:56:00Z" w:initials="BS">
    <w:p w14:paraId="39A4B3F9" w14:textId="77777777" w:rsidR="00EF4931" w:rsidRDefault="00EF4931" w:rsidP="00E35F1F">
      <w:pPr>
        <w:pStyle w:val="CommentText"/>
      </w:pPr>
      <w:r>
        <w:rPr>
          <w:rStyle w:val="CommentReference"/>
        </w:rPr>
        <w:annotationRef/>
      </w:r>
      <w:r>
        <w:t>Orthodox?</w:t>
      </w:r>
    </w:p>
  </w:comment>
  <w:comment w:id="897" w:author="Brett Slote" w:date="2015-10-30T08:56:00Z" w:initials="BS">
    <w:p w14:paraId="7E993A49" w14:textId="77777777" w:rsidR="00EF4931" w:rsidRDefault="00EF4931" w:rsidP="00E35F1F">
      <w:pPr>
        <w:pStyle w:val="CommentText"/>
      </w:pPr>
      <w:r>
        <w:rPr>
          <w:rStyle w:val="CommentReference"/>
        </w:rPr>
        <w:annotationRef/>
      </w:r>
      <w:r>
        <w:t>Faith?</w:t>
      </w:r>
    </w:p>
  </w:comment>
  <w:comment w:id="900" w:author="Brett Slote" w:date="2015-10-30T08:56:00Z" w:initials="BS">
    <w:p w14:paraId="575DF2C3" w14:textId="77777777" w:rsidR="00EF4931" w:rsidRDefault="00EF4931" w:rsidP="00E35F1F">
      <w:pPr>
        <w:pStyle w:val="CommentText"/>
      </w:pPr>
      <w:r>
        <w:rPr>
          <w:rStyle w:val="CommentReference"/>
        </w:rPr>
        <w:annotationRef/>
      </w:r>
      <w:r>
        <w:t>Need a consistent policy</w:t>
      </w:r>
    </w:p>
  </w:comment>
  <w:comment w:id="904" w:author="Brett Slote" w:date="2015-10-30T08:56:00Z" w:initials="BS">
    <w:p w14:paraId="4A370093" w14:textId="77777777" w:rsidR="00EF4931" w:rsidRDefault="00EF4931" w:rsidP="00E35F1F">
      <w:pPr>
        <w:pStyle w:val="CommentText"/>
      </w:pPr>
      <w:r>
        <w:rPr>
          <w:rStyle w:val="CommentReference"/>
        </w:rPr>
        <w:annotationRef/>
      </w:r>
      <w:r>
        <w:t>Ramez, He or Him?</w:t>
      </w:r>
    </w:p>
  </w:comment>
  <w:comment w:id="905" w:author="Brett Slote" w:date="2015-10-30T08:56:00Z" w:initials="BS">
    <w:p w14:paraId="3B1DEA29" w14:textId="77777777" w:rsidR="00EF4931" w:rsidRDefault="00EF4931" w:rsidP="00E35F1F">
      <w:pPr>
        <w:pStyle w:val="CommentText"/>
      </w:pPr>
      <w:r>
        <w:rPr>
          <w:rStyle w:val="CommentReference"/>
        </w:rPr>
        <w:annotationRef/>
      </w:r>
      <w:r>
        <w:t>On? By?</w:t>
      </w:r>
    </w:p>
  </w:comment>
  <w:comment w:id="906" w:author="Windows User" w:date="2015-11-21T13:15:00Z" w:initials="WU">
    <w:p w14:paraId="05ACE9CF" w14:textId="77777777" w:rsidR="00EF4931" w:rsidRDefault="00EF4931" w:rsidP="00E35F1F">
      <w:pPr>
        <w:pStyle w:val="CommentText"/>
      </w:pPr>
      <w:r>
        <w:rPr>
          <w:rStyle w:val="CommentReference"/>
        </w:rPr>
        <w:annotationRef/>
      </w:r>
      <w:r>
        <w:t>check</w:t>
      </w:r>
    </w:p>
  </w:comment>
  <w:comment w:id="914" w:author="Windows User" w:date="2015-10-30T08:56:00Z" w:initials="BS">
    <w:p w14:paraId="5592658B" w14:textId="77777777" w:rsidR="00EF4931" w:rsidRDefault="00EF4931" w:rsidP="00E35F1F">
      <w:pPr>
        <w:pStyle w:val="CommentText"/>
      </w:pPr>
      <w:r>
        <w:rPr>
          <w:rStyle w:val="CommentReference"/>
        </w:rPr>
        <w:annotationRef/>
      </w:r>
      <w:r>
        <w:t>Are the breaths referring to the inspiration of scripture, as the other translations have, or the breath of creation cf gn 1?</w:t>
      </w:r>
    </w:p>
  </w:comment>
  <w:comment w:id="915" w:author="Windows User" w:date="2015-10-30T08:56:00Z" w:initials="BS">
    <w:p w14:paraId="6C4E59F0" w14:textId="77777777" w:rsidR="00EF4931" w:rsidRDefault="00EF4931" w:rsidP="00E35F1F">
      <w:pPr>
        <w:pStyle w:val="CommentText"/>
      </w:pPr>
      <w:r>
        <w:rPr>
          <w:rStyle w:val="CommentReference"/>
        </w:rPr>
        <w:annotationRef/>
      </w:r>
      <w:r>
        <w:t>When we love the Name of our Lord Jesus Christ, the Name of Salvation...</w:t>
      </w:r>
    </w:p>
  </w:comment>
  <w:comment w:id="916" w:author="Windows User" w:date="2015-10-30T08:56:00Z" w:initials="BS">
    <w:p w14:paraId="14DD413A" w14:textId="77777777" w:rsidR="00EF4931" w:rsidRDefault="00EF4931" w:rsidP="00E35F1F">
      <w:pPr>
        <w:pStyle w:val="CommentText"/>
      </w:pPr>
      <w:r>
        <w:rPr>
          <w:rStyle w:val="CommentReference"/>
        </w:rPr>
        <w:annotationRef/>
      </w:r>
      <w:r>
        <w:t>adjective? severe?</w:t>
      </w:r>
    </w:p>
  </w:comment>
  <w:comment w:id="925" w:author="Windows User" w:date="2015-11-21T13:15:00Z" w:initials="WU">
    <w:p w14:paraId="071C1D6C" w14:textId="77777777" w:rsidR="00EF4931" w:rsidRDefault="00EF4931" w:rsidP="00E35F1F">
      <w:pPr>
        <w:pStyle w:val="CommentText"/>
      </w:pPr>
      <w:r>
        <w:rPr>
          <w:rStyle w:val="CommentReference"/>
        </w:rPr>
        <w:annotationRef/>
      </w:r>
      <w:r>
        <w:t>check</w:t>
      </w:r>
    </w:p>
  </w:comment>
  <w:comment w:id="927" w:author="Windows User" w:date="2015-10-30T08:56:00Z" w:initials="BS">
    <w:p w14:paraId="5CA1796C" w14:textId="77777777" w:rsidR="00EF4931" w:rsidRDefault="00EF4931" w:rsidP="00E35F1F">
      <w:pPr>
        <w:pStyle w:val="CommentText"/>
      </w:pPr>
      <w:r>
        <w:rPr>
          <w:rStyle w:val="CommentReference"/>
        </w:rPr>
        <w:annotationRef/>
      </w:r>
      <w:r>
        <w:t>too literal?</w:t>
      </w:r>
    </w:p>
  </w:comment>
  <w:comment w:id="930" w:author="Windows User" w:date="2015-10-30T08:56:00Z" w:initials="BS">
    <w:p w14:paraId="39BBFF20" w14:textId="77777777" w:rsidR="00EF4931" w:rsidRDefault="00EF4931" w:rsidP="00E35F1F">
      <w:pPr>
        <w:pStyle w:val="CommentText"/>
      </w:pPr>
      <w:r>
        <w:rPr>
          <w:rStyle w:val="CommentReference"/>
        </w:rPr>
        <w:annotationRef/>
      </w:r>
      <w:r>
        <w:t>awkward</w:t>
      </w:r>
    </w:p>
  </w:comment>
  <w:comment w:id="931" w:author="Windows User" w:date="2015-10-30T08:56:00Z" w:initials="BS">
    <w:p w14:paraId="7C372EC3" w14:textId="77777777" w:rsidR="00EF4931" w:rsidRDefault="00EF4931" w:rsidP="00E35F1F">
      <w:pPr>
        <w:pStyle w:val="CommentText"/>
      </w:pPr>
      <w:r>
        <w:rPr>
          <w:rStyle w:val="CommentReference"/>
        </w:rPr>
        <w:annotationRef/>
      </w:r>
      <w:r>
        <w:t>sits, less literal, but more clear?</w:t>
      </w:r>
    </w:p>
  </w:comment>
  <w:comment w:id="932" w:author="Windows User" w:date="2015-10-30T08:56:00Z" w:initials="BS">
    <w:p w14:paraId="6C09DB42" w14:textId="77777777" w:rsidR="00EF4931" w:rsidRDefault="00EF4931" w:rsidP="00E35F1F">
      <w:pPr>
        <w:pStyle w:val="CommentText"/>
      </w:pPr>
      <w:r>
        <w:rPr>
          <w:rStyle w:val="CommentReference"/>
        </w:rPr>
        <w:annotationRef/>
      </w:r>
      <w:r>
        <w:t>awkward</w:t>
      </w:r>
    </w:p>
  </w:comment>
  <w:comment w:id="934" w:author="Windows User" w:date="2015-10-30T08:56:00Z" w:initials="BS">
    <w:p w14:paraId="512D6CE2" w14:textId="77777777" w:rsidR="00EF4931" w:rsidRDefault="00EF4931" w:rsidP="00E35F1F">
      <w:pPr>
        <w:pStyle w:val="CommentText"/>
      </w:pPr>
      <w:r>
        <w:rPr>
          <w:rStyle w:val="CommentReference"/>
        </w:rPr>
        <w:annotationRef/>
      </w:r>
      <w:r>
        <w:t>terribly awkward</w:t>
      </w:r>
    </w:p>
  </w:comment>
  <w:comment w:id="935" w:author="Windows User" w:date="2015-11-21T13:16:00Z" w:initials="WU">
    <w:p w14:paraId="56B70852" w14:textId="77777777" w:rsidR="00EF4931" w:rsidRDefault="00EF4931" w:rsidP="00E35F1F">
      <w:pPr>
        <w:pStyle w:val="CommentText"/>
      </w:pPr>
      <w:r>
        <w:rPr>
          <w:rStyle w:val="CommentReference"/>
        </w:rPr>
        <w:annotationRef/>
      </w:r>
      <w:r>
        <w:t>check</w:t>
      </w:r>
    </w:p>
  </w:comment>
  <w:comment w:id="936" w:author="Windows User" w:date="2015-11-21T13:16:00Z" w:initials="WU">
    <w:p w14:paraId="46C7130C" w14:textId="77777777" w:rsidR="00EF4931" w:rsidRDefault="00EF4931" w:rsidP="00E35F1F">
      <w:pPr>
        <w:pStyle w:val="CommentText"/>
      </w:pPr>
      <w:r>
        <w:rPr>
          <w:rStyle w:val="CommentReference"/>
        </w:rPr>
        <w:annotationRef/>
      </w:r>
      <w:r>
        <w:t>check</w:t>
      </w:r>
    </w:p>
  </w:comment>
  <w:comment w:id="937" w:author="Windows User" w:date="2015-11-21T13:16:00Z" w:initials="WU">
    <w:p w14:paraId="5E32845B" w14:textId="77777777" w:rsidR="00EF4931" w:rsidRDefault="00EF4931" w:rsidP="00E35F1F">
      <w:pPr>
        <w:pStyle w:val="CommentText"/>
      </w:pPr>
      <w:r>
        <w:rPr>
          <w:rStyle w:val="CommentReference"/>
        </w:rPr>
        <w:annotationRef/>
      </w:r>
      <w:r>
        <w:t>check</w:t>
      </w:r>
    </w:p>
  </w:comment>
  <w:comment w:id="938" w:author="Windows User" w:date="2015-11-21T13:16:00Z" w:initials="WU">
    <w:p w14:paraId="530C7E75" w14:textId="77777777" w:rsidR="00EF4931" w:rsidRDefault="00EF4931" w:rsidP="00E35F1F">
      <w:pPr>
        <w:pStyle w:val="CommentText"/>
      </w:pPr>
      <w:r>
        <w:rPr>
          <w:rStyle w:val="CommentReference"/>
        </w:rPr>
        <w:annotationRef/>
      </w:r>
      <w:r>
        <w:t>check</w:t>
      </w:r>
    </w:p>
  </w:comment>
  <w:comment w:id="940" w:author="Windows User" w:date="2015-10-30T08:56:00Z" w:initials="BS">
    <w:p w14:paraId="215C41D2" w14:textId="77777777" w:rsidR="00EF4931" w:rsidRDefault="00EF4931" w:rsidP="00E35F1F">
      <w:pPr>
        <w:pStyle w:val="CommentText"/>
      </w:pPr>
      <w:r>
        <w:rPr>
          <w:rStyle w:val="CommentReference"/>
        </w:rPr>
        <w:annotationRef/>
      </w:r>
      <w:r>
        <w:t>sat?</w:t>
      </w:r>
    </w:p>
  </w:comment>
  <w:comment w:id="941" w:author="Windows User" w:date="2015-11-21T13:17:00Z" w:initials="WU">
    <w:p w14:paraId="6B55DDAB" w14:textId="77777777" w:rsidR="00EF4931" w:rsidRDefault="00EF4931" w:rsidP="00E35F1F">
      <w:pPr>
        <w:pStyle w:val="CommentText"/>
      </w:pPr>
      <w:r>
        <w:rPr>
          <w:rStyle w:val="CommentReference"/>
        </w:rPr>
        <w:annotationRef/>
      </w:r>
      <w:r>
        <w:t>check</w:t>
      </w:r>
    </w:p>
  </w:comment>
  <w:comment w:id="942" w:author="Windows User" w:date="2015-11-21T13:17:00Z" w:initials="WU">
    <w:p w14:paraId="5825D4CB" w14:textId="77777777" w:rsidR="00EF4931" w:rsidRDefault="00EF4931" w:rsidP="00E35F1F">
      <w:pPr>
        <w:pStyle w:val="CommentText"/>
      </w:pPr>
      <w:r>
        <w:rPr>
          <w:rStyle w:val="CommentReference"/>
        </w:rPr>
        <w:annotationRef/>
      </w:r>
      <w:r>
        <w:t>check</w:t>
      </w:r>
    </w:p>
  </w:comment>
  <w:comment w:id="945" w:author="Windows User" w:date="2015-10-30T08:56:00Z" w:initials="BS">
    <w:p w14:paraId="3E614A56" w14:textId="77777777" w:rsidR="00EF4931" w:rsidRDefault="00EF4931" w:rsidP="00E35F1F">
      <w:pPr>
        <w:pStyle w:val="CommentText"/>
      </w:pPr>
      <w:r>
        <w:rPr>
          <w:rStyle w:val="CommentReference"/>
        </w:rPr>
        <w:annotationRef/>
      </w:r>
      <w:r>
        <w:t>entered and come forth, or entered through it?</w:t>
      </w:r>
    </w:p>
  </w:comment>
  <w:comment w:id="946" w:author="Windows User" w:date="2015-10-30T08:56:00Z" w:initials="BS">
    <w:p w14:paraId="356D8FDF" w14:textId="77777777" w:rsidR="00EF4931" w:rsidRDefault="00EF4931" w:rsidP="00E35F1F">
      <w:pPr>
        <w:pStyle w:val="CommentText"/>
      </w:pPr>
      <w:r>
        <w:rPr>
          <w:rStyle w:val="CommentReference"/>
        </w:rPr>
        <w:annotationRef/>
      </w:r>
      <w:r>
        <w:t>appearing?</w:t>
      </w:r>
    </w:p>
  </w:comment>
  <w:comment w:id="947" w:author="Windows User" w:date="2015-10-30T08:56:00Z" w:initials="BS">
    <w:p w14:paraId="4735348E" w14:textId="77777777" w:rsidR="00EF4931" w:rsidRDefault="00EF4931" w:rsidP="00E35F1F">
      <w:pPr>
        <w:pStyle w:val="CommentText"/>
      </w:pPr>
      <w:r>
        <w:rPr>
          <w:rStyle w:val="CommentReference"/>
        </w:rPr>
        <w:annotationRef/>
      </w:r>
      <w:r>
        <w:t>He</w:t>
      </w:r>
    </w:p>
  </w:comment>
  <w:comment w:id="954" w:author="Windows User" w:date="2015-10-30T08:56:00Z" w:initials="BS">
    <w:p w14:paraId="5F2DFD8E" w14:textId="77777777" w:rsidR="00EF4931" w:rsidRDefault="00EF4931" w:rsidP="00E35F1F">
      <w:pPr>
        <w:pStyle w:val="CommentText"/>
      </w:pPr>
      <w:r>
        <w:rPr>
          <w:rStyle w:val="CommentReference"/>
        </w:rPr>
        <w:annotationRef/>
      </w:r>
      <w:r>
        <w:t>I feel like upon sounds better here and below</w:t>
      </w:r>
    </w:p>
  </w:comment>
  <w:comment w:id="955" w:author="Brett Slote" w:date="2016-08-19T08:52:00Z" w:initials="BS">
    <w:p w14:paraId="1CA371D1" w14:textId="31C866C9" w:rsidR="00EF4931" w:rsidRDefault="00EF4931">
      <w:pPr>
        <w:pStyle w:val="CommentText"/>
      </w:pPr>
      <w:r>
        <w:rPr>
          <w:rStyle w:val="CommentReference"/>
        </w:rPr>
        <w:annotationRef/>
      </w:r>
      <w:r>
        <w:t>Should this be crush?</w:t>
      </w:r>
    </w:p>
  </w:comment>
  <w:comment w:id="956" w:author="Windows User" w:date="2015-10-30T08:56:00Z" w:initials="BS">
    <w:p w14:paraId="7D69D9EF" w14:textId="77777777" w:rsidR="00EF4931" w:rsidRDefault="00EF4931" w:rsidP="00E35F1F">
      <w:pPr>
        <w:pStyle w:val="CommentText"/>
      </w:pPr>
      <w:r>
        <w:rPr>
          <w:rStyle w:val="CommentReference"/>
        </w:rPr>
        <w:annotationRef/>
      </w:r>
      <w:r>
        <w:t>awkward. Crush under our feet or crush within us? Even if feet not literally there, needed to complete the implied thought in english.</w:t>
      </w:r>
    </w:p>
  </w:comment>
  <w:comment w:id="964" w:author="Windows User" w:date="2015-10-30T08:56:00Z" w:initials="BS">
    <w:p w14:paraId="60DA9970" w14:textId="77777777" w:rsidR="00EF4931" w:rsidRDefault="00EF4931" w:rsidP="00E35F1F">
      <w:pPr>
        <w:pStyle w:val="CommentText"/>
      </w:pPr>
      <w:r>
        <w:rPr>
          <w:rStyle w:val="CommentReference"/>
        </w:rPr>
        <w:annotationRef/>
      </w:r>
      <w:r>
        <w:t>a? I know virgin doesn't sound right. Nor virginal. But a virgin seems to cheapen the thought...</w:t>
      </w:r>
    </w:p>
  </w:comment>
  <w:comment w:id="966" w:author="Windows User" w:date="2015-10-30T08:56:00Z" w:initials="BS">
    <w:p w14:paraId="3D3D58F2" w14:textId="77777777" w:rsidR="00EF4931" w:rsidRDefault="00EF4931" w:rsidP="00E35F1F">
      <w:pPr>
        <w:pStyle w:val="CommentText"/>
      </w:pPr>
      <w:r>
        <w:rPr>
          <w:rStyle w:val="CommentReference"/>
        </w:rPr>
        <w:annotationRef/>
      </w:r>
      <w:r>
        <w:t>annulled has connotation from catholicism of never having been. I like abolished better. Sounds more poetic like too.</w:t>
      </w:r>
    </w:p>
  </w:comment>
  <w:comment w:id="969" w:author="Windows User" w:date="2015-10-30T08:56:00Z" w:initials="BS">
    <w:p w14:paraId="758A0E08" w14:textId="77777777" w:rsidR="00EF4931" w:rsidRDefault="00EF4931" w:rsidP="00E35F1F">
      <w:pPr>
        <w:pStyle w:val="CommentText"/>
      </w:pPr>
      <w:r>
        <w:rPr>
          <w:rStyle w:val="CommentReference"/>
        </w:rPr>
        <w:annotationRef/>
      </w:r>
      <w:r>
        <w:t>yes, it is a continuous thought. But this and next are complete sentences in themselves.</w:t>
      </w:r>
    </w:p>
  </w:comment>
  <w:comment w:id="970" w:author="Windows User" w:date="2015-10-30T08:56:00Z" w:initials="BS">
    <w:p w14:paraId="4C494C1B" w14:textId="77777777" w:rsidR="00EF4931" w:rsidRDefault="00EF4931" w:rsidP="00E35F1F">
      <w:pPr>
        <w:pStyle w:val="CommentText"/>
      </w:pPr>
      <w:r>
        <w:rPr>
          <w:rStyle w:val="CommentReference"/>
        </w:rPr>
        <w:annotationRef/>
      </w:r>
      <w:r>
        <w:t>revealed almost makes sense here... but not with the next line having "said"</w:t>
      </w:r>
    </w:p>
  </w:comment>
  <w:comment w:id="971" w:author="Windows User" w:date="2015-10-30T08:56:00Z" w:initials="BS">
    <w:p w14:paraId="32F983BF" w14:textId="77777777" w:rsidR="00EF4931" w:rsidRDefault="00EF4931" w:rsidP="00E35F1F">
      <w:pPr>
        <w:pStyle w:val="CommentText"/>
      </w:pPr>
      <w:r>
        <w:rPr>
          <w:rStyle w:val="CommentReference"/>
        </w:rPr>
        <w:annotationRef/>
      </w:r>
      <w:r>
        <w:t>repeat quotes or contiguious?</w:t>
      </w:r>
    </w:p>
  </w:comment>
  <w:comment w:id="972" w:author="Windows User" w:date="2015-10-30T08:56:00Z" w:initials="BS">
    <w:p w14:paraId="29400B5B" w14:textId="77777777" w:rsidR="00EF4931" w:rsidRDefault="00EF4931" w:rsidP="00E35F1F">
      <w:pPr>
        <w:pStyle w:val="CommentText"/>
      </w:pPr>
      <w:r>
        <w:rPr>
          <w:rStyle w:val="CommentReference"/>
        </w:rPr>
        <w:annotationRef/>
      </w:r>
      <w:r>
        <w:t>in strength?</w:t>
      </w:r>
    </w:p>
  </w:comment>
  <w:comment w:id="973" w:author="Windows User" w:date="2015-10-30T08:56:00Z" w:initials="BS">
    <w:p w14:paraId="19007B27" w14:textId="77777777" w:rsidR="00EF4931" w:rsidRDefault="00EF4931" w:rsidP="00E35F1F">
      <w:pPr>
        <w:pStyle w:val="CommentText"/>
      </w:pPr>
      <w:r>
        <w:rPr>
          <w:rStyle w:val="CommentReference"/>
        </w:rPr>
        <w:annotationRef/>
      </w:r>
      <w:r>
        <w:t>in the tune it just sounds more emphatic dropping the "both"</w:t>
      </w:r>
    </w:p>
  </w:comment>
  <w:comment w:id="975" w:author="Windows User" w:date="2015-10-30T08:56:00Z" w:initials="BS">
    <w:p w14:paraId="42813985" w14:textId="77777777" w:rsidR="00EF4931" w:rsidRDefault="00EF4931" w:rsidP="00E35F1F">
      <w:pPr>
        <w:pStyle w:val="CommentText"/>
      </w:pPr>
      <w:r>
        <w:rPr>
          <w:rStyle w:val="CommentReference"/>
        </w:rPr>
        <w:annotationRef/>
      </w:r>
      <w:r>
        <w:t>theotokos, not mav em ef Nooti</w:t>
      </w:r>
    </w:p>
  </w:comment>
  <w:comment w:id="976" w:author="Windows User" w:date="2015-10-30T08:56:00Z" w:initials="BS">
    <w:p w14:paraId="72887F8D" w14:textId="77777777" w:rsidR="00EF4931" w:rsidRDefault="00EF4931" w:rsidP="00E35F1F">
      <w:pPr>
        <w:pStyle w:val="CommentText"/>
      </w:pPr>
      <w:r>
        <w:rPr>
          <w:rStyle w:val="CommentReference"/>
        </w:rPr>
        <w:annotationRef/>
      </w:r>
      <w:r>
        <w:t>in?</w:t>
      </w:r>
    </w:p>
  </w:comment>
  <w:comment w:id="978" w:author="Windows User" w:date="2015-10-30T08:56:00Z" w:initials="BS">
    <w:p w14:paraId="79923510" w14:textId="77777777" w:rsidR="00EF4931" w:rsidRDefault="00EF4931" w:rsidP="00E35F1F">
      <w:pPr>
        <w:pStyle w:val="CommentText"/>
      </w:pPr>
      <w:r>
        <w:rPr>
          <w:rStyle w:val="CommentReference"/>
        </w:rPr>
        <w:annotationRef/>
      </w:r>
      <w:r>
        <w:t>it's literally "And" but that leaves too much grammatical ambiguity that tends towards nonsensical parsing.</w:t>
      </w:r>
    </w:p>
  </w:comment>
  <w:comment w:id="979" w:author="Windows User" w:date="2015-10-30T08:56:00Z" w:initials="BS">
    <w:p w14:paraId="790A95EE" w14:textId="77777777" w:rsidR="00EF4931" w:rsidRDefault="00EF4931" w:rsidP="00E35F1F">
      <w:pPr>
        <w:pStyle w:val="CommentText"/>
      </w:pPr>
      <w:r>
        <w:rPr>
          <w:rStyle w:val="CommentReference"/>
        </w:rPr>
        <w:annotationRef/>
      </w:r>
      <w:r>
        <w:t>tense?</w:t>
      </w:r>
    </w:p>
  </w:comment>
  <w:comment w:id="981" w:author="Windows User" w:date="2015-10-30T08:56:00Z" w:initials="BS">
    <w:p w14:paraId="2626B3B0" w14:textId="77777777" w:rsidR="00EF4931" w:rsidRDefault="00EF4931" w:rsidP="00E35F1F">
      <w:pPr>
        <w:pStyle w:val="CommentText"/>
      </w:pPr>
      <w:r>
        <w:rPr>
          <w:rStyle w:val="CommentReference"/>
        </w:rPr>
        <w:annotationRef/>
      </w:r>
      <w:r>
        <w:t>too far for a pronoun</w:t>
      </w:r>
    </w:p>
  </w:comment>
  <w:comment w:id="982" w:author="Windows User" w:date="2015-10-30T08:56:00Z" w:initials="BS">
    <w:p w14:paraId="35C833E4" w14:textId="77777777" w:rsidR="00EF4931" w:rsidRDefault="00EF4931" w:rsidP="00E35F1F">
      <w:pPr>
        <w:pStyle w:val="CommentText"/>
      </w:pPr>
      <w:r>
        <w:rPr>
          <w:rStyle w:val="CommentReference"/>
        </w:rPr>
        <w:annotationRef/>
      </w:r>
      <w:r>
        <w:t>deemed or made?</w:t>
      </w:r>
    </w:p>
  </w:comment>
  <w:comment w:id="984" w:author="Windows User" w:date="2015-10-30T08:56:00Z" w:initials="BS">
    <w:p w14:paraId="5C7B7A35" w14:textId="77777777" w:rsidR="00EF4931" w:rsidRDefault="00EF4931" w:rsidP="00E35F1F">
      <w:pPr>
        <w:pStyle w:val="CommentText"/>
      </w:pPr>
      <w:r>
        <w:rPr>
          <w:rStyle w:val="CommentReference"/>
        </w:rPr>
        <w:annotationRef/>
      </w:r>
      <w:r>
        <w:t>coptic is heavens of heavens, but we usually say heaven of heavens.</w:t>
      </w:r>
    </w:p>
  </w:comment>
  <w:comment w:id="986" w:author="Windows User" w:date="2015-10-30T08:56:00Z" w:initials="BS">
    <w:p w14:paraId="080C2EEE" w14:textId="77777777" w:rsidR="00EF4931" w:rsidRDefault="00EF4931" w:rsidP="00E35F1F">
      <w:pPr>
        <w:pStyle w:val="CommentText"/>
      </w:pPr>
      <w:r>
        <w:rPr>
          <w:rStyle w:val="CommentReference"/>
        </w:rPr>
        <w:annotationRef/>
      </w:r>
      <w:r>
        <w:t>rises or shines?</w:t>
      </w:r>
    </w:p>
  </w:comment>
  <w:comment w:id="989" w:author="Windows User" w:date="2015-10-30T08:56:00Z" w:initials="BS">
    <w:p w14:paraId="5671149C" w14:textId="77777777" w:rsidR="00EF4931" w:rsidRDefault="00EF4931" w:rsidP="00E35F1F">
      <w:pPr>
        <w:pStyle w:val="CommentText"/>
      </w:pPr>
      <w:r>
        <w:rPr>
          <w:rStyle w:val="CommentReference"/>
        </w:rPr>
        <w:annotationRef/>
      </w:r>
      <w:r>
        <w:t>destroyed or damaged?</w:t>
      </w:r>
    </w:p>
  </w:comment>
  <w:comment w:id="997" w:author="Windows User" w:date="2015-10-30T08:56:00Z" w:initials="BS">
    <w:p w14:paraId="4B308EB2" w14:textId="77777777" w:rsidR="00EF4931" w:rsidRDefault="00EF4931" w:rsidP="00E35F1F">
      <w:pPr>
        <w:pStyle w:val="CommentText"/>
      </w:pPr>
      <w:r>
        <w:rPr>
          <w:rStyle w:val="CommentReference"/>
        </w:rPr>
        <w:annotationRef/>
      </w:r>
      <w:r>
        <w:t>servant, or slave?</w:t>
      </w:r>
    </w:p>
  </w:comment>
  <w:comment w:id="998" w:author="Windows User" w:date="2015-10-30T08:56:00Z" w:initials="BS">
    <w:p w14:paraId="20DF1D54" w14:textId="77777777" w:rsidR="00EF4931" w:rsidRDefault="00EF4931" w:rsidP="00E35F1F">
      <w:pPr>
        <w:pStyle w:val="CommentText"/>
      </w:pPr>
      <w:r>
        <w:rPr>
          <w:rStyle w:val="CommentReference"/>
        </w:rPr>
        <w:annotationRef/>
      </w:r>
      <w:r>
        <w:t>Feels way too literal</w:t>
      </w:r>
    </w:p>
  </w:comment>
  <w:comment w:id="999" w:author="Windows User" w:date="2015-11-21T13:18:00Z" w:initials="WU">
    <w:p w14:paraId="2A74F11D" w14:textId="77777777" w:rsidR="00EF4931" w:rsidRDefault="00EF4931" w:rsidP="00E35F1F">
      <w:pPr>
        <w:pStyle w:val="CommentText"/>
      </w:pPr>
      <w:r>
        <w:rPr>
          <w:rStyle w:val="CommentReference"/>
        </w:rPr>
        <w:annotationRef/>
      </w:r>
      <w:r>
        <w:t>check</w:t>
      </w:r>
    </w:p>
  </w:comment>
  <w:comment w:id="1007" w:author="Windows User" w:date="2015-10-30T08:56:00Z" w:initials="BS">
    <w:p w14:paraId="6352B7F4" w14:textId="77777777" w:rsidR="00EF4931" w:rsidRDefault="00EF4931"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09" w:author="Windows User" w:date="2015-10-30T08:56:00Z" w:initials="BS">
    <w:p w14:paraId="77680459" w14:textId="77777777" w:rsidR="00EF4931" w:rsidRDefault="00EF4931" w:rsidP="00E35F1F">
      <w:pPr>
        <w:pStyle w:val="CommentText"/>
      </w:pPr>
      <w:r>
        <w:rPr>
          <w:rStyle w:val="CommentReference"/>
        </w:rPr>
        <w:annotationRef/>
      </w:r>
      <w:r>
        <w:t>was incarnate or took flesh? Need a decision for this common phrase.</w:t>
      </w:r>
    </w:p>
  </w:comment>
  <w:comment w:id="1015" w:author="Windows User" w:date="2015-10-30T08:56:00Z" w:initials="BS">
    <w:p w14:paraId="61EAF48D" w14:textId="77777777" w:rsidR="00EF4931" w:rsidRDefault="00EF4931" w:rsidP="00E35F1F">
      <w:pPr>
        <w:pStyle w:val="CommentText"/>
      </w:pPr>
      <w:r>
        <w:rPr>
          <w:rStyle w:val="CommentReference"/>
        </w:rPr>
        <w:annotationRef/>
      </w:r>
      <w:r>
        <w:t>Altar/The place where the Sacrifice is offered, is clearly not right. But Temple? Or Holy of Holies?</w:t>
      </w:r>
    </w:p>
  </w:comment>
  <w:comment w:id="1018" w:author="Windows User" w:date="2015-10-30T08:56:00Z" w:initials="BS">
    <w:p w14:paraId="0DB4A25D" w14:textId="77777777" w:rsidR="00EF4931" w:rsidRDefault="00EF4931" w:rsidP="00E35F1F">
      <w:pPr>
        <w:pStyle w:val="CommentText"/>
      </w:pPr>
      <w:r>
        <w:rPr>
          <w:rStyle w:val="CommentReference"/>
        </w:rPr>
        <w:annotationRef/>
      </w:r>
      <w:r>
        <w:t>I think infinite captures the meaning of uncircumscript in a more approachable way.</w:t>
      </w:r>
    </w:p>
  </w:comment>
  <w:comment w:id="1019" w:author="Windows User" w:date="2015-10-30T08:56:00Z" w:initials="BS">
    <w:p w14:paraId="65C574CB" w14:textId="77777777" w:rsidR="00EF4931" w:rsidRDefault="00EF4931" w:rsidP="00E35F1F">
      <w:pPr>
        <w:pStyle w:val="CommentText"/>
      </w:pPr>
      <w:r>
        <w:rPr>
          <w:rStyle w:val="CommentReference"/>
        </w:rPr>
        <w:annotationRef/>
      </w:r>
      <w:r>
        <w:t>net or hook?</w:t>
      </w:r>
    </w:p>
  </w:comment>
  <w:comment w:id="1020" w:author="Windows User" w:date="2015-10-30T08:56:00Z" w:initials="BS">
    <w:p w14:paraId="631E73A0" w14:textId="77777777" w:rsidR="00EF4931" w:rsidRDefault="00EF4931" w:rsidP="00E35F1F">
      <w:pPr>
        <w:pStyle w:val="CommentText"/>
      </w:pPr>
      <w:r>
        <w:rPr>
          <w:rStyle w:val="CommentReference"/>
        </w:rPr>
        <w:annotationRef/>
      </w:r>
      <w:r>
        <w:t>Instructing them in the worship?</w:t>
      </w:r>
    </w:p>
  </w:comment>
  <w:comment w:id="1021" w:author="Windows User" w:date="2015-10-30T08:56:00Z" w:initials="BS">
    <w:p w14:paraId="22469FD6" w14:textId="77777777" w:rsidR="00EF4931" w:rsidRDefault="00EF4931" w:rsidP="00E35F1F">
      <w:pPr>
        <w:pStyle w:val="CommentText"/>
      </w:pPr>
      <w:r>
        <w:rPr>
          <w:rStyle w:val="CommentReference"/>
        </w:rPr>
        <w:annotationRef/>
      </w:r>
      <w:r>
        <w:t>what does this mean?</w:t>
      </w:r>
    </w:p>
  </w:comment>
  <w:comment w:id="1022" w:author="Windows User" w:date="2015-10-30T08:56:00Z" w:initials="BS">
    <w:p w14:paraId="0A6E9F00" w14:textId="77777777" w:rsidR="00EF4931" w:rsidRDefault="00EF4931" w:rsidP="00E35F1F">
      <w:pPr>
        <w:pStyle w:val="CommentText"/>
      </w:pPr>
      <w:r>
        <w:rPr>
          <w:rStyle w:val="CommentReference"/>
        </w:rPr>
        <w:annotationRef/>
      </w:r>
      <w:r>
        <w:t>Path? Or Way? i.e. Christ?</w:t>
      </w:r>
    </w:p>
  </w:comment>
  <w:comment w:id="1023" w:author="Windows User" w:date="2015-10-30T08:56:00Z" w:initials="BS">
    <w:p w14:paraId="50D676B3" w14:textId="77777777" w:rsidR="00EF4931" w:rsidRDefault="00EF4931" w:rsidP="00E35F1F">
      <w:pPr>
        <w:pStyle w:val="CommentText"/>
      </w:pPr>
      <w:r>
        <w:rPr>
          <w:rStyle w:val="CommentReference"/>
        </w:rPr>
        <w:annotationRef/>
      </w:r>
      <w:r>
        <w:t>forward to? Or towards?</w:t>
      </w:r>
    </w:p>
  </w:comment>
  <w:comment w:id="1024" w:author="Windows User" w:date="2015-10-30T08:56:00Z" w:initials="BS">
    <w:p w14:paraId="4E94979B" w14:textId="77777777" w:rsidR="00EF4931" w:rsidRDefault="00EF4931" w:rsidP="00E35F1F">
      <w:pPr>
        <w:pStyle w:val="CommentText"/>
      </w:pPr>
      <w:r>
        <w:rPr>
          <w:rStyle w:val="CommentReference"/>
        </w:rPr>
        <w:annotationRef/>
      </w:r>
      <w:r>
        <w:t>gladness</w:t>
      </w:r>
    </w:p>
  </w:comment>
  <w:comment w:id="1032" w:author="Windows User" w:date="2015-10-30T08:56:00Z" w:initials="BS">
    <w:p w14:paraId="3588E256" w14:textId="77777777" w:rsidR="00EF4931" w:rsidRDefault="00EF4931" w:rsidP="00E35F1F">
      <w:pPr>
        <w:pStyle w:val="CommentText"/>
      </w:pPr>
      <w:r>
        <w:rPr>
          <w:rStyle w:val="CommentReference"/>
        </w:rPr>
        <w:annotationRef/>
      </w:r>
      <w:r>
        <w:t>Inclined to switch to L.A. ordering, but probably better to be consistent with Black.</w:t>
      </w:r>
    </w:p>
  </w:comment>
  <w:comment w:id="1033" w:author="Windows User" w:date="2015-10-30T08:56:00Z" w:initials="BS">
    <w:p w14:paraId="5F5FCC97" w14:textId="77777777" w:rsidR="00EF4931" w:rsidRDefault="00EF4931" w:rsidP="00E35F1F">
      <w:pPr>
        <w:pStyle w:val="CommentText"/>
      </w:pPr>
      <w:r>
        <w:rPr>
          <w:rStyle w:val="CommentReference"/>
        </w:rPr>
        <w:annotationRef/>
      </w:r>
      <w:r>
        <w:t>Everyday or a day?</w:t>
      </w:r>
    </w:p>
  </w:comment>
  <w:comment w:id="1034" w:author="Windows User" w:date="2015-10-30T08:56:00Z" w:initials="BS">
    <w:p w14:paraId="7938A467" w14:textId="77777777" w:rsidR="00EF4931" w:rsidRDefault="00EF4931" w:rsidP="00E35F1F">
      <w:pPr>
        <w:pStyle w:val="CommentText"/>
      </w:pPr>
      <w:r>
        <w:rPr>
          <w:rStyle w:val="CommentReference"/>
        </w:rPr>
        <w:annotationRef/>
      </w:r>
      <w:r>
        <w:t>not delight. Maybe joy instead of esctasy?</w:t>
      </w:r>
    </w:p>
  </w:comment>
  <w:comment w:id="1035" w:author="Windows User" w:date="2015-10-30T08:56:00Z" w:initials="BS">
    <w:p w14:paraId="0D0804AC" w14:textId="77777777" w:rsidR="00EF4931" w:rsidRDefault="00EF4931" w:rsidP="00E35F1F">
      <w:pPr>
        <w:pStyle w:val="CommentText"/>
      </w:pPr>
      <w:r>
        <w:rPr>
          <w:rStyle w:val="CommentReference"/>
        </w:rPr>
        <w:annotationRef/>
      </w:r>
      <w:r>
        <w:t>glory, splendor or beauty?</w:t>
      </w:r>
    </w:p>
  </w:comment>
  <w:comment w:id="1036" w:author="Windows User" w:date="2015-10-30T08:56:00Z" w:initials="BS">
    <w:p w14:paraId="07A7FAB4" w14:textId="77777777" w:rsidR="00EF4931" w:rsidRDefault="00EF4931" w:rsidP="00E35F1F">
      <w:pPr>
        <w:pStyle w:val="CommentText"/>
      </w:pPr>
      <w:r>
        <w:rPr>
          <w:rStyle w:val="CommentReference"/>
        </w:rPr>
        <w:annotationRef/>
      </w:r>
      <w:r>
        <w:t>from or and?</w:t>
      </w:r>
    </w:p>
  </w:comment>
  <w:comment w:id="1037" w:author="Windows User" w:date="2015-10-30T08:56:00Z" w:initials="BS">
    <w:p w14:paraId="5249720E" w14:textId="77777777" w:rsidR="00EF4931" w:rsidRDefault="00EF4931" w:rsidP="00E35F1F">
      <w:pPr>
        <w:pStyle w:val="CommentText"/>
      </w:pPr>
      <w:r>
        <w:rPr>
          <w:rStyle w:val="CommentReference"/>
        </w:rPr>
        <w:annotationRef/>
      </w:r>
      <w:r>
        <w:t>What prophet? Why did abouna redact this?</w:t>
      </w:r>
    </w:p>
  </w:comment>
  <w:comment w:id="1038" w:author="Windows User" w:date="2015-10-30T08:56:00Z" w:initials="BS">
    <w:p w14:paraId="66A9526F" w14:textId="77777777" w:rsidR="00EF4931" w:rsidRDefault="00EF4931" w:rsidP="00E35F1F">
      <w:pPr>
        <w:pStyle w:val="CommentText"/>
      </w:pPr>
      <w:r>
        <w:rPr>
          <w:rStyle w:val="CommentReference"/>
        </w:rPr>
        <w:annotationRef/>
      </w:r>
      <w:r>
        <w:t>Doesn't this say you are beyond beginning, or something to that effect? Beyond the beginning from which even time arose?</w:t>
      </w:r>
    </w:p>
  </w:comment>
  <w:comment w:id="1039" w:author="Windows User" w:date="2015-10-30T08:56:00Z" w:initials="BS">
    <w:p w14:paraId="08CC53E1" w14:textId="77777777" w:rsidR="00EF4931" w:rsidRDefault="00EF4931" w:rsidP="00E35F1F">
      <w:pPr>
        <w:pStyle w:val="CommentText"/>
      </w:pPr>
      <w:r>
        <w:rPr>
          <w:rStyle w:val="CommentReference"/>
        </w:rPr>
        <w:annotationRef/>
      </w:r>
      <w:r>
        <w:t>is this right?</w:t>
      </w:r>
    </w:p>
  </w:comment>
  <w:comment w:id="1040" w:author="Windows User" w:date="2015-10-30T08:56:00Z" w:initials="BS">
    <w:p w14:paraId="21BA9344" w14:textId="77777777" w:rsidR="00EF4931" w:rsidRDefault="00EF4931" w:rsidP="00E35F1F">
      <w:pPr>
        <w:pStyle w:val="CommentText"/>
      </w:pPr>
      <w:r>
        <w:rPr>
          <w:rStyle w:val="CommentReference"/>
        </w:rPr>
        <w:annotationRef/>
      </w:r>
      <w:r>
        <w:t>isn't it of?</w:t>
      </w:r>
    </w:p>
  </w:comment>
  <w:comment w:id="1041" w:author="Windows User" w:date="2015-10-30T08:56:00Z" w:initials="BS">
    <w:p w14:paraId="0DB057D8" w14:textId="77777777" w:rsidR="00EF4931" w:rsidRDefault="00EF4931" w:rsidP="00E35F1F">
      <w:pPr>
        <w:pStyle w:val="CommentText"/>
      </w:pPr>
      <w:r>
        <w:rPr>
          <w:rStyle w:val="CommentReference"/>
        </w:rPr>
        <w:annotationRef/>
      </w:r>
      <w:r>
        <w:t>isn't it blesses?</w:t>
      </w:r>
    </w:p>
  </w:comment>
  <w:comment w:id="1042" w:author="Windows User" w:date="2015-10-30T08:56:00Z" w:initials="BS">
    <w:p w14:paraId="4126BF87" w14:textId="77777777" w:rsidR="00EF4931" w:rsidRDefault="00EF4931" w:rsidP="00E35F1F">
      <w:pPr>
        <w:pStyle w:val="CommentText"/>
      </w:pPr>
      <w:r>
        <w:rPr>
          <w:rStyle w:val="CommentReference"/>
        </w:rPr>
        <w:annotationRef/>
      </w:r>
      <w:r>
        <w:t>blessing or blessing?</w:t>
      </w:r>
    </w:p>
  </w:comment>
  <w:comment w:id="1043" w:author="Windows User" w:date="2015-10-30T08:56:00Z" w:initials="BS">
    <w:p w14:paraId="068E7184" w14:textId="77777777" w:rsidR="00EF4931" w:rsidRDefault="00EF4931" w:rsidP="00E35F1F">
      <w:pPr>
        <w:pStyle w:val="CommentText"/>
      </w:pPr>
      <w:r>
        <w:rPr>
          <w:rStyle w:val="CommentReference"/>
        </w:rPr>
        <w:annotationRef/>
      </w:r>
      <w:r>
        <w:t>the other translations seem not to like abouna's contractions...</w:t>
      </w:r>
    </w:p>
  </w:comment>
  <w:comment w:id="1044" w:author="Windows User" w:date="2015-10-30T08:56:00Z" w:initials="BS">
    <w:p w14:paraId="21A595C5" w14:textId="77777777" w:rsidR="00EF4931" w:rsidRDefault="00EF4931" w:rsidP="00E35F1F">
      <w:pPr>
        <w:pStyle w:val="CommentText"/>
      </w:pPr>
      <w:r>
        <w:rPr>
          <w:rStyle w:val="CommentReference"/>
        </w:rPr>
        <w:annotationRef/>
      </w:r>
      <w:r>
        <w:t>perfect or true?</w:t>
      </w:r>
    </w:p>
  </w:comment>
  <w:comment w:id="1047" w:author="Windows User" w:date="2015-11-21T13:21:00Z" w:initials="WU">
    <w:p w14:paraId="686F5E9C" w14:textId="77777777" w:rsidR="00EF4931" w:rsidRDefault="00EF4931" w:rsidP="00E35F1F">
      <w:pPr>
        <w:pStyle w:val="CommentText"/>
      </w:pPr>
      <w:r>
        <w:rPr>
          <w:rStyle w:val="CommentReference"/>
        </w:rPr>
        <w:annotationRef/>
      </w:r>
    </w:p>
  </w:comment>
  <w:comment w:id="1054" w:author="Windows User" w:date="2015-10-30T08:56:00Z" w:initials="BS">
    <w:p w14:paraId="138D81C8" w14:textId="77777777" w:rsidR="00EF4931" w:rsidRDefault="00EF4931" w:rsidP="00E35F1F">
      <w:pPr>
        <w:pStyle w:val="CommentText"/>
      </w:pPr>
      <w:r>
        <w:rPr>
          <w:rStyle w:val="CommentReference"/>
        </w:rPr>
        <w:annotationRef/>
      </w:r>
      <w:r>
        <w:t>which word is right?</w:t>
      </w:r>
    </w:p>
  </w:comment>
  <w:comment w:id="1055" w:author="Windows User" w:date="2015-10-30T08:56:00Z" w:initials="BS">
    <w:p w14:paraId="36B899D8" w14:textId="77777777" w:rsidR="00EF4931" w:rsidRDefault="00EF4931" w:rsidP="00E35F1F">
      <w:pPr>
        <w:pStyle w:val="CommentText"/>
      </w:pPr>
      <w:r>
        <w:rPr>
          <w:rStyle w:val="CommentReference"/>
        </w:rPr>
        <w:annotationRef/>
      </w:r>
      <w:r>
        <w:t>wise?</w:t>
      </w:r>
    </w:p>
  </w:comment>
  <w:comment w:id="1057" w:author="Windows User" w:date="2015-10-30T08:56:00Z" w:initials="BS">
    <w:p w14:paraId="62F2B22F" w14:textId="77777777" w:rsidR="00EF4931" w:rsidRDefault="00EF4931" w:rsidP="00E35F1F">
      <w:pPr>
        <w:pStyle w:val="CommentText"/>
      </w:pPr>
      <w:r>
        <w:rPr>
          <w:rStyle w:val="CommentReference"/>
        </w:rPr>
        <w:annotationRef/>
      </w:r>
      <w:r>
        <w:t>bride, or bridal chamber?</w:t>
      </w:r>
    </w:p>
  </w:comment>
  <w:comment w:id="1058" w:author="Windows User" w:date="2015-10-30T08:56:00Z" w:initials="BS">
    <w:p w14:paraId="13AA9031" w14:textId="77777777" w:rsidR="00EF4931" w:rsidRDefault="00EF4931" w:rsidP="00E35F1F">
      <w:pPr>
        <w:pStyle w:val="CommentText"/>
      </w:pPr>
      <w:r>
        <w:rPr>
          <w:rStyle w:val="CommentReference"/>
        </w:rPr>
        <w:annotationRef/>
      </w:r>
      <w:r>
        <w:t>truth, logos, or true logos?</w:t>
      </w:r>
    </w:p>
  </w:comment>
  <w:comment w:id="1059" w:author="Windows User" w:date="2015-10-30T08:56:00Z" w:initials="BS">
    <w:p w14:paraId="116A567C" w14:textId="77777777" w:rsidR="00EF4931" w:rsidRDefault="00EF4931" w:rsidP="00E35F1F">
      <w:pPr>
        <w:pStyle w:val="CommentText"/>
      </w:pPr>
      <w:r>
        <w:rPr>
          <w:rStyle w:val="CommentReference"/>
        </w:rPr>
        <w:annotationRef/>
      </w:r>
      <w:r>
        <w:t>redeemed or saved?</w:t>
      </w:r>
    </w:p>
  </w:comment>
  <w:comment w:id="1061" w:author="Windows User" w:date="2015-10-30T08:56:00Z" w:initials="BS">
    <w:p w14:paraId="37848CBE" w14:textId="77777777" w:rsidR="00EF4931" w:rsidRDefault="00EF4931" w:rsidP="00E35F1F">
      <w:pPr>
        <w:pStyle w:val="CommentText"/>
      </w:pPr>
      <w:r>
        <w:rPr>
          <w:rStyle w:val="CommentReference"/>
        </w:rPr>
        <w:annotationRef/>
      </w:r>
      <w:r>
        <w:t>for us or unto us?</w:t>
      </w:r>
    </w:p>
  </w:comment>
  <w:comment w:id="1064" w:author="Windows User" w:date="2015-10-30T08:56:00Z" w:initials="BS">
    <w:p w14:paraId="7318299D" w14:textId="77777777" w:rsidR="00EF4931" w:rsidRDefault="00EF4931" w:rsidP="00E35F1F">
      <w:pPr>
        <w:pStyle w:val="CommentText"/>
      </w:pPr>
      <w:r>
        <w:rPr>
          <w:rStyle w:val="CommentReference"/>
        </w:rPr>
        <w:annotationRef/>
      </w:r>
      <w:r>
        <w:t>what does eshleelooi mean?</w:t>
      </w:r>
    </w:p>
  </w:comment>
  <w:comment w:id="1065" w:author="Windows User" w:date="2015-10-30T08:56:00Z" w:initials="BS">
    <w:p w14:paraId="01016F04" w14:textId="77777777" w:rsidR="00EF4931" w:rsidRDefault="00EF4931" w:rsidP="00E35F1F">
      <w:pPr>
        <w:pStyle w:val="CommentText"/>
      </w:pPr>
      <w:r>
        <w:rPr>
          <w:rStyle w:val="CommentReference"/>
        </w:rPr>
        <w:annotationRef/>
      </w:r>
      <w:r>
        <w:t>save or redeem?</w:t>
      </w:r>
    </w:p>
  </w:comment>
  <w:comment w:id="1067" w:author="Windows User" w:date="2015-10-30T08:56:00Z" w:initials="BS">
    <w:p w14:paraId="2F0C8D0C" w14:textId="77777777" w:rsidR="00EF4931" w:rsidRDefault="00EF4931" w:rsidP="00E35F1F">
      <w:pPr>
        <w:pStyle w:val="CommentText"/>
      </w:pPr>
      <w:r>
        <w:rPr>
          <w:rStyle w:val="CommentReference"/>
        </w:rPr>
        <w:annotationRef/>
      </w:r>
      <w:r>
        <w:t>paradoxically or miraculously?</w:t>
      </w:r>
    </w:p>
  </w:comment>
  <w:comment w:id="1068" w:author="Windows User" w:date="2015-10-30T08:56:00Z" w:initials="BS">
    <w:p w14:paraId="0F8BDFBA" w14:textId="77777777" w:rsidR="00EF4931" w:rsidRDefault="00EF4931" w:rsidP="00E35F1F">
      <w:pPr>
        <w:pStyle w:val="CommentText"/>
      </w:pPr>
      <w:r>
        <w:rPr>
          <w:rStyle w:val="CommentReference"/>
        </w:rPr>
        <w:annotationRef/>
      </w:r>
      <w:r>
        <w:t>I get that this is perfectly valid English without 'is'. But too hard to follow fast.</w:t>
      </w:r>
    </w:p>
  </w:comment>
  <w:comment w:id="1070" w:author="Windows User" w:date="2015-10-30T08:56:00Z" w:initials="BS">
    <w:p w14:paraId="0412A3CD" w14:textId="77777777" w:rsidR="00EF4931" w:rsidRDefault="00EF4931" w:rsidP="00E35F1F">
      <w:pPr>
        <w:pStyle w:val="CommentText"/>
      </w:pPr>
      <w:r>
        <w:rPr>
          <w:rStyle w:val="CommentReference"/>
        </w:rPr>
        <w:annotationRef/>
      </w:r>
      <w:r>
        <w:t>this seems to be parallel to gold on all sides rather than gold roundabout it.</w:t>
      </w:r>
    </w:p>
  </w:comment>
  <w:comment w:id="1071" w:author="Windows User" w:date="2015-10-30T08:56:00Z" w:initials="BS">
    <w:p w14:paraId="5A22944C" w14:textId="77777777" w:rsidR="00EF4931" w:rsidRDefault="00EF4931" w:rsidP="00E35F1F">
      <w:pPr>
        <w:pStyle w:val="CommentText"/>
      </w:pPr>
      <w:r>
        <w:rPr>
          <w:rStyle w:val="CommentReference"/>
        </w:rPr>
        <w:annotationRef/>
      </w:r>
      <w:r>
        <w:t>Saviour or redeemer?</w:t>
      </w:r>
    </w:p>
  </w:comment>
  <w:comment w:id="1073" w:author="Windows User" w:date="2015-10-30T08:56:00Z" w:initials="BS">
    <w:p w14:paraId="7BA01F3B" w14:textId="77777777" w:rsidR="00EF4931" w:rsidRDefault="00EF4931" w:rsidP="00E35F1F">
      <w:pPr>
        <w:pStyle w:val="CommentText"/>
      </w:pPr>
      <w:r>
        <w:rPr>
          <w:rStyle w:val="CommentReference"/>
        </w:rPr>
        <w:annotationRef/>
      </w:r>
      <w:r>
        <w:t>isn't this compassion? not nishti nai...</w:t>
      </w:r>
    </w:p>
  </w:comment>
  <w:comment w:id="1076" w:author="Windows User" w:date="2015-10-30T08:56:00Z" w:initials="BS">
    <w:p w14:paraId="48DB0714" w14:textId="77777777" w:rsidR="00EF4931" w:rsidRDefault="00EF4931"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77" w:author="Windows User" w:date="2015-10-30T08:56:00Z" w:initials="BS">
    <w:p w14:paraId="15AB72CB" w14:textId="77777777" w:rsidR="00EF4931" w:rsidRDefault="00EF4931" w:rsidP="00E35F1F">
      <w:pPr>
        <w:pStyle w:val="CommentText"/>
      </w:pPr>
      <w:r>
        <w:rPr>
          <w:rStyle w:val="CommentReference"/>
        </w:rPr>
        <w:annotationRef/>
      </w:r>
      <w:r>
        <w:t>should be lampstand, not candle stick, here and throughout.</w:t>
      </w:r>
    </w:p>
  </w:comment>
  <w:comment w:id="1078" w:author="Windows User" w:date="2015-10-30T08:56:00Z" w:initials="BS">
    <w:p w14:paraId="6D5F9821" w14:textId="77777777" w:rsidR="00EF4931" w:rsidRDefault="00EF4931" w:rsidP="00E35F1F">
      <w:pPr>
        <w:pStyle w:val="CommentText"/>
      </w:pPr>
      <w:r>
        <w:rPr>
          <w:rStyle w:val="CommentReference"/>
        </w:rPr>
        <w:annotationRef/>
      </w:r>
      <w:r>
        <w:t>Ok, not saluted... Greeted, or I would prefer hailed...</w:t>
      </w:r>
    </w:p>
  </w:comment>
  <w:comment w:id="1079" w:author="Windows User" w:date="2015-10-30T08:56:00Z" w:initials="BS">
    <w:p w14:paraId="075C27A6" w14:textId="77777777" w:rsidR="00EF4931" w:rsidRDefault="00EF4931" w:rsidP="00E35F1F">
      <w:pPr>
        <w:pStyle w:val="CommentText"/>
      </w:pPr>
      <w:r>
        <w:rPr>
          <w:rStyle w:val="CommentReference"/>
        </w:rPr>
        <w:annotationRef/>
      </w:r>
      <w:r>
        <w:t>The Father was overjoyed, in your conception????</w:t>
      </w:r>
    </w:p>
  </w:comment>
  <w:comment w:id="1080" w:author="Windows User" w:date="2015-10-30T08:56:00Z" w:initials="BS">
    <w:p w14:paraId="7569AFF1" w14:textId="77777777" w:rsidR="00EF4931" w:rsidRDefault="00EF4931" w:rsidP="00E35F1F">
      <w:pPr>
        <w:pStyle w:val="CommentText"/>
      </w:pPr>
      <w:r>
        <w:rPr>
          <w:rStyle w:val="CommentReference"/>
        </w:rPr>
        <w:annotationRef/>
      </w:r>
      <w:r>
        <w:t>appearing doesn't sound right for parousia... coming or advent?</w:t>
      </w:r>
    </w:p>
  </w:comment>
  <w:comment w:id="1081" w:author="Windows User" w:date="2015-11-21T13:22:00Z" w:initials="WU">
    <w:p w14:paraId="728FA9EF" w14:textId="77777777" w:rsidR="00EF4931" w:rsidRDefault="00EF4931" w:rsidP="00E35F1F">
      <w:pPr>
        <w:pStyle w:val="CommentText"/>
      </w:pPr>
      <w:r>
        <w:rPr>
          <w:rStyle w:val="CommentReference"/>
        </w:rPr>
        <w:annotationRef/>
      </w:r>
      <w:r w:rsidRPr="00582AD7">
        <w:t>(ⲡⲉⲥⲱⲙⲁ??)</w:t>
      </w:r>
    </w:p>
  </w:comment>
  <w:comment w:id="1082" w:author="Windows User" w:date="2015-10-30T08:56:00Z" w:initials="BS">
    <w:p w14:paraId="0C77198F" w14:textId="77777777" w:rsidR="00EF4931" w:rsidRDefault="00EF4931" w:rsidP="00E35F1F">
      <w:pPr>
        <w:pStyle w:val="CommentText"/>
      </w:pPr>
      <w:r>
        <w:rPr>
          <w:rStyle w:val="CommentReference"/>
        </w:rPr>
        <w:annotationRef/>
      </w:r>
      <w:r>
        <w:t>kinda funny in English to switch pronoun from Lord to Virgin in one scentence.</w:t>
      </w:r>
    </w:p>
  </w:comment>
  <w:comment w:id="1085" w:author="Windows User" w:date="2015-10-30T08:56:00Z" w:initials="BS">
    <w:p w14:paraId="501C2D6F" w14:textId="77777777" w:rsidR="00EF4931" w:rsidRDefault="00EF4931" w:rsidP="00E35F1F">
      <w:pPr>
        <w:pStyle w:val="CommentText"/>
      </w:pPr>
      <w:r>
        <w:rPr>
          <w:rStyle w:val="CommentReference"/>
        </w:rPr>
        <w:annotationRef/>
      </w:r>
      <w:r>
        <w:t>I really didn't like preached... Is this to literal though? Maybe L.A. is better.</w:t>
      </w:r>
    </w:p>
  </w:comment>
  <w:comment w:id="1086" w:author="Windows User" w:date="2015-10-30T08:56:00Z" w:initials="BS">
    <w:p w14:paraId="6407D4C9" w14:textId="77777777" w:rsidR="00EF4931" w:rsidRDefault="00EF4931" w:rsidP="00E35F1F">
      <w:pPr>
        <w:pStyle w:val="CommentText"/>
      </w:pPr>
      <w:r>
        <w:rPr>
          <w:rStyle w:val="CommentReference"/>
        </w:rPr>
        <w:annotationRef/>
      </w:r>
      <w:r>
        <w:t>these thereofs are so awkward... but I can't think of a better phrasing right now.</w:t>
      </w:r>
    </w:p>
  </w:comment>
  <w:comment w:id="1087" w:author="Windows User" w:date="2015-11-21T13:23:00Z" w:initials="WU">
    <w:p w14:paraId="1B7B1E94" w14:textId="77777777" w:rsidR="00EF4931" w:rsidRDefault="00EF4931" w:rsidP="00E35F1F">
      <w:pPr>
        <w:pStyle w:val="CommentText"/>
      </w:pPr>
      <w:r>
        <w:rPr>
          <w:rStyle w:val="CommentReference"/>
        </w:rPr>
        <w:annotationRef/>
      </w:r>
      <w:r>
        <w:t>review</w:t>
      </w:r>
    </w:p>
  </w:comment>
  <w:comment w:id="1096" w:author="Windows User" w:date="2015-10-30T08:56:00Z" w:initials="BS">
    <w:p w14:paraId="5D50DB65" w14:textId="77777777" w:rsidR="00EF4931" w:rsidRDefault="00EF4931" w:rsidP="00E35F1F">
      <w:pPr>
        <w:pStyle w:val="CommentText"/>
      </w:pPr>
      <w:r>
        <w:rPr>
          <w:rStyle w:val="CommentReference"/>
        </w:rPr>
        <w:annotationRef/>
      </w:r>
      <w:r>
        <w:t>this seems kind of loose... is it ok?</w:t>
      </w:r>
    </w:p>
  </w:comment>
  <w:comment w:id="1097" w:author="Windows User" w:date="2015-10-30T08:56:00Z" w:initials="BS">
    <w:p w14:paraId="01FDA469" w14:textId="77777777" w:rsidR="00EF4931" w:rsidRDefault="00EF4931" w:rsidP="00E35F1F">
      <w:pPr>
        <w:pStyle w:val="CommentText"/>
      </w:pPr>
      <w:r>
        <w:rPr>
          <w:rStyle w:val="CommentReference"/>
        </w:rPr>
        <w:annotationRef/>
      </w:r>
      <w:r>
        <w:t>works or deeds?</w:t>
      </w:r>
    </w:p>
  </w:comment>
  <w:comment w:id="1098" w:author="Windows User" w:date="2015-11-21T13:24:00Z" w:initials="WU">
    <w:p w14:paraId="7A990723" w14:textId="77777777" w:rsidR="00EF4931" w:rsidRDefault="00EF4931" w:rsidP="00E35F1F">
      <w:pPr>
        <w:pStyle w:val="CommentText"/>
      </w:pPr>
      <w:r>
        <w:rPr>
          <w:rStyle w:val="CommentReference"/>
        </w:rPr>
        <w:annotationRef/>
      </w:r>
      <w:r>
        <w:t>review</w:t>
      </w:r>
    </w:p>
  </w:comment>
  <w:comment w:id="1099" w:author="Windows User" w:date="2015-10-30T08:56:00Z" w:initials="BS">
    <w:p w14:paraId="5BB3D65B" w14:textId="77777777" w:rsidR="00EF4931" w:rsidRDefault="00EF4931" w:rsidP="00E35F1F">
      <w:pPr>
        <w:pStyle w:val="CommentText"/>
      </w:pPr>
      <w:r>
        <w:rPr>
          <w:rStyle w:val="CommentReference"/>
        </w:rPr>
        <w:annotationRef/>
      </w:r>
      <w:r>
        <w:t>does Coptic have 'high'?</w:t>
      </w:r>
    </w:p>
  </w:comment>
  <w:comment w:id="1100" w:author="Windows User" w:date="2015-11-21T13:24:00Z" w:initials="WU">
    <w:p w14:paraId="1D334F95" w14:textId="77777777" w:rsidR="00EF4931" w:rsidRDefault="00EF4931" w:rsidP="00E35F1F">
      <w:pPr>
        <w:pStyle w:val="CommentText"/>
      </w:pPr>
      <w:r>
        <w:rPr>
          <w:rStyle w:val="CommentReference"/>
        </w:rPr>
        <w:annotationRef/>
      </w:r>
      <w:r>
        <w:t>review, add variant</w:t>
      </w:r>
    </w:p>
  </w:comment>
  <w:comment w:id="1101" w:author="Windows User" w:date="2015-10-30T08:56:00Z" w:initials="BS">
    <w:p w14:paraId="5480B788" w14:textId="77777777" w:rsidR="00EF4931" w:rsidRDefault="00EF4931" w:rsidP="00E35F1F">
      <w:pPr>
        <w:pStyle w:val="CommentText"/>
      </w:pPr>
      <w:r>
        <w:rPr>
          <w:rStyle w:val="CommentReference"/>
        </w:rPr>
        <w:annotationRef/>
      </w:r>
      <w:r>
        <w:t>bless or praise? inconsistent rendering of esmo</w:t>
      </w:r>
    </w:p>
  </w:comment>
  <w:comment w:id="1105" w:author="Windows User" w:date="2015-10-30T08:56:00Z" w:initials="WU">
    <w:p w14:paraId="326EFA42" w14:textId="77777777" w:rsidR="00EF4931" w:rsidRDefault="00EF4931" w:rsidP="006869EE">
      <w:pPr>
        <w:pStyle w:val="CommentText"/>
      </w:pPr>
      <w:r>
        <w:rPr>
          <w:rStyle w:val="CommentReference"/>
        </w:rPr>
        <w:annotationRef/>
      </w:r>
      <w:r>
        <w:t>Add notes where to insert Doxology of Prime… And Vespers Prase?</w:t>
      </w:r>
    </w:p>
  </w:comment>
  <w:comment w:id="1109" w:author="Windows User" w:date="2015-10-30T08:56:00Z" w:initials="WU">
    <w:p w14:paraId="66837344" w14:textId="77777777" w:rsidR="00EF4931" w:rsidRDefault="00EF4931" w:rsidP="006869EE">
      <w:pPr>
        <w:pStyle w:val="CommentText"/>
      </w:pPr>
      <w:r>
        <w:rPr>
          <w:rStyle w:val="CommentReference"/>
        </w:rPr>
        <w:annotationRef/>
      </w:r>
      <w:r>
        <w:t>May He or that He may</w:t>
      </w:r>
    </w:p>
  </w:comment>
  <w:comment w:id="1111" w:author="Windows User" w:date="2015-10-30T08:56:00Z" w:initials="BS">
    <w:p w14:paraId="5BE9E7DF" w14:textId="77777777" w:rsidR="00EF4931" w:rsidRDefault="00EF4931" w:rsidP="006869EE">
      <w:pPr>
        <w:pStyle w:val="CommentText"/>
      </w:pPr>
      <w:r>
        <w:rPr>
          <w:rStyle w:val="CommentReference"/>
        </w:rPr>
        <w:annotationRef/>
      </w:r>
      <w:r>
        <w:t>protopresbyters?</w:t>
      </w:r>
    </w:p>
  </w:comment>
  <w:comment w:id="1112" w:author="Windows User" w:date="2015-10-30T08:56:00Z" w:initials="BS">
    <w:p w14:paraId="37712CA1" w14:textId="77777777" w:rsidR="00EF4931" w:rsidRDefault="00EF4931" w:rsidP="006869EE">
      <w:pPr>
        <w:pStyle w:val="CommentText"/>
      </w:pPr>
      <w:r>
        <w:rPr>
          <w:rStyle w:val="CommentReference"/>
        </w:rPr>
        <w:annotationRef/>
      </w:r>
      <w:r>
        <w:t>those who?</w:t>
      </w:r>
    </w:p>
  </w:comment>
  <w:comment w:id="1113" w:author="Windows User" w:date="2015-10-30T08:56:00Z" w:initials="BS">
    <w:p w14:paraId="0BC9F56F" w14:textId="77777777" w:rsidR="00EF4931" w:rsidRDefault="00EF4931" w:rsidP="006869EE">
      <w:pPr>
        <w:pStyle w:val="CommentText"/>
      </w:pPr>
      <w:r>
        <w:rPr>
          <w:rStyle w:val="CommentReference"/>
        </w:rPr>
        <w:annotationRef/>
      </w:r>
      <w:r>
        <w:t>Yourself?</w:t>
      </w:r>
    </w:p>
  </w:comment>
  <w:comment w:id="1117" w:author="Windows User" w:date="2015-11-27T20:09:00Z" w:initials="WU">
    <w:p w14:paraId="5DD947BD" w14:textId="77777777" w:rsidR="00EF4931" w:rsidRDefault="00EF4931" w:rsidP="006869EE">
      <w:pPr>
        <w:pStyle w:val="CommentText"/>
      </w:pPr>
      <w:r>
        <w:rPr>
          <w:rStyle w:val="CommentReference"/>
        </w:rPr>
        <w:annotationRef/>
      </w:r>
      <w:r>
        <w:t>Confess to the Lord or confess the Lord?</w:t>
      </w:r>
    </w:p>
  </w:comment>
  <w:comment w:id="1126" w:author="Windows User" w:date="2015-10-30T08:56:00Z" w:initials="WU">
    <w:p w14:paraId="73A20223" w14:textId="77777777" w:rsidR="00EF4931" w:rsidRDefault="00EF4931" w:rsidP="006869EE">
      <w:pPr>
        <w:pStyle w:val="CommentText"/>
      </w:pPr>
      <w:r>
        <w:rPr>
          <w:rStyle w:val="CommentReference"/>
        </w:rPr>
        <w:annotationRef/>
      </w:r>
      <w:r>
        <w:t>Funny just to have declared here with nothing else.</w:t>
      </w:r>
    </w:p>
  </w:comment>
  <w:comment w:id="1127" w:author="Windows User" w:date="2015-10-30T08:56:00Z" w:initials="WU">
    <w:p w14:paraId="2938E8CF" w14:textId="77777777" w:rsidR="00EF4931" w:rsidRDefault="00EF4931" w:rsidP="006869EE">
      <w:pPr>
        <w:pStyle w:val="CommentText"/>
      </w:pPr>
      <w:r>
        <w:rPr>
          <w:rStyle w:val="CommentReference"/>
        </w:rPr>
        <w:annotationRef/>
      </w:r>
      <w:r>
        <w:t>Good News or Glad Tidings?</w:t>
      </w:r>
    </w:p>
  </w:comment>
  <w:comment w:id="1128" w:author="Windows User" w:date="2015-10-30T08:56:00Z" w:initials="WU">
    <w:p w14:paraId="07481CDA" w14:textId="77777777" w:rsidR="00EF4931" w:rsidRDefault="00EF4931" w:rsidP="006869EE">
      <w:pPr>
        <w:pStyle w:val="CommentText"/>
      </w:pPr>
      <w:r>
        <w:rPr>
          <w:rStyle w:val="CommentReference"/>
        </w:rPr>
        <w:annotationRef/>
      </w:r>
      <w:r>
        <w:t>Which is it? Advocate or watch over us?</w:t>
      </w:r>
    </w:p>
  </w:comment>
  <w:comment w:id="1129" w:author="Windows User" w:date="2015-10-30T08:56:00Z" w:initials="WU">
    <w:p w14:paraId="74878DE4" w14:textId="77777777" w:rsidR="00EF4931" w:rsidRDefault="00EF4931" w:rsidP="006869EE">
      <w:pPr>
        <w:pStyle w:val="CommentText"/>
      </w:pPr>
      <w:r>
        <w:rPr>
          <w:rStyle w:val="CommentReference"/>
        </w:rPr>
        <w:annotationRef/>
      </w:r>
      <w:r>
        <w:t>Coptic doesn’t seem to have “Mary”</w:t>
      </w:r>
    </w:p>
  </w:comment>
  <w:comment w:id="1132" w:author="Windows User" w:date="2015-10-30T08:56:00Z" w:initials="WU">
    <w:p w14:paraId="0F5B5499" w14:textId="77777777" w:rsidR="00EF4931" w:rsidRDefault="00EF4931" w:rsidP="006869EE">
      <w:pPr>
        <w:pStyle w:val="CommentText"/>
      </w:pPr>
      <w:r>
        <w:rPr>
          <w:rStyle w:val="CommentReference"/>
        </w:rPr>
        <w:annotationRef/>
      </w:r>
      <w:r>
        <w:t>Add footnote of what this is</w:t>
      </w:r>
    </w:p>
  </w:comment>
  <w:comment w:id="1145" w:author="Windows User" w:date="2015-10-30T08:56:00Z" w:initials="WU">
    <w:p w14:paraId="6841EDAF" w14:textId="77777777" w:rsidR="00EF4931" w:rsidRDefault="00EF4931">
      <w:pPr>
        <w:pStyle w:val="CommentText"/>
      </w:pPr>
      <w:r>
        <w:rPr>
          <w:rStyle w:val="CommentReference"/>
        </w:rPr>
        <w:annotationRef/>
      </w:r>
      <w:r>
        <w:t>Isn’t this one more faithful?</w:t>
      </w:r>
    </w:p>
  </w:comment>
  <w:comment w:id="1146" w:author="Windows User" w:date="2015-10-30T08:56:00Z" w:initials="WU">
    <w:p w14:paraId="44483F5F" w14:textId="77777777" w:rsidR="00EF4931" w:rsidRDefault="00EF4931">
      <w:pPr>
        <w:pStyle w:val="CommentText"/>
      </w:pPr>
      <w:r>
        <w:rPr>
          <w:rStyle w:val="CommentReference"/>
        </w:rPr>
        <w:annotationRef/>
      </w:r>
      <w:r>
        <w:t>Which one(s) are/is right?</w:t>
      </w:r>
    </w:p>
  </w:comment>
  <w:comment w:id="1147" w:author="Windows User" w:date="2015-10-30T08:56:00Z" w:initials="WU">
    <w:p w14:paraId="22B3EF76" w14:textId="77777777" w:rsidR="00EF4931" w:rsidRDefault="00EF4931">
      <w:pPr>
        <w:pStyle w:val="CommentText"/>
      </w:pPr>
      <w:r>
        <w:rPr>
          <w:rStyle w:val="CommentReference"/>
        </w:rPr>
        <w:annotationRef/>
      </w:r>
      <w:r>
        <w:t>Coptic doesn’t seem to have “O Lord”</w:t>
      </w:r>
    </w:p>
  </w:comment>
  <w:comment w:id="1151" w:author="Windows User" w:date="2015-10-30T08:56:00Z" w:initials="WU">
    <w:p w14:paraId="6BF65470" w14:textId="77777777" w:rsidR="00EF4931" w:rsidRDefault="00EF4931">
      <w:pPr>
        <w:pStyle w:val="CommentText"/>
      </w:pPr>
      <w:r>
        <w:rPr>
          <w:rStyle w:val="CommentReference"/>
        </w:rPr>
        <w:annotationRef/>
      </w:r>
      <w:r>
        <w:t>Called or named?</w:t>
      </w:r>
    </w:p>
  </w:comment>
  <w:comment w:id="1152" w:author="Windows User" w:date="2015-10-30T08:56:00Z" w:initials="WU">
    <w:p w14:paraId="64122CF8" w14:textId="77777777" w:rsidR="00EF4931" w:rsidRDefault="00EF4931">
      <w:pPr>
        <w:pStyle w:val="CommentText"/>
      </w:pPr>
      <w:r>
        <w:rPr>
          <w:rStyle w:val="CommentReference"/>
        </w:rPr>
        <w:annotationRef/>
      </w:r>
      <w:r>
        <w:t>John loved the Lord, or the Lord loved John?</w:t>
      </w:r>
    </w:p>
  </w:comment>
  <w:comment w:id="1154" w:author="Windows User" w:date="2015-10-30T08:56:00Z" w:initials="WU">
    <w:p w14:paraId="28540FAB" w14:textId="77777777" w:rsidR="00EF4931" w:rsidRDefault="00EF4931">
      <w:pPr>
        <w:pStyle w:val="CommentText"/>
      </w:pPr>
      <w:r>
        <w:rPr>
          <w:rStyle w:val="CommentReference"/>
        </w:rPr>
        <w:annotationRef/>
      </w:r>
      <w:r>
        <w:t>Not the Lord?</w:t>
      </w:r>
    </w:p>
  </w:comment>
  <w:comment w:id="1155" w:author="Windows User" w:date="2015-10-30T08:56:00Z" w:initials="WU">
    <w:p w14:paraId="3BE9EA57" w14:textId="77777777" w:rsidR="00EF4931" w:rsidRDefault="00EF4931">
      <w:pPr>
        <w:pStyle w:val="CommentText"/>
      </w:pPr>
      <w:r>
        <w:rPr>
          <w:rStyle w:val="CommentReference"/>
        </w:rPr>
        <w:annotationRef/>
      </w:r>
      <w:r>
        <w:t>The rest missing?</w:t>
      </w:r>
    </w:p>
  </w:comment>
  <w:comment w:id="1156" w:author="Windows User" w:date="2015-10-30T08:56:00Z" w:initials="WU">
    <w:p w14:paraId="17CFCF91" w14:textId="77777777" w:rsidR="00EF4931" w:rsidRDefault="00EF4931">
      <w:pPr>
        <w:pStyle w:val="CommentText"/>
      </w:pPr>
      <w:r>
        <w:rPr>
          <w:rStyle w:val="CommentReference"/>
        </w:rPr>
        <w:annotationRef/>
      </w:r>
      <w:r>
        <w:t>Completely different…</w:t>
      </w:r>
    </w:p>
  </w:comment>
  <w:comment w:id="1157" w:author="Windows User" w:date="2015-10-30T08:56:00Z" w:initials="WU">
    <w:p w14:paraId="1A5ABDDA" w14:textId="77777777" w:rsidR="00EF4931" w:rsidRDefault="00EF4931">
      <w:pPr>
        <w:pStyle w:val="CommentText"/>
      </w:pPr>
      <w:r>
        <w:rPr>
          <w:rStyle w:val="CommentReference"/>
        </w:rPr>
        <w:annotationRef/>
      </w:r>
      <w:r>
        <w:t>Sound or voices?</w:t>
      </w:r>
    </w:p>
  </w:comment>
  <w:comment w:id="1160" w:author="Windows User" w:date="2015-10-30T08:56:00Z" w:initials="WU">
    <w:p w14:paraId="6A684B9E" w14:textId="77777777" w:rsidR="00EF4931" w:rsidRDefault="00EF4931">
      <w:pPr>
        <w:pStyle w:val="CommentText"/>
      </w:pPr>
      <w:r>
        <w:rPr>
          <w:rStyle w:val="CommentReference"/>
        </w:rPr>
        <w:annotationRef/>
      </w:r>
      <w:r>
        <w:t>This one needs looking at.</w:t>
      </w:r>
    </w:p>
  </w:comment>
  <w:comment w:id="1161" w:author="Windows User" w:date="2015-10-30T08:56:00Z" w:initials="WU">
    <w:p w14:paraId="3E29D706" w14:textId="77777777" w:rsidR="00EF4931" w:rsidRDefault="00EF4931">
      <w:pPr>
        <w:pStyle w:val="CommentText"/>
      </w:pPr>
      <w:r>
        <w:rPr>
          <w:rStyle w:val="CommentReference"/>
        </w:rPr>
        <w:annotationRef/>
      </w:r>
      <w:r>
        <w:t>Partners?</w:t>
      </w:r>
    </w:p>
  </w:comment>
  <w:comment w:id="1166" w:author="Windows User" w:date="2015-10-30T08:56:00Z" w:initials="WU">
    <w:p w14:paraId="662AC6DC" w14:textId="77777777" w:rsidR="00EF4931" w:rsidRDefault="00EF4931">
      <w:pPr>
        <w:pStyle w:val="CommentText"/>
      </w:pPr>
      <w:r>
        <w:rPr>
          <w:rStyle w:val="CommentReference"/>
        </w:rPr>
        <w:annotationRef/>
      </w:r>
      <w:r>
        <w:t>What land?</w:t>
      </w:r>
    </w:p>
  </w:comment>
  <w:comment w:id="1168" w:author="Windows User" w:date="2015-10-30T08:56:00Z" w:initials="WU">
    <w:p w14:paraId="121BE348" w14:textId="77777777" w:rsidR="00EF4931" w:rsidRDefault="00EF4931">
      <w:pPr>
        <w:pStyle w:val="CommentText"/>
      </w:pPr>
      <w:r>
        <w:rPr>
          <w:rStyle w:val="CommentReference"/>
        </w:rPr>
        <w:annotationRef/>
      </w:r>
      <w:r>
        <w:t>Or englighten?</w:t>
      </w:r>
    </w:p>
  </w:comment>
  <w:comment w:id="1182" w:author="Windows User" w:date="2015-10-30T08:56:00Z" w:initials="WU">
    <w:p w14:paraId="52EAF036" w14:textId="77777777" w:rsidR="00EF4931" w:rsidRDefault="00EF4931">
      <w:pPr>
        <w:pStyle w:val="CommentText"/>
      </w:pPr>
      <w:r>
        <w:rPr>
          <w:rStyle w:val="CommentReference"/>
        </w:rPr>
        <w:annotationRef/>
      </w:r>
      <w:r>
        <w:t>What should this verse be?</w:t>
      </w:r>
    </w:p>
  </w:comment>
  <w:comment w:id="1194" w:author="Windows User" w:date="2015-10-30T08:56:00Z" w:initials="BS">
    <w:p w14:paraId="1A0E2428" w14:textId="77777777" w:rsidR="00EF4931" w:rsidRDefault="00EF4931">
      <w:pPr>
        <w:pStyle w:val="CommentText"/>
      </w:pPr>
      <w:r>
        <w:rPr>
          <w:rStyle w:val="CommentReference"/>
        </w:rPr>
        <w:annotationRef/>
      </w:r>
      <w:r>
        <w:t>wiles or snares?</w:t>
      </w:r>
    </w:p>
  </w:comment>
  <w:comment w:id="1196" w:author="Windows User" w:date="2015-10-30T08:56:00Z" w:initials="BS">
    <w:p w14:paraId="2B8DD286" w14:textId="77777777" w:rsidR="00EF4931" w:rsidRDefault="00EF4931">
      <w:pPr>
        <w:pStyle w:val="CommentText"/>
      </w:pPr>
      <w:r>
        <w:rPr>
          <w:rStyle w:val="CommentReference"/>
        </w:rPr>
        <w:annotationRef/>
      </w:r>
      <w:r>
        <w:t>I typed this Coptic... so it will have typos..</w:t>
      </w:r>
    </w:p>
  </w:comment>
  <w:comment w:id="1197" w:author="Windows User" w:date="2015-10-30T08:56:00Z" w:initials="WU">
    <w:p w14:paraId="7AD216CC" w14:textId="77777777" w:rsidR="00EF4931" w:rsidRDefault="00EF4931">
      <w:pPr>
        <w:pStyle w:val="CommentText"/>
      </w:pPr>
      <w:r>
        <w:rPr>
          <w:rStyle w:val="CommentReference"/>
        </w:rPr>
        <w:annotationRef/>
      </w:r>
      <w:r>
        <w:t>You reign? The dominion is yours? Yours is the dominion?</w:t>
      </w:r>
    </w:p>
  </w:comment>
  <w:comment w:id="1199" w:author="Windows User" w:date="2015-10-30T08:56:00Z" w:initials="BS">
    <w:p w14:paraId="68C1922F" w14:textId="77777777" w:rsidR="00EF4931" w:rsidRDefault="00EF4931">
      <w:pPr>
        <w:pStyle w:val="CommentText"/>
      </w:pPr>
      <w:r>
        <w:rPr>
          <w:rStyle w:val="CommentReference"/>
        </w:rPr>
        <w:annotationRef/>
      </w:r>
      <w:r>
        <w:t>omit 'be' in contemporary?</w:t>
      </w:r>
    </w:p>
  </w:comment>
  <w:comment w:id="1200" w:author="Windows User" w:date="2015-10-30T08:56:00Z" w:initials="BS">
    <w:p w14:paraId="6511FB80" w14:textId="77777777" w:rsidR="00EF4931" w:rsidRDefault="00EF4931">
      <w:pPr>
        <w:pStyle w:val="CommentText"/>
      </w:pPr>
      <w:r>
        <w:rPr>
          <w:rStyle w:val="CommentReference"/>
        </w:rPr>
        <w:annotationRef/>
      </w:r>
      <w:r>
        <w:t>Abouna Antony: I typed this Coptic from the black book. Jenkims were very unclear. Please proof for typos.</w:t>
      </w:r>
    </w:p>
  </w:comment>
  <w:comment w:id="1201" w:author="Windows User" w:date="2015-10-30T08:56:00Z" w:initials="BS">
    <w:p w14:paraId="7DEA42F3" w14:textId="77777777" w:rsidR="00EF4931" w:rsidRDefault="00EF4931">
      <w:pPr>
        <w:pStyle w:val="CommentText"/>
      </w:pPr>
      <w:r>
        <w:rPr>
          <w:rStyle w:val="CommentReference"/>
        </w:rPr>
        <w:annotationRef/>
      </w:r>
      <w:r>
        <w:t>"is" before "the King" would make this whole vs flow as a sentence...</w:t>
      </w:r>
    </w:p>
  </w:comment>
  <w:comment w:id="1202" w:author="Windows User" w:date="2015-10-30T08:56:00Z" w:initials="BS">
    <w:p w14:paraId="1F17623C" w14:textId="77777777" w:rsidR="00EF4931" w:rsidRDefault="00EF4931">
      <w:pPr>
        <w:pStyle w:val="CommentText"/>
      </w:pPr>
      <w:r>
        <w:rPr>
          <w:rStyle w:val="CommentReference"/>
        </w:rPr>
        <w:annotationRef/>
      </w:r>
      <w:r>
        <w:t>ask more modern than entreat... but not quite right?</w:t>
      </w:r>
    </w:p>
  </w:comment>
  <w:comment w:id="1224" w:author="Windows User" w:date="2015-10-30T08:56:00Z" w:initials="WU">
    <w:p w14:paraId="5F20584F" w14:textId="77777777" w:rsidR="00EF4931" w:rsidRDefault="00EF4931">
      <w:pPr>
        <w:pStyle w:val="CommentText"/>
      </w:pPr>
      <w:r>
        <w:rPr>
          <w:rStyle w:val="CommentReference"/>
        </w:rPr>
        <w:annotationRef/>
      </w:r>
      <w:r>
        <w:t>Needs work.</w:t>
      </w:r>
    </w:p>
  </w:comment>
  <w:comment w:id="1229" w:author="Windows User" w:date="2015-10-30T08:56:00Z" w:initials="WU">
    <w:p w14:paraId="76E8B799" w14:textId="77777777" w:rsidR="00EF4931" w:rsidRDefault="00EF4931">
      <w:pPr>
        <w:pStyle w:val="CommentText"/>
      </w:pPr>
      <w:r>
        <w:rPr>
          <w:rStyle w:val="CommentReference"/>
        </w:rPr>
        <w:annotationRef/>
      </w:r>
      <w:r>
        <w:t>Should this be tho-out 5? Or 25?</w:t>
      </w:r>
    </w:p>
  </w:comment>
  <w:comment w:id="1236" w:author="Windows User" w:date="2015-11-11T11:06:00Z" w:initials="WU">
    <w:p w14:paraId="58D84DCF" w14:textId="77777777" w:rsidR="00EF4931" w:rsidRDefault="00EF4931">
      <w:pPr>
        <w:pStyle w:val="CommentText"/>
      </w:pPr>
      <w:r>
        <w:rPr>
          <w:rStyle w:val="CommentReference"/>
        </w:rPr>
        <w:annotationRef/>
      </w:r>
      <w:r>
        <w:t>Should this be last age or something?</w:t>
      </w:r>
    </w:p>
  </w:comment>
  <w:comment w:id="1238" w:author="Windows User" w:date="2015-11-11T11:00:00Z" w:initials="WU">
    <w:p w14:paraId="7D2DE752" w14:textId="77777777" w:rsidR="00EF4931" w:rsidRDefault="00EF4931">
      <w:pPr>
        <w:pStyle w:val="CommentText"/>
      </w:pPr>
      <w:r>
        <w:rPr>
          <w:rStyle w:val="CommentReference"/>
        </w:rPr>
        <w:annotationRef/>
      </w:r>
      <w:r>
        <w:t>This needs reviewing!</w:t>
      </w:r>
    </w:p>
  </w:comment>
  <w:comment w:id="1239" w:author="Windows User" w:date="2015-11-11T11:00:00Z" w:initials="WU">
    <w:p w14:paraId="65102EEC" w14:textId="77777777" w:rsidR="00EF4931" w:rsidRDefault="00EF4931">
      <w:pPr>
        <w:pStyle w:val="CommentText"/>
      </w:pPr>
      <w:r>
        <w:rPr>
          <w:rStyle w:val="CommentReference"/>
        </w:rPr>
        <w:annotationRef/>
      </w:r>
      <w:r>
        <w:t xml:space="preserve">This is probably wrong. God on high? </w:t>
      </w:r>
    </w:p>
  </w:comment>
  <w:comment w:id="1244" w:author="Windows User" w:date="2015-10-30T08:56:00Z" w:initials="WU">
    <w:p w14:paraId="38E4F092" w14:textId="77777777" w:rsidR="00EF4931" w:rsidRDefault="00EF4931">
      <w:pPr>
        <w:pStyle w:val="CommentText"/>
      </w:pPr>
      <w:r>
        <w:rPr>
          <w:rStyle w:val="CommentReference"/>
        </w:rPr>
        <w:annotationRef/>
      </w:r>
      <w:r>
        <w:t>Confirmed?</w:t>
      </w:r>
    </w:p>
  </w:comment>
  <w:comment w:id="1256" w:author="Windows User" w:date="2015-10-30T08:56:00Z" w:initials="WU">
    <w:p w14:paraId="41EDECE7" w14:textId="77777777" w:rsidR="00EF4931" w:rsidRDefault="00EF4931">
      <w:pPr>
        <w:pStyle w:val="CommentText"/>
      </w:pPr>
      <w:r>
        <w:rPr>
          <w:rStyle w:val="CommentReference"/>
        </w:rPr>
        <w:annotationRef/>
      </w:r>
      <w:r>
        <w:t>Heroes, or athletes?</w:t>
      </w:r>
    </w:p>
  </w:comment>
  <w:comment w:id="1286" w:author="Windows User" w:date="2015-10-30T08:56:00Z" w:initials="WU">
    <w:p w14:paraId="5FA627EB" w14:textId="77777777" w:rsidR="00EF4931" w:rsidRDefault="00EF4931">
      <w:pPr>
        <w:pStyle w:val="CommentText"/>
      </w:pPr>
      <w:r>
        <w:rPr>
          <w:rStyle w:val="CommentReference"/>
        </w:rPr>
        <w:annotationRef/>
      </w:r>
      <w:r>
        <w:t>Beasts or creatures?</w:t>
      </w:r>
    </w:p>
  </w:comment>
  <w:comment w:id="1287" w:author="Windows User" w:date="2015-10-30T08:56:00Z" w:initials="WU">
    <w:p w14:paraId="04563F96" w14:textId="77777777" w:rsidR="00EF4931" w:rsidRDefault="00EF4931">
      <w:pPr>
        <w:pStyle w:val="CommentText"/>
      </w:pPr>
      <w:r>
        <w:rPr>
          <w:rStyle w:val="CommentReference"/>
        </w:rPr>
        <w:annotationRef/>
      </w:r>
      <w:r>
        <w:t>Incessant? Or unceasing?</w:t>
      </w:r>
    </w:p>
  </w:comment>
  <w:comment w:id="1288" w:author="Windows User" w:date="2015-10-30T08:56:00Z" w:initials="WU">
    <w:p w14:paraId="7BD20F77" w14:textId="77777777" w:rsidR="00EF4931" w:rsidRDefault="00EF4931">
      <w:pPr>
        <w:pStyle w:val="CommentText"/>
      </w:pPr>
      <w:r>
        <w:rPr>
          <w:rStyle w:val="CommentReference"/>
        </w:rPr>
        <w:annotationRef/>
      </w:r>
      <w:r>
        <w:t>Flames of fire or fervent as fire?</w:t>
      </w:r>
    </w:p>
  </w:comment>
  <w:comment w:id="1292" w:author="Windows User" w:date="2015-10-30T08:56:00Z" w:initials="WU">
    <w:p w14:paraId="44A84E5A" w14:textId="77777777" w:rsidR="00EF4931" w:rsidRDefault="00EF4931">
      <w:pPr>
        <w:pStyle w:val="CommentText"/>
      </w:pPr>
      <w:r>
        <w:rPr>
          <w:rStyle w:val="CommentReference"/>
        </w:rPr>
        <w:annotationRef/>
      </w:r>
      <w:r>
        <w:t>Serving the Lord, or serving before the Lord?</w:t>
      </w:r>
    </w:p>
  </w:comment>
  <w:comment w:id="1307" w:author="Windows User" w:date="2015-10-30T08:56:00Z" w:initials="WU">
    <w:p w14:paraId="07D2B1EF" w14:textId="77777777" w:rsidR="00EF4931" w:rsidRDefault="00EF4931">
      <w:pPr>
        <w:pStyle w:val="CommentText"/>
      </w:pPr>
      <w:r>
        <w:rPr>
          <w:rStyle w:val="CommentReference"/>
        </w:rPr>
        <w:annotationRef/>
      </w:r>
      <w:r>
        <w:t>Or voice of God?</w:t>
      </w:r>
    </w:p>
  </w:comment>
  <w:comment w:id="1308" w:author="Windows User" w:date="2015-10-30T08:56:00Z" w:initials="WU">
    <w:p w14:paraId="3900CC21" w14:textId="77777777" w:rsidR="00EF4931" w:rsidRDefault="00EF4931">
      <w:pPr>
        <w:pStyle w:val="CommentText"/>
      </w:pPr>
      <w:r>
        <w:rPr>
          <w:rStyle w:val="CommentReference"/>
        </w:rPr>
        <w:annotationRef/>
      </w:r>
      <w:r>
        <w:t>Received or accepted?</w:t>
      </w:r>
    </w:p>
  </w:comment>
  <w:comment w:id="1314" w:author="Windows User" w:date="2015-11-06T08:39:00Z" w:initials="WU">
    <w:p w14:paraId="6EA3F191" w14:textId="77777777" w:rsidR="00EF4931" w:rsidRDefault="00EF4931">
      <w:pPr>
        <w:pStyle w:val="CommentText"/>
      </w:pPr>
      <w:r>
        <w:rPr>
          <w:rStyle w:val="CommentReference"/>
        </w:rPr>
        <w:annotationRef/>
      </w:r>
      <w:r>
        <w:t>Is this the right St. Theodore?</w:t>
      </w:r>
    </w:p>
  </w:comment>
  <w:comment w:id="1321" w:author="Windows User" w:date="2015-10-30T08:56:00Z" w:initials="WU">
    <w:p w14:paraId="227730E1" w14:textId="77777777" w:rsidR="00EF4931" w:rsidRDefault="00EF4931">
      <w:pPr>
        <w:pStyle w:val="CommentText"/>
      </w:pPr>
      <w:r>
        <w:rPr>
          <w:rStyle w:val="CommentReference"/>
        </w:rPr>
        <w:annotationRef/>
      </w:r>
      <w:r>
        <w:t>Prabios or Arabius? Doctors and physicians or physicians and well learned?</w:t>
      </w:r>
    </w:p>
  </w:comment>
  <w:comment w:id="1322" w:author="Windows User" w:date="2015-10-30T08:56:00Z" w:initials="WU">
    <w:p w14:paraId="519ADC1D" w14:textId="77777777" w:rsidR="00EF4931" w:rsidRDefault="00EF4931">
      <w:pPr>
        <w:pStyle w:val="CommentText"/>
      </w:pPr>
      <w:r>
        <w:rPr>
          <w:rStyle w:val="CommentReference"/>
        </w:rPr>
        <w:annotationRef/>
      </w:r>
      <w:r>
        <w:t>Building them upon the Name?</w:t>
      </w:r>
    </w:p>
  </w:comment>
  <w:comment w:id="1334" w:author="Windows User" w:date="2015-10-30T08:56:00Z" w:initials="WU">
    <w:p w14:paraId="3CFB1D1A" w14:textId="77777777" w:rsidR="00EF4931" w:rsidRDefault="00EF4931">
      <w:pPr>
        <w:pStyle w:val="CommentText"/>
      </w:pPr>
      <w:r>
        <w:rPr>
          <w:rStyle w:val="CommentReference"/>
        </w:rPr>
        <w:annotationRef/>
      </w:r>
      <w:r>
        <w:t>Placed or established?</w:t>
      </w:r>
    </w:p>
  </w:comment>
  <w:comment w:id="1335" w:author="Windows User" w:date="2015-10-30T08:56:00Z" w:initials="WU">
    <w:p w14:paraId="08983CC0" w14:textId="77777777" w:rsidR="00EF4931" w:rsidRDefault="00EF4931">
      <w:pPr>
        <w:pStyle w:val="CommentText"/>
      </w:pPr>
      <w:r>
        <w:rPr>
          <w:rStyle w:val="CommentReference"/>
        </w:rPr>
        <w:annotationRef/>
      </w:r>
      <w:r>
        <w:t>Or refused?</w:t>
      </w:r>
    </w:p>
  </w:comment>
  <w:comment w:id="1344" w:author="Windows User" w:date="2015-10-30T08:56:00Z" w:initials="WU">
    <w:p w14:paraId="535F3E1B" w14:textId="77777777" w:rsidR="00EF4931" w:rsidRDefault="00EF4931">
      <w:pPr>
        <w:pStyle w:val="CommentText"/>
      </w:pPr>
      <w:r>
        <w:rPr>
          <w:rStyle w:val="CommentReference"/>
        </w:rPr>
        <w:annotationRef/>
      </w:r>
      <w:r>
        <w:t>Sprung forth? Came forth? Blossomed?</w:t>
      </w:r>
    </w:p>
  </w:comment>
  <w:comment w:id="1359" w:author="Windows User" w:date="2015-10-30T08:56:00Z" w:initials="BS">
    <w:p w14:paraId="07DE8008" w14:textId="77777777" w:rsidR="00EF4931" w:rsidRDefault="00EF4931">
      <w:pPr>
        <w:pStyle w:val="CommentText"/>
      </w:pPr>
      <w:r>
        <w:rPr>
          <w:rStyle w:val="CommentReference"/>
        </w:rPr>
        <w:annotationRef/>
      </w:r>
      <w:r>
        <w:t>what does this mean?</w:t>
      </w:r>
    </w:p>
  </w:comment>
  <w:comment w:id="1360" w:author="Windows User" w:date="2015-10-30T08:56:00Z" w:initials="BS">
    <w:p w14:paraId="7DE26DCC" w14:textId="77777777" w:rsidR="00EF4931" w:rsidRDefault="00EF4931">
      <w:pPr>
        <w:pStyle w:val="CommentText"/>
      </w:pPr>
      <w:r>
        <w:rPr>
          <w:rStyle w:val="CommentReference"/>
        </w:rPr>
        <w:annotationRef/>
      </w:r>
      <w:r>
        <w:t>announced or proclaimed?</w:t>
      </w:r>
    </w:p>
  </w:comment>
  <w:comment w:id="1364" w:author="Windows User" w:date="2015-10-30T08:56:00Z" w:initials="WU">
    <w:p w14:paraId="729B2278" w14:textId="77777777" w:rsidR="00EF4931" w:rsidRDefault="00EF4931">
      <w:pPr>
        <w:pStyle w:val="CommentText"/>
      </w:pPr>
      <w:r>
        <w:rPr>
          <w:rStyle w:val="CommentReference"/>
        </w:rPr>
        <w:annotationRef/>
      </w:r>
      <w:r>
        <w:t>?</w:t>
      </w:r>
    </w:p>
  </w:comment>
  <w:comment w:id="1365" w:author="Windows User" w:date="2015-10-30T08:56:00Z" w:initials="WU">
    <w:p w14:paraId="44863D12" w14:textId="77777777" w:rsidR="00EF4931" w:rsidRDefault="00EF4931">
      <w:pPr>
        <w:pStyle w:val="CommentText"/>
      </w:pPr>
      <w:r>
        <w:rPr>
          <w:rStyle w:val="CommentReference"/>
        </w:rPr>
        <w:annotationRef/>
      </w:r>
      <w:r>
        <w:t>Bride, no, not bridegroom?</w:t>
      </w:r>
    </w:p>
  </w:comment>
  <w:comment w:id="1368" w:author="Windows User" w:date="2015-10-30T08:56:00Z" w:initials="WU">
    <w:p w14:paraId="6CE1AF88" w14:textId="77777777" w:rsidR="00EF4931" w:rsidRDefault="00EF4931">
      <w:pPr>
        <w:pStyle w:val="CommentText"/>
      </w:pPr>
      <w:r>
        <w:rPr>
          <w:rStyle w:val="CommentReference"/>
        </w:rPr>
        <w:annotationRef/>
      </w:r>
      <w:r>
        <w:t>Return?</w:t>
      </w:r>
    </w:p>
  </w:comment>
  <w:comment w:id="1369" w:author="Windows User" w:date="2015-10-30T08:56:00Z" w:initials="WU">
    <w:p w14:paraId="2917E600" w14:textId="77777777" w:rsidR="00EF4931" w:rsidRDefault="00EF4931">
      <w:pPr>
        <w:pStyle w:val="CommentText"/>
      </w:pPr>
      <w:r>
        <w:rPr>
          <w:rStyle w:val="CommentReference"/>
        </w:rPr>
        <w:annotationRef/>
      </w:r>
      <w:r>
        <w:t>Establishment? Building up?</w:t>
      </w:r>
    </w:p>
  </w:comment>
  <w:comment w:id="1371" w:author="Windows User" w:date="2015-10-30T08:56:00Z" w:initials="WU">
    <w:p w14:paraId="14DF4F91" w14:textId="77777777" w:rsidR="00EF4931" w:rsidRDefault="00EF4931">
      <w:pPr>
        <w:pStyle w:val="CommentText"/>
      </w:pPr>
      <w:r>
        <w:rPr>
          <w:rStyle w:val="CommentReference"/>
        </w:rPr>
        <w:annotationRef/>
      </w:r>
      <w:r>
        <w:t>Heavenly evangelist? Good tidings? Glad tidings? Good news?</w:t>
      </w:r>
    </w:p>
  </w:comment>
  <w:comment w:id="1372" w:author="Windows User" w:date="2015-10-30T08:56:00Z" w:initials="WU">
    <w:p w14:paraId="55FC1EAE" w14:textId="77777777" w:rsidR="00EF4931" w:rsidRDefault="00EF4931">
      <w:pPr>
        <w:pStyle w:val="CommentText"/>
      </w:pPr>
      <w:r>
        <w:rPr>
          <w:rStyle w:val="CommentReference"/>
        </w:rPr>
        <w:annotationRef/>
      </w:r>
      <w:r>
        <w:t>I don’t see “the Lord is with you” in the Coptic</w:t>
      </w:r>
    </w:p>
    <w:p w14:paraId="4431CB1C" w14:textId="77777777" w:rsidR="00EF4931" w:rsidRDefault="00EF4931">
      <w:pPr>
        <w:pStyle w:val="CommentText"/>
      </w:pPr>
    </w:p>
  </w:comment>
  <w:comment w:id="1373" w:author="Windows User" w:date="2015-10-30T08:56:00Z" w:initials="WU">
    <w:p w14:paraId="4549B91A" w14:textId="77777777" w:rsidR="00EF4931" w:rsidRDefault="00EF4931">
      <w:pPr>
        <w:pStyle w:val="CommentText"/>
      </w:pPr>
      <w:r>
        <w:rPr>
          <w:rStyle w:val="CommentReference"/>
        </w:rPr>
        <w:annotationRef/>
      </w:r>
      <w:r>
        <w:t>Heavenly herald of Good News?</w:t>
      </w:r>
    </w:p>
    <w:p w14:paraId="384F02AC" w14:textId="77777777" w:rsidR="00EF4931" w:rsidRDefault="00EF4931">
      <w:pPr>
        <w:pStyle w:val="CommentText"/>
      </w:pPr>
    </w:p>
  </w:comment>
  <w:comment w:id="1380" w:author="Windows User" w:date="2015-10-30T08:56:00Z" w:initials="WU">
    <w:p w14:paraId="4A264D5C" w14:textId="77777777" w:rsidR="00EF4931" w:rsidRDefault="00EF4931">
      <w:pPr>
        <w:pStyle w:val="CommentText"/>
      </w:pPr>
      <w:r>
        <w:rPr>
          <w:rStyle w:val="CommentReference"/>
        </w:rPr>
        <w:annotationRef/>
      </w:r>
      <w:r>
        <w:t>I think we’re doing holy for ethowab, but saint for agios… open to discussion though.</w:t>
      </w:r>
    </w:p>
  </w:comment>
  <w:comment w:id="1407" w:author="Windows User" w:date="2015-10-30T08:56:00Z" w:initials="BS">
    <w:p w14:paraId="20FFD670" w14:textId="77777777" w:rsidR="00EF4931" w:rsidRDefault="00EF4931" w:rsidP="006A0382">
      <w:pPr>
        <w:pStyle w:val="CommentText"/>
      </w:pPr>
      <w:r>
        <w:rPr>
          <w:rStyle w:val="CommentReference"/>
        </w:rPr>
        <w:annotationRef/>
      </w:r>
      <w:r>
        <w:t>theotokos, not mav em ef Nooti</w:t>
      </w:r>
    </w:p>
  </w:comment>
  <w:comment w:id="1411" w:author="Windows User" w:date="2015-10-30T08:56:00Z" w:initials="WU">
    <w:p w14:paraId="3A72AA33" w14:textId="77777777" w:rsidR="00EF4931" w:rsidRDefault="00EF4931">
      <w:pPr>
        <w:pStyle w:val="CommentText"/>
      </w:pPr>
      <w:r>
        <w:rPr>
          <w:rStyle w:val="CommentReference"/>
        </w:rPr>
        <w:annotationRef/>
      </w:r>
      <w:r>
        <w:t>Redeemed?</w:t>
      </w:r>
    </w:p>
  </w:comment>
  <w:comment w:id="1412" w:author="Windows User" w:date="2015-10-30T08:56:00Z" w:initials="WU">
    <w:p w14:paraId="5BF82FF5" w14:textId="77777777" w:rsidR="00EF4931" w:rsidRDefault="00EF4931">
      <w:pPr>
        <w:pStyle w:val="CommentText"/>
      </w:pPr>
      <w:r>
        <w:rPr>
          <w:rStyle w:val="CommentReference"/>
        </w:rPr>
        <w:annotationRef/>
      </w:r>
      <w:r>
        <w:t>For? So?</w:t>
      </w:r>
    </w:p>
  </w:comment>
  <w:comment w:id="1417" w:author="Windows User" w:date="2015-10-30T08:56:00Z" w:initials="WU">
    <w:p w14:paraId="5B54A424" w14:textId="77777777" w:rsidR="00EF4931" w:rsidRDefault="00EF4931">
      <w:pPr>
        <w:pStyle w:val="CommentText"/>
      </w:pPr>
      <w:r>
        <w:rPr>
          <w:rStyle w:val="CommentReference"/>
        </w:rPr>
        <w:annotationRef/>
      </w:r>
      <w:r>
        <w:t>Or did shine and did illuminate</w:t>
      </w:r>
    </w:p>
  </w:comment>
  <w:comment w:id="1418" w:author="Windows User" w:date="2015-10-30T08:56:00Z" w:initials="WU">
    <w:p w14:paraId="5929E69F" w14:textId="77777777" w:rsidR="00EF4931" w:rsidRDefault="00EF4931">
      <w:pPr>
        <w:pStyle w:val="CommentText"/>
      </w:pPr>
      <w:r>
        <w:rPr>
          <w:rStyle w:val="CommentReference"/>
        </w:rPr>
        <w:annotationRef/>
      </w:r>
      <w:r>
        <w:t>What should this verse be?</w:t>
      </w:r>
    </w:p>
  </w:comment>
  <w:comment w:id="1419" w:author="Windows User" w:date="2015-10-30T08:56:00Z" w:initials="WU">
    <w:p w14:paraId="37815108" w14:textId="77777777" w:rsidR="00EF4931" w:rsidRDefault="00EF4931">
      <w:pPr>
        <w:pStyle w:val="CommentText"/>
      </w:pPr>
      <w:r>
        <w:rPr>
          <w:rStyle w:val="CommentReference"/>
        </w:rPr>
        <w:annotationRef/>
      </w:r>
      <w:r>
        <w:t>Uhm… does this mean something else, because saying the seal of the door Ezekiel saw was raised seems really bad …</w:t>
      </w:r>
    </w:p>
  </w:comment>
  <w:comment w:id="1420" w:author="Windows User" w:date="2015-10-30T08:56:00Z" w:initials="WU">
    <w:p w14:paraId="770E6FA0" w14:textId="77777777" w:rsidR="00EF4931" w:rsidRDefault="00EF4931">
      <w:pPr>
        <w:pStyle w:val="CommentText"/>
      </w:pPr>
      <w:r>
        <w:rPr>
          <w:rStyle w:val="CommentReference"/>
        </w:rPr>
        <w:annotationRef/>
      </w:r>
      <w:r>
        <w:t>Who?</w:t>
      </w:r>
    </w:p>
  </w:comment>
  <w:comment w:id="1421" w:author="Windows User" w:date="2015-10-30T08:56:00Z" w:initials="WU">
    <w:p w14:paraId="7FDD5784" w14:textId="77777777" w:rsidR="00EF4931" w:rsidRDefault="00EF4931">
      <w:pPr>
        <w:pStyle w:val="CommentText"/>
      </w:pPr>
      <w:r>
        <w:rPr>
          <w:rStyle w:val="CommentReference"/>
        </w:rPr>
        <w:annotationRef/>
      </w:r>
      <w:r>
        <w:t>Different adjective</w:t>
      </w:r>
    </w:p>
  </w:comment>
  <w:comment w:id="1422" w:author="Windows User" w:date="2015-10-30T08:56:00Z" w:initials="WU">
    <w:p w14:paraId="69734FAC" w14:textId="77777777" w:rsidR="00EF4931" w:rsidRDefault="00EF4931">
      <w:pPr>
        <w:pStyle w:val="CommentText"/>
      </w:pPr>
      <w:r>
        <w:rPr>
          <w:rStyle w:val="CommentReference"/>
        </w:rPr>
        <w:annotationRef/>
      </w:r>
      <w:r>
        <w:t>Sickness?</w:t>
      </w:r>
    </w:p>
  </w:comment>
  <w:comment w:id="1425" w:author="Windows User" w:date="2015-10-30T08:56:00Z" w:initials="BS">
    <w:p w14:paraId="07C468E8" w14:textId="77777777" w:rsidR="00EF4931" w:rsidRDefault="00EF4931">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28" w:author="Windows User" w:date="2015-10-30T08:56:00Z" w:initials="WU">
    <w:p w14:paraId="14F94395" w14:textId="77777777" w:rsidR="00EF4931" w:rsidRDefault="00EF4931">
      <w:pPr>
        <w:pStyle w:val="CommentText"/>
      </w:pPr>
      <w:r>
        <w:rPr>
          <w:rStyle w:val="CommentReference"/>
        </w:rPr>
        <w:annotationRef/>
      </w:r>
      <w:r>
        <w:t>What?</w:t>
      </w:r>
    </w:p>
  </w:comment>
  <w:comment w:id="1437" w:author="Windows User" w:date="2015-10-30T08:56:00Z" w:initials="WU">
    <w:p w14:paraId="39A2608E" w14:textId="77777777" w:rsidR="00EF4931" w:rsidRDefault="00EF4931">
      <w:pPr>
        <w:pStyle w:val="CommentText"/>
      </w:pPr>
      <w:r>
        <w:rPr>
          <w:rStyle w:val="CommentReference"/>
        </w:rPr>
        <w:annotationRef/>
      </w:r>
    </w:p>
  </w:comment>
  <w:comment w:id="1448" w:author="Windows User" w:date="2015-10-30T08:56:00Z" w:initials="WU">
    <w:p w14:paraId="255EEE9F" w14:textId="77777777" w:rsidR="00EF4931" w:rsidRDefault="00EF4931">
      <w:pPr>
        <w:pStyle w:val="CommentText"/>
      </w:pPr>
      <w:r>
        <w:rPr>
          <w:rStyle w:val="CommentReference"/>
        </w:rPr>
        <w:annotationRef/>
      </w:r>
      <w:r>
        <w:t>Is abouna going by a different version of the Coptic?</w:t>
      </w:r>
    </w:p>
    <w:p w14:paraId="45F504BB" w14:textId="77777777" w:rsidR="00EF4931" w:rsidRDefault="00EF4931">
      <w:pPr>
        <w:pStyle w:val="CommentText"/>
      </w:pPr>
    </w:p>
  </w:comment>
  <w:comment w:id="1450" w:author="Windows User" w:date="2015-10-30T08:56:00Z" w:initials="WU">
    <w:p w14:paraId="63C351E6" w14:textId="77777777" w:rsidR="00EF4931" w:rsidRDefault="00EF4931">
      <w:pPr>
        <w:pStyle w:val="CommentText"/>
      </w:pPr>
      <w:r>
        <w:rPr>
          <w:rStyle w:val="CommentReference"/>
        </w:rPr>
        <w:annotationRef/>
      </w:r>
      <w:r>
        <w:t>Praise and victory doesn’t make sense.</w:t>
      </w:r>
    </w:p>
  </w:comment>
  <w:comment w:id="1452" w:author="Windows User" w:date="2015-10-30T08:56:00Z" w:initials="WU">
    <w:p w14:paraId="5729C7D5" w14:textId="77777777" w:rsidR="00EF4931" w:rsidRDefault="00EF4931">
      <w:pPr>
        <w:pStyle w:val="CommentText"/>
      </w:pPr>
      <w:r>
        <w:rPr>
          <w:rStyle w:val="CommentReference"/>
        </w:rPr>
        <w:annotationRef/>
      </w:r>
      <w:r>
        <w:t>Godhead?</w:t>
      </w:r>
    </w:p>
  </w:comment>
  <w:comment w:id="1461" w:author="Windows User" w:date="2015-10-30T08:56:00Z" w:initials="WU">
    <w:p w14:paraId="78E42A11" w14:textId="77777777" w:rsidR="00EF4931" w:rsidRDefault="00EF4931">
      <w:pPr>
        <w:pStyle w:val="CommentText"/>
      </w:pPr>
      <w:r>
        <w:rPr>
          <w:rStyle w:val="CommentReference"/>
        </w:rPr>
        <w:annotationRef/>
      </w:r>
      <w:r>
        <w:t>Establish?</w:t>
      </w:r>
    </w:p>
  </w:comment>
  <w:comment w:id="1462" w:author="Windows User" w:date="2015-10-30T08:56:00Z" w:initials="WU">
    <w:p w14:paraId="642EB965" w14:textId="77777777" w:rsidR="00EF4931" w:rsidRDefault="00EF4931">
      <w:pPr>
        <w:pStyle w:val="CommentText"/>
      </w:pPr>
      <w:r>
        <w:rPr>
          <w:rStyle w:val="CommentReference"/>
        </w:rPr>
        <w:annotationRef/>
      </w:r>
      <w:r>
        <w:t>Check another source… missing puncuation</w:t>
      </w:r>
    </w:p>
  </w:comment>
  <w:comment w:id="1463" w:author="Windows User" w:date="2015-10-30T08:56:00Z" w:initials="WU">
    <w:p w14:paraId="6F8B5532" w14:textId="77777777" w:rsidR="00EF4931" w:rsidRDefault="00EF4931">
      <w:pPr>
        <w:pStyle w:val="CommentText"/>
      </w:pPr>
      <w:r>
        <w:rPr>
          <w:rStyle w:val="CommentReference"/>
        </w:rPr>
        <w:annotationRef/>
      </w:r>
      <w:r>
        <w:t>Worked?</w:t>
      </w:r>
    </w:p>
  </w:comment>
  <w:comment w:id="1464" w:author="Windows User" w:date="2015-10-30T08:56:00Z" w:initials="WU">
    <w:p w14:paraId="4F504285" w14:textId="77777777" w:rsidR="00EF4931" w:rsidRDefault="00EF4931">
      <w:pPr>
        <w:pStyle w:val="CommentText"/>
      </w:pPr>
      <w:r>
        <w:rPr>
          <w:rStyle w:val="CommentReference"/>
        </w:rPr>
        <w:annotationRef/>
      </w:r>
      <w:r>
        <w:t>Thrice holy or Trisagion?</w:t>
      </w:r>
    </w:p>
  </w:comment>
  <w:comment w:id="1466" w:author="Windows User" w:date="2015-10-30T08:56:00Z" w:initials="WU">
    <w:p w14:paraId="5514BCC2" w14:textId="77777777" w:rsidR="00EF4931" w:rsidRPr="00745B45" w:rsidRDefault="00EF493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67" w:author="Windows User" w:date="2015-10-30T08:56:00Z" w:initials="WU">
    <w:p w14:paraId="179A5384" w14:textId="77777777" w:rsidR="00EF4931" w:rsidRDefault="00EF4931">
      <w:pPr>
        <w:pStyle w:val="CommentText"/>
      </w:pPr>
      <w:r>
        <w:rPr>
          <w:rStyle w:val="CommentReference"/>
        </w:rPr>
        <w:annotationRef/>
      </w:r>
      <w:r>
        <w:t>Right translation?</w:t>
      </w:r>
    </w:p>
  </w:comment>
  <w:comment w:id="1469" w:author="Windows User" w:date="2015-10-30T08:56:00Z" w:initials="WU">
    <w:p w14:paraId="1682BE28" w14:textId="77777777" w:rsidR="00EF4931" w:rsidRDefault="00EF4931">
      <w:pPr>
        <w:pStyle w:val="CommentText"/>
      </w:pPr>
      <w:r>
        <w:rPr>
          <w:rStyle w:val="CommentReference"/>
        </w:rPr>
        <w:annotationRef/>
      </w:r>
      <w:r>
        <w:t>What does this mean?</w:t>
      </w:r>
    </w:p>
  </w:comment>
  <w:comment w:id="1470" w:author="Windows User" w:date="2015-10-30T08:56:00Z" w:initials="WU">
    <w:p w14:paraId="30C5B7C9" w14:textId="77777777" w:rsidR="00EF4931" w:rsidRDefault="00EF4931">
      <w:pPr>
        <w:pStyle w:val="CommentText"/>
      </w:pPr>
      <w:r>
        <w:rPr>
          <w:rStyle w:val="CommentReference"/>
        </w:rPr>
        <w:annotationRef/>
      </w:r>
      <w:r>
        <w:t>To the end?</w:t>
      </w:r>
    </w:p>
  </w:comment>
  <w:comment w:id="1475" w:author="Windows User" w:date="2015-10-30T08:56:00Z" w:initials="WU">
    <w:p w14:paraId="2C2856CA" w14:textId="77777777" w:rsidR="00EF4931" w:rsidRDefault="00EF4931">
      <w:pPr>
        <w:pStyle w:val="CommentText"/>
      </w:pPr>
      <w:r>
        <w:rPr>
          <w:rStyle w:val="CommentReference"/>
        </w:rPr>
        <w:annotationRef/>
      </w:r>
      <w:r>
        <w:t>Or freedom?</w:t>
      </w:r>
    </w:p>
  </w:comment>
  <w:comment w:id="1476" w:author="Windows User" w:date="2015-10-30T08:56:00Z" w:initials="WU">
    <w:p w14:paraId="229642C6" w14:textId="77777777" w:rsidR="00EF4931" w:rsidRDefault="00EF4931">
      <w:pPr>
        <w:pStyle w:val="CommentText"/>
      </w:pPr>
      <w:r>
        <w:rPr>
          <w:rStyle w:val="CommentReference"/>
        </w:rPr>
        <w:annotationRef/>
      </w:r>
      <w:r>
        <w:t>Or establish?</w:t>
      </w:r>
    </w:p>
  </w:comment>
  <w:comment w:id="1484" w:author="Windows User" w:date="2015-10-30T08:56:00Z" w:initials="WU">
    <w:p w14:paraId="798C7307" w14:textId="77777777" w:rsidR="00EF4931" w:rsidRDefault="00EF4931">
      <w:pPr>
        <w:pStyle w:val="CommentText"/>
      </w:pPr>
      <w:r>
        <w:rPr>
          <w:rStyle w:val="CommentReference"/>
        </w:rPr>
        <w:annotationRef/>
      </w:r>
      <w:r>
        <w:t>Is this the correct date?</w:t>
      </w:r>
    </w:p>
  </w:comment>
  <w:comment w:id="1577" w:author="Windows User" w:date="2015-10-30T08:56:00Z" w:initials="WU">
    <w:p w14:paraId="1C25D03A" w14:textId="77777777" w:rsidR="00EF4931" w:rsidRDefault="00EF4931">
      <w:pPr>
        <w:pStyle w:val="CommentText"/>
      </w:pPr>
      <w:r>
        <w:rPr>
          <w:rStyle w:val="CommentReference"/>
        </w:rPr>
        <w:annotationRef/>
      </w:r>
      <w:r>
        <w:t>Can this be reworded?</w:t>
      </w:r>
    </w:p>
  </w:comment>
  <w:comment w:id="1579" w:author="Windows User" w:date="2015-10-30T08:56:00Z" w:initials="WU">
    <w:p w14:paraId="71B1FE22" w14:textId="77777777" w:rsidR="00EF4931" w:rsidRDefault="00EF4931">
      <w:pPr>
        <w:pStyle w:val="CommentText"/>
      </w:pPr>
      <w:r>
        <w:rPr>
          <w:rStyle w:val="CommentReference"/>
        </w:rPr>
        <w:annotationRef/>
      </w:r>
      <w:r>
        <w:t>Check other books for alternate word here.</w:t>
      </w:r>
    </w:p>
  </w:comment>
  <w:comment w:id="1580" w:author="Windows User" w:date="2015-10-30T08:56:00Z" w:initials="WU">
    <w:p w14:paraId="546F5FFA" w14:textId="77777777" w:rsidR="00EF4931" w:rsidRDefault="00EF4931">
      <w:pPr>
        <w:pStyle w:val="CommentText"/>
      </w:pPr>
      <w:r>
        <w:rPr>
          <w:rStyle w:val="CommentReference"/>
        </w:rPr>
        <w:annotationRef/>
      </w:r>
      <w:r>
        <w:t>Nations or peoples?</w:t>
      </w:r>
    </w:p>
  </w:comment>
  <w:comment w:id="1581" w:author="Windows User" w:date="2015-10-30T08:56:00Z" w:initials="WU">
    <w:p w14:paraId="4FC1DCF3" w14:textId="77777777" w:rsidR="00EF4931" w:rsidRDefault="00EF4931">
      <w:pPr>
        <w:pStyle w:val="CommentText"/>
      </w:pPr>
      <w:r>
        <w:rPr>
          <w:rStyle w:val="CommentReference"/>
        </w:rPr>
        <w:annotationRef/>
      </w:r>
      <w:r>
        <w:t>Burned or consumed?</w:t>
      </w:r>
    </w:p>
  </w:comment>
  <w:comment w:id="1582" w:author="Windows User" w:date="2015-10-30T08:56:00Z" w:initials="WU">
    <w:p w14:paraId="5B463C07" w14:textId="77777777" w:rsidR="00EF4931" w:rsidRDefault="00EF4931">
      <w:pPr>
        <w:pStyle w:val="CommentText"/>
      </w:pPr>
      <w:r>
        <w:rPr>
          <w:rStyle w:val="CommentReference"/>
        </w:rPr>
        <w:annotationRef/>
      </w:r>
      <w:r>
        <w:t>?</w:t>
      </w:r>
    </w:p>
  </w:comment>
  <w:comment w:id="1583" w:author="Windows User" w:date="2015-10-30T08:56:00Z" w:initials="WU">
    <w:p w14:paraId="3079CC02" w14:textId="77777777" w:rsidR="00EF4931" w:rsidRPr="00745B45" w:rsidRDefault="00EF493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94" w:author="Windows User" w:date="2015-10-30T08:56:00Z" w:initials="WU">
    <w:p w14:paraId="4B943F0B" w14:textId="77777777" w:rsidR="00EF4931" w:rsidRDefault="00EF4931">
      <w:pPr>
        <w:pStyle w:val="CommentText"/>
      </w:pPr>
      <w:r>
        <w:rPr>
          <w:rStyle w:val="CommentReference"/>
        </w:rPr>
        <w:annotationRef/>
      </w:r>
      <w:r>
        <w:t>Synaxarium has St. James dying twice… likely one of them should be St. John!</w:t>
      </w:r>
    </w:p>
  </w:comment>
  <w:comment w:id="1627" w:author="Windows User" w:date="2015-10-30T08:56:00Z" w:initials="WU">
    <w:p w14:paraId="11436C6E" w14:textId="77777777" w:rsidR="00EF4931" w:rsidRDefault="00EF4931">
      <w:pPr>
        <w:pStyle w:val="CommentText"/>
      </w:pPr>
      <w:r>
        <w:rPr>
          <w:rStyle w:val="CommentReference"/>
        </w:rPr>
        <w:annotationRef/>
      </w:r>
      <w:r>
        <w:t>Ramez says print synacarium may have him in july</w:t>
      </w:r>
    </w:p>
  </w:comment>
  <w:comment w:id="1638" w:author="Windows User" w:date="2015-10-30T08:56:00Z" w:initials="WU">
    <w:p w14:paraId="62A36CDC" w14:textId="77777777" w:rsidR="00EF4931" w:rsidRDefault="00EF4931">
      <w:pPr>
        <w:pStyle w:val="CommentText"/>
      </w:pPr>
      <w:r>
        <w:rPr>
          <w:rStyle w:val="CommentReference"/>
        </w:rPr>
        <w:annotationRef/>
      </w:r>
      <w:r>
        <w:t>Approached? What does this vs mean?</w:t>
      </w:r>
    </w:p>
  </w:comment>
  <w:comment w:id="1639" w:author="Windows User" w:date="2015-10-30T08:56:00Z" w:initials="WU">
    <w:p w14:paraId="329416E7" w14:textId="77777777" w:rsidR="00EF4931" w:rsidRPr="00745B45" w:rsidRDefault="00EF493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45" w:author="Windows User" w:date="2015-10-30T08:56:00Z" w:initials="WU">
    <w:p w14:paraId="763F73BB" w14:textId="77777777" w:rsidR="00EF4931" w:rsidRDefault="00EF4931">
      <w:pPr>
        <w:pStyle w:val="CommentText"/>
      </w:pPr>
      <w:r>
        <w:rPr>
          <w:rStyle w:val="CommentReference"/>
        </w:rPr>
        <w:annotationRef/>
      </w:r>
      <w:r>
        <w:t>Thoughts?</w:t>
      </w:r>
    </w:p>
  </w:comment>
  <w:comment w:id="1666" w:author="Windows User" w:date="2015-10-30T08:56:00Z" w:initials="WU">
    <w:p w14:paraId="7B47C8A3" w14:textId="77777777" w:rsidR="00EF4931" w:rsidRDefault="00EF4931">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701" w:author="Windows User" w:date="2015-10-30T08:56:00Z" w:initials="WU">
    <w:p w14:paraId="0BE9113A" w14:textId="77777777" w:rsidR="00EF4931" w:rsidRDefault="00EF4931">
      <w:pPr>
        <w:pStyle w:val="CommentText"/>
      </w:pPr>
      <w:r>
        <w:rPr>
          <w:rStyle w:val="CommentReference"/>
        </w:rPr>
        <w:annotationRef/>
      </w:r>
      <w:r>
        <w:t>Completely different.</w:t>
      </w:r>
    </w:p>
  </w:comment>
  <w:comment w:id="1702" w:author="Windows User" w:date="2015-10-30T08:56:00Z" w:initials="WU">
    <w:p w14:paraId="074682DD" w14:textId="77777777" w:rsidR="00EF4931" w:rsidRDefault="00EF4931">
      <w:pPr>
        <w:pStyle w:val="CommentText"/>
      </w:pPr>
      <w:r>
        <w:rPr>
          <w:rStyle w:val="CommentReference"/>
        </w:rPr>
        <w:annotationRef/>
      </w:r>
      <w:r>
        <w:t>With or in?</w:t>
      </w:r>
    </w:p>
  </w:comment>
  <w:comment w:id="1703" w:author="Windows User" w:date="2015-10-30T08:56:00Z" w:initials="WU">
    <w:p w14:paraId="371712E1" w14:textId="77777777" w:rsidR="00EF4931" w:rsidRDefault="00EF4931">
      <w:pPr>
        <w:pStyle w:val="CommentText"/>
      </w:pPr>
      <w:r>
        <w:rPr>
          <w:rStyle w:val="CommentReference"/>
        </w:rPr>
        <w:annotationRef/>
      </w:r>
    </w:p>
  </w:comment>
  <w:comment w:id="1704" w:author="Windows User" w:date="2015-10-30T08:56:00Z" w:initials="WU">
    <w:p w14:paraId="0B3C1D3B" w14:textId="77777777" w:rsidR="00EF4931" w:rsidRDefault="00EF4931">
      <w:pPr>
        <w:pStyle w:val="CommentText"/>
      </w:pPr>
      <w:r>
        <w:rPr>
          <w:rStyle w:val="CommentReference"/>
        </w:rPr>
        <w:annotationRef/>
      </w:r>
      <w:r>
        <w:t>Sound or voice?</w:t>
      </w:r>
    </w:p>
  </w:comment>
  <w:comment w:id="1706" w:author="Windows User" w:date="2015-10-30T08:56:00Z" w:initials="WU">
    <w:p w14:paraId="1C3A0B98" w14:textId="77777777" w:rsidR="00EF4931" w:rsidRDefault="00EF4931">
      <w:pPr>
        <w:pStyle w:val="CommentText"/>
      </w:pPr>
      <w:r>
        <w:rPr>
          <w:rStyle w:val="CommentReference"/>
        </w:rPr>
        <w:annotationRef/>
      </w:r>
      <w:r>
        <w:t>Open to suggetions.</w:t>
      </w:r>
    </w:p>
  </w:comment>
  <w:comment w:id="1707" w:author="Windows User" w:date="2015-10-30T08:56:00Z" w:initials="WU">
    <w:p w14:paraId="79DB91AB" w14:textId="77777777" w:rsidR="00EF4931" w:rsidRDefault="00EF4931">
      <w:pPr>
        <w:pStyle w:val="CommentText"/>
      </w:pPr>
      <w:r>
        <w:rPr>
          <w:rStyle w:val="CommentReference"/>
        </w:rPr>
        <w:annotationRef/>
      </w:r>
      <w:r>
        <w:t>Before?</w:t>
      </w:r>
    </w:p>
  </w:comment>
  <w:comment w:id="1708" w:author="Windows User" w:date="2015-10-30T08:56:00Z" w:initials="WU">
    <w:p w14:paraId="777049F3" w14:textId="77777777" w:rsidR="00EF4931" w:rsidRDefault="00EF4931">
      <w:pPr>
        <w:pStyle w:val="CommentText"/>
      </w:pPr>
      <w:r>
        <w:rPr>
          <w:rStyle w:val="CommentReference"/>
        </w:rPr>
        <w:annotationRef/>
      </w:r>
      <w:r>
        <w:t>Nations?</w:t>
      </w:r>
    </w:p>
  </w:comment>
  <w:comment w:id="1709" w:author="Windows User" w:date="2015-10-30T08:56:00Z" w:initials="WU">
    <w:p w14:paraId="29D1E0CC" w14:textId="77777777" w:rsidR="00EF4931" w:rsidRDefault="00EF4931">
      <w:pPr>
        <w:pStyle w:val="CommentText"/>
      </w:pPr>
      <w:r>
        <w:rPr>
          <w:rStyle w:val="CommentReference"/>
        </w:rPr>
        <w:annotationRef/>
      </w:r>
      <w:r>
        <w:t>?</w:t>
      </w:r>
    </w:p>
  </w:comment>
  <w:comment w:id="1750" w:author="Windows User" w:date="2015-10-30T08:56:00Z" w:initials="WU">
    <w:p w14:paraId="73A9ACC7" w14:textId="77777777" w:rsidR="00EF4931" w:rsidRDefault="00EF4931">
      <w:pPr>
        <w:pStyle w:val="CommentText"/>
      </w:pPr>
      <w:r>
        <w:rPr>
          <w:rStyle w:val="CommentReference"/>
        </w:rPr>
        <w:annotationRef/>
      </w:r>
      <w:r>
        <w:t>?</w:t>
      </w:r>
    </w:p>
  </w:comment>
  <w:comment w:id="1757" w:author="Windows User" w:date="2015-10-30T08:56:00Z" w:initials="WU">
    <w:p w14:paraId="4F5630C0" w14:textId="77777777" w:rsidR="00EF4931" w:rsidRDefault="00EF4931">
      <w:pPr>
        <w:pStyle w:val="CommentText"/>
      </w:pPr>
      <w:r>
        <w:rPr>
          <w:rStyle w:val="CommentReference"/>
        </w:rPr>
        <w:annotationRef/>
      </w:r>
      <w:r>
        <w:t>Abba Noub, abanoub, Apa Noub, Apnoub?</w:t>
      </w:r>
    </w:p>
  </w:comment>
  <w:comment w:id="1758" w:author="Windows User" w:date="2015-10-30T08:56:00Z" w:initials="WU">
    <w:p w14:paraId="3899034D" w14:textId="77777777" w:rsidR="00EF4931" w:rsidRDefault="00EF4931">
      <w:pPr>
        <w:pStyle w:val="CommentText"/>
      </w:pPr>
      <w:r>
        <w:rPr>
          <w:rStyle w:val="CommentReference"/>
        </w:rPr>
        <w:annotationRef/>
      </w:r>
      <w:r>
        <w:t>Upright, or orthodox?</w:t>
      </w:r>
    </w:p>
  </w:comment>
  <w:comment w:id="1767" w:author="Windows User" w:date="2015-10-30T08:56:00Z" w:initials="WU">
    <w:p w14:paraId="61207ABC" w14:textId="77777777" w:rsidR="00EF4931" w:rsidRDefault="00EF4931">
      <w:pPr>
        <w:pStyle w:val="CommentText"/>
      </w:pPr>
      <w:r>
        <w:rPr>
          <w:rStyle w:val="CommentReference"/>
        </w:rPr>
        <w:annotationRef/>
      </w:r>
      <w:r>
        <w:t>Are we going with ti agia = saint and ti ethowab = the holy?</w:t>
      </w:r>
    </w:p>
  </w:comment>
  <w:comment w:id="1789" w:author="Windows User" w:date="2015-11-18T20:43:00Z" w:initials="WU">
    <w:p w14:paraId="08613E46" w14:textId="00F90E8C" w:rsidR="00EF4931" w:rsidRDefault="00EF4931">
      <w:pPr>
        <w:pStyle w:val="CommentText"/>
      </w:pPr>
      <w:r>
        <w:rPr>
          <w:rStyle w:val="CommentReference"/>
        </w:rPr>
        <w:annotationRef/>
      </w:r>
      <w:r>
        <w:t>Is this for Adam days? Or just Sundays?</w:t>
      </w:r>
    </w:p>
  </w:comment>
  <w:comment w:id="1790" w:author="Windows User" w:date="2015-11-18T20:38:00Z" w:initials="WU">
    <w:p w14:paraId="43F9C3B7" w14:textId="77777777" w:rsidR="00EF4931" w:rsidRDefault="00EF4931">
      <w:pPr>
        <w:pStyle w:val="CommentText"/>
      </w:pPr>
      <w:r>
        <w:rPr>
          <w:rStyle w:val="CommentReference"/>
        </w:rPr>
        <w:annotationRef/>
      </w:r>
      <w:r>
        <w:t>What does this mean? I feel like we put something else somewhere else</w:t>
      </w:r>
    </w:p>
  </w:comment>
  <w:comment w:id="1792" w:author="Windows User" w:date="2015-11-19T22:12:00Z" w:initials="WU">
    <w:p w14:paraId="79F037D4" w14:textId="77777777" w:rsidR="00EF4931" w:rsidRDefault="00EF4931">
      <w:pPr>
        <w:pStyle w:val="CommentText"/>
      </w:pPr>
      <w:r>
        <w:rPr>
          <w:rStyle w:val="CommentReference"/>
        </w:rPr>
        <w:annotationRef/>
      </w:r>
      <w:r>
        <w:t>Theotokos forever, or ever-Theotokos?</w:t>
      </w:r>
    </w:p>
  </w:comment>
  <w:comment w:id="1793" w:author="Windows User" w:date="2015-11-19T22:12:00Z" w:initials="WU">
    <w:p w14:paraId="7E2C6DDB" w14:textId="77777777" w:rsidR="00EF4931" w:rsidRDefault="00EF4931">
      <w:pPr>
        <w:pStyle w:val="CommentText"/>
      </w:pPr>
      <w:r>
        <w:rPr>
          <w:rStyle w:val="CommentReference"/>
        </w:rPr>
        <w:annotationRef/>
      </w:r>
      <w:r>
        <w:t>What does this mean?</w:t>
      </w:r>
    </w:p>
  </w:comment>
  <w:comment w:id="1794" w:author="Windows User" w:date="2015-11-19T22:12:00Z" w:initials="WU">
    <w:p w14:paraId="71146019" w14:textId="77777777" w:rsidR="00EF4931" w:rsidRDefault="00EF4931">
      <w:pPr>
        <w:pStyle w:val="CommentText"/>
      </w:pPr>
      <w:r>
        <w:rPr>
          <w:rStyle w:val="CommentReference"/>
        </w:rPr>
        <w:annotationRef/>
      </w:r>
      <w:r>
        <w:t>What does this mean?</w:t>
      </w:r>
    </w:p>
  </w:comment>
  <w:comment w:id="1795" w:author="Windows User" w:date="2015-11-19T22:12:00Z" w:initials="WU">
    <w:p w14:paraId="24E4F57A" w14:textId="77777777" w:rsidR="00EF4931" w:rsidRDefault="00EF4931">
      <w:pPr>
        <w:pStyle w:val="CommentText"/>
      </w:pPr>
      <w:r>
        <w:rPr>
          <w:rStyle w:val="CommentReference"/>
        </w:rPr>
        <w:annotationRef/>
      </w:r>
      <w:r>
        <w:t>Praying or interceding?</w:t>
      </w:r>
    </w:p>
  </w:comment>
  <w:comment w:id="1813" w:author="Windows User" w:date="2015-10-30T08:56:00Z" w:initials="WU">
    <w:p w14:paraId="36116F5D" w14:textId="77777777" w:rsidR="00EF4931" w:rsidRPr="00745B45" w:rsidRDefault="00EF493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814" w:author="Windows User" w:date="2015-10-30T08:56:00Z" w:initials="WU">
    <w:p w14:paraId="55EA204B" w14:textId="77777777" w:rsidR="00EF4931" w:rsidRDefault="00EF4931">
      <w:pPr>
        <w:pStyle w:val="CommentText"/>
      </w:pPr>
      <w:r>
        <w:rPr>
          <w:rStyle w:val="CommentReference"/>
        </w:rPr>
        <w:annotationRef/>
      </w:r>
      <w:r>
        <w:t>Typo?</w:t>
      </w:r>
    </w:p>
  </w:comment>
  <w:comment w:id="1824" w:author="Brett Slote" w:date="2016-05-06T20:19:00Z" w:initials="BS">
    <w:p w14:paraId="2A94C5D4" w14:textId="77777777" w:rsidR="00EF4931" w:rsidRDefault="00EF4931" w:rsidP="00513E2D">
      <w:pPr>
        <w:pStyle w:val="CommentText"/>
      </w:pPr>
      <w:r>
        <w:rPr>
          <w:rStyle w:val="CommentReference"/>
        </w:rPr>
        <w:annotationRef/>
      </w:r>
      <w:r>
        <w:t>Check that this and next aren’t 101</w:t>
      </w:r>
    </w:p>
  </w:comment>
  <w:comment w:id="1880" w:author="Windows User" w:date="2015-10-30T08:56:00Z" w:initials="WU">
    <w:p w14:paraId="11E5D177" w14:textId="77777777" w:rsidR="00EF4931" w:rsidRPr="00745B45" w:rsidRDefault="00EF4931">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82" w:author="Windows User" w:date="2015-10-30T08:56:00Z" w:initials="WU">
    <w:p w14:paraId="38A16B24" w14:textId="77777777" w:rsidR="00EF4931" w:rsidRDefault="00EF4931">
      <w:pPr>
        <w:pStyle w:val="CommentText"/>
      </w:pPr>
      <w:r>
        <w:rPr>
          <w:rStyle w:val="CommentReference"/>
        </w:rPr>
        <w:annotationRef/>
      </w:r>
      <w:r>
        <w:t>What does the Coptic say?</w:t>
      </w:r>
    </w:p>
  </w:comment>
  <w:comment w:id="1883" w:author="Windows User" w:date="2015-10-30T08:56:00Z" w:initials="WU">
    <w:p w14:paraId="239824AA" w14:textId="77777777" w:rsidR="00EF4931" w:rsidRDefault="00EF4931">
      <w:pPr>
        <w:pStyle w:val="CommentText"/>
      </w:pPr>
      <w:r>
        <w:rPr>
          <w:rStyle w:val="CommentReference"/>
        </w:rPr>
        <w:annotationRef/>
      </w:r>
      <w:r>
        <w:t>What is being quoted? 2Cor 5?</w:t>
      </w:r>
    </w:p>
  </w:comment>
  <w:comment w:id="1886" w:author="Windows User" w:date="2015-10-30T08:56:00Z" w:initials="WU">
    <w:p w14:paraId="1EC34668" w14:textId="77777777" w:rsidR="00EF4931" w:rsidRDefault="00EF4931">
      <w:pPr>
        <w:pStyle w:val="CommentText"/>
      </w:pPr>
      <w:r>
        <w:rPr>
          <w:rStyle w:val="CommentReference"/>
        </w:rPr>
        <w:annotationRef/>
      </w:r>
      <w:r>
        <w:t>This is clearly a late composition, bastardizing other hymns. “our father in heaven, the sinless one, with your good father…” right.</w:t>
      </w:r>
    </w:p>
  </w:comment>
  <w:comment w:id="1887" w:author="Windows User" w:date="2015-10-30T08:56:00Z" w:initials="WU">
    <w:p w14:paraId="4470C38C" w14:textId="77777777" w:rsidR="00EF4931" w:rsidRDefault="00EF4931">
      <w:pPr>
        <w:pStyle w:val="CommentText"/>
      </w:pPr>
      <w:r>
        <w:rPr>
          <w:rStyle w:val="CommentReference"/>
        </w:rPr>
        <w:annotationRef/>
      </w:r>
      <w:r>
        <w:t>Coptic is different from previous verse. What should English be?</w:t>
      </w:r>
    </w:p>
  </w:comment>
  <w:comment w:id="1888" w:author="Windows User" w:date="2015-10-30T08:56:00Z" w:initials="WU">
    <w:p w14:paraId="350A9B71" w14:textId="77777777" w:rsidR="00EF4931" w:rsidRDefault="00EF4931">
      <w:pPr>
        <w:pStyle w:val="CommentText"/>
      </w:pPr>
      <w:r>
        <w:rPr>
          <w:rStyle w:val="CommentReference"/>
        </w:rPr>
        <w:annotationRef/>
      </w:r>
      <w:r>
        <w:t>Or athletes? Or athletic martyrs?</w:t>
      </w:r>
    </w:p>
  </w:comment>
  <w:comment w:id="1889" w:author="Windows User" w:date="2015-10-30T08:56:00Z" w:initials="WU">
    <w:p w14:paraId="72F9FFC3" w14:textId="77777777" w:rsidR="00EF4931" w:rsidRDefault="00EF4931">
      <w:pPr>
        <w:pStyle w:val="CommentText"/>
      </w:pPr>
      <w:r>
        <w:rPr>
          <w:rStyle w:val="CommentReference"/>
        </w:rPr>
        <w:annotationRef/>
      </w:r>
      <w:r>
        <w:t>Or of the martyrs?</w:t>
      </w:r>
    </w:p>
  </w:comment>
  <w:comment w:id="1890" w:author="Windows User" w:date="2015-10-30T08:56:00Z" w:initials="WU">
    <w:p w14:paraId="7BD5C124" w14:textId="77777777" w:rsidR="00EF4931" w:rsidRDefault="00EF4931">
      <w:pPr>
        <w:pStyle w:val="CommentText"/>
      </w:pPr>
      <w:r>
        <w:rPr>
          <w:rStyle w:val="CommentReference"/>
        </w:rPr>
        <w:annotationRef/>
      </w:r>
      <w:r>
        <w:t>Carries or lifts?</w:t>
      </w:r>
    </w:p>
  </w:comment>
  <w:comment w:id="1891" w:author="Windows User" w:date="2015-10-30T08:56:00Z" w:initials="WU">
    <w:p w14:paraId="525F7218" w14:textId="77777777" w:rsidR="00EF4931" w:rsidRDefault="00EF4931">
      <w:pPr>
        <w:pStyle w:val="CommentText"/>
      </w:pPr>
      <w:r>
        <w:rPr>
          <w:rStyle w:val="CommentReference"/>
        </w:rPr>
        <w:annotationRef/>
      </w:r>
      <w:r>
        <w:t>Churches?</w:t>
      </w:r>
    </w:p>
    <w:p w14:paraId="32A8F1D7" w14:textId="77777777" w:rsidR="00EF4931" w:rsidRDefault="00EF4931">
      <w:pPr>
        <w:pStyle w:val="CommentText"/>
      </w:pPr>
    </w:p>
  </w:comment>
  <w:comment w:id="1892" w:author="Windows User" w:date="2015-10-30T08:56:00Z" w:initials="WU">
    <w:p w14:paraId="165286E5" w14:textId="77777777" w:rsidR="00EF4931" w:rsidRDefault="00EF4931">
      <w:pPr>
        <w:pStyle w:val="CommentText"/>
      </w:pPr>
      <w:r>
        <w:rPr>
          <w:rStyle w:val="CommentReference"/>
        </w:rPr>
        <w:annotationRef/>
      </w:r>
      <w:r>
        <w:t>End?</w:t>
      </w:r>
    </w:p>
  </w:comment>
  <w:comment w:id="1901" w:author="Windows User" w:date="2015-10-30T08:56:00Z" w:initials="WU">
    <w:p w14:paraId="770DC519" w14:textId="77777777" w:rsidR="00EF4931" w:rsidRDefault="00EF4931">
      <w:pPr>
        <w:pStyle w:val="CommentText"/>
      </w:pPr>
      <w:r>
        <w:rPr>
          <w:rStyle w:val="CommentReference"/>
        </w:rPr>
        <w:annotationRef/>
      </w:r>
      <w:r>
        <w:t>Or full stop. You are worthy of the glory,</w:t>
      </w:r>
    </w:p>
  </w:comment>
  <w:comment w:id="1907" w:author="Windows User" w:date="2015-10-30T08:56:00Z" w:initials="WU">
    <w:p w14:paraId="664F3BFA" w14:textId="77777777" w:rsidR="00EF4931" w:rsidRDefault="00EF4931">
      <w:pPr>
        <w:pStyle w:val="CommentText"/>
      </w:pPr>
      <w:r>
        <w:rPr>
          <w:rStyle w:val="CommentReference"/>
        </w:rPr>
        <w:annotationRef/>
      </w:r>
      <w:r>
        <w:t>?</w:t>
      </w:r>
    </w:p>
  </w:comment>
  <w:comment w:id="1910" w:author="Windows User" w:date="2015-10-30T08:56:00Z" w:initials="WU">
    <w:p w14:paraId="08BCD53E" w14:textId="77777777" w:rsidR="00EF4931" w:rsidRDefault="00EF4931">
      <w:pPr>
        <w:pStyle w:val="CommentText"/>
      </w:pPr>
      <w:r>
        <w:rPr>
          <w:rStyle w:val="CommentReference"/>
        </w:rPr>
        <w:annotationRef/>
      </w:r>
      <w:r>
        <w:t>Is? Or will be? Exalted, or highly exalted?</w:t>
      </w:r>
    </w:p>
  </w:comment>
  <w:comment w:id="1912" w:author="Windows User" w:date="2015-10-30T08:56:00Z" w:initials="WU">
    <w:p w14:paraId="4F4D62D2" w14:textId="77777777" w:rsidR="00EF4931" w:rsidRDefault="00EF4931">
      <w:pPr>
        <w:pStyle w:val="CommentText"/>
      </w:pPr>
      <w:r>
        <w:rPr>
          <w:rStyle w:val="CommentReference"/>
        </w:rPr>
        <w:annotationRef/>
      </w:r>
      <w:r>
        <w:t>Bring or offer</w:t>
      </w:r>
    </w:p>
  </w:comment>
  <w:comment w:id="1913" w:author="Windows User" w:date="2015-10-30T08:56:00Z" w:initials="WU">
    <w:p w14:paraId="66D4EE13" w14:textId="77777777" w:rsidR="00EF4931" w:rsidRDefault="00EF4931">
      <w:pPr>
        <w:pStyle w:val="CommentText"/>
      </w:pPr>
      <w:r>
        <w:rPr>
          <w:rStyle w:val="CommentReference"/>
        </w:rPr>
        <w:annotationRef/>
      </w:r>
      <w:r>
        <w:t>Spelling?</w:t>
      </w:r>
    </w:p>
  </w:comment>
  <w:comment w:id="1919" w:author="Windows User" w:date="2015-11-17T22:12:00Z" w:initials="WU">
    <w:p w14:paraId="412F0631" w14:textId="77777777" w:rsidR="00EF4931" w:rsidRDefault="00EF4931">
      <w:pPr>
        <w:pStyle w:val="CommentText"/>
      </w:pPr>
      <w:r>
        <w:rPr>
          <w:rStyle w:val="CommentReference"/>
        </w:rPr>
        <w:annotationRef/>
      </w:r>
      <w:r>
        <w:t>Literally trampled, right? Or crushed?</w:t>
      </w:r>
    </w:p>
  </w:comment>
  <w:comment w:id="1920" w:author="Windows User" w:date="2015-11-17T22:12:00Z" w:initials="WU">
    <w:p w14:paraId="135DCC31" w14:textId="77777777" w:rsidR="00EF4931" w:rsidRDefault="00EF4931">
      <w:pPr>
        <w:pStyle w:val="CommentText"/>
      </w:pPr>
      <w:r>
        <w:rPr>
          <w:rStyle w:val="CommentReference"/>
        </w:rPr>
        <w:annotationRef/>
      </w:r>
      <w:r>
        <w:t>Authority? Might? Reign?</w:t>
      </w:r>
    </w:p>
  </w:comment>
  <w:comment w:id="1923" w:author="Windows User" w:date="2015-10-30T08:56:00Z" w:initials="WU">
    <w:p w14:paraId="11BE3C4D" w14:textId="77777777" w:rsidR="00EF4931" w:rsidRDefault="00EF4931">
      <w:pPr>
        <w:pStyle w:val="CommentText"/>
      </w:pPr>
      <w:r>
        <w:rPr>
          <w:rStyle w:val="CommentReference"/>
        </w:rPr>
        <w:annotationRef/>
      </w:r>
      <w:r>
        <w:t>Name or Holy Name?</w:t>
      </w:r>
    </w:p>
  </w:comment>
  <w:comment w:id="1934" w:author="Windows User" w:date="2015-10-30T08:56:00Z" w:initials="WU">
    <w:p w14:paraId="4A1C10F1" w14:textId="77777777" w:rsidR="00EF4931" w:rsidRDefault="00EF4931">
      <w:pPr>
        <w:pStyle w:val="CommentText"/>
      </w:pPr>
      <w:r>
        <w:rPr>
          <w:rStyle w:val="CommentReference"/>
        </w:rPr>
        <w:annotationRef/>
      </w:r>
      <w:r>
        <w:t>Christ or Jesus Christ?</w:t>
      </w:r>
    </w:p>
  </w:comment>
  <w:comment w:id="1940" w:author="Windows User" w:date="2015-10-30T08:56:00Z" w:initials="WU">
    <w:p w14:paraId="31C2C585" w14:textId="77777777" w:rsidR="00EF4931" w:rsidRDefault="00EF4931">
      <w:pPr>
        <w:pStyle w:val="CommentText"/>
      </w:pPr>
      <w:r>
        <w:rPr>
          <w:rStyle w:val="CommentReference"/>
        </w:rPr>
        <w:annotationRef/>
      </w:r>
      <w:r>
        <w:t>Name or Holy Name?</w:t>
      </w:r>
    </w:p>
  </w:comment>
  <w:comment w:id="1941" w:author="Windows User" w:date="2015-10-30T08:56:00Z" w:initials="WU">
    <w:p w14:paraId="18203C3C" w14:textId="77777777" w:rsidR="00EF4931" w:rsidRDefault="00EF4931">
      <w:pPr>
        <w:pStyle w:val="CommentText"/>
      </w:pPr>
      <w:r>
        <w:rPr>
          <w:rStyle w:val="CommentReference"/>
        </w:rPr>
        <w:annotationRef/>
      </w:r>
      <w:r>
        <w:t>To Him? Or by His might/power?</w:t>
      </w:r>
    </w:p>
  </w:comment>
  <w:comment w:id="1942" w:author="Windows User" w:date="2015-10-30T08:56:00Z" w:initials="WU">
    <w:p w14:paraId="27B39720" w14:textId="77777777" w:rsidR="00EF4931" w:rsidRDefault="00EF4931">
      <w:pPr>
        <w:pStyle w:val="CommentText"/>
      </w:pPr>
      <w:r>
        <w:rPr>
          <w:rStyle w:val="CommentReference"/>
        </w:rPr>
        <w:annotationRef/>
      </w:r>
      <w:r>
        <w:t>Might, or may?</w:t>
      </w:r>
    </w:p>
  </w:comment>
  <w:comment w:id="1943" w:author="Windows User" w:date="2015-10-30T08:56:00Z" w:initials="WU">
    <w:p w14:paraId="2FB96B7C" w14:textId="77777777" w:rsidR="00EF4931" w:rsidRDefault="00EF4931" w:rsidP="00F77A5B">
      <w:pPr>
        <w:pStyle w:val="CommentText"/>
      </w:pPr>
      <w:r>
        <w:rPr>
          <w:rStyle w:val="CommentReference"/>
        </w:rPr>
        <w:annotationRef/>
      </w:r>
      <w:r>
        <w:t>Christ or Jesus Christ?</w:t>
      </w:r>
    </w:p>
  </w:comment>
  <w:comment w:id="1946" w:author="Windows User" w:date="2015-10-30T08:56:00Z" w:initials="WU">
    <w:p w14:paraId="775D4B1C" w14:textId="77777777" w:rsidR="00EF4931" w:rsidRDefault="00EF4931">
      <w:pPr>
        <w:pStyle w:val="CommentText"/>
      </w:pPr>
      <w:r>
        <w:rPr>
          <w:rStyle w:val="CommentReference"/>
        </w:rPr>
        <w:annotationRef/>
      </w:r>
      <w:r>
        <w:t>Miracles?</w:t>
      </w:r>
    </w:p>
  </w:comment>
  <w:comment w:id="1952" w:author="Windows User" w:date="2015-10-30T08:56:00Z" w:initials="WU">
    <w:p w14:paraId="511773EC" w14:textId="77777777" w:rsidR="00EF4931" w:rsidRDefault="00EF4931">
      <w:pPr>
        <w:pStyle w:val="CommentText"/>
      </w:pPr>
      <w:r>
        <w:rPr>
          <w:rStyle w:val="CommentReference"/>
        </w:rPr>
        <w:annotationRef/>
      </w:r>
      <w:r>
        <w:t>Name or Holy Name?</w:t>
      </w:r>
    </w:p>
  </w:comment>
  <w:comment w:id="1953" w:author="Windows User" w:date="2015-10-30T08:56:00Z" w:initials="WU">
    <w:p w14:paraId="0BC6FD3A" w14:textId="77777777" w:rsidR="00EF4931" w:rsidRDefault="00EF4931">
      <w:pPr>
        <w:pStyle w:val="CommentText"/>
      </w:pPr>
      <w:r>
        <w:rPr>
          <w:rStyle w:val="CommentReference"/>
        </w:rPr>
        <w:annotationRef/>
      </w:r>
      <w:r>
        <w:t>To Him? Or by His might/power?</w:t>
      </w:r>
    </w:p>
  </w:comment>
  <w:comment w:id="1954" w:author="Windows User" w:date="2015-10-30T08:56:00Z" w:initials="WU">
    <w:p w14:paraId="6BED6166" w14:textId="77777777" w:rsidR="00EF4931" w:rsidRDefault="00EF4931">
      <w:pPr>
        <w:pStyle w:val="CommentText"/>
      </w:pPr>
      <w:r>
        <w:rPr>
          <w:rStyle w:val="CommentReference"/>
        </w:rPr>
        <w:annotationRef/>
      </w:r>
      <w:r>
        <w:t>Might, or may?</w:t>
      </w:r>
    </w:p>
  </w:comment>
  <w:comment w:id="1965" w:author="Windows User" w:date="2016-02-10T12:41:00Z" w:initials="WU">
    <w:p w14:paraId="1E6C57D4" w14:textId="77777777" w:rsidR="00EF4931" w:rsidRDefault="00EF4931"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941F80" w14:textId="77777777" w:rsidR="00461652" w:rsidRDefault="00461652" w:rsidP="006D61CA">
      <w:pPr>
        <w:spacing w:after="0" w:line="240" w:lineRule="auto"/>
      </w:pPr>
      <w:r>
        <w:separator/>
      </w:r>
    </w:p>
  </w:endnote>
  <w:endnote w:type="continuationSeparator" w:id="0">
    <w:p w14:paraId="191ECEA4" w14:textId="77777777" w:rsidR="00461652" w:rsidRDefault="0046165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Segoe UI Historic">
    <w:altName w:val="Calibri"/>
    <w:charset w:val="00"/>
    <w:family w:val="swiss"/>
    <w:pitch w:val="variable"/>
    <w:sig w:usb0="00000003" w:usb1="02000002" w:usb2="0060C080" w:usb3="00000000" w:csb0="00000001" w:csb1="00000000"/>
  </w:font>
  <w:font w:name="Times">
    <w:panose1 w:val="02020603050405020304"/>
    <w:charset w:val="00"/>
    <w:family w:val="roman"/>
    <w:pitch w:val="variable"/>
    <w:sig w:usb0="E0002AFF" w:usb1="C0007841"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5296CC6B" w:rsidR="00EF4931" w:rsidRPr="004D6538" w:rsidRDefault="00EF4931"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372062">
      <w:rPr>
        <w:noProof/>
        <w:lang w:val="en-US"/>
      </w:rPr>
      <w:t>1128</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EF4931" w:rsidRPr="009654EE" w:rsidRDefault="00EF4931"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450E2CAF" w:rsidR="00EF4931" w:rsidRPr="009654EE" w:rsidRDefault="00EF4931"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72062">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143558EC" w:rsidR="00EF4931" w:rsidRPr="006D61CA" w:rsidRDefault="00EF493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72062">
      <w:rPr>
        <w:noProof/>
        <w:lang w:val="en-US"/>
      </w:rPr>
      <w:t>419</w:t>
    </w:r>
    <w:r w:rsidRPr="006D61CA">
      <w:rPr>
        <w:lang w:val="en-US"/>
      </w:rPr>
      <w:fldChar w:fldCharType="end"/>
    </w:r>
  </w:p>
  <w:p w14:paraId="1546C8BA" w14:textId="77777777" w:rsidR="00EF4931" w:rsidRDefault="00EF4931"/>
  <w:p w14:paraId="578F45FC" w14:textId="77777777" w:rsidR="00EF4931" w:rsidRDefault="00EF4931"/>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E596044" w:rsidR="00EF4931" w:rsidRPr="006D61CA" w:rsidRDefault="00EF4931"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72062">
      <w:rPr>
        <w:noProof/>
        <w:lang w:val="en-US"/>
      </w:rPr>
      <w:t>1129</w:t>
    </w:r>
    <w:r w:rsidRPr="006D61CA">
      <w:rPr>
        <w:lang w:val="en-US"/>
      </w:rPr>
      <w:fldChar w:fldCharType="end"/>
    </w:r>
  </w:p>
  <w:p w14:paraId="6E3E0469" w14:textId="77777777" w:rsidR="00EF4931" w:rsidRDefault="00EF4931"/>
  <w:p w14:paraId="5C3C24E2" w14:textId="77777777" w:rsidR="00EF4931" w:rsidRDefault="00EF493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568EE2" w14:textId="77777777" w:rsidR="00461652" w:rsidRDefault="00461652" w:rsidP="006D61CA">
      <w:pPr>
        <w:spacing w:after="0" w:line="240" w:lineRule="auto"/>
      </w:pPr>
      <w:r>
        <w:separator/>
      </w:r>
    </w:p>
  </w:footnote>
  <w:footnote w:type="continuationSeparator" w:id="0">
    <w:p w14:paraId="0C3E2FC9" w14:textId="77777777" w:rsidR="00461652" w:rsidRDefault="00461652" w:rsidP="006D61CA">
      <w:pPr>
        <w:spacing w:after="0" w:line="240" w:lineRule="auto"/>
      </w:pPr>
      <w:r>
        <w:continuationSeparator/>
      </w:r>
    </w:p>
  </w:footnote>
  <w:footnote w:id="1">
    <w:p w14:paraId="16A75E0F" w14:textId="77777777" w:rsidR="00EF4931" w:rsidRDefault="00EF4931"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EF4931" w:rsidRDefault="00EF4931"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EF4931" w:rsidRDefault="00EF4931" w:rsidP="00F94412">
      <w:pPr>
        <w:pStyle w:val="footnote"/>
      </w:pPr>
      <w:r>
        <w:rPr>
          <w:rStyle w:val="FootnoteReference"/>
        </w:rPr>
        <w:footnoteRef/>
      </w:r>
      <w:r>
        <w:t xml:space="preserve"> [JS] or “assemblies”</w:t>
      </w:r>
    </w:p>
  </w:footnote>
  <w:footnote w:id="4">
    <w:p w14:paraId="5E4DFE5E" w14:textId="5E90AEFA" w:rsidR="00EF4931" w:rsidRPr="00926B87" w:rsidRDefault="00EF4931"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EF4931" w:rsidRDefault="00EF4931" w:rsidP="00031314">
      <w:pPr>
        <w:pStyle w:val="footnote"/>
      </w:pPr>
    </w:p>
  </w:footnote>
  <w:footnote w:id="5">
    <w:p w14:paraId="5EDE2D3A" w14:textId="77777777" w:rsidR="00EF4931" w:rsidRDefault="00EF4931"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EF4931" w:rsidRDefault="00EF4931" w:rsidP="00323889">
      <w:pPr>
        <w:pStyle w:val="footnote"/>
      </w:pPr>
      <w:r>
        <w:rPr>
          <w:rStyle w:val="FootnoteReference"/>
        </w:rPr>
        <w:footnoteRef/>
      </w:r>
      <w:r>
        <w:t xml:space="preserve"> Or “The Lord’s Annointed”</w:t>
      </w:r>
    </w:p>
  </w:footnote>
  <w:footnote w:id="7">
    <w:p w14:paraId="31BBF667" w14:textId="77777777" w:rsidR="00EF4931" w:rsidRPr="00926B87" w:rsidRDefault="00EF4931"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EF4931" w:rsidRDefault="00EF4931" w:rsidP="00441BAC">
      <w:pPr>
        <w:pStyle w:val="footnote"/>
      </w:pPr>
    </w:p>
  </w:footnote>
  <w:footnote w:id="8">
    <w:p w14:paraId="580FAEDD" w14:textId="77777777" w:rsidR="00EF4931" w:rsidRDefault="00EF4931" w:rsidP="00130E47">
      <w:pPr>
        <w:pStyle w:val="footnote"/>
      </w:pPr>
      <w:r>
        <w:rPr>
          <w:rStyle w:val="FootnoteReference"/>
        </w:rPr>
        <w:footnoteRef/>
      </w:r>
      <w:r>
        <w:t xml:space="preserve"> Or “The Lord’s Annointed”</w:t>
      </w:r>
    </w:p>
  </w:footnote>
  <w:footnote w:id="9">
    <w:p w14:paraId="74D64774" w14:textId="4A8F239B" w:rsidR="00EF4931" w:rsidRDefault="00EF4931"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EF4931" w:rsidRDefault="00EF4931"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EF4931" w:rsidRDefault="00EF4931"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EF4931" w:rsidRDefault="00EF4931" w:rsidP="00485E0C">
      <w:pPr>
        <w:pStyle w:val="footnote"/>
      </w:pPr>
      <w:r>
        <w:rPr>
          <w:rStyle w:val="FootnoteReference"/>
          <w:rFonts w:cs="@MingLiU"/>
          <w:szCs w:val="18"/>
        </w:rPr>
        <w:footnoteRef/>
      </w:r>
      <w:r w:rsidRPr="003C6041">
        <w:t>Literally, unbroken fence</w:t>
      </w:r>
    </w:p>
  </w:footnote>
  <w:footnote w:id="13">
    <w:p w14:paraId="7C2A9DE8" w14:textId="15E62972" w:rsidR="00EF4931" w:rsidRDefault="00EF4931"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EF4931" w:rsidRDefault="00EF4931"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EF4931" w:rsidRDefault="00EF4931"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EF4931" w:rsidRDefault="00EF4931"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EF4931" w:rsidRDefault="00EF4931" w:rsidP="006800D4">
      <w:pPr>
        <w:pStyle w:val="footnote"/>
      </w:pPr>
      <w:r>
        <w:rPr>
          <w:rStyle w:val="FootnoteReference"/>
        </w:rPr>
        <w:footnoteRef/>
      </w:r>
      <w:r>
        <w:t xml:space="preserve"> Or ‘Unique’</w:t>
      </w:r>
    </w:p>
  </w:footnote>
  <w:footnote w:id="18">
    <w:p w14:paraId="4D9AA31B" w14:textId="77777777" w:rsidR="00EF4931" w:rsidRDefault="00EF4931"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EF4931" w:rsidRDefault="00EF4931"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EF4931" w:rsidRDefault="00EF4931"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EF4931" w:rsidRDefault="00EF4931"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EF4931" w:rsidRDefault="00EF4931"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EF4931" w:rsidRDefault="00EF4931"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EF4931" w:rsidRDefault="00EF4931"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EF4931" w:rsidRDefault="00EF4931"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EF4931" w:rsidRPr="004A3E27" w:rsidRDefault="00EF4931"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EF4931" w:rsidRPr="004A3E27" w:rsidRDefault="00EF4931"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EF4931" w:rsidRPr="004A3E27" w:rsidRDefault="00EF4931"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EF4931" w:rsidRPr="004A3E27" w:rsidRDefault="00EF4931"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EF4931" w:rsidRDefault="00EF4931"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EF4931" w:rsidRPr="004A3E27" w:rsidRDefault="00EF4931"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EF4931" w:rsidRPr="004A3E27" w:rsidRDefault="00EF4931"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EF4931" w:rsidRPr="004A3E27" w:rsidRDefault="00EF4931"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EF4931" w:rsidRDefault="00EF4931" w:rsidP="00704CAA">
      <w:pPr>
        <w:pStyle w:val="footnote"/>
      </w:pPr>
      <w:r>
        <w:rPr>
          <w:rStyle w:val="FootnoteReference"/>
        </w:rPr>
        <w:footnoteRef/>
      </w:r>
      <w:r>
        <w:t xml:space="preserve"> [JS] or “enlarged me”</w:t>
      </w:r>
    </w:p>
  </w:footnote>
  <w:footnote w:id="35">
    <w:p w14:paraId="2E892BC6" w14:textId="77777777" w:rsidR="00EF4931" w:rsidRPr="004A3E27" w:rsidRDefault="00EF4931"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EF4931" w:rsidRPr="004A3E27" w:rsidRDefault="00EF4931"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EF4931" w:rsidRPr="004A3E27" w:rsidRDefault="00EF4931"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EF4931" w:rsidRPr="004A3E27" w:rsidRDefault="00EF4931"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EF4931" w:rsidRDefault="00EF4931" w:rsidP="00704CAA">
      <w:pPr>
        <w:pStyle w:val="footnote"/>
      </w:pPr>
      <w:r>
        <w:rPr>
          <w:rStyle w:val="FootnoteReference"/>
        </w:rPr>
        <w:footnoteRef/>
      </w:r>
      <w:r>
        <w:t xml:space="preserve"> [JS] literally, “face”</w:t>
      </w:r>
    </w:p>
  </w:footnote>
  <w:footnote w:id="40">
    <w:p w14:paraId="44D56170" w14:textId="77777777" w:rsidR="00EF4931" w:rsidRDefault="00EF4931"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EF4931" w:rsidRPr="004A3E27" w:rsidRDefault="00EF4931"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EF4931" w:rsidRPr="004A3E27" w:rsidRDefault="00EF4931"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EF4931" w:rsidRDefault="00EF4931" w:rsidP="00704CAA">
      <w:pPr>
        <w:pStyle w:val="footnote"/>
      </w:pPr>
      <w:r>
        <w:rPr>
          <w:rStyle w:val="FootnoteReference"/>
        </w:rPr>
        <w:footnoteRef/>
      </w:r>
      <w:r>
        <w:t xml:space="preserve"> [JS] or “and You will see me.”</w:t>
      </w:r>
    </w:p>
  </w:footnote>
  <w:footnote w:id="44">
    <w:p w14:paraId="0BF91212" w14:textId="77777777" w:rsidR="00EF4931" w:rsidRDefault="00EF4931" w:rsidP="00704CAA">
      <w:pPr>
        <w:pStyle w:val="footnote"/>
      </w:pPr>
      <w:r>
        <w:rPr>
          <w:rStyle w:val="FootnoteReference"/>
        </w:rPr>
        <w:footnoteRef/>
      </w:r>
      <w:r>
        <w:t xml:space="preserve"> [JS] or lawlessness</w:t>
      </w:r>
    </w:p>
  </w:footnote>
  <w:footnote w:id="45">
    <w:p w14:paraId="6D36F089" w14:textId="77777777" w:rsidR="00EF4931" w:rsidRDefault="00EF4931" w:rsidP="00704CAA">
      <w:pPr>
        <w:pStyle w:val="footnote"/>
      </w:pPr>
      <w:r>
        <w:rPr>
          <w:rStyle w:val="FootnoteReference"/>
        </w:rPr>
        <w:footnoteRef/>
      </w:r>
      <w:r>
        <w:t xml:space="preserve"> [JS] “do obeisance”, “worship”, referring to the physical act</w:t>
      </w:r>
    </w:p>
  </w:footnote>
  <w:footnote w:id="46">
    <w:p w14:paraId="6FB6BA38" w14:textId="77777777" w:rsidR="00EF4931" w:rsidRPr="004A3E27" w:rsidRDefault="00EF4931"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EF4931" w:rsidRDefault="00EF4931"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EF4931" w:rsidRPr="004A3E27" w:rsidRDefault="00EF4931"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EF4931" w:rsidRPr="004A3E27" w:rsidRDefault="00EF4931"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EF4931" w:rsidRDefault="00EF4931" w:rsidP="00704CAA">
      <w:pPr>
        <w:pStyle w:val="footnote"/>
      </w:pPr>
      <w:r>
        <w:rPr>
          <w:rStyle w:val="FootnoteReference"/>
        </w:rPr>
        <w:footnoteRef/>
      </w:r>
      <w:r>
        <w:t xml:space="preserve"> [JS] or “give thanks”. The word conveys “thankfully confess with praise”</w:t>
      </w:r>
    </w:p>
  </w:footnote>
  <w:footnote w:id="51">
    <w:p w14:paraId="42C6214A" w14:textId="77777777" w:rsidR="00EF4931" w:rsidRPr="004A3E27" w:rsidRDefault="00EF4931"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EF4931" w:rsidRDefault="00EF4931" w:rsidP="00704CAA">
      <w:pPr>
        <w:pStyle w:val="footnote"/>
      </w:pPr>
      <w:r>
        <w:rPr>
          <w:rStyle w:val="FootnoteReference"/>
        </w:rPr>
        <w:footnoteRef/>
      </w:r>
      <w:r>
        <w:t xml:space="preserve"> [JS] Fr. Lazarus and Brenton interpolate “my enemy”</w:t>
      </w:r>
    </w:p>
  </w:footnote>
  <w:footnote w:id="53">
    <w:p w14:paraId="53846296" w14:textId="77777777" w:rsidR="00EF4931" w:rsidRPr="004A3E27" w:rsidRDefault="00EF4931"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EF4931" w:rsidRPr="004A3E27" w:rsidRDefault="00EF4931" w:rsidP="00704CAA">
      <w:pPr>
        <w:pStyle w:val="footnote"/>
      </w:pPr>
      <w:r w:rsidRPr="004A3E27">
        <w:rPr>
          <w:rStyle w:val="FootnoteReference"/>
        </w:rPr>
        <w:footnoteRef/>
      </w:r>
      <w:r w:rsidRPr="004A3E27">
        <w:t xml:space="preserve"> Empties fall (Ephes. 5:18).</w:t>
      </w:r>
    </w:p>
  </w:footnote>
  <w:footnote w:id="55">
    <w:p w14:paraId="22338A3E" w14:textId="77777777" w:rsidR="00EF4931" w:rsidRPr="004A3E27" w:rsidRDefault="00EF4931"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EF4931" w:rsidRDefault="00EF4931" w:rsidP="00704CAA">
      <w:pPr>
        <w:pStyle w:val="footnote"/>
      </w:pPr>
      <w:r>
        <w:rPr>
          <w:rStyle w:val="FootnoteReference"/>
        </w:rPr>
        <w:footnoteRef/>
      </w:r>
      <w:r>
        <w:t xml:space="preserve"> [JS] Fr. Athanasius has “therefore I will return on high.”</w:t>
      </w:r>
    </w:p>
  </w:footnote>
  <w:footnote w:id="57">
    <w:p w14:paraId="17338257" w14:textId="77777777" w:rsidR="00EF4931" w:rsidRDefault="00EF4931" w:rsidP="00704CAA">
      <w:pPr>
        <w:pStyle w:val="footnote"/>
      </w:pPr>
      <w:r>
        <w:rPr>
          <w:rStyle w:val="FootnoteReference"/>
        </w:rPr>
        <w:footnoteRef/>
      </w:r>
      <w:r>
        <w:t xml:space="preserve"> [JS] or “give thanks to”, or “thankfully confess the Lord with Praise”</w:t>
      </w:r>
    </w:p>
  </w:footnote>
  <w:footnote w:id="58">
    <w:p w14:paraId="2E1C10DC" w14:textId="77777777" w:rsidR="00EF4931" w:rsidRPr="004A3E27" w:rsidRDefault="00EF4931"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EF4931" w:rsidRPr="004A3E27" w:rsidRDefault="00EF4931" w:rsidP="00704CAA">
      <w:pPr>
        <w:pStyle w:val="footnote"/>
      </w:pPr>
      <w:r w:rsidRPr="004A3E27">
        <w:rPr>
          <w:rStyle w:val="FootnoteReference"/>
        </w:rPr>
        <w:footnoteRef/>
      </w:r>
      <w:r w:rsidRPr="004A3E27">
        <w:t xml:space="preserve"> Mt. 21:16.</w:t>
      </w:r>
    </w:p>
  </w:footnote>
  <w:footnote w:id="60">
    <w:p w14:paraId="1F7D57C1" w14:textId="77777777" w:rsidR="00EF4931" w:rsidRPr="004A3E27" w:rsidRDefault="00EF4931"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EF4931" w:rsidRPr="004A3E27" w:rsidRDefault="00EF4931"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EF4931" w:rsidRDefault="00EF4931" w:rsidP="00704CAA">
      <w:pPr>
        <w:pStyle w:val="footnote"/>
      </w:pPr>
      <w:r>
        <w:rPr>
          <w:rStyle w:val="FootnoteReference"/>
        </w:rPr>
        <w:footnoteRef/>
      </w:r>
      <w:r>
        <w:t xml:space="preserve"> [JS] or “thank”, “I will thankfully confess You with praise”</w:t>
      </w:r>
    </w:p>
  </w:footnote>
  <w:footnote w:id="63">
    <w:p w14:paraId="25630743" w14:textId="77777777" w:rsidR="00EF4931" w:rsidRDefault="00EF4931" w:rsidP="00704CAA">
      <w:pPr>
        <w:pStyle w:val="footnote"/>
      </w:pPr>
      <w:r>
        <w:rPr>
          <w:rStyle w:val="FootnoteReference"/>
        </w:rPr>
        <w:footnoteRef/>
      </w:r>
      <w:r>
        <w:t xml:space="preserve"> [JS] Or, “I will confess You with thanksgiving”</w:t>
      </w:r>
    </w:p>
  </w:footnote>
  <w:footnote w:id="64">
    <w:p w14:paraId="631A6E6E" w14:textId="77777777" w:rsidR="00EF4931" w:rsidRDefault="00EF4931" w:rsidP="00704CAA">
      <w:pPr>
        <w:pStyle w:val="footnote"/>
      </w:pPr>
      <w:r>
        <w:rPr>
          <w:rStyle w:val="FootnoteReference"/>
        </w:rPr>
        <w:footnoteRef/>
      </w:r>
      <w:r>
        <w:t xml:space="preserve"> [JS] literally, “from before Your face”</w:t>
      </w:r>
    </w:p>
  </w:footnote>
  <w:footnote w:id="65">
    <w:p w14:paraId="080B4AAE" w14:textId="77777777" w:rsidR="00EF4931" w:rsidRPr="004A3E27" w:rsidRDefault="00EF4931"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EF4931" w:rsidRPr="004A3E27" w:rsidRDefault="00EF4931"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EF4931" w:rsidRPr="004A3E27" w:rsidRDefault="00EF4931"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EF4931" w:rsidRPr="004A3E27" w:rsidRDefault="00EF4931"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EF4931" w:rsidRDefault="00EF4931" w:rsidP="00704CAA">
      <w:pPr>
        <w:pStyle w:val="footnote"/>
      </w:pPr>
      <w:r>
        <w:rPr>
          <w:rStyle w:val="FootnoteReference"/>
        </w:rPr>
        <w:footnoteRef/>
      </w:r>
      <w:r>
        <w:t xml:space="preserve"> [JS] literally, “arm”</w:t>
      </w:r>
    </w:p>
  </w:footnote>
  <w:footnote w:id="70">
    <w:p w14:paraId="6FD3C231" w14:textId="77777777" w:rsidR="00EF4931" w:rsidRPr="004A3E27" w:rsidRDefault="00EF4931"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EF4931" w:rsidRPr="004A3E27" w:rsidRDefault="00EF4931"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EF4931" w:rsidRPr="004A3E27" w:rsidRDefault="00EF4931"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EF4931" w:rsidRDefault="00EF4931"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EF4931" w:rsidRDefault="00EF4931" w:rsidP="00704CAA">
      <w:pPr>
        <w:pStyle w:val="footnote"/>
      </w:pPr>
      <w:r>
        <w:rPr>
          <w:rStyle w:val="FootnoteReference"/>
        </w:rPr>
        <w:footnoteRef/>
      </w:r>
      <w:r>
        <w:t xml:space="preserve"> [JS] from Fr. Athanasius</w:t>
      </w:r>
    </w:p>
  </w:footnote>
  <w:footnote w:id="75">
    <w:p w14:paraId="2CDBE966" w14:textId="77777777" w:rsidR="00EF4931" w:rsidRPr="004A3E27" w:rsidRDefault="00EF4931"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EF4931" w:rsidRPr="004A3E27" w:rsidRDefault="00EF4931"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EF4931" w:rsidRPr="004A3E27" w:rsidRDefault="00EF4931"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EF4931" w:rsidRPr="004A3E27" w:rsidRDefault="00EF4931"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EF4931" w:rsidRPr="004A3E27" w:rsidRDefault="00EF4931"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EF4931" w:rsidRPr="004A3E27" w:rsidRDefault="00EF4931"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EF4931" w:rsidRPr="004A3E27" w:rsidRDefault="00EF4931"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EF4931" w:rsidRPr="004A3E27" w:rsidRDefault="00EF4931"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EF4931" w:rsidRDefault="00EF4931"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EF4931" w:rsidRPr="004A3E27" w:rsidRDefault="00EF4931"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EF4931" w:rsidRDefault="00EF4931" w:rsidP="00704CAA">
      <w:pPr>
        <w:pStyle w:val="footnote"/>
      </w:pPr>
      <w:r>
        <w:rPr>
          <w:rStyle w:val="FootnoteReference"/>
        </w:rPr>
        <w:footnoteRef/>
      </w:r>
      <w:r>
        <w:t xml:space="preserve"> [JS] or “foundation”</w:t>
      </w:r>
    </w:p>
  </w:footnote>
  <w:footnote w:id="86">
    <w:p w14:paraId="302C0916" w14:textId="77777777" w:rsidR="00EF4931" w:rsidRDefault="00EF4931"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EF4931" w:rsidRPr="004A3E27" w:rsidRDefault="00EF4931"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EF4931" w:rsidRPr="004A3E27" w:rsidRDefault="00EF4931"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EF4931" w:rsidRDefault="00EF4931" w:rsidP="00704CAA">
      <w:pPr>
        <w:pStyle w:val="footnote"/>
      </w:pPr>
      <w:r>
        <w:rPr>
          <w:rStyle w:val="FootnoteReference"/>
        </w:rPr>
        <w:footnoteRef/>
      </w:r>
      <w:r>
        <w:t xml:space="preserve"> [JS] literally, “then the sptrings of water were seen/appeared”</w:t>
      </w:r>
    </w:p>
  </w:footnote>
  <w:footnote w:id="90">
    <w:p w14:paraId="6316F340" w14:textId="77777777" w:rsidR="00EF4931" w:rsidRPr="004A3E27" w:rsidRDefault="00EF4931"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EF4931" w:rsidRPr="004A3E27" w:rsidRDefault="00EF4931"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EF4931" w:rsidRPr="004A3E27" w:rsidRDefault="00EF4931"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EF4931" w:rsidRPr="004A3E27" w:rsidRDefault="00EF4931"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EF4931" w:rsidRPr="004A3E27" w:rsidRDefault="00EF4931"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EF4931" w:rsidRDefault="00EF4931" w:rsidP="00704CAA">
      <w:pPr>
        <w:pStyle w:val="footnote"/>
      </w:pPr>
      <w:r>
        <w:rPr>
          <w:rStyle w:val="FootnoteReference"/>
        </w:rPr>
        <w:footnoteRef/>
      </w:r>
      <w:r>
        <w:t xml:space="preserve"> [JS] or “give thanks to You”, or “thankfully confess You with praise”</w:t>
      </w:r>
    </w:p>
  </w:footnote>
  <w:footnote w:id="96">
    <w:p w14:paraId="011C4A59" w14:textId="77777777" w:rsidR="00EF4931" w:rsidRPr="004A3E27" w:rsidRDefault="00EF4931"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EF4931" w:rsidRPr="004A3E27" w:rsidRDefault="00EF4931"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EF4931" w:rsidRDefault="00EF4931" w:rsidP="00704CAA">
      <w:pPr>
        <w:pStyle w:val="footnote"/>
      </w:pPr>
      <w:r>
        <w:rPr>
          <w:rStyle w:val="FootnoteReference"/>
        </w:rPr>
        <w:footnoteRef/>
      </w:r>
      <w:r>
        <w:t xml:space="preserve"> [JS] lit. day to day</w:t>
      </w:r>
    </w:p>
  </w:footnote>
  <w:footnote w:id="99">
    <w:p w14:paraId="1777238E" w14:textId="77777777" w:rsidR="00EF4931" w:rsidRDefault="00EF4931"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EF4931" w:rsidRPr="004A3E27" w:rsidRDefault="00EF4931" w:rsidP="00704CAA">
      <w:pPr>
        <w:pStyle w:val="footnote"/>
      </w:pPr>
      <w:r w:rsidRPr="004A3E27">
        <w:rPr>
          <w:rStyle w:val="FootnoteReference"/>
        </w:rPr>
        <w:footnoteRef/>
      </w:r>
      <w:r w:rsidRPr="004A3E27">
        <w:t xml:space="preserve"> Rom. 10:18.</w:t>
      </w:r>
    </w:p>
  </w:footnote>
  <w:footnote w:id="101">
    <w:p w14:paraId="047A4E68" w14:textId="77777777" w:rsidR="00EF4931" w:rsidRDefault="00EF4931" w:rsidP="00704CAA">
      <w:pPr>
        <w:pStyle w:val="footnote"/>
      </w:pPr>
      <w:r>
        <w:rPr>
          <w:rStyle w:val="FootnoteReference"/>
        </w:rPr>
        <w:footnoteRef/>
      </w:r>
      <w:r>
        <w:t xml:space="preserve"> [JS] Fr. Lazarus has “sanctuary”</w:t>
      </w:r>
    </w:p>
  </w:footnote>
  <w:footnote w:id="102">
    <w:p w14:paraId="631E8E3F"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EF4931" w:rsidRDefault="00EF4931" w:rsidP="00704CAA">
      <w:pPr>
        <w:pStyle w:val="footnote"/>
      </w:pPr>
      <w:r>
        <w:rPr>
          <w:rStyle w:val="FootnoteReference"/>
        </w:rPr>
        <w:footnoteRef/>
      </w:r>
      <w:r>
        <w:t xml:space="preserve"> [JS] literally “giant”</w:t>
      </w:r>
    </w:p>
  </w:footnote>
  <w:footnote w:id="104">
    <w:p w14:paraId="18416C84" w14:textId="77777777" w:rsidR="00EF4931" w:rsidRDefault="00EF4931" w:rsidP="00704CAA">
      <w:pPr>
        <w:pStyle w:val="footnote"/>
      </w:pPr>
      <w:r>
        <w:rPr>
          <w:rStyle w:val="FootnoteReference"/>
        </w:rPr>
        <w:footnoteRef/>
      </w:r>
      <w:r>
        <w:t xml:space="preserve"> [JS] or “it”</w:t>
      </w:r>
    </w:p>
  </w:footnote>
  <w:footnote w:id="105">
    <w:p w14:paraId="20ECC9DD"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EF4931" w:rsidRPr="004A3E27" w:rsidRDefault="00EF4931"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EF4931" w:rsidRDefault="00EF4931" w:rsidP="00704CAA">
      <w:pPr>
        <w:pStyle w:val="footnote"/>
      </w:pPr>
      <w:r>
        <w:rPr>
          <w:rStyle w:val="FootnoteReference"/>
        </w:rPr>
        <w:footnoteRef/>
      </w:r>
      <w:r>
        <w:t xml:space="preserve"> [JS] literally “holy place”.</w:t>
      </w:r>
    </w:p>
  </w:footnote>
  <w:footnote w:id="109">
    <w:p w14:paraId="12B2466E" w14:textId="77777777" w:rsidR="00EF4931" w:rsidRDefault="00EF4931"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EF4931" w:rsidRPr="004A3E27" w:rsidRDefault="00EF4931"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EF4931" w:rsidRDefault="00EF4931"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EF4931" w:rsidRDefault="00EF4931" w:rsidP="00704CAA">
      <w:pPr>
        <w:pStyle w:val="footnote"/>
      </w:pPr>
      <w:r>
        <w:rPr>
          <w:rStyle w:val="FootnoteReference"/>
        </w:rPr>
        <w:footnoteRef/>
      </w:r>
      <w:r>
        <w:t xml:space="preserve"> [JS] or “his glory is great by your salvation/deliverance”</w:t>
      </w:r>
    </w:p>
  </w:footnote>
  <w:footnote w:id="113">
    <w:p w14:paraId="6EBFC1CF" w14:textId="77777777" w:rsidR="00EF4931" w:rsidRPr="004A3E27" w:rsidRDefault="00EF4931"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EF4931" w:rsidRPr="004A3E27" w:rsidRDefault="00EF4931"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EF4931" w:rsidRPr="004A3E27" w:rsidRDefault="00EF4931"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EF4931" w:rsidRPr="004A3E27" w:rsidRDefault="00EF4931"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EF4931" w:rsidRDefault="00EF4931" w:rsidP="00704CAA">
      <w:pPr>
        <w:pStyle w:val="footnote"/>
      </w:pPr>
      <w:r>
        <w:rPr>
          <w:rStyle w:val="FootnoteReference"/>
        </w:rPr>
        <w:footnoteRef/>
      </w:r>
      <w:r>
        <w:t xml:space="preserve"> [JS] Fr. Lazarus has “dwell in the holy place”.</w:t>
      </w:r>
    </w:p>
  </w:footnote>
  <w:footnote w:id="118">
    <w:p w14:paraId="120B2502" w14:textId="77777777" w:rsidR="00EF4931" w:rsidRPr="004A3E27" w:rsidRDefault="00EF4931" w:rsidP="00704CAA">
      <w:pPr>
        <w:pStyle w:val="footnote"/>
      </w:pPr>
      <w:r w:rsidRPr="004A3E27">
        <w:rPr>
          <w:rStyle w:val="FootnoteReference"/>
        </w:rPr>
        <w:footnoteRef/>
      </w:r>
      <w:r w:rsidRPr="004A3E27">
        <w:t xml:space="preserve"> Mt. 27:39,43; Wis. 2:12-20.</w:t>
      </w:r>
    </w:p>
  </w:footnote>
  <w:footnote w:id="119">
    <w:p w14:paraId="50976D4E" w14:textId="77777777" w:rsidR="00EF4931" w:rsidRPr="004A3E27" w:rsidRDefault="00EF4931" w:rsidP="00704CAA">
      <w:pPr>
        <w:pStyle w:val="footnote"/>
      </w:pPr>
      <w:r w:rsidRPr="004A3E27">
        <w:rPr>
          <w:rStyle w:val="FootnoteReference"/>
        </w:rPr>
        <w:footnoteRef/>
      </w:r>
      <w:r w:rsidRPr="004A3E27">
        <w:t xml:space="preserve"> Lam. 2:16; 3:46.</w:t>
      </w:r>
    </w:p>
  </w:footnote>
  <w:footnote w:id="120">
    <w:p w14:paraId="5C493049" w14:textId="77777777" w:rsidR="00EF4931" w:rsidRPr="004A3E27" w:rsidRDefault="00EF4931" w:rsidP="00704CAA">
      <w:pPr>
        <w:pStyle w:val="footnote"/>
      </w:pPr>
      <w:r w:rsidRPr="004A3E27">
        <w:rPr>
          <w:rStyle w:val="FootnoteReference"/>
        </w:rPr>
        <w:footnoteRef/>
      </w:r>
      <w:r w:rsidRPr="004A3E27">
        <w:t xml:space="preserve"> Jn. 19:37.</w:t>
      </w:r>
    </w:p>
  </w:footnote>
  <w:footnote w:id="121">
    <w:p w14:paraId="7ECE5062" w14:textId="77777777" w:rsidR="00EF4931" w:rsidRPr="004A3E27" w:rsidRDefault="00EF4931" w:rsidP="00704CAA">
      <w:pPr>
        <w:pStyle w:val="footnote"/>
      </w:pPr>
      <w:r w:rsidRPr="004A3E27">
        <w:rPr>
          <w:rStyle w:val="FootnoteReference"/>
        </w:rPr>
        <w:footnoteRef/>
      </w:r>
      <w:r w:rsidRPr="004A3E27">
        <w:t xml:space="preserve"> Jn. 19:24.</w:t>
      </w:r>
    </w:p>
  </w:footnote>
  <w:footnote w:id="122">
    <w:p w14:paraId="4BEEC712" w14:textId="77777777" w:rsidR="00EF4931" w:rsidRPr="004A3E27" w:rsidRDefault="00EF4931"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EF4931" w:rsidRDefault="00EF4931" w:rsidP="00704CAA">
      <w:pPr>
        <w:pStyle w:val="footnote"/>
      </w:pPr>
      <w:r>
        <w:rPr>
          <w:rStyle w:val="FootnoteReference"/>
        </w:rPr>
        <w:footnoteRef/>
      </w:r>
      <w:r>
        <w:t xml:space="preserve"> [JS]Others have “and my only-begotten from the hand of the dog.”</w:t>
      </w:r>
    </w:p>
  </w:footnote>
  <w:footnote w:id="124">
    <w:p w14:paraId="21445B03" w14:textId="77777777" w:rsidR="00EF4931" w:rsidRDefault="00EF4931" w:rsidP="00704CAA">
      <w:pPr>
        <w:pStyle w:val="footnote"/>
      </w:pPr>
      <w:r>
        <w:rPr>
          <w:rStyle w:val="FootnoteReference"/>
        </w:rPr>
        <w:footnoteRef/>
      </w:r>
      <w:r>
        <w:t xml:space="preserve"> [JS] Fr. Lazarus has “the rhinoceros.”</w:t>
      </w:r>
    </w:p>
  </w:footnote>
  <w:footnote w:id="125">
    <w:p w14:paraId="56644E4A" w14:textId="77777777" w:rsidR="00EF4931" w:rsidRPr="004A3E27" w:rsidRDefault="00EF4931" w:rsidP="00704CAA">
      <w:pPr>
        <w:pStyle w:val="footnote"/>
      </w:pPr>
      <w:r w:rsidRPr="004A3E27">
        <w:rPr>
          <w:rStyle w:val="FootnoteReference"/>
        </w:rPr>
        <w:footnoteRef/>
      </w:r>
      <w:r w:rsidRPr="004A3E27">
        <w:t xml:space="preserve"> Hebrews 2:12.</w:t>
      </w:r>
    </w:p>
  </w:footnote>
  <w:footnote w:id="126">
    <w:p w14:paraId="611C62AB" w14:textId="77777777" w:rsidR="00EF4931" w:rsidRDefault="00EF4931" w:rsidP="00704CAA">
      <w:pPr>
        <w:pStyle w:val="footnote"/>
      </w:pPr>
      <w:r>
        <w:rPr>
          <w:rStyle w:val="FootnoteReference"/>
        </w:rPr>
        <w:footnoteRef/>
      </w:r>
      <w:r>
        <w:t xml:space="preserve"> [JS] literally “all you seed of Jacob”</w:t>
      </w:r>
    </w:p>
  </w:footnote>
  <w:footnote w:id="127">
    <w:p w14:paraId="190228A5" w14:textId="77777777" w:rsidR="00EF4931" w:rsidRDefault="00EF4931" w:rsidP="00704CAA">
      <w:pPr>
        <w:pStyle w:val="footnote"/>
      </w:pPr>
      <w:r>
        <w:rPr>
          <w:rStyle w:val="FootnoteReference"/>
        </w:rPr>
        <w:footnoteRef/>
      </w:r>
      <w:r>
        <w:t xml:space="preserve"> [JS] Congregation or assembly, not building.</w:t>
      </w:r>
    </w:p>
  </w:footnote>
  <w:footnote w:id="128">
    <w:p w14:paraId="02DDF259" w14:textId="77777777" w:rsidR="00EF4931" w:rsidRDefault="00EF4931" w:rsidP="00704CAA">
      <w:pPr>
        <w:pStyle w:val="footnote"/>
      </w:pPr>
      <w:r>
        <w:rPr>
          <w:rStyle w:val="FootnoteReference"/>
        </w:rPr>
        <w:footnoteRef/>
      </w:r>
      <w:r>
        <w:t xml:space="preserve"> [JS] or “give thanks to”</w:t>
      </w:r>
    </w:p>
  </w:footnote>
  <w:footnote w:id="129">
    <w:p w14:paraId="17A700D9" w14:textId="77777777" w:rsidR="00EF4931" w:rsidRDefault="00EF4931" w:rsidP="00704CAA">
      <w:pPr>
        <w:pStyle w:val="footnote"/>
      </w:pPr>
      <w:r>
        <w:rPr>
          <w:rStyle w:val="FootnoteReference"/>
        </w:rPr>
        <w:footnoteRef/>
      </w:r>
      <w:r>
        <w:t xml:space="preserve"> [JS] did obeisance, i.e. the physical act of bowing down.</w:t>
      </w:r>
    </w:p>
  </w:footnote>
  <w:footnote w:id="130">
    <w:p w14:paraId="7CD8475E" w14:textId="77777777" w:rsidR="00EF4931" w:rsidRPr="004A3E27" w:rsidRDefault="00EF4931"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EF4931" w:rsidRPr="004A3E27" w:rsidRDefault="00EF4931" w:rsidP="00704CAA">
      <w:pPr>
        <w:pStyle w:val="footnote"/>
      </w:pPr>
      <w:r w:rsidRPr="004A3E27">
        <w:rPr>
          <w:rStyle w:val="FootnoteReference"/>
        </w:rPr>
        <w:footnoteRef/>
      </w:r>
      <w:r w:rsidRPr="004A3E27">
        <w:t xml:space="preserve"> Romans 3:24-26; John 17:4; 19:30.</w:t>
      </w:r>
    </w:p>
  </w:footnote>
  <w:footnote w:id="132">
    <w:p w14:paraId="23D7B260" w14:textId="77777777" w:rsidR="00EF4931" w:rsidRPr="004A3E27" w:rsidRDefault="00EF4931"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EF4931" w:rsidRPr="004A3E27" w:rsidRDefault="00EF4931"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EF4931" w:rsidRPr="004A3E27" w:rsidRDefault="00EF4931"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EF4931" w:rsidRPr="004A3E27" w:rsidRDefault="00EF4931" w:rsidP="00704CAA">
      <w:pPr>
        <w:pStyle w:val="footnote"/>
      </w:pPr>
      <w:r w:rsidRPr="004A3E27">
        <w:rPr>
          <w:rStyle w:val="FootnoteReference"/>
        </w:rPr>
        <w:footnoteRef/>
      </w:r>
      <w:r w:rsidRPr="004A3E27">
        <w:t xml:space="preserve"> Is. 2:2; Dan. 2:35; 1 Cor. 10:4.</w:t>
      </w:r>
    </w:p>
  </w:footnote>
  <w:footnote w:id="137">
    <w:p w14:paraId="398AE7A9" w14:textId="77777777" w:rsidR="00EF4931" w:rsidRPr="004A3E27" w:rsidRDefault="00EF4931"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EF4931" w:rsidRDefault="00EF4931" w:rsidP="00704CAA">
      <w:pPr>
        <w:pStyle w:val="footnote"/>
      </w:pPr>
      <w:r>
        <w:rPr>
          <w:rStyle w:val="FootnoteReference"/>
        </w:rPr>
        <w:footnoteRef/>
      </w:r>
      <w:r>
        <w:t xml:space="preserve"> [JS] [] found in Coptic. See the Ninth Hour of Tuesday of Holy Week.</w:t>
      </w:r>
    </w:p>
  </w:footnote>
  <w:footnote w:id="139">
    <w:p w14:paraId="37E03497" w14:textId="77777777" w:rsidR="00EF4931" w:rsidRDefault="00EF4931" w:rsidP="00704CAA">
      <w:pPr>
        <w:pStyle w:val="footnote"/>
      </w:pPr>
      <w:r>
        <w:rPr>
          <w:rStyle w:val="FootnoteReference"/>
        </w:rPr>
        <w:footnoteRef/>
      </w:r>
      <w:r>
        <w:t xml:space="preserve"> [JS] literally: “because they are from of old”.</w:t>
      </w:r>
    </w:p>
  </w:footnote>
  <w:footnote w:id="140">
    <w:p w14:paraId="2F4E4405" w14:textId="77777777" w:rsidR="00EF4931" w:rsidRDefault="00EF4931" w:rsidP="00704CAA">
      <w:pPr>
        <w:pStyle w:val="footnote"/>
      </w:pPr>
      <w:r>
        <w:rPr>
          <w:rStyle w:val="FootnoteReference"/>
        </w:rPr>
        <w:footnoteRef/>
      </w:r>
      <w:r>
        <w:t xml:space="preserve"> [JS] literally, “so He sets a law for those who sin in the way.”</w:t>
      </w:r>
    </w:p>
  </w:footnote>
  <w:footnote w:id="141">
    <w:p w14:paraId="68945260" w14:textId="77777777" w:rsidR="00EF4931" w:rsidRPr="004A3E27" w:rsidRDefault="00EF4931"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EF4931" w:rsidRDefault="00EF4931" w:rsidP="00704CAA">
      <w:pPr>
        <w:pStyle w:val="footnote"/>
      </w:pPr>
      <w:r>
        <w:rPr>
          <w:rStyle w:val="FootnoteReference"/>
        </w:rPr>
        <w:footnoteRef/>
      </w:r>
      <w:r>
        <w:t xml:space="preserve"> [JS] NETS and Fr. Athanasius have “You will”</w:t>
      </w:r>
    </w:p>
  </w:footnote>
  <w:footnote w:id="144">
    <w:p w14:paraId="6EFDBCA7" w14:textId="77777777" w:rsidR="00EF4931" w:rsidRPr="004A3E27" w:rsidRDefault="00EF4931"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EF4931" w:rsidRDefault="00EF4931" w:rsidP="00704CAA">
      <w:pPr>
        <w:pStyle w:val="footnote"/>
      </w:pPr>
      <w:r>
        <w:rPr>
          <w:rStyle w:val="FootnoteReference"/>
        </w:rPr>
        <w:footnoteRef/>
      </w:r>
      <w:r>
        <w:t xml:space="preserve"> Present in Fr. Athanasius and OSB.</w:t>
      </w:r>
    </w:p>
  </w:footnote>
  <w:footnote w:id="146">
    <w:p w14:paraId="5909B0CA" w14:textId="77777777" w:rsidR="00EF4931" w:rsidRPr="004A3E27" w:rsidRDefault="00EF4931"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EF4931" w:rsidRDefault="00EF4931"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EF4931" w:rsidRPr="004A3E27" w:rsidRDefault="00EF4931"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EF4931" w:rsidRPr="004A3E27" w:rsidRDefault="00EF4931"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EF4931" w:rsidRPr="004A3E27" w:rsidRDefault="00EF4931"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EF4931" w:rsidRDefault="00EF4931" w:rsidP="00704CAA">
      <w:pPr>
        <w:pStyle w:val="footnote"/>
      </w:pPr>
      <w:r>
        <w:rPr>
          <w:rStyle w:val="FootnoteReference"/>
        </w:rPr>
        <w:footnoteRef/>
      </w:r>
      <w:r>
        <w:t xml:space="preserve"> [JS] literally, “place”</w:t>
      </w:r>
    </w:p>
  </w:footnote>
  <w:footnote w:id="152">
    <w:p w14:paraId="195347EE" w14:textId="77777777" w:rsidR="00EF4931" w:rsidRPr="004A3E27" w:rsidRDefault="00EF4931"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EF4931" w:rsidRPr="004A3E27" w:rsidRDefault="00EF4931"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EF4931" w:rsidRPr="004A3E27" w:rsidRDefault="00EF4931"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EF4931" w:rsidRPr="004A3E27" w:rsidRDefault="00EF4931" w:rsidP="00704CAA">
      <w:pPr>
        <w:pStyle w:val="footnote"/>
      </w:pPr>
      <w:r w:rsidRPr="004A3E27">
        <w:tab/>
        <w:t>‘No sweeter fragrance than to follow Christ,</w:t>
      </w:r>
    </w:p>
    <w:p w14:paraId="6922B75D" w14:textId="77777777" w:rsidR="00EF4931" w:rsidRPr="004A3E27" w:rsidRDefault="00EF4931" w:rsidP="00704CAA">
      <w:pPr>
        <w:pStyle w:val="footnote"/>
      </w:pPr>
      <w:r w:rsidRPr="004A3E27">
        <w:tab/>
        <w:t>when man makes offerings of a holy life,</w:t>
      </w:r>
    </w:p>
    <w:p w14:paraId="73E1648A" w14:textId="77777777" w:rsidR="00EF4931" w:rsidRPr="004A3E27" w:rsidRDefault="00EF4931" w:rsidP="00704CAA">
      <w:pPr>
        <w:pStyle w:val="footnote"/>
      </w:pPr>
      <w:r w:rsidRPr="004A3E27">
        <w:tab/>
        <w:t>and offers golden deeds in sacrifice’ (St. Prosper).</w:t>
      </w:r>
    </w:p>
  </w:footnote>
  <w:footnote w:id="155">
    <w:p w14:paraId="28DB08B5" w14:textId="77777777" w:rsidR="00EF4931" w:rsidRPr="004A3E27" w:rsidRDefault="00EF4931"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EF4931" w:rsidRPr="004A3E27" w:rsidRDefault="00EF4931"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EF4931" w:rsidRDefault="00EF4931" w:rsidP="00704CAA">
      <w:pPr>
        <w:pStyle w:val="footnote"/>
      </w:pPr>
      <w:r>
        <w:rPr>
          <w:rStyle w:val="FootnoteReference"/>
        </w:rPr>
        <w:footnoteRef/>
      </w:r>
      <w:r>
        <w:t xml:space="preserve"> [JS] confess: or “give thanks to”, or “thankfully confess”</w:t>
      </w:r>
    </w:p>
  </w:footnote>
  <w:footnote w:id="158">
    <w:p w14:paraId="498018AA" w14:textId="77777777" w:rsidR="00EF4931" w:rsidRPr="004A3E27" w:rsidRDefault="00EF4931"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EF4931" w:rsidRDefault="00EF4931" w:rsidP="00704CAA">
      <w:pPr>
        <w:pStyle w:val="footnote"/>
      </w:pPr>
      <w:r>
        <w:rPr>
          <w:rStyle w:val="FootnoteReference"/>
        </w:rPr>
        <w:footnoteRef/>
      </w:r>
      <w:r>
        <w:t xml:space="preserve"> [JS] “do obeisance”, i.e. a physical act.</w:t>
      </w:r>
    </w:p>
  </w:footnote>
  <w:footnote w:id="160">
    <w:p w14:paraId="58C95173" w14:textId="77777777" w:rsidR="00EF4931" w:rsidRPr="004A3E27" w:rsidRDefault="00EF4931"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EF4931" w:rsidRPr="004A3E27" w:rsidRDefault="00EF4931"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EF4931" w:rsidRPr="004A3E27" w:rsidRDefault="00EF4931"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EF4931" w:rsidRDefault="00EF4931" w:rsidP="00704CAA">
      <w:pPr>
        <w:pStyle w:val="footnote"/>
      </w:pPr>
      <w:r>
        <w:rPr>
          <w:rStyle w:val="FootnoteReference"/>
        </w:rPr>
        <w:footnoteRef/>
      </w:r>
      <w:r>
        <w:t xml:space="preserve"> [JS] or “You have granted”</w:t>
      </w:r>
    </w:p>
  </w:footnote>
  <w:footnote w:id="164">
    <w:p w14:paraId="08C7ED64" w14:textId="77777777" w:rsidR="00EF4931" w:rsidRPr="004A3E27" w:rsidRDefault="00EF4931"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EF4931" w:rsidRPr="004A3E27" w:rsidRDefault="00EF4931"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EF4931" w:rsidRPr="004A3E27" w:rsidRDefault="00EF4931"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EF4931" w:rsidRDefault="00EF4931" w:rsidP="00704CAA">
      <w:pPr>
        <w:pStyle w:val="footnote"/>
      </w:pPr>
      <w:r>
        <w:rPr>
          <w:rStyle w:val="FootnoteReference"/>
        </w:rPr>
        <w:footnoteRef/>
      </w:r>
      <w:r>
        <w:t xml:space="preserve"> [JS] or “give thanks to You”, or “thankfully confess You with praise”</w:t>
      </w:r>
    </w:p>
  </w:footnote>
  <w:footnote w:id="168">
    <w:p w14:paraId="671FC951" w14:textId="77777777" w:rsidR="00EF4931" w:rsidRPr="004A3E27" w:rsidRDefault="00EF4931"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EF4931" w:rsidRPr="004A3E27" w:rsidRDefault="00EF4931" w:rsidP="00704CAA">
      <w:pPr>
        <w:pStyle w:val="footnote"/>
      </w:pPr>
      <w:r w:rsidRPr="004A3E27">
        <w:rPr>
          <w:rStyle w:val="FootnoteReference"/>
        </w:rPr>
        <w:footnoteRef/>
      </w:r>
      <w:r w:rsidRPr="004A3E27">
        <w:t xml:space="preserve"> Luke 23:46.</w:t>
      </w:r>
    </w:p>
  </w:footnote>
  <w:footnote w:id="170">
    <w:p w14:paraId="1317CE14" w14:textId="77777777" w:rsidR="00EF4931" w:rsidRPr="004A3E27" w:rsidRDefault="00EF4931"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EF4931" w:rsidRDefault="00EF4931" w:rsidP="00704CAA">
      <w:pPr>
        <w:pStyle w:val="footnote"/>
      </w:pPr>
      <w:r>
        <w:rPr>
          <w:rStyle w:val="FootnoteReference"/>
        </w:rPr>
        <w:footnoteRef/>
      </w:r>
      <w:r>
        <w:t xml:space="preserve"> [JS] Fr. Athanasius has “slander”. See the Sixth Hour of Maundy Thursday.</w:t>
      </w:r>
    </w:p>
  </w:footnote>
  <w:footnote w:id="172">
    <w:p w14:paraId="0A1D8F86" w14:textId="77777777" w:rsidR="00EF4931" w:rsidRPr="004A3E27" w:rsidRDefault="00EF4931"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EF4931" w:rsidRDefault="00EF4931"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EF4931" w:rsidRPr="004A3E27" w:rsidRDefault="00EF4931"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EF4931" w:rsidRDefault="00EF4931" w:rsidP="00704CAA">
      <w:pPr>
        <w:pStyle w:val="footnote"/>
      </w:pPr>
      <w:r>
        <w:rPr>
          <w:rStyle w:val="FootnoteReference"/>
        </w:rPr>
        <w:footnoteRef/>
      </w:r>
      <w:r>
        <w:t xml:space="preserve"> [JS] or “seeks out”</w:t>
      </w:r>
    </w:p>
  </w:footnote>
  <w:footnote w:id="176">
    <w:p w14:paraId="54A62B74" w14:textId="77777777" w:rsidR="00EF4931" w:rsidRDefault="00EF4931"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EF4931" w:rsidRPr="004A3E27" w:rsidRDefault="00EF4931"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EF4931" w:rsidRPr="004A3E27" w:rsidRDefault="00EF4931"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EF4931" w:rsidRPr="004A3E27" w:rsidRDefault="00EF4931"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EF4931" w:rsidRDefault="00EF4931"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EF4931" w:rsidRDefault="00EF4931" w:rsidP="00704CAA">
      <w:pPr>
        <w:pStyle w:val="footnote"/>
      </w:pPr>
      <w:r>
        <w:rPr>
          <w:rStyle w:val="FootnoteReference"/>
        </w:rPr>
        <w:footnoteRef/>
      </w:r>
      <w:r>
        <w:t xml:space="preserve"> [JS] or, “boast”</w:t>
      </w:r>
    </w:p>
  </w:footnote>
  <w:footnote w:id="182">
    <w:p w14:paraId="193C371C" w14:textId="77777777" w:rsidR="00EF4931" w:rsidRPr="004A3E27" w:rsidRDefault="00EF4931"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EF4931" w:rsidRDefault="00EF4931"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EF4931" w:rsidRDefault="00EF4931" w:rsidP="00704CAA">
      <w:pPr>
        <w:pStyle w:val="footnote"/>
      </w:pPr>
      <w:r>
        <w:rPr>
          <w:rStyle w:val="FootnoteReference"/>
        </w:rPr>
        <w:footnoteRef/>
      </w:r>
      <w:r>
        <w:t xml:space="preserve"> [JS] or “Confess the Lord with the harp.</w:t>
      </w:r>
    </w:p>
  </w:footnote>
  <w:footnote w:id="185">
    <w:p w14:paraId="7BF5E829" w14:textId="77777777" w:rsidR="00EF4931" w:rsidRPr="004A3E27" w:rsidRDefault="00EF4931"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EF4931" w:rsidRPr="004A3E27" w:rsidRDefault="00EF4931"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EF4931" w:rsidRPr="004A3E27" w:rsidRDefault="00EF4931" w:rsidP="00704CAA">
      <w:pPr>
        <w:pStyle w:val="footnote"/>
      </w:pPr>
      <w:r w:rsidRPr="004A3E27">
        <w:rPr>
          <w:rStyle w:val="FootnoteReference"/>
        </w:rPr>
        <w:footnoteRef/>
      </w:r>
      <w:r w:rsidRPr="004A3E27">
        <w:t xml:space="preserve"> Naturally and spiritually (Jn. 3:3-6).</w:t>
      </w:r>
    </w:p>
  </w:footnote>
  <w:footnote w:id="188">
    <w:p w14:paraId="0C9F8424" w14:textId="77777777" w:rsidR="00EF4931" w:rsidRDefault="00EF4931" w:rsidP="00704CAA">
      <w:pPr>
        <w:pStyle w:val="footnote"/>
      </w:pPr>
      <w:r>
        <w:rPr>
          <w:rStyle w:val="FootnoteReference"/>
        </w:rPr>
        <w:footnoteRef/>
      </w:r>
      <w:r>
        <w:t xml:space="preserve"> [JS] Fr. Lazarus has “plans”</w:t>
      </w:r>
    </w:p>
  </w:footnote>
  <w:footnote w:id="189">
    <w:p w14:paraId="5E9D1817" w14:textId="77777777" w:rsidR="00EF4931" w:rsidRDefault="00EF4931" w:rsidP="00704CAA">
      <w:pPr>
        <w:pStyle w:val="footnote"/>
      </w:pPr>
      <w:r>
        <w:rPr>
          <w:rStyle w:val="FootnoteReference"/>
        </w:rPr>
        <w:footnoteRef/>
      </w:r>
      <w:r>
        <w:t xml:space="preserve"> [JS] or “fashioned”</w:t>
      </w:r>
    </w:p>
  </w:footnote>
  <w:footnote w:id="190">
    <w:p w14:paraId="4BB22157" w14:textId="77777777" w:rsidR="00EF4931" w:rsidRDefault="00EF4931" w:rsidP="00704CAA">
      <w:pPr>
        <w:pStyle w:val="footnote"/>
      </w:pPr>
      <w:r>
        <w:rPr>
          <w:rStyle w:val="FootnoteReference"/>
        </w:rPr>
        <w:footnoteRef/>
      </w:r>
      <w:r>
        <w:t xml:space="preserve"> Fr. Athanasius has “My soul shall make her boast in the Lord”</w:t>
      </w:r>
    </w:p>
  </w:footnote>
  <w:footnote w:id="191">
    <w:p w14:paraId="0BB5F188" w14:textId="77777777" w:rsidR="00EF4931" w:rsidRPr="004A3E27" w:rsidRDefault="00EF4931"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EF4931" w:rsidRPr="004A3E27" w:rsidRDefault="00EF4931"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EF4931" w:rsidRDefault="00EF4931" w:rsidP="00704CAA">
      <w:pPr>
        <w:pStyle w:val="footnote"/>
      </w:pPr>
      <w:r>
        <w:rPr>
          <w:rStyle w:val="FootnoteReference"/>
        </w:rPr>
        <w:footnoteRef/>
      </w:r>
      <w:r>
        <w:t xml:space="preserve"> [JS] or “contrite in heart”</w:t>
      </w:r>
    </w:p>
  </w:footnote>
  <w:footnote w:id="194">
    <w:p w14:paraId="6E011C0E" w14:textId="77777777" w:rsidR="00EF4931" w:rsidRDefault="00EF4931" w:rsidP="00704CAA">
      <w:pPr>
        <w:pStyle w:val="footnote"/>
      </w:pPr>
      <w:r>
        <w:rPr>
          <w:rStyle w:val="FootnoteReference"/>
        </w:rPr>
        <w:footnoteRef/>
      </w:r>
      <w:r>
        <w:t xml:space="preserve"> [JS] Coptic has “eat their hearts”, which Fr. Athanasius renders, “regret”</w:t>
      </w:r>
    </w:p>
  </w:footnote>
  <w:footnote w:id="195">
    <w:p w14:paraId="3B9E39E6" w14:textId="77777777" w:rsidR="00EF4931" w:rsidRDefault="00EF4931" w:rsidP="00704CAA">
      <w:pPr>
        <w:pStyle w:val="footnote"/>
      </w:pPr>
      <w:r>
        <w:rPr>
          <w:rStyle w:val="FootnoteReference"/>
        </w:rPr>
        <w:footnoteRef/>
      </w:r>
      <w:r>
        <w:t xml:space="preserve"> [JS] or regret.</w:t>
      </w:r>
    </w:p>
  </w:footnote>
  <w:footnote w:id="196">
    <w:p w14:paraId="40200D4A" w14:textId="77777777" w:rsidR="00EF4931" w:rsidRPr="004A3E27" w:rsidRDefault="00EF4931"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EF4931" w:rsidRDefault="00EF4931" w:rsidP="00704CAA">
      <w:pPr>
        <w:pStyle w:val="footnote"/>
      </w:pPr>
      <w:r>
        <w:rPr>
          <w:rStyle w:val="FootnoteReference"/>
        </w:rPr>
        <w:footnoteRef/>
      </w:r>
      <w:r>
        <w:t xml:space="preserve"> [JS] literally “and my soul with barrenness/childlessness.”</w:t>
      </w:r>
    </w:p>
  </w:footnote>
  <w:footnote w:id="198">
    <w:p w14:paraId="335B311E" w14:textId="77777777" w:rsidR="00EF4931" w:rsidRPr="004A3E27" w:rsidRDefault="00EF4931" w:rsidP="00704CAA">
      <w:pPr>
        <w:pStyle w:val="footnote"/>
      </w:pPr>
      <w:r w:rsidRPr="004A3E27">
        <w:rPr>
          <w:rStyle w:val="FootnoteReference"/>
        </w:rPr>
        <w:footnoteRef/>
      </w:r>
      <w:r w:rsidRPr="004A3E27">
        <w:t xml:space="preserve"> John 19:1; Mt. 27:26.</w:t>
      </w:r>
    </w:p>
  </w:footnote>
  <w:footnote w:id="199">
    <w:p w14:paraId="4C78163A" w14:textId="77777777" w:rsidR="00EF4931" w:rsidRPr="004A3E27" w:rsidRDefault="00EF4931"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EF4931" w:rsidRDefault="00EF4931"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EF4931" w:rsidRDefault="00EF4931" w:rsidP="00704CAA">
      <w:pPr>
        <w:pStyle w:val="footnote"/>
      </w:pPr>
      <w:r>
        <w:rPr>
          <w:rStyle w:val="FootnoteReference"/>
        </w:rPr>
        <w:footnoteRef/>
      </w:r>
      <w:r>
        <w:t xml:space="preserve"> [JS] [] found in Coptic</w:t>
      </w:r>
    </w:p>
  </w:footnote>
  <w:footnote w:id="202">
    <w:p w14:paraId="7E13C651" w14:textId="77777777" w:rsidR="00EF4931" w:rsidRPr="004A3E27" w:rsidRDefault="00EF4931"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EF4931" w:rsidRDefault="00EF4931" w:rsidP="00704CAA">
      <w:pPr>
        <w:pStyle w:val="footnote"/>
      </w:pPr>
      <w:r>
        <w:rPr>
          <w:rStyle w:val="FootnoteReference"/>
        </w:rPr>
        <w:footnoteRef/>
      </w:r>
      <w:r>
        <w:t xml:space="preserve"> [JS] or “Aha! Aha!” Or “Well done! Well done!”</w:t>
      </w:r>
    </w:p>
  </w:footnote>
  <w:footnote w:id="204">
    <w:p w14:paraId="7D139757" w14:textId="77777777" w:rsidR="00EF4931" w:rsidRDefault="00EF4931"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EF4931" w:rsidRDefault="00EF4931" w:rsidP="00704CAA">
      <w:pPr>
        <w:pStyle w:val="footnote"/>
      </w:pPr>
      <w:r>
        <w:rPr>
          <w:rStyle w:val="FootnoteReference"/>
        </w:rPr>
        <w:footnoteRef/>
      </w:r>
      <w:r>
        <w:t xml:space="preserve"> [JS] Fr. Lazarus has, “towering mountains”</w:t>
      </w:r>
    </w:p>
  </w:footnote>
  <w:footnote w:id="206">
    <w:p w14:paraId="2543C5FB" w14:textId="77777777" w:rsidR="00EF4931" w:rsidRPr="004A3E27" w:rsidRDefault="00EF4931"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EF4931" w:rsidRDefault="00EF4931" w:rsidP="00704CAA">
      <w:pPr>
        <w:pStyle w:val="footnote"/>
      </w:pPr>
      <w:r>
        <w:rPr>
          <w:rStyle w:val="FootnoteReference"/>
        </w:rPr>
        <w:footnoteRef/>
      </w:r>
      <w:r>
        <w:t xml:space="preserve"> [JS] OSB has “many waters”</w:t>
      </w:r>
    </w:p>
  </w:footnote>
  <w:footnote w:id="208">
    <w:p w14:paraId="3AE55734" w14:textId="77777777" w:rsidR="00EF4931" w:rsidRPr="004A3E27" w:rsidRDefault="00EF4931"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EF4931" w:rsidRPr="004A3E27" w:rsidRDefault="00EF4931"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EF4931" w:rsidRPr="004A3E27" w:rsidRDefault="00EF4931" w:rsidP="00704CAA">
      <w:pPr>
        <w:pStyle w:val="footnote"/>
      </w:pPr>
      <w:r w:rsidRPr="004A3E27">
        <w:rPr>
          <w:rStyle w:val="FootnoteReference"/>
        </w:rPr>
        <w:footnoteRef/>
      </w:r>
      <w:r w:rsidRPr="004A3E27">
        <w:t xml:space="preserve"> Prov. 24:19.</w:t>
      </w:r>
    </w:p>
  </w:footnote>
  <w:footnote w:id="211">
    <w:p w14:paraId="2BAC33AB" w14:textId="77777777" w:rsidR="00EF4931" w:rsidRPr="004A3E27" w:rsidRDefault="00EF4931"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EF4931" w:rsidRPr="004A3E27" w:rsidRDefault="00EF4931"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EF4931" w:rsidRPr="004A3E27" w:rsidRDefault="00EF4931"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EF4931" w:rsidRDefault="00EF4931" w:rsidP="00704CAA">
      <w:pPr>
        <w:pStyle w:val="footnote"/>
      </w:pPr>
      <w:r>
        <w:rPr>
          <w:rStyle w:val="FootnoteReference"/>
        </w:rPr>
        <w:footnoteRef/>
      </w:r>
      <w:r>
        <w:t xml:space="preserve"> [JS] or “judgment”</w:t>
      </w:r>
    </w:p>
  </w:footnote>
  <w:footnote w:id="215">
    <w:p w14:paraId="2655FEEF" w14:textId="77777777" w:rsidR="00EF4931" w:rsidRPr="004A3E27" w:rsidRDefault="00EF4931"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EF4931" w:rsidRDefault="00EF4931" w:rsidP="00704CAA">
      <w:pPr>
        <w:pStyle w:val="footnote"/>
      </w:pPr>
      <w:r>
        <w:rPr>
          <w:rStyle w:val="FootnoteReference"/>
        </w:rPr>
        <w:footnoteRef/>
      </w:r>
      <w:r>
        <w:t xml:space="preserve"> [JS] or “fret”</w:t>
      </w:r>
    </w:p>
  </w:footnote>
  <w:footnote w:id="217">
    <w:p w14:paraId="4788BB93" w14:textId="77777777" w:rsidR="00EF4931" w:rsidRDefault="00EF4931" w:rsidP="00704CAA">
      <w:pPr>
        <w:pStyle w:val="footnote"/>
      </w:pPr>
      <w:r>
        <w:rPr>
          <w:rStyle w:val="FootnoteReference"/>
        </w:rPr>
        <w:footnoteRef/>
      </w:r>
      <w:r>
        <w:t xml:space="preserve"> [JS] or “land”</w:t>
      </w:r>
    </w:p>
  </w:footnote>
  <w:footnote w:id="218">
    <w:p w14:paraId="6390DA94" w14:textId="77777777" w:rsidR="00EF4931" w:rsidRPr="004A3E27" w:rsidRDefault="00EF4931"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EF4931" w:rsidRPr="004A3E27" w:rsidRDefault="00EF4931"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EF4931" w:rsidRDefault="00EF4931" w:rsidP="00704CAA">
      <w:pPr>
        <w:pStyle w:val="footnote"/>
      </w:pPr>
      <w:r>
        <w:rPr>
          <w:rStyle w:val="FootnoteReference"/>
        </w:rPr>
        <w:footnoteRef/>
      </w:r>
      <w:r>
        <w:t xml:space="preserve"> [JS] literally, “seed”, here and throughout</w:t>
      </w:r>
    </w:p>
  </w:footnote>
  <w:footnote w:id="221">
    <w:p w14:paraId="3CEEF8CB" w14:textId="77777777" w:rsidR="00EF4931" w:rsidRPr="004A3E27" w:rsidRDefault="00EF4931"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EF4931" w:rsidRPr="004A3E27" w:rsidRDefault="00EF4931"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EF4931" w:rsidRPr="004A3E27" w:rsidRDefault="00EF4931"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EF4931" w:rsidRDefault="00EF4931" w:rsidP="00704CAA">
      <w:pPr>
        <w:pStyle w:val="footnote"/>
      </w:pPr>
      <w:r>
        <w:rPr>
          <w:rStyle w:val="FootnoteReference"/>
        </w:rPr>
        <w:footnoteRef/>
      </w:r>
      <w:r>
        <w:t xml:space="preserve"> [JS] literally “with a sad face”</w:t>
      </w:r>
    </w:p>
  </w:footnote>
  <w:footnote w:id="225">
    <w:p w14:paraId="3F203C49" w14:textId="77777777" w:rsidR="00EF4931" w:rsidRDefault="00EF4931" w:rsidP="00704CAA">
      <w:pPr>
        <w:pStyle w:val="footnote"/>
      </w:pPr>
      <w:r>
        <w:rPr>
          <w:rStyle w:val="FootnoteReference"/>
        </w:rPr>
        <w:footnoteRef/>
      </w:r>
      <w:r>
        <w:t xml:space="preserve"> [JS] literally “loins”</w:t>
      </w:r>
    </w:p>
  </w:footnote>
  <w:footnote w:id="226">
    <w:p w14:paraId="52B59A41" w14:textId="77777777" w:rsidR="00EF4931" w:rsidRDefault="00EF4931" w:rsidP="00704CAA">
      <w:pPr>
        <w:pStyle w:val="footnote"/>
      </w:pPr>
      <w:r>
        <w:rPr>
          <w:rStyle w:val="FootnoteReference"/>
        </w:rPr>
        <w:footnoteRef/>
      </w:r>
      <w:r>
        <w:t xml:space="preserve"> [JS] [] from the Sixth Hour of Great and Holy Friday.</w:t>
      </w:r>
    </w:p>
  </w:footnote>
  <w:footnote w:id="227">
    <w:p w14:paraId="1BEB925F" w14:textId="77777777" w:rsidR="00EF4931" w:rsidRPr="004A3E27" w:rsidRDefault="00EF4931"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EF4931" w:rsidRDefault="00EF4931" w:rsidP="00704CAA">
      <w:pPr>
        <w:pStyle w:val="footnote"/>
      </w:pPr>
      <w:r>
        <w:rPr>
          <w:rStyle w:val="FootnoteReference"/>
        </w:rPr>
        <w:footnoteRef/>
      </w:r>
      <w:r>
        <w:t xml:space="preserve"> [JS] or “walks about like a phantom”</w:t>
      </w:r>
    </w:p>
  </w:footnote>
  <w:footnote w:id="229">
    <w:p w14:paraId="3A8555F1" w14:textId="77777777" w:rsidR="00EF4931" w:rsidRPr="004A3E27" w:rsidRDefault="00EF4931"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EF4931" w:rsidRPr="004A3E27" w:rsidRDefault="00EF4931"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EF4931" w:rsidRPr="004A3E27" w:rsidRDefault="00EF4931"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EF4931" w:rsidRPr="004A3E27" w:rsidRDefault="00EF4931"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EF4931" w:rsidRPr="004A3E27" w:rsidRDefault="00EF4931"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EF4931" w:rsidRDefault="00EF4931" w:rsidP="00704CAA">
      <w:pPr>
        <w:pStyle w:val="footnote"/>
      </w:pPr>
      <w:r>
        <w:rPr>
          <w:rStyle w:val="FootnoteReference"/>
        </w:rPr>
        <w:footnoteRef/>
      </w:r>
      <w:r>
        <w:t xml:space="preserve"> Fr. Athanasius adds here “my truth”. See Matins of the 12 Day of Paopi.</w:t>
      </w:r>
    </w:p>
  </w:footnote>
  <w:footnote w:id="235">
    <w:p w14:paraId="61A8E851" w14:textId="77777777" w:rsidR="00EF4931" w:rsidRDefault="00EF4931" w:rsidP="00704CAA">
      <w:pPr>
        <w:pStyle w:val="footnote"/>
      </w:pPr>
      <w:r>
        <w:rPr>
          <w:rStyle w:val="FootnoteReference"/>
        </w:rPr>
        <w:footnoteRef/>
      </w:r>
      <w:r>
        <w:t xml:space="preserve"> [JS] or “Aha! Aha!” or “Well done! Well done!”</w:t>
      </w:r>
    </w:p>
  </w:footnote>
  <w:footnote w:id="236">
    <w:p w14:paraId="27E55EE4" w14:textId="77777777" w:rsidR="00EF4931" w:rsidRPr="004A3E27" w:rsidRDefault="00EF4931" w:rsidP="00704CAA">
      <w:pPr>
        <w:pStyle w:val="footnote"/>
      </w:pPr>
      <w:r w:rsidRPr="004A3E27">
        <w:rPr>
          <w:rStyle w:val="FootnoteReference"/>
        </w:rPr>
        <w:footnoteRef/>
      </w:r>
      <w:r w:rsidRPr="004A3E27">
        <w:t xml:space="preserve"> John 13:30.</w:t>
      </w:r>
    </w:p>
  </w:footnote>
  <w:footnote w:id="237">
    <w:p w14:paraId="25762726" w14:textId="77777777" w:rsidR="00EF4931" w:rsidRPr="004A3E27" w:rsidRDefault="00EF4931"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EF4931" w:rsidRPr="004A3E27" w:rsidRDefault="00EF4931"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EF4931" w:rsidRPr="004A3E27" w:rsidRDefault="00EF4931"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EF4931" w:rsidRDefault="00EF4931" w:rsidP="00704CAA">
      <w:pPr>
        <w:pStyle w:val="footnote"/>
      </w:pPr>
      <w:r>
        <w:rPr>
          <w:rStyle w:val="FootnoteReference"/>
        </w:rPr>
        <w:footnoteRef/>
      </w:r>
      <w:r>
        <w:t xml:space="preserve"> [JS] or “from age to age. So be it! So be it!”</w:t>
      </w:r>
    </w:p>
  </w:footnote>
  <w:footnote w:id="241">
    <w:p w14:paraId="3C5066F6" w14:textId="77777777" w:rsidR="00EF4931" w:rsidRPr="004A3E27" w:rsidRDefault="00EF4931"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EF4931" w:rsidRDefault="00EF4931" w:rsidP="00704CAA">
      <w:pPr>
        <w:pStyle w:val="footnote"/>
      </w:pPr>
      <w:r>
        <w:rPr>
          <w:rStyle w:val="FootnoteReference"/>
        </w:rPr>
        <w:footnoteRef/>
      </w:r>
      <w:r>
        <w:t xml:space="preserve"> [JS] or “thanksgiving”, or “thankful confession with praise”</w:t>
      </w:r>
    </w:p>
  </w:footnote>
  <w:footnote w:id="243">
    <w:p w14:paraId="2D0FDBB0" w14:textId="77777777" w:rsidR="00EF4931" w:rsidRDefault="00EF4931"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EF4931" w:rsidRDefault="00EF4931"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EF4931" w:rsidRDefault="00EF4931"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EF4931" w:rsidRDefault="00EF4931" w:rsidP="00704CAA">
      <w:pPr>
        <w:pStyle w:val="footnote"/>
      </w:pPr>
      <w:r>
        <w:rPr>
          <w:rStyle w:val="FootnoteReference"/>
        </w:rPr>
        <w:footnoteRef/>
      </w:r>
      <w:r>
        <w:t xml:space="preserve"> [JS] Fr. Lazarus has “dwelling”</w:t>
      </w:r>
    </w:p>
  </w:footnote>
  <w:footnote w:id="247">
    <w:p w14:paraId="4B4E6517" w14:textId="77777777" w:rsidR="00EF4931" w:rsidRPr="004A3E27" w:rsidRDefault="00EF4931"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EF4931" w:rsidRDefault="00EF4931"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EF4931" w:rsidRDefault="00EF4931"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EF4931" w:rsidRPr="004A3E27" w:rsidRDefault="00EF4931"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EF4931" w:rsidRDefault="00EF4931" w:rsidP="00704CAA">
      <w:pPr>
        <w:pStyle w:val="footnote"/>
      </w:pPr>
      <w:r>
        <w:rPr>
          <w:rStyle w:val="FootnoteReference"/>
        </w:rPr>
        <w:footnoteRef/>
      </w:r>
      <w:r>
        <w:t xml:space="preserve"> [JS] or “presence”</w:t>
      </w:r>
    </w:p>
  </w:footnote>
  <w:footnote w:id="252">
    <w:p w14:paraId="74E86BCD" w14:textId="77777777" w:rsidR="00EF4931" w:rsidRDefault="00EF4931" w:rsidP="00704CAA">
      <w:pPr>
        <w:pStyle w:val="footnote"/>
      </w:pPr>
      <w:r>
        <w:rPr>
          <w:rStyle w:val="FootnoteReference"/>
        </w:rPr>
        <w:footnoteRef/>
      </w:r>
      <w:r>
        <w:t xml:space="preserve"> [JS] or “boast in” or “praise”</w:t>
      </w:r>
    </w:p>
  </w:footnote>
  <w:footnote w:id="253">
    <w:p w14:paraId="137C7CEE" w14:textId="77777777" w:rsidR="00EF4931" w:rsidRDefault="00EF4931" w:rsidP="00704CAA">
      <w:pPr>
        <w:pStyle w:val="footnote"/>
      </w:pPr>
      <w:r>
        <w:rPr>
          <w:rStyle w:val="FootnoteReference"/>
        </w:rPr>
        <w:footnoteRef/>
      </w:r>
      <w:r>
        <w:t xml:space="preserve"> [JS] or “give thanks to”, or “thankfully confess Your Name with praise”</w:t>
      </w:r>
    </w:p>
  </w:footnote>
  <w:footnote w:id="254">
    <w:p w14:paraId="29D167D7" w14:textId="77777777" w:rsidR="00EF4931" w:rsidRPr="004A3E27" w:rsidRDefault="00EF4931"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EF4931" w:rsidRPr="004A3E27" w:rsidRDefault="00EF4931"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EF4931" w:rsidRPr="004A3E27" w:rsidRDefault="00EF4931"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EF4931" w:rsidRDefault="00EF4931" w:rsidP="00704CAA">
      <w:pPr>
        <w:pStyle w:val="footnote"/>
      </w:pPr>
      <w:r>
        <w:rPr>
          <w:rStyle w:val="FootnoteReference"/>
        </w:rPr>
        <w:footnoteRef/>
      </w:r>
      <w:r>
        <w:t xml:space="preserve"> [JS] or “grace was poured out on Your lips”</w:t>
      </w:r>
    </w:p>
  </w:footnote>
  <w:footnote w:id="258">
    <w:p w14:paraId="0253CD4F" w14:textId="77777777" w:rsidR="00EF4931" w:rsidRPr="004A3E27" w:rsidRDefault="00EF4931"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EF4931" w:rsidRPr="004A3E27" w:rsidRDefault="00EF4931"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EF4931" w:rsidRPr="004A3E27" w:rsidRDefault="00EF4931"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EF4931" w:rsidRDefault="00EF4931"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EF4931" w:rsidRDefault="00EF4931" w:rsidP="00704CAA">
      <w:pPr>
        <w:pStyle w:val="footnote"/>
      </w:pPr>
      <w:r>
        <w:rPr>
          <w:rStyle w:val="FootnoteReference"/>
        </w:rPr>
        <w:footnoteRef/>
      </w:r>
      <w:r>
        <w:t xml:space="preserve"> [JS] literally “do obeisance”, i.e. “bow down to”</w:t>
      </w:r>
    </w:p>
  </w:footnote>
  <w:footnote w:id="263">
    <w:p w14:paraId="3A9D055B" w14:textId="77777777" w:rsidR="00EF4931" w:rsidRPr="004A3E27" w:rsidRDefault="00EF4931"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EF4931" w:rsidRPr="004A3E27" w:rsidRDefault="00EF4931" w:rsidP="00704CAA">
      <w:pPr>
        <w:pStyle w:val="footnote"/>
      </w:pPr>
      <w:r w:rsidRPr="004A3E27">
        <w:rPr>
          <w:rStyle w:val="FootnoteReference"/>
        </w:rPr>
        <w:footnoteRef/>
      </w:r>
      <w:r w:rsidRPr="004A3E27">
        <w:t xml:space="preserve"> Rev. 22:1.</w:t>
      </w:r>
    </w:p>
  </w:footnote>
  <w:footnote w:id="265">
    <w:p w14:paraId="0D981498" w14:textId="77777777" w:rsidR="00EF4931" w:rsidRDefault="00EF4931" w:rsidP="00704CAA">
      <w:pPr>
        <w:pStyle w:val="footnote"/>
      </w:pPr>
      <w:r>
        <w:rPr>
          <w:rStyle w:val="FootnoteReference"/>
        </w:rPr>
        <w:footnoteRef/>
      </w:r>
      <w:r>
        <w:t xml:space="preserve"> Fr. Lazarus has “dwelling-place”</w:t>
      </w:r>
    </w:p>
  </w:footnote>
  <w:footnote w:id="266">
    <w:p w14:paraId="1E5AC7FD" w14:textId="77777777" w:rsidR="00EF4931" w:rsidRDefault="00EF4931" w:rsidP="00704CAA">
      <w:pPr>
        <w:pStyle w:val="footnote"/>
      </w:pPr>
      <w:r>
        <w:rPr>
          <w:rStyle w:val="FootnoteReference"/>
        </w:rPr>
        <w:footnoteRef/>
      </w:r>
      <w:r>
        <w:t xml:space="preserve"> [JS] the city’s</w:t>
      </w:r>
    </w:p>
  </w:footnote>
  <w:footnote w:id="267">
    <w:p w14:paraId="1BB6F44D" w14:textId="77777777" w:rsidR="00EF4931" w:rsidRPr="004A3E27" w:rsidRDefault="00EF4931"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EF4931" w:rsidRPr="004A3E27" w:rsidRDefault="00EF4931"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EF4931" w:rsidRPr="004A3E27" w:rsidRDefault="00EF4931"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EF4931" w:rsidRPr="004A3E27" w:rsidRDefault="00EF4931"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EF4931" w:rsidRPr="004A3E27" w:rsidRDefault="00EF4931"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EF4931" w:rsidRPr="004A3E27" w:rsidRDefault="00EF4931"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EF4931" w:rsidRPr="004A3E27" w:rsidRDefault="00EF4931"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EF4931" w:rsidRDefault="00EF4931" w:rsidP="00704CAA">
      <w:pPr>
        <w:pStyle w:val="footnote"/>
      </w:pPr>
      <w:r>
        <w:rPr>
          <w:rStyle w:val="FootnoteReference"/>
        </w:rPr>
        <w:footnoteRef/>
      </w:r>
      <w:r>
        <w:t xml:space="preserve"> [JS] or “beautifully situated”</w:t>
      </w:r>
    </w:p>
  </w:footnote>
  <w:footnote w:id="275">
    <w:p w14:paraId="54B46EEB" w14:textId="77777777" w:rsidR="00EF4931" w:rsidRPr="004A3E27" w:rsidRDefault="00EF4931"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EF4931" w:rsidRPr="004A3E27" w:rsidRDefault="00EF4931"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EF4931" w:rsidRDefault="00EF4931" w:rsidP="00704CAA">
      <w:pPr>
        <w:pStyle w:val="footnote"/>
      </w:pPr>
      <w:r>
        <w:rPr>
          <w:rStyle w:val="FootnoteReference"/>
        </w:rPr>
        <w:footnoteRef/>
      </w:r>
      <w:r>
        <w:t xml:space="preserve"> [JS] Fr. Lazarus adds “justice and right judgment” to “righteousness”</w:t>
      </w:r>
    </w:p>
  </w:footnote>
  <w:footnote w:id="279">
    <w:p w14:paraId="20C0E7EF" w14:textId="77777777" w:rsidR="00EF4931" w:rsidRPr="004A3E27" w:rsidRDefault="00EF4931"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EF4931" w:rsidRPr="004A3E27" w:rsidRDefault="00EF4931"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EF4931" w:rsidRDefault="00EF4931" w:rsidP="00704CAA">
      <w:pPr>
        <w:pStyle w:val="footnote"/>
      </w:pPr>
      <w:r>
        <w:rPr>
          <w:rStyle w:val="FootnoteReference"/>
        </w:rPr>
        <w:footnoteRef/>
      </w:r>
      <w:r>
        <w:t xml:space="preserve"> [JS] or “eternally”</w:t>
      </w:r>
    </w:p>
  </w:footnote>
  <w:footnote w:id="282">
    <w:p w14:paraId="29183457" w14:textId="77777777" w:rsidR="00EF4931" w:rsidRDefault="00EF4931"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EF4931" w:rsidRDefault="00EF4931" w:rsidP="00704CAA">
      <w:pPr>
        <w:pStyle w:val="footnote"/>
      </w:pPr>
      <w:r>
        <w:rPr>
          <w:rStyle w:val="FootnoteReference"/>
        </w:rPr>
        <w:footnoteRef/>
      </w:r>
      <w:r>
        <w:t xml:space="preserve"> [JS] or “workers of iniquity”</w:t>
      </w:r>
    </w:p>
  </w:footnote>
  <w:footnote w:id="284">
    <w:p w14:paraId="3726AE69" w14:textId="77777777" w:rsidR="00EF4931" w:rsidRPr="004A3E27" w:rsidRDefault="00EF4931"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EF4931" w:rsidRDefault="00EF4931" w:rsidP="00704CAA">
      <w:pPr>
        <w:pStyle w:val="footnote"/>
      </w:pPr>
      <w:r>
        <w:rPr>
          <w:rStyle w:val="FootnoteReference"/>
        </w:rPr>
        <w:footnoteRef/>
      </w:r>
      <w:r>
        <w:t xml:space="preserve"> [JS] or “ransom”</w:t>
      </w:r>
    </w:p>
  </w:footnote>
  <w:footnote w:id="286">
    <w:p w14:paraId="5DBB946B" w14:textId="77777777" w:rsidR="00EF4931" w:rsidRDefault="00EF4931" w:rsidP="00704CAA">
      <w:pPr>
        <w:pStyle w:val="footnote"/>
      </w:pPr>
      <w:r>
        <w:rPr>
          <w:rStyle w:val="FootnoteReference"/>
        </w:rPr>
        <w:footnoteRef/>
      </w:r>
      <w:r>
        <w:t xml:space="preserve"> [JS] or tabernacles.</w:t>
      </w:r>
    </w:p>
  </w:footnote>
  <w:footnote w:id="287">
    <w:p w14:paraId="0039C2F6" w14:textId="77777777" w:rsidR="00EF4931" w:rsidRDefault="00EF4931"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EF4931" w:rsidRDefault="00EF4931" w:rsidP="00704CAA">
      <w:pPr>
        <w:pStyle w:val="footnote"/>
      </w:pPr>
      <w:r>
        <w:rPr>
          <w:rStyle w:val="FootnoteReference"/>
        </w:rPr>
        <w:footnoteRef/>
      </w:r>
      <w:r>
        <w:t xml:space="preserve"> [JS] or “I will not find fault with your sacrifices”</w:t>
      </w:r>
    </w:p>
  </w:footnote>
  <w:footnote w:id="289">
    <w:p w14:paraId="68A8C08D" w14:textId="77777777" w:rsidR="00EF4931" w:rsidRPr="004A3E27" w:rsidRDefault="00EF4931"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EF4931" w:rsidRDefault="00EF4931" w:rsidP="00704CAA">
      <w:pPr>
        <w:pStyle w:val="footnote"/>
      </w:pPr>
      <w:r>
        <w:rPr>
          <w:rStyle w:val="FootnoteReference"/>
        </w:rPr>
        <w:footnoteRef/>
      </w:r>
      <w:r>
        <w:t xml:space="preserve"> [JS] [] found in Coptic</w:t>
      </w:r>
    </w:p>
  </w:footnote>
  <w:footnote w:id="291">
    <w:p w14:paraId="083DB491" w14:textId="77777777" w:rsidR="00EF4931" w:rsidRPr="004A3E27" w:rsidRDefault="00EF4931"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EF4931" w:rsidRDefault="00EF4931" w:rsidP="00704CAA">
      <w:pPr>
        <w:pStyle w:val="footnote"/>
      </w:pPr>
      <w:r>
        <w:rPr>
          <w:rStyle w:val="FootnoteReference"/>
        </w:rPr>
        <w:footnoteRef/>
      </w:r>
      <w:r>
        <w:t xml:space="preserve"> [JS] “showed me” or “made known to me”</w:t>
      </w:r>
    </w:p>
  </w:footnote>
  <w:footnote w:id="293">
    <w:p w14:paraId="6841512E" w14:textId="77777777" w:rsidR="00EF4931" w:rsidRPr="004A3E27" w:rsidRDefault="00EF4931" w:rsidP="00704CAA">
      <w:pPr>
        <w:pStyle w:val="footnote"/>
      </w:pPr>
      <w:r w:rsidRPr="004A3E27">
        <w:rPr>
          <w:rStyle w:val="FootnoteReference"/>
        </w:rPr>
        <w:footnoteRef/>
      </w:r>
      <w:r w:rsidRPr="004A3E27">
        <w:t xml:space="preserve"> Exodus 12:22; John 19:29; Hebrews 9:19.</w:t>
      </w:r>
    </w:p>
  </w:footnote>
  <w:footnote w:id="294">
    <w:p w14:paraId="2CD43332" w14:textId="77777777" w:rsidR="00EF4931" w:rsidRDefault="00EF4931" w:rsidP="00704CAA">
      <w:pPr>
        <w:pStyle w:val="footnote"/>
      </w:pPr>
      <w:r>
        <w:rPr>
          <w:rStyle w:val="FootnoteReference"/>
        </w:rPr>
        <w:footnoteRef/>
      </w:r>
      <w:r>
        <w:t xml:space="preserve"> [JS] literally “face”.</w:t>
      </w:r>
    </w:p>
  </w:footnote>
  <w:footnote w:id="295">
    <w:p w14:paraId="63BCC4B4" w14:textId="77777777" w:rsidR="00EF4931" w:rsidRDefault="00EF4931" w:rsidP="00704CAA">
      <w:pPr>
        <w:pStyle w:val="footnote"/>
      </w:pPr>
      <w:r>
        <w:rPr>
          <w:rStyle w:val="FootnoteReference"/>
        </w:rPr>
        <w:footnoteRef/>
      </w:r>
      <w:r>
        <w:t xml:space="preserve"> [JS] or “blood-guiltiness”</w:t>
      </w:r>
    </w:p>
  </w:footnote>
  <w:footnote w:id="296">
    <w:p w14:paraId="5BD3086D" w14:textId="77777777" w:rsidR="00EF4931" w:rsidRDefault="00EF4931" w:rsidP="00704CAA">
      <w:pPr>
        <w:pStyle w:val="footnote"/>
      </w:pPr>
      <w:r>
        <w:rPr>
          <w:rStyle w:val="FootnoteReference"/>
        </w:rPr>
        <w:footnoteRef/>
      </w:r>
      <w:r>
        <w:t xml:space="preserve"> [JS] or “gives thanks to,” or “thankfully confess You with praise”</w:t>
      </w:r>
    </w:p>
  </w:footnote>
  <w:footnote w:id="297">
    <w:p w14:paraId="49F73209" w14:textId="77777777" w:rsidR="00EF4931" w:rsidRPr="004A3E27" w:rsidRDefault="00EF4931"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EF4931" w:rsidRPr="004A3E27" w:rsidRDefault="00EF4931"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EF4931" w:rsidRDefault="00EF4931" w:rsidP="00704CAA">
      <w:pPr>
        <w:pStyle w:val="footnote"/>
      </w:pPr>
      <w:r>
        <w:rPr>
          <w:rStyle w:val="FootnoteReference"/>
        </w:rPr>
        <w:footnoteRef/>
      </w:r>
      <w:r>
        <w:t xml:space="preserve"> [JS] or “give thanks to You,” or “thankfully confess You with praise”</w:t>
      </w:r>
    </w:p>
  </w:footnote>
  <w:footnote w:id="300">
    <w:p w14:paraId="767368C4" w14:textId="77777777" w:rsidR="00EF4931" w:rsidRPr="004A3E27" w:rsidRDefault="00EF4931"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EF4931" w:rsidRPr="004A3E27" w:rsidRDefault="00EF4931" w:rsidP="00704CAA">
      <w:pPr>
        <w:pStyle w:val="footnote"/>
      </w:pPr>
      <w:r w:rsidRPr="004A3E27">
        <w:rPr>
          <w:rStyle w:val="FootnoteReference"/>
        </w:rPr>
        <w:footnoteRef/>
      </w:r>
      <w:r w:rsidRPr="004A3E27">
        <w:t xml:space="preserve"> Lk. 10:18; 2 Thess. 1:6.</w:t>
      </w:r>
    </w:p>
  </w:footnote>
  <w:footnote w:id="302">
    <w:p w14:paraId="10448F6D" w14:textId="77777777" w:rsidR="00EF4931" w:rsidRPr="004A3E27" w:rsidRDefault="00EF4931"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EF4931" w:rsidRDefault="00EF4931" w:rsidP="00704CAA">
      <w:pPr>
        <w:pStyle w:val="footnote"/>
      </w:pPr>
      <w:r>
        <w:rPr>
          <w:rStyle w:val="FootnoteReference"/>
        </w:rPr>
        <w:footnoteRef/>
      </w:r>
      <w:r>
        <w:t xml:space="preserve"> [JS] “it” refers to the iniquity and strife.</w:t>
      </w:r>
    </w:p>
  </w:footnote>
  <w:footnote w:id="304">
    <w:p w14:paraId="5BC02F63" w14:textId="77777777" w:rsidR="00EF4931" w:rsidRPr="004A3E27" w:rsidRDefault="00EF4931"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EF4931" w:rsidRPr="004A3E27" w:rsidRDefault="00EF4931"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EF4931" w:rsidRDefault="00EF4931" w:rsidP="00704CAA">
      <w:pPr>
        <w:pStyle w:val="footnote"/>
      </w:pPr>
      <w:r>
        <w:rPr>
          <w:rStyle w:val="FootnoteReference"/>
        </w:rPr>
        <w:footnoteRef/>
      </w:r>
      <w:r>
        <w:t xml:space="preserve"> [JS] NETS omits “not”</w:t>
      </w:r>
    </w:p>
  </w:footnote>
  <w:footnote w:id="307">
    <w:p w14:paraId="586AA817" w14:textId="77777777" w:rsidR="00EF4931" w:rsidRPr="004A3E27" w:rsidRDefault="00EF4931"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EF4931" w:rsidRPr="004A3E27" w:rsidRDefault="00EF4931"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EF4931" w:rsidRDefault="00EF4931" w:rsidP="00704CAA">
      <w:pPr>
        <w:pStyle w:val="footnote"/>
      </w:pPr>
      <w:r>
        <w:rPr>
          <w:rStyle w:val="FootnoteReference"/>
        </w:rPr>
        <w:footnoteRef/>
      </w:r>
      <w:r>
        <w:t xml:space="preserve"> [JS] or “I will sing and praise,” or “I will sing and make music”</w:t>
      </w:r>
    </w:p>
  </w:footnote>
  <w:footnote w:id="310">
    <w:p w14:paraId="433EB3DE" w14:textId="77777777" w:rsidR="00EF4931" w:rsidRDefault="00EF4931"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EF4931" w:rsidRDefault="00EF4931" w:rsidP="00704CAA">
      <w:pPr>
        <w:pStyle w:val="footnote"/>
      </w:pPr>
      <w:r>
        <w:rPr>
          <w:rStyle w:val="FootnoteReference"/>
        </w:rPr>
        <w:footnoteRef/>
      </w:r>
      <w:r>
        <w:t xml:space="preserve"> [JS] Coptic has “Name” in place of “mercy”.</w:t>
      </w:r>
    </w:p>
  </w:footnote>
  <w:footnote w:id="312">
    <w:p w14:paraId="7728F8E8" w14:textId="77777777" w:rsidR="00EF4931" w:rsidRPr="004A3E27" w:rsidRDefault="00EF4931"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EF4931" w:rsidRDefault="00EF4931" w:rsidP="00704CAA">
      <w:pPr>
        <w:pStyle w:val="footnote"/>
      </w:pPr>
      <w:r>
        <w:rPr>
          <w:rStyle w:val="FootnoteReference"/>
        </w:rPr>
        <w:footnoteRef/>
      </w:r>
      <w:r>
        <w:t xml:space="preserve"> [JS] or “the lawless,” or “those that do wickedness”</w:t>
      </w:r>
    </w:p>
  </w:footnote>
  <w:footnote w:id="314">
    <w:p w14:paraId="670E273A" w14:textId="77777777" w:rsidR="00EF4931" w:rsidRPr="004A3E27" w:rsidRDefault="00EF4931" w:rsidP="00704CAA">
      <w:pPr>
        <w:pStyle w:val="footnote"/>
      </w:pPr>
      <w:r w:rsidRPr="004A3E27">
        <w:rPr>
          <w:rStyle w:val="FootnoteReference"/>
        </w:rPr>
        <w:footnoteRef/>
      </w:r>
      <w:r w:rsidRPr="004A3E27">
        <w:t xml:space="preserve"> Mercy: love (Luke 10:37).</w:t>
      </w:r>
    </w:p>
  </w:footnote>
  <w:footnote w:id="315">
    <w:p w14:paraId="2503BB75" w14:textId="77777777" w:rsidR="00EF4931" w:rsidRPr="004A3E27" w:rsidRDefault="00EF4931"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EF4931" w:rsidRPr="004A3E27" w:rsidRDefault="00EF4931"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EF4931" w:rsidRPr="004A3E27" w:rsidRDefault="00EF4931"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EF4931" w:rsidRPr="004A3E27" w:rsidRDefault="00EF4931"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EF4931" w:rsidRDefault="00EF4931"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EF4931" w:rsidRPr="004A3E27" w:rsidRDefault="00EF4931"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EF4931" w:rsidRPr="004A3E27" w:rsidRDefault="00EF4931"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EF4931" w:rsidRDefault="00EF4931"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EF4931" w:rsidRPr="004A3E27" w:rsidRDefault="00EF4931" w:rsidP="00704CAA">
      <w:pPr>
        <w:pStyle w:val="footnote"/>
      </w:pPr>
      <w:r w:rsidRPr="004A3E27">
        <w:rPr>
          <w:rStyle w:val="FootnoteReference"/>
        </w:rPr>
        <w:footnoteRef/>
      </w:r>
      <w:r w:rsidRPr="004A3E27">
        <w:t xml:space="preserve"> Job. 33:14.</w:t>
      </w:r>
    </w:p>
  </w:footnote>
  <w:footnote w:id="324">
    <w:p w14:paraId="733C9AA0" w14:textId="77777777" w:rsidR="00EF4931" w:rsidRDefault="00EF4931"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EF4931" w:rsidRDefault="00EF4931" w:rsidP="00704CAA">
      <w:pPr>
        <w:pStyle w:val="footnote"/>
      </w:pPr>
      <w:r>
        <w:rPr>
          <w:rStyle w:val="FootnoteReference"/>
        </w:rPr>
        <w:footnoteRef/>
      </w:r>
      <w:r>
        <w:t xml:space="preserve"> [JS] literally, “holy place”</w:t>
      </w:r>
    </w:p>
  </w:footnote>
  <w:footnote w:id="326">
    <w:p w14:paraId="105BC1C0"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EF4931" w:rsidRDefault="00EF4931" w:rsidP="00704CAA">
      <w:pPr>
        <w:pStyle w:val="footnote"/>
      </w:pPr>
      <w:r>
        <w:rPr>
          <w:rStyle w:val="FootnoteReference"/>
        </w:rPr>
        <w:footnoteRef/>
      </w:r>
      <w:r>
        <w:t xml:space="preserve"> [JS] Fr. Athanasius’ translation from the Coptic has “shall glory”</w:t>
      </w:r>
    </w:p>
  </w:footnote>
  <w:footnote w:id="328">
    <w:p w14:paraId="397554C6" w14:textId="77777777" w:rsidR="00EF4931" w:rsidRDefault="00EF4931"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EF4931" w:rsidRDefault="00EF4931" w:rsidP="00704CAA">
      <w:pPr>
        <w:pStyle w:val="footnote"/>
      </w:pPr>
      <w:r>
        <w:rPr>
          <w:rStyle w:val="FootnoteReference"/>
        </w:rPr>
        <w:footnoteRef/>
      </w:r>
      <w:r>
        <w:t xml:space="preserve"> [] Found in Fr. Athanasius’ translation from the Coptic</w:t>
      </w:r>
    </w:p>
  </w:footnote>
  <w:footnote w:id="330">
    <w:p w14:paraId="2E69FFAD" w14:textId="77777777" w:rsidR="00EF4931" w:rsidRDefault="00EF4931" w:rsidP="00704CAA">
      <w:pPr>
        <w:pStyle w:val="footnote"/>
      </w:pPr>
      <w:r>
        <w:rPr>
          <w:rStyle w:val="FootnoteReference"/>
        </w:rPr>
        <w:footnoteRef/>
      </w:r>
      <w:r>
        <w:t xml:space="preserve"> [JS] [] found in Coptic, see Vespers of Pashons 20.</w:t>
      </w:r>
    </w:p>
  </w:footnote>
  <w:footnote w:id="331">
    <w:p w14:paraId="33825382"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EF4931" w:rsidRPr="004A3E27" w:rsidRDefault="00EF4931"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EF4931" w:rsidRDefault="00EF4931" w:rsidP="00704CAA">
      <w:pPr>
        <w:pStyle w:val="footnote"/>
      </w:pPr>
      <w:r>
        <w:rPr>
          <w:rStyle w:val="FootnoteReference"/>
        </w:rPr>
        <w:footnoteRef/>
      </w:r>
      <w:r>
        <w:t xml:space="preserve"> [JS] lit, “filled with fatness.”</w:t>
      </w:r>
    </w:p>
  </w:footnote>
  <w:footnote w:id="334">
    <w:p w14:paraId="461E1005"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EF4931" w:rsidRPr="004A3E27" w:rsidRDefault="00EF4931"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EF4931" w:rsidRPr="004A3E27" w:rsidRDefault="00EF4931"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EF4931" w:rsidRPr="004A3E27" w:rsidRDefault="00EF4931" w:rsidP="00704CAA">
      <w:pPr>
        <w:pStyle w:val="footnote"/>
      </w:pPr>
      <w:r w:rsidRPr="004A3E27">
        <w:rPr>
          <w:rStyle w:val="FootnoteReference"/>
        </w:rPr>
        <w:footnoteRef/>
      </w:r>
      <w:r w:rsidRPr="004A3E27">
        <w:t xml:space="preserve"> See footnote 62. &lt;2 previously&gt;</w:t>
      </w:r>
    </w:p>
  </w:footnote>
  <w:footnote w:id="338">
    <w:p w14:paraId="1020379C" w14:textId="77777777" w:rsidR="00EF4931" w:rsidRDefault="00EF4931" w:rsidP="00704CAA">
      <w:pPr>
        <w:pStyle w:val="footnote"/>
      </w:pPr>
      <w:r>
        <w:rPr>
          <w:rStyle w:val="FootnoteReference"/>
        </w:rPr>
        <w:footnoteRef/>
      </w:r>
      <w:r>
        <w:t xml:space="preserve"> [JS], “do obeisance”, i.e. prostrate, not just an attitude, but an act</w:t>
      </w:r>
    </w:p>
  </w:footnote>
  <w:footnote w:id="339">
    <w:p w14:paraId="3F0207F5" w14:textId="77777777" w:rsidR="00EF4931" w:rsidRPr="004A3E27" w:rsidRDefault="00EF4931"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EF4931" w:rsidRPr="004A3E27" w:rsidRDefault="00EF4931"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EF4931" w:rsidRDefault="00EF4931" w:rsidP="00704CAA">
      <w:pPr>
        <w:pStyle w:val="footnote"/>
      </w:pPr>
      <w:r>
        <w:rPr>
          <w:rStyle w:val="FootnoteReference"/>
        </w:rPr>
        <w:footnoteRef/>
      </w:r>
      <w:r>
        <w:t xml:space="preserve"> [JS] Fr. Lazarus has, “for”</w:t>
      </w:r>
    </w:p>
  </w:footnote>
  <w:footnote w:id="342">
    <w:p w14:paraId="7332204F" w14:textId="77777777" w:rsidR="00EF4931" w:rsidRPr="004A3E27" w:rsidRDefault="00EF4931"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EF4931" w:rsidRPr="004A3E27" w:rsidRDefault="00EF4931"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EF4931" w:rsidRPr="004A3E27" w:rsidRDefault="00EF4931"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EF4931" w:rsidRPr="004A3E27" w:rsidRDefault="00EF4931"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EF4931" w:rsidRDefault="00EF4931" w:rsidP="00704CAA">
      <w:pPr>
        <w:pStyle w:val="footnote"/>
      </w:pPr>
      <w:r>
        <w:rPr>
          <w:rStyle w:val="FootnoteReference"/>
        </w:rPr>
        <w:footnoteRef/>
      </w:r>
      <w:r>
        <w:t xml:space="preserve"> [JS] or “give thanks to You” or “thankfully confess You with praise”</w:t>
      </w:r>
    </w:p>
  </w:footnote>
  <w:footnote w:id="347">
    <w:p w14:paraId="10E8EE46" w14:textId="77777777" w:rsidR="00EF4931" w:rsidRDefault="00EF4931"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EF4931" w:rsidRPr="004A3E27" w:rsidRDefault="00EF4931"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EF4931" w:rsidRPr="004A3E27" w:rsidRDefault="00EF4931"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EF4931" w:rsidRPr="004A3E27" w:rsidRDefault="00EF4931"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EF4931" w:rsidRDefault="00EF4931" w:rsidP="00704CAA">
      <w:pPr>
        <w:pStyle w:val="footnote"/>
      </w:pPr>
      <w:r>
        <w:rPr>
          <w:rStyle w:val="FootnoteReference"/>
        </w:rPr>
        <w:footnoteRef/>
      </w:r>
      <w:r>
        <w:t xml:space="preserve"> [JS] literally, “before the face of”</w:t>
      </w:r>
    </w:p>
  </w:footnote>
  <w:footnote w:id="352">
    <w:p w14:paraId="102533E3" w14:textId="77777777" w:rsidR="00EF4931" w:rsidRPr="004A3E27" w:rsidRDefault="00EF4931"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EF4931" w:rsidRDefault="00EF4931" w:rsidP="00704CAA">
      <w:pPr>
        <w:pStyle w:val="footnote"/>
      </w:pPr>
      <w:r>
        <w:rPr>
          <w:rStyle w:val="FootnoteReference"/>
        </w:rPr>
        <w:footnoteRef/>
      </w:r>
      <w:r>
        <w:t xml:space="preserve"> [JS] literally “hosts”</w:t>
      </w:r>
    </w:p>
  </w:footnote>
  <w:footnote w:id="354">
    <w:p w14:paraId="1B31F91F" w14:textId="77777777" w:rsidR="00EF4931" w:rsidRDefault="00EF4931"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EF4931" w:rsidRPr="004A3E27" w:rsidRDefault="00EF4931"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EF4931" w:rsidRDefault="00EF4931" w:rsidP="00704CAA">
      <w:pPr>
        <w:pStyle w:val="footnote"/>
      </w:pPr>
      <w:r>
        <w:rPr>
          <w:rStyle w:val="FootnoteReference"/>
        </w:rPr>
        <w:footnoteRef/>
      </w:r>
      <w:r>
        <w:t xml:space="preserve"> [JS] literally, “ten-thousand fold”</w:t>
      </w:r>
    </w:p>
  </w:footnote>
  <w:footnote w:id="357">
    <w:p w14:paraId="475823DF" w14:textId="77777777" w:rsidR="00EF4931" w:rsidRDefault="00EF4931"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EF4931" w:rsidRPr="004A3E27" w:rsidRDefault="00EF4931"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EF4931" w:rsidRDefault="00EF4931"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EF4931" w:rsidRDefault="00EF4931" w:rsidP="00704CAA">
      <w:pPr>
        <w:pStyle w:val="footnote"/>
      </w:pPr>
      <w:r>
        <w:rPr>
          <w:rStyle w:val="FootnoteReference"/>
        </w:rPr>
        <w:footnoteRef/>
      </w:r>
      <w:r>
        <w:t xml:space="preserve"> [JS] “assemblies” or “congregations”</w:t>
      </w:r>
    </w:p>
  </w:footnote>
  <w:footnote w:id="361">
    <w:p w14:paraId="291850C2" w14:textId="77777777" w:rsidR="00EF4931" w:rsidRPr="004A3E27" w:rsidRDefault="00EF4931"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EF4931" w:rsidRDefault="00EF4931"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EF4931" w:rsidRPr="004A3E27" w:rsidRDefault="00EF4931"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EF4931" w:rsidRDefault="00EF4931" w:rsidP="00704CAA">
      <w:pPr>
        <w:pStyle w:val="footnote"/>
      </w:pPr>
      <w:r>
        <w:rPr>
          <w:rStyle w:val="FootnoteReference"/>
        </w:rPr>
        <w:footnoteRef/>
      </w:r>
      <w:r>
        <w:t xml:space="preserve"> [JS] Coptic has “mire of death”. See the Ninth Hour of Great Friday.</w:t>
      </w:r>
    </w:p>
  </w:footnote>
  <w:footnote w:id="365">
    <w:p w14:paraId="24447BAC" w14:textId="77777777" w:rsidR="00EF4931" w:rsidRPr="004A3E27" w:rsidRDefault="00EF4931"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EF4931" w:rsidRPr="004A3E27" w:rsidRDefault="00EF4931"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EF4931" w:rsidRPr="004A3E27" w:rsidRDefault="00EF4931" w:rsidP="00704CAA">
      <w:pPr>
        <w:pStyle w:val="footnote"/>
      </w:pPr>
      <w:r w:rsidRPr="004A3E27">
        <w:rPr>
          <w:rStyle w:val="FootnoteReference"/>
        </w:rPr>
        <w:footnoteRef/>
      </w:r>
      <w:r w:rsidRPr="004A3E27">
        <w:t xml:space="preserve"> Mk. 15:29; Jn. 2:17; Rom. 15:3.</w:t>
      </w:r>
    </w:p>
  </w:footnote>
  <w:footnote w:id="368">
    <w:p w14:paraId="22B19FA9" w14:textId="77777777" w:rsidR="00EF4931" w:rsidRPr="004A3E27" w:rsidRDefault="00EF4931" w:rsidP="00704CAA">
      <w:pPr>
        <w:pStyle w:val="footnote"/>
      </w:pPr>
      <w:r w:rsidRPr="004A3E27">
        <w:rPr>
          <w:rStyle w:val="FootnoteReference"/>
        </w:rPr>
        <w:footnoteRef/>
      </w:r>
      <w:r w:rsidRPr="004A3E27">
        <w:t xml:space="preserve"> The elders and chief priests.</w:t>
      </w:r>
    </w:p>
  </w:footnote>
  <w:footnote w:id="369">
    <w:p w14:paraId="1346C83A" w14:textId="77777777" w:rsidR="00EF4931" w:rsidRPr="004A3E27" w:rsidRDefault="00EF4931"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EF4931" w:rsidRDefault="00EF4931"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EF4931" w:rsidRPr="004A3E27" w:rsidRDefault="00EF4931" w:rsidP="00704CAA">
      <w:pPr>
        <w:pStyle w:val="footnote"/>
      </w:pPr>
      <w:r w:rsidRPr="004A3E27">
        <w:rPr>
          <w:rStyle w:val="FootnoteReference"/>
        </w:rPr>
        <w:footnoteRef/>
      </w:r>
      <w:r w:rsidRPr="004A3E27">
        <w:t xml:space="preserve"> Mt. 16:21; Mk. 8:31.</w:t>
      </w:r>
    </w:p>
  </w:footnote>
  <w:footnote w:id="372">
    <w:p w14:paraId="1283807F" w14:textId="77777777" w:rsidR="00EF4931" w:rsidRPr="004A3E27" w:rsidRDefault="00EF4931" w:rsidP="00704CAA">
      <w:pPr>
        <w:pStyle w:val="footnote"/>
      </w:pPr>
      <w:r w:rsidRPr="004A3E27">
        <w:rPr>
          <w:rStyle w:val="FootnoteReference"/>
        </w:rPr>
        <w:footnoteRef/>
      </w:r>
      <w:r w:rsidRPr="004A3E27">
        <w:t xml:space="preserve"> Mt. 27:34.</w:t>
      </w:r>
    </w:p>
  </w:footnote>
  <w:footnote w:id="373">
    <w:p w14:paraId="59E554A3" w14:textId="77777777" w:rsidR="00EF4931" w:rsidRPr="004A3E27" w:rsidRDefault="00EF4931"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EF4931" w:rsidRPr="004A3E27" w:rsidRDefault="00EF4931"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EF4931" w:rsidRDefault="00EF4931"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EF4931" w:rsidRPr="004A3E27" w:rsidRDefault="00EF4931"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EF4931" w:rsidRDefault="00EF4931"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EF4931" w:rsidRPr="004A3E27" w:rsidRDefault="00EF4931"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EF4931" w:rsidRPr="004A3E27" w:rsidRDefault="00EF4931"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EF4931" w:rsidRDefault="00EF4931" w:rsidP="00704CAA">
      <w:pPr>
        <w:pStyle w:val="footnote"/>
      </w:pPr>
      <w:r>
        <w:rPr>
          <w:rStyle w:val="FootnoteReference"/>
        </w:rPr>
        <w:footnoteRef/>
      </w:r>
      <w:r>
        <w:t xml:space="preserve"> [JS] literally, “arm”.</w:t>
      </w:r>
    </w:p>
  </w:footnote>
  <w:footnote w:id="381">
    <w:p w14:paraId="6A96DAD6" w14:textId="77777777" w:rsidR="00EF4931" w:rsidRPr="004A3E27" w:rsidRDefault="00EF4931" w:rsidP="00704CAA">
      <w:pPr>
        <w:pStyle w:val="footnote"/>
      </w:pPr>
      <w:r w:rsidRPr="004A3E27">
        <w:rPr>
          <w:rStyle w:val="FootnoteReference"/>
        </w:rPr>
        <w:footnoteRef/>
      </w:r>
      <w:r w:rsidRPr="004A3E27">
        <w:t xml:space="preserve"> Ephes. 3:10; 4:8.</w:t>
      </w:r>
    </w:p>
  </w:footnote>
  <w:footnote w:id="382">
    <w:p w14:paraId="3856467E" w14:textId="77777777" w:rsidR="00EF4931" w:rsidRDefault="00EF4931"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EF4931" w:rsidRPr="004A3E27" w:rsidRDefault="00EF4931"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EF4931" w:rsidRPr="004A3E27" w:rsidRDefault="00EF4931"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EF4931" w:rsidRDefault="00EF4931" w:rsidP="00704CAA">
      <w:pPr>
        <w:pStyle w:val="footnote"/>
      </w:pPr>
      <w:r>
        <w:rPr>
          <w:rStyle w:val="FootnoteReference"/>
        </w:rPr>
        <w:footnoteRef/>
      </w:r>
      <w:r>
        <w:t xml:space="preserve"> [JS] literally “He will judge the poor of the people.”</w:t>
      </w:r>
    </w:p>
  </w:footnote>
  <w:footnote w:id="386">
    <w:p w14:paraId="5CB4BFD0" w14:textId="77777777" w:rsidR="00EF4931" w:rsidRPr="004A3E27" w:rsidRDefault="00EF4931"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EF4931" w:rsidRPr="004A3E27" w:rsidRDefault="00EF4931" w:rsidP="00704CAA">
      <w:pPr>
        <w:pStyle w:val="footnote"/>
      </w:pPr>
      <w:r w:rsidRPr="004A3E27">
        <w:rPr>
          <w:rStyle w:val="FootnoteReference"/>
        </w:rPr>
        <w:footnoteRef/>
      </w:r>
      <w:r w:rsidRPr="004A3E27">
        <w:t xml:space="preserve"> Rivers: Tigris and Euphrates.</w:t>
      </w:r>
    </w:p>
  </w:footnote>
  <w:footnote w:id="388">
    <w:p w14:paraId="40EFD021"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EF4931" w:rsidRDefault="00EF4931"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EF4931" w:rsidRPr="004A3E27" w:rsidRDefault="00EF4931"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EF4931" w:rsidRPr="004A3E27" w:rsidRDefault="00EF4931"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EF4931" w:rsidRDefault="00EF4931" w:rsidP="00704CAA">
      <w:pPr>
        <w:pStyle w:val="footnote"/>
      </w:pPr>
      <w:r>
        <w:rPr>
          <w:rStyle w:val="FootnoteReference"/>
        </w:rPr>
        <w:footnoteRef/>
      </w:r>
      <w:r>
        <w:t xml:space="preserve"> [JS] Fr. Athanasius has, “all nations shall glorify Him.</w:t>
      </w:r>
    </w:p>
  </w:footnote>
  <w:footnote w:id="393">
    <w:p w14:paraId="266FC831" w14:textId="77777777" w:rsidR="00EF4931" w:rsidRDefault="00EF4931" w:rsidP="00704CAA">
      <w:pPr>
        <w:pStyle w:val="footnote"/>
      </w:pPr>
      <w:r>
        <w:rPr>
          <w:rStyle w:val="FootnoteReference"/>
        </w:rPr>
        <w:footnoteRef/>
      </w:r>
      <w:r>
        <w:t xml:space="preserve"> [JS] found in Copitc. See the First Hour of Monday of Holy Week.</w:t>
      </w:r>
    </w:p>
  </w:footnote>
  <w:footnote w:id="394">
    <w:p w14:paraId="295FC4E3" w14:textId="77777777" w:rsidR="00EF4931" w:rsidRDefault="00EF4931" w:rsidP="00704CAA">
      <w:pPr>
        <w:pStyle w:val="footnote"/>
      </w:pPr>
      <w:r>
        <w:rPr>
          <w:rStyle w:val="FootnoteReference"/>
        </w:rPr>
        <w:footnoteRef/>
      </w:r>
      <w:r>
        <w:t xml:space="preserve"> [JS] or, “So be it! So be it!”</w:t>
      </w:r>
    </w:p>
  </w:footnote>
  <w:footnote w:id="395">
    <w:p w14:paraId="5A10FE12" w14:textId="77777777" w:rsidR="00EF4931" w:rsidRPr="004A3E27" w:rsidRDefault="00EF4931"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EF4931" w:rsidRPr="004A3E27" w:rsidRDefault="00EF4931"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EF4931" w:rsidRPr="004A3E27" w:rsidRDefault="00EF4931" w:rsidP="00704CAA">
      <w:pPr>
        <w:pStyle w:val="footnote"/>
      </w:pPr>
      <w:r w:rsidRPr="004A3E27">
        <w:tab/>
        <w:t>For them there are no pains;</w:t>
      </w:r>
    </w:p>
    <w:p w14:paraId="329CF061" w14:textId="77777777" w:rsidR="00EF4931" w:rsidRPr="004A3E27" w:rsidRDefault="00EF4931" w:rsidP="00704CAA">
      <w:pPr>
        <w:pStyle w:val="footnote"/>
      </w:pPr>
      <w:r w:rsidRPr="004A3E27">
        <w:tab/>
        <w:t>fit and strong are their bodies.</w:t>
      </w:r>
    </w:p>
  </w:footnote>
  <w:footnote w:id="397">
    <w:p w14:paraId="49BE7CC0" w14:textId="77777777" w:rsidR="00EF4931" w:rsidRPr="004A3E27" w:rsidRDefault="00EF4931"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EF4931" w:rsidRPr="004A3E27" w:rsidRDefault="00EF4931"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EF4931" w:rsidRPr="004A3E27" w:rsidRDefault="00EF4931"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EF4931" w:rsidRPr="004A3E27" w:rsidRDefault="00EF4931"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EF4931" w:rsidRPr="004A3E27" w:rsidRDefault="00EF4931"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EF4931" w:rsidRPr="004A3E27" w:rsidRDefault="00EF4931"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EF4931" w:rsidRPr="004A3E27" w:rsidRDefault="00EF4931"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EF4931" w:rsidRDefault="00EF4931"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EF4931" w:rsidRDefault="00EF4931" w:rsidP="00704CAA">
      <w:pPr>
        <w:pStyle w:val="footnote"/>
      </w:pPr>
      <w:r>
        <w:rPr>
          <w:rStyle w:val="FootnoteReference"/>
        </w:rPr>
        <w:footnoteRef/>
      </w:r>
      <w:r>
        <w:t xml:space="preserve"> [JS] or emblems.</w:t>
      </w:r>
    </w:p>
  </w:footnote>
  <w:footnote w:id="406">
    <w:p w14:paraId="3520D724" w14:textId="77777777" w:rsidR="00EF4931" w:rsidRPr="004A3E27" w:rsidRDefault="00EF4931"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EF4931" w:rsidRPr="004A3E27" w:rsidRDefault="00EF4931"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EF4931" w:rsidRPr="004A3E27" w:rsidRDefault="00EF4931"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EF4931" w:rsidRPr="005B2E82" w:rsidRDefault="00EF4931"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EF4931" w:rsidRDefault="00EF4931" w:rsidP="00704CAA">
      <w:pPr>
        <w:pStyle w:val="footnote"/>
      </w:pPr>
      <w:r>
        <w:rPr>
          <w:rStyle w:val="FootnoteReference"/>
        </w:rPr>
        <w:footnoteRef/>
      </w:r>
      <w:r>
        <w:t xml:space="preserve"> [JS] or “give thanks to You” or “thankfully confess you with praise”</w:t>
      </w:r>
    </w:p>
  </w:footnote>
  <w:footnote w:id="411">
    <w:p w14:paraId="3CA113B3" w14:textId="77777777" w:rsidR="00EF4931" w:rsidRDefault="00EF4931"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EF4931" w:rsidRDefault="00EF4931" w:rsidP="00704CAA">
      <w:pPr>
        <w:pStyle w:val="footnote"/>
      </w:pPr>
      <w:r>
        <w:rPr>
          <w:rStyle w:val="FootnoteReference"/>
        </w:rPr>
        <w:footnoteRef/>
      </w:r>
      <w:r>
        <w:t xml:space="preserve"> [JS] literally “horn”, here and below.</w:t>
      </w:r>
    </w:p>
  </w:footnote>
  <w:footnote w:id="413">
    <w:p w14:paraId="0BE9BC7E" w14:textId="77777777" w:rsidR="00EF4931" w:rsidRPr="004A3E27" w:rsidRDefault="00EF4931"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EF4931" w:rsidRPr="004A3E27" w:rsidRDefault="00EF4931"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EF4931" w:rsidRPr="004A3E27" w:rsidRDefault="00EF4931"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EF4931" w:rsidRPr="004A3E27" w:rsidRDefault="00EF4931"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EF4931" w:rsidRPr="004A3E27" w:rsidRDefault="00EF4931"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EF4931" w:rsidRDefault="00EF4931"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EF4931" w:rsidRDefault="00EF4931" w:rsidP="00704CAA">
      <w:pPr>
        <w:pStyle w:val="footnote"/>
      </w:pPr>
      <w:r>
        <w:rPr>
          <w:rStyle w:val="FootnoteReference"/>
        </w:rPr>
        <w:footnoteRef/>
      </w:r>
      <w:r>
        <w:t xml:space="preserve"> [JS] literally, “their voice”</w:t>
      </w:r>
    </w:p>
  </w:footnote>
  <w:footnote w:id="420">
    <w:p w14:paraId="5681D4C4" w14:textId="77777777" w:rsidR="00EF4931" w:rsidRDefault="00EF4931" w:rsidP="00704CAA">
      <w:pPr>
        <w:pStyle w:val="footnote"/>
      </w:pPr>
      <w:r>
        <w:rPr>
          <w:rStyle w:val="FootnoteReference"/>
        </w:rPr>
        <w:footnoteRef/>
      </w:r>
      <w:r>
        <w:t xml:space="preserve"> [JS] literally, “arrows”</w:t>
      </w:r>
    </w:p>
  </w:footnote>
  <w:footnote w:id="421">
    <w:p w14:paraId="4DCC51CC" w14:textId="77777777" w:rsidR="00EF4931" w:rsidRDefault="00EF4931" w:rsidP="00704CAA">
      <w:pPr>
        <w:pStyle w:val="footnote"/>
      </w:pPr>
      <w:r>
        <w:rPr>
          <w:rStyle w:val="FootnoteReference"/>
        </w:rPr>
        <w:footnoteRef/>
      </w:r>
      <w:r>
        <w:t xml:space="preserve"> [JS] literally, “voice”</w:t>
      </w:r>
    </w:p>
  </w:footnote>
  <w:footnote w:id="422">
    <w:p w14:paraId="326ADCD9" w14:textId="77777777" w:rsidR="00EF4931" w:rsidRDefault="00EF4931"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EF4931" w:rsidRDefault="00EF4931"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EF4931" w:rsidRDefault="00EF4931" w:rsidP="00704CAA">
      <w:pPr>
        <w:pStyle w:val="footnote"/>
      </w:pPr>
      <w:r>
        <w:tab/>
        <w:t>‘I will speak My mind in parables,</w:t>
      </w:r>
    </w:p>
    <w:p w14:paraId="2B8A9AE4" w14:textId="77777777" w:rsidR="00EF4931" w:rsidRDefault="00EF4931" w:rsidP="00704CAA">
      <w:pPr>
        <w:pStyle w:val="footnote"/>
      </w:pPr>
      <w:r>
        <w:tab/>
        <w:t>divulge secrets hidden since creation’ (cf. Rev. 3:14).</w:t>
      </w:r>
    </w:p>
  </w:footnote>
  <w:footnote w:id="424">
    <w:p w14:paraId="7F64F145" w14:textId="77777777" w:rsidR="00EF4931" w:rsidRDefault="00EF4931"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EF4931" w:rsidRDefault="00EF4931" w:rsidP="00704CAA">
      <w:pPr>
        <w:pStyle w:val="footnote"/>
      </w:pPr>
      <w:r>
        <w:rPr>
          <w:rStyle w:val="FootnoteReference"/>
        </w:rPr>
        <w:footnoteRef/>
      </w:r>
      <w:r>
        <w:t xml:space="preserve"> Ephraim = Israel (cf. Hos. 7; Num. 14; 1 Sam. 4).</w:t>
      </w:r>
    </w:p>
  </w:footnote>
  <w:footnote w:id="426">
    <w:p w14:paraId="42FDB028" w14:textId="77777777" w:rsidR="00EF4931" w:rsidRDefault="00EF4931" w:rsidP="00704CAA">
      <w:pPr>
        <w:pStyle w:val="footnote"/>
      </w:pPr>
      <w:r>
        <w:rPr>
          <w:rStyle w:val="FootnoteReference"/>
        </w:rPr>
        <w:footnoteRef/>
      </w:r>
      <w:r>
        <w:t xml:space="preserve"> [JS] literally, “a waterless land”</w:t>
      </w:r>
    </w:p>
  </w:footnote>
  <w:footnote w:id="427">
    <w:p w14:paraId="195BD616" w14:textId="77777777" w:rsidR="00EF4931" w:rsidRDefault="00EF4931"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EF4931" w:rsidRDefault="00EF4931" w:rsidP="00704CAA">
      <w:pPr>
        <w:pStyle w:val="footnote"/>
      </w:pPr>
      <w:r>
        <w:rPr>
          <w:rStyle w:val="FootnoteReference"/>
        </w:rPr>
        <w:footnoteRef/>
      </w:r>
      <w:r>
        <w:t xml:space="preserve"> He deferred giving them the promised food and the Promised Land.</w:t>
      </w:r>
    </w:p>
  </w:footnote>
  <w:footnote w:id="429">
    <w:p w14:paraId="3009B475" w14:textId="77777777" w:rsidR="00EF4931" w:rsidRDefault="00EF4931"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EF4931" w:rsidRDefault="00EF4931" w:rsidP="00704CAA">
      <w:pPr>
        <w:pStyle w:val="footnote"/>
      </w:pPr>
      <w:r>
        <w:rPr>
          <w:rStyle w:val="FootnoteReference"/>
        </w:rPr>
        <w:footnoteRef/>
      </w:r>
      <w:r>
        <w:t xml:space="preserve"> [JS] Fr. Lazarus has “recovered from wine”</w:t>
      </w:r>
    </w:p>
  </w:footnote>
  <w:footnote w:id="431">
    <w:p w14:paraId="223B11C9" w14:textId="77777777" w:rsidR="00EF4931" w:rsidRDefault="00EF4931"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EF4931" w:rsidRDefault="00EF4931"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EF4931" w:rsidRDefault="00EF4931" w:rsidP="00704CAA">
      <w:pPr>
        <w:pStyle w:val="footnote"/>
      </w:pPr>
      <w:r>
        <w:rPr>
          <w:rStyle w:val="FootnoteReference"/>
        </w:rPr>
        <w:footnoteRef/>
      </w:r>
      <w:r>
        <w:t xml:space="preserve"> John 15.</w:t>
      </w:r>
    </w:p>
  </w:footnote>
  <w:footnote w:id="434">
    <w:p w14:paraId="2C8E5EE9" w14:textId="77777777" w:rsidR="00EF4931" w:rsidRDefault="00EF4931" w:rsidP="00704CAA">
      <w:pPr>
        <w:pStyle w:val="footnote"/>
      </w:pPr>
      <w:r>
        <w:rPr>
          <w:rStyle w:val="FootnoteReference"/>
        </w:rPr>
        <w:footnoteRef/>
      </w:r>
      <w:r>
        <w:t xml:space="preserve"> Joseph = Israel (Gen. 40:23; 48:15; Amos 6:6).</w:t>
      </w:r>
    </w:p>
  </w:footnote>
  <w:footnote w:id="435">
    <w:p w14:paraId="6CDBD594" w14:textId="77777777" w:rsidR="00EF4931" w:rsidRDefault="00EF4931" w:rsidP="00704CAA">
      <w:pPr>
        <w:pStyle w:val="footnote"/>
      </w:pPr>
      <w:r>
        <w:rPr>
          <w:rStyle w:val="FootnoteReference"/>
        </w:rPr>
        <w:footnoteRef/>
      </w:r>
      <w:r>
        <w:t xml:space="preserve"> 2 Sam. 6:2 (LXX).</w:t>
      </w:r>
    </w:p>
  </w:footnote>
  <w:footnote w:id="436">
    <w:p w14:paraId="489D83CE" w14:textId="77777777" w:rsidR="00EF4931" w:rsidRDefault="00EF4931" w:rsidP="00704CAA">
      <w:pPr>
        <w:pStyle w:val="footnote"/>
      </w:pPr>
      <w:r>
        <w:rPr>
          <w:rStyle w:val="FootnoteReference"/>
        </w:rPr>
        <w:footnoteRef/>
      </w:r>
      <w:r>
        <w:t xml:space="preserve"> [JS] or “appear” or “reveal Yourself”</w:t>
      </w:r>
    </w:p>
  </w:footnote>
  <w:footnote w:id="437">
    <w:p w14:paraId="5DD6452F" w14:textId="77777777" w:rsidR="00EF4931" w:rsidRDefault="00EF4931" w:rsidP="00704CAA">
      <w:pPr>
        <w:pStyle w:val="footnote"/>
      </w:pPr>
      <w:r>
        <w:rPr>
          <w:rStyle w:val="FootnoteReference"/>
        </w:rPr>
        <w:footnoteRef/>
      </w:r>
      <w:r>
        <w:t xml:space="preserve"> [JS] or “reveal Your face”.</w:t>
      </w:r>
    </w:p>
  </w:footnote>
  <w:footnote w:id="438">
    <w:p w14:paraId="002903A1" w14:textId="77777777" w:rsidR="00EF4931" w:rsidRDefault="00EF4931"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EF4931" w:rsidRDefault="00EF4931"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EF4931" w:rsidRDefault="00EF4931" w:rsidP="00704CAA">
      <w:pPr>
        <w:pStyle w:val="footnote"/>
      </w:pPr>
      <w:r>
        <w:rPr>
          <w:rStyle w:val="FootnoteReference"/>
        </w:rPr>
        <w:footnoteRef/>
      </w:r>
      <w:r>
        <w:t xml:space="preserve"> ‘What tongue? The voice of God’ (St Athanasius).</w:t>
      </w:r>
    </w:p>
  </w:footnote>
  <w:footnote w:id="441">
    <w:p w14:paraId="5A843CA9" w14:textId="77777777" w:rsidR="00EF4931" w:rsidRDefault="00EF4931" w:rsidP="00704CAA">
      <w:pPr>
        <w:pStyle w:val="footnote"/>
      </w:pPr>
      <w:r>
        <w:rPr>
          <w:rStyle w:val="FootnoteReference"/>
        </w:rPr>
        <w:footnoteRef/>
      </w:r>
      <w:r>
        <w:t xml:space="preserve"> Exodus 9:23; 19:16.</w:t>
      </w:r>
    </w:p>
  </w:footnote>
  <w:footnote w:id="442">
    <w:p w14:paraId="1E18146F" w14:textId="77777777" w:rsidR="00EF4931" w:rsidRDefault="00EF4931"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EF4931" w:rsidRDefault="00EF4931"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EF4931" w:rsidRDefault="00EF4931" w:rsidP="00704CAA">
      <w:pPr>
        <w:pStyle w:val="footnote"/>
      </w:pPr>
      <w:r>
        <w:rPr>
          <w:rStyle w:val="FootnoteReference"/>
        </w:rPr>
        <w:footnoteRef/>
      </w:r>
      <w:r>
        <w:t xml:space="preserve"> </w:t>
      </w:r>
      <w:r>
        <w:rPr>
          <w:i/>
        </w:rPr>
        <w:t>See the previous footnote</w:t>
      </w:r>
      <w:r>
        <w:t>.</w:t>
      </w:r>
    </w:p>
  </w:footnote>
  <w:footnote w:id="445">
    <w:p w14:paraId="1105B361" w14:textId="77777777" w:rsidR="00EF4931" w:rsidRDefault="00EF4931" w:rsidP="00704CAA">
      <w:pPr>
        <w:pStyle w:val="footnote"/>
      </w:pPr>
      <w:r>
        <w:rPr>
          <w:rStyle w:val="FootnoteReference"/>
        </w:rPr>
        <w:footnoteRef/>
      </w:r>
      <w:r>
        <w:t xml:space="preserve"> Cf. Isaiah 36:6; 2 Chron. 32:8; 1 Tim. 6:17; Ps. 74:4; Gal. 2:9; 1 Sam. 2:8.</w:t>
      </w:r>
    </w:p>
  </w:footnote>
  <w:footnote w:id="446">
    <w:p w14:paraId="22BF4FA1" w14:textId="77777777" w:rsidR="00EF4931" w:rsidRDefault="00EF4931" w:rsidP="00704CAA">
      <w:pPr>
        <w:pStyle w:val="footnote"/>
      </w:pPr>
      <w:r>
        <w:rPr>
          <w:rStyle w:val="FootnoteReference"/>
        </w:rPr>
        <w:footnoteRef/>
      </w:r>
      <w:r>
        <w:t xml:space="preserve"> John 10:34-36.</w:t>
      </w:r>
    </w:p>
  </w:footnote>
  <w:footnote w:id="447">
    <w:p w14:paraId="205EA097" w14:textId="77777777" w:rsidR="00EF4931" w:rsidRDefault="00EF4931" w:rsidP="00704CAA">
      <w:pPr>
        <w:pStyle w:val="footnote"/>
      </w:pPr>
      <w:r>
        <w:rPr>
          <w:rStyle w:val="FootnoteReference"/>
        </w:rPr>
        <w:footnoteRef/>
      </w:r>
      <w:r>
        <w:t xml:space="preserve"> This prayer is already answered (John 3:18; 9:39; 12:31; Acts 17:31).</w:t>
      </w:r>
    </w:p>
  </w:footnote>
  <w:footnote w:id="448">
    <w:p w14:paraId="6943972C" w14:textId="77777777" w:rsidR="00EF4931" w:rsidRDefault="00EF4931"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EF4931" w:rsidRDefault="00EF4931" w:rsidP="00704CAA">
      <w:pPr>
        <w:pStyle w:val="footnote"/>
      </w:pPr>
      <w:r>
        <w:rPr>
          <w:rStyle w:val="FootnoteReference"/>
        </w:rPr>
        <w:footnoteRef/>
      </w:r>
      <w:r>
        <w:t xml:space="preserve"> Man has made a mess of the earth (Gen. 3; Isaiah 24:4-6 etc.)</w:t>
      </w:r>
    </w:p>
  </w:footnote>
  <w:footnote w:id="450">
    <w:p w14:paraId="0AFEFBC6" w14:textId="77777777" w:rsidR="00EF4931" w:rsidRDefault="00EF4931" w:rsidP="00704CAA">
      <w:pPr>
        <w:pStyle w:val="footnote"/>
      </w:pPr>
      <w:r>
        <w:rPr>
          <w:rStyle w:val="FootnoteReference"/>
        </w:rPr>
        <w:footnoteRef/>
      </w:r>
      <w:r>
        <w:t xml:space="preserve"> [JS] or “anointed”</w:t>
      </w:r>
    </w:p>
  </w:footnote>
  <w:footnote w:id="451">
    <w:p w14:paraId="730D978B" w14:textId="77777777" w:rsidR="00EF4931" w:rsidRDefault="00EF4931" w:rsidP="00704CAA">
      <w:pPr>
        <w:pStyle w:val="footnote"/>
      </w:pPr>
      <w:r>
        <w:rPr>
          <w:rStyle w:val="FootnoteReference"/>
        </w:rPr>
        <w:footnoteRef/>
      </w:r>
      <w:r>
        <w:t xml:space="preserve"> Cf. Lk. 13:25; Mk. 4:11; Col. 4:5; Rev. 22:15.</w:t>
      </w:r>
    </w:p>
  </w:footnote>
  <w:footnote w:id="452">
    <w:p w14:paraId="6B7BADAC" w14:textId="77777777" w:rsidR="00EF4931" w:rsidRDefault="00EF4931" w:rsidP="00704CAA">
      <w:pPr>
        <w:pStyle w:val="footnote"/>
      </w:pPr>
      <w:r>
        <w:rPr>
          <w:rStyle w:val="FootnoteReference"/>
        </w:rPr>
        <w:footnoteRef/>
      </w:r>
      <w:r>
        <w:t xml:space="preserve"> [JS] or “transgressions”</w:t>
      </w:r>
    </w:p>
  </w:footnote>
  <w:footnote w:id="453">
    <w:p w14:paraId="02C29B32" w14:textId="77777777" w:rsidR="00EF4931" w:rsidRDefault="00EF4931"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EF4931" w:rsidRDefault="00EF4931" w:rsidP="00704CAA">
      <w:pPr>
        <w:pStyle w:val="footnote"/>
      </w:pPr>
      <w:r>
        <w:rPr>
          <w:rStyle w:val="FootnoteReference"/>
        </w:rPr>
        <w:footnoteRef/>
      </w:r>
      <w:r>
        <w:t xml:space="preserve"> [JS] Fr. Lazarus has, “convert us”</w:t>
      </w:r>
    </w:p>
  </w:footnote>
  <w:footnote w:id="455">
    <w:p w14:paraId="6C5AEC7E" w14:textId="77777777" w:rsidR="00EF4931" w:rsidRDefault="00EF4931" w:rsidP="00704CAA">
      <w:pPr>
        <w:pStyle w:val="footnote"/>
      </w:pPr>
      <w:r>
        <w:rPr>
          <w:rStyle w:val="FootnoteReference"/>
        </w:rPr>
        <w:footnoteRef/>
      </w:r>
      <w:r>
        <w:t xml:space="preserve"> [JS] or “sprouted”</w:t>
      </w:r>
    </w:p>
  </w:footnote>
  <w:footnote w:id="456">
    <w:p w14:paraId="772F8ED6" w14:textId="77777777" w:rsidR="00EF4931" w:rsidRDefault="00EF4931" w:rsidP="00704CAA">
      <w:pPr>
        <w:pStyle w:val="footnote"/>
      </w:pPr>
      <w:r>
        <w:rPr>
          <w:rStyle w:val="FootnoteReference"/>
        </w:rPr>
        <w:footnoteRef/>
      </w:r>
      <w:r>
        <w:t xml:space="preserve"> holy: cf. 1 Cor. 3:16,17; 6:15-19; Heb. 3:1; 12:10; 1 Pet. 1:15,16; 2 Pet. 1-4.</w:t>
      </w:r>
    </w:p>
  </w:footnote>
  <w:footnote w:id="457">
    <w:p w14:paraId="7687ABB0" w14:textId="77777777" w:rsidR="00EF4931" w:rsidRDefault="00EF4931"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EF4931" w:rsidRDefault="00EF4931" w:rsidP="00704CAA">
      <w:pPr>
        <w:pStyle w:val="footnote"/>
      </w:pPr>
      <w:r>
        <w:rPr>
          <w:rStyle w:val="FootnoteReference"/>
        </w:rPr>
        <w:footnoteRef/>
      </w:r>
      <w:r>
        <w:t xml:space="preserve"> [JS] literally, “voice”</w:t>
      </w:r>
    </w:p>
  </w:footnote>
  <w:footnote w:id="459">
    <w:p w14:paraId="1EA6A25D" w14:textId="77777777" w:rsidR="00EF4931" w:rsidRDefault="00EF4931" w:rsidP="00704CAA">
      <w:pPr>
        <w:pStyle w:val="footnote"/>
      </w:pPr>
      <w:r>
        <w:rPr>
          <w:rStyle w:val="FootnoteReference"/>
        </w:rPr>
        <w:footnoteRef/>
      </w:r>
      <w:r>
        <w:t xml:space="preserve"> [JS] Literally, “do obeisance”, i.e. physically bow down</w:t>
      </w:r>
    </w:p>
  </w:footnote>
  <w:footnote w:id="460">
    <w:p w14:paraId="79AF8739" w14:textId="77777777" w:rsidR="00EF4931" w:rsidRDefault="00EF4931" w:rsidP="00704CAA">
      <w:pPr>
        <w:pStyle w:val="footnote"/>
      </w:pPr>
      <w:r>
        <w:rPr>
          <w:rStyle w:val="FootnoteReference"/>
        </w:rPr>
        <w:footnoteRef/>
      </w:r>
      <w:r>
        <w:t xml:space="preserve"> ‘The song of the Lamb.’ (Rev. 15:3-5; John 12:32).</w:t>
      </w:r>
    </w:p>
  </w:footnote>
  <w:footnote w:id="461">
    <w:p w14:paraId="5DE393CF" w14:textId="77777777" w:rsidR="00EF4931" w:rsidRDefault="00EF4931"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EF4931" w:rsidRDefault="00EF4931" w:rsidP="00704CAA">
      <w:pPr>
        <w:pStyle w:val="footnote"/>
      </w:pPr>
      <w:r>
        <w:rPr>
          <w:rStyle w:val="FootnoteReference"/>
        </w:rPr>
        <w:footnoteRef/>
      </w:r>
      <w:r>
        <w:t xml:space="preserve"> [JS] or “lawless”</w:t>
      </w:r>
    </w:p>
  </w:footnote>
  <w:footnote w:id="463">
    <w:p w14:paraId="695890BF" w14:textId="77777777" w:rsidR="00EF4931" w:rsidRDefault="00EF4931" w:rsidP="00704CAA">
      <w:pPr>
        <w:pStyle w:val="footnote"/>
      </w:pPr>
      <w:r>
        <w:rPr>
          <w:rStyle w:val="FootnoteReference"/>
        </w:rPr>
        <w:footnoteRef/>
      </w:r>
      <w:r>
        <w:t xml:space="preserve"> [JS] Or, “band”, “gathering”, or “synagogue”</w:t>
      </w:r>
    </w:p>
  </w:footnote>
  <w:footnote w:id="464">
    <w:p w14:paraId="05B5D585" w14:textId="77777777" w:rsidR="00EF4931" w:rsidRDefault="00EF4931"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EF4931" w:rsidRDefault="00EF4931"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EF4931" w:rsidRDefault="00EF4931"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EF4931" w:rsidRDefault="00EF4931" w:rsidP="00704CAA">
      <w:pPr>
        <w:pStyle w:val="footnote"/>
      </w:pPr>
      <w:r>
        <w:rPr>
          <w:rStyle w:val="FootnoteReference"/>
        </w:rPr>
        <w:footnoteRef/>
      </w:r>
      <w:r>
        <w:t xml:space="preserve"> [JS] or “Mother Zion will say,”</w:t>
      </w:r>
    </w:p>
  </w:footnote>
  <w:footnote w:id="468">
    <w:p w14:paraId="60FDE590" w14:textId="77777777" w:rsidR="00EF4931" w:rsidRDefault="00EF4931" w:rsidP="00704CAA">
      <w:pPr>
        <w:pStyle w:val="footnote"/>
      </w:pPr>
      <w:r>
        <w:rPr>
          <w:rStyle w:val="FootnoteReference"/>
        </w:rPr>
        <w:footnoteRef/>
      </w:r>
      <w:r>
        <w:t xml:space="preserve"> [JS] Coptic has, “that a man and a man dwelt in her”</w:t>
      </w:r>
    </w:p>
  </w:footnote>
  <w:footnote w:id="469">
    <w:p w14:paraId="075CB45C" w14:textId="77777777" w:rsidR="00EF4931" w:rsidRDefault="00EF4931" w:rsidP="00704CAA">
      <w:pPr>
        <w:pStyle w:val="footnote"/>
      </w:pPr>
      <w:r>
        <w:rPr>
          <w:rStyle w:val="FootnoteReference"/>
        </w:rPr>
        <w:footnoteRef/>
      </w:r>
      <w:r>
        <w:t xml:space="preserve"> [JS] Coptic has, “established her forever”</w:t>
      </w:r>
    </w:p>
  </w:footnote>
  <w:footnote w:id="470">
    <w:p w14:paraId="0A7FE83F" w14:textId="77777777" w:rsidR="00EF4931" w:rsidRDefault="00EF4931"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EF4931" w:rsidRDefault="00EF4931" w:rsidP="00704CAA">
      <w:pPr>
        <w:pStyle w:val="footnote"/>
      </w:pPr>
      <w:r>
        <w:rPr>
          <w:rStyle w:val="FootnoteReference"/>
        </w:rPr>
        <w:footnoteRef/>
      </w:r>
      <w:r>
        <w:t xml:space="preserve"> [JS] or, “corpses”</w:t>
      </w:r>
    </w:p>
  </w:footnote>
  <w:footnote w:id="472">
    <w:p w14:paraId="7DD478BE" w14:textId="77777777" w:rsidR="00EF4931" w:rsidRDefault="00EF4931"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EF4931" w:rsidRDefault="00EF4931" w:rsidP="00704CAA">
      <w:pPr>
        <w:pStyle w:val="footnote"/>
      </w:pPr>
      <w:r>
        <w:rPr>
          <w:rStyle w:val="FootnoteReference"/>
        </w:rPr>
        <w:footnoteRef/>
      </w:r>
      <w:r>
        <w:t xml:space="preserve"> [JS] or “billows”</w:t>
      </w:r>
    </w:p>
  </w:footnote>
  <w:footnote w:id="474">
    <w:p w14:paraId="4F89E6C8" w14:textId="77777777" w:rsidR="00EF4931" w:rsidRDefault="00EF4931" w:rsidP="00704CAA">
      <w:pPr>
        <w:pStyle w:val="footnote"/>
      </w:pPr>
      <w:r>
        <w:rPr>
          <w:rStyle w:val="FootnoteReference"/>
        </w:rPr>
        <w:footnoteRef/>
      </w:r>
      <w:r>
        <w:t xml:space="preserve"> [JS] “they” refers to “the dead”, not to “physicians”</w:t>
      </w:r>
    </w:p>
  </w:footnote>
  <w:footnote w:id="475">
    <w:p w14:paraId="78676E81" w14:textId="77777777" w:rsidR="00EF4931" w:rsidRDefault="00EF4931"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EF4931" w:rsidRDefault="00EF4931"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EF4931" w:rsidRDefault="00EF4931"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EF4931" w:rsidRDefault="00EF4931"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EF4931" w:rsidRDefault="00EF4931"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EF4931" w:rsidRDefault="00EF4931" w:rsidP="00704CAA">
      <w:pPr>
        <w:pStyle w:val="footnote"/>
      </w:pPr>
      <w:r>
        <w:rPr>
          <w:rStyle w:val="FootnoteReference"/>
        </w:rPr>
        <w:footnoteRef/>
      </w:r>
      <w:r>
        <w:t xml:space="preserve"> [JS] Fr. Lazarus has, “for an eternal reign”</w:t>
      </w:r>
    </w:p>
  </w:footnote>
  <w:footnote w:id="481">
    <w:p w14:paraId="3116D8E7" w14:textId="77777777" w:rsidR="00EF4931" w:rsidRDefault="00EF4931" w:rsidP="00704CAA">
      <w:pPr>
        <w:pStyle w:val="footnote"/>
      </w:pPr>
      <w:r>
        <w:rPr>
          <w:rStyle w:val="FootnoteReference"/>
        </w:rPr>
        <w:footnoteRef/>
      </w:r>
      <w:r>
        <w:t xml:space="preserve"> [JS] Fr. Lazarus has, “for all generations.”</w:t>
      </w:r>
    </w:p>
  </w:footnote>
  <w:footnote w:id="482">
    <w:p w14:paraId="548BF35A" w14:textId="77777777" w:rsidR="00EF4931" w:rsidRDefault="00EF4931"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EF4931" w:rsidRDefault="00EF4931" w:rsidP="00704CAA">
      <w:pPr>
        <w:pStyle w:val="footnote"/>
      </w:pPr>
      <w:r>
        <w:rPr>
          <w:rStyle w:val="FootnoteReference"/>
        </w:rPr>
        <w:footnoteRef/>
      </w:r>
      <w:r>
        <w:t xml:space="preserve"> [JS] literally, “an assembly of holy ones”</w:t>
      </w:r>
    </w:p>
  </w:footnote>
  <w:footnote w:id="484">
    <w:p w14:paraId="60A7E0F2" w14:textId="77777777" w:rsidR="00EF4931" w:rsidRDefault="00EF4931"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EF4931" w:rsidRDefault="00EF4931" w:rsidP="00704CAA">
      <w:pPr>
        <w:pStyle w:val="footnote"/>
      </w:pPr>
      <w:r>
        <w:rPr>
          <w:rStyle w:val="FootnoteReference"/>
        </w:rPr>
        <w:footnoteRef/>
      </w:r>
      <w:r>
        <w:t xml:space="preserve"> [JS] OSB inserts “wind” here.</w:t>
      </w:r>
    </w:p>
  </w:footnote>
  <w:footnote w:id="486">
    <w:p w14:paraId="3B727BCB" w14:textId="77777777" w:rsidR="00EF4931" w:rsidRDefault="00EF4931"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EF4931" w:rsidRDefault="00EF4931" w:rsidP="00704CAA">
      <w:pPr>
        <w:pStyle w:val="footnote"/>
      </w:pPr>
      <w:r>
        <w:rPr>
          <w:rStyle w:val="FootnoteReference"/>
        </w:rPr>
        <w:footnoteRef/>
      </w:r>
      <w:r>
        <w:t xml:space="preserve"> [JS] Fr. Lazarus has, “will pave the way for Your presence”</w:t>
      </w:r>
    </w:p>
  </w:footnote>
  <w:footnote w:id="488">
    <w:p w14:paraId="5BF9199A" w14:textId="77777777" w:rsidR="00EF4931" w:rsidRDefault="00EF4931" w:rsidP="00704CAA">
      <w:pPr>
        <w:pStyle w:val="footnote"/>
      </w:pPr>
      <w:r>
        <w:rPr>
          <w:rStyle w:val="FootnoteReference"/>
        </w:rPr>
        <w:footnoteRef/>
      </w:r>
      <w:r>
        <w:t xml:space="preserve"> [JS] or “face”</w:t>
      </w:r>
    </w:p>
  </w:footnote>
  <w:footnote w:id="489">
    <w:p w14:paraId="7E5822A0" w14:textId="77777777" w:rsidR="00EF4931" w:rsidRDefault="00EF4931" w:rsidP="00704CAA">
      <w:pPr>
        <w:pStyle w:val="footnote"/>
      </w:pPr>
      <w:r>
        <w:rPr>
          <w:rStyle w:val="FootnoteReference"/>
        </w:rPr>
        <w:footnoteRef/>
      </w:r>
      <w:r>
        <w:t xml:space="preserve"> [JS] Fr. Lazrus has “we are raised to power”</w:t>
      </w:r>
    </w:p>
  </w:footnote>
  <w:footnote w:id="490">
    <w:p w14:paraId="163553BB" w14:textId="77777777" w:rsidR="00EF4931" w:rsidRDefault="00EF4931" w:rsidP="00704CAA">
      <w:pPr>
        <w:pStyle w:val="footnote"/>
      </w:pPr>
      <w:r>
        <w:rPr>
          <w:rStyle w:val="FootnoteReference"/>
        </w:rPr>
        <w:footnoteRef/>
      </w:r>
      <w:r>
        <w:t xml:space="preserve"> Cf. 2 Samuel 7:4-17; 1 Chron. 17:3-14.</w:t>
      </w:r>
    </w:p>
  </w:footnote>
  <w:footnote w:id="491">
    <w:p w14:paraId="16D9ED4D" w14:textId="77777777" w:rsidR="00EF4931" w:rsidRDefault="00EF4931" w:rsidP="00704CAA">
      <w:pPr>
        <w:pStyle w:val="footnote"/>
      </w:pPr>
      <w:r>
        <w:rPr>
          <w:rStyle w:val="FootnoteReference"/>
        </w:rPr>
        <w:footnoteRef/>
      </w:r>
      <w:r>
        <w:t xml:space="preserve"> [JS] or “lawlessness,” or “transgression</w:t>
      </w:r>
    </w:p>
  </w:footnote>
  <w:footnote w:id="492">
    <w:p w14:paraId="41715793" w14:textId="77777777" w:rsidR="00EF4931" w:rsidRDefault="00EF4931" w:rsidP="00704CAA">
      <w:pPr>
        <w:pStyle w:val="footnote"/>
      </w:pPr>
      <w:r>
        <w:rPr>
          <w:rStyle w:val="FootnoteReference"/>
        </w:rPr>
        <w:footnoteRef/>
      </w:r>
      <w:r>
        <w:t xml:space="preserve"> [JS] Coptic has “faithfulness”. See Matins of Mesori 3</w:t>
      </w:r>
    </w:p>
  </w:footnote>
  <w:footnote w:id="493">
    <w:p w14:paraId="34396983" w14:textId="77777777" w:rsidR="00EF4931" w:rsidRDefault="00EF4931" w:rsidP="00704CAA">
      <w:pPr>
        <w:pStyle w:val="footnote"/>
      </w:pPr>
      <w:r>
        <w:rPr>
          <w:rStyle w:val="FootnoteReference"/>
        </w:rPr>
        <w:footnoteRef/>
      </w:r>
      <w:r>
        <w:t xml:space="preserve"> [JS] literally, “his horn will be exalted”</w:t>
      </w:r>
    </w:p>
  </w:footnote>
  <w:footnote w:id="494">
    <w:p w14:paraId="19918888" w14:textId="77777777" w:rsidR="00EF4931" w:rsidRDefault="00EF4931" w:rsidP="00704CAA">
      <w:pPr>
        <w:pStyle w:val="footnote"/>
      </w:pPr>
      <w:r>
        <w:rPr>
          <w:rStyle w:val="FootnoteReference"/>
        </w:rPr>
        <w:footnoteRef/>
      </w:r>
      <w:r>
        <w:t xml:space="preserve"> [JS] Fr. Lazarus has, “I will extend his power over the sea”</w:t>
      </w:r>
    </w:p>
  </w:footnote>
  <w:footnote w:id="495">
    <w:p w14:paraId="7F2F76E2" w14:textId="77777777" w:rsidR="00EF4931" w:rsidRDefault="00EF4931"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EF4931" w:rsidRDefault="00EF4931" w:rsidP="00704CAA">
      <w:pPr>
        <w:pStyle w:val="footnote"/>
      </w:pPr>
      <w:r>
        <w:rPr>
          <w:rStyle w:val="FootnoteReference"/>
        </w:rPr>
        <w:footnoteRef/>
      </w:r>
      <w:r>
        <w:t xml:space="preserve"> [JS] Fr. Lazarus renders this, “dynasty”</w:t>
      </w:r>
    </w:p>
  </w:footnote>
  <w:footnote w:id="497">
    <w:p w14:paraId="61ED5D37" w14:textId="77777777" w:rsidR="00EF4931" w:rsidRDefault="00EF4931"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EF4931" w:rsidRDefault="00EF4931" w:rsidP="00704CAA">
      <w:pPr>
        <w:pStyle w:val="footnote"/>
      </w:pPr>
      <w:r>
        <w:rPr>
          <w:rStyle w:val="FootnoteReference"/>
        </w:rPr>
        <w:footnoteRef/>
      </w:r>
      <w:r>
        <w:t xml:space="preserve"> [JS] or “in my holy place”</w:t>
      </w:r>
    </w:p>
  </w:footnote>
  <w:footnote w:id="499">
    <w:p w14:paraId="18E1B778" w14:textId="77777777" w:rsidR="00EF4931" w:rsidRDefault="00EF4931" w:rsidP="00704CAA">
      <w:pPr>
        <w:pStyle w:val="footnote"/>
      </w:pPr>
      <w:r>
        <w:rPr>
          <w:rStyle w:val="FootnoteReference"/>
        </w:rPr>
        <w:footnoteRef/>
      </w:r>
      <w:r>
        <w:t xml:space="preserve"> Rev. 1:5; 3:14.</w:t>
      </w:r>
    </w:p>
  </w:footnote>
  <w:footnote w:id="500">
    <w:p w14:paraId="26484220" w14:textId="77777777" w:rsidR="00EF4931" w:rsidRDefault="00EF4931" w:rsidP="00704CAA">
      <w:pPr>
        <w:pStyle w:val="footnote"/>
      </w:pPr>
      <w:r>
        <w:rPr>
          <w:rStyle w:val="FootnoteReference"/>
        </w:rPr>
        <w:footnoteRef/>
      </w:r>
      <w:r>
        <w:t xml:space="preserve"> [JS] “anointed”</w:t>
      </w:r>
    </w:p>
  </w:footnote>
  <w:footnote w:id="501">
    <w:p w14:paraId="3D1D7CB3" w14:textId="77777777" w:rsidR="00EF4931" w:rsidRDefault="00EF4931"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EF4931" w:rsidRDefault="00EF4931" w:rsidP="00704CAA">
      <w:pPr>
        <w:pStyle w:val="footnote"/>
      </w:pPr>
      <w:r>
        <w:rPr>
          <w:rStyle w:val="FootnoteReference"/>
        </w:rPr>
        <w:footnoteRef/>
      </w:r>
      <w:r>
        <w:t xml:space="preserve"> [JS] “So be it! So be it!” or “May it be! May it be!”</w:t>
      </w:r>
    </w:p>
  </w:footnote>
  <w:footnote w:id="503">
    <w:p w14:paraId="1DFAAF0B" w14:textId="77777777" w:rsidR="00EF4931" w:rsidRDefault="00EF4931" w:rsidP="00704CAA">
      <w:pPr>
        <w:pStyle w:val="footnote"/>
      </w:pPr>
      <w:r>
        <w:rPr>
          <w:rStyle w:val="FootnoteReference"/>
        </w:rPr>
        <w:footnoteRef/>
      </w:r>
      <w:r>
        <w:t xml:space="preserve"> [JS] or “expired”</w:t>
      </w:r>
    </w:p>
  </w:footnote>
  <w:footnote w:id="504">
    <w:p w14:paraId="3519F2D7" w14:textId="77777777" w:rsidR="00EF4931" w:rsidRDefault="00EF4931"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EF4931" w:rsidRDefault="00EF4931" w:rsidP="00704CAA">
      <w:pPr>
        <w:pStyle w:val="footnote"/>
      </w:pPr>
      <w:r>
        <w:rPr>
          <w:rStyle w:val="FootnoteReference"/>
        </w:rPr>
        <w:footnoteRef/>
      </w:r>
      <w:r>
        <w:t xml:space="preserve"> [JS] or “chastened”</w:t>
      </w:r>
    </w:p>
  </w:footnote>
  <w:footnote w:id="506">
    <w:p w14:paraId="136CB596" w14:textId="77777777" w:rsidR="00EF4931" w:rsidRDefault="00EF4931"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EF4931" w:rsidRDefault="00EF4931" w:rsidP="00704CAA">
      <w:pPr>
        <w:pStyle w:val="footnote"/>
      </w:pPr>
      <w:r>
        <w:rPr>
          <w:rStyle w:val="FootnoteReference"/>
        </w:rPr>
        <w:footnoteRef/>
      </w:r>
      <w:r>
        <w:t xml:space="preserve"> That is, in the Kingdom (1 Cor. 4:20).</w:t>
      </w:r>
    </w:p>
  </w:footnote>
  <w:footnote w:id="508">
    <w:p w14:paraId="3FAA8ED9" w14:textId="77777777" w:rsidR="00EF4931" w:rsidRDefault="00EF4931"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EF4931" w:rsidRDefault="00EF4931" w:rsidP="00704CAA">
      <w:pPr>
        <w:pStyle w:val="footnote"/>
      </w:pPr>
      <w:r>
        <w:rPr>
          <w:rStyle w:val="FootnoteReference"/>
        </w:rPr>
        <w:footnoteRef/>
      </w:r>
      <w:r>
        <w:t xml:space="preserve"> [JS] Coptic may mean “bruise” rather than “trample”</w:t>
      </w:r>
    </w:p>
  </w:footnote>
  <w:footnote w:id="510">
    <w:p w14:paraId="103E3D32" w14:textId="77777777" w:rsidR="00EF4931" w:rsidRDefault="00EF4931"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EF4931" w:rsidRDefault="00EF4931"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EF4931" w:rsidRDefault="00EF4931" w:rsidP="00704CAA">
      <w:pPr>
        <w:pStyle w:val="footnote"/>
      </w:pPr>
      <w:r>
        <w:rPr>
          <w:rStyle w:val="FootnoteReference"/>
        </w:rPr>
        <w:footnoteRef/>
      </w:r>
      <w:r>
        <w:t xml:space="preserve"> [JS] Or “ode”</w:t>
      </w:r>
    </w:p>
  </w:footnote>
  <w:footnote w:id="513">
    <w:p w14:paraId="5D1C882B" w14:textId="77777777" w:rsidR="00EF4931" w:rsidRDefault="00EF4931" w:rsidP="00704CAA">
      <w:pPr>
        <w:pStyle w:val="footnote"/>
      </w:pPr>
      <w:r>
        <w:rPr>
          <w:rStyle w:val="FootnoteReference"/>
        </w:rPr>
        <w:footnoteRef/>
      </w:r>
      <w:r>
        <w:t xml:space="preserve"> [JS] or “forever and ever.”</w:t>
      </w:r>
    </w:p>
  </w:footnote>
  <w:footnote w:id="514">
    <w:p w14:paraId="2AA0B0FD" w14:textId="77777777" w:rsidR="00EF4931" w:rsidRDefault="00EF4931" w:rsidP="00704CAA">
      <w:pPr>
        <w:pStyle w:val="footnote"/>
      </w:pPr>
      <w:r>
        <w:rPr>
          <w:rStyle w:val="FootnoteReference"/>
        </w:rPr>
        <w:footnoteRef/>
      </w:r>
      <w:r>
        <w:t xml:space="preserve"> [JS] literally, “And my horn will be exalted like a unicorn’s”</w:t>
      </w:r>
    </w:p>
  </w:footnote>
  <w:footnote w:id="515">
    <w:p w14:paraId="71B2ABCE" w14:textId="77777777" w:rsidR="00EF4931" w:rsidRDefault="00EF4931"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EF4931" w:rsidRDefault="00EF4931"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EF4931" w:rsidRDefault="00EF4931" w:rsidP="00704CAA">
      <w:pPr>
        <w:pStyle w:val="footnote"/>
      </w:pPr>
      <w:r>
        <w:rPr>
          <w:rStyle w:val="FootnoteReference"/>
        </w:rPr>
        <w:footnoteRef/>
      </w:r>
      <w:r>
        <w:t xml:space="preserve"> [JS] literally “still increase”</w:t>
      </w:r>
    </w:p>
  </w:footnote>
  <w:footnote w:id="518">
    <w:p w14:paraId="74BF88EE" w14:textId="77777777" w:rsidR="00EF4931" w:rsidRDefault="00EF4931" w:rsidP="00704CAA">
      <w:pPr>
        <w:pStyle w:val="footnote"/>
      </w:pPr>
      <w:r>
        <w:rPr>
          <w:rStyle w:val="FootnoteReference"/>
        </w:rPr>
        <w:footnoteRef/>
      </w:r>
      <w:r>
        <w:t xml:space="preserve"> [JS] literally, “rich” or “prosperous”</w:t>
      </w:r>
    </w:p>
  </w:footnote>
  <w:footnote w:id="519">
    <w:p w14:paraId="72F50134" w14:textId="77777777" w:rsidR="00EF4931" w:rsidRDefault="00EF4931" w:rsidP="00704CAA">
      <w:pPr>
        <w:pStyle w:val="footnote"/>
      </w:pPr>
      <w:r>
        <w:rPr>
          <w:rStyle w:val="FootnoteReference"/>
        </w:rPr>
        <w:footnoteRef/>
      </w:r>
      <w:r>
        <w:t xml:space="preserve"> John 7:38.</w:t>
      </w:r>
    </w:p>
  </w:footnote>
  <w:footnote w:id="520">
    <w:p w14:paraId="3C3C13B7" w14:textId="77777777" w:rsidR="00EF4931" w:rsidRDefault="00EF4931" w:rsidP="00704CAA">
      <w:pPr>
        <w:pStyle w:val="footnote"/>
      </w:pPr>
      <w:r>
        <w:rPr>
          <w:rStyle w:val="FootnoteReference"/>
        </w:rPr>
        <w:footnoteRef/>
      </w:r>
      <w:r>
        <w:t xml:space="preserve"> Coptic has “it” here, and “beauty” in place of majesty.</w:t>
      </w:r>
    </w:p>
  </w:footnote>
  <w:footnote w:id="521">
    <w:p w14:paraId="67CD15A4" w14:textId="77777777" w:rsidR="00EF4931" w:rsidRDefault="00EF4931"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EF4931" w:rsidRDefault="00EF4931" w:rsidP="00704CAA">
      <w:pPr>
        <w:pStyle w:val="footnote"/>
      </w:pPr>
      <w:r>
        <w:rPr>
          <w:rStyle w:val="FootnoteReference"/>
        </w:rPr>
        <w:footnoteRef/>
      </w:r>
      <w:r>
        <w:t xml:space="preserve"> [JS] or “forever”</w:t>
      </w:r>
    </w:p>
  </w:footnote>
  <w:footnote w:id="523">
    <w:p w14:paraId="1BA5F6CF" w14:textId="77777777" w:rsidR="00EF4931" w:rsidRDefault="00EF4931"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EF4931" w:rsidRDefault="00EF4931" w:rsidP="00704CAA">
      <w:pPr>
        <w:pStyle w:val="footnote"/>
      </w:pPr>
      <w:r>
        <w:rPr>
          <w:rStyle w:val="FootnoteReference"/>
        </w:rPr>
        <w:footnoteRef/>
      </w:r>
      <w:r>
        <w:t xml:space="preserve"> [JS] resident alien</w:t>
      </w:r>
    </w:p>
  </w:footnote>
  <w:footnote w:id="525">
    <w:p w14:paraId="40C8740A" w14:textId="77777777" w:rsidR="00EF4931" w:rsidRDefault="00EF4931" w:rsidP="00704CAA">
      <w:pPr>
        <w:pStyle w:val="footnote"/>
      </w:pPr>
      <w:r>
        <w:rPr>
          <w:rStyle w:val="FootnoteReference"/>
        </w:rPr>
        <w:footnoteRef/>
      </w:r>
      <w:r>
        <w:t xml:space="preserve"> Cf. 1 Cor. 3:20, ‘The Lord knows the thoughts of the wise…’</w:t>
      </w:r>
    </w:p>
  </w:footnote>
  <w:footnote w:id="526">
    <w:p w14:paraId="65188B7B" w14:textId="77777777" w:rsidR="00EF4931" w:rsidRDefault="00EF4931" w:rsidP="00704CAA">
      <w:pPr>
        <w:pStyle w:val="footnote"/>
      </w:pPr>
      <w:r>
        <w:rPr>
          <w:rStyle w:val="FootnoteReference"/>
        </w:rPr>
        <w:footnoteRef/>
      </w:r>
      <w:r>
        <w:t xml:space="preserve"> [JS] or “lawless,” or “the throne of iniquity”</w:t>
      </w:r>
    </w:p>
  </w:footnote>
  <w:footnote w:id="527">
    <w:p w14:paraId="79ABE471" w14:textId="77777777" w:rsidR="00EF4931" w:rsidRDefault="00EF4931" w:rsidP="00704CAA">
      <w:pPr>
        <w:pStyle w:val="footnote"/>
      </w:pPr>
      <w:r>
        <w:rPr>
          <w:rStyle w:val="FootnoteReference"/>
        </w:rPr>
        <w:footnoteRef/>
      </w:r>
      <w:r>
        <w:t xml:space="preserve"> [JS] i.e. presence</w:t>
      </w:r>
    </w:p>
  </w:footnote>
  <w:footnote w:id="528">
    <w:p w14:paraId="5267BF6E" w14:textId="77777777" w:rsidR="00EF4931" w:rsidRDefault="00EF4931"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EF4931" w:rsidRDefault="00EF4931" w:rsidP="00704CAA">
      <w:pPr>
        <w:pStyle w:val="footnote"/>
      </w:pPr>
      <w:r>
        <w:rPr>
          <w:rStyle w:val="FootnoteReference"/>
        </w:rPr>
        <w:footnoteRef/>
      </w:r>
      <w:r>
        <w:t xml:space="preserve"> [JS] or melody</w:t>
      </w:r>
    </w:p>
  </w:footnote>
  <w:footnote w:id="530">
    <w:p w14:paraId="1EEBBF7D" w14:textId="77777777" w:rsidR="00EF4931" w:rsidRDefault="00EF4931" w:rsidP="00704CAA">
      <w:pPr>
        <w:pStyle w:val="footnote"/>
      </w:pPr>
      <w:r>
        <w:rPr>
          <w:rStyle w:val="FootnoteReference"/>
        </w:rPr>
        <w:footnoteRef/>
      </w:r>
      <w:r>
        <w:t xml:space="preserve"> [JS] “do obeisance”</w:t>
      </w:r>
    </w:p>
  </w:footnote>
  <w:footnote w:id="531">
    <w:p w14:paraId="551DD9AD" w14:textId="77777777" w:rsidR="00EF4931" w:rsidRDefault="00EF4931" w:rsidP="00704CAA">
      <w:pPr>
        <w:pStyle w:val="footnote"/>
      </w:pPr>
      <w:r>
        <w:rPr>
          <w:rStyle w:val="FootnoteReference"/>
        </w:rPr>
        <w:footnoteRef/>
      </w:r>
      <w:r>
        <w:t xml:space="preserve"> [JS] “prostrate”</w:t>
      </w:r>
    </w:p>
  </w:footnote>
  <w:footnote w:id="532">
    <w:p w14:paraId="7534B5AF" w14:textId="77777777" w:rsidR="00EF4931" w:rsidRDefault="00EF4931" w:rsidP="00704CAA">
      <w:pPr>
        <w:pStyle w:val="footnote"/>
      </w:pPr>
      <w:r>
        <w:rPr>
          <w:rStyle w:val="FootnoteReference"/>
        </w:rPr>
        <w:footnoteRef/>
      </w:r>
      <w:r>
        <w:t xml:space="preserve"> [JS] OSB has, “Rebellion,” NETS has “embittering”</w:t>
      </w:r>
    </w:p>
  </w:footnote>
  <w:footnote w:id="533">
    <w:p w14:paraId="022AF3BD" w14:textId="77777777" w:rsidR="00EF4931" w:rsidRDefault="00EF4931" w:rsidP="00704CAA">
      <w:pPr>
        <w:pStyle w:val="footnote"/>
      </w:pPr>
      <w:r>
        <w:rPr>
          <w:rStyle w:val="FootnoteReference"/>
        </w:rPr>
        <w:footnoteRef/>
      </w:r>
      <w:r>
        <w:t xml:space="preserve"> Ex. 17:1-7.</w:t>
      </w:r>
    </w:p>
  </w:footnote>
  <w:footnote w:id="534">
    <w:p w14:paraId="44D54232" w14:textId="77777777" w:rsidR="00EF4931" w:rsidRDefault="00EF4931" w:rsidP="00704CAA">
      <w:pPr>
        <w:pStyle w:val="footnote"/>
      </w:pPr>
      <w:r>
        <w:rPr>
          <w:rStyle w:val="FootnoteReference"/>
        </w:rPr>
        <w:footnoteRef/>
      </w:r>
      <w:r>
        <w:t xml:space="preserve"> [JS] or “tempted”</w:t>
      </w:r>
    </w:p>
  </w:footnote>
  <w:footnote w:id="535">
    <w:p w14:paraId="44595C45" w14:textId="77777777" w:rsidR="00EF4931" w:rsidRDefault="00EF4931" w:rsidP="00704CAA">
      <w:pPr>
        <w:pStyle w:val="footnote"/>
      </w:pPr>
      <w:r>
        <w:rPr>
          <w:rStyle w:val="FootnoteReference"/>
        </w:rPr>
        <w:footnoteRef/>
      </w:r>
      <w:r>
        <w:t xml:space="preserve"> Num. 14:32-34.</w:t>
      </w:r>
    </w:p>
  </w:footnote>
  <w:footnote w:id="536">
    <w:p w14:paraId="3335A752" w14:textId="77777777" w:rsidR="00EF4931" w:rsidRDefault="00EF4931" w:rsidP="00704CAA">
      <w:pPr>
        <w:pStyle w:val="footnote"/>
      </w:pPr>
      <w:r>
        <w:rPr>
          <w:rStyle w:val="FootnoteReference"/>
        </w:rPr>
        <w:footnoteRef/>
      </w:r>
      <w:r>
        <w:t xml:space="preserve"> Cf. Heb.3:7-11; 4:10.</w:t>
      </w:r>
    </w:p>
  </w:footnote>
  <w:footnote w:id="537">
    <w:p w14:paraId="2C60CFFA" w14:textId="77777777" w:rsidR="00EF4931" w:rsidRDefault="00EF4931" w:rsidP="00704CAA">
      <w:pPr>
        <w:pStyle w:val="footnote"/>
      </w:pPr>
      <w:r>
        <w:rPr>
          <w:rStyle w:val="FootnoteReference"/>
        </w:rPr>
        <w:footnoteRef/>
      </w:r>
      <w:r>
        <w:t xml:space="preserve"> Cf. Deut. 32:17; 1 Cor. 10:20; Psalm 105:36-38; 1 Chron. 16:26.</w:t>
      </w:r>
    </w:p>
  </w:footnote>
  <w:footnote w:id="538">
    <w:p w14:paraId="191785D6" w14:textId="77777777" w:rsidR="00EF4931" w:rsidRDefault="00EF4931" w:rsidP="00704CAA">
      <w:pPr>
        <w:pStyle w:val="footnote"/>
      </w:pPr>
      <w:r>
        <w:rPr>
          <w:rStyle w:val="FootnoteReference"/>
        </w:rPr>
        <w:footnoteRef/>
      </w:r>
      <w:r>
        <w:t xml:space="preserve"> [JS] or “thanksgiving”, or “praise”. Really, “thankful confession with praise”.</w:t>
      </w:r>
    </w:p>
  </w:footnote>
  <w:footnote w:id="539">
    <w:p w14:paraId="36761851" w14:textId="77777777" w:rsidR="00EF4931" w:rsidRDefault="00EF4931" w:rsidP="00704CAA">
      <w:pPr>
        <w:pStyle w:val="footnote"/>
      </w:pPr>
      <w:r>
        <w:rPr>
          <w:rStyle w:val="FootnoteReference"/>
        </w:rPr>
        <w:footnoteRef/>
      </w:r>
      <w:r>
        <w:t xml:space="preserve"> [JS] literally, “holy place”</w:t>
      </w:r>
    </w:p>
  </w:footnote>
  <w:footnote w:id="540">
    <w:p w14:paraId="6B8FB064" w14:textId="77777777" w:rsidR="00EF4931" w:rsidRDefault="00EF4931" w:rsidP="00704CAA">
      <w:pPr>
        <w:pStyle w:val="footnote"/>
      </w:pPr>
      <w:r>
        <w:rPr>
          <w:rStyle w:val="FootnoteReference"/>
        </w:rPr>
        <w:footnoteRef/>
      </w:r>
      <w:r>
        <w:t xml:space="preserve"> [JS] or, “sacrifices”</w:t>
      </w:r>
    </w:p>
  </w:footnote>
  <w:footnote w:id="541">
    <w:p w14:paraId="026EEBC9" w14:textId="77777777" w:rsidR="00EF4931" w:rsidRDefault="00EF4931" w:rsidP="00704CAA">
      <w:pPr>
        <w:pStyle w:val="footnote"/>
      </w:pPr>
      <w:r>
        <w:rPr>
          <w:rStyle w:val="FootnoteReference"/>
        </w:rPr>
        <w:footnoteRef/>
      </w:r>
      <w:r>
        <w:t xml:space="preserve"> [JS] “do obeisance”</w:t>
      </w:r>
    </w:p>
  </w:footnote>
  <w:footnote w:id="542">
    <w:p w14:paraId="74583072" w14:textId="77777777" w:rsidR="00EF4931" w:rsidRDefault="00EF4931"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EF4931" w:rsidRDefault="00EF4931" w:rsidP="00704CAA">
      <w:pPr>
        <w:pStyle w:val="footnote"/>
      </w:pPr>
      <w:r>
        <w:rPr>
          <w:rStyle w:val="FootnoteReference"/>
        </w:rPr>
        <w:footnoteRef/>
      </w:r>
      <w:r>
        <w:t xml:space="preserve"> [JS] literally, “set right the world”.</w:t>
      </w:r>
    </w:p>
  </w:footnote>
  <w:footnote w:id="544">
    <w:p w14:paraId="2C857933" w14:textId="77777777" w:rsidR="00EF4931" w:rsidRDefault="00EF4931"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EF4931" w:rsidRDefault="00EF4931" w:rsidP="00704CAA">
      <w:pPr>
        <w:pStyle w:val="footnote"/>
      </w:pPr>
      <w:r>
        <w:rPr>
          <w:rStyle w:val="FootnoteReference"/>
        </w:rPr>
        <w:footnoteRef/>
      </w:r>
      <w:r>
        <w:t xml:space="preserve"> [JS] or “exult.”</w:t>
      </w:r>
    </w:p>
  </w:footnote>
  <w:footnote w:id="546">
    <w:p w14:paraId="3F8D4F69" w14:textId="77777777" w:rsidR="00EF4931" w:rsidRDefault="00EF4931" w:rsidP="00704CAA">
      <w:pPr>
        <w:pStyle w:val="footnote"/>
      </w:pPr>
      <w:r>
        <w:rPr>
          <w:rStyle w:val="FootnoteReference"/>
        </w:rPr>
        <w:footnoteRef/>
      </w:r>
      <w:r>
        <w:t xml:space="preserve"> [JS] i.e. “the the presence of the Lord”</w:t>
      </w:r>
    </w:p>
  </w:footnote>
  <w:footnote w:id="547">
    <w:p w14:paraId="2B2C4B3C" w14:textId="77777777" w:rsidR="00EF4931" w:rsidRDefault="00EF4931" w:rsidP="00704CAA">
      <w:pPr>
        <w:pStyle w:val="footnote"/>
      </w:pPr>
      <w:r>
        <w:rPr>
          <w:rStyle w:val="FootnoteReference"/>
        </w:rPr>
        <w:footnoteRef/>
      </w:r>
      <w:r>
        <w:t xml:space="preserve"> [JS] or “keep His throne straight.”</w:t>
      </w:r>
    </w:p>
  </w:footnote>
  <w:footnote w:id="548">
    <w:p w14:paraId="5D4EF956" w14:textId="77777777" w:rsidR="00EF4931" w:rsidRDefault="00EF4931" w:rsidP="00704CAA">
      <w:pPr>
        <w:pStyle w:val="footnote"/>
      </w:pPr>
      <w:r>
        <w:rPr>
          <w:rStyle w:val="FootnoteReference"/>
        </w:rPr>
        <w:footnoteRef/>
      </w:r>
      <w:r>
        <w:t xml:space="preserve"> Cf. Pss. 32:5b; 84:10b. Rom. 1:19-21; 2 Cor. 4:6; Jn. 1:14; 6:40; 17:22-24.</w:t>
      </w:r>
    </w:p>
  </w:footnote>
  <w:footnote w:id="549">
    <w:p w14:paraId="39C04F74" w14:textId="77777777" w:rsidR="00EF4931" w:rsidRDefault="00EF4931" w:rsidP="00704CAA">
      <w:pPr>
        <w:pStyle w:val="footnote"/>
      </w:pPr>
      <w:r>
        <w:rPr>
          <w:rStyle w:val="FootnoteReference"/>
        </w:rPr>
        <w:footnoteRef/>
      </w:r>
      <w:r>
        <w:t xml:space="preserve"> [JS] “do obeisance to”</w:t>
      </w:r>
    </w:p>
  </w:footnote>
  <w:footnote w:id="550">
    <w:p w14:paraId="21B4EE9B" w14:textId="77777777" w:rsidR="00EF4931" w:rsidRDefault="00EF4931" w:rsidP="00704CAA">
      <w:pPr>
        <w:pStyle w:val="footnote"/>
      </w:pPr>
      <w:r>
        <w:rPr>
          <w:rStyle w:val="FootnoteReference"/>
        </w:rPr>
        <w:footnoteRef/>
      </w:r>
      <w:r>
        <w:t xml:space="preserve"> [JS] “do obeisance to”</w:t>
      </w:r>
    </w:p>
  </w:footnote>
  <w:footnote w:id="551">
    <w:p w14:paraId="35328581" w14:textId="77777777" w:rsidR="00EF4931" w:rsidRDefault="00EF4931" w:rsidP="00704CAA">
      <w:pPr>
        <w:pStyle w:val="footnote"/>
      </w:pPr>
      <w:r>
        <w:rPr>
          <w:rStyle w:val="FootnoteReference"/>
        </w:rPr>
        <w:footnoteRef/>
      </w:r>
      <w:r>
        <w:t xml:space="preserve"> [JS] Fr. Lazarus has “lives”</w:t>
      </w:r>
    </w:p>
  </w:footnote>
  <w:footnote w:id="552">
    <w:p w14:paraId="6E386D7E" w14:textId="77777777" w:rsidR="00EF4931" w:rsidRDefault="00EF4931"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EF4931" w:rsidRDefault="00EF4931"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EF4931" w:rsidRDefault="00EF4931" w:rsidP="00704CAA">
      <w:pPr>
        <w:pStyle w:val="footnote"/>
      </w:pPr>
      <w:r>
        <w:rPr>
          <w:rStyle w:val="FootnoteReference"/>
        </w:rPr>
        <w:footnoteRef/>
      </w:r>
      <w:r>
        <w:t xml:space="preserve"> Rev. 4:6, Ezek. 1:5-10.</w:t>
      </w:r>
    </w:p>
  </w:footnote>
  <w:footnote w:id="555">
    <w:p w14:paraId="30FB18B7" w14:textId="77777777" w:rsidR="00EF4931" w:rsidRDefault="00EF4931"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EF4931" w:rsidRDefault="00EF4931" w:rsidP="00704CAA">
      <w:pPr>
        <w:pStyle w:val="footnote"/>
      </w:pPr>
      <w:r>
        <w:rPr>
          <w:rStyle w:val="FootnoteReference"/>
        </w:rPr>
        <w:footnoteRef/>
      </w:r>
      <w:r>
        <w:t xml:space="preserve"> [JS] Fr. Lazarus has “laws”</w:t>
      </w:r>
    </w:p>
  </w:footnote>
  <w:footnote w:id="557">
    <w:p w14:paraId="30052C96" w14:textId="77777777" w:rsidR="00EF4931" w:rsidRDefault="00EF4931" w:rsidP="00704CAA">
      <w:pPr>
        <w:pStyle w:val="footnote"/>
      </w:pPr>
      <w:r>
        <w:rPr>
          <w:rStyle w:val="FootnoteReference"/>
        </w:rPr>
        <w:footnoteRef/>
      </w:r>
      <w:r>
        <w:t xml:space="preserve"> [JS] “do obeisance”, commonly rendered “worship”</w:t>
      </w:r>
    </w:p>
  </w:footnote>
  <w:footnote w:id="558">
    <w:p w14:paraId="518C32A9" w14:textId="77777777" w:rsidR="00EF4931" w:rsidRDefault="00EF4931" w:rsidP="00704CAA">
      <w:pPr>
        <w:pStyle w:val="footnote"/>
      </w:pPr>
      <w:r>
        <w:rPr>
          <w:rStyle w:val="FootnoteReference"/>
        </w:rPr>
        <w:footnoteRef/>
      </w:r>
      <w:r>
        <w:t xml:space="preserve"> [JS] Fr. Lazarus has “correcting”</w:t>
      </w:r>
    </w:p>
  </w:footnote>
  <w:footnote w:id="559">
    <w:p w14:paraId="0A8051C4" w14:textId="77777777" w:rsidR="00EF4931" w:rsidRDefault="00EF4931" w:rsidP="00704CAA">
      <w:pPr>
        <w:pStyle w:val="footnote"/>
      </w:pPr>
      <w:r>
        <w:rPr>
          <w:rStyle w:val="FootnoteReference"/>
        </w:rPr>
        <w:footnoteRef/>
      </w:r>
      <w:r>
        <w:t xml:space="preserve"> [JS] “do obeisance” or “fall down”</w:t>
      </w:r>
    </w:p>
  </w:footnote>
  <w:footnote w:id="560">
    <w:p w14:paraId="77CD93E8" w14:textId="77777777" w:rsidR="00EF4931" w:rsidRDefault="00EF4931"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EF4931" w:rsidRDefault="00EF4931" w:rsidP="00704CAA">
      <w:pPr>
        <w:pStyle w:val="footnote"/>
      </w:pPr>
      <w:r>
        <w:rPr>
          <w:rStyle w:val="FootnoteReference"/>
        </w:rPr>
        <w:footnoteRef/>
      </w:r>
      <w:r>
        <w:t xml:space="preserve"> [JS] or, “and not we Him”</w:t>
      </w:r>
    </w:p>
  </w:footnote>
  <w:footnote w:id="562">
    <w:p w14:paraId="1486F0F9" w14:textId="77777777" w:rsidR="00EF4931" w:rsidRDefault="00EF4931"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EF4931" w:rsidRDefault="00EF4931" w:rsidP="00704CAA">
      <w:pPr>
        <w:pStyle w:val="footnote"/>
      </w:pPr>
      <w:r>
        <w:rPr>
          <w:rStyle w:val="FootnoteReference"/>
        </w:rPr>
        <w:footnoteRef/>
      </w:r>
      <w:r>
        <w:t xml:space="preserve"> [JS] or “do wrong,” or “the workers of iniquity”</w:t>
      </w:r>
    </w:p>
  </w:footnote>
  <w:footnote w:id="564">
    <w:p w14:paraId="37DBB362" w14:textId="77777777" w:rsidR="00EF4931" w:rsidRDefault="00EF4931" w:rsidP="00704CAA">
      <w:pPr>
        <w:pStyle w:val="footnote"/>
      </w:pPr>
      <w:r>
        <w:rPr>
          <w:rStyle w:val="FootnoteReference"/>
        </w:rPr>
        <w:footnoteRef/>
      </w:r>
      <w:r>
        <w:t xml:space="preserve"> [JS] or proud/haughty eyes.</w:t>
      </w:r>
    </w:p>
  </w:footnote>
  <w:footnote w:id="565">
    <w:p w14:paraId="027D81D5" w14:textId="77777777" w:rsidR="00EF4931" w:rsidRDefault="00EF4931"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EF4931" w:rsidRDefault="00EF4931"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EF4931" w:rsidRDefault="00EF4931" w:rsidP="00704CAA">
      <w:pPr>
        <w:pStyle w:val="footnote"/>
      </w:pPr>
      <w:r>
        <w:rPr>
          <w:rStyle w:val="FootnoteReference"/>
        </w:rPr>
        <w:footnoteRef/>
      </w:r>
      <w:r>
        <w:t xml:space="preserve"> Cf. Ps. 38:7a.</w:t>
      </w:r>
    </w:p>
  </w:footnote>
  <w:footnote w:id="568">
    <w:p w14:paraId="517B5545" w14:textId="77777777" w:rsidR="00EF4931" w:rsidRDefault="00EF4931"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EF4931" w:rsidRDefault="00EF4931"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EF4931" w:rsidRDefault="00EF4931" w:rsidP="00704CAA">
      <w:pPr>
        <w:pStyle w:val="footnote"/>
      </w:pPr>
      <w:r>
        <w:rPr>
          <w:rStyle w:val="FootnoteReference"/>
        </w:rPr>
        <w:footnoteRef/>
      </w:r>
      <w:r>
        <w:t xml:space="preserve"> ‘God is love’ (1 John 4:8,16).</w:t>
      </w:r>
    </w:p>
  </w:footnote>
  <w:footnote w:id="571">
    <w:p w14:paraId="39DCC369" w14:textId="77777777" w:rsidR="00EF4931" w:rsidRDefault="00EF4931"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EF4931" w:rsidRDefault="00EF4931" w:rsidP="00704CAA">
      <w:pPr>
        <w:pStyle w:val="footnote"/>
      </w:pPr>
      <w:r>
        <w:rPr>
          <w:rStyle w:val="FootnoteReference"/>
        </w:rPr>
        <w:footnoteRef/>
      </w:r>
      <w:r>
        <w:t xml:space="preserve"> Cf. Ps. 147:8.</w:t>
      </w:r>
    </w:p>
  </w:footnote>
  <w:footnote w:id="573">
    <w:p w14:paraId="1B0A2532" w14:textId="77777777" w:rsidR="00EF4931" w:rsidRDefault="00EF4931" w:rsidP="00704CAA">
      <w:pPr>
        <w:pStyle w:val="footnote"/>
      </w:pPr>
      <w:r>
        <w:rPr>
          <w:rStyle w:val="FootnoteReference"/>
        </w:rPr>
        <w:footnoteRef/>
      </w:r>
      <w:r>
        <w:t xml:space="preserve"> [JS] or “long-suffering”</w:t>
      </w:r>
    </w:p>
  </w:footnote>
  <w:footnote w:id="574">
    <w:p w14:paraId="6F41A290" w14:textId="77777777" w:rsidR="00EF4931" w:rsidRDefault="00EF4931" w:rsidP="00704CAA">
      <w:pPr>
        <w:pStyle w:val="footnote"/>
      </w:pPr>
      <w:r>
        <w:rPr>
          <w:rStyle w:val="FootnoteReference"/>
        </w:rPr>
        <w:footnoteRef/>
      </w:r>
      <w:r>
        <w:t xml:space="preserve"> [JS] or “transgressions”</w:t>
      </w:r>
    </w:p>
  </w:footnote>
  <w:footnote w:id="575">
    <w:p w14:paraId="44065F61" w14:textId="77777777" w:rsidR="00EF4931" w:rsidRDefault="00EF4931"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EF4931" w:rsidRDefault="00EF4931"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EF4931" w:rsidRDefault="00EF4931"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EF4931" w:rsidRDefault="00EF4931" w:rsidP="00704CAA">
      <w:pPr>
        <w:pStyle w:val="footnote"/>
      </w:pPr>
      <w:r>
        <w:rPr>
          <w:rStyle w:val="FootnoteReference"/>
        </w:rPr>
        <w:footnoteRef/>
      </w:r>
      <w:r>
        <w:t xml:space="preserve"> [JS] Fr. Lazarus has “very great”</w:t>
      </w:r>
    </w:p>
  </w:footnote>
  <w:footnote w:id="579">
    <w:p w14:paraId="7AEE0420" w14:textId="77777777" w:rsidR="00EF4931" w:rsidRDefault="00EF4931" w:rsidP="00704CAA">
      <w:pPr>
        <w:pStyle w:val="footnote"/>
      </w:pPr>
      <w:r>
        <w:rPr>
          <w:rStyle w:val="FootnoteReference"/>
        </w:rPr>
        <w:footnoteRef/>
      </w:r>
      <w:r>
        <w:t xml:space="preserve"> [JS] or “thanksgiving,” or “thankful confession with praise”</w:t>
      </w:r>
    </w:p>
  </w:footnote>
  <w:footnote w:id="580">
    <w:p w14:paraId="1821417A" w14:textId="77777777" w:rsidR="00EF4931" w:rsidRDefault="00EF4931"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EF4931" w:rsidRDefault="00EF4931" w:rsidP="00704CAA">
      <w:pPr>
        <w:pStyle w:val="footnote"/>
      </w:pPr>
      <w:r>
        <w:rPr>
          <w:rStyle w:val="FootnoteReference"/>
        </w:rPr>
        <w:footnoteRef/>
      </w:r>
      <w:r>
        <w:t xml:space="preserve"> [JS] or “makes the clouds His chariot”</w:t>
      </w:r>
    </w:p>
  </w:footnote>
  <w:footnote w:id="582">
    <w:p w14:paraId="114B27CC" w14:textId="77777777" w:rsidR="00EF4931" w:rsidRDefault="00EF4931" w:rsidP="00704CAA">
      <w:pPr>
        <w:pStyle w:val="footnote"/>
      </w:pPr>
      <w:r>
        <w:rPr>
          <w:rStyle w:val="FootnoteReference"/>
        </w:rPr>
        <w:footnoteRef/>
      </w:r>
      <w:r>
        <w:t xml:space="preserve"> [JS] or “messengers”</w:t>
      </w:r>
    </w:p>
  </w:footnote>
  <w:footnote w:id="583">
    <w:p w14:paraId="0B426919" w14:textId="77777777" w:rsidR="00EF4931" w:rsidRDefault="00EF4931" w:rsidP="00704CAA">
      <w:pPr>
        <w:pStyle w:val="footnote"/>
      </w:pPr>
      <w:r>
        <w:rPr>
          <w:rStyle w:val="FootnoteReference"/>
        </w:rPr>
        <w:footnoteRef/>
      </w:r>
      <w:r>
        <w:t xml:space="preserve"> [JS] Fr. Lazarus has “servants”</w:t>
      </w:r>
    </w:p>
  </w:footnote>
  <w:footnote w:id="584">
    <w:p w14:paraId="0DC6891A" w14:textId="77777777" w:rsidR="00EF4931" w:rsidRDefault="00EF4931" w:rsidP="00704CAA">
      <w:pPr>
        <w:pStyle w:val="footnote"/>
      </w:pPr>
      <w:r>
        <w:rPr>
          <w:rStyle w:val="FootnoteReference"/>
        </w:rPr>
        <w:footnoteRef/>
      </w:r>
      <w:r>
        <w:t xml:space="preserve"> Heb. 1:7; Ezek. 1:14; 2 Esdras 8:22.</w:t>
      </w:r>
    </w:p>
  </w:footnote>
  <w:footnote w:id="585">
    <w:p w14:paraId="14865395" w14:textId="77777777" w:rsidR="00EF4931" w:rsidRDefault="00EF4931" w:rsidP="00704CAA">
      <w:pPr>
        <w:pStyle w:val="footnote"/>
      </w:pPr>
      <w:r>
        <w:rPr>
          <w:rStyle w:val="FootnoteReference"/>
        </w:rPr>
        <w:footnoteRef/>
      </w:r>
      <w:r>
        <w:t xml:space="preserve"> [JS] Fr. Lazarus has “axis”</w:t>
      </w:r>
    </w:p>
  </w:footnote>
  <w:footnote w:id="586">
    <w:p w14:paraId="00414A42" w14:textId="77777777" w:rsidR="00EF4931" w:rsidRDefault="00EF4931" w:rsidP="00704CAA">
      <w:pPr>
        <w:pStyle w:val="footnote"/>
      </w:pPr>
      <w:r>
        <w:rPr>
          <w:rStyle w:val="FootnoteReference"/>
        </w:rPr>
        <w:footnoteRef/>
      </w:r>
      <w:r>
        <w:t xml:space="preserve"> [JS] Fr. Lazarus has “wander”. NETS has “be tilted”</w:t>
      </w:r>
    </w:p>
  </w:footnote>
  <w:footnote w:id="587">
    <w:p w14:paraId="63CA7242" w14:textId="77777777" w:rsidR="00EF4931" w:rsidRDefault="00EF4931" w:rsidP="00704CAA">
      <w:pPr>
        <w:pStyle w:val="footnote"/>
      </w:pPr>
      <w:r>
        <w:rPr>
          <w:rStyle w:val="FootnoteReference"/>
        </w:rPr>
        <w:footnoteRef/>
      </w:r>
      <w:r>
        <w:t xml:space="preserve"> [JS] literally, “founded”</w:t>
      </w:r>
    </w:p>
  </w:footnote>
  <w:footnote w:id="588">
    <w:p w14:paraId="688E353A" w14:textId="77777777" w:rsidR="00EF4931" w:rsidRDefault="00EF4931" w:rsidP="00704CAA">
      <w:pPr>
        <w:pStyle w:val="footnote"/>
      </w:pPr>
      <w:r>
        <w:rPr>
          <w:rStyle w:val="FootnoteReference"/>
        </w:rPr>
        <w:footnoteRef/>
      </w:r>
      <w:r>
        <w:t xml:space="preserve"> [JS] or “takes the lead among them”</w:t>
      </w:r>
    </w:p>
  </w:footnote>
  <w:footnote w:id="589">
    <w:p w14:paraId="329CE5D6" w14:textId="77777777" w:rsidR="00EF4931" w:rsidRDefault="00EF4931" w:rsidP="00704CAA">
      <w:pPr>
        <w:pStyle w:val="footnote"/>
      </w:pPr>
      <w:r>
        <w:rPr>
          <w:rStyle w:val="FootnoteReference"/>
        </w:rPr>
        <w:footnoteRef/>
      </w:r>
      <w:r>
        <w:t xml:space="preserve"> [JS] or “serpent”</w:t>
      </w:r>
    </w:p>
  </w:footnote>
  <w:footnote w:id="590">
    <w:p w14:paraId="482A0E92" w14:textId="77777777" w:rsidR="00EF4931" w:rsidRDefault="00EF4931" w:rsidP="00704CAA">
      <w:pPr>
        <w:pStyle w:val="footnote"/>
      </w:pPr>
      <w:r>
        <w:rPr>
          <w:rStyle w:val="FootnoteReference"/>
        </w:rPr>
        <w:footnoteRef/>
      </w:r>
      <w:r>
        <w:t xml:space="preserve"> [JS] or, “the universe”</w:t>
      </w:r>
    </w:p>
  </w:footnote>
  <w:footnote w:id="591">
    <w:p w14:paraId="107DC9FD" w14:textId="77777777" w:rsidR="00EF4931" w:rsidRDefault="00EF4931" w:rsidP="00704CAA">
      <w:pPr>
        <w:pStyle w:val="footnote"/>
      </w:pPr>
      <w:r>
        <w:rPr>
          <w:rStyle w:val="FootnoteReference"/>
        </w:rPr>
        <w:footnoteRef/>
      </w:r>
      <w:r>
        <w:t xml:space="preserve"> [JS] or, “breath”</w:t>
      </w:r>
    </w:p>
  </w:footnote>
  <w:footnote w:id="592">
    <w:p w14:paraId="44BAA54F" w14:textId="77777777" w:rsidR="00EF4931" w:rsidRDefault="00EF4931" w:rsidP="00704CAA">
      <w:pPr>
        <w:pStyle w:val="footnote"/>
      </w:pPr>
      <w:r>
        <w:rPr>
          <w:rStyle w:val="FootnoteReference"/>
        </w:rPr>
        <w:footnoteRef/>
      </w:r>
      <w:r>
        <w:t xml:space="preserve"> [JS] Fr. Lazarus has, “meditation”</w:t>
      </w:r>
    </w:p>
  </w:footnote>
  <w:footnote w:id="593">
    <w:p w14:paraId="47649C98" w14:textId="77777777" w:rsidR="00EF4931" w:rsidRDefault="00EF4931" w:rsidP="00704CAA">
      <w:pPr>
        <w:pStyle w:val="footnote"/>
      </w:pPr>
      <w:r>
        <w:rPr>
          <w:rStyle w:val="FootnoteReference"/>
        </w:rPr>
        <w:footnoteRef/>
      </w:r>
      <w:r>
        <w:t xml:space="preserve"> Much of Psalm 104 occurs almost verbatim in 1 Chron. 16:8-22 (cf. vv. 7:36).</w:t>
      </w:r>
    </w:p>
  </w:footnote>
  <w:footnote w:id="594">
    <w:p w14:paraId="79D84556" w14:textId="77777777" w:rsidR="00EF4931" w:rsidRDefault="00EF4931" w:rsidP="00704CAA">
      <w:pPr>
        <w:pStyle w:val="footnote"/>
      </w:pPr>
      <w:r>
        <w:rPr>
          <w:rStyle w:val="FootnoteReference"/>
        </w:rPr>
        <w:footnoteRef/>
      </w:r>
      <w:r>
        <w:t xml:space="preserve"> [JS] or “give thanks to”. “Thankfully confess with praise”</w:t>
      </w:r>
    </w:p>
  </w:footnote>
  <w:footnote w:id="595">
    <w:p w14:paraId="78E8F770" w14:textId="77777777" w:rsidR="00EF4931" w:rsidRDefault="00EF4931" w:rsidP="00704CAA">
      <w:pPr>
        <w:pStyle w:val="footnote"/>
      </w:pPr>
      <w:r>
        <w:rPr>
          <w:rStyle w:val="FootnoteReference"/>
        </w:rPr>
        <w:footnoteRef/>
      </w:r>
      <w:r>
        <w:t xml:space="preserve"> [JS] or “make music to”</w:t>
      </w:r>
    </w:p>
  </w:footnote>
  <w:footnote w:id="596">
    <w:p w14:paraId="1C6985FE" w14:textId="77777777" w:rsidR="00EF4931" w:rsidRDefault="00EF4931" w:rsidP="00704CAA">
      <w:pPr>
        <w:pStyle w:val="footnote"/>
      </w:pPr>
      <w:r>
        <w:rPr>
          <w:rStyle w:val="FootnoteReference"/>
        </w:rPr>
        <w:footnoteRef/>
      </w:r>
      <w:r>
        <w:t xml:space="preserve"> [JS] i.e. presence</w:t>
      </w:r>
    </w:p>
  </w:footnote>
  <w:footnote w:id="597">
    <w:p w14:paraId="17460FF5" w14:textId="77777777" w:rsidR="00EF4931" w:rsidRDefault="00EF4931"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EF4931" w:rsidRDefault="00EF4931" w:rsidP="00704CAA">
      <w:pPr>
        <w:pStyle w:val="footnote"/>
      </w:pPr>
      <w:r>
        <w:rPr>
          <w:rStyle w:val="FootnoteReference"/>
        </w:rPr>
        <w:footnoteRef/>
      </w:r>
      <w:r>
        <w:t xml:space="preserve"> [JS] literally, “seed”</w:t>
      </w:r>
    </w:p>
  </w:footnote>
  <w:footnote w:id="599">
    <w:p w14:paraId="02D21EA0" w14:textId="77777777" w:rsidR="00EF4931" w:rsidRDefault="00EF4931" w:rsidP="00704CAA">
      <w:pPr>
        <w:pStyle w:val="footnote"/>
      </w:pPr>
      <w:r>
        <w:rPr>
          <w:rStyle w:val="FootnoteReference"/>
        </w:rPr>
        <w:footnoteRef/>
      </w:r>
      <w:r>
        <w:t xml:space="preserve"> [JS] literally, “He remembered His covenant forever”</w:t>
      </w:r>
    </w:p>
  </w:footnote>
  <w:footnote w:id="600">
    <w:p w14:paraId="51ED9672" w14:textId="77777777" w:rsidR="00EF4931" w:rsidRDefault="00EF4931" w:rsidP="00704CAA">
      <w:pPr>
        <w:pStyle w:val="footnote"/>
      </w:pPr>
      <w:r>
        <w:rPr>
          <w:rStyle w:val="FootnoteReference"/>
        </w:rPr>
        <w:footnoteRef/>
      </w:r>
      <w:r>
        <w:t xml:space="preserve"> [JS] i.e. the covenant</w:t>
      </w:r>
    </w:p>
  </w:footnote>
  <w:footnote w:id="601">
    <w:p w14:paraId="22B187B5" w14:textId="77777777" w:rsidR="00EF4931" w:rsidRDefault="00EF4931" w:rsidP="00704CAA">
      <w:pPr>
        <w:pStyle w:val="footnote"/>
      </w:pPr>
      <w:r>
        <w:rPr>
          <w:rStyle w:val="FootnoteReference"/>
        </w:rPr>
        <w:footnoteRef/>
      </w:r>
      <w:r>
        <w:t xml:space="preserve"> [JS] or foreigners, resident aliens.</w:t>
      </w:r>
    </w:p>
  </w:footnote>
  <w:footnote w:id="602">
    <w:p w14:paraId="0FAFF1A4" w14:textId="77777777" w:rsidR="00EF4931" w:rsidRDefault="00EF4931"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EF4931" w:rsidRDefault="00EF4931" w:rsidP="00704CAA">
      <w:pPr>
        <w:pStyle w:val="footnote"/>
      </w:pPr>
      <w:r>
        <w:rPr>
          <w:rStyle w:val="FootnoteReference"/>
        </w:rPr>
        <w:footnoteRef/>
      </w:r>
      <w:r>
        <w:t xml:space="preserve"> caterpillars: larva of the locust.</w:t>
      </w:r>
    </w:p>
  </w:footnote>
  <w:footnote w:id="604">
    <w:p w14:paraId="043DB9E2" w14:textId="77777777" w:rsidR="00EF4931" w:rsidRDefault="00EF4931" w:rsidP="00704CAA">
      <w:pPr>
        <w:pStyle w:val="footnote"/>
      </w:pPr>
      <w:r>
        <w:rPr>
          <w:rStyle w:val="FootnoteReference"/>
        </w:rPr>
        <w:footnoteRef/>
      </w:r>
      <w:r>
        <w:t xml:space="preserve"> Ex. 16:12-15; Jn. 6:31-35.</w:t>
      </w:r>
    </w:p>
  </w:footnote>
  <w:footnote w:id="605">
    <w:p w14:paraId="4F10CF45" w14:textId="77777777" w:rsidR="00EF4931" w:rsidRDefault="00EF4931" w:rsidP="00704CAA">
      <w:pPr>
        <w:pStyle w:val="footnote"/>
      </w:pPr>
      <w:r>
        <w:rPr>
          <w:rStyle w:val="FootnoteReference"/>
        </w:rPr>
        <w:footnoteRef/>
      </w:r>
      <w:r>
        <w:t xml:space="preserve"> [JS] or “promise”</w:t>
      </w:r>
    </w:p>
  </w:footnote>
  <w:footnote w:id="606">
    <w:p w14:paraId="52EC5E6F" w14:textId="77777777" w:rsidR="00EF4931" w:rsidRDefault="00EF4931" w:rsidP="00704CAA">
      <w:pPr>
        <w:pStyle w:val="footnote"/>
      </w:pPr>
      <w:r>
        <w:rPr>
          <w:rStyle w:val="FootnoteReference"/>
        </w:rPr>
        <w:footnoteRef/>
      </w:r>
      <w:r>
        <w:t xml:space="preserve"> Gen. 15:14.</w:t>
      </w:r>
    </w:p>
  </w:footnote>
  <w:footnote w:id="607">
    <w:p w14:paraId="50EFB665" w14:textId="77777777" w:rsidR="00EF4931" w:rsidRDefault="00EF4931"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EF4931" w:rsidRDefault="00EF4931" w:rsidP="00704CAA">
      <w:pPr>
        <w:pStyle w:val="footnote"/>
      </w:pPr>
      <w:r>
        <w:rPr>
          <w:rStyle w:val="FootnoteReference"/>
        </w:rPr>
        <w:footnoteRef/>
      </w:r>
      <w:r>
        <w:t xml:space="preserve"> [JS] or “give thanks to”. “Thankfully confess with praise”</w:t>
      </w:r>
    </w:p>
  </w:footnote>
  <w:footnote w:id="609">
    <w:p w14:paraId="6A4D9054" w14:textId="77777777" w:rsidR="00EF4931" w:rsidRDefault="00EF4931"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EF4931" w:rsidRDefault="00EF4931" w:rsidP="00704CAA">
      <w:pPr>
        <w:pStyle w:val="footnote"/>
      </w:pPr>
      <w:r>
        <w:rPr>
          <w:rStyle w:val="FootnoteReference"/>
        </w:rPr>
        <w:footnoteRef/>
      </w:r>
      <w:r>
        <w:t xml:space="preserve"> [JS] or “observe justice”</w:t>
      </w:r>
    </w:p>
  </w:footnote>
  <w:footnote w:id="611">
    <w:p w14:paraId="6619BE9D" w14:textId="77777777" w:rsidR="00EF4931" w:rsidRDefault="00EF4931" w:rsidP="00704CAA">
      <w:pPr>
        <w:pStyle w:val="footnote"/>
      </w:pPr>
      <w:r>
        <w:rPr>
          <w:rStyle w:val="FootnoteReference"/>
        </w:rPr>
        <w:footnoteRef/>
      </w:r>
      <w:r>
        <w:t xml:space="preserve"> [JS] literally, “do”</w:t>
      </w:r>
    </w:p>
  </w:footnote>
  <w:footnote w:id="612">
    <w:p w14:paraId="04B27EA1" w14:textId="77777777" w:rsidR="00EF4931" w:rsidRDefault="00EF4931" w:rsidP="00704CAA">
      <w:pPr>
        <w:pStyle w:val="footnote"/>
      </w:pPr>
      <w:r>
        <w:rPr>
          <w:rStyle w:val="FootnoteReference"/>
        </w:rPr>
        <w:footnoteRef/>
      </w:r>
      <w:r>
        <w:t xml:space="preserve"> [JS] or “because of the good will of Your people”</w:t>
      </w:r>
    </w:p>
  </w:footnote>
  <w:footnote w:id="613">
    <w:p w14:paraId="4EB0A80D" w14:textId="77777777" w:rsidR="00EF4931" w:rsidRDefault="00EF4931" w:rsidP="00704CAA">
      <w:pPr>
        <w:pStyle w:val="footnote"/>
      </w:pPr>
      <w:r>
        <w:rPr>
          <w:rStyle w:val="FootnoteReference"/>
        </w:rPr>
        <w:footnoteRef/>
      </w:r>
      <w:r>
        <w:t xml:space="preserve"> Cf. Mark 8:17-21; Matthew 16:9-12.</w:t>
      </w:r>
    </w:p>
  </w:footnote>
  <w:footnote w:id="614">
    <w:p w14:paraId="6A2BD216" w14:textId="77777777" w:rsidR="00EF4931" w:rsidRDefault="00EF4931" w:rsidP="00704CAA">
      <w:pPr>
        <w:pStyle w:val="footnote"/>
      </w:pPr>
      <w:r>
        <w:rPr>
          <w:rStyle w:val="FootnoteReference"/>
        </w:rPr>
        <w:footnoteRef/>
      </w:r>
      <w:r>
        <w:t xml:space="preserve"> [JS] Fr. Lazarus has “will”</w:t>
      </w:r>
    </w:p>
  </w:footnote>
  <w:footnote w:id="615">
    <w:p w14:paraId="2E278E41" w14:textId="77777777" w:rsidR="00EF4931" w:rsidRDefault="00EF4931" w:rsidP="00704CAA">
      <w:pPr>
        <w:pStyle w:val="footnote"/>
      </w:pPr>
      <w:r>
        <w:rPr>
          <w:rStyle w:val="FootnoteReference"/>
        </w:rPr>
        <w:footnoteRef/>
      </w:r>
      <w:r>
        <w:t xml:space="preserve"> Num. 11:34.</w:t>
      </w:r>
    </w:p>
  </w:footnote>
  <w:footnote w:id="616">
    <w:p w14:paraId="3E891B8B" w14:textId="77777777" w:rsidR="00EF4931" w:rsidRDefault="00EF4931" w:rsidP="00704CAA">
      <w:pPr>
        <w:pStyle w:val="footnote"/>
      </w:pPr>
      <w:r>
        <w:rPr>
          <w:rStyle w:val="FootnoteReference"/>
        </w:rPr>
        <w:footnoteRef/>
      </w:r>
      <w:r>
        <w:t xml:space="preserve"> Num. 16:32.</w:t>
      </w:r>
    </w:p>
  </w:footnote>
  <w:footnote w:id="617">
    <w:p w14:paraId="2CF28BB9" w14:textId="77777777" w:rsidR="00EF4931" w:rsidRDefault="00EF4931" w:rsidP="00704CAA">
      <w:pPr>
        <w:pStyle w:val="footnote"/>
      </w:pPr>
      <w:r>
        <w:rPr>
          <w:rStyle w:val="FootnoteReference"/>
        </w:rPr>
        <w:footnoteRef/>
      </w:r>
      <w:r>
        <w:t xml:space="preserve"> [JS] “did obeisance”. “bowed down to”.</w:t>
      </w:r>
    </w:p>
  </w:footnote>
  <w:footnote w:id="618">
    <w:p w14:paraId="6FE70515" w14:textId="77777777" w:rsidR="00EF4931" w:rsidRDefault="00EF4931" w:rsidP="00704CAA">
      <w:pPr>
        <w:pStyle w:val="footnote"/>
      </w:pPr>
      <w:r>
        <w:rPr>
          <w:rStyle w:val="FootnoteReference"/>
        </w:rPr>
        <w:footnoteRef/>
      </w:r>
      <w:r>
        <w:t xml:space="preserve"> [JS] or fearful, terrible.</w:t>
      </w:r>
    </w:p>
  </w:footnote>
  <w:footnote w:id="619">
    <w:p w14:paraId="0CBADE68" w14:textId="77777777" w:rsidR="00EF4931" w:rsidRDefault="00EF4931"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EF4931" w:rsidRDefault="00EF4931" w:rsidP="00704CAA">
      <w:pPr>
        <w:pStyle w:val="footnote"/>
      </w:pPr>
      <w:r>
        <w:rPr>
          <w:rStyle w:val="FootnoteReference"/>
        </w:rPr>
        <w:footnoteRef/>
      </w:r>
      <w:r>
        <w:t xml:space="preserve"> [JS] or, “destruction”</w:t>
      </w:r>
    </w:p>
  </w:footnote>
  <w:footnote w:id="621">
    <w:p w14:paraId="411EA2A0" w14:textId="77777777" w:rsidR="00EF4931" w:rsidRDefault="00EF4931" w:rsidP="00704CAA">
      <w:pPr>
        <w:pStyle w:val="footnote"/>
      </w:pPr>
      <w:r>
        <w:rPr>
          <w:rStyle w:val="FootnoteReference"/>
        </w:rPr>
        <w:footnoteRef/>
      </w:r>
      <w:r>
        <w:t xml:space="preserve"> [JS] or “the breach abated”</w:t>
      </w:r>
    </w:p>
  </w:footnote>
  <w:footnote w:id="622">
    <w:p w14:paraId="4F51BD8C" w14:textId="77777777" w:rsidR="00EF4931" w:rsidRDefault="00EF4931" w:rsidP="00704CAA">
      <w:pPr>
        <w:pStyle w:val="footnote"/>
      </w:pPr>
      <w:r>
        <w:rPr>
          <w:rStyle w:val="FootnoteReference"/>
        </w:rPr>
        <w:footnoteRef/>
      </w:r>
      <w:r>
        <w:t xml:space="preserve"> [JS] or “reckoned”</w:t>
      </w:r>
    </w:p>
  </w:footnote>
  <w:footnote w:id="623">
    <w:p w14:paraId="0DE19382" w14:textId="77777777" w:rsidR="00EF4931" w:rsidRDefault="00EF4931" w:rsidP="00704CAA">
      <w:pPr>
        <w:pStyle w:val="footnote"/>
      </w:pPr>
      <w:r>
        <w:rPr>
          <w:rStyle w:val="FootnoteReference"/>
        </w:rPr>
        <w:footnoteRef/>
      </w:r>
      <w:r>
        <w:t xml:space="preserve"> [JS] literally “mingled” and “works”</w:t>
      </w:r>
    </w:p>
  </w:footnote>
  <w:footnote w:id="624">
    <w:p w14:paraId="21E48811" w14:textId="77777777" w:rsidR="00EF4931" w:rsidRDefault="00EF4931" w:rsidP="00704CAA">
      <w:pPr>
        <w:pStyle w:val="footnote"/>
      </w:pPr>
      <w:r>
        <w:rPr>
          <w:rStyle w:val="FootnoteReference"/>
        </w:rPr>
        <w:footnoteRef/>
      </w:r>
      <w:r>
        <w:t xml:space="preserve"> [JS] or “give thanks to”, “thankfully confess with praise”</w:t>
      </w:r>
    </w:p>
  </w:footnote>
  <w:footnote w:id="625">
    <w:p w14:paraId="5744C399" w14:textId="77777777" w:rsidR="00EF4931" w:rsidRDefault="00EF4931" w:rsidP="00704CAA">
      <w:pPr>
        <w:pStyle w:val="footnote"/>
      </w:pPr>
      <w:r>
        <w:rPr>
          <w:rStyle w:val="FootnoteReference"/>
        </w:rPr>
        <w:footnoteRef/>
      </w:r>
      <w:r>
        <w:t xml:space="preserve"> [JS] or “age to age”</w:t>
      </w:r>
    </w:p>
  </w:footnote>
  <w:footnote w:id="626">
    <w:p w14:paraId="0410B31B" w14:textId="77777777" w:rsidR="00EF4931" w:rsidRDefault="00EF4931" w:rsidP="00704CAA">
      <w:pPr>
        <w:pStyle w:val="footnote"/>
      </w:pPr>
      <w:r>
        <w:rPr>
          <w:rStyle w:val="FootnoteReference"/>
        </w:rPr>
        <w:footnoteRef/>
      </w:r>
      <w:r>
        <w:t xml:space="preserve"> [JS] or “May it be! May it be” or “So be it! So be it!”</w:t>
      </w:r>
    </w:p>
  </w:footnote>
  <w:footnote w:id="627">
    <w:p w14:paraId="0FB3C337" w14:textId="77777777" w:rsidR="00EF4931" w:rsidRDefault="00EF4931" w:rsidP="00704CAA">
      <w:pPr>
        <w:pStyle w:val="footnote"/>
      </w:pPr>
      <w:r>
        <w:rPr>
          <w:rStyle w:val="FootnoteReference"/>
        </w:rPr>
        <w:footnoteRef/>
      </w:r>
      <w:r>
        <w:t xml:space="preserve"> [JS] or “give thanks to”, “thankfully confess with praise”</w:t>
      </w:r>
    </w:p>
  </w:footnote>
  <w:footnote w:id="628">
    <w:p w14:paraId="7E54D57E" w14:textId="77777777" w:rsidR="00EF4931" w:rsidRDefault="00EF4931" w:rsidP="00704CAA">
      <w:pPr>
        <w:pStyle w:val="footnote"/>
      </w:pPr>
      <w:r>
        <w:rPr>
          <w:rStyle w:val="FootnoteReference"/>
        </w:rPr>
        <w:footnoteRef/>
      </w:r>
      <w:r>
        <w:t xml:space="preserve"> [JS] NETS, Fr. Lazarus, and the Coptic have “sea”, others have “south”</w:t>
      </w:r>
    </w:p>
  </w:footnote>
  <w:footnote w:id="629">
    <w:p w14:paraId="178F2BAD" w14:textId="77777777" w:rsidR="00EF4931" w:rsidRDefault="00EF4931" w:rsidP="00704CAA">
      <w:pPr>
        <w:pStyle w:val="footnote"/>
      </w:pPr>
      <w:r>
        <w:rPr>
          <w:rStyle w:val="FootnoteReference"/>
        </w:rPr>
        <w:footnoteRef/>
      </w:r>
      <w:r>
        <w:t xml:space="preserve"> [JS] or “praise and thank”, “thankfully confess with praise”</w:t>
      </w:r>
    </w:p>
  </w:footnote>
  <w:footnote w:id="630">
    <w:p w14:paraId="6A8B4AB6" w14:textId="77777777" w:rsidR="00EF4931" w:rsidRDefault="00EF4931" w:rsidP="00704CAA">
      <w:pPr>
        <w:pStyle w:val="footnote"/>
      </w:pPr>
      <w:r>
        <w:rPr>
          <w:rStyle w:val="FootnoteReference"/>
        </w:rPr>
        <w:footnoteRef/>
      </w:r>
      <w:r>
        <w:t xml:space="preserve"> [JS] or “praise and thank”, “thankfully confess with praise.”</w:t>
      </w:r>
    </w:p>
  </w:footnote>
  <w:footnote w:id="631">
    <w:p w14:paraId="7CBE112A" w14:textId="77777777" w:rsidR="00EF4931" w:rsidRDefault="00EF4931" w:rsidP="00704CAA">
      <w:pPr>
        <w:pStyle w:val="footnote"/>
      </w:pPr>
      <w:r>
        <w:rPr>
          <w:rStyle w:val="FootnoteReference"/>
        </w:rPr>
        <w:footnoteRef/>
      </w:r>
      <w:r>
        <w:t xml:space="preserve"> [JS] or “He helped them out of the way of their iniquity”</w:t>
      </w:r>
    </w:p>
  </w:footnote>
  <w:footnote w:id="632">
    <w:p w14:paraId="22A56B6D" w14:textId="77777777" w:rsidR="00EF4931" w:rsidRDefault="00EF4931"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EF4931" w:rsidRDefault="00EF4931" w:rsidP="00704CAA">
      <w:pPr>
        <w:pStyle w:val="footnote"/>
      </w:pPr>
      <w:r>
        <w:rPr>
          <w:rStyle w:val="FootnoteReference"/>
        </w:rPr>
        <w:footnoteRef/>
      </w:r>
      <w:r>
        <w:t xml:space="preserve"> [JS] or “praise and thank”, “thankfully confess with praise”</w:t>
      </w:r>
    </w:p>
  </w:footnote>
  <w:footnote w:id="634">
    <w:p w14:paraId="6DE0266A" w14:textId="77777777" w:rsidR="00EF4931" w:rsidRDefault="00EF4931" w:rsidP="00704CAA">
      <w:pPr>
        <w:pStyle w:val="footnote"/>
      </w:pPr>
      <w:r>
        <w:rPr>
          <w:rStyle w:val="FootnoteReference"/>
        </w:rPr>
        <w:footnoteRef/>
      </w:r>
      <w:r>
        <w:t xml:space="preserve"> [JS] Fr. Lazarus has “all their skill was scuttled.”</w:t>
      </w:r>
    </w:p>
  </w:footnote>
  <w:footnote w:id="635">
    <w:p w14:paraId="4B2EAC84" w14:textId="77777777" w:rsidR="00EF4931" w:rsidRDefault="00EF4931" w:rsidP="00704CAA">
      <w:pPr>
        <w:pStyle w:val="footnote"/>
      </w:pPr>
      <w:r>
        <w:rPr>
          <w:rStyle w:val="FootnoteReference"/>
        </w:rPr>
        <w:footnoteRef/>
      </w:r>
      <w:r>
        <w:t xml:space="preserve"> [JS] or “praise and thank”, “thankfully confess with praise”</w:t>
      </w:r>
    </w:p>
  </w:footnote>
  <w:footnote w:id="636">
    <w:p w14:paraId="589D0F1B" w14:textId="77777777" w:rsidR="00EF4931" w:rsidRDefault="00EF4931"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EF4931" w:rsidRDefault="00EF4931" w:rsidP="00704CAA">
      <w:pPr>
        <w:pStyle w:val="footnote"/>
      </w:pPr>
      <w:r>
        <w:rPr>
          <w:rStyle w:val="FootnoteReference"/>
        </w:rPr>
        <w:footnoteRef/>
      </w:r>
      <w:r>
        <w:t xml:space="preserve"> [JS] NETS has, “make music”, OSB, “give praise”</w:t>
      </w:r>
    </w:p>
  </w:footnote>
  <w:footnote w:id="638">
    <w:p w14:paraId="2BBBBDB1" w14:textId="77777777" w:rsidR="00EF4931" w:rsidRDefault="00EF4931" w:rsidP="00704CAA">
      <w:pPr>
        <w:pStyle w:val="footnote"/>
      </w:pPr>
      <w:r>
        <w:rPr>
          <w:rStyle w:val="FootnoteReference"/>
        </w:rPr>
        <w:footnoteRef/>
      </w:r>
      <w:r>
        <w:t xml:space="preserve"> [JS] “thankfully confess You with praise”</w:t>
      </w:r>
    </w:p>
  </w:footnote>
  <w:footnote w:id="639">
    <w:p w14:paraId="5C6900D2" w14:textId="77777777" w:rsidR="00EF4931" w:rsidRDefault="00EF4931"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EF4931" w:rsidRDefault="00EF4931" w:rsidP="00704CAA">
      <w:pPr>
        <w:pStyle w:val="footnote"/>
      </w:pPr>
      <w:r>
        <w:rPr>
          <w:rStyle w:val="FootnoteReference"/>
        </w:rPr>
        <w:footnoteRef/>
      </w:r>
      <w:r>
        <w:t xml:space="preserve"> [JS] “holy place.”</w:t>
      </w:r>
    </w:p>
  </w:footnote>
  <w:footnote w:id="641">
    <w:p w14:paraId="25606447" w14:textId="77777777" w:rsidR="00EF4931" w:rsidRDefault="00EF4931" w:rsidP="00704CAA">
      <w:pPr>
        <w:pStyle w:val="footnote"/>
      </w:pPr>
      <w:r>
        <w:rPr>
          <w:rStyle w:val="FootnoteReference"/>
        </w:rPr>
        <w:footnoteRef/>
      </w:r>
      <w:r>
        <w:t xml:space="preserve"> See Psalm 59:10 and footnote.</w:t>
      </w:r>
    </w:p>
  </w:footnote>
  <w:footnote w:id="642">
    <w:p w14:paraId="7DF3C2CB" w14:textId="77777777" w:rsidR="00EF4931" w:rsidRDefault="00EF4931"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EF4931" w:rsidRDefault="00EF4931" w:rsidP="00704CAA">
      <w:pPr>
        <w:pStyle w:val="footnote"/>
      </w:pPr>
      <w:r>
        <w:rPr>
          <w:rStyle w:val="FootnoteReference"/>
        </w:rPr>
        <w:footnoteRef/>
      </w:r>
      <w:r>
        <w:t xml:space="preserve"> [JS] or “lawlessness”</w:t>
      </w:r>
    </w:p>
  </w:footnote>
  <w:footnote w:id="644">
    <w:p w14:paraId="0370D8B9" w14:textId="77777777" w:rsidR="00EF4931" w:rsidRDefault="00EF4931" w:rsidP="00704CAA">
      <w:pPr>
        <w:pStyle w:val="footnote"/>
      </w:pPr>
      <w:r>
        <w:rPr>
          <w:rStyle w:val="FootnoteReference"/>
        </w:rPr>
        <w:footnoteRef/>
      </w:r>
      <w:r>
        <w:t xml:space="preserve"> Cf. Num. 5:22.</w:t>
      </w:r>
    </w:p>
  </w:footnote>
  <w:footnote w:id="645">
    <w:p w14:paraId="1B36DB9E" w14:textId="77777777" w:rsidR="00EF4931" w:rsidRDefault="00EF4931" w:rsidP="00704CAA">
      <w:pPr>
        <w:pStyle w:val="footnote"/>
      </w:pPr>
      <w:r>
        <w:rPr>
          <w:rStyle w:val="FootnoteReference"/>
        </w:rPr>
        <w:footnoteRef/>
      </w:r>
      <w:r>
        <w:t xml:space="preserve"> Mt. 27:39.</w:t>
      </w:r>
    </w:p>
  </w:footnote>
  <w:footnote w:id="646">
    <w:p w14:paraId="22940EE6" w14:textId="77777777" w:rsidR="00EF4931" w:rsidRDefault="00EF4931" w:rsidP="00704CAA">
      <w:pPr>
        <w:pStyle w:val="footnote"/>
      </w:pPr>
      <w:r>
        <w:rPr>
          <w:rStyle w:val="FootnoteReference"/>
        </w:rPr>
        <w:footnoteRef/>
      </w:r>
      <w:r>
        <w:t xml:space="preserve"> [JS] or “give thanks to”. “thankfully confess with praise”</w:t>
      </w:r>
    </w:p>
  </w:footnote>
  <w:footnote w:id="647">
    <w:p w14:paraId="250C4082" w14:textId="77777777" w:rsidR="00EF4931" w:rsidRDefault="00EF4931"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EF4931" w:rsidRDefault="00EF4931"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EF4931" w:rsidRDefault="00EF4931" w:rsidP="00704CAA">
      <w:pPr>
        <w:pStyle w:val="footnote"/>
      </w:pPr>
      <w:r>
        <w:rPr>
          <w:rStyle w:val="FootnoteReference"/>
        </w:rPr>
        <w:footnoteRef/>
      </w:r>
      <w:r>
        <w:t xml:space="preserve"> [JS] “with You is the dominion/rule in the day of Your power”</w:t>
      </w:r>
    </w:p>
  </w:footnote>
  <w:footnote w:id="650">
    <w:p w14:paraId="04BA8F57" w14:textId="77777777" w:rsidR="00EF4931" w:rsidRDefault="00EF4931" w:rsidP="00704CAA">
      <w:pPr>
        <w:pStyle w:val="footnote"/>
      </w:pPr>
      <w:r>
        <w:rPr>
          <w:rStyle w:val="FootnoteReference"/>
        </w:rPr>
        <w:footnoteRef/>
      </w:r>
      <w:r>
        <w:t xml:space="preserve"> Cf. 1 Cor. 15:41-43.</w:t>
      </w:r>
    </w:p>
  </w:footnote>
  <w:footnote w:id="651">
    <w:p w14:paraId="0419BAA6" w14:textId="77777777" w:rsidR="00EF4931" w:rsidRDefault="00EF4931" w:rsidP="00704CAA">
      <w:pPr>
        <w:pStyle w:val="footnote"/>
      </w:pPr>
      <w:r>
        <w:rPr>
          <w:rStyle w:val="FootnoteReference"/>
        </w:rPr>
        <w:footnoteRef/>
      </w:r>
      <w:r>
        <w:t xml:space="preserve"> [JS] literally “morning star”</w:t>
      </w:r>
    </w:p>
  </w:footnote>
  <w:footnote w:id="652">
    <w:p w14:paraId="6A1A3510" w14:textId="77777777" w:rsidR="00EF4931" w:rsidRDefault="00EF4931"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EF4931" w:rsidRDefault="00EF4931" w:rsidP="00704CAA">
      <w:pPr>
        <w:pStyle w:val="footnote"/>
      </w:pPr>
      <w:r>
        <w:rPr>
          <w:rStyle w:val="FootnoteReference"/>
        </w:rPr>
        <w:footnoteRef/>
      </w:r>
      <w:r>
        <w:t xml:space="preserve"> [JS] Fr. Lazarus renders “repent” as “change His mind”</w:t>
      </w:r>
    </w:p>
  </w:footnote>
  <w:footnote w:id="654">
    <w:p w14:paraId="6A954099" w14:textId="77777777" w:rsidR="00EF4931" w:rsidRDefault="00EF4931" w:rsidP="00704CAA">
      <w:pPr>
        <w:pStyle w:val="footnote"/>
      </w:pPr>
      <w:r>
        <w:rPr>
          <w:rStyle w:val="FootnoteReference"/>
        </w:rPr>
        <w:footnoteRef/>
      </w:r>
      <w:r>
        <w:t xml:space="preserve"> Heb. 7:21.</w:t>
      </w:r>
    </w:p>
  </w:footnote>
  <w:footnote w:id="655">
    <w:p w14:paraId="7ADC21DE" w14:textId="77777777" w:rsidR="00EF4931" w:rsidRDefault="00EF4931"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EF4931" w:rsidRDefault="00EF4931" w:rsidP="00704CAA">
      <w:pPr>
        <w:pStyle w:val="footnote"/>
      </w:pPr>
      <w:r>
        <w:rPr>
          <w:rStyle w:val="FootnoteReference"/>
        </w:rPr>
        <w:footnoteRef/>
      </w:r>
      <w:r>
        <w:t xml:space="preserve"> [JS] or “give thanks,” or “thankfully confess with praise”</w:t>
      </w:r>
    </w:p>
  </w:footnote>
  <w:footnote w:id="657">
    <w:p w14:paraId="72BD2026" w14:textId="77777777" w:rsidR="00EF4931" w:rsidRDefault="00EF4931" w:rsidP="00704CAA">
      <w:pPr>
        <w:pStyle w:val="footnote"/>
      </w:pPr>
      <w:r>
        <w:rPr>
          <w:rStyle w:val="FootnoteReference"/>
        </w:rPr>
        <w:footnoteRef/>
      </w:r>
      <w:r>
        <w:t xml:space="preserve"> [JS] or “assembly”</w:t>
      </w:r>
    </w:p>
  </w:footnote>
  <w:footnote w:id="658">
    <w:p w14:paraId="5C873828" w14:textId="77777777" w:rsidR="00EF4931" w:rsidRDefault="00EF4931" w:rsidP="00704CAA">
      <w:pPr>
        <w:pStyle w:val="footnote"/>
      </w:pPr>
      <w:r>
        <w:rPr>
          <w:rStyle w:val="FootnoteReference"/>
        </w:rPr>
        <w:footnoteRef/>
      </w:r>
      <w:r>
        <w:t xml:space="preserve"> [JS] or “sought out in all things according to His will.”</w:t>
      </w:r>
    </w:p>
  </w:footnote>
  <w:footnote w:id="659">
    <w:p w14:paraId="4A82352A" w14:textId="77777777" w:rsidR="00EF4931" w:rsidRDefault="00EF4931" w:rsidP="00704CAA">
      <w:pPr>
        <w:pStyle w:val="footnote"/>
      </w:pPr>
      <w:r>
        <w:rPr>
          <w:rStyle w:val="FootnoteReference"/>
        </w:rPr>
        <w:footnoteRef/>
      </w:r>
      <w:r>
        <w:t xml:space="preserve"> [JS] or “thanksgiving,” or “thankful confession with praise”</w:t>
      </w:r>
    </w:p>
  </w:footnote>
  <w:footnote w:id="660">
    <w:p w14:paraId="003E75E9" w14:textId="77777777" w:rsidR="00EF4931" w:rsidRDefault="00EF4931"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EF4931" w:rsidRDefault="00EF4931" w:rsidP="00704CAA">
      <w:pPr>
        <w:pStyle w:val="footnote"/>
      </w:pPr>
      <w:r>
        <w:rPr>
          <w:rStyle w:val="FootnoteReference"/>
        </w:rPr>
        <w:footnoteRef/>
      </w:r>
      <w:r>
        <w:t xml:space="preserve"> Gen. 6:18; 9:9f; 15; 17; Ex. 19:5; Mk. 14:24; Lk. 22:20,29,30.</w:t>
      </w:r>
    </w:p>
  </w:footnote>
  <w:footnote w:id="662">
    <w:p w14:paraId="25E37270" w14:textId="77777777" w:rsidR="00EF4931" w:rsidRDefault="00EF4931" w:rsidP="00704CAA">
      <w:pPr>
        <w:pStyle w:val="footnote"/>
      </w:pPr>
      <w:r>
        <w:rPr>
          <w:rStyle w:val="FootnoteReference"/>
        </w:rPr>
        <w:footnoteRef/>
      </w:r>
      <w:r>
        <w:t xml:space="preserve"> [JS] or “awesome”, “terrible”</w:t>
      </w:r>
    </w:p>
  </w:footnote>
  <w:footnote w:id="663">
    <w:p w14:paraId="21A9EB43" w14:textId="77777777" w:rsidR="00EF4931" w:rsidRDefault="00EF4931"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EF4931" w:rsidRDefault="00EF4931"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EF4931" w:rsidRDefault="00EF4931" w:rsidP="00704CAA">
      <w:pPr>
        <w:pStyle w:val="footnote"/>
      </w:pPr>
      <w:r>
        <w:rPr>
          <w:rStyle w:val="FootnoteReference"/>
        </w:rPr>
        <w:footnoteRef/>
      </w:r>
      <w:r>
        <w:t xml:space="preserve"> [JS] or “endures forever and ever”</w:t>
      </w:r>
    </w:p>
  </w:footnote>
  <w:footnote w:id="666">
    <w:p w14:paraId="4732D835" w14:textId="77777777" w:rsidR="00EF4931" w:rsidRDefault="00EF4931" w:rsidP="00704CAA">
      <w:pPr>
        <w:pStyle w:val="footnote"/>
      </w:pPr>
      <w:r>
        <w:rPr>
          <w:rStyle w:val="FootnoteReference"/>
        </w:rPr>
        <w:footnoteRef/>
      </w:r>
      <w:r>
        <w:t xml:space="preserve"> [JS] or “dawned”</w:t>
      </w:r>
    </w:p>
  </w:footnote>
  <w:footnote w:id="667">
    <w:p w14:paraId="049D5215" w14:textId="77777777" w:rsidR="00EF4931" w:rsidRDefault="00EF4931" w:rsidP="00704CAA">
      <w:pPr>
        <w:pStyle w:val="footnote"/>
      </w:pPr>
      <w:r>
        <w:rPr>
          <w:rStyle w:val="FootnoteReference"/>
        </w:rPr>
        <w:footnoteRef/>
      </w:r>
      <w:r>
        <w:t xml:space="preserve"> [JS] NETS interprets this as “He scattered [His enemies]”</w:t>
      </w:r>
    </w:p>
  </w:footnote>
  <w:footnote w:id="668">
    <w:p w14:paraId="2262A787" w14:textId="77777777" w:rsidR="00EF4931" w:rsidRDefault="00EF4931" w:rsidP="00704CAA">
      <w:pPr>
        <w:pStyle w:val="footnote"/>
      </w:pPr>
      <w:r>
        <w:rPr>
          <w:rStyle w:val="FootnoteReference"/>
        </w:rPr>
        <w:footnoteRef/>
      </w:r>
      <w:r>
        <w:t xml:space="preserve"> [JS] or “contines forever and ever”</w:t>
      </w:r>
    </w:p>
  </w:footnote>
  <w:footnote w:id="669">
    <w:p w14:paraId="3DC1ACDA" w14:textId="77777777" w:rsidR="00EF4931" w:rsidRDefault="00EF4931" w:rsidP="00704CAA">
      <w:pPr>
        <w:pStyle w:val="footnote"/>
      </w:pPr>
      <w:r>
        <w:rPr>
          <w:rStyle w:val="FootnoteReference"/>
        </w:rPr>
        <w:footnoteRef/>
      </w:r>
      <w:r>
        <w:t xml:space="preserve"> [JS] or “he will be raised to power and glory.”</w:t>
      </w:r>
    </w:p>
  </w:footnote>
  <w:footnote w:id="670">
    <w:p w14:paraId="4A10F39F" w14:textId="77777777" w:rsidR="00EF4931" w:rsidRDefault="00EF4931"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EF4931" w:rsidRDefault="00EF4931"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EF4931" w:rsidRDefault="00EF4931"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EF4931" w:rsidRDefault="00EF4931" w:rsidP="00704CAA">
      <w:pPr>
        <w:pStyle w:val="footnote"/>
      </w:pPr>
      <w:r>
        <w:rPr>
          <w:rStyle w:val="FootnoteReference"/>
        </w:rPr>
        <w:footnoteRef/>
      </w:r>
      <w:r>
        <w:t xml:space="preserve"> Ex. 19:6; 29:43-46; Deut. 27:9; Is. 63:18,19; Jer. 2:3; 2 Cor. 6:16.</w:t>
      </w:r>
    </w:p>
  </w:footnote>
  <w:footnote w:id="674">
    <w:p w14:paraId="4ACA2EFF" w14:textId="77777777" w:rsidR="00EF4931" w:rsidRDefault="00EF4931"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EF4931" w:rsidRDefault="00EF4931"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EF4931" w:rsidRDefault="00EF4931" w:rsidP="00704CAA">
      <w:pPr>
        <w:pStyle w:val="footnote"/>
      </w:pPr>
      <w:r>
        <w:rPr>
          <w:rStyle w:val="FootnoteReference"/>
        </w:rPr>
        <w:footnoteRef/>
      </w:r>
      <w:r>
        <w:t xml:space="preserve"> [JS] or “presence”</w:t>
      </w:r>
    </w:p>
  </w:footnote>
  <w:footnote w:id="677">
    <w:p w14:paraId="263120E9" w14:textId="77777777" w:rsidR="00EF4931" w:rsidRDefault="00EF4931" w:rsidP="00704CAA">
      <w:pPr>
        <w:pStyle w:val="footnote"/>
      </w:pPr>
      <w:r>
        <w:rPr>
          <w:rStyle w:val="FootnoteReference"/>
        </w:rPr>
        <w:footnoteRef/>
      </w:r>
      <w:r>
        <w:t xml:space="preserve"> Cf. John 1:18; 3:13; Wisdom 18:16.</w:t>
      </w:r>
    </w:p>
  </w:footnote>
  <w:footnote w:id="678">
    <w:p w14:paraId="45C85546" w14:textId="77777777" w:rsidR="00EF4931" w:rsidRDefault="00EF4931"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EF4931" w:rsidRDefault="00EF4931" w:rsidP="00704CAA">
      <w:pPr>
        <w:pStyle w:val="footnote"/>
      </w:pPr>
      <w:r>
        <w:rPr>
          <w:rStyle w:val="FootnoteReference"/>
        </w:rPr>
        <w:footnoteRef/>
      </w:r>
      <w:r>
        <w:t xml:space="preserve"> [JS] or “from now and forevermore.”</w:t>
      </w:r>
    </w:p>
  </w:footnote>
  <w:footnote w:id="680">
    <w:p w14:paraId="0509066F" w14:textId="77777777" w:rsidR="00EF4931" w:rsidRDefault="00EF4931"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EF4931" w:rsidRDefault="00EF4931" w:rsidP="00704CAA">
      <w:pPr>
        <w:pStyle w:val="footnote"/>
      </w:pPr>
      <w:r>
        <w:rPr>
          <w:rStyle w:val="FootnoteReference"/>
        </w:rPr>
        <w:footnoteRef/>
      </w:r>
      <w:r>
        <w:t xml:space="preserve"> [JS] or “cry”</w:t>
      </w:r>
    </w:p>
  </w:footnote>
  <w:footnote w:id="682">
    <w:p w14:paraId="65517406" w14:textId="77777777" w:rsidR="00EF4931" w:rsidRDefault="00EF4931" w:rsidP="00704CAA">
      <w:pPr>
        <w:pStyle w:val="footnote"/>
      </w:pPr>
      <w:r>
        <w:rPr>
          <w:rStyle w:val="FootnoteReference"/>
        </w:rPr>
        <w:footnoteRef/>
      </w:r>
      <w:r>
        <w:t xml:space="preserve"> [JS] or “rescue”, i.e. “O Lord, rescue me!”</w:t>
      </w:r>
    </w:p>
  </w:footnote>
  <w:footnote w:id="683">
    <w:p w14:paraId="00DCFDCC" w14:textId="77777777" w:rsidR="00EF4931" w:rsidRDefault="00EF4931" w:rsidP="00704CAA">
      <w:pPr>
        <w:pStyle w:val="footnote"/>
      </w:pPr>
      <w:r>
        <w:rPr>
          <w:rStyle w:val="FootnoteReference"/>
        </w:rPr>
        <w:footnoteRef/>
      </w:r>
      <w:r>
        <w:t xml:space="preserve"> Or “life,” or “self.</w:t>
      </w:r>
    </w:p>
  </w:footnote>
  <w:footnote w:id="684">
    <w:p w14:paraId="39013900" w14:textId="77777777" w:rsidR="00EF4931" w:rsidRDefault="00EF4931" w:rsidP="00704CAA">
      <w:pPr>
        <w:pStyle w:val="footnote"/>
      </w:pPr>
      <w:r>
        <w:rPr>
          <w:rStyle w:val="FootnoteReference"/>
        </w:rPr>
        <w:footnoteRef/>
      </w:r>
      <w:r>
        <w:t xml:space="preserve"> cf. Heb. 4:10; Phil. 2:12; Mt. 11:28,29; Jer. 6:16.</w:t>
      </w:r>
    </w:p>
  </w:footnote>
  <w:footnote w:id="685">
    <w:p w14:paraId="7EF4902F" w14:textId="77777777" w:rsidR="00EF4931" w:rsidRDefault="00EF4931" w:rsidP="00704CAA">
      <w:pPr>
        <w:pStyle w:val="footnote"/>
      </w:pPr>
      <w:r>
        <w:rPr>
          <w:rStyle w:val="FootnoteReference"/>
        </w:rPr>
        <w:footnoteRef/>
      </w:r>
      <w:r>
        <w:t xml:space="preserve"> [JS] Fr. Lazarus has, “I will live to please the Lord”</w:t>
      </w:r>
    </w:p>
  </w:footnote>
  <w:footnote w:id="686">
    <w:p w14:paraId="074C68EB" w14:textId="77777777" w:rsidR="00EF4931" w:rsidRDefault="00EF4931" w:rsidP="00704CAA">
      <w:pPr>
        <w:pStyle w:val="footnote"/>
      </w:pPr>
      <w:r>
        <w:rPr>
          <w:rStyle w:val="FootnoteReference"/>
        </w:rPr>
        <w:footnoteRef/>
      </w:r>
      <w:r>
        <w:t xml:space="preserve"> 2 Cor. 4:13.</w:t>
      </w:r>
    </w:p>
  </w:footnote>
  <w:footnote w:id="687">
    <w:p w14:paraId="1961AD01" w14:textId="77777777" w:rsidR="00EF4931" w:rsidRDefault="00EF4931" w:rsidP="00704CAA">
      <w:pPr>
        <w:pStyle w:val="footnote"/>
      </w:pPr>
      <w:r>
        <w:rPr>
          <w:rStyle w:val="FootnoteReference"/>
        </w:rPr>
        <w:footnoteRef/>
      </w:r>
      <w:r>
        <w:t xml:space="preserve"> [JS] or “brought very low”</w:t>
      </w:r>
    </w:p>
  </w:footnote>
  <w:footnote w:id="688">
    <w:p w14:paraId="5336CA97" w14:textId="77777777" w:rsidR="00EF4931" w:rsidRDefault="00EF4931" w:rsidP="00704CAA">
      <w:pPr>
        <w:pStyle w:val="footnote"/>
      </w:pPr>
      <w:r>
        <w:rPr>
          <w:rStyle w:val="FootnoteReference"/>
        </w:rPr>
        <w:footnoteRef/>
      </w:r>
      <w:r>
        <w:t xml:space="preserve"> [JS] OSB has, “ecstasy,” Fr. Lazarus has “madness,” Brenton has “amazement.”</w:t>
      </w:r>
    </w:p>
  </w:footnote>
  <w:footnote w:id="689">
    <w:p w14:paraId="7806EAC7" w14:textId="77777777" w:rsidR="00EF4931" w:rsidRDefault="00EF4931" w:rsidP="00704CAA">
      <w:pPr>
        <w:pStyle w:val="footnote"/>
      </w:pPr>
      <w:r>
        <w:rPr>
          <w:rStyle w:val="FootnoteReference"/>
        </w:rPr>
        <w:footnoteRef/>
      </w:r>
      <w:r>
        <w:t xml:space="preserve"> [JS] NETS and OSB omit vs. 5.</w:t>
      </w:r>
    </w:p>
  </w:footnote>
  <w:footnote w:id="690">
    <w:p w14:paraId="3C69D206" w14:textId="77777777" w:rsidR="00EF4931" w:rsidRDefault="00EF4931" w:rsidP="00704CAA">
      <w:pPr>
        <w:pStyle w:val="footnote"/>
      </w:pPr>
      <w:r>
        <w:rPr>
          <w:rStyle w:val="FootnoteReference"/>
        </w:rPr>
        <w:footnoteRef/>
      </w:r>
      <w:r>
        <w:t xml:space="preserve"> [JS] literally, “holy ones.”</w:t>
      </w:r>
    </w:p>
  </w:footnote>
  <w:footnote w:id="691">
    <w:p w14:paraId="42AB023A" w14:textId="77777777" w:rsidR="00EF4931" w:rsidRDefault="00EF4931"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EF4931" w:rsidRDefault="00EF4931" w:rsidP="00704CAA">
      <w:pPr>
        <w:pStyle w:val="footnote"/>
      </w:pPr>
      <w:r>
        <w:rPr>
          <w:rStyle w:val="FootnoteReference"/>
        </w:rPr>
        <w:footnoteRef/>
      </w:r>
      <w:r>
        <w:t xml:space="preserve"> [JS] litearlly, “slave”.</w:t>
      </w:r>
    </w:p>
  </w:footnote>
  <w:footnote w:id="693">
    <w:p w14:paraId="3AA5172C" w14:textId="77777777" w:rsidR="00EF4931" w:rsidRDefault="00EF4931" w:rsidP="00704CAA">
      <w:pPr>
        <w:pStyle w:val="footnote"/>
      </w:pPr>
      <w:r>
        <w:rPr>
          <w:rStyle w:val="FootnoteReference"/>
        </w:rPr>
        <w:footnoteRef/>
      </w:r>
      <w:r>
        <w:t xml:space="preserve"> [JS] [] lacking in NETS and OSB.</w:t>
      </w:r>
    </w:p>
  </w:footnote>
  <w:footnote w:id="694">
    <w:p w14:paraId="6A76C09C" w14:textId="77777777" w:rsidR="00EF4931" w:rsidRDefault="00EF4931" w:rsidP="00704CAA">
      <w:pPr>
        <w:pStyle w:val="footnote"/>
      </w:pPr>
      <w:r>
        <w:rPr>
          <w:rStyle w:val="FootnoteReference"/>
        </w:rPr>
        <w:footnoteRef/>
      </w:r>
      <w:r>
        <w:t xml:space="preserve"> Rom. 15:11.</w:t>
      </w:r>
    </w:p>
  </w:footnote>
  <w:footnote w:id="695">
    <w:p w14:paraId="68C80167" w14:textId="77777777" w:rsidR="00EF4931" w:rsidRDefault="00EF4931"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EF4931" w:rsidRDefault="00EF4931" w:rsidP="00704CAA">
      <w:pPr>
        <w:pStyle w:val="footnote"/>
      </w:pPr>
      <w:r>
        <w:rPr>
          <w:rStyle w:val="FootnoteReference"/>
        </w:rPr>
        <w:footnoteRef/>
      </w:r>
      <w:r>
        <w:t xml:space="preserve"> [JS] “thankfully confess the Lord with praise,” here and throughout</w:t>
      </w:r>
    </w:p>
  </w:footnote>
  <w:footnote w:id="697">
    <w:p w14:paraId="56D602AB" w14:textId="77777777" w:rsidR="00EF4931" w:rsidRDefault="00EF4931"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EF4931" w:rsidRPr="00C544D6" w:rsidRDefault="00EF4931" w:rsidP="00704CAA">
      <w:pPr>
        <w:pStyle w:val="footnote"/>
      </w:pPr>
      <w:r w:rsidRPr="00C544D6">
        <w:rPr>
          <w:rStyle w:val="FootnoteReference"/>
        </w:rPr>
        <w:footnoteRef/>
      </w:r>
      <w:r w:rsidRPr="00C544D6">
        <w:t xml:space="preserve"> Heb. 13:6.</w:t>
      </w:r>
    </w:p>
  </w:footnote>
  <w:footnote w:id="699">
    <w:p w14:paraId="5D0FEE98" w14:textId="77777777" w:rsidR="00EF4931" w:rsidRDefault="00EF4931" w:rsidP="00704CAA">
      <w:pPr>
        <w:pStyle w:val="footnote"/>
      </w:pPr>
      <w:r>
        <w:rPr>
          <w:rStyle w:val="FootnoteReference"/>
        </w:rPr>
        <w:footnoteRef/>
      </w:r>
      <w:r>
        <w:t xml:space="preserve"> [JS] Fr. Lazarus has “see the fall of”</w:t>
      </w:r>
    </w:p>
  </w:footnote>
  <w:footnote w:id="700">
    <w:p w14:paraId="47411FC0" w14:textId="77777777" w:rsidR="00EF4931" w:rsidRDefault="00EF4931"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EF4931" w:rsidRDefault="00EF4931" w:rsidP="00704CAA">
      <w:pPr>
        <w:pStyle w:val="footnote"/>
      </w:pPr>
      <w:r>
        <w:rPr>
          <w:rStyle w:val="FootnoteReference"/>
        </w:rPr>
        <w:footnoteRef/>
      </w:r>
      <w:r>
        <w:t xml:space="preserve"> [JS] or “give thanks to”, “thankfully confess with praise”</w:t>
      </w:r>
    </w:p>
  </w:footnote>
  <w:footnote w:id="702">
    <w:p w14:paraId="4D0EB5F8" w14:textId="77777777" w:rsidR="00EF4931" w:rsidRDefault="00EF4931" w:rsidP="00704CAA">
      <w:pPr>
        <w:pStyle w:val="footnote"/>
      </w:pPr>
      <w:r>
        <w:rPr>
          <w:rStyle w:val="FootnoteReference"/>
        </w:rPr>
        <w:footnoteRef/>
      </w:r>
      <w:r>
        <w:t xml:space="preserve"> [JS] or “praise and thank,” “thankfully confess with praise”</w:t>
      </w:r>
    </w:p>
  </w:footnote>
  <w:footnote w:id="703">
    <w:p w14:paraId="4867BE6A" w14:textId="77777777" w:rsidR="00EF4931" w:rsidRDefault="00EF4931"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EF4931" w:rsidRDefault="00EF4931" w:rsidP="00704CAA">
      <w:pPr>
        <w:pStyle w:val="footnote"/>
      </w:pPr>
      <w:r>
        <w:rPr>
          <w:rStyle w:val="FootnoteReference"/>
        </w:rPr>
        <w:footnoteRef/>
      </w:r>
      <w:r>
        <w:t xml:space="preserve"> [JS] or “prosper us”</w:t>
      </w:r>
    </w:p>
  </w:footnote>
  <w:footnote w:id="705">
    <w:p w14:paraId="6B15A309" w14:textId="77777777" w:rsidR="00EF4931" w:rsidRDefault="00EF4931"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EF4931" w:rsidRDefault="00EF4931"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EF4931" w:rsidRDefault="00EF4931"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EF4931" w:rsidRDefault="00EF4931" w:rsidP="00704CAA">
      <w:pPr>
        <w:pStyle w:val="footnote"/>
      </w:pPr>
      <w:r>
        <w:rPr>
          <w:rStyle w:val="FootnoteReference"/>
        </w:rPr>
        <w:footnoteRef/>
      </w:r>
      <w:r>
        <w:t xml:space="preserve"> [JS] “thankfully confess You with praise”</w:t>
      </w:r>
    </w:p>
  </w:footnote>
  <w:footnote w:id="709">
    <w:p w14:paraId="6C5B9009" w14:textId="77777777" w:rsidR="00EF4931" w:rsidRDefault="00EF4931" w:rsidP="00704CAA">
      <w:pPr>
        <w:pStyle w:val="footnote"/>
      </w:pPr>
      <w:r>
        <w:rPr>
          <w:rStyle w:val="FootnoteReference"/>
        </w:rPr>
        <w:footnoteRef/>
      </w:r>
      <w:r>
        <w:t xml:space="preserve"> [JS] “thankfully confess You with praise”</w:t>
      </w:r>
    </w:p>
  </w:footnote>
  <w:footnote w:id="710">
    <w:p w14:paraId="0FB1A1E8" w14:textId="77777777" w:rsidR="00EF4931" w:rsidRDefault="00EF4931"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EF4931" w:rsidRDefault="00EF4931" w:rsidP="00704CAA">
      <w:pPr>
        <w:pStyle w:val="footnote"/>
      </w:pPr>
      <w:r>
        <w:rPr>
          <w:rStyle w:val="FootnoteReference"/>
        </w:rPr>
        <w:footnoteRef/>
      </w:r>
      <w:r>
        <w:t xml:space="preserve"> Rom. 10:5; Gal. 3:12; Lev. 18:5; Luke 10:25-28.</w:t>
      </w:r>
    </w:p>
  </w:footnote>
  <w:footnote w:id="712">
    <w:p w14:paraId="1EF5EAAA" w14:textId="77777777" w:rsidR="00EF4931" w:rsidRDefault="00EF4931"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EF4931" w:rsidRDefault="00EF4931"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EF4931" w:rsidRDefault="00EF4931"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EF4931" w:rsidRDefault="00EF4931"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EF4931" w:rsidRDefault="00EF4931" w:rsidP="00704CAA">
      <w:pPr>
        <w:pStyle w:val="footnote"/>
      </w:pPr>
      <w:r>
        <w:rPr>
          <w:rStyle w:val="FootnoteReference"/>
        </w:rPr>
        <w:footnoteRef/>
      </w:r>
      <w:r>
        <w:t xml:space="preserve"> [JS] or “sayings,” or “teachings”</w:t>
      </w:r>
    </w:p>
  </w:footnote>
  <w:footnote w:id="717">
    <w:p w14:paraId="6D49B268" w14:textId="77777777" w:rsidR="00EF4931" w:rsidRDefault="00EF4931" w:rsidP="00704CAA">
      <w:pPr>
        <w:pStyle w:val="footnote"/>
      </w:pPr>
      <w:r>
        <w:rPr>
          <w:rStyle w:val="FootnoteReference"/>
        </w:rPr>
        <w:footnoteRef/>
      </w:r>
      <w:r>
        <w:t xml:space="preserve"> [JS] Fr. Athanasius has, “repaly,” Brenton has “recompense”</w:t>
      </w:r>
    </w:p>
  </w:footnote>
  <w:footnote w:id="718">
    <w:p w14:paraId="3F4E21CA" w14:textId="77777777" w:rsidR="00EF4931" w:rsidRDefault="00EF4931"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EF4931" w:rsidRDefault="00EF4931"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EF4931" w:rsidRDefault="00EF4931"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EF4931" w:rsidRDefault="00EF4931"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EF4931" w:rsidRDefault="00EF4931" w:rsidP="00704CAA">
      <w:pPr>
        <w:pStyle w:val="footnote"/>
      </w:pPr>
      <w:r>
        <w:rPr>
          <w:rStyle w:val="FootnoteReference"/>
        </w:rPr>
        <w:footnoteRef/>
      </w:r>
      <w:r>
        <w:t xml:space="preserve"> [JS] or “establish,” “confirm”</w:t>
      </w:r>
    </w:p>
  </w:footnote>
  <w:footnote w:id="723">
    <w:p w14:paraId="7016EE01" w14:textId="77777777" w:rsidR="00EF4931" w:rsidRDefault="00EF4931" w:rsidP="00704CAA">
      <w:pPr>
        <w:pStyle w:val="footnote"/>
      </w:pPr>
      <w:r>
        <w:rPr>
          <w:rStyle w:val="FootnoteReference"/>
        </w:rPr>
        <w:footnoteRef/>
      </w:r>
      <w:r>
        <w:t xml:space="preserve"> [JS] or “covetousness”</w:t>
      </w:r>
    </w:p>
  </w:footnote>
  <w:footnote w:id="724">
    <w:p w14:paraId="3AB589AF" w14:textId="77777777" w:rsidR="00EF4931" w:rsidRDefault="00EF4931"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EF4931" w:rsidRDefault="00EF4931"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EF4931" w:rsidRDefault="00EF4931"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EF4931" w:rsidRDefault="00EF4931"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EF4931" w:rsidRDefault="00EF4931"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EF4931" w:rsidRDefault="00EF4931" w:rsidP="00704CAA">
      <w:pPr>
        <w:pStyle w:val="footnote"/>
      </w:pPr>
      <w:r>
        <w:rPr>
          <w:rStyle w:val="FootnoteReference"/>
        </w:rPr>
        <w:footnoteRef/>
      </w:r>
      <w:r>
        <w:t xml:space="preserve"> [JS] or “thank,” “thankfully confess You with praise”</w:t>
      </w:r>
    </w:p>
  </w:footnote>
  <w:footnote w:id="730">
    <w:p w14:paraId="7A133E63" w14:textId="77777777" w:rsidR="00EF4931" w:rsidRDefault="00EF4931"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EF4931" w:rsidRDefault="00EF4931" w:rsidP="00704CAA">
      <w:pPr>
        <w:pStyle w:val="footnote"/>
      </w:pPr>
      <w:r>
        <w:rPr>
          <w:rStyle w:val="FootnoteReference"/>
        </w:rPr>
        <w:footnoteRef/>
      </w:r>
      <w:r>
        <w:t xml:space="preserve"> Curdled with scorn, anger and fear.</w:t>
      </w:r>
    </w:p>
  </w:footnote>
  <w:footnote w:id="732">
    <w:p w14:paraId="63630B8F" w14:textId="77777777" w:rsidR="00EF4931" w:rsidRDefault="00EF4931"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EF4931" w:rsidRDefault="00EF4931"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EF4931" w:rsidRDefault="00EF4931" w:rsidP="00704CAA">
      <w:pPr>
        <w:pStyle w:val="footnote"/>
      </w:pPr>
      <w:r>
        <w:rPr>
          <w:rStyle w:val="FootnoteReference"/>
        </w:rPr>
        <w:footnoteRef/>
      </w:r>
      <w:r>
        <w:t xml:space="preserve"> [JS] i.e. my eyes were straigned looking for your word.</w:t>
      </w:r>
    </w:p>
  </w:footnote>
  <w:footnote w:id="735">
    <w:p w14:paraId="7FC6C490" w14:textId="77777777" w:rsidR="00EF4931" w:rsidRDefault="00EF4931"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EF4931" w:rsidRDefault="00EF4931"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EF4931" w:rsidRDefault="00EF4931" w:rsidP="00704CAA">
      <w:pPr>
        <w:pStyle w:val="footnote"/>
      </w:pPr>
      <w:r>
        <w:rPr>
          <w:rStyle w:val="FootnoteReference"/>
        </w:rPr>
        <w:footnoteRef/>
      </w:r>
      <w:r>
        <w:t xml:space="preserve"> [JS] revive, “give me life”</w:t>
      </w:r>
    </w:p>
  </w:footnote>
  <w:footnote w:id="738">
    <w:p w14:paraId="1F853481" w14:textId="77777777" w:rsidR="00EF4931" w:rsidRDefault="00EF4931" w:rsidP="00704CAA">
      <w:pPr>
        <w:pStyle w:val="footnote"/>
      </w:pPr>
      <w:r>
        <w:rPr>
          <w:rStyle w:val="FootnoteReference"/>
        </w:rPr>
        <w:footnoteRef/>
      </w:r>
      <w:r>
        <w:t xml:space="preserve"> [JS] “all things together”, i.e. “all the universe”</w:t>
      </w:r>
    </w:p>
  </w:footnote>
  <w:footnote w:id="739">
    <w:p w14:paraId="543C0AC2" w14:textId="77777777" w:rsidR="00EF4931" w:rsidRDefault="00EF4931"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EF4931" w:rsidRDefault="00EF4931"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EF4931" w:rsidRDefault="00EF4931"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EF4931" w:rsidRDefault="00EF4931" w:rsidP="00704CAA">
      <w:pPr>
        <w:pStyle w:val="footnote"/>
      </w:pPr>
      <w:r>
        <w:rPr>
          <w:rStyle w:val="FootnoteReference"/>
        </w:rPr>
        <w:footnoteRef/>
      </w:r>
      <w:r>
        <w:t xml:space="preserve"> [JS] probably “forever for a reward”, rather than “for an eternal reward”</w:t>
      </w:r>
    </w:p>
  </w:footnote>
  <w:footnote w:id="743">
    <w:p w14:paraId="62CCD289" w14:textId="77777777" w:rsidR="00EF4931" w:rsidRDefault="00EF4931"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EF4931" w:rsidRDefault="00EF4931"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EF4931" w:rsidRDefault="00EF4931"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EF4931" w:rsidRDefault="00EF4931"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EF4931" w:rsidRDefault="00EF4931"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EF4931" w:rsidRDefault="00EF4931" w:rsidP="00704CAA">
      <w:pPr>
        <w:pStyle w:val="footnote"/>
      </w:pPr>
      <w:r>
        <w:rPr>
          <w:rStyle w:val="FootnoteReference"/>
        </w:rPr>
        <w:footnoteRef/>
      </w:r>
      <w:r>
        <w:t xml:space="preserve"> [JS] or “I directed myself towards”</w:t>
      </w:r>
    </w:p>
  </w:footnote>
  <w:footnote w:id="749">
    <w:p w14:paraId="7AA4F803" w14:textId="77777777" w:rsidR="00EF4931" w:rsidRDefault="00EF4931" w:rsidP="00704CAA">
      <w:pPr>
        <w:pStyle w:val="footnote"/>
      </w:pPr>
      <w:r>
        <w:rPr>
          <w:rStyle w:val="FootnoteReference"/>
        </w:rPr>
        <w:footnoteRef/>
      </w:r>
      <w:r>
        <w:t xml:space="preserve"> Cf. Lk. 24:27,32,45.</w:t>
      </w:r>
    </w:p>
  </w:footnote>
  <w:footnote w:id="750">
    <w:p w14:paraId="25CB77BD" w14:textId="77777777" w:rsidR="00EF4931" w:rsidRDefault="00EF4931"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EF4931" w:rsidRDefault="00EF4931"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EF4931" w:rsidRDefault="00EF4931"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EF4931" w:rsidRDefault="00EF4931"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EF4931" w:rsidRDefault="00EF4931"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EF4931" w:rsidRDefault="00EF4931"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EF4931" w:rsidRDefault="00EF4931" w:rsidP="00704CAA">
      <w:pPr>
        <w:pStyle w:val="footnote"/>
      </w:pPr>
      <w:r>
        <w:rPr>
          <w:rStyle w:val="FootnoteReference"/>
        </w:rPr>
        <w:footnoteRef/>
      </w:r>
      <w:r>
        <w:t xml:space="preserve"> [JS] or “wickedness”</w:t>
      </w:r>
    </w:p>
  </w:footnote>
  <w:footnote w:id="757">
    <w:p w14:paraId="5B4CF2F0" w14:textId="77777777" w:rsidR="00EF4931" w:rsidRDefault="00EF4931" w:rsidP="00704CAA">
      <w:pPr>
        <w:pStyle w:val="footnote"/>
      </w:pPr>
      <w:r>
        <w:rPr>
          <w:rStyle w:val="FootnoteReference"/>
        </w:rPr>
        <w:footnoteRef/>
      </w:r>
      <w:r>
        <w:t xml:space="preserve"> Cf. Ps. 110:10.</w:t>
      </w:r>
    </w:p>
  </w:footnote>
  <w:footnote w:id="758">
    <w:p w14:paraId="3210B748" w14:textId="77777777" w:rsidR="00EF4931" w:rsidRDefault="00EF4931"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EF4931" w:rsidRDefault="00EF4931" w:rsidP="00704CAA">
      <w:pPr>
        <w:pStyle w:val="footnote"/>
      </w:pPr>
      <w:r>
        <w:rPr>
          <w:rStyle w:val="FootnoteReference"/>
        </w:rPr>
        <w:footnoteRef/>
      </w:r>
      <w:r>
        <w:t xml:space="preserve"> [JS] Coptic has, “Name”.</w:t>
      </w:r>
    </w:p>
  </w:footnote>
  <w:footnote w:id="760">
    <w:p w14:paraId="2283E1D7" w14:textId="77777777" w:rsidR="00EF4931" w:rsidRDefault="00EF4931" w:rsidP="00704CAA">
      <w:pPr>
        <w:pStyle w:val="footnote"/>
      </w:pPr>
      <w:r>
        <w:rPr>
          <w:rStyle w:val="FootnoteReference"/>
        </w:rPr>
        <w:footnoteRef/>
      </w:r>
      <w:r>
        <w:t xml:space="preserve"> [JS] or “word,” or “teachings</w:t>
      </w:r>
    </w:p>
  </w:footnote>
  <w:footnote w:id="761">
    <w:p w14:paraId="387BB099" w14:textId="77777777" w:rsidR="00EF4931" w:rsidRDefault="00EF4931" w:rsidP="00704CAA">
      <w:pPr>
        <w:pStyle w:val="footnote"/>
      </w:pPr>
      <w:r>
        <w:rPr>
          <w:rStyle w:val="FootnoteReference"/>
        </w:rPr>
        <w:footnoteRef/>
      </w:r>
      <w:r>
        <w:t xml:space="preserve"> [JS] [] found in Coptic. See the First Hour of Tuesday of Holy Week.</w:t>
      </w:r>
    </w:p>
  </w:footnote>
  <w:footnote w:id="762">
    <w:p w14:paraId="7C32BFF6" w14:textId="77777777" w:rsidR="00EF4931" w:rsidRDefault="00EF4931"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EF4931" w:rsidRDefault="00EF4931"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EF4931" w:rsidRDefault="00EF4931" w:rsidP="00704CAA">
      <w:pPr>
        <w:pStyle w:val="footnote"/>
      </w:pPr>
      <w:r>
        <w:rPr>
          <w:rStyle w:val="FootnoteReference"/>
        </w:rPr>
        <w:footnoteRef/>
      </w:r>
      <w:r>
        <w:t xml:space="preserve"> Cf. Jeremiah 3:23. I look through the hills to their unseen Maker.</w:t>
      </w:r>
    </w:p>
  </w:footnote>
  <w:footnote w:id="765">
    <w:p w14:paraId="1876E7D4" w14:textId="77777777" w:rsidR="00EF4931" w:rsidRDefault="00EF4931"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EF4931" w:rsidRDefault="00EF4931"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EF4931" w:rsidRDefault="00EF4931"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EF4931" w:rsidRDefault="00EF4931" w:rsidP="00704CAA">
      <w:pPr>
        <w:pStyle w:val="footnote"/>
      </w:pPr>
      <w:r>
        <w:rPr>
          <w:rStyle w:val="FootnoteReference"/>
        </w:rPr>
        <w:footnoteRef/>
      </w:r>
      <w:r>
        <w:t xml:space="preserve"> [JS] or “thank and praise”, “thankfully confess with praise”</w:t>
      </w:r>
    </w:p>
  </w:footnote>
  <w:footnote w:id="769">
    <w:p w14:paraId="1FAE8E94" w14:textId="77777777" w:rsidR="00EF4931" w:rsidRDefault="00EF4931"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EF4931" w:rsidRDefault="00EF4931"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EF4931" w:rsidRDefault="00EF4931" w:rsidP="00704CAA">
      <w:pPr>
        <w:pStyle w:val="footnote"/>
      </w:pPr>
      <w:r>
        <w:rPr>
          <w:rStyle w:val="FootnoteReference"/>
        </w:rPr>
        <w:footnoteRef/>
      </w:r>
      <w:r>
        <w:t xml:space="preserve"> Hebrews 11:26; 13:13.</w:t>
      </w:r>
    </w:p>
  </w:footnote>
  <w:footnote w:id="772">
    <w:p w14:paraId="05D5FD0A" w14:textId="77777777" w:rsidR="00EF4931" w:rsidRDefault="00EF4931" w:rsidP="00704CAA">
      <w:pPr>
        <w:pStyle w:val="footnote"/>
      </w:pPr>
      <w:r>
        <w:rPr>
          <w:rStyle w:val="FootnoteReference"/>
        </w:rPr>
        <w:footnoteRef/>
      </w:r>
      <w:r>
        <w:t xml:space="preserve"> Heaven is here (Mt. 4:17; Lk. 17:21; Prov. 17:24).</w:t>
      </w:r>
    </w:p>
  </w:footnote>
  <w:footnote w:id="773">
    <w:p w14:paraId="7D59277F" w14:textId="77777777" w:rsidR="00EF4931" w:rsidRDefault="00EF4931" w:rsidP="00704CAA">
      <w:pPr>
        <w:pStyle w:val="footnote"/>
      </w:pPr>
      <w:r>
        <w:rPr>
          <w:rStyle w:val="FootnoteReference"/>
        </w:rPr>
        <w:footnoteRef/>
      </w:r>
      <w:r>
        <w:t xml:space="preserve"> [JS] Fr. Lazarus and NETS have “irresistible”, OSB has “overwhelming”</w:t>
      </w:r>
    </w:p>
  </w:footnote>
  <w:footnote w:id="774">
    <w:p w14:paraId="604D1C2F" w14:textId="77777777" w:rsidR="00EF4931" w:rsidRDefault="00EF4931" w:rsidP="00704CAA">
      <w:pPr>
        <w:pStyle w:val="footnote"/>
      </w:pPr>
      <w:r>
        <w:rPr>
          <w:rStyle w:val="FootnoteReference"/>
        </w:rPr>
        <w:footnoteRef/>
      </w:r>
      <w:r>
        <w:t xml:space="preserve"> [JS] or “evildoers”</w:t>
      </w:r>
    </w:p>
  </w:footnote>
  <w:footnote w:id="775">
    <w:p w14:paraId="093F2A64" w14:textId="77777777" w:rsidR="00EF4931" w:rsidRDefault="00EF4931" w:rsidP="00704CAA">
      <w:pPr>
        <w:pStyle w:val="footnote"/>
      </w:pPr>
      <w:r>
        <w:rPr>
          <w:rStyle w:val="FootnoteReference"/>
        </w:rPr>
        <w:footnoteRef/>
      </w:r>
      <w:r>
        <w:t xml:space="preserve"> [JS] Fr. Athanasius has, “the Lord has magnified His doings with them.”</w:t>
      </w:r>
    </w:p>
  </w:footnote>
  <w:footnote w:id="776">
    <w:p w14:paraId="574A06B5" w14:textId="77777777" w:rsidR="00EF4931" w:rsidRDefault="00EF4931"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EF4931" w:rsidRDefault="00EF4931"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EF4931" w:rsidRDefault="00EF4931" w:rsidP="00704CAA">
      <w:pPr>
        <w:pStyle w:val="footnote"/>
      </w:pPr>
      <w:r>
        <w:rPr>
          <w:rStyle w:val="FootnoteReference"/>
        </w:rPr>
        <w:footnoteRef/>
      </w:r>
      <w:r>
        <w:t xml:space="preserve"> [JS] “from your rest”, literally, “after sitting”</w:t>
      </w:r>
    </w:p>
  </w:footnote>
  <w:footnote w:id="779">
    <w:p w14:paraId="5C7D4D32" w14:textId="77777777" w:rsidR="00EF4931" w:rsidRDefault="00EF4931" w:rsidP="00704CAA">
      <w:pPr>
        <w:pStyle w:val="footnote"/>
      </w:pPr>
      <w:r>
        <w:rPr>
          <w:rStyle w:val="FootnoteReference"/>
        </w:rPr>
        <w:footnoteRef/>
      </w:r>
      <w:r>
        <w:t xml:space="preserve"> [JS] Fr. Athanasius has, “the children of those who have been awakened.”</w:t>
      </w:r>
    </w:p>
  </w:footnote>
  <w:footnote w:id="780">
    <w:p w14:paraId="4E0751D4" w14:textId="77777777" w:rsidR="00EF4931" w:rsidRDefault="00EF4931" w:rsidP="00704CAA">
      <w:pPr>
        <w:pStyle w:val="footnote"/>
      </w:pPr>
      <w:r>
        <w:rPr>
          <w:rStyle w:val="FootnoteReference"/>
        </w:rPr>
        <w:footnoteRef/>
      </w:r>
      <w:r>
        <w:t xml:space="preserve"> [JS] Fr. Lazarus has, “such exiles”</w:t>
      </w:r>
    </w:p>
  </w:footnote>
  <w:footnote w:id="781">
    <w:p w14:paraId="09DB039E" w14:textId="77777777" w:rsidR="00EF4931" w:rsidRDefault="00EF4931" w:rsidP="00704CAA">
      <w:pPr>
        <w:pStyle w:val="footnote"/>
      </w:pPr>
      <w:r>
        <w:rPr>
          <w:rStyle w:val="FootnoteReference"/>
        </w:rPr>
        <w:footnoteRef/>
      </w:r>
      <w:r>
        <w:t xml:space="preserve"> [JS] Fr. Athanasius has, “You will be blessed”</w:t>
      </w:r>
    </w:p>
  </w:footnote>
  <w:footnote w:id="782">
    <w:p w14:paraId="32267075" w14:textId="77777777" w:rsidR="00EF4931" w:rsidRDefault="00EF4931" w:rsidP="00704CAA">
      <w:pPr>
        <w:pStyle w:val="footnote"/>
      </w:pPr>
      <w:r>
        <w:rPr>
          <w:rStyle w:val="FootnoteReference"/>
        </w:rPr>
        <w:footnoteRef/>
      </w:r>
      <w:r>
        <w:t xml:space="preserve"> [JS] Fr. Athanasius has “the Lord will bless,” and “you will see the joys”</w:t>
      </w:r>
    </w:p>
  </w:footnote>
  <w:footnote w:id="783">
    <w:p w14:paraId="07B50ADB" w14:textId="77777777" w:rsidR="00EF4931" w:rsidRDefault="00EF4931"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EF4931" w:rsidRDefault="00EF4931"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EF4931" w:rsidRDefault="00EF4931" w:rsidP="00704CAA">
      <w:pPr>
        <w:pStyle w:val="footnote"/>
      </w:pPr>
      <w:r>
        <w:rPr>
          <w:rStyle w:val="FootnoteReference"/>
        </w:rPr>
        <w:footnoteRef/>
      </w:r>
      <w:r>
        <w:t xml:space="preserve"> [JS] or “lawlessness”</w:t>
      </w:r>
    </w:p>
  </w:footnote>
  <w:footnote w:id="786">
    <w:p w14:paraId="67C4030A" w14:textId="77777777" w:rsidR="00EF4931" w:rsidRDefault="00EF4931"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EF4931" w:rsidRDefault="00EF4931" w:rsidP="00704CAA">
      <w:pPr>
        <w:pStyle w:val="footnote"/>
      </w:pPr>
      <w:r>
        <w:rPr>
          <w:rStyle w:val="FootnoteReference"/>
        </w:rPr>
        <w:footnoteRef/>
      </w:r>
      <w:r>
        <w:t xml:space="preserve"> [JS] or “transgressions” or “acts of lawlessness”, throughout.</w:t>
      </w:r>
    </w:p>
  </w:footnote>
  <w:footnote w:id="788">
    <w:p w14:paraId="01546DD5" w14:textId="77777777" w:rsidR="00EF4931" w:rsidRDefault="00EF4931" w:rsidP="00704CAA">
      <w:pPr>
        <w:pStyle w:val="footnote"/>
      </w:pPr>
      <w:r>
        <w:rPr>
          <w:rStyle w:val="FootnoteReference"/>
        </w:rPr>
        <w:footnoteRef/>
      </w:r>
      <w:r>
        <w:t xml:space="preserve"> [JS] or “forgiveness”</w:t>
      </w:r>
    </w:p>
  </w:footnote>
  <w:footnote w:id="789">
    <w:p w14:paraId="1F064365" w14:textId="77777777" w:rsidR="00EF4931" w:rsidRDefault="00EF4931"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EF4931" w:rsidRDefault="00EF4931" w:rsidP="00704CAA">
      <w:pPr>
        <w:pStyle w:val="footnote"/>
      </w:pPr>
      <w:r>
        <w:rPr>
          <w:rStyle w:val="FootnoteReference"/>
        </w:rPr>
        <w:footnoteRef/>
      </w:r>
      <w:r>
        <w:t xml:space="preserve"> Cf. Titus 2:14.</w:t>
      </w:r>
    </w:p>
  </w:footnote>
  <w:footnote w:id="791">
    <w:p w14:paraId="12B3D57D" w14:textId="77777777" w:rsidR="00EF4931" w:rsidRDefault="00EF4931" w:rsidP="00704CAA">
      <w:pPr>
        <w:pStyle w:val="footnote"/>
      </w:pPr>
      <w:r>
        <w:rPr>
          <w:rStyle w:val="FootnoteReference"/>
        </w:rPr>
        <w:footnoteRef/>
      </w:r>
      <w:r>
        <w:t xml:space="preserve"> Prov. 29:1; 2 Kings 17:14; Neh. 9:16; Dt. 9:6.</w:t>
      </w:r>
    </w:p>
  </w:footnote>
  <w:footnote w:id="792">
    <w:p w14:paraId="1811E64B" w14:textId="77777777" w:rsidR="00EF4931" w:rsidRDefault="00EF4931" w:rsidP="00704CAA">
      <w:pPr>
        <w:pStyle w:val="footnote"/>
      </w:pPr>
      <w:r>
        <w:rPr>
          <w:rStyle w:val="FootnoteReference"/>
        </w:rPr>
        <w:footnoteRef/>
      </w:r>
      <w:r>
        <w:t xml:space="preserve"> [JS] literally “the tent of my house”</w:t>
      </w:r>
    </w:p>
  </w:footnote>
  <w:footnote w:id="793">
    <w:p w14:paraId="01BC8279" w14:textId="77777777" w:rsidR="00EF4931" w:rsidRDefault="00EF4931"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EF4931" w:rsidRDefault="00EF4931" w:rsidP="00704CAA">
      <w:pPr>
        <w:pStyle w:val="footnote"/>
      </w:pPr>
      <w:r>
        <w:rPr>
          <w:rStyle w:val="FootnoteReference"/>
        </w:rPr>
        <w:footnoteRef/>
      </w:r>
      <w:r>
        <w:t xml:space="preserve"> Cf. 1 Kings 6:21 (1 Sam. 6:21).</w:t>
      </w:r>
    </w:p>
  </w:footnote>
  <w:footnote w:id="795">
    <w:p w14:paraId="0F2A4FAB" w14:textId="77777777" w:rsidR="00EF4931" w:rsidRDefault="00EF4931" w:rsidP="00704CAA">
      <w:pPr>
        <w:pStyle w:val="footnote"/>
      </w:pPr>
      <w:r>
        <w:rPr>
          <w:rStyle w:val="FootnoteReference"/>
        </w:rPr>
        <w:footnoteRef/>
      </w:r>
      <w:r>
        <w:t xml:space="preserve"> [JS] “do obeisance”, i.e. literally “bow down”</w:t>
      </w:r>
    </w:p>
  </w:footnote>
  <w:footnote w:id="796">
    <w:p w14:paraId="653EFE5A" w14:textId="77777777" w:rsidR="00EF4931" w:rsidRDefault="00EF4931" w:rsidP="00704CAA">
      <w:pPr>
        <w:pStyle w:val="footnote"/>
      </w:pPr>
      <w:r>
        <w:rPr>
          <w:rStyle w:val="FootnoteReference"/>
        </w:rPr>
        <w:footnoteRef/>
      </w:r>
      <w:r>
        <w:t xml:space="preserve"> [JS] Fr. Lazarus has “resting-place”</w:t>
      </w:r>
    </w:p>
  </w:footnote>
  <w:footnote w:id="797">
    <w:p w14:paraId="3CB0BB7B" w14:textId="77777777" w:rsidR="00EF4931" w:rsidRDefault="00EF4931" w:rsidP="00704CAA">
      <w:pPr>
        <w:pStyle w:val="footnote"/>
      </w:pPr>
      <w:r>
        <w:rPr>
          <w:rStyle w:val="FootnoteReference"/>
        </w:rPr>
        <w:footnoteRef/>
      </w:r>
      <w:r>
        <w:t xml:space="preserve"> [JS] or “the ark of Your holiness”</w:t>
      </w:r>
    </w:p>
  </w:footnote>
  <w:footnote w:id="798">
    <w:p w14:paraId="63153007" w14:textId="77777777" w:rsidR="00EF4931" w:rsidRDefault="00EF4931" w:rsidP="00704CAA">
      <w:pPr>
        <w:pStyle w:val="footnote"/>
      </w:pPr>
      <w:r>
        <w:rPr>
          <w:rStyle w:val="FootnoteReference"/>
        </w:rPr>
        <w:footnoteRef/>
      </w:r>
      <w:r>
        <w:t xml:space="preserve"> Ps. 131:8-10 = 2 Chron. 6:41-42.</w:t>
      </w:r>
    </w:p>
  </w:footnote>
  <w:footnote w:id="799">
    <w:p w14:paraId="3EE06E49" w14:textId="77777777" w:rsidR="00EF4931" w:rsidRDefault="00EF4931" w:rsidP="00704CAA">
      <w:pPr>
        <w:pStyle w:val="footnote"/>
      </w:pPr>
      <w:r>
        <w:rPr>
          <w:rStyle w:val="FootnoteReference"/>
        </w:rPr>
        <w:footnoteRef/>
      </w:r>
      <w:r>
        <w:t xml:space="preserve"> I Chron. 17:11-14; Acts 2:30-33.</w:t>
      </w:r>
    </w:p>
  </w:footnote>
  <w:footnote w:id="800">
    <w:p w14:paraId="42F3B605" w14:textId="77777777" w:rsidR="00EF4931" w:rsidRDefault="00EF4931" w:rsidP="00704CAA">
      <w:pPr>
        <w:pStyle w:val="footnote"/>
      </w:pPr>
      <w:r>
        <w:rPr>
          <w:rStyle w:val="FootnoteReference"/>
        </w:rPr>
        <w:footnoteRef/>
      </w:r>
      <w:r>
        <w:t xml:space="preserve"> [JS] Coptic has “widow”.</w:t>
      </w:r>
    </w:p>
  </w:footnote>
  <w:footnote w:id="801">
    <w:p w14:paraId="1A9AACF1" w14:textId="77777777" w:rsidR="00EF4931" w:rsidRDefault="00EF4931" w:rsidP="00704CAA">
      <w:pPr>
        <w:pStyle w:val="footnote"/>
      </w:pPr>
      <w:r>
        <w:rPr>
          <w:rStyle w:val="FootnoteReference"/>
        </w:rPr>
        <w:footnoteRef/>
      </w:r>
      <w:r>
        <w:t xml:space="preserve"> [JS] or “rejoice with rejoicing”</w:t>
      </w:r>
    </w:p>
  </w:footnote>
  <w:footnote w:id="802">
    <w:p w14:paraId="3AE96C33" w14:textId="77777777" w:rsidR="00EF4931" w:rsidRDefault="00EF4931" w:rsidP="00704CAA">
      <w:pPr>
        <w:pStyle w:val="footnote"/>
      </w:pPr>
      <w:r>
        <w:rPr>
          <w:rStyle w:val="FootnoteReference"/>
        </w:rPr>
        <w:footnoteRef/>
      </w:r>
      <w:r>
        <w:t xml:space="preserve"> stock: </w:t>
      </w:r>
      <w:r w:rsidRPr="00783CA0">
        <w:rPr>
          <w:i/>
        </w:rPr>
        <w:t>lit</w:t>
      </w:r>
      <w:r>
        <w:t>. horn.</w:t>
      </w:r>
    </w:p>
  </w:footnote>
  <w:footnote w:id="803">
    <w:p w14:paraId="27E8A16B" w14:textId="77777777" w:rsidR="00EF4931" w:rsidRDefault="00EF4931"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EF4931" w:rsidRDefault="00EF4931"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EF4931" w:rsidRDefault="00EF4931"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EF4931" w:rsidRDefault="00EF4931"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EF4931" w:rsidRDefault="00EF4931" w:rsidP="00704CAA">
      <w:pPr>
        <w:pStyle w:val="footnote"/>
      </w:pPr>
      <w:r>
        <w:rPr>
          <w:rStyle w:val="FootnoteReference"/>
        </w:rPr>
        <w:footnoteRef/>
      </w:r>
      <w:r>
        <w:t xml:space="preserve"> [JS] literally, “slaves”</w:t>
      </w:r>
    </w:p>
  </w:footnote>
  <w:footnote w:id="808">
    <w:p w14:paraId="158F5E0F" w14:textId="77777777" w:rsidR="00EF4931" w:rsidRDefault="00EF4931"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EF4931" w:rsidRDefault="00EF4931" w:rsidP="00704CAA">
      <w:pPr>
        <w:pStyle w:val="footnote"/>
      </w:pPr>
      <w:r>
        <w:rPr>
          <w:rStyle w:val="FootnoteReference"/>
        </w:rPr>
        <w:footnoteRef/>
      </w:r>
      <w:r>
        <w:t xml:space="preserve"> Deut. 32:36.</w:t>
      </w:r>
    </w:p>
  </w:footnote>
  <w:footnote w:id="810">
    <w:p w14:paraId="0E72D9EE" w14:textId="77777777" w:rsidR="00EF4931" w:rsidRDefault="00EF4931" w:rsidP="00704CAA">
      <w:pPr>
        <w:pStyle w:val="footnote"/>
      </w:pPr>
      <w:r>
        <w:rPr>
          <w:rStyle w:val="FootnoteReference"/>
        </w:rPr>
        <w:footnoteRef/>
      </w:r>
      <w:r>
        <w:t xml:space="preserve"> [JS] [] lacking in all but OSB</w:t>
      </w:r>
    </w:p>
  </w:footnote>
  <w:footnote w:id="811">
    <w:p w14:paraId="671F363B" w14:textId="77777777" w:rsidR="00EF4931" w:rsidRDefault="00EF4931"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EF4931" w:rsidRDefault="00EF4931"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EF4931" w:rsidRDefault="00EF4931"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EF4931" w:rsidRDefault="00EF4931"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EF4931" w:rsidRDefault="00EF4931" w:rsidP="00704CAA">
      <w:pPr>
        <w:pStyle w:val="footnote"/>
      </w:pPr>
      <w:r>
        <w:rPr>
          <w:rStyle w:val="FootnoteReference"/>
        </w:rPr>
        <w:footnoteRef/>
      </w:r>
      <w:r>
        <w:t xml:space="preserve"> [JS] or “and shook of Pharaoh and his army into the Red sea,”</w:t>
      </w:r>
    </w:p>
  </w:footnote>
  <w:footnote w:id="816">
    <w:p w14:paraId="3F59DD13" w14:textId="77777777" w:rsidR="00EF4931" w:rsidRDefault="00EF4931" w:rsidP="00704CAA">
      <w:pPr>
        <w:pStyle w:val="footnote"/>
      </w:pPr>
      <w:r>
        <w:rPr>
          <w:rStyle w:val="FootnoteReference"/>
        </w:rPr>
        <w:footnoteRef/>
      </w:r>
      <w:r>
        <w:t xml:space="preserve"> [JS] or “slew”</w:t>
      </w:r>
    </w:p>
  </w:footnote>
  <w:footnote w:id="817">
    <w:p w14:paraId="7583087A" w14:textId="77777777" w:rsidR="00EF4931" w:rsidRDefault="00EF4931"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EF4931" w:rsidRDefault="00EF4931"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EF4931" w:rsidRDefault="00EF4931" w:rsidP="00704CAA">
      <w:pPr>
        <w:pStyle w:val="footnote"/>
      </w:pPr>
      <w:r>
        <w:rPr>
          <w:rStyle w:val="FootnoteReference"/>
        </w:rPr>
        <w:footnoteRef/>
      </w:r>
      <w:r>
        <w:t xml:space="preserve"> See previous footnote.</w:t>
      </w:r>
    </w:p>
  </w:footnote>
  <w:footnote w:id="820">
    <w:p w14:paraId="0CAFD8C9" w14:textId="77777777" w:rsidR="00EF4931" w:rsidRDefault="00EF4931"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EF4931" w:rsidRDefault="00EF4931" w:rsidP="00704CAA">
      <w:pPr>
        <w:pStyle w:val="footnote"/>
      </w:pPr>
      <w:r>
        <w:rPr>
          <w:rStyle w:val="FootnoteReference"/>
        </w:rPr>
        <w:footnoteRef/>
      </w:r>
      <w:r>
        <w:t xml:space="preserve"> [JS] or “thank”, or “thankfully confess with praise”</w:t>
      </w:r>
    </w:p>
  </w:footnote>
  <w:footnote w:id="822">
    <w:p w14:paraId="458AF9FF" w14:textId="77777777" w:rsidR="00EF4931" w:rsidRDefault="00EF4931"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EF4931" w:rsidRDefault="00EF4931"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EF4931" w:rsidRDefault="00EF4931"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EF4931" w:rsidRDefault="00EF4931"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EF4931" w:rsidRDefault="00EF4931"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EF4931" w:rsidRDefault="00EF4931"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EF4931" w:rsidRDefault="00EF4931" w:rsidP="00704CAA">
      <w:pPr>
        <w:pStyle w:val="footnote"/>
      </w:pPr>
      <w:r>
        <w:rPr>
          <w:rStyle w:val="FootnoteReference"/>
        </w:rPr>
        <w:footnoteRef/>
      </w:r>
      <w:r>
        <w:t xml:space="preserve"> [JS] literally “those who are exalted” or “the high things”</w:t>
      </w:r>
    </w:p>
  </w:footnote>
  <w:footnote w:id="829">
    <w:p w14:paraId="792E0633" w14:textId="77777777" w:rsidR="00EF4931" w:rsidRDefault="00EF4931"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EF4931" w:rsidRDefault="00EF4931" w:rsidP="00704CAA">
      <w:pPr>
        <w:pStyle w:val="footnote"/>
      </w:pPr>
      <w:r>
        <w:rPr>
          <w:rStyle w:val="FootnoteReference"/>
        </w:rPr>
        <w:footnoteRef/>
      </w:r>
      <w:r>
        <w:t xml:space="preserve"> [JS] or “possess”</w:t>
      </w:r>
    </w:p>
  </w:footnote>
  <w:footnote w:id="831">
    <w:p w14:paraId="1B57A445" w14:textId="77777777" w:rsidR="00EF4931" w:rsidRDefault="00EF4931"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EF4931" w:rsidRDefault="00EF4931" w:rsidP="00704CAA">
      <w:pPr>
        <w:pStyle w:val="footnote"/>
      </w:pPr>
      <w:r>
        <w:rPr>
          <w:rStyle w:val="FootnoteReference"/>
        </w:rPr>
        <w:footnoteRef/>
      </w:r>
      <w:r>
        <w:t xml:space="preserve"> [JS] or “give thanks,” or “thankfully confess You with praise”</w:t>
      </w:r>
    </w:p>
  </w:footnote>
  <w:footnote w:id="833">
    <w:p w14:paraId="67B776F5" w14:textId="77777777" w:rsidR="00EF4931" w:rsidRDefault="00EF4931" w:rsidP="00704CAA">
      <w:pPr>
        <w:pStyle w:val="footnote"/>
      </w:pPr>
      <w:r>
        <w:rPr>
          <w:rStyle w:val="FootnoteReference"/>
        </w:rPr>
        <w:footnoteRef/>
      </w:r>
      <w:r>
        <w:t xml:space="preserve"> [JS] or “authorities” or “powers”</w:t>
      </w:r>
    </w:p>
  </w:footnote>
  <w:footnote w:id="834">
    <w:p w14:paraId="045B7D15" w14:textId="77777777" w:rsidR="00EF4931" w:rsidRDefault="00EF4931" w:rsidP="00704CAA">
      <w:pPr>
        <w:pStyle w:val="footnote"/>
      </w:pPr>
      <w:r>
        <w:rPr>
          <w:rStyle w:val="FootnoteReference"/>
        </w:rPr>
        <w:footnoteRef/>
      </w:r>
      <w:r>
        <w:t xml:space="preserve"> [JS] or “and do I not waste away because of my enemies?”</w:t>
      </w:r>
    </w:p>
  </w:footnote>
  <w:footnote w:id="835">
    <w:p w14:paraId="44DA4D92" w14:textId="77777777" w:rsidR="00EF4931" w:rsidRDefault="00EF4931" w:rsidP="00704CAA">
      <w:pPr>
        <w:pStyle w:val="footnote"/>
      </w:pPr>
      <w:r>
        <w:rPr>
          <w:rStyle w:val="FootnoteReference"/>
        </w:rPr>
        <w:footnoteRef/>
      </w:r>
      <w:r>
        <w:t xml:space="preserve"> [JS] or “way of iniquity”</w:t>
      </w:r>
    </w:p>
  </w:footnote>
  <w:footnote w:id="836">
    <w:p w14:paraId="05DEA3B3" w14:textId="77777777" w:rsidR="00EF4931" w:rsidRDefault="00EF4931" w:rsidP="00704CAA">
      <w:pPr>
        <w:pStyle w:val="footnote"/>
      </w:pPr>
      <w:r>
        <w:rPr>
          <w:rStyle w:val="FootnoteReference"/>
        </w:rPr>
        <w:footnoteRef/>
      </w:r>
      <w:r>
        <w:t xml:space="preserve"> ‘He gives songs in the night’ (Job. 35:10).</w:t>
      </w:r>
    </w:p>
  </w:footnote>
  <w:footnote w:id="837">
    <w:p w14:paraId="493AAC58" w14:textId="77777777" w:rsidR="00EF4931" w:rsidRDefault="00EF4931" w:rsidP="00704CAA">
      <w:pPr>
        <w:pStyle w:val="footnote"/>
      </w:pPr>
      <w:r>
        <w:rPr>
          <w:rStyle w:val="FootnoteReference"/>
        </w:rPr>
        <w:footnoteRef/>
      </w:r>
      <w:r>
        <w:t xml:space="preserve"> Literally “voice”</w:t>
      </w:r>
    </w:p>
  </w:footnote>
  <w:footnote w:id="838">
    <w:p w14:paraId="6AF28D26" w14:textId="77777777" w:rsidR="00EF4931" w:rsidRDefault="00EF4931" w:rsidP="00704CAA">
      <w:pPr>
        <w:pStyle w:val="footnote"/>
      </w:pPr>
      <w:r>
        <w:rPr>
          <w:rStyle w:val="FootnoteReference"/>
        </w:rPr>
        <w:footnoteRef/>
      </w:r>
      <w:r>
        <w:t xml:space="preserve"> [JS] or “praise,” or “give thanks to,” or “thankfully confess with praise”</w:t>
      </w:r>
    </w:p>
  </w:footnote>
  <w:footnote w:id="839">
    <w:p w14:paraId="761DDB32" w14:textId="77777777" w:rsidR="00EF4931" w:rsidRDefault="00EF4931" w:rsidP="00704CAA">
      <w:pPr>
        <w:pStyle w:val="footnote"/>
      </w:pPr>
      <w:r>
        <w:rPr>
          <w:rStyle w:val="FootnoteReference"/>
        </w:rPr>
        <w:footnoteRef/>
      </w:r>
      <w:r>
        <w:t xml:space="preserve"> [JS] or “Hades”.</w:t>
      </w:r>
    </w:p>
  </w:footnote>
  <w:footnote w:id="840">
    <w:p w14:paraId="726EF8AF" w14:textId="77777777" w:rsidR="00EF4931" w:rsidRDefault="00EF4931"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EF4931" w:rsidRDefault="00EF4931" w:rsidP="00704CAA">
      <w:pPr>
        <w:pStyle w:val="footnote"/>
      </w:pPr>
      <w:r>
        <w:rPr>
          <w:rStyle w:val="FootnoteReference"/>
        </w:rPr>
        <w:footnoteRef/>
      </w:r>
      <w:r>
        <w:t xml:space="preserve"> this way: the confession of Christ (2 Tim. 3:12).</w:t>
      </w:r>
    </w:p>
  </w:footnote>
  <w:footnote w:id="842">
    <w:p w14:paraId="171F27CE" w14:textId="77777777" w:rsidR="00EF4931" w:rsidRDefault="00EF4931" w:rsidP="00704CAA">
      <w:pPr>
        <w:pStyle w:val="footnote"/>
      </w:pPr>
      <w:r>
        <w:rPr>
          <w:rStyle w:val="FootnoteReference"/>
        </w:rPr>
        <w:footnoteRef/>
      </w:r>
      <w:r>
        <w:t xml:space="preserve"> [JS] or “praise” or “thive thanks to,” or “thankfully confess with praise”</w:t>
      </w:r>
    </w:p>
  </w:footnote>
  <w:footnote w:id="843">
    <w:p w14:paraId="2146C03C" w14:textId="77777777" w:rsidR="00EF4931" w:rsidRDefault="00EF4931" w:rsidP="00704CAA">
      <w:pPr>
        <w:pStyle w:val="footnote"/>
      </w:pPr>
      <w:r>
        <w:rPr>
          <w:rStyle w:val="FootnoteReference"/>
        </w:rPr>
        <w:footnoteRef/>
      </w:r>
      <w:r>
        <w:t xml:space="preserve"> These two lines are identical with Lamentations 3:6.</w:t>
      </w:r>
    </w:p>
  </w:footnote>
  <w:footnote w:id="844">
    <w:p w14:paraId="324992B1" w14:textId="77777777" w:rsidR="00EF4931" w:rsidRDefault="00EF4931" w:rsidP="00704CAA">
      <w:pPr>
        <w:pStyle w:val="footnote"/>
      </w:pPr>
      <w:r>
        <w:rPr>
          <w:rStyle w:val="FootnoteReference"/>
        </w:rPr>
        <w:footnoteRef/>
      </w:r>
      <w:r>
        <w:t xml:space="preserve"> Cf. Rev. 10:5; Ezek. 20:23,28,42; Deut. 32:14.</w:t>
      </w:r>
    </w:p>
  </w:footnote>
  <w:footnote w:id="845">
    <w:p w14:paraId="4B8D626C" w14:textId="77777777" w:rsidR="00EF4931" w:rsidRDefault="00EF4931"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EF4931" w:rsidRDefault="00EF4931"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EF4931" w:rsidRDefault="00EF4931"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EF4931" w:rsidRDefault="00EF4931" w:rsidP="00704CAA">
      <w:pPr>
        <w:pStyle w:val="footnote"/>
      </w:pPr>
      <w:r>
        <w:rPr>
          <w:rStyle w:val="FootnoteReference"/>
        </w:rPr>
        <w:footnoteRef/>
      </w:r>
      <w:r>
        <w:t xml:space="preserve"> [JS] or “gush forth”, “overflow”</w:t>
      </w:r>
    </w:p>
  </w:footnote>
  <w:footnote w:id="849">
    <w:p w14:paraId="4045CB15" w14:textId="77777777" w:rsidR="00EF4931" w:rsidRDefault="00EF4931"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EF4931" w:rsidRDefault="00EF4931" w:rsidP="00704CAA">
      <w:pPr>
        <w:pStyle w:val="footnote"/>
      </w:pPr>
      <w:r>
        <w:rPr>
          <w:rStyle w:val="FootnoteReference"/>
        </w:rPr>
        <w:footnoteRef/>
      </w:r>
      <w:r>
        <w:t xml:space="preserve"> [JS] literally “holy ones”</w:t>
      </w:r>
    </w:p>
  </w:footnote>
  <w:footnote w:id="851">
    <w:p w14:paraId="423A55DA" w14:textId="77777777" w:rsidR="00EF4931" w:rsidRDefault="00EF4931"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EF4931" w:rsidRDefault="00EF4931" w:rsidP="00704CAA">
      <w:pPr>
        <w:pStyle w:val="footnote"/>
      </w:pPr>
      <w:r>
        <w:rPr>
          <w:rStyle w:val="FootnoteReference"/>
        </w:rPr>
        <w:footnoteRef/>
      </w:r>
      <w:r>
        <w:t xml:space="preserve"> Cf. Ps. 145:2 with Ps. 103:33. Only verbs differ.</w:t>
      </w:r>
    </w:p>
  </w:footnote>
  <w:footnote w:id="853">
    <w:p w14:paraId="38AC6FE4" w14:textId="77777777" w:rsidR="00EF4931" w:rsidRDefault="00EF4931" w:rsidP="00704CAA">
      <w:pPr>
        <w:pStyle w:val="footnote"/>
      </w:pPr>
      <w:r>
        <w:rPr>
          <w:rStyle w:val="FootnoteReference"/>
        </w:rPr>
        <w:footnoteRef/>
      </w:r>
      <w:r>
        <w:t xml:space="preserve"> [JS] or “spirit”</w:t>
      </w:r>
    </w:p>
  </w:footnote>
  <w:footnote w:id="854">
    <w:p w14:paraId="4A4D4349" w14:textId="77777777" w:rsidR="00EF4931" w:rsidRDefault="00EF4931" w:rsidP="00704CAA">
      <w:pPr>
        <w:pStyle w:val="footnote"/>
      </w:pPr>
      <w:r>
        <w:rPr>
          <w:rStyle w:val="FootnoteReference"/>
        </w:rPr>
        <w:footnoteRef/>
      </w:r>
      <w:r>
        <w:t xml:space="preserve"> [JS] thoughts, or designs, plans, projects</w:t>
      </w:r>
    </w:p>
  </w:footnote>
  <w:footnote w:id="855">
    <w:p w14:paraId="111B2FF9" w14:textId="77777777" w:rsidR="00EF4931" w:rsidRDefault="00EF4931" w:rsidP="00704CAA">
      <w:pPr>
        <w:pStyle w:val="footnote"/>
      </w:pPr>
      <w:r>
        <w:rPr>
          <w:rStyle w:val="FootnoteReference"/>
        </w:rPr>
        <w:footnoteRef/>
      </w:r>
      <w:r>
        <w:t xml:space="preserve"> [JS] or “guards”</w:t>
      </w:r>
    </w:p>
  </w:footnote>
  <w:footnote w:id="856">
    <w:p w14:paraId="5B0C1EE0" w14:textId="77777777" w:rsidR="00EF4931" w:rsidRDefault="00EF4931" w:rsidP="00704CAA">
      <w:pPr>
        <w:pStyle w:val="footnote"/>
      </w:pPr>
      <w:r>
        <w:rPr>
          <w:rStyle w:val="FootnoteReference"/>
        </w:rPr>
        <w:footnoteRef/>
      </w:r>
      <w:r>
        <w:t xml:space="preserve"> [JS] or “frees the prisoners”</w:t>
      </w:r>
    </w:p>
  </w:footnote>
  <w:footnote w:id="857">
    <w:p w14:paraId="7B0952C9" w14:textId="77777777" w:rsidR="00EF4931" w:rsidRDefault="00EF4931" w:rsidP="00704CAA">
      <w:pPr>
        <w:pStyle w:val="footnote"/>
      </w:pPr>
      <w:r>
        <w:rPr>
          <w:rStyle w:val="FootnoteReference"/>
        </w:rPr>
        <w:footnoteRef/>
      </w:r>
      <w:r>
        <w:t xml:space="preserve"> [JS] or “bent”</w:t>
      </w:r>
    </w:p>
  </w:footnote>
  <w:footnote w:id="858">
    <w:p w14:paraId="2FB9D9F0" w14:textId="77777777" w:rsidR="00EF4931" w:rsidRDefault="00EF4931" w:rsidP="00704CAA">
      <w:pPr>
        <w:pStyle w:val="footnote"/>
      </w:pPr>
      <w:r>
        <w:rPr>
          <w:rStyle w:val="FootnoteReference"/>
        </w:rPr>
        <w:footnoteRef/>
      </w:r>
      <w:r>
        <w:t xml:space="preserve"> [JS] or “skill”</w:t>
      </w:r>
    </w:p>
  </w:footnote>
  <w:footnote w:id="859">
    <w:p w14:paraId="07EA9BD7" w14:textId="77777777" w:rsidR="00EF4931" w:rsidRDefault="00EF4931" w:rsidP="00704CAA">
      <w:pPr>
        <w:pStyle w:val="footnote"/>
      </w:pPr>
      <w:r>
        <w:rPr>
          <w:rStyle w:val="FootnoteReference"/>
        </w:rPr>
        <w:footnoteRef/>
      </w:r>
      <w:r>
        <w:t xml:space="preserve"> [JS] or “foreigners”</w:t>
      </w:r>
    </w:p>
  </w:footnote>
  <w:footnote w:id="860">
    <w:p w14:paraId="4E693DCD" w14:textId="77777777" w:rsidR="00EF4931" w:rsidRDefault="00EF4931" w:rsidP="00704CAA">
      <w:pPr>
        <w:pStyle w:val="footnote"/>
      </w:pPr>
      <w:r>
        <w:rPr>
          <w:rStyle w:val="FootnoteReference"/>
        </w:rPr>
        <w:footnoteRef/>
      </w:r>
      <w:r>
        <w:t xml:space="preserve"> [JS] or a psalm, or a melody</w:t>
      </w:r>
    </w:p>
  </w:footnote>
  <w:footnote w:id="861">
    <w:p w14:paraId="3674D23E" w14:textId="77777777" w:rsidR="00EF4931" w:rsidRDefault="00EF4931"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EF4931" w:rsidRDefault="00EF4931"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EF4931" w:rsidRDefault="00EF4931" w:rsidP="00704CAA">
      <w:pPr>
        <w:pStyle w:val="footnote"/>
      </w:pPr>
      <w:r>
        <w:rPr>
          <w:rStyle w:val="FootnoteReference"/>
        </w:rPr>
        <w:footnoteRef/>
      </w:r>
      <w:r>
        <w:t xml:space="preserve"> [JS] or word, or teaching</w:t>
      </w:r>
    </w:p>
  </w:footnote>
  <w:footnote w:id="864">
    <w:p w14:paraId="2CF34236" w14:textId="77777777" w:rsidR="00EF4931" w:rsidRDefault="00EF4931"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EF4931" w:rsidRDefault="00EF4931" w:rsidP="00704CAA">
      <w:pPr>
        <w:pStyle w:val="footnote"/>
      </w:pPr>
      <w:r>
        <w:rPr>
          <w:rStyle w:val="FootnoteReference"/>
        </w:rPr>
        <w:footnoteRef/>
      </w:r>
      <w:r>
        <w:t xml:space="preserve"> [JS] or “stormy wind”</w:t>
      </w:r>
    </w:p>
  </w:footnote>
  <w:footnote w:id="866">
    <w:p w14:paraId="2B981771" w14:textId="77777777" w:rsidR="00EF4931" w:rsidRDefault="00EF4931" w:rsidP="00704CAA">
      <w:pPr>
        <w:pStyle w:val="footnote"/>
      </w:pPr>
      <w:r>
        <w:rPr>
          <w:rStyle w:val="FootnoteReference"/>
        </w:rPr>
        <w:footnoteRef/>
      </w:r>
      <w:r>
        <w:t xml:space="preserve"> [JS] or “maidens,” or “unmarried women”</w:t>
      </w:r>
    </w:p>
  </w:footnote>
  <w:footnote w:id="867">
    <w:p w14:paraId="04C80253" w14:textId="77777777" w:rsidR="00EF4931" w:rsidRDefault="00EF4931"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EF4931" w:rsidRDefault="00EF4931" w:rsidP="00704CAA">
      <w:pPr>
        <w:pStyle w:val="footnote"/>
      </w:pPr>
      <w:r>
        <w:rPr>
          <w:rStyle w:val="FootnoteReference"/>
        </w:rPr>
        <w:footnoteRef/>
      </w:r>
      <w:r>
        <w:t xml:space="preserve"> [JS] literally, “And He will raise/exalt the horn of His people”</w:t>
      </w:r>
    </w:p>
  </w:footnote>
  <w:footnote w:id="869">
    <w:p w14:paraId="195ABFE0" w14:textId="77777777" w:rsidR="00EF4931" w:rsidRDefault="00EF4931" w:rsidP="00704CAA">
      <w:pPr>
        <w:pStyle w:val="footnote"/>
      </w:pPr>
      <w:r>
        <w:rPr>
          <w:rStyle w:val="FootnoteReference"/>
        </w:rPr>
        <w:footnoteRef/>
      </w:r>
      <w:r>
        <w:t xml:space="preserve"> [JS] “assembly”</w:t>
      </w:r>
    </w:p>
  </w:footnote>
  <w:footnote w:id="870">
    <w:p w14:paraId="497FB437" w14:textId="77777777" w:rsidR="00EF4931" w:rsidRDefault="00EF4931" w:rsidP="00704CAA">
      <w:pPr>
        <w:pStyle w:val="footnote"/>
      </w:pPr>
      <w:r>
        <w:rPr>
          <w:rStyle w:val="FootnoteReference"/>
        </w:rPr>
        <w:footnoteRef/>
      </w:r>
      <w:r>
        <w:t xml:space="preserve"> [JS] Coptic has “in the chorus”</w:t>
      </w:r>
    </w:p>
  </w:footnote>
  <w:footnote w:id="871">
    <w:p w14:paraId="43317287" w14:textId="77777777" w:rsidR="00EF4931" w:rsidRDefault="00EF4931" w:rsidP="00704CAA">
      <w:pPr>
        <w:pStyle w:val="footnote"/>
      </w:pPr>
      <w:r>
        <w:rPr>
          <w:rStyle w:val="FootnoteReference"/>
        </w:rPr>
        <w:footnoteRef/>
      </w:r>
      <w:r>
        <w:t xml:space="preserve"> [JS] Fr. Athanasius has “exalt,” See the Liturgy of Mesori 26)</w:t>
      </w:r>
    </w:p>
  </w:footnote>
  <w:footnote w:id="872">
    <w:p w14:paraId="5B0388FF" w14:textId="77777777" w:rsidR="00EF4931" w:rsidRDefault="00EF4931" w:rsidP="00704CAA">
      <w:pPr>
        <w:pStyle w:val="footnote"/>
      </w:pPr>
      <w:r>
        <w:rPr>
          <w:rStyle w:val="FootnoteReference"/>
        </w:rPr>
        <w:footnoteRef/>
      </w:r>
      <w:r>
        <w:t xml:space="preserve"> two-edged sword: praise which conquers Amalek (St. Chrysostom).</w:t>
      </w:r>
    </w:p>
  </w:footnote>
  <w:footnote w:id="873">
    <w:p w14:paraId="31AB8451" w14:textId="77777777" w:rsidR="00EF4931" w:rsidRDefault="00EF4931" w:rsidP="00704CAA">
      <w:pPr>
        <w:pStyle w:val="footnote"/>
      </w:pPr>
      <w:r>
        <w:rPr>
          <w:rStyle w:val="FootnoteReference"/>
        </w:rPr>
        <w:footnoteRef/>
      </w:r>
      <w:r>
        <w:t xml:space="preserve"> ‘Holiness of life is the mother of glory’ (St Theodoret).</w:t>
      </w:r>
    </w:p>
  </w:footnote>
  <w:footnote w:id="874">
    <w:p w14:paraId="1BFFDD90" w14:textId="77777777" w:rsidR="00EF4931" w:rsidRDefault="00EF4931" w:rsidP="00704CAA">
      <w:pPr>
        <w:pStyle w:val="footnote"/>
      </w:pPr>
      <w:r>
        <w:rPr>
          <w:rStyle w:val="FootnoteReference"/>
        </w:rPr>
        <w:footnoteRef/>
      </w:r>
      <w:r>
        <w:t xml:space="preserve"> [JS] variant reading, “harp and lyre”</w:t>
      </w:r>
    </w:p>
  </w:footnote>
  <w:footnote w:id="875">
    <w:p w14:paraId="41E39163" w14:textId="77777777" w:rsidR="00EF4931" w:rsidRDefault="00EF4931"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EF4931" w:rsidRDefault="00EF4931"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EF4931" w:rsidRDefault="00EF4931" w:rsidP="00865C59">
      <w:pPr>
        <w:pStyle w:val="footnote"/>
      </w:pPr>
      <w:r>
        <w:rPr>
          <w:rStyle w:val="FootnoteReference"/>
        </w:rPr>
        <w:footnoteRef/>
      </w:r>
      <w:r>
        <w:t xml:space="preserve"> Or “Spirit”</w:t>
      </w:r>
    </w:p>
  </w:footnote>
  <w:footnote w:id="878">
    <w:p w14:paraId="296DD30B" w14:textId="77777777" w:rsidR="00EF4931" w:rsidRDefault="00EF4931"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EF4931" w:rsidRDefault="00EF4931" w:rsidP="00344A59">
      <w:pPr>
        <w:pStyle w:val="footnote"/>
      </w:pPr>
      <w:r>
        <w:rPr>
          <w:rStyle w:val="FootnoteReference"/>
        </w:rPr>
        <w:footnoteRef/>
      </w:r>
      <w:r>
        <w:t xml:space="preserve"> The “alleluia” in each vs is inserted into each verse of the Psalm</w:t>
      </w:r>
    </w:p>
  </w:footnote>
  <w:footnote w:id="880">
    <w:p w14:paraId="1F1613E0" w14:textId="77777777" w:rsidR="00EF4931" w:rsidRDefault="00EF4931"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EF4931" w:rsidRDefault="00EF4931" w:rsidP="00A7333E">
      <w:pPr>
        <w:pStyle w:val="footnote"/>
      </w:pPr>
      <w:r>
        <w:rPr>
          <w:rStyle w:val="FootnoteReference"/>
        </w:rPr>
        <w:footnoteRef/>
      </w:r>
      <w:r>
        <w:t xml:space="preserve"> Do obiesance</w:t>
      </w:r>
    </w:p>
  </w:footnote>
  <w:footnote w:id="882">
    <w:p w14:paraId="109CBDA9" w14:textId="77777777" w:rsidR="00EF4931" w:rsidRDefault="00EF4931" w:rsidP="00A7333E">
      <w:pPr>
        <w:pStyle w:val="footnote"/>
      </w:pPr>
      <w:r>
        <w:rPr>
          <w:rStyle w:val="FootnoteReference"/>
        </w:rPr>
        <w:footnoteRef/>
      </w:r>
      <w:r>
        <w:t xml:space="preserve"> Literally, “horn”</w:t>
      </w:r>
    </w:p>
  </w:footnote>
  <w:footnote w:id="883">
    <w:p w14:paraId="6824A765" w14:textId="77777777" w:rsidR="00EF4931" w:rsidRDefault="00EF4931" w:rsidP="00A7333E">
      <w:pPr>
        <w:pStyle w:val="footnote"/>
      </w:pPr>
      <w:r>
        <w:rPr>
          <w:rStyle w:val="FootnoteReference"/>
        </w:rPr>
        <w:footnoteRef/>
      </w:r>
      <w:r>
        <w:t xml:space="preserve"> Or, “ways”</w:t>
      </w:r>
    </w:p>
  </w:footnote>
  <w:footnote w:id="884">
    <w:p w14:paraId="6136C7AC" w14:textId="77777777" w:rsidR="00EF4931" w:rsidRDefault="00EF4931" w:rsidP="00A7333E">
      <w:pPr>
        <w:pStyle w:val="footnote"/>
      </w:pPr>
      <w:r>
        <w:rPr>
          <w:rStyle w:val="FootnoteReference"/>
        </w:rPr>
        <w:footnoteRef/>
      </w:r>
      <w:r>
        <w:t xml:space="preserve"> Literally, “exalt the horn”</w:t>
      </w:r>
    </w:p>
  </w:footnote>
  <w:footnote w:id="885">
    <w:p w14:paraId="640045D3" w14:textId="27C5899B" w:rsidR="00EF4931" w:rsidRPr="00542C00" w:rsidRDefault="00EF4931"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EF4931" w:rsidRDefault="00EF4931" w:rsidP="00A7333E">
      <w:pPr>
        <w:pStyle w:val="footnote"/>
      </w:pPr>
      <w:r>
        <w:rPr>
          <w:rStyle w:val="FootnoteReference"/>
        </w:rPr>
        <w:footnoteRef/>
      </w:r>
      <w:r>
        <w:t xml:space="preserve"> Or “christs”</w:t>
      </w:r>
    </w:p>
  </w:footnote>
  <w:footnote w:id="887">
    <w:p w14:paraId="75E4F1BF" w14:textId="77777777" w:rsidR="00EF4931" w:rsidRDefault="00EF4931" w:rsidP="00A7333E">
      <w:pPr>
        <w:pStyle w:val="footnote"/>
      </w:pPr>
      <w:r>
        <w:rPr>
          <w:rStyle w:val="FootnoteReference"/>
        </w:rPr>
        <w:footnoteRef/>
      </w:r>
      <w:r>
        <w:t xml:space="preserve"> Or “workers of iniquity”</w:t>
      </w:r>
    </w:p>
  </w:footnote>
  <w:footnote w:id="888">
    <w:p w14:paraId="6B1B283E" w14:textId="77777777" w:rsidR="00EF4931" w:rsidRDefault="00EF4931"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EF4931" w:rsidRDefault="00EF4931" w:rsidP="00A7333E">
      <w:pPr>
        <w:pStyle w:val="footnote"/>
      </w:pPr>
      <w:r>
        <w:rPr>
          <w:rStyle w:val="FootnoteReference"/>
        </w:rPr>
        <w:footnoteRef/>
      </w:r>
      <w:r>
        <w:t xml:space="preserve"> or “blessing”</w:t>
      </w:r>
    </w:p>
  </w:footnote>
  <w:footnote w:id="890">
    <w:p w14:paraId="39CDECB8" w14:textId="77777777" w:rsidR="00EF4931" w:rsidRDefault="00EF4931" w:rsidP="00A7333E">
      <w:pPr>
        <w:pStyle w:val="footnote"/>
      </w:pPr>
      <w:r>
        <w:rPr>
          <w:rStyle w:val="FootnoteReference"/>
        </w:rPr>
        <w:footnoteRef/>
      </w:r>
      <w:r>
        <w:t xml:space="preserve"> Or “Thy holy Name we do utter”</w:t>
      </w:r>
    </w:p>
  </w:footnote>
  <w:footnote w:id="891">
    <w:p w14:paraId="2BFF308D" w14:textId="77777777" w:rsidR="00EF4931" w:rsidRDefault="00EF4931" w:rsidP="00A7333E">
      <w:pPr>
        <w:pStyle w:val="footnote"/>
      </w:pPr>
      <w:r>
        <w:rPr>
          <w:rStyle w:val="FootnoteReference"/>
        </w:rPr>
        <w:footnoteRef/>
      </w:r>
      <w:r>
        <w:t xml:space="preserve"> Or “May it be so, Lord!”</w:t>
      </w:r>
    </w:p>
  </w:footnote>
  <w:footnote w:id="892">
    <w:p w14:paraId="7211B02A" w14:textId="77777777" w:rsidR="00EF4931" w:rsidRDefault="00EF4931" w:rsidP="008A378B">
      <w:pPr>
        <w:pStyle w:val="footnote"/>
      </w:pPr>
      <w:r>
        <w:rPr>
          <w:rStyle w:val="FootnoteReference"/>
        </w:rPr>
        <w:footnoteRef/>
      </w:r>
      <w:r>
        <w:t xml:space="preserve"> Or “thankfully confess You with praise”</w:t>
      </w:r>
    </w:p>
  </w:footnote>
  <w:footnote w:id="893">
    <w:p w14:paraId="693B122B" w14:textId="28D696D4" w:rsidR="00EF4931" w:rsidRDefault="00EF4931"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EF4931" w:rsidRDefault="00EF4931" w:rsidP="00A7333E">
      <w:pPr>
        <w:pStyle w:val="footnote"/>
      </w:pPr>
      <w:r>
        <w:rPr>
          <w:rStyle w:val="FootnoteReference"/>
        </w:rPr>
        <w:footnoteRef/>
      </w:r>
      <w:r>
        <w:t xml:space="preserve"> Latria</w:t>
      </w:r>
    </w:p>
  </w:footnote>
  <w:footnote w:id="895">
    <w:p w14:paraId="6A1BE515" w14:textId="5E13A526" w:rsidR="00EF4931" w:rsidRDefault="00EF4931" w:rsidP="00426715">
      <w:pPr>
        <w:pStyle w:val="footnote"/>
      </w:pPr>
      <w:r>
        <w:rPr>
          <w:rStyle w:val="FootnoteReference"/>
        </w:rPr>
        <w:footnoteRef/>
      </w:r>
      <w:r>
        <w:t xml:space="preserve"> Or, “Sing a hymn to Him, and exalt Him beyond measure unto the ages.”</w:t>
      </w:r>
    </w:p>
  </w:footnote>
  <w:footnote w:id="896">
    <w:p w14:paraId="68D0AB21" w14:textId="61EA66CA" w:rsidR="00EF4931" w:rsidRDefault="00EF4931" w:rsidP="00426715">
      <w:pPr>
        <w:pStyle w:val="footnote"/>
      </w:pPr>
      <w:r>
        <w:rPr>
          <w:rStyle w:val="FootnoteReference"/>
        </w:rPr>
        <w:footnoteRef/>
      </w:r>
      <w:r>
        <w:t xml:space="preserve"> This verse is lacking in the Greek.</w:t>
      </w:r>
    </w:p>
  </w:footnote>
  <w:footnote w:id="897">
    <w:p w14:paraId="26544D11" w14:textId="10502CC8" w:rsidR="00EF4931" w:rsidRDefault="00EF4931"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EF4931" w:rsidRDefault="00EF4931" w:rsidP="007757C9">
      <w:pPr>
        <w:pStyle w:val="footnote"/>
      </w:pPr>
      <w:r>
        <w:rPr>
          <w:rStyle w:val="FootnoteReference"/>
        </w:rPr>
        <w:footnoteRef/>
      </w:r>
      <w:r>
        <w:t xml:space="preserve"> Greek has “sea-monsters”</w:t>
      </w:r>
    </w:p>
  </w:footnote>
  <w:footnote w:id="899">
    <w:p w14:paraId="0ECD7B50" w14:textId="7593729A" w:rsidR="00EF4931" w:rsidRDefault="00EF4931" w:rsidP="007757C9">
      <w:pPr>
        <w:pStyle w:val="footnote"/>
      </w:pPr>
      <w:r>
        <w:rPr>
          <w:rStyle w:val="FootnoteReference"/>
        </w:rPr>
        <w:footnoteRef/>
      </w:r>
      <w:r>
        <w:t xml:space="preserve"> [] not found in Gk.</w:t>
      </w:r>
    </w:p>
  </w:footnote>
  <w:footnote w:id="900">
    <w:p w14:paraId="0A00818E" w14:textId="6F9A1D3E" w:rsidR="00EF4931" w:rsidRDefault="00EF4931"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EF4931" w:rsidRDefault="00EF4931"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EF4931" w:rsidRDefault="00EF4931" w:rsidP="003758F4">
      <w:pPr>
        <w:pStyle w:val="footnote"/>
      </w:pPr>
      <w:r>
        <w:rPr>
          <w:rStyle w:val="FootnoteReference"/>
        </w:rPr>
        <w:footnoteRef/>
      </w:r>
      <w:r>
        <w:t xml:space="preserve"> Or, “Sing a hymn to Him, and exalt Him beyond measure unto the ages.”</w:t>
      </w:r>
    </w:p>
  </w:footnote>
  <w:footnote w:id="903">
    <w:p w14:paraId="3AF01027" w14:textId="77777777" w:rsidR="00EF4931" w:rsidRDefault="00EF4931"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EF4931" w:rsidRDefault="00EF4931" w:rsidP="003758F4">
      <w:pPr>
        <w:pStyle w:val="footnote"/>
      </w:pPr>
      <w:r>
        <w:rPr>
          <w:rStyle w:val="FootnoteReference"/>
        </w:rPr>
        <w:footnoteRef/>
      </w:r>
      <w:r>
        <w:t xml:space="preserve"> [] not found in Gk.</w:t>
      </w:r>
    </w:p>
  </w:footnote>
  <w:footnote w:id="905">
    <w:p w14:paraId="3D357C32" w14:textId="77777777" w:rsidR="00EF4931" w:rsidRDefault="00EF4931"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EF4931" w:rsidRPr="00FD7CBF" w:rsidRDefault="00EF493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EF4931" w:rsidRPr="00FD7CBF" w:rsidRDefault="00EF493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EF4931" w:rsidRDefault="00EF493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EF4931" w:rsidRDefault="00EF4931"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EF4931" w:rsidRPr="008D5F3D" w:rsidRDefault="00EF4931" w:rsidP="008D5F3D">
      <w:pPr>
        <w:pStyle w:val="footnote"/>
      </w:pPr>
      <w:r>
        <w:rPr>
          <w:rStyle w:val="FootnoteReference"/>
        </w:rPr>
        <w:footnoteRef/>
      </w:r>
      <w:r>
        <w:t xml:space="preserve"> [JS] Greek has “stars and light,” while Coptic has “stars of light”</w:t>
      </w:r>
    </w:p>
  </w:footnote>
  <w:footnote w:id="911">
    <w:p w14:paraId="6888EF75" w14:textId="7291EAAC" w:rsidR="00EF4931" w:rsidRDefault="00EF4931" w:rsidP="00A17656">
      <w:pPr>
        <w:pStyle w:val="footnote"/>
      </w:pPr>
      <w:r>
        <w:rPr>
          <w:rStyle w:val="FootnoteReference"/>
        </w:rPr>
        <w:footnoteRef/>
      </w:r>
      <w:r>
        <w:t xml:space="preserve"> [JS] Gk has “confession/praise of Him is in the earth and heaven”</w:t>
      </w:r>
    </w:p>
  </w:footnote>
  <w:footnote w:id="912">
    <w:p w14:paraId="0C9270F2" w14:textId="14BEF321" w:rsidR="00EF4931" w:rsidRDefault="00EF4931" w:rsidP="00A17656">
      <w:pPr>
        <w:pStyle w:val="footnote"/>
      </w:pPr>
      <w:r>
        <w:rPr>
          <w:rStyle w:val="FootnoteReference"/>
        </w:rPr>
        <w:footnoteRef/>
      </w:r>
      <w:r>
        <w:t xml:space="preserve"> [JS] literally, “And He will exalt the horn of His people”</w:t>
      </w:r>
    </w:p>
  </w:footnote>
  <w:footnote w:id="913">
    <w:p w14:paraId="2890F7AF" w14:textId="127DC52C" w:rsidR="00EF4931" w:rsidRDefault="00EF4931"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EF4931" w:rsidRDefault="00EF4931" w:rsidP="00680B91">
      <w:pPr>
        <w:pStyle w:val="footnote"/>
      </w:pPr>
      <w:r>
        <w:rPr>
          <w:rStyle w:val="FootnoteReference"/>
        </w:rPr>
        <w:footnoteRef/>
      </w:r>
      <w:r>
        <w:t xml:space="preserve"> Latria</w:t>
      </w:r>
    </w:p>
  </w:footnote>
  <w:footnote w:id="915">
    <w:p w14:paraId="690DC348" w14:textId="77777777" w:rsidR="00EF4931" w:rsidRDefault="00EF493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EF4931" w:rsidRDefault="00EF4931"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EF4931" w:rsidRDefault="00EF493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EF4931" w:rsidRDefault="00EF4931"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DC9334B" w14:textId="77777777" w:rsidR="00EF4931" w:rsidRDefault="00EF493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20">
    <w:p w14:paraId="6AC1A98C" w14:textId="77777777" w:rsidR="00EF4931" w:rsidRPr="00260CA9" w:rsidRDefault="00EF4931"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21">
    <w:p w14:paraId="24E46401" w14:textId="64F70E60" w:rsidR="00EF4931" w:rsidRPr="00FD7CBF" w:rsidRDefault="00EF4931"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22">
    <w:p w14:paraId="22924FE1" w14:textId="77777777" w:rsidR="00EF4931" w:rsidRDefault="00EF4931" w:rsidP="006869EE">
      <w:pPr>
        <w:pStyle w:val="footnote"/>
      </w:pPr>
      <w:r>
        <w:rPr>
          <w:rStyle w:val="FootnoteReference"/>
        </w:rPr>
        <w:footnoteRef/>
      </w:r>
      <w:r>
        <w:t xml:space="preserve"> Literally “hegoumens”, as the monastic and priestly orders have been thoroughly confused.</w:t>
      </w:r>
    </w:p>
  </w:footnote>
  <w:footnote w:id="923">
    <w:p w14:paraId="0A9497B1" w14:textId="0D869F60" w:rsidR="00EF4931" w:rsidRDefault="00EF4931" w:rsidP="00B62960">
      <w:pPr>
        <w:pStyle w:val="footnote"/>
      </w:pPr>
      <w:r>
        <w:rPr>
          <w:rStyle w:val="FootnoteReference"/>
        </w:rPr>
        <w:footnoteRef/>
      </w:r>
      <w:r>
        <w:t xml:space="preserve"> “brethren”, because said by a deacon.</w:t>
      </w:r>
    </w:p>
  </w:footnote>
  <w:footnote w:id="924">
    <w:p w14:paraId="620F336B" w14:textId="77777777" w:rsidR="00EF4931" w:rsidRDefault="00EF493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5">
    <w:p w14:paraId="7C34710D" w14:textId="77777777" w:rsidR="00EF4931" w:rsidRDefault="00EF493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6">
    <w:p w14:paraId="02E1F01F" w14:textId="77777777" w:rsidR="00EF4931" w:rsidRDefault="00EF493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7">
    <w:p w14:paraId="30C5740F" w14:textId="77777777" w:rsidR="00EF4931" w:rsidRDefault="00EF4931"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22023008" w14:textId="503D4876" w:rsidR="00EF4931" w:rsidRPr="00B021F8" w:rsidRDefault="00EF4931"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29">
    <w:p w14:paraId="48F95F73" w14:textId="77777777" w:rsidR="00EF4931" w:rsidRDefault="00EF4931" w:rsidP="006869EE">
      <w:pPr>
        <w:pStyle w:val="footnote"/>
      </w:pPr>
      <w:r>
        <w:rPr>
          <w:rStyle w:val="FootnoteReference"/>
        </w:rPr>
        <w:footnoteRef/>
      </w:r>
      <w:r>
        <w:t xml:space="preserve"> Originally, this litany belonged to the Deacon, not the Presbyter. However, it has shifted given the rarity of that order.</w:t>
      </w:r>
    </w:p>
  </w:footnote>
  <w:footnote w:id="930">
    <w:p w14:paraId="250E5D95" w14:textId="22AA8BC5" w:rsidR="00EF4931" w:rsidRDefault="00EF4931" w:rsidP="00E83105">
      <w:pPr>
        <w:pStyle w:val="footnote"/>
      </w:pPr>
      <w:r>
        <w:rPr>
          <w:rStyle w:val="FootnoteReference"/>
        </w:rPr>
        <w:footnoteRef/>
      </w:r>
      <w:r>
        <w:t xml:space="preserve"> Some translations replace “Barbarians” with “those who desire war”</w:t>
      </w:r>
    </w:p>
  </w:footnote>
  <w:footnote w:id="931">
    <w:p w14:paraId="6BD2B85F" w14:textId="3AA00754" w:rsidR="00EF4931" w:rsidRDefault="00EF4931" w:rsidP="00B02DD7">
      <w:pPr>
        <w:pStyle w:val="footnote"/>
      </w:pPr>
      <w:r>
        <w:rPr>
          <w:rStyle w:val="FootnoteReference"/>
        </w:rPr>
        <w:footnoteRef/>
      </w:r>
      <w:r>
        <w:t xml:space="preserve"> Or “assemblies,” i.e. not a group of people, but an action.</w:t>
      </w:r>
    </w:p>
  </w:footnote>
  <w:footnote w:id="932">
    <w:p w14:paraId="69447F9F" w14:textId="7CAFAA2C" w:rsidR="00EF4931" w:rsidRDefault="00EF4931" w:rsidP="00B02DD7">
      <w:pPr>
        <w:pStyle w:val="footnote"/>
      </w:pPr>
      <w:r>
        <w:rPr>
          <w:rStyle w:val="FootnoteReference"/>
        </w:rPr>
        <w:footnoteRef/>
      </w:r>
      <w:r>
        <w:t xml:space="preserve"> Literally, “raise the horn”</w:t>
      </w:r>
    </w:p>
  </w:footnote>
  <w:footnote w:id="933">
    <w:p w14:paraId="1C38F898" w14:textId="533A4129" w:rsidR="00EF4931" w:rsidRPr="00FD7CBF" w:rsidRDefault="00EF493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34">
    <w:p w14:paraId="2C6CD715" w14:textId="77777777" w:rsidR="00EF4931" w:rsidRDefault="00EF4931">
      <w:pPr>
        <w:pStyle w:val="FootnoteText"/>
      </w:pPr>
      <w:r>
        <w:rPr>
          <w:rStyle w:val="FootnoteReference"/>
        </w:rPr>
        <w:footnoteRef/>
      </w:r>
      <w:r>
        <w:t xml:space="preserve"> Acts 7:60</w:t>
      </w:r>
    </w:p>
  </w:footnote>
  <w:footnote w:id="935">
    <w:p w14:paraId="66841CA4" w14:textId="77777777" w:rsidR="00EF4931" w:rsidRDefault="00EF4931" w:rsidP="006B061A">
      <w:pPr>
        <w:pStyle w:val="Footnote0"/>
      </w:pPr>
      <w:r>
        <w:rPr>
          <w:rStyle w:val="FootnoteReference"/>
        </w:rPr>
        <w:footnoteRef/>
      </w:r>
      <w:r>
        <w:t xml:space="preserve"> Literally “virgin monastic”. The traditional English term for a female monastic is not “nun”, but “virgin”.</w:t>
      </w:r>
    </w:p>
  </w:footnote>
  <w:footnote w:id="936">
    <w:p w14:paraId="4603A540" w14:textId="757615F9" w:rsidR="00EF4931" w:rsidRDefault="00EF4931" w:rsidP="00B52F78">
      <w:pPr>
        <w:pStyle w:val="footnote"/>
      </w:pPr>
      <w:r>
        <w:rPr>
          <w:rStyle w:val="FootnoteReference"/>
        </w:rPr>
        <w:footnoteRef/>
      </w:r>
      <w:r>
        <w:t xml:space="preserve"> Composed in English by Heg. Fr. Athanasius Iskander, of Kitchener, Ontario, Canada.</w:t>
      </w:r>
    </w:p>
  </w:footnote>
  <w:footnote w:id="937">
    <w:p w14:paraId="754B9B83" w14:textId="77777777" w:rsidR="00EF4931" w:rsidRDefault="00EF4931">
      <w:pPr>
        <w:pStyle w:val="footnote"/>
        <w:rPr>
          <w:ins w:id="1173" w:author="Brett Slote" w:date="2011-07-21T19:13:00Z"/>
        </w:rPr>
        <w:pPrChange w:id="1174" w:author="Brett Slote" w:date="2011-07-21T20:05:00Z">
          <w:pPr>
            <w:pStyle w:val="FootnoteText"/>
          </w:pPr>
        </w:pPrChange>
      </w:pPr>
      <w:ins w:id="1175" w:author="Brett Slote" w:date="2011-07-21T19:13:00Z">
        <w:r>
          <w:rPr>
            <w:rStyle w:val="FootnoteReference"/>
          </w:rPr>
          <w:footnoteRef/>
        </w:r>
        <w:r>
          <w:t xml:space="preserve"> Numbers 12:7-8</w:t>
        </w:r>
      </w:ins>
    </w:p>
  </w:footnote>
  <w:footnote w:id="938">
    <w:p w14:paraId="7099EBEB" w14:textId="77777777" w:rsidR="00EF4931" w:rsidRDefault="00EF4931">
      <w:pPr>
        <w:pStyle w:val="footnote"/>
        <w:rPr>
          <w:ins w:id="1176" w:author="Brett Slote" w:date="2011-07-21T19:13:00Z"/>
        </w:rPr>
        <w:pPrChange w:id="1177" w:author="Brett Slote" w:date="2011-07-21T20:05:00Z">
          <w:pPr>
            <w:pStyle w:val="FootnoteText"/>
          </w:pPr>
        </w:pPrChange>
      </w:pPr>
      <w:ins w:id="1178" w:author="Brett Slote" w:date="2011-07-21T19:13:00Z">
        <w:r>
          <w:rPr>
            <w:rStyle w:val="FootnoteReference"/>
          </w:rPr>
          <w:footnoteRef/>
        </w:r>
        <w:r>
          <w:t xml:space="preserve"> Exodus 28:1</w:t>
        </w:r>
      </w:ins>
    </w:p>
  </w:footnote>
  <w:footnote w:id="939">
    <w:p w14:paraId="5BFC95F9" w14:textId="77777777" w:rsidR="00EF4931" w:rsidRDefault="00EF4931">
      <w:pPr>
        <w:pStyle w:val="footnote"/>
        <w:rPr>
          <w:ins w:id="1179" w:author="Brett Slote" w:date="2011-07-21T19:13:00Z"/>
        </w:rPr>
        <w:pPrChange w:id="1180" w:author="Brett Slote" w:date="2011-07-21T20:05:00Z">
          <w:pPr>
            <w:pStyle w:val="FootnoteText"/>
          </w:pPr>
        </w:pPrChange>
      </w:pPr>
      <w:ins w:id="1181" w:author="Brett Slote" w:date="2011-07-21T19:13:00Z">
        <w:r>
          <w:rPr>
            <w:rStyle w:val="FootnoteReference"/>
          </w:rPr>
          <w:footnoteRef/>
        </w:r>
        <w:r>
          <w:t xml:space="preserve"> Matthew 16:18</w:t>
        </w:r>
      </w:ins>
    </w:p>
  </w:footnote>
  <w:footnote w:id="940">
    <w:p w14:paraId="04125830" w14:textId="77777777" w:rsidR="00EF4931" w:rsidRDefault="00EF4931">
      <w:pPr>
        <w:pStyle w:val="footnote"/>
        <w:rPr>
          <w:ins w:id="1183" w:author="Brett Slote" w:date="2011-07-21T19:13:00Z"/>
        </w:rPr>
        <w:pPrChange w:id="1184" w:author="Brett Slote" w:date="2011-07-21T20:05:00Z">
          <w:pPr>
            <w:pStyle w:val="FootnoteText"/>
          </w:pPr>
        </w:pPrChange>
      </w:pPr>
      <w:ins w:id="1185" w:author="Brett Slote" w:date="2011-07-21T19:13:00Z">
        <w:r>
          <w:rPr>
            <w:rStyle w:val="FootnoteReference"/>
          </w:rPr>
          <w:footnoteRef/>
        </w:r>
        <w:r>
          <w:t xml:space="preserve"> Psalms 110:4, Hebrews 5:6,10</w:t>
        </w:r>
      </w:ins>
    </w:p>
  </w:footnote>
  <w:footnote w:id="941">
    <w:p w14:paraId="4ECDDE09" w14:textId="77777777" w:rsidR="00EF4931" w:rsidRDefault="00EF4931"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42">
    <w:p w14:paraId="4ACBECBD" w14:textId="77777777" w:rsidR="00EF4931" w:rsidRDefault="00EF4931"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43">
    <w:p w14:paraId="0C45F6F7" w14:textId="77777777" w:rsidR="00EF4931" w:rsidRDefault="00EF4931" w:rsidP="00C0205C">
      <w:pPr>
        <w:pStyle w:val="footnote"/>
      </w:pPr>
      <w:r>
        <w:rPr>
          <w:rStyle w:val="FootnoteReference"/>
          <w:rFonts w:eastAsiaTheme="majorEastAsia"/>
        </w:rPr>
        <w:footnoteRef/>
      </w:r>
      <w:r>
        <w:t xml:space="preserve"> Ps 72:10</w:t>
      </w:r>
    </w:p>
  </w:footnote>
  <w:footnote w:id="944">
    <w:p w14:paraId="73200F36" w14:textId="77777777" w:rsidR="00EF4931" w:rsidRDefault="00EF4931">
      <w:pPr>
        <w:pStyle w:val="FootnoteText"/>
      </w:pPr>
      <w:r>
        <w:rPr>
          <w:rStyle w:val="FootnoteReference"/>
        </w:rPr>
        <w:footnoteRef/>
      </w:r>
      <w:r>
        <w:t xml:space="preserve"> Pope Dioscorus can but substituted here to use this doxology on his feast.</w:t>
      </w:r>
    </w:p>
  </w:footnote>
  <w:footnote w:id="945">
    <w:p w14:paraId="6EE19208" w14:textId="77777777" w:rsidR="00EF4931" w:rsidRDefault="00EF4931" w:rsidP="008B74E6">
      <w:pPr>
        <w:pStyle w:val="footnote"/>
      </w:pPr>
      <w:r>
        <w:rPr>
          <w:rStyle w:val="FootnoteReference"/>
        </w:rPr>
        <w:footnoteRef/>
      </w:r>
      <w:r>
        <w:t xml:space="preserve"> Taken from Byzantine rite hymns in 2016.</w:t>
      </w:r>
    </w:p>
  </w:footnote>
  <w:footnote w:id="946">
    <w:p w14:paraId="10C81BCA" w14:textId="32EF878B" w:rsidR="00EF4931" w:rsidRDefault="00EF4931" w:rsidP="008B74E6">
      <w:pPr>
        <w:pStyle w:val="footnote"/>
      </w:pPr>
      <w:r>
        <w:rPr>
          <w:rStyle w:val="FootnoteReference"/>
        </w:rPr>
        <w:footnoteRef/>
      </w:r>
      <w:r>
        <w:t xml:space="preserve"> Taken from Byzantine rite hymns in 2016.</w:t>
      </w:r>
    </w:p>
  </w:footnote>
  <w:footnote w:id="947">
    <w:p w14:paraId="2FF46E46" w14:textId="77777777" w:rsidR="00EF4931" w:rsidRDefault="00EF4931" w:rsidP="003D4209">
      <w:pPr>
        <w:pStyle w:val="footnote"/>
      </w:pPr>
      <w:r>
        <w:rPr>
          <w:rStyle w:val="FootnoteReference"/>
        </w:rPr>
        <w:footnoteRef/>
      </w:r>
      <w:r>
        <w:t xml:space="preserve"> Dan 12:3</w:t>
      </w:r>
    </w:p>
  </w:footnote>
  <w:footnote w:id="948">
    <w:p w14:paraId="4F373D62" w14:textId="77777777" w:rsidR="00EF4931" w:rsidRDefault="00EF4931" w:rsidP="003D4209">
      <w:pPr>
        <w:pStyle w:val="footnote"/>
      </w:pPr>
      <w:r>
        <w:rPr>
          <w:rStyle w:val="FootnoteReference"/>
        </w:rPr>
        <w:footnoteRef/>
      </w:r>
      <w:r>
        <w:t xml:space="preserve"> The Scetis Valley in Egypt, from which the word “ascetic” comes. Sheheet means “measure of the heart.”</w:t>
      </w:r>
    </w:p>
  </w:footnote>
  <w:footnote w:id="949">
    <w:p w14:paraId="153ABD29" w14:textId="77777777" w:rsidR="00EF4931" w:rsidRDefault="00EF4931" w:rsidP="003D4209">
      <w:pPr>
        <w:pStyle w:val="footnote"/>
      </w:pPr>
      <w:r>
        <w:rPr>
          <w:rStyle w:val="FootnoteReference"/>
        </w:rPr>
        <w:footnoteRef/>
      </w:r>
      <w:r>
        <w:t xml:space="preserve"> Cf Lk 22:30, Mt</w:t>
      </w:r>
      <w:r w:rsidRPr="003D4209">
        <w:rPr>
          <w:rStyle w:val="footnoteChar"/>
        </w:rPr>
        <w:t xml:space="preserve"> </w:t>
      </w:r>
      <w:r>
        <w:t>19:20</w:t>
      </w:r>
    </w:p>
  </w:footnote>
  <w:footnote w:id="950">
    <w:p w14:paraId="0977783C" w14:textId="77777777" w:rsidR="00EF4931" w:rsidRDefault="00EF4931">
      <w:pPr>
        <w:pStyle w:val="FootnoteText"/>
      </w:pPr>
      <w:r>
        <w:rPr>
          <w:rStyle w:val="FootnoteReference"/>
        </w:rPr>
        <w:footnoteRef/>
      </w:r>
      <w:r>
        <w:t xml:space="preserve"> Rev 4:6</w:t>
      </w:r>
    </w:p>
  </w:footnote>
  <w:footnote w:id="951">
    <w:p w14:paraId="474C3AF6" w14:textId="77777777" w:rsidR="00EF4931" w:rsidRDefault="00EF4931" w:rsidP="00C14556">
      <w:pPr>
        <w:pStyle w:val="footnote"/>
        <w:rPr>
          <w:ins w:id="1293" w:author="Brett Slote" w:date="2011-07-19T15:43:00Z"/>
        </w:rPr>
      </w:pPr>
      <w:ins w:id="1294" w:author="Brett Slote" w:date="2011-07-19T15:43:00Z">
        <w:r>
          <w:rPr>
            <w:rStyle w:val="FootnoteReference"/>
          </w:rPr>
          <w:footnoteRef/>
        </w:r>
        <w:r>
          <w:t xml:space="preserve"> or supplications/intercessions</w:t>
        </w:r>
      </w:ins>
    </w:p>
  </w:footnote>
  <w:footnote w:id="952">
    <w:p w14:paraId="527ECCCD" w14:textId="77777777" w:rsidR="00EF4931" w:rsidRDefault="00EF4931">
      <w:pPr>
        <w:pStyle w:val="footnote"/>
        <w:rPr>
          <w:ins w:id="1295" w:author="Brett Slote" w:date="2011-07-19T15:43:00Z"/>
        </w:rPr>
        <w:pPrChange w:id="1296" w:author="Brett Slote" w:date="2011-07-21T19:56:00Z">
          <w:pPr>
            <w:pStyle w:val="FootnoteText"/>
          </w:pPr>
        </w:pPrChange>
      </w:pPr>
      <w:ins w:id="1297" w:author="Brett Slote" w:date="2011-07-19T15:43:00Z">
        <w:r>
          <w:rPr>
            <w:rStyle w:val="FootnoteReference"/>
          </w:rPr>
          <w:footnoteRef/>
        </w:r>
        <w:r>
          <w:t xml:space="preserve"> Joel 3:13 – but I’m trying to remember something that says “the harvest is full and the wheat plentiful”</w:t>
        </w:r>
      </w:ins>
    </w:p>
  </w:footnote>
  <w:footnote w:id="953">
    <w:p w14:paraId="6583C1B7" w14:textId="77777777" w:rsidR="00EF4931" w:rsidRDefault="00EF4931">
      <w:pPr>
        <w:pStyle w:val="footnote"/>
        <w:rPr>
          <w:ins w:id="1298" w:author="Brett Slote" w:date="2011-07-19T15:43:00Z"/>
          <w:rFonts w:ascii="Antonious" w:hAnsi="Antonious" w:cs="Antonious"/>
        </w:rPr>
        <w:pPrChange w:id="1299" w:author="Brett Slote" w:date="2011-07-21T19:56:00Z">
          <w:pPr>
            <w:widowControl w:val="0"/>
            <w:autoSpaceDE w:val="0"/>
            <w:autoSpaceDN w:val="0"/>
            <w:adjustRightInd w:val="0"/>
          </w:pPr>
        </w:pPrChange>
      </w:pPr>
      <w:ins w:id="13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54">
    <w:p w14:paraId="3A76C60E" w14:textId="214D0337" w:rsidR="00EF4931" w:rsidRDefault="00EF4931"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55">
    <w:p w14:paraId="0CF37F72" w14:textId="7D818E4C" w:rsidR="00EF4931" w:rsidRDefault="00EF4931" w:rsidP="00E64404">
      <w:pPr>
        <w:pStyle w:val="footnote"/>
      </w:pPr>
      <w:r>
        <w:rPr>
          <w:rStyle w:val="FootnoteReference"/>
        </w:rPr>
        <w:footnoteRef/>
      </w:r>
      <w:r>
        <w:t xml:space="preserve"> Modified into the style of a Coptic Doxology from the Byzantine Rite hymns in 2016. </w:t>
      </w:r>
    </w:p>
  </w:footnote>
  <w:footnote w:id="956">
    <w:p w14:paraId="3B864A3D" w14:textId="77777777" w:rsidR="00EF4931" w:rsidRDefault="00EF4931" w:rsidP="00325E43">
      <w:pPr>
        <w:pStyle w:val="footnote"/>
      </w:pPr>
      <w:r>
        <w:rPr>
          <w:rStyle w:val="FootnoteReference"/>
        </w:rPr>
        <w:footnoteRef/>
      </w:r>
      <w:r>
        <w:t xml:space="preserve"> Modified into the style of a Coptic Doxology from the Byzantine Rite hymns in 2016. </w:t>
      </w:r>
    </w:p>
  </w:footnote>
  <w:footnote w:id="957">
    <w:p w14:paraId="0AAB833E" w14:textId="77777777" w:rsidR="00EF4931" w:rsidRDefault="00EF4931" w:rsidP="00935F13">
      <w:pPr>
        <w:pStyle w:val="footnote"/>
      </w:pPr>
      <w:r>
        <w:rPr>
          <w:rStyle w:val="FootnoteReference"/>
        </w:rPr>
        <w:footnoteRef/>
      </w:r>
      <w:r>
        <w:t xml:space="preserve"> Rev 4:4</w:t>
      </w:r>
    </w:p>
  </w:footnote>
  <w:footnote w:id="958">
    <w:p w14:paraId="70D69B5E" w14:textId="77777777" w:rsidR="00EF4931" w:rsidRDefault="00EF4931" w:rsidP="00935F13">
      <w:pPr>
        <w:pStyle w:val="footnote"/>
      </w:pPr>
      <w:r>
        <w:rPr>
          <w:rStyle w:val="FootnoteReference"/>
        </w:rPr>
        <w:footnoteRef/>
      </w:r>
      <w:r>
        <w:t xml:space="preserve"> Rev 5:8</w:t>
      </w:r>
    </w:p>
  </w:footnote>
  <w:footnote w:id="959">
    <w:p w14:paraId="741347AD" w14:textId="77777777" w:rsidR="00EF4931" w:rsidRDefault="00EF4931">
      <w:pPr>
        <w:pStyle w:val="footnote"/>
        <w:rPr>
          <w:ins w:id="1330" w:author="Brett Slote" w:date="2011-07-19T18:33:00Z"/>
        </w:rPr>
        <w:pPrChange w:id="1331" w:author="Brett Slote" w:date="2011-07-21T19:58:00Z">
          <w:pPr>
            <w:pStyle w:val="FootnoteText"/>
          </w:pPr>
        </w:pPrChange>
      </w:pPr>
      <w:ins w:id="1332" w:author="Brett Slote" w:date="2011-07-19T18:33:00Z">
        <w:r w:rsidRPr="00C96A85">
          <w:rPr>
            <w:rStyle w:val="FootnoteReference"/>
            <w:vertAlign w:val="baseline"/>
          </w:rPr>
          <w:footnoteRef/>
        </w:r>
        <w:r w:rsidRPr="00C96A85">
          <w:t xml:space="preserve"> Ephesians 6:11</w:t>
        </w:r>
      </w:ins>
      <w:r>
        <w:t xml:space="preserve"> </w:t>
      </w:r>
      <w:ins w:id="1333" w:author="Brett Slote" w:date="2011-07-19T18:33:00Z">
        <w:r w:rsidRPr="00C96A85">
          <w:t>(Literally: “all the girding”)</w:t>
        </w:r>
      </w:ins>
    </w:p>
  </w:footnote>
  <w:footnote w:id="960">
    <w:p w14:paraId="22B1B2A8" w14:textId="77777777" w:rsidR="00EF4931" w:rsidRDefault="00EF4931">
      <w:pPr>
        <w:pStyle w:val="footnote"/>
        <w:rPr>
          <w:ins w:id="1336" w:author="Brett Slote" w:date="2011-07-19T18:34:00Z"/>
        </w:rPr>
        <w:pPrChange w:id="1337" w:author="Brett Slote" w:date="2011-07-21T19:58:00Z">
          <w:pPr>
            <w:pStyle w:val="FootnoteText"/>
          </w:pPr>
        </w:pPrChange>
      </w:pPr>
      <w:ins w:id="1338" w:author="Brett Slote" w:date="2011-07-19T18:34:00Z">
        <w:r>
          <w:rPr>
            <w:rStyle w:val="FootnoteReference"/>
          </w:rPr>
          <w:footnoteRef/>
        </w:r>
        <w:r>
          <w:t xml:space="preserve"> Col 3:1</w:t>
        </w:r>
      </w:ins>
    </w:p>
  </w:footnote>
  <w:footnote w:id="961">
    <w:p w14:paraId="2F80CBFF" w14:textId="77777777" w:rsidR="00EF4931" w:rsidRDefault="00EF4931" w:rsidP="00F4564C">
      <w:pPr>
        <w:pStyle w:val="footnote"/>
      </w:pPr>
      <w:r>
        <w:rPr>
          <w:rStyle w:val="FootnoteReference"/>
        </w:rPr>
        <w:footnoteRef/>
      </w:r>
      <w:r>
        <w:t xml:space="preserve"> Modified into the style of a Coptic Doxology from the Byzantine Rite hymns in 2016. </w:t>
      </w:r>
    </w:p>
  </w:footnote>
  <w:footnote w:id="962">
    <w:p w14:paraId="0F21DE2B" w14:textId="77777777" w:rsidR="00EF4931" w:rsidRDefault="00EF4931" w:rsidP="00F4564C">
      <w:pPr>
        <w:pStyle w:val="footnote"/>
      </w:pPr>
      <w:r>
        <w:rPr>
          <w:rStyle w:val="FootnoteReference"/>
        </w:rPr>
        <w:footnoteRef/>
      </w:r>
      <w:r>
        <w:t xml:space="preserve"> Modified into the style of a Coptic Doxology from the Byzantine Rite hymns in 2016. </w:t>
      </w:r>
    </w:p>
  </w:footnote>
  <w:footnote w:id="963">
    <w:p w14:paraId="26B5BB59" w14:textId="77777777" w:rsidR="00EF4931" w:rsidRDefault="00EF4931" w:rsidP="002A29E0">
      <w:pPr>
        <w:pStyle w:val="footnote"/>
      </w:pPr>
      <w:r>
        <w:rPr>
          <w:rStyle w:val="FootnoteReference"/>
        </w:rPr>
        <w:footnoteRef/>
      </w:r>
      <w:r>
        <w:t xml:space="preserve"> Modified into the style of a Coptic Doxology from the Byzantine Rite hymns in 2016. </w:t>
      </w:r>
    </w:p>
  </w:footnote>
  <w:footnote w:id="964">
    <w:p w14:paraId="515A7079" w14:textId="77777777" w:rsidR="00EF4931" w:rsidRDefault="00EF493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5">
    <w:p w14:paraId="11CE8A3A" w14:textId="77777777" w:rsidR="00EF4931" w:rsidRDefault="00EF493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6">
    <w:p w14:paraId="40B3C553" w14:textId="77777777" w:rsidR="00EF4931" w:rsidRDefault="00EF493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7">
    <w:p w14:paraId="161FA5C9" w14:textId="726A1A97" w:rsidR="00EF4931" w:rsidRDefault="00EF4931"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68">
    <w:p w14:paraId="5727BFD3" w14:textId="77777777" w:rsidR="00EF4931" w:rsidRDefault="00EF4931"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69">
    <w:p w14:paraId="5AA889F2" w14:textId="77777777" w:rsidR="00EF4931" w:rsidRDefault="00EF4931">
      <w:pPr>
        <w:pStyle w:val="footnote"/>
        <w:rPr>
          <w:ins w:id="1388" w:author="Brett Slote" w:date="2011-07-21T19:00:00Z"/>
        </w:rPr>
        <w:pPrChange w:id="1389" w:author="Brett Slote" w:date="2011-07-21T20:03:00Z">
          <w:pPr>
            <w:pStyle w:val="FootnoteText"/>
          </w:pPr>
        </w:pPrChange>
      </w:pPr>
      <w:ins w:id="1390" w:author="Brett Slote" w:date="2011-07-21T19:00:00Z">
        <w:r>
          <w:rPr>
            <w:rStyle w:val="FootnoteReference"/>
          </w:rPr>
          <w:footnoteRef/>
        </w:r>
        <w:r>
          <w:t xml:space="preserve"> Need to do some research into the name of this man in English</w:t>
        </w:r>
      </w:ins>
    </w:p>
  </w:footnote>
  <w:footnote w:id="970">
    <w:p w14:paraId="6E951873" w14:textId="77777777" w:rsidR="00EF4931" w:rsidRDefault="00EF4931" w:rsidP="002A29E0">
      <w:pPr>
        <w:pStyle w:val="footnote"/>
      </w:pPr>
      <w:r>
        <w:rPr>
          <w:rStyle w:val="FootnoteReference"/>
        </w:rPr>
        <w:footnoteRef/>
      </w:r>
      <w:r>
        <w:t xml:space="preserve"> Modified into the style of a Coptic Doxology from the Byzantine Rite hymns in 2016. </w:t>
      </w:r>
    </w:p>
  </w:footnote>
  <w:footnote w:id="971">
    <w:p w14:paraId="76640201" w14:textId="77777777" w:rsidR="00EF4931" w:rsidRDefault="00EF4931" w:rsidP="002A29E0">
      <w:pPr>
        <w:pStyle w:val="footnote"/>
      </w:pPr>
      <w:r>
        <w:rPr>
          <w:rStyle w:val="FootnoteReference"/>
        </w:rPr>
        <w:footnoteRef/>
      </w:r>
      <w:r>
        <w:t xml:space="preserve"> Modified into the style of a Coptic Doxology from the Byzantine Rite hymns in 2016. </w:t>
      </w:r>
    </w:p>
  </w:footnote>
  <w:footnote w:id="972">
    <w:p w14:paraId="392B3FA1" w14:textId="77777777" w:rsidR="00EF4931" w:rsidRDefault="00EF4931" w:rsidP="002A29E0">
      <w:pPr>
        <w:pStyle w:val="footnote"/>
      </w:pPr>
      <w:r>
        <w:rPr>
          <w:rStyle w:val="FootnoteReference"/>
        </w:rPr>
        <w:footnoteRef/>
      </w:r>
      <w:r>
        <w:t xml:space="preserve"> Modified into the style of a Coptic Doxology from the Byzantine Rite hymns in 2016. </w:t>
      </w:r>
    </w:p>
  </w:footnote>
  <w:footnote w:id="973">
    <w:p w14:paraId="4DD173AD" w14:textId="50F9B05A" w:rsidR="00EF4931" w:rsidRDefault="00EF4931" w:rsidP="00B52F78">
      <w:pPr>
        <w:pStyle w:val="footnote"/>
      </w:pPr>
      <w:r>
        <w:rPr>
          <w:rStyle w:val="FootnoteReference"/>
        </w:rPr>
        <w:footnoteRef/>
      </w:r>
      <w:r>
        <w:t xml:space="preserve"> Though not found on the Coptic Calendar, as one of the 318 gathered at Nicaea, it is fitting to venerate St. Spyridon.</w:t>
      </w:r>
    </w:p>
  </w:footnote>
  <w:footnote w:id="974">
    <w:p w14:paraId="539218C4" w14:textId="77777777" w:rsidR="00EF4931" w:rsidRDefault="00EF4931" w:rsidP="002A29E0">
      <w:pPr>
        <w:pStyle w:val="footnote"/>
      </w:pPr>
      <w:r>
        <w:rPr>
          <w:rStyle w:val="FootnoteReference"/>
        </w:rPr>
        <w:footnoteRef/>
      </w:r>
      <w:r>
        <w:t xml:space="preserve"> Modified into the style of a Coptic Doxology from the Byzantine Rite hymns in 2016. </w:t>
      </w:r>
    </w:p>
  </w:footnote>
  <w:footnote w:id="975">
    <w:p w14:paraId="1E132703" w14:textId="77777777" w:rsidR="00EF4931" w:rsidRDefault="00EF4931" w:rsidP="00D94D36">
      <w:pPr>
        <w:pStyle w:val="footnote"/>
      </w:pPr>
      <w:r>
        <w:rPr>
          <w:rStyle w:val="FootnoteReference"/>
        </w:rPr>
        <w:footnoteRef/>
      </w:r>
      <w:r>
        <w:t xml:space="preserve"> Modified into the style of a Coptic Doxology from the Byzantine Rite hymns in 2016. </w:t>
      </w:r>
    </w:p>
  </w:footnote>
  <w:footnote w:id="976">
    <w:p w14:paraId="0EC0EB26" w14:textId="77777777" w:rsidR="00EF4931" w:rsidRDefault="00EF4931"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77">
    <w:p w14:paraId="1A09C94E" w14:textId="77777777" w:rsidR="00EF4931" w:rsidRDefault="00EF4931" w:rsidP="00073003">
      <w:pPr>
        <w:pStyle w:val="footnote"/>
      </w:pPr>
      <w:r>
        <w:rPr>
          <w:rStyle w:val="FootnoteReference"/>
        </w:rPr>
        <w:footnoteRef/>
      </w:r>
      <w:r>
        <w:t xml:space="preserve"> Revelation 7:2</w:t>
      </w:r>
    </w:p>
  </w:footnote>
  <w:footnote w:id="978">
    <w:p w14:paraId="047C672B" w14:textId="77777777" w:rsidR="00EF4931" w:rsidRDefault="00EF4931" w:rsidP="00073003">
      <w:pPr>
        <w:pStyle w:val="footnote"/>
      </w:pPr>
      <w:r>
        <w:rPr>
          <w:rStyle w:val="FootnoteReference"/>
        </w:rPr>
        <w:footnoteRef/>
      </w:r>
      <w:r>
        <w:t xml:space="preserve"> Revelation 7:3</w:t>
      </w:r>
    </w:p>
  </w:footnote>
  <w:footnote w:id="979">
    <w:p w14:paraId="338E8815" w14:textId="77777777" w:rsidR="00EF4931" w:rsidRDefault="00EF4931"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80">
    <w:p w14:paraId="7E074E97" w14:textId="77777777" w:rsidR="00EF4931" w:rsidRDefault="00EF4931" w:rsidP="00BC160E">
      <w:pPr>
        <w:pStyle w:val="footnote"/>
      </w:pPr>
      <w:r>
        <w:rPr>
          <w:rStyle w:val="FootnoteReference"/>
        </w:rPr>
        <w:footnoteRef/>
      </w:r>
      <w:r>
        <w:t xml:space="preserve"> John 13:25</w:t>
      </w:r>
    </w:p>
  </w:footnote>
  <w:footnote w:id="981">
    <w:p w14:paraId="0E087572" w14:textId="27E962C9" w:rsidR="00EF4931" w:rsidRDefault="00EF4931"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82">
    <w:p w14:paraId="795EE333" w14:textId="77777777" w:rsidR="00EF4931" w:rsidRDefault="00EF4931" w:rsidP="00B53E05">
      <w:pPr>
        <w:pStyle w:val="footnote"/>
      </w:pPr>
      <w:r>
        <w:rPr>
          <w:rStyle w:val="FootnoteReference"/>
        </w:rPr>
        <w:footnoteRef/>
      </w:r>
      <w:r>
        <w:t xml:space="preserve"> Normally reserved for the Theotokos.</w:t>
      </w:r>
    </w:p>
  </w:footnote>
  <w:footnote w:id="983">
    <w:p w14:paraId="483F0E8B" w14:textId="77777777" w:rsidR="00EF4931" w:rsidRDefault="00EF4931" w:rsidP="00B53E05">
      <w:pPr>
        <w:pStyle w:val="footnote"/>
      </w:pPr>
      <w:r>
        <w:rPr>
          <w:rStyle w:val="FootnoteReference"/>
        </w:rPr>
        <w:footnoteRef/>
      </w:r>
      <w:r>
        <w:t xml:space="preserve"> The law of righteousness, not the Law of the Old Covenant.</w:t>
      </w:r>
    </w:p>
  </w:footnote>
  <w:footnote w:id="984">
    <w:p w14:paraId="361DBD71" w14:textId="77777777" w:rsidR="00EF4931" w:rsidRDefault="00EF4931" w:rsidP="00662600">
      <w:pPr>
        <w:pStyle w:val="footnote"/>
      </w:pPr>
      <w:r>
        <w:rPr>
          <w:rStyle w:val="FootnoteReference"/>
        </w:rPr>
        <w:footnoteRef/>
      </w:r>
      <w:r>
        <w:t xml:space="preserve"> Or image</w:t>
      </w:r>
    </w:p>
  </w:footnote>
  <w:footnote w:id="985">
    <w:p w14:paraId="2DF974D0" w14:textId="77777777" w:rsidR="00EF4931" w:rsidRDefault="00EF4931">
      <w:pPr>
        <w:pStyle w:val="footnote"/>
        <w:rPr>
          <w:ins w:id="1497" w:author="Brett Slote" w:date="2011-07-21T18:57:00Z"/>
        </w:rPr>
        <w:pPrChange w:id="1498" w:author="Brett Slote" w:date="2011-07-21T20:03:00Z">
          <w:pPr>
            <w:pStyle w:val="FootnoteText"/>
          </w:pPr>
        </w:pPrChange>
      </w:pPr>
      <w:ins w:id="1499" w:author="Brett Slote" w:date="2011-07-21T18:57:00Z">
        <w:r>
          <w:rPr>
            <w:rStyle w:val="FootnoteReference"/>
          </w:rPr>
          <w:footnoteRef/>
        </w:r>
        <w:r>
          <w:t xml:space="preserve"> Colossians 3:14</w:t>
        </w:r>
      </w:ins>
    </w:p>
  </w:footnote>
  <w:footnote w:id="986">
    <w:p w14:paraId="371983D9" w14:textId="0B3CAEFE" w:rsidR="00EF4931" w:rsidRDefault="00EF4931" w:rsidP="006035EE">
      <w:pPr>
        <w:pStyle w:val="footnote"/>
      </w:pPr>
      <w:r>
        <w:rPr>
          <w:rStyle w:val="FootnoteReference"/>
        </w:rPr>
        <w:footnoteRef/>
      </w:r>
      <w:r>
        <w:t xml:space="preserve"> Composed in A.D. 2016 in English for St. George’s Ministry to the British people.</w:t>
      </w:r>
    </w:p>
  </w:footnote>
  <w:footnote w:id="987">
    <w:p w14:paraId="56032475" w14:textId="77777777" w:rsidR="00EF4931" w:rsidRDefault="00EF4931" w:rsidP="00E22010">
      <w:pPr>
        <w:pStyle w:val="footnote"/>
      </w:pPr>
      <w:r>
        <w:rPr>
          <w:rStyle w:val="FootnoteReference"/>
        </w:rPr>
        <w:footnoteRef/>
      </w:r>
      <w:r>
        <w:t xml:space="preserve"> 2 Tim 4:7</w:t>
      </w:r>
    </w:p>
  </w:footnote>
  <w:footnote w:id="988">
    <w:p w14:paraId="519A6EA0" w14:textId="77777777" w:rsidR="00EF4931" w:rsidRDefault="00EF4931" w:rsidP="00E22010">
      <w:pPr>
        <w:pStyle w:val="footnote"/>
      </w:pPr>
      <w:r>
        <w:rPr>
          <w:rStyle w:val="FootnoteReference"/>
        </w:rPr>
        <w:footnoteRef/>
      </w:r>
      <w:r>
        <w:t xml:space="preserve"> 2 Tim 4:8</w:t>
      </w:r>
    </w:p>
  </w:footnote>
  <w:footnote w:id="989">
    <w:p w14:paraId="2C92CCF6" w14:textId="77777777" w:rsidR="00EF4931" w:rsidRDefault="00EF4931" w:rsidP="001779C0">
      <w:pPr>
        <w:pStyle w:val="footnote"/>
      </w:pPr>
      <w:r>
        <w:rPr>
          <w:rStyle w:val="FootnoteReference"/>
        </w:rPr>
        <w:footnoteRef/>
      </w:r>
      <w:r>
        <w:t xml:space="preserve"> Composed in Coptic and Arabic by H.G. Bishop Demetrius of Malawi circa A.D. 2000.</w:t>
      </w:r>
    </w:p>
  </w:footnote>
  <w:footnote w:id="990">
    <w:p w14:paraId="16CDD53B" w14:textId="77777777" w:rsidR="00EF4931" w:rsidRDefault="00EF4931"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91">
    <w:p w14:paraId="717A066E" w14:textId="77777777" w:rsidR="00EF4931" w:rsidRDefault="00EF4931">
      <w:pPr>
        <w:pStyle w:val="footnote"/>
        <w:rPr>
          <w:ins w:id="1562" w:author="Brett Slote" w:date="2011-07-21T18:45:00Z"/>
        </w:rPr>
        <w:pPrChange w:id="1563" w:author="Brett Slote" w:date="2011-07-21T20:01:00Z">
          <w:pPr>
            <w:pStyle w:val="FootnoteText"/>
          </w:pPr>
        </w:pPrChange>
      </w:pPr>
      <w:ins w:id="1564" w:author="Brett Slote" w:date="2011-07-21T18:45:00Z">
        <w:r>
          <w:rPr>
            <w:rStyle w:val="FootnoteReference"/>
          </w:rPr>
          <w:footnoteRef/>
        </w:r>
        <w:r>
          <w:t xml:space="preserve"> Daniel 12:3</w:t>
        </w:r>
      </w:ins>
    </w:p>
  </w:footnote>
  <w:footnote w:id="992">
    <w:p w14:paraId="7155AD88" w14:textId="77777777" w:rsidR="00EF4931" w:rsidRDefault="00EF4931">
      <w:pPr>
        <w:pStyle w:val="footnote"/>
        <w:rPr>
          <w:ins w:id="1565" w:author="Brett Slote" w:date="2011-07-21T18:46:00Z"/>
        </w:rPr>
        <w:pPrChange w:id="1566" w:author="Brett Slote" w:date="2011-07-21T20:01:00Z">
          <w:pPr>
            <w:pStyle w:val="FootnoteText"/>
          </w:pPr>
        </w:pPrChange>
      </w:pPr>
      <w:ins w:id="1567" w:author="Brett Slote" w:date="2011-07-21T18:46:00Z">
        <w:r>
          <w:rPr>
            <w:rStyle w:val="FootnoteReference"/>
          </w:rPr>
          <w:footnoteRef/>
        </w:r>
        <w:r>
          <w:t xml:space="preserve"> Literally: all you monastic folk</w:t>
        </w:r>
      </w:ins>
    </w:p>
  </w:footnote>
  <w:footnote w:id="993">
    <w:p w14:paraId="7EEF391B" w14:textId="77777777" w:rsidR="00EF4931" w:rsidRDefault="00EF4931">
      <w:pPr>
        <w:pStyle w:val="FootnoteText"/>
      </w:pPr>
      <w:r>
        <w:rPr>
          <w:rStyle w:val="FootnoteReference"/>
        </w:rPr>
        <w:footnoteRef/>
      </w:r>
      <w:r>
        <w:t xml:space="preserve"> Published by Abouna Matta El-Maskeen of St. Macarius’ Monastery.</w:t>
      </w:r>
    </w:p>
  </w:footnote>
  <w:footnote w:id="994">
    <w:p w14:paraId="6BC2BFA9" w14:textId="77777777" w:rsidR="00EF4931" w:rsidRDefault="00EF4931"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95">
    <w:p w14:paraId="13898138" w14:textId="3CDF7BE3" w:rsidR="00EF4931" w:rsidRPr="00FD7CBF" w:rsidRDefault="00EF4931"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96">
    <w:p w14:paraId="3A6EC701" w14:textId="77777777" w:rsidR="00EF4931" w:rsidRDefault="00EF4931" w:rsidP="00670C79">
      <w:pPr>
        <w:pStyle w:val="footnote"/>
      </w:pPr>
      <w:r>
        <w:rPr>
          <w:rStyle w:val="FootnoteReference"/>
        </w:rPr>
        <w:footnoteRef/>
      </w:r>
      <w:r>
        <w:t xml:space="preserve"> Modern day Ethiopia and Eritrea.</w:t>
      </w:r>
    </w:p>
  </w:footnote>
  <w:footnote w:id="997">
    <w:p w14:paraId="46D5577E" w14:textId="77777777" w:rsidR="00EF4931" w:rsidRDefault="00EF4931" w:rsidP="0047441D">
      <w:pPr>
        <w:pStyle w:val="footnote"/>
      </w:pPr>
      <w:r>
        <w:rPr>
          <w:rStyle w:val="FootnoteReference"/>
        </w:rPr>
        <w:footnoteRef/>
      </w:r>
      <w:r>
        <w:t xml:space="preserve"> St. F</w:t>
      </w:r>
      <w:r w:rsidRPr="006422C6">
        <w:t>rumentius</w:t>
      </w:r>
      <w:r>
        <w:t>, whom the Ethiopians called “Abune Selama.”</w:t>
      </w:r>
    </w:p>
  </w:footnote>
  <w:footnote w:id="998">
    <w:p w14:paraId="2F5E6ED4" w14:textId="52CEBBCB" w:rsidR="00EF4931" w:rsidRDefault="00EF4931" w:rsidP="00BD2B3F">
      <w:pPr>
        <w:pStyle w:val="footnote"/>
      </w:pPr>
      <w:r>
        <w:rPr>
          <w:rStyle w:val="FootnoteReference"/>
        </w:rPr>
        <w:footnoteRef/>
      </w:r>
      <w:r>
        <w:t xml:space="preserve"> Adapted from the hymn of St. Severus of Antioch, in 2015 in English.</w:t>
      </w:r>
    </w:p>
  </w:footnote>
  <w:footnote w:id="999">
    <w:p w14:paraId="018A465B" w14:textId="77777777" w:rsidR="00EF4931" w:rsidRDefault="00EF4931">
      <w:pPr>
        <w:pStyle w:val="footnote"/>
        <w:rPr>
          <w:ins w:id="1654" w:author="Brett Slote" w:date="2011-07-21T19:11:00Z"/>
        </w:rPr>
        <w:pPrChange w:id="1655" w:author="Brett Slote" w:date="2011-07-21T20:05:00Z">
          <w:pPr>
            <w:pStyle w:val="FootnoteText"/>
          </w:pPr>
        </w:pPrChange>
      </w:pPr>
      <w:ins w:id="1656" w:author="Brett Slote" w:date="2011-07-21T19:11:00Z">
        <w:r>
          <w:rPr>
            <w:rStyle w:val="FootnoteReference"/>
          </w:rPr>
          <w:footnoteRef/>
        </w:r>
        <w:r>
          <w:t xml:space="preserve"> Psalm 41:1</w:t>
        </w:r>
      </w:ins>
    </w:p>
  </w:footnote>
  <w:footnote w:id="1000">
    <w:p w14:paraId="30B9D2C6" w14:textId="77777777" w:rsidR="00EF4931" w:rsidRDefault="00EF4931"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01">
    <w:p w14:paraId="63D7B4DE" w14:textId="77777777" w:rsidR="00EF4931" w:rsidRDefault="00EF4931"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02">
    <w:p w14:paraId="6542A42A" w14:textId="77777777" w:rsidR="00EF4931" w:rsidRDefault="00EF4931"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03">
    <w:p w14:paraId="48A0DCFD" w14:textId="77777777" w:rsidR="00EF4931" w:rsidRDefault="00EF4931" w:rsidP="006D27E4">
      <w:pPr>
        <w:pStyle w:val="Footnote0"/>
      </w:pPr>
      <w:r>
        <w:rPr>
          <w:rStyle w:val="FootnoteReference"/>
        </w:rPr>
        <w:footnoteRef/>
      </w:r>
      <w:r>
        <w:t xml:space="preserve"> In modern day Libya</w:t>
      </w:r>
    </w:p>
  </w:footnote>
  <w:footnote w:id="1004">
    <w:p w14:paraId="5E4AA7CE" w14:textId="77777777" w:rsidR="00EF4931" w:rsidRDefault="00EF4931">
      <w:pPr>
        <w:pStyle w:val="footnote"/>
        <w:rPr>
          <w:ins w:id="1681" w:author="Brett Slote" w:date="2011-07-21T18:49:00Z"/>
        </w:rPr>
        <w:pPrChange w:id="1682" w:author="Brett Slote" w:date="2011-07-21T20:02:00Z">
          <w:pPr>
            <w:pStyle w:val="FootnoteText"/>
          </w:pPr>
        </w:pPrChange>
      </w:pPr>
      <w:ins w:id="1683" w:author="Brett Slote" w:date="2011-07-21T18:49:00Z">
        <w:r>
          <w:rPr>
            <w:rStyle w:val="FootnoteReference"/>
          </w:rPr>
          <w:footnoteRef/>
        </w:r>
        <w:r>
          <w:t xml:space="preserve"> Note that </w:t>
        </w:r>
        <w:r w:rsidRPr="003A78C2">
          <w:rPr>
            <w:rFonts w:ascii="CS Avva Shenouda" w:hAnsi="CS Avva Shenouda"/>
            <w:rPrChange w:id="1684" w:author="Brett Slote" w:date="2011-07-21T20:02:00Z">
              <w:rPr>
                <w:rFonts w:ascii="Antonious Normal" w:hAnsi="Antonious Normal"/>
              </w:rPr>
            </w:rPrChange>
          </w:rPr>
          <w:t>twou</w:t>
        </w:r>
        <w:r>
          <w:t xml:space="preserve"> is used as mountain and desert interchangeably in Coptic monastic literature</w:t>
        </w:r>
      </w:ins>
    </w:p>
  </w:footnote>
  <w:footnote w:id="1005">
    <w:p w14:paraId="71147821" w14:textId="77777777" w:rsidR="00EF4931" w:rsidRDefault="00EF4931">
      <w:pPr>
        <w:pStyle w:val="footnote"/>
        <w:rPr>
          <w:ins w:id="1685" w:author="Brett Slote" w:date="2011-07-21T18:50:00Z"/>
        </w:rPr>
        <w:pPrChange w:id="1686" w:author="Brett Slote" w:date="2011-07-21T20:02:00Z">
          <w:pPr>
            <w:pStyle w:val="FootnoteText"/>
          </w:pPr>
        </w:pPrChange>
      </w:pPr>
      <w:ins w:id="1687" w:author="Brett Slote" w:date="2011-07-21T18:50:00Z">
        <w:r>
          <w:rPr>
            <w:rStyle w:val="FootnoteReference"/>
          </w:rPr>
          <w:footnoteRef/>
        </w:r>
        <w:r>
          <w:t xml:space="preserve"> US book has “travails of torment” – but it’s not possessive.</w:t>
        </w:r>
      </w:ins>
    </w:p>
  </w:footnote>
  <w:footnote w:id="1006">
    <w:p w14:paraId="39517237" w14:textId="77777777" w:rsidR="00EF4931" w:rsidRDefault="00EF4931">
      <w:pPr>
        <w:pStyle w:val="footnote"/>
        <w:rPr>
          <w:ins w:id="1688" w:author="Brett Slote" w:date="2011-07-21T18:49:00Z"/>
        </w:rPr>
        <w:pPrChange w:id="1689" w:author="Brett Slote" w:date="2011-07-21T20:02:00Z">
          <w:pPr>
            <w:pStyle w:val="FootnoteText"/>
          </w:pPr>
        </w:pPrChange>
      </w:pPr>
      <w:ins w:id="1690" w:author="Brett Slote" w:date="2011-07-21T18:49:00Z">
        <w:r>
          <w:rPr>
            <w:rStyle w:val="FootnoteReference"/>
          </w:rPr>
          <w:footnoteRef/>
        </w:r>
        <w:r>
          <w:t xml:space="preserve"> 1 Peter 1:4</w:t>
        </w:r>
      </w:ins>
    </w:p>
  </w:footnote>
  <w:footnote w:id="1007">
    <w:p w14:paraId="049774F0" w14:textId="77777777" w:rsidR="00EF4931" w:rsidRDefault="00EF4931" w:rsidP="00E77C68">
      <w:pPr>
        <w:pStyle w:val="footnote"/>
      </w:pPr>
      <w:r>
        <w:rPr>
          <w:rStyle w:val="FootnoteReference"/>
        </w:rPr>
        <w:footnoteRef/>
      </w:r>
      <w:r>
        <w:t xml:space="preserve"> The Coptic has “Three names, one God,” which is the heresy of modalism, and certainly was not said at Ephesus.</w:t>
      </w:r>
    </w:p>
  </w:footnote>
  <w:footnote w:id="1008">
    <w:p w14:paraId="416DBD35" w14:textId="77777777" w:rsidR="00EF4931" w:rsidRDefault="00EF4931" w:rsidP="00E77C68">
      <w:pPr>
        <w:pStyle w:val="footnote"/>
      </w:pPr>
      <w:r>
        <w:rPr>
          <w:rStyle w:val="FootnoteReference"/>
        </w:rPr>
        <w:footnoteRef/>
      </w:r>
      <w:r>
        <w:t xml:space="preserve"> This line is heretical.</w:t>
      </w:r>
    </w:p>
  </w:footnote>
  <w:footnote w:id="1009">
    <w:p w14:paraId="2A005F90" w14:textId="77777777" w:rsidR="00EF4931" w:rsidRDefault="00EF4931">
      <w:pPr>
        <w:pStyle w:val="footnote"/>
        <w:rPr>
          <w:ins w:id="1725" w:author="Brett Slote" w:date="2011-07-21T18:55:00Z"/>
        </w:rPr>
        <w:pPrChange w:id="1726" w:author="Brett Slote" w:date="2011-07-21T20:02:00Z">
          <w:pPr>
            <w:pStyle w:val="FootnoteText"/>
          </w:pPr>
        </w:pPrChange>
      </w:pPr>
      <w:ins w:id="1727" w:author="Brett Slote" w:date="2011-07-21T18:55:00Z">
        <w:r>
          <w:rPr>
            <w:rStyle w:val="FootnoteReference"/>
          </w:rPr>
          <w:footnoteRef/>
        </w:r>
        <w:r>
          <w:t xml:space="preserve"> Hallow or consecrate – this was, according to a tradition, when he formerly became an archimandrite</w:t>
        </w:r>
      </w:ins>
    </w:p>
  </w:footnote>
  <w:footnote w:id="1010">
    <w:p w14:paraId="6B5EF1D3" w14:textId="77777777" w:rsidR="00EF4931" w:rsidRDefault="00EF4931">
      <w:pPr>
        <w:pStyle w:val="footnote"/>
        <w:rPr>
          <w:ins w:id="1733" w:author="Brett Slote" w:date="2011-07-21T18:52:00Z"/>
        </w:rPr>
        <w:pPrChange w:id="1734" w:author="Brett Slote" w:date="2011-07-21T20:02:00Z">
          <w:pPr/>
        </w:pPrChange>
      </w:pPr>
      <w:ins w:id="1735" w:author="Brett Slote" w:date="2011-07-21T18:52:00Z">
        <w:r w:rsidRPr="00FB36D8">
          <w:rPr>
            <w:rStyle w:val="FootnoteReference"/>
            <w:vertAlign w:val="baseline"/>
          </w:rPr>
          <w:footnoteRef/>
        </w:r>
        <w:r w:rsidRPr="00FB36D8">
          <w:t xml:space="preserve"> This line is literally “because the hope of the good”</w:t>
        </w:r>
      </w:ins>
    </w:p>
  </w:footnote>
  <w:footnote w:id="1011">
    <w:p w14:paraId="347015AD" w14:textId="77777777" w:rsidR="00EF4931" w:rsidRPr="00A20ACC" w:rsidRDefault="00EF4931">
      <w:pPr>
        <w:pStyle w:val="footnote"/>
        <w:rPr>
          <w:ins w:id="1736" w:author="Brett Slote" w:date="2011-07-21T18:52:00Z"/>
          <w:rFonts w:ascii="CS Avva Shenouda" w:hAnsi="CS Avva Shenouda"/>
          <w:color w:val="FF0000"/>
          <w:rPrChange w:id="1737" w:author="Brett Slote" w:date="2011-07-21T20:02:00Z">
            <w:rPr>
              <w:ins w:id="1738" w:author="Brett Slote" w:date="2011-07-21T18:52:00Z"/>
              <w:color w:val="FF0000"/>
            </w:rPr>
          </w:rPrChange>
        </w:rPr>
        <w:pPrChange w:id="1739" w:author="Brett Slote" w:date="2011-07-21T20:02:00Z">
          <w:pPr/>
        </w:pPrChange>
      </w:pPr>
      <w:ins w:id="1740" w:author="Brett Slote" w:date="2011-07-21T18:52:00Z">
        <w:r w:rsidRPr="00FB36D8">
          <w:rPr>
            <w:rStyle w:val="FootnoteReference"/>
            <w:vertAlign w:val="baseline"/>
          </w:rPr>
          <w:footnoteRef/>
        </w:r>
        <w:r w:rsidRPr="00FB36D8">
          <w:t xml:space="preserve"> </w:t>
        </w:r>
        <w:r w:rsidRPr="003A78C2">
          <w:rPr>
            <w:rPrChange w:id="1741" w:author="Brett Slote" w:date="2011-07-21T20:02:00Z">
              <w:rPr>
                <w:rFonts w:ascii="Antonious Normal" w:hAnsi="Antonious Normal"/>
                <w:color w:val="FF0000"/>
              </w:rPr>
            </w:rPrChange>
          </w:rPr>
          <w:t>qen hanhwd/ nem han'almoc</w:t>
        </w:r>
      </w:ins>
    </w:p>
  </w:footnote>
  <w:footnote w:id="1012">
    <w:p w14:paraId="4AFC6896" w14:textId="77777777" w:rsidR="00EF4931" w:rsidRDefault="00EF4931">
      <w:pPr>
        <w:pStyle w:val="FootnoteText"/>
      </w:pPr>
      <w:r>
        <w:rPr>
          <w:rStyle w:val="FootnoteReference"/>
        </w:rPr>
        <w:footnoteRef/>
      </w:r>
      <w:r>
        <w:t xml:space="preserve"> Matthew 1:20</w:t>
      </w:r>
    </w:p>
  </w:footnote>
  <w:footnote w:id="1013">
    <w:p w14:paraId="0E9CA519" w14:textId="77777777" w:rsidR="00EF4931" w:rsidRDefault="00EF4931" w:rsidP="00662A48">
      <w:pPr>
        <w:pStyle w:val="footnote"/>
      </w:pPr>
      <w:r>
        <w:rPr>
          <w:rStyle w:val="FootnoteReference"/>
          <w:rFonts w:eastAsiaTheme="majorEastAsia"/>
        </w:rPr>
        <w:footnoteRef/>
      </w:r>
      <w:r>
        <w:t xml:space="preserve"> All-holy</w:t>
      </w:r>
    </w:p>
  </w:footnote>
  <w:footnote w:id="1014">
    <w:p w14:paraId="50451B0F" w14:textId="77777777" w:rsidR="00EF4931" w:rsidRDefault="00EF4931">
      <w:pPr>
        <w:pStyle w:val="footnote"/>
        <w:rPr>
          <w:ins w:id="1810" w:author="Brett Slote" w:date="2011-07-21T19:04:00Z"/>
        </w:rPr>
        <w:pPrChange w:id="1811" w:author="Brett Slote" w:date="2011-07-21T20:04:00Z">
          <w:pPr>
            <w:pStyle w:val="FootnoteText"/>
          </w:pPr>
        </w:pPrChange>
      </w:pPr>
      <w:ins w:id="1812" w:author="Brett Slote" w:date="2011-07-21T19:04:00Z">
        <w:r>
          <w:rPr>
            <w:rStyle w:val="FootnoteReference"/>
          </w:rPr>
          <w:footnoteRef/>
        </w:r>
        <w:r>
          <w:t xml:space="preserve"> literal is disregarded</w:t>
        </w:r>
      </w:ins>
    </w:p>
  </w:footnote>
  <w:footnote w:id="1015">
    <w:p w14:paraId="28760F43" w14:textId="77777777" w:rsidR="00EF4931" w:rsidRDefault="00EF4931" w:rsidP="00513E2D">
      <w:pPr>
        <w:pStyle w:val="footnote"/>
      </w:pPr>
      <w:r>
        <w:rPr>
          <w:rStyle w:val="FootnoteReference"/>
        </w:rPr>
        <w:footnoteRef/>
      </w:r>
      <w:r>
        <w:t xml:space="preserve"> Fr. Athanasius has “My soul shall make her boast in the Lord”</w:t>
      </w:r>
    </w:p>
  </w:footnote>
  <w:footnote w:id="1016">
    <w:p w14:paraId="54344E7C" w14:textId="77777777" w:rsidR="00EF4931" w:rsidRDefault="00EF4931" w:rsidP="00513E2D">
      <w:pPr>
        <w:pStyle w:val="footnote"/>
      </w:pPr>
      <w:r>
        <w:rPr>
          <w:rStyle w:val="FootnoteReference"/>
        </w:rPr>
        <w:footnoteRef/>
      </w:r>
      <w:r>
        <w:t xml:space="preserve"> 2 Sam. 6:2 (LXX).</w:t>
      </w:r>
    </w:p>
  </w:footnote>
  <w:footnote w:id="1017">
    <w:p w14:paraId="75B3E062" w14:textId="77777777" w:rsidR="00EF4931" w:rsidRDefault="00EF4931" w:rsidP="00513E2D">
      <w:pPr>
        <w:pStyle w:val="footnote"/>
      </w:pPr>
      <w:r>
        <w:rPr>
          <w:rStyle w:val="FootnoteReference"/>
        </w:rPr>
        <w:footnoteRef/>
      </w:r>
      <w:r>
        <w:t xml:space="preserve"> [JS] or “appear” or “reveal Yourself”</w:t>
      </w:r>
    </w:p>
  </w:footnote>
  <w:footnote w:id="1018">
    <w:p w14:paraId="10B3FAAD" w14:textId="77777777" w:rsidR="00EF4931" w:rsidRDefault="00EF4931" w:rsidP="00513E2D">
      <w:pPr>
        <w:pStyle w:val="footnote"/>
      </w:pPr>
      <w:r>
        <w:rPr>
          <w:rStyle w:val="FootnoteReference"/>
        </w:rPr>
        <w:footnoteRef/>
      </w:r>
      <w:r>
        <w:t xml:space="preserve"> [JS] or “reveal Your face”.</w:t>
      </w:r>
    </w:p>
  </w:footnote>
  <w:footnote w:id="1019">
    <w:p w14:paraId="63A4880D" w14:textId="77777777" w:rsidR="00EF4931" w:rsidRPr="004A3E27" w:rsidRDefault="00EF4931"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20">
    <w:p w14:paraId="3A044652" w14:textId="77777777" w:rsidR="00EF4931" w:rsidRDefault="00EF4931" w:rsidP="00513E2D">
      <w:pPr>
        <w:pStyle w:val="footnote"/>
      </w:pPr>
      <w:r>
        <w:rPr>
          <w:rStyle w:val="FootnoteReference"/>
        </w:rPr>
        <w:footnoteRef/>
      </w:r>
      <w:r>
        <w:t xml:space="preserve"> [JS] literally “do obeisance”, i.e. “bow down to”</w:t>
      </w:r>
    </w:p>
  </w:footnote>
  <w:footnote w:id="1021">
    <w:p w14:paraId="510A8B55" w14:textId="77777777" w:rsidR="00EF4931" w:rsidRPr="004A3E27" w:rsidRDefault="00EF4931"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22">
    <w:p w14:paraId="1C902A07" w14:textId="77777777" w:rsidR="00EF4931" w:rsidRDefault="00EF4931" w:rsidP="00513E2D">
      <w:pPr>
        <w:pStyle w:val="footnote"/>
      </w:pPr>
      <w:r>
        <w:rPr>
          <w:rStyle w:val="FootnoteReference"/>
        </w:rPr>
        <w:footnoteRef/>
      </w:r>
      <w:r>
        <w:t xml:space="preserve"> [JS] or “beautifully situated”</w:t>
      </w:r>
    </w:p>
  </w:footnote>
  <w:footnote w:id="1023">
    <w:p w14:paraId="61A90277" w14:textId="77777777" w:rsidR="00EF4931" w:rsidRPr="004A3E27" w:rsidRDefault="00EF4931"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24">
    <w:p w14:paraId="2BD08AB7" w14:textId="77777777" w:rsidR="00EF4931" w:rsidRDefault="00EF4931"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25">
    <w:p w14:paraId="7A664F24" w14:textId="77777777" w:rsidR="00EF4931" w:rsidRDefault="00EF4931" w:rsidP="00513E2D">
      <w:pPr>
        <w:pStyle w:val="footnote"/>
      </w:pPr>
      <w:r>
        <w:rPr>
          <w:rStyle w:val="FootnoteReference"/>
        </w:rPr>
        <w:footnoteRef/>
      </w:r>
      <w:r>
        <w:t xml:space="preserve"> [JS] or “Mother Zion will say,”</w:t>
      </w:r>
    </w:p>
  </w:footnote>
  <w:footnote w:id="1026">
    <w:p w14:paraId="41F70EEA" w14:textId="77777777" w:rsidR="00EF4931" w:rsidRDefault="00EF4931" w:rsidP="00513E2D">
      <w:pPr>
        <w:pStyle w:val="footnote"/>
      </w:pPr>
      <w:r>
        <w:rPr>
          <w:rStyle w:val="FootnoteReference"/>
        </w:rPr>
        <w:footnoteRef/>
      </w:r>
      <w:r>
        <w:t xml:space="preserve"> [JS] Coptic has, “that a man and a man dwelt in her”</w:t>
      </w:r>
    </w:p>
  </w:footnote>
  <w:footnote w:id="1027">
    <w:p w14:paraId="3E040425" w14:textId="77777777" w:rsidR="00EF4931" w:rsidRDefault="00EF4931" w:rsidP="00513E2D">
      <w:pPr>
        <w:pStyle w:val="footnote"/>
      </w:pPr>
      <w:r>
        <w:rPr>
          <w:rStyle w:val="FootnoteReference"/>
        </w:rPr>
        <w:footnoteRef/>
      </w:r>
      <w:r>
        <w:t xml:space="preserve"> [JS] or “messengers”</w:t>
      </w:r>
    </w:p>
  </w:footnote>
  <w:footnote w:id="1028">
    <w:p w14:paraId="3B1FD0D0" w14:textId="77777777" w:rsidR="00EF4931" w:rsidRDefault="00EF4931" w:rsidP="00513E2D">
      <w:pPr>
        <w:pStyle w:val="footnote"/>
      </w:pPr>
      <w:r>
        <w:rPr>
          <w:rStyle w:val="FootnoteReference"/>
        </w:rPr>
        <w:footnoteRef/>
      </w:r>
      <w:r>
        <w:t xml:space="preserve"> [JS] Fr. Lazarus has “servants”</w:t>
      </w:r>
    </w:p>
  </w:footnote>
  <w:footnote w:id="1029">
    <w:p w14:paraId="4E9A9F71" w14:textId="77777777" w:rsidR="00EF4931" w:rsidRDefault="00EF4931" w:rsidP="00513E2D">
      <w:pPr>
        <w:pStyle w:val="footnote"/>
      </w:pPr>
      <w:r>
        <w:rPr>
          <w:rStyle w:val="FootnoteReference"/>
        </w:rPr>
        <w:footnoteRef/>
      </w:r>
      <w:r>
        <w:t xml:space="preserve"> Heb. 1:7; Ezek. 1:14; 2 Esdras 8:22.</w:t>
      </w:r>
    </w:p>
  </w:footnote>
  <w:footnote w:id="1030">
    <w:p w14:paraId="1CE390C3" w14:textId="77777777" w:rsidR="00EF4931" w:rsidRDefault="00EF4931" w:rsidP="00513E2D">
      <w:pPr>
        <w:pStyle w:val="footnote"/>
      </w:pPr>
      <w:r>
        <w:rPr>
          <w:rStyle w:val="FootnoteReference"/>
        </w:rPr>
        <w:footnoteRef/>
      </w:r>
      <w:r>
        <w:t xml:space="preserve"> [JS] or “makes the clouds His chariot”</w:t>
      </w:r>
    </w:p>
  </w:footnote>
  <w:footnote w:id="1031">
    <w:p w14:paraId="61355318" w14:textId="77777777" w:rsidR="00EF4931" w:rsidRDefault="00EF4931" w:rsidP="00513E2D">
      <w:pPr>
        <w:pStyle w:val="footnote"/>
      </w:pPr>
      <w:r>
        <w:rPr>
          <w:rStyle w:val="FootnoteReference"/>
        </w:rPr>
        <w:footnoteRef/>
      </w:r>
      <w:r>
        <w:t xml:space="preserve"> [JS] “do obeisance”, elsewhere rendered “worship’, but referring to the physical act.</w:t>
      </w:r>
    </w:p>
  </w:footnote>
  <w:footnote w:id="1032">
    <w:p w14:paraId="55C199C8" w14:textId="77777777" w:rsidR="00EF4931" w:rsidRDefault="00EF4931" w:rsidP="00513E2D">
      <w:pPr>
        <w:pStyle w:val="footnote"/>
      </w:pPr>
      <w:r>
        <w:rPr>
          <w:rStyle w:val="FootnoteReference"/>
        </w:rPr>
        <w:footnoteRef/>
      </w:r>
      <w:r>
        <w:t xml:space="preserve"> [JS] lit. day to day</w:t>
      </w:r>
    </w:p>
  </w:footnote>
  <w:footnote w:id="1033">
    <w:p w14:paraId="7F35743B" w14:textId="77777777" w:rsidR="00EF4931" w:rsidRPr="004A3E27" w:rsidRDefault="00EF4931" w:rsidP="00513E2D">
      <w:pPr>
        <w:pStyle w:val="footnote"/>
      </w:pPr>
      <w:r w:rsidRPr="004A3E27">
        <w:rPr>
          <w:rStyle w:val="FootnoteReference"/>
        </w:rPr>
        <w:footnoteRef/>
      </w:r>
      <w:r w:rsidRPr="004A3E27">
        <w:t xml:space="preserve"> Luke 4:32.</w:t>
      </w:r>
    </w:p>
  </w:footnote>
  <w:footnote w:id="1034">
    <w:p w14:paraId="40B8EED3" w14:textId="77777777" w:rsidR="00EF4931" w:rsidRDefault="00EF4931" w:rsidP="00513E2D">
      <w:pPr>
        <w:pStyle w:val="footnote"/>
      </w:pPr>
      <w:r>
        <w:rPr>
          <w:rStyle w:val="FootnoteReference"/>
        </w:rPr>
        <w:footnoteRef/>
      </w:r>
      <w:r>
        <w:t xml:space="preserve"> [JS] or “give thanks to”. “Thankfully confess with praise”</w:t>
      </w:r>
    </w:p>
  </w:footnote>
  <w:footnote w:id="1035">
    <w:p w14:paraId="11AEE401" w14:textId="77777777" w:rsidR="00EF4931" w:rsidRDefault="00EF4931" w:rsidP="00513E2D">
      <w:pPr>
        <w:pStyle w:val="footnote"/>
      </w:pPr>
      <w:r>
        <w:rPr>
          <w:rStyle w:val="FootnoteReference"/>
        </w:rPr>
        <w:footnoteRef/>
      </w:r>
      <w:r>
        <w:t xml:space="preserve"> [JS] literally, “holy ones.”</w:t>
      </w:r>
    </w:p>
  </w:footnote>
  <w:footnote w:id="1036">
    <w:p w14:paraId="7D6DBB8C" w14:textId="77777777" w:rsidR="00EF4931" w:rsidRDefault="00EF4931" w:rsidP="00513E2D">
      <w:pPr>
        <w:pStyle w:val="footnote"/>
      </w:pPr>
      <w:r>
        <w:rPr>
          <w:rStyle w:val="FootnoteReference"/>
        </w:rPr>
        <w:footnoteRef/>
      </w:r>
      <w:r>
        <w:t xml:space="preserve"> </w:t>
      </w:r>
      <w:r w:rsidRPr="00DC02D9">
        <w:rPr>
          <w:i/>
        </w:rPr>
        <w:t>Or:</w:t>
      </w:r>
      <w:r>
        <w:t xml:space="preserve"> costly (Wisdom 1:13-16).</w:t>
      </w:r>
    </w:p>
  </w:footnote>
  <w:footnote w:id="1037">
    <w:p w14:paraId="75C0EB1C" w14:textId="77777777" w:rsidR="00EF4931" w:rsidRDefault="00EF4931" w:rsidP="00513E2D">
      <w:pPr>
        <w:pStyle w:val="footnote"/>
      </w:pPr>
      <w:r>
        <w:rPr>
          <w:rStyle w:val="FootnoteReference"/>
        </w:rPr>
        <w:footnoteRef/>
      </w:r>
      <w:r>
        <w:t xml:space="preserve"> [JS] litearlly, “slave”.</w:t>
      </w:r>
    </w:p>
  </w:footnote>
  <w:footnote w:id="1038">
    <w:p w14:paraId="050877C1" w14:textId="77777777" w:rsidR="00EF4931" w:rsidRPr="004A3E27" w:rsidRDefault="00EF4931" w:rsidP="00513E2D">
      <w:pPr>
        <w:pStyle w:val="footnote"/>
      </w:pPr>
      <w:r w:rsidRPr="004A3E27">
        <w:rPr>
          <w:rStyle w:val="FootnoteReference"/>
        </w:rPr>
        <w:footnoteRef/>
      </w:r>
      <w:r w:rsidRPr="004A3E27">
        <w:t xml:space="preserve"> </w:t>
      </w:r>
      <w:r>
        <w:t>cf</w:t>
      </w:r>
      <w:r w:rsidRPr="004A3E27">
        <w:t>. Rev. 19:11-16.</w:t>
      </w:r>
    </w:p>
  </w:footnote>
  <w:footnote w:id="1039">
    <w:p w14:paraId="30E6CDDA" w14:textId="77777777" w:rsidR="00EF4931" w:rsidRDefault="00EF4931" w:rsidP="00513E2D">
      <w:pPr>
        <w:pStyle w:val="footnote"/>
      </w:pPr>
      <w:r>
        <w:rPr>
          <w:rStyle w:val="FootnoteReference"/>
        </w:rPr>
        <w:footnoteRef/>
      </w:r>
      <w:r>
        <w:t xml:space="preserve"> dragon: </w:t>
      </w:r>
      <w:r w:rsidRPr="0090411D">
        <w:rPr>
          <w:i/>
        </w:rPr>
        <w:t>or</w:t>
      </w:r>
      <w:r>
        <w:t xml:space="preserve"> serpent.</w:t>
      </w:r>
    </w:p>
  </w:footnote>
  <w:footnote w:id="1040">
    <w:p w14:paraId="2173FA84" w14:textId="77777777" w:rsidR="00EF4931" w:rsidRDefault="00EF4931"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41">
    <w:p w14:paraId="795E5704" w14:textId="77777777" w:rsidR="00EF4931" w:rsidRDefault="00EF4931" w:rsidP="00513E2D">
      <w:pPr>
        <w:pStyle w:val="footnote"/>
      </w:pPr>
      <w:r>
        <w:rPr>
          <w:rStyle w:val="FootnoteReference"/>
        </w:rPr>
        <w:footnoteRef/>
      </w:r>
      <w:r>
        <w:t xml:space="preserve"> House—Home, Family, Church, Kingdom: where God’s will is done (1 Tim. 3:15; Heb. 3:2-6; Lk. 2:49; Mt. 6:10).</w:t>
      </w:r>
    </w:p>
  </w:footnote>
  <w:footnote w:id="1042">
    <w:p w14:paraId="333D3615" w14:textId="77777777" w:rsidR="00EF4931" w:rsidRDefault="00EF4931" w:rsidP="00513E2D">
      <w:pPr>
        <w:pStyle w:val="footnote"/>
      </w:pPr>
      <w:r>
        <w:rPr>
          <w:rStyle w:val="FootnoteReference"/>
        </w:rPr>
        <w:footnoteRef/>
      </w:r>
      <w:r>
        <w:t xml:space="preserve"> [JS] or, “boast”</w:t>
      </w:r>
    </w:p>
  </w:footnote>
  <w:footnote w:id="1043">
    <w:p w14:paraId="4E508065" w14:textId="77777777" w:rsidR="00EF4931" w:rsidRPr="004A3E27" w:rsidRDefault="00EF4931" w:rsidP="00513E2D">
      <w:pPr>
        <w:pStyle w:val="footnote"/>
      </w:pPr>
      <w:r w:rsidRPr="004A3E27">
        <w:rPr>
          <w:rStyle w:val="FootnoteReference"/>
        </w:rPr>
        <w:footnoteRef/>
      </w:r>
      <w:r w:rsidRPr="004A3E27">
        <w:t xml:space="preserve"> Man is made for happiness, fruit of grace, forgiveness, right relations, holiness.</w:t>
      </w:r>
    </w:p>
  </w:footnote>
  <w:footnote w:id="1044">
    <w:p w14:paraId="015A8873" w14:textId="77777777" w:rsidR="00EF4931" w:rsidRDefault="00EF4931" w:rsidP="00513E2D">
      <w:pPr>
        <w:pStyle w:val="footnote"/>
      </w:pPr>
      <w:r>
        <w:rPr>
          <w:rStyle w:val="FootnoteReference"/>
        </w:rPr>
        <w:footnoteRef/>
      </w:r>
      <w:r>
        <w:t xml:space="preserve"> [JS] Fr. Lazarus renders “repent” as “change His mind”</w:t>
      </w:r>
    </w:p>
  </w:footnote>
  <w:footnote w:id="1045">
    <w:p w14:paraId="09314A85" w14:textId="77777777" w:rsidR="00EF4931" w:rsidRDefault="00EF4931" w:rsidP="00513E2D">
      <w:pPr>
        <w:pStyle w:val="footnote"/>
      </w:pPr>
      <w:r>
        <w:rPr>
          <w:rStyle w:val="FootnoteReference"/>
        </w:rPr>
        <w:footnoteRef/>
      </w:r>
      <w:r>
        <w:t xml:space="preserve"> Heb. 7:21.</w:t>
      </w:r>
    </w:p>
  </w:footnote>
  <w:footnote w:id="1046">
    <w:p w14:paraId="43048046" w14:textId="77777777" w:rsidR="00EF4931" w:rsidRPr="004A3E27" w:rsidRDefault="00EF4931"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47">
    <w:p w14:paraId="1EB9C600" w14:textId="77777777" w:rsidR="00EF4931" w:rsidRPr="004A3E27" w:rsidRDefault="00EF4931" w:rsidP="00513E2D">
      <w:pPr>
        <w:pStyle w:val="footnote"/>
      </w:pPr>
      <w:r w:rsidRPr="004A3E27">
        <w:rPr>
          <w:rStyle w:val="FootnoteReference"/>
        </w:rPr>
        <w:footnoteRef/>
      </w:r>
      <w:r w:rsidRPr="004A3E27">
        <w:t xml:space="preserve"> </w:t>
      </w:r>
      <w:r>
        <w:t>Cf</w:t>
      </w:r>
      <w:r w:rsidRPr="004A3E27">
        <w:t>. Isaiah 40:11; John 10:11.</w:t>
      </w:r>
    </w:p>
  </w:footnote>
  <w:footnote w:id="1048">
    <w:p w14:paraId="57EDB196" w14:textId="77777777" w:rsidR="00EF4931" w:rsidRDefault="00EF4931" w:rsidP="00513E2D">
      <w:pPr>
        <w:pStyle w:val="footnote"/>
      </w:pPr>
      <w:r>
        <w:rPr>
          <w:rStyle w:val="FootnoteReference"/>
        </w:rPr>
        <w:footnoteRef/>
      </w:r>
      <w:r>
        <w:t xml:space="preserve"> ‘mercies of the Lord’: </w:t>
      </w:r>
      <w:r w:rsidRPr="00B246C1">
        <w:rPr>
          <w:i/>
        </w:rPr>
        <w:t>or</w:t>
      </w:r>
      <w:r>
        <w:t>, the Lord’s love.</w:t>
      </w:r>
    </w:p>
  </w:footnote>
  <w:footnote w:id="1049">
    <w:p w14:paraId="54C29B30" w14:textId="77777777" w:rsidR="00EF4931" w:rsidRDefault="00EF4931" w:rsidP="00513E2D">
      <w:pPr>
        <w:pStyle w:val="footnote"/>
      </w:pPr>
      <w:r>
        <w:rPr>
          <w:rStyle w:val="FootnoteReference"/>
        </w:rPr>
        <w:footnoteRef/>
      </w:r>
      <w:r>
        <w:t xml:space="preserve"> This column is the version abridged by Fr. Athanasius Iskander.</w:t>
      </w:r>
    </w:p>
  </w:footnote>
  <w:footnote w:id="1050">
    <w:p w14:paraId="48C85628" w14:textId="77777777" w:rsidR="00EF4931" w:rsidRDefault="00EF4931"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51">
    <w:p w14:paraId="489E0E94" w14:textId="77777777" w:rsidR="00EF4931" w:rsidRDefault="00EF4931" w:rsidP="00513E2D">
      <w:pPr>
        <w:pStyle w:val="footnote"/>
      </w:pPr>
      <w:r>
        <w:rPr>
          <w:rStyle w:val="FootnoteReference"/>
        </w:rPr>
        <w:footnoteRef/>
      </w:r>
      <w:r>
        <w:t xml:space="preserve"> Here Fr. Athanasius Iskander replaces the remainder with a short conclusion based on the ending of the First Canticle.</w:t>
      </w:r>
    </w:p>
  </w:footnote>
  <w:footnote w:id="1052">
    <w:p w14:paraId="72A219A1" w14:textId="77777777" w:rsidR="00EF4931" w:rsidRDefault="00EF4931" w:rsidP="00513E2D">
      <w:pPr>
        <w:pStyle w:val="footnote"/>
      </w:pPr>
      <w:r>
        <w:rPr>
          <w:rStyle w:val="FootnoteReference"/>
        </w:rPr>
        <w:footnoteRef/>
      </w:r>
      <w:r>
        <w:t xml:space="preserve"> Verses marked with (*) appear in the abridged version of Fr. Athanasius Iskander</w:t>
      </w:r>
    </w:p>
  </w:footnote>
  <w:footnote w:id="1053">
    <w:p w14:paraId="4FBE3BD6" w14:textId="77777777" w:rsidR="00EF4931" w:rsidRDefault="00EF4931"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54">
    <w:p w14:paraId="500A4E71" w14:textId="77777777" w:rsidR="00EF4931" w:rsidRDefault="00EF4931" w:rsidP="00513E2D">
      <w:pPr>
        <w:pStyle w:val="footnote"/>
      </w:pPr>
      <w:r>
        <w:rPr>
          <w:rStyle w:val="FootnoteReference"/>
        </w:rPr>
        <w:footnoteRef/>
      </w:r>
      <w:r>
        <w:t xml:space="preserve"> Clearly a late addition given the Roman Catholic ecclesiology, foreign to Orthodoxy, found in these verses.</w:t>
      </w:r>
    </w:p>
  </w:footnote>
  <w:footnote w:id="1055">
    <w:p w14:paraId="36702CC1" w14:textId="77777777" w:rsidR="00EF4931" w:rsidRDefault="00EF4931" w:rsidP="00513E2D">
      <w:pPr>
        <w:pStyle w:val="footnote"/>
      </w:pPr>
      <w:r>
        <w:rPr>
          <w:rStyle w:val="FootnoteReference"/>
        </w:rPr>
        <w:footnoteRef/>
      </w:r>
      <w:r>
        <w:t xml:space="preserve"> Meaning of “o-ti eros tattis etenhoot” unclear.</w:t>
      </w:r>
    </w:p>
  </w:footnote>
  <w:footnote w:id="1056">
    <w:p w14:paraId="062BDCC1" w14:textId="77777777" w:rsidR="00EF4931" w:rsidRDefault="00EF4931">
      <w:pPr>
        <w:pStyle w:val="FootnoteText"/>
      </w:pPr>
      <w:r>
        <w:rPr>
          <w:rStyle w:val="FootnoteReference"/>
        </w:rPr>
        <w:footnoteRef/>
      </w:r>
      <w:r>
        <w:t xml:space="preserve"> Ps 8:2</w:t>
      </w:r>
    </w:p>
  </w:footnote>
  <w:footnote w:id="1057">
    <w:p w14:paraId="5BC08478" w14:textId="77777777" w:rsidR="00EF4931" w:rsidRPr="000C76BB" w:rsidRDefault="00EF4931"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58">
    <w:p w14:paraId="03A6DDD1" w14:textId="77777777" w:rsidR="00EF4931" w:rsidRDefault="00EF4931">
      <w:pPr>
        <w:pStyle w:val="FootnoteText"/>
      </w:pPr>
      <w:r>
        <w:rPr>
          <w:rStyle w:val="FootnoteReference"/>
        </w:rPr>
        <w:footnoteRef/>
      </w:r>
      <w:r>
        <w:t xml:space="preserve"> Matthew 28:6</w:t>
      </w:r>
    </w:p>
  </w:footnote>
  <w:footnote w:id="1059">
    <w:p w14:paraId="339855D2" w14:textId="77777777" w:rsidR="00EF4931" w:rsidRDefault="00EF4931">
      <w:pPr>
        <w:pStyle w:val="FootnoteText"/>
      </w:pPr>
      <w:r>
        <w:rPr>
          <w:rStyle w:val="FootnoteReference"/>
        </w:rPr>
        <w:footnoteRef/>
      </w:r>
      <w:r>
        <w:t xml:space="preserve"> Matthew 28:7,6</w:t>
      </w:r>
    </w:p>
  </w:footnote>
  <w:footnote w:id="1060">
    <w:p w14:paraId="76212A49" w14:textId="77777777" w:rsidR="00EF4931" w:rsidRDefault="00EF4931">
      <w:pPr>
        <w:pStyle w:val="FootnoteText"/>
      </w:pPr>
      <w:r>
        <w:rPr>
          <w:rStyle w:val="FootnoteReference"/>
        </w:rPr>
        <w:footnoteRef/>
      </w:r>
      <w:r>
        <w:t xml:space="preserve"> Matthew 28:7</w:t>
      </w:r>
    </w:p>
  </w:footnote>
  <w:footnote w:id="1061">
    <w:p w14:paraId="716019EB" w14:textId="77777777" w:rsidR="00EF4931" w:rsidRDefault="00EF4931">
      <w:pPr>
        <w:pStyle w:val="FootnoteText"/>
      </w:pPr>
      <w:r>
        <w:rPr>
          <w:rStyle w:val="FootnoteReference"/>
        </w:rPr>
        <w:footnoteRef/>
      </w:r>
      <w:r>
        <w:t xml:space="preserve"> John 20:27</w:t>
      </w:r>
    </w:p>
  </w:footnote>
  <w:footnote w:id="1062">
    <w:p w14:paraId="0ECF3FB0" w14:textId="77777777" w:rsidR="00EF4931" w:rsidRDefault="00EF4931">
      <w:pPr>
        <w:pStyle w:val="FootnoteText"/>
      </w:pPr>
      <w:r>
        <w:rPr>
          <w:rStyle w:val="FootnoteReference"/>
        </w:rPr>
        <w:footnoteRef/>
      </w:r>
      <w:r>
        <w:t xml:space="preserve"> John 20:28</w:t>
      </w:r>
    </w:p>
  </w:footnote>
  <w:footnote w:id="1063">
    <w:p w14:paraId="3FCB0B65" w14:textId="77777777" w:rsidR="00EF4931" w:rsidRDefault="00EF4931">
      <w:pPr>
        <w:pStyle w:val="FootnoteText"/>
      </w:pPr>
      <w:r>
        <w:rPr>
          <w:rStyle w:val="FootnoteReference"/>
        </w:rPr>
        <w:footnoteRef/>
      </w:r>
      <w:r>
        <w:t xml:space="preserve"> John 20:29</w:t>
      </w:r>
    </w:p>
  </w:footnote>
  <w:footnote w:id="1064">
    <w:p w14:paraId="6B80EDF7" w14:textId="77777777" w:rsidR="00EF4931" w:rsidRDefault="00EF4931">
      <w:pPr>
        <w:pStyle w:val="FootnoteText"/>
      </w:pPr>
      <w:r>
        <w:rPr>
          <w:rStyle w:val="FootnoteReference"/>
        </w:rPr>
        <w:footnoteRef/>
      </w:r>
      <w:r>
        <w:t xml:space="preserve"> John 20:29</w:t>
      </w:r>
    </w:p>
  </w:footnote>
  <w:footnote w:id="1065">
    <w:p w14:paraId="3D721105" w14:textId="77777777" w:rsidR="00EF4931" w:rsidRDefault="00EF4931"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66">
    <w:p w14:paraId="5C03BEB6" w14:textId="77777777" w:rsidR="00EF4931" w:rsidRDefault="00EF4931" w:rsidP="00513E2D">
      <w:pPr>
        <w:pStyle w:val="footnote"/>
      </w:pPr>
      <w:r>
        <w:rPr>
          <w:rStyle w:val="FootnoteReference"/>
        </w:rPr>
        <w:footnoteRef/>
      </w:r>
      <w:r>
        <w:t xml:space="preserve"> From Paoni 12 to Paopi 19: “Bless the waters of the river this year”.</w:t>
      </w:r>
    </w:p>
    <w:p w14:paraId="16B83A6A" w14:textId="77777777" w:rsidR="00EF4931" w:rsidRDefault="00EF4931" w:rsidP="00513E2D">
      <w:pPr>
        <w:pStyle w:val="footnote"/>
      </w:pPr>
      <w:r>
        <w:t>From Paopi 10 to Tobi 10: “Bless the herbs and the plants”.</w:t>
      </w:r>
    </w:p>
    <w:p w14:paraId="34A5B65F" w14:textId="77777777" w:rsidR="00EF4931" w:rsidRDefault="00EF4931"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AE9FB92" w:rsidR="00EF4931" w:rsidRPr="00E00D27" w:rsidRDefault="00EF4931"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7206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EF4931" w:rsidRPr="00E00D27" w:rsidRDefault="00EF4931" w:rsidP="00686912">
    <w:pPr>
      <w:pStyle w:val="Header"/>
      <w:jc w:val="center"/>
      <w:rPr>
        <w:sz w:val="20"/>
        <w:szCs w:val="20"/>
      </w:rPr>
    </w:pPr>
  </w:p>
  <w:p w14:paraId="022704DA" w14:textId="77777777" w:rsidR="00EF4931" w:rsidRPr="00686912" w:rsidRDefault="00EF4931"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EF4931" w:rsidRPr="00E00D27" w:rsidRDefault="00EF4931"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701844D9" w:rsidR="00EF4931" w:rsidRPr="00E00D27" w:rsidRDefault="00EF493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72062">
      <w:rPr>
        <w:noProof/>
        <w:sz w:val="20"/>
        <w:szCs w:val="20"/>
      </w:rPr>
      <w:t>The Midnight Praise</w:t>
    </w:r>
    <w:r>
      <w:rPr>
        <w:sz w:val="20"/>
        <w:szCs w:val="20"/>
      </w:rPr>
      <w:fldChar w:fldCharType="end"/>
    </w:r>
  </w:p>
  <w:p w14:paraId="0D77CDA8" w14:textId="77777777" w:rsidR="00EF4931" w:rsidRPr="00E00D27" w:rsidRDefault="00EF4931"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095013DA" w:rsidR="00EF4931" w:rsidRPr="00E00D27" w:rsidRDefault="00EF4931"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372062">
      <w:rPr>
        <w:noProof/>
        <w:sz w:val="20"/>
        <w:szCs w:val="20"/>
      </w:rPr>
      <w:t>Saints’ Doxologies</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0C6FF14" w:rsidR="00EF4931" w:rsidRPr="00E00D27" w:rsidRDefault="00EF4931"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72062">
      <w:rPr>
        <w:noProof/>
        <w:sz w:val="20"/>
        <w:szCs w:val="20"/>
      </w:rPr>
      <w:t>The Conclusion of the Adam Theotokias</w:t>
    </w:r>
    <w:r w:rsidRPr="00E00D27">
      <w:rPr>
        <w:sz w:val="20"/>
        <w:szCs w:val="20"/>
      </w:rPr>
      <w:fldChar w:fldCharType="end"/>
    </w:r>
  </w:p>
  <w:p w14:paraId="48CF3F9A" w14:textId="245E316D" w:rsidR="00EF4931" w:rsidRPr="00686912" w:rsidRDefault="00EF4931"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EF4931" w:rsidRPr="00686912" w:rsidRDefault="00EF4931"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465132D7" w:rsidR="00EF4931" w:rsidRPr="00E00D27" w:rsidRDefault="00EF493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72062">
      <w:rPr>
        <w:noProof/>
        <w:sz w:val="20"/>
        <w:szCs w:val="20"/>
      </w:rPr>
      <w:t>Saints’ Doxologies</w:t>
    </w:r>
    <w:r w:rsidRPr="00E00D27">
      <w:rPr>
        <w:sz w:val="20"/>
        <w:szCs w:val="20"/>
      </w:rPr>
      <w:fldChar w:fldCharType="end"/>
    </w:r>
  </w:p>
  <w:p w14:paraId="0BA9A7AA" w14:textId="77777777" w:rsidR="00EF4931" w:rsidRPr="00686912" w:rsidRDefault="00EF4931"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24D2DA1D" w:rsidR="00EF4931" w:rsidRPr="00E00D27" w:rsidRDefault="00EF4931"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72062">
      <w:rPr>
        <w:noProof/>
        <w:sz w:val="20"/>
        <w:szCs w:val="20"/>
      </w:rPr>
      <w:t>Prayer for the Church</w:t>
    </w:r>
    <w:r w:rsidRPr="00E00D27">
      <w:rPr>
        <w:sz w:val="20"/>
        <w:szCs w:val="20"/>
      </w:rPr>
      <w:fldChar w:fldCharType="end"/>
    </w:r>
  </w:p>
  <w:p w14:paraId="6EBDE8BD" w14:textId="77777777" w:rsidR="00EF4931" w:rsidRPr="00686912" w:rsidRDefault="00EF4931"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EF4931" w:rsidRPr="00E00D27" w:rsidRDefault="00EF4931"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54EB6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5797"/>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E47"/>
    <w:rsid w:val="001341D0"/>
    <w:rsid w:val="00134DB2"/>
    <w:rsid w:val="00135AF7"/>
    <w:rsid w:val="00136F2D"/>
    <w:rsid w:val="001376CA"/>
    <w:rsid w:val="00137929"/>
    <w:rsid w:val="001432F3"/>
    <w:rsid w:val="00143944"/>
    <w:rsid w:val="00143C5A"/>
    <w:rsid w:val="0014584F"/>
    <w:rsid w:val="00145EE7"/>
    <w:rsid w:val="00146067"/>
    <w:rsid w:val="001502C6"/>
    <w:rsid w:val="001534F2"/>
    <w:rsid w:val="00154D4E"/>
    <w:rsid w:val="001566BD"/>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3F9C"/>
    <w:rsid w:val="001744DD"/>
    <w:rsid w:val="001761FA"/>
    <w:rsid w:val="0017625A"/>
    <w:rsid w:val="001778F8"/>
    <w:rsid w:val="001779C0"/>
    <w:rsid w:val="00177A6C"/>
    <w:rsid w:val="00180AE1"/>
    <w:rsid w:val="001813FD"/>
    <w:rsid w:val="00181F9C"/>
    <w:rsid w:val="001822EB"/>
    <w:rsid w:val="00182A92"/>
    <w:rsid w:val="001834E6"/>
    <w:rsid w:val="00183599"/>
    <w:rsid w:val="00184462"/>
    <w:rsid w:val="00184565"/>
    <w:rsid w:val="00190650"/>
    <w:rsid w:val="00190C05"/>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A09"/>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2476"/>
    <w:rsid w:val="00274233"/>
    <w:rsid w:val="002776C4"/>
    <w:rsid w:val="00280E2D"/>
    <w:rsid w:val="00281C51"/>
    <w:rsid w:val="002820F7"/>
    <w:rsid w:val="0028222B"/>
    <w:rsid w:val="00283E41"/>
    <w:rsid w:val="00284568"/>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773"/>
    <w:rsid w:val="00350BD4"/>
    <w:rsid w:val="00351A43"/>
    <w:rsid w:val="00352366"/>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2502"/>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349A"/>
    <w:rsid w:val="00493531"/>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4CAA"/>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2E4"/>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31E3"/>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860"/>
    <w:rsid w:val="008E59B4"/>
    <w:rsid w:val="008E5C22"/>
    <w:rsid w:val="008E7A71"/>
    <w:rsid w:val="008F0F50"/>
    <w:rsid w:val="008F2923"/>
    <w:rsid w:val="008F48F6"/>
    <w:rsid w:val="008F6302"/>
    <w:rsid w:val="008F6435"/>
    <w:rsid w:val="009005CB"/>
    <w:rsid w:val="00900F68"/>
    <w:rsid w:val="0090348C"/>
    <w:rsid w:val="009038B2"/>
    <w:rsid w:val="00904213"/>
    <w:rsid w:val="009043B3"/>
    <w:rsid w:val="009045FC"/>
    <w:rsid w:val="00904A47"/>
    <w:rsid w:val="00906079"/>
    <w:rsid w:val="009061A3"/>
    <w:rsid w:val="00906C25"/>
    <w:rsid w:val="0090738E"/>
    <w:rsid w:val="0090747C"/>
    <w:rsid w:val="00912170"/>
    <w:rsid w:val="0091298D"/>
    <w:rsid w:val="00914E21"/>
    <w:rsid w:val="00914F1B"/>
    <w:rsid w:val="00915F9F"/>
    <w:rsid w:val="00915FD3"/>
    <w:rsid w:val="00916CE7"/>
    <w:rsid w:val="009170BF"/>
    <w:rsid w:val="0091792C"/>
    <w:rsid w:val="00920A8C"/>
    <w:rsid w:val="009216DA"/>
    <w:rsid w:val="00921EB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458C"/>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1207"/>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3B4B"/>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2ED3"/>
    <w:rsid w:val="00AF4B5C"/>
    <w:rsid w:val="00AF56AD"/>
    <w:rsid w:val="00AF5DAD"/>
    <w:rsid w:val="00AF6B9E"/>
    <w:rsid w:val="00AF6D10"/>
    <w:rsid w:val="00AF6F9B"/>
    <w:rsid w:val="00AF711D"/>
    <w:rsid w:val="00AF78B0"/>
    <w:rsid w:val="00AF7B91"/>
    <w:rsid w:val="00B021F8"/>
    <w:rsid w:val="00B02DD7"/>
    <w:rsid w:val="00B034C1"/>
    <w:rsid w:val="00B04094"/>
    <w:rsid w:val="00B045F9"/>
    <w:rsid w:val="00B04642"/>
    <w:rsid w:val="00B05FA7"/>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2527"/>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605"/>
    <w:rsid w:val="00CA3D47"/>
    <w:rsid w:val="00CA4042"/>
    <w:rsid w:val="00CA5F55"/>
    <w:rsid w:val="00CA7465"/>
    <w:rsid w:val="00CB0036"/>
    <w:rsid w:val="00CB04AB"/>
    <w:rsid w:val="00CB04E7"/>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573A"/>
    <w:rsid w:val="00D16E1F"/>
    <w:rsid w:val="00D175BB"/>
    <w:rsid w:val="00D17FB1"/>
    <w:rsid w:val="00D20A28"/>
    <w:rsid w:val="00D2194E"/>
    <w:rsid w:val="00D226AB"/>
    <w:rsid w:val="00D22853"/>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4D36"/>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D07"/>
    <w:rsid w:val="00DB1FC6"/>
    <w:rsid w:val="00DB3F67"/>
    <w:rsid w:val="00DB5470"/>
    <w:rsid w:val="00DB5AC8"/>
    <w:rsid w:val="00DB5C12"/>
    <w:rsid w:val="00DC02BA"/>
    <w:rsid w:val="00DC0CF8"/>
    <w:rsid w:val="00DC1C91"/>
    <w:rsid w:val="00DC2AAA"/>
    <w:rsid w:val="00DC3A65"/>
    <w:rsid w:val="00DC3D34"/>
    <w:rsid w:val="00DC3D64"/>
    <w:rsid w:val="00DC4810"/>
    <w:rsid w:val="00DC4A15"/>
    <w:rsid w:val="00DC7630"/>
    <w:rsid w:val="00DC76DC"/>
    <w:rsid w:val="00DD0F60"/>
    <w:rsid w:val="00DD3169"/>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E549C"/>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461C"/>
    <w:rsid w:val="00E46516"/>
    <w:rsid w:val="00E46608"/>
    <w:rsid w:val="00E4687D"/>
    <w:rsid w:val="00E47504"/>
    <w:rsid w:val="00E47DEE"/>
    <w:rsid w:val="00E51A97"/>
    <w:rsid w:val="00E52848"/>
    <w:rsid w:val="00E532CC"/>
    <w:rsid w:val="00E532DA"/>
    <w:rsid w:val="00E53F67"/>
    <w:rsid w:val="00E54229"/>
    <w:rsid w:val="00E54261"/>
    <w:rsid w:val="00E54614"/>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105"/>
    <w:rsid w:val="00E836C9"/>
    <w:rsid w:val="00E869A6"/>
    <w:rsid w:val="00E8746A"/>
    <w:rsid w:val="00E87C17"/>
    <w:rsid w:val="00E87FBF"/>
    <w:rsid w:val="00E91BAB"/>
    <w:rsid w:val="00E91E78"/>
    <w:rsid w:val="00E9209F"/>
    <w:rsid w:val="00E9311A"/>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6C6"/>
    <w:rsid w:val="00F54714"/>
    <w:rsid w:val="00F56CDE"/>
    <w:rsid w:val="00F56D7A"/>
    <w:rsid w:val="00F5755B"/>
    <w:rsid w:val="00F60A0D"/>
    <w:rsid w:val="00F60C8A"/>
    <w:rsid w:val="00F60F42"/>
    <w:rsid w:val="00F611E4"/>
    <w:rsid w:val="00F61B29"/>
    <w:rsid w:val="00F63BC6"/>
    <w:rsid w:val="00F6464C"/>
    <w:rsid w:val="00F6575E"/>
    <w:rsid w:val="00F658AF"/>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4E3D"/>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D7CBF"/>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3BB751-2A04-4BFA-9833-190BA059A1FC}">
  <ds:schemaRefs>
    <ds:schemaRef ds:uri="http://schemas.openxmlformats.org/officeDocument/2006/bibliography"/>
  </ds:schemaRefs>
</ds:datastoreItem>
</file>

<file path=customXml/itemProps2.xml><?xml version="1.0" encoding="utf-8"?>
<ds:datastoreItem xmlns:ds="http://schemas.openxmlformats.org/officeDocument/2006/customXml" ds:itemID="{F95B649E-7C71-4962-B914-902E835A425F}">
  <ds:schemaRefs>
    <ds:schemaRef ds:uri="http://schemas.openxmlformats.org/officeDocument/2006/bibliography"/>
  </ds:schemaRefs>
</ds:datastoreItem>
</file>

<file path=customXml/itemProps3.xml><?xml version="1.0" encoding="utf-8"?>
<ds:datastoreItem xmlns:ds="http://schemas.openxmlformats.org/officeDocument/2006/customXml" ds:itemID="{86398A12-A63B-498F-AC24-04EDEA6C8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32588</TotalTime>
  <Pages>1</Pages>
  <Words>216855</Words>
  <Characters>1236075</Characters>
  <Application>Microsoft Office Word</Application>
  <DocSecurity>0</DocSecurity>
  <Lines>10300</Lines>
  <Paragraphs>2900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21</cp:revision>
  <cp:lastPrinted>2017-02-05T15:20:00Z</cp:lastPrinted>
  <dcterms:created xsi:type="dcterms:W3CDTF">2014-10-30T02:06:00Z</dcterms:created>
  <dcterms:modified xsi:type="dcterms:W3CDTF">2017-04-05T12:55:00Z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