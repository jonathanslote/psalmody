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58F879A" w14:textId="30EC76C4" w:rsidR="00187E8E"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108555" w:history="1">
        <w:r w:rsidR="00187E8E" w:rsidRPr="00557A9C">
          <w:rPr>
            <w:rStyle w:val="Hyperlink"/>
            <w:noProof/>
          </w:rPr>
          <w:t>The Horologion: The Book of the Hours</w:t>
        </w:r>
        <w:r w:rsidR="00187E8E">
          <w:rPr>
            <w:noProof/>
            <w:webHidden/>
          </w:rPr>
          <w:tab/>
        </w:r>
        <w:r w:rsidR="00187E8E">
          <w:rPr>
            <w:noProof/>
            <w:webHidden/>
          </w:rPr>
          <w:fldChar w:fldCharType="begin"/>
        </w:r>
        <w:r w:rsidR="00187E8E">
          <w:rPr>
            <w:noProof/>
            <w:webHidden/>
          </w:rPr>
          <w:instrText xml:space="preserve"> PAGEREF _Toc485108555 \h </w:instrText>
        </w:r>
        <w:r w:rsidR="00187E8E">
          <w:rPr>
            <w:noProof/>
            <w:webHidden/>
          </w:rPr>
        </w:r>
        <w:r w:rsidR="00187E8E">
          <w:rPr>
            <w:noProof/>
            <w:webHidden/>
          </w:rPr>
          <w:fldChar w:fldCharType="separate"/>
        </w:r>
        <w:r w:rsidR="00187E8E">
          <w:rPr>
            <w:noProof/>
            <w:webHidden/>
          </w:rPr>
          <w:t>3</w:t>
        </w:r>
        <w:r w:rsidR="00187E8E">
          <w:rPr>
            <w:noProof/>
            <w:webHidden/>
          </w:rPr>
          <w:fldChar w:fldCharType="end"/>
        </w:r>
      </w:hyperlink>
    </w:p>
    <w:p w14:paraId="3E51DCD6" w14:textId="433C524E" w:rsidR="00187E8E" w:rsidRDefault="004942E9">
      <w:pPr>
        <w:pStyle w:val="TOC2"/>
        <w:tabs>
          <w:tab w:val="right" w:leader="dot" w:pos="8846"/>
        </w:tabs>
        <w:rPr>
          <w:rFonts w:asciiTheme="minorHAnsi" w:eastAsiaTheme="minorEastAsia" w:hAnsiTheme="minorHAnsi"/>
          <w:noProof/>
          <w:sz w:val="22"/>
          <w:lang w:val="en-US"/>
        </w:rPr>
      </w:pPr>
      <w:hyperlink w:anchor="_Toc485108556" w:history="1">
        <w:r w:rsidR="00187E8E" w:rsidRPr="00557A9C">
          <w:rPr>
            <w:rStyle w:val="Hyperlink"/>
            <w:noProof/>
          </w:rPr>
          <w:t>The Setting of the Sun: Vespers (the Eleventh Hour)</w:t>
        </w:r>
        <w:r w:rsidR="00187E8E">
          <w:rPr>
            <w:noProof/>
            <w:webHidden/>
          </w:rPr>
          <w:tab/>
        </w:r>
        <w:r w:rsidR="00187E8E">
          <w:rPr>
            <w:noProof/>
            <w:webHidden/>
          </w:rPr>
          <w:fldChar w:fldCharType="begin"/>
        </w:r>
        <w:r w:rsidR="00187E8E">
          <w:rPr>
            <w:noProof/>
            <w:webHidden/>
          </w:rPr>
          <w:instrText xml:space="preserve"> PAGEREF _Toc485108556 \h </w:instrText>
        </w:r>
        <w:r w:rsidR="00187E8E">
          <w:rPr>
            <w:noProof/>
            <w:webHidden/>
          </w:rPr>
        </w:r>
        <w:r w:rsidR="00187E8E">
          <w:rPr>
            <w:noProof/>
            <w:webHidden/>
          </w:rPr>
          <w:fldChar w:fldCharType="separate"/>
        </w:r>
        <w:r w:rsidR="00187E8E">
          <w:rPr>
            <w:noProof/>
            <w:webHidden/>
          </w:rPr>
          <w:t>4</w:t>
        </w:r>
        <w:r w:rsidR="00187E8E">
          <w:rPr>
            <w:noProof/>
            <w:webHidden/>
          </w:rPr>
          <w:fldChar w:fldCharType="end"/>
        </w:r>
      </w:hyperlink>
    </w:p>
    <w:p w14:paraId="6591D8EE" w14:textId="16D16FEA" w:rsidR="00187E8E" w:rsidRDefault="004942E9">
      <w:pPr>
        <w:pStyle w:val="TOC2"/>
        <w:tabs>
          <w:tab w:val="right" w:leader="dot" w:pos="8846"/>
        </w:tabs>
        <w:rPr>
          <w:rFonts w:asciiTheme="minorHAnsi" w:eastAsiaTheme="minorEastAsia" w:hAnsiTheme="minorHAnsi"/>
          <w:noProof/>
          <w:sz w:val="22"/>
          <w:lang w:val="en-US"/>
        </w:rPr>
      </w:pPr>
      <w:hyperlink w:anchor="_Toc485108557" w:history="1">
        <w:r w:rsidR="00187E8E" w:rsidRPr="00557A9C">
          <w:rPr>
            <w:rStyle w:val="Hyperlink"/>
            <w:noProof/>
          </w:rPr>
          <w:t>After Supper: Retiring (the Twelfth Hour)</w:t>
        </w:r>
        <w:r w:rsidR="00187E8E">
          <w:rPr>
            <w:noProof/>
            <w:webHidden/>
          </w:rPr>
          <w:tab/>
        </w:r>
        <w:r w:rsidR="00187E8E">
          <w:rPr>
            <w:noProof/>
            <w:webHidden/>
          </w:rPr>
          <w:fldChar w:fldCharType="begin"/>
        </w:r>
        <w:r w:rsidR="00187E8E">
          <w:rPr>
            <w:noProof/>
            <w:webHidden/>
          </w:rPr>
          <w:instrText xml:space="preserve"> PAGEREF _Toc485108557 \h </w:instrText>
        </w:r>
        <w:r w:rsidR="00187E8E">
          <w:rPr>
            <w:noProof/>
            <w:webHidden/>
          </w:rPr>
        </w:r>
        <w:r w:rsidR="00187E8E">
          <w:rPr>
            <w:noProof/>
            <w:webHidden/>
          </w:rPr>
          <w:fldChar w:fldCharType="separate"/>
        </w:r>
        <w:r w:rsidR="00187E8E">
          <w:rPr>
            <w:noProof/>
            <w:webHidden/>
          </w:rPr>
          <w:t>17</w:t>
        </w:r>
        <w:r w:rsidR="00187E8E">
          <w:rPr>
            <w:noProof/>
            <w:webHidden/>
          </w:rPr>
          <w:fldChar w:fldCharType="end"/>
        </w:r>
      </w:hyperlink>
    </w:p>
    <w:p w14:paraId="273BFE7A" w14:textId="4BC2B4BC" w:rsidR="00187E8E" w:rsidRDefault="004942E9">
      <w:pPr>
        <w:pStyle w:val="TOC2"/>
        <w:tabs>
          <w:tab w:val="right" w:leader="dot" w:pos="8846"/>
        </w:tabs>
        <w:rPr>
          <w:rFonts w:asciiTheme="minorHAnsi" w:eastAsiaTheme="minorEastAsia" w:hAnsiTheme="minorHAnsi"/>
          <w:noProof/>
          <w:sz w:val="22"/>
          <w:lang w:val="en-US"/>
        </w:rPr>
      </w:pPr>
      <w:hyperlink w:anchor="_Toc485108558" w:history="1">
        <w:r w:rsidR="00187E8E" w:rsidRPr="00557A9C">
          <w:rPr>
            <w:rStyle w:val="Hyperlink"/>
            <w:noProof/>
          </w:rPr>
          <w:t>Midnight</w:t>
        </w:r>
        <w:r w:rsidR="00187E8E">
          <w:rPr>
            <w:noProof/>
            <w:webHidden/>
          </w:rPr>
          <w:tab/>
        </w:r>
        <w:r w:rsidR="00187E8E">
          <w:rPr>
            <w:noProof/>
            <w:webHidden/>
          </w:rPr>
          <w:fldChar w:fldCharType="begin"/>
        </w:r>
        <w:r w:rsidR="00187E8E">
          <w:rPr>
            <w:noProof/>
            <w:webHidden/>
          </w:rPr>
          <w:instrText xml:space="preserve"> PAGEREF _Toc485108558 \h </w:instrText>
        </w:r>
        <w:r w:rsidR="00187E8E">
          <w:rPr>
            <w:noProof/>
            <w:webHidden/>
          </w:rPr>
        </w:r>
        <w:r w:rsidR="00187E8E">
          <w:rPr>
            <w:noProof/>
            <w:webHidden/>
          </w:rPr>
          <w:fldChar w:fldCharType="separate"/>
        </w:r>
        <w:r w:rsidR="00187E8E">
          <w:rPr>
            <w:noProof/>
            <w:webHidden/>
          </w:rPr>
          <w:t>33</w:t>
        </w:r>
        <w:r w:rsidR="00187E8E">
          <w:rPr>
            <w:noProof/>
            <w:webHidden/>
          </w:rPr>
          <w:fldChar w:fldCharType="end"/>
        </w:r>
      </w:hyperlink>
    </w:p>
    <w:p w14:paraId="439E43E5" w14:textId="64ED6C7A" w:rsidR="00187E8E" w:rsidRDefault="004942E9">
      <w:pPr>
        <w:pStyle w:val="TOC2"/>
        <w:tabs>
          <w:tab w:val="right" w:leader="dot" w:pos="8846"/>
        </w:tabs>
        <w:rPr>
          <w:rFonts w:asciiTheme="minorHAnsi" w:eastAsiaTheme="minorEastAsia" w:hAnsiTheme="minorHAnsi"/>
          <w:noProof/>
          <w:sz w:val="22"/>
          <w:lang w:val="en-US"/>
        </w:rPr>
      </w:pPr>
      <w:hyperlink w:anchor="_Toc485108559" w:history="1">
        <w:r w:rsidR="00187E8E" w:rsidRPr="00557A9C">
          <w:rPr>
            <w:rStyle w:val="Hyperlink"/>
            <w:noProof/>
          </w:rPr>
          <w:t>The Rising of the Sun: Matins (or Lauds)</w:t>
        </w:r>
        <w:r w:rsidR="00187E8E">
          <w:rPr>
            <w:noProof/>
            <w:webHidden/>
          </w:rPr>
          <w:tab/>
        </w:r>
        <w:r w:rsidR="00187E8E">
          <w:rPr>
            <w:noProof/>
            <w:webHidden/>
          </w:rPr>
          <w:fldChar w:fldCharType="begin"/>
        </w:r>
        <w:r w:rsidR="00187E8E">
          <w:rPr>
            <w:noProof/>
            <w:webHidden/>
          </w:rPr>
          <w:instrText xml:space="preserve"> PAGEREF _Toc485108559 \h </w:instrText>
        </w:r>
        <w:r w:rsidR="00187E8E">
          <w:rPr>
            <w:noProof/>
            <w:webHidden/>
          </w:rPr>
        </w:r>
        <w:r w:rsidR="00187E8E">
          <w:rPr>
            <w:noProof/>
            <w:webHidden/>
          </w:rPr>
          <w:fldChar w:fldCharType="separate"/>
        </w:r>
        <w:r w:rsidR="00187E8E">
          <w:rPr>
            <w:noProof/>
            <w:webHidden/>
          </w:rPr>
          <w:t>47</w:t>
        </w:r>
        <w:r w:rsidR="00187E8E">
          <w:rPr>
            <w:noProof/>
            <w:webHidden/>
          </w:rPr>
          <w:fldChar w:fldCharType="end"/>
        </w:r>
      </w:hyperlink>
    </w:p>
    <w:p w14:paraId="299F7D29" w14:textId="18A8EA91" w:rsidR="00187E8E" w:rsidRDefault="004942E9">
      <w:pPr>
        <w:pStyle w:val="TOC2"/>
        <w:tabs>
          <w:tab w:val="right" w:leader="dot" w:pos="8846"/>
        </w:tabs>
        <w:rPr>
          <w:rFonts w:asciiTheme="minorHAnsi" w:eastAsiaTheme="minorEastAsia" w:hAnsiTheme="minorHAnsi"/>
          <w:noProof/>
          <w:sz w:val="22"/>
          <w:lang w:val="en-US"/>
        </w:rPr>
      </w:pPr>
      <w:hyperlink w:anchor="_Toc485108560" w:history="1">
        <w:r w:rsidR="00187E8E" w:rsidRPr="00557A9C">
          <w:rPr>
            <w:rStyle w:val="Hyperlink"/>
            <w:noProof/>
          </w:rPr>
          <w:t>Early Morning: Prime (The First Hour)</w:t>
        </w:r>
        <w:r w:rsidR="00187E8E">
          <w:rPr>
            <w:noProof/>
            <w:webHidden/>
          </w:rPr>
          <w:tab/>
        </w:r>
        <w:r w:rsidR="00187E8E">
          <w:rPr>
            <w:noProof/>
            <w:webHidden/>
          </w:rPr>
          <w:fldChar w:fldCharType="begin"/>
        </w:r>
        <w:r w:rsidR="00187E8E">
          <w:rPr>
            <w:noProof/>
            <w:webHidden/>
          </w:rPr>
          <w:instrText xml:space="preserve"> PAGEREF _Toc485108560 \h </w:instrText>
        </w:r>
        <w:r w:rsidR="00187E8E">
          <w:rPr>
            <w:noProof/>
            <w:webHidden/>
          </w:rPr>
        </w:r>
        <w:r w:rsidR="00187E8E">
          <w:rPr>
            <w:noProof/>
            <w:webHidden/>
          </w:rPr>
          <w:fldChar w:fldCharType="separate"/>
        </w:r>
        <w:r w:rsidR="00187E8E">
          <w:rPr>
            <w:noProof/>
            <w:webHidden/>
          </w:rPr>
          <w:t>48</w:t>
        </w:r>
        <w:r w:rsidR="00187E8E">
          <w:rPr>
            <w:noProof/>
            <w:webHidden/>
          </w:rPr>
          <w:fldChar w:fldCharType="end"/>
        </w:r>
      </w:hyperlink>
    </w:p>
    <w:p w14:paraId="669166FB" w14:textId="524231E4" w:rsidR="00187E8E" w:rsidRDefault="004942E9">
      <w:pPr>
        <w:pStyle w:val="TOC2"/>
        <w:tabs>
          <w:tab w:val="right" w:leader="dot" w:pos="8846"/>
        </w:tabs>
        <w:rPr>
          <w:rFonts w:asciiTheme="minorHAnsi" w:eastAsiaTheme="minorEastAsia" w:hAnsiTheme="minorHAnsi"/>
          <w:noProof/>
          <w:sz w:val="22"/>
          <w:lang w:val="en-US"/>
        </w:rPr>
      </w:pPr>
      <w:hyperlink w:anchor="_Toc485108561" w:history="1">
        <w:r w:rsidR="00187E8E" w:rsidRPr="00557A9C">
          <w:rPr>
            <w:rStyle w:val="Hyperlink"/>
            <w:noProof/>
          </w:rPr>
          <w:t>Mid-Morning (The Third Hour)</w:t>
        </w:r>
        <w:r w:rsidR="00187E8E">
          <w:rPr>
            <w:noProof/>
            <w:webHidden/>
          </w:rPr>
          <w:tab/>
        </w:r>
        <w:r w:rsidR="00187E8E">
          <w:rPr>
            <w:noProof/>
            <w:webHidden/>
          </w:rPr>
          <w:fldChar w:fldCharType="begin"/>
        </w:r>
        <w:r w:rsidR="00187E8E">
          <w:rPr>
            <w:noProof/>
            <w:webHidden/>
          </w:rPr>
          <w:instrText xml:space="preserve"> PAGEREF _Toc485108561 \h </w:instrText>
        </w:r>
        <w:r w:rsidR="00187E8E">
          <w:rPr>
            <w:noProof/>
            <w:webHidden/>
          </w:rPr>
        </w:r>
        <w:r w:rsidR="00187E8E">
          <w:rPr>
            <w:noProof/>
            <w:webHidden/>
          </w:rPr>
          <w:fldChar w:fldCharType="separate"/>
        </w:r>
        <w:r w:rsidR="00187E8E">
          <w:rPr>
            <w:noProof/>
            <w:webHidden/>
          </w:rPr>
          <w:t>67</w:t>
        </w:r>
        <w:r w:rsidR="00187E8E">
          <w:rPr>
            <w:noProof/>
            <w:webHidden/>
          </w:rPr>
          <w:fldChar w:fldCharType="end"/>
        </w:r>
      </w:hyperlink>
    </w:p>
    <w:p w14:paraId="7328AA42" w14:textId="308DBE84" w:rsidR="00187E8E" w:rsidRDefault="004942E9">
      <w:pPr>
        <w:pStyle w:val="TOC2"/>
        <w:tabs>
          <w:tab w:val="right" w:leader="dot" w:pos="8846"/>
        </w:tabs>
        <w:rPr>
          <w:rFonts w:asciiTheme="minorHAnsi" w:eastAsiaTheme="minorEastAsia" w:hAnsiTheme="minorHAnsi"/>
          <w:noProof/>
          <w:sz w:val="22"/>
          <w:lang w:val="en-US"/>
        </w:rPr>
      </w:pPr>
      <w:hyperlink w:anchor="_Toc485108562" w:history="1">
        <w:r w:rsidR="00187E8E" w:rsidRPr="00557A9C">
          <w:rPr>
            <w:rStyle w:val="Hyperlink"/>
            <w:noProof/>
          </w:rPr>
          <w:t>Noon (The Sixth Hour)</w:t>
        </w:r>
        <w:r w:rsidR="00187E8E">
          <w:rPr>
            <w:noProof/>
            <w:webHidden/>
          </w:rPr>
          <w:tab/>
        </w:r>
        <w:r w:rsidR="00187E8E">
          <w:rPr>
            <w:noProof/>
            <w:webHidden/>
          </w:rPr>
          <w:fldChar w:fldCharType="begin"/>
        </w:r>
        <w:r w:rsidR="00187E8E">
          <w:rPr>
            <w:noProof/>
            <w:webHidden/>
          </w:rPr>
          <w:instrText xml:space="preserve"> PAGEREF _Toc485108562 \h </w:instrText>
        </w:r>
        <w:r w:rsidR="00187E8E">
          <w:rPr>
            <w:noProof/>
            <w:webHidden/>
          </w:rPr>
        </w:r>
        <w:r w:rsidR="00187E8E">
          <w:rPr>
            <w:noProof/>
            <w:webHidden/>
          </w:rPr>
          <w:fldChar w:fldCharType="separate"/>
        </w:r>
        <w:r w:rsidR="00187E8E">
          <w:rPr>
            <w:noProof/>
            <w:webHidden/>
          </w:rPr>
          <w:t>70</w:t>
        </w:r>
        <w:r w:rsidR="00187E8E">
          <w:rPr>
            <w:noProof/>
            <w:webHidden/>
          </w:rPr>
          <w:fldChar w:fldCharType="end"/>
        </w:r>
      </w:hyperlink>
    </w:p>
    <w:p w14:paraId="7A18A893" w14:textId="6744AA90" w:rsidR="00187E8E" w:rsidRDefault="004942E9">
      <w:pPr>
        <w:pStyle w:val="TOC2"/>
        <w:tabs>
          <w:tab w:val="right" w:leader="dot" w:pos="8846"/>
        </w:tabs>
        <w:rPr>
          <w:rFonts w:asciiTheme="minorHAnsi" w:eastAsiaTheme="minorEastAsia" w:hAnsiTheme="minorHAnsi"/>
          <w:noProof/>
          <w:sz w:val="22"/>
          <w:lang w:val="en-US"/>
        </w:rPr>
      </w:pPr>
      <w:hyperlink w:anchor="_Toc485108563" w:history="1">
        <w:r w:rsidR="00187E8E" w:rsidRPr="00557A9C">
          <w:rPr>
            <w:rStyle w:val="Hyperlink"/>
            <w:noProof/>
          </w:rPr>
          <w:t>Afternoon (The Ninth Hour)</w:t>
        </w:r>
        <w:r w:rsidR="00187E8E">
          <w:rPr>
            <w:noProof/>
            <w:webHidden/>
          </w:rPr>
          <w:tab/>
        </w:r>
        <w:r w:rsidR="00187E8E">
          <w:rPr>
            <w:noProof/>
            <w:webHidden/>
          </w:rPr>
          <w:fldChar w:fldCharType="begin"/>
        </w:r>
        <w:r w:rsidR="00187E8E">
          <w:rPr>
            <w:noProof/>
            <w:webHidden/>
          </w:rPr>
          <w:instrText xml:space="preserve"> PAGEREF _Toc485108563 \h </w:instrText>
        </w:r>
        <w:r w:rsidR="00187E8E">
          <w:rPr>
            <w:noProof/>
            <w:webHidden/>
          </w:rPr>
        </w:r>
        <w:r w:rsidR="00187E8E">
          <w:rPr>
            <w:noProof/>
            <w:webHidden/>
          </w:rPr>
          <w:fldChar w:fldCharType="separate"/>
        </w:r>
        <w:r w:rsidR="00187E8E">
          <w:rPr>
            <w:noProof/>
            <w:webHidden/>
          </w:rPr>
          <w:t>74</w:t>
        </w:r>
        <w:r w:rsidR="00187E8E">
          <w:rPr>
            <w:noProof/>
            <w:webHidden/>
          </w:rPr>
          <w:fldChar w:fldCharType="end"/>
        </w:r>
      </w:hyperlink>
    </w:p>
    <w:p w14:paraId="1F080052" w14:textId="4E229E0B" w:rsidR="00187E8E" w:rsidRDefault="004942E9">
      <w:pPr>
        <w:pStyle w:val="TOC1"/>
        <w:rPr>
          <w:rFonts w:asciiTheme="minorHAnsi" w:eastAsiaTheme="minorEastAsia" w:hAnsiTheme="minorHAnsi"/>
          <w:noProof/>
          <w:sz w:val="22"/>
          <w:lang w:val="en-US"/>
        </w:rPr>
      </w:pPr>
      <w:hyperlink w:anchor="_Toc485108564" w:history="1">
        <w:r w:rsidR="00187E8E" w:rsidRPr="00557A9C">
          <w:rPr>
            <w:rStyle w:val="Hyperlink"/>
            <w:noProof/>
          </w:rPr>
          <w:t>The Book of the Psalter</w:t>
        </w:r>
        <w:r w:rsidR="00187E8E">
          <w:rPr>
            <w:noProof/>
            <w:webHidden/>
          </w:rPr>
          <w:tab/>
        </w:r>
        <w:r w:rsidR="00187E8E">
          <w:rPr>
            <w:noProof/>
            <w:webHidden/>
          </w:rPr>
          <w:fldChar w:fldCharType="begin"/>
        </w:r>
        <w:r w:rsidR="00187E8E">
          <w:rPr>
            <w:noProof/>
            <w:webHidden/>
          </w:rPr>
          <w:instrText xml:space="preserve"> PAGEREF _Toc485108564 \h </w:instrText>
        </w:r>
        <w:r w:rsidR="00187E8E">
          <w:rPr>
            <w:noProof/>
            <w:webHidden/>
          </w:rPr>
        </w:r>
        <w:r w:rsidR="00187E8E">
          <w:rPr>
            <w:noProof/>
            <w:webHidden/>
          </w:rPr>
          <w:fldChar w:fldCharType="separate"/>
        </w:r>
        <w:r w:rsidR="00187E8E">
          <w:rPr>
            <w:noProof/>
            <w:webHidden/>
          </w:rPr>
          <w:t>78</w:t>
        </w:r>
        <w:r w:rsidR="00187E8E">
          <w:rPr>
            <w:noProof/>
            <w:webHidden/>
          </w:rPr>
          <w:fldChar w:fldCharType="end"/>
        </w:r>
      </w:hyperlink>
    </w:p>
    <w:p w14:paraId="11011971" w14:textId="60D72D8E" w:rsidR="00187E8E" w:rsidRDefault="004942E9">
      <w:pPr>
        <w:pStyle w:val="TOC2"/>
        <w:tabs>
          <w:tab w:val="right" w:leader="dot" w:pos="8846"/>
        </w:tabs>
        <w:rPr>
          <w:rFonts w:asciiTheme="minorHAnsi" w:eastAsiaTheme="minorEastAsia" w:hAnsiTheme="minorHAnsi"/>
          <w:noProof/>
          <w:sz w:val="22"/>
          <w:lang w:val="en-US"/>
        </w:rPr>
      </w:pPr>
      <w:hyperlink w:anchor="_Toc485108565" w:history="1">
        <w:r w:rsidR="00187E8E" w:rsidRPr="00557A9C">
          <w:rPr>
            <w:rStyle w:val="Hyperlink"/>
            <w:noProof/>
          </w:rPr>
          <w:t>The Psalms</w:t>
        </w:r>
        <w:r w:rsidR="00187E8E">
          <w:rPr>
            <w:noProof/>
            <w:webHidden/>
          </w:rPr>
          <w:tab/>
        </w:r>
        <w:r w:rsidR="00187E8E">
          <w:rPr>
            <w:noProof/>
            <w:webHidden/>
          </w:rPr>
          <w:fldChar w:fldCharType="begin"/>
        </w:r>
        <w:r w:rsidR="00187E8E">
          <w:rPr>
            <w:noProof/>
            <w:webHidden/>
          </w:rPr>
          <w:instrText xml:space="preserve"> PAGEREF _Toc485108565 \h </w:instrText>
        </w:r>
        <w:r w:rsidR="00187E8E">
          <w:rPr>
            <w:noProof/>
            <w:webHidden/>
          </w:rPr>
        </w:r>
        <w:r w:rsidR="00187E8E">
          <w:rPr>
            <w:noProof/>
            <w:webHidden/>
          </w:rPr>
          <w:fldChar w:fldCharType="separate"/>
        </w:r>
        <w:r w:rsidR="00187E8E">
          <w:rPr>
            <w:noProof/>
            <w:webHidden/>
          </w:rPr>
          <w:t>81</w:t>
        </w:r>
        <w:r w:rsidR="00187E8E">
          <w:rPr>
            <w:noProof/>
            <w:webHidden/>
          </w:rPr>
          <w:fldChar w:fldCharType="end"/>
        </w:r>
      </w:hyperlink>
    </w:p>
    <w:p w14:paraId="7239BABF" w14:textId="11EBDD4D" w:rsidR="00187E8E" w:rsidRDefault="004942E9">
      <w:pPr>
        <w:pStyle w:val="TOC2"/>
        <w:tabs>
          <w:tab w:val="right" w:leader="dot" w:pos="8846"/>
        </w:tabs>
        <w:rPr>
          <w:rFonts w:asciiTheme="minorHAnsi" w:eastAsiaTheme="minorEastAsia" w:hAnsiTheme="minorHAnsi"/>
          <w:noProof/>
          <w:sz w:val="22"/>
          <w:lang w:val="en-US"/>
        </w:rPr>
      </w:pPr>
      <w:hyperlink w:anchor="_Toc485108566" w:history="1">
        <w:r w:rsidR="00187E8E" w:rsidRPr="00557A9C">
          <w:rPr>
            <w:rStyle w:val="Hyperlink"/>
            <w:noProof/>
          </w:rPr>
          <w:t>The Canticles</w:t>
        </w:r>
        <w:r w:rsidR="00187E8E">
          <w:rPr>
            <w:noProof/>
            <w:webHidden/>
          </w:rPr>
          <w:tab/>
        </w:r>
        <w:r w:rsidR="00187E8E">
          <w:rPr>
            <w:noProof/>
            <w:webHidden/>
          </w:rPr>
          <w:fldChar w:fldCharType="begin"/>
        </w:r>
        <w:r w:rsidR="00187E8E">
          <w:rPr>
            <w:noProof/>
            <w:webHidden/>
          </w:rPr>
          <w:instrText xml:space="preserve"> PAGEREF _Toc485108566 \h </w:instrText>
        </w:r>
        <w:r w:rsidR="00187E8E">
          <w:rPr>
            <w:noProof/>
            <w:webHidden/>
          </w:rPr>
        </w:r>
        <w:r w:rsidR="00187E8E">
          <w:rPr>
            <w:noProof/>
            <w:webHidden/>
          </w:rPr>
          <w:fldChar w:fldCharType="separate"/>
        </w:r>
        <w:r w:rsidR="00187E8E">
          <w:rPr>
            <w:noProof/>
            <w:webHidden/>
          </w:rPr>
          <w:t>318</w:t>
        </w:r>
        <w:r w:rsidR="00187E8E">
          <w:rPr>
            <w:noProof/>
            <w:webHidden/>
          </w:rPr>
          <w:fldChar w:fldCharType="end"/>
        </w:r>
      </w:hyperlink>
    </w:p>
    <w:p w14:paraId="2BBE2228" w14:textId="123B22BE" w:rsidR="00187E8E" w:rsidRDefault="004942E9">
      <w:pPr>
        <w:pStyle w:val="TOC1"/>
        <w:rPr>
          <w:rFonts w:asciiTheme="minorHAnsi" w:eastAsiaTheme="minorEastAsia" w:hAnsiTheme="minorHAnsi"/>
          <w:noProof/>
          <w:sz w:val="22"/>
          <w:lang w:val="en-US"/>
        </w:rPr>
      </w:pPr>
      <w:hyperlink w:anchor="_Toc485108567" w:history="1">
        <w:r w:rsidR="00187E8E" w:rsidRPr="00557A9C">
          <w:rPr>
            <w:rStyle w:val="Hyperlink"/>
            <w:noProof/>
          </w:rPr>
          <w:t>The Annual Psalis and Theotokia</w:t>
        </w:r>
        <w:r w:rsidR="00187E8E">
          <w:rPr>
            <w:noProof/>
            <w:webHidden/>
          </w:rPr>
          <w:tab/>
        </w:r>
        <w:r w:rsidR="00187E8E">
          <w:rPr>
            <w:noProof/>
            <w:webHidden/>
          </w:rPr>
          <w:fldChar w:fldCharType="begin"/>
        </w:r>
        <w:r w:rsidR="00187E8E">
          <w:rPr>
            <w:noProof/>
            <w:webHidden/>
          </w:rPr>
          <w:instrText xml:space="preserve"> PAGEREF _Toc485108567 \h </w:instrText>
        </w:r>
        <w:r w:rsidR="00187E8E">
          <w:rPr>
            <w:noProof/>
            <w:webHidden/>
          </w:rPr>
        </w:r>
        <w:r w:rsidR="00187E8E">
          <w:rPr>
            <w:noProof/>
            <w:webHidden/>
          </w:rPr>
          <w:fldChar w:fldCharType="separate"/>
        </w:r>
        <w:r w:rsidR="00187E8E">
          <w:rPr>
            <w:noProof/>
            <w:webHidden/>
          </w:rPr>
          <w:t>404</w:t>
        </w:r>
        <w:r w:rsidR="00187E8E">
          <w:rPr>
            <w:noProof/>
            <w:webHidden/>
          </w:rPr>
          <w:fldChar w:fldCharType="end"/>
        </w:r>
      </w:hyperlink>
    </w:p>
    <w:p w14:paraId="38311A3F" w14:textId="748F6B7C" w:rsidR="00187E8E" w:rsidRDefault="004942E9">
      <w:pPr>
        <w:pStyle w:val="TOC2"/>
        <w:tabs>
          <w:tab w:val="right" w:leader="dot" w:pos="8846"/>
        </w:tabs>
        <w:rPr>
          <w:rFonts w:asciiTheme="minorHAnsi" w:eastAsiaTheme="minorEastAsia" w:hAnsiTheme="minorHAnsi"/>
          <w:noProof/>
          <w:sz w:val="22"/>
          <w:lang w:val="en-US"/>
        </w:rPr>
      </w:pPr>
      <w:hyperlink w:anchor="_Toc485108568" w:history="1">
        <w:r w:rsidR="00187E8E" w:rsidRPr="00557A9C">
          <w:rPr>
            <w:rStyle w:val="Hyperlink"/>
            <w:noProof/>
          </w:rPr>
          <w:t>Sunday</w:t>
        </w:r>
        <w:r w:rsidR="00187E8E">
          <w:rPr>
            <w:noProof/>
            <w:webHidden/>
          </w:rPr>
          <w:tab/>
        </w:r>
        <w:r w:rsidR="00187E8E">
          <w:rPr>
            <w:noProof/>
            <w:webHidden/>
          </w:rPr>
          <w:fldChar w:fldCharType="begin"/>
        </w:r>
        <w:r w:rsidR="00187E8E">
          <w:rPr>
            <w:noProof/>
            <w:webHidden/>
          </w:rPr>
          <w:instrText xml:space="preserve"> PAGEREF _Toc485108568 \h </w:instrText>
        </w:r>
        <w:r w:rsidR="00187E8E">
          <w:rPr>
            <w:noProof/>
            <w:webHidden/>
          </w:rPr>
        </w:r>
        <w:r w:rsidR="00187E8E">
          <w:rPr>
            <w:noProof/>
            <w:webHidden/>
          </w:rPr>
          <w:fldChar w:fldCharType="separate"/>
        </w:r>
        <w:r w:rsidR="00187E8E">
          <w:rPr>
            <w:noProof/>
            <w:webHidden/>
          </w:rPr>
          <w:t>405</w:t>
        </w:r>
        <w:r w:rsidR="00187E8E">
          <w:rPr>
            <w:noProof/>
            <w:webHidden/>
          </w:rPr>
          <w:fldChar w:fldCharType="end"/>
        </w:r>
      </w:hyperlink>
    </w:p>
    <w:p w14:paraId="4EC8A1D3" w14:textId="1E18F0BE" w:rsidR="00187E8E" w:rsidRDefault="004942E9">
      <w:pPr>
        <w:pStyle w:val="TOC2"/>
        <w:tabs>
          <w:tab w:val="right" w:leader="dot" w:pos="8846"/>
        </w:tabs>
        <w:rPr>
          <w:rFonts w:asciiTheme="minorHAnsi" w:eastAsiaTheme="minorEastAsia" w:hAnsiTheme="minorHAnsi"/>
          <w:noProof/>
          <w:sz w:val="22"/>
          <w:lang w:val="en-US"/>
        </w:rPr>
      </w:pPr>
      <w:hyperlink w:anchor="_Toc485108569" w:history="1">
        <w:r w:rsidR="00187E8E" w:rsidRPr="00557A9C">
          <w:rPr>
            <w:rStyle w:val="Hyperlink"/>
            <w:noProof/>
          </w:rPr>
          <w:t>The Conclusion of the Adam Theotokias</w:t>
        </w:r>
        <w:r w:rsidR="00187E8E">
          <w:rPr>
            <w:noProof/>
            <w:webHidden/>
          </w:rPr>
          <w:tab/>
        </w:r>
        <w:r w:rsidR="00187E8E">
          <w:rPr>
            <w:noProof/>
            <w:webHidden/>
          </w:rPr>
          <w:fldChar w:fldCharType="begin"/>
        </w:r>
        <w:r w:rsidR="00187E8E">
          <w:rPr>
            <w:noProof/>
            <w:webHidden/>
          </w:rPr>
          <w:instrText xml:space="preserve"> PAGEREF _Toc485108569 \h </w:instrText>
        </w:r>
        <w:r w:rsidR="00187E8E">
          <w:rPr>
            <w:noProof/>
            <w:webHidden/>
          </w:rPr>
        </w:r>
        <w:r w:rsidR="00187E8E">
          <w:rPr>
            <w:noProof/>
            <w:webHidden/>
          </w:rPr>
          <w:fldChar w:fldCharType="separate"/>
        </w:r>
        <w:r w:rsidR="00187E8E">
          <w:rPr>
            <w:noProof/>
            <w:webHidden/>
          </w:rPr>
          <w:t>444</w:t>
        </w:r>
        <w:r w:rsidR="00187E8E">
          <w:rPr>
            <w:noProof/>
            <w:webHidden/>
          </w:rPr>
          <w:fldChar w:fldCharType="end"/>
        </w:r>
      </w:hyperlink>
    </w:p>
    <w:p w14:paraId="01F50BAD" w14:textId="7943443A" w:rsidR="00187E8E" w:rsidRDefault="004942E9">
      <w:pPr>
        <w:pStyle w:val="TOC2"/>
        <w:tabs>
          <w:tab w:val="right" w:leader="dot" w:pos="8846"/>
        </w:tabs>
        <w:rPr>
          <w:rFonts w:asciiTheme="minorHAnsi" w:eastAsiaTheme="minorEastAsia" w:hAnsiTheme="minorHAnsi"/>
          <w:noProof/>
          <w:sz w:val="22"/>
          <w:lang w:val="en-US"/>
        </w:rPr>
      </w:pPr>
      <w:hyperlink w:anchor="_Toc485108570" w:history="1">
        <w:r w:rsidR="00187E8E" w:rsidRPr="00557A9C">
          <w:rPr>
            <w:rStyle w:val="Hyperlink"/>
            <w:noProof/>
          </w:rPr>
          <w:t>Monday</w:t>
        </w:r>
        <w:r w:rsidR="00187E8E">
          <w:rPr>
            <w:noProof/>
            <w:webHidden/>
          </w:rPr>
          <w:tab/>
        </w:r>
        <w:r w:rsidR="00187E8E">
          <w:rPr>
            <w:noProof/>
            <w:webHidden/>
          </w:rPr>
          <w:fldChar w:fldCharType="begin"/>
        </w:r>
        <w:r w:rsidR="00187E8E">
          <w:rPr>
            <w:noProof/>
            <w:webHidden/>
          </w:rPr>
          <w:instrText xml:space="preserve"> PAGEREF _Toc485108570 \h </w:instrText>
        </w:r>
        <w:r w:rsidR="00187E8E">
          <w:rPr>
            <w:noProof/>
            <w:webHidden/>
          </w:rPr>
        </w:r>
        <w:r w:rsidR="00187E8E">
          <w:rPr>
            <w:noProof/>
            <w:webHidden/>
          </w:rPr>
          <w:fldChar w:fldCharType="separate"/>
        </w:r>
        <w:r w:rsidR="00187E8E">
          <w:rPr>
            <w:noProof/>
            <w:webHidden/>
          </w:rPr>
          <w:t>447</w:t>
        </w:r>
        <w:r w:rsidR="00187E8E">
          <w:rPr>
            <w:noProof/>
            <w:webHidden/>
          </w:rPr>
          <w:fldChar w:fldCharType="end"/>
        </w:r>
      </w:hyperlink>
    </w:p>
    <w:p w14:paraId="30CD8E2B" w14:textId="29661B85" w:rsidR="00187E8E" w:rsidRDefault="004942E9">
      <w:pPr>
        <w:pStyle w:val="TOC2"/>
        <w:tabs>
          <w:tab w:val="right" w:leader="dot" w:pos="8846"/>
        </w:tabs>
        <w:rPr>
          <w:rFonts w:asciiTheme="minorHAnsi" w:eastAsiaTheme="minorEastAsia" w:hAnsiTheme="minorHAnsi"/>
          <w:noProof/>
          <w:sz w:val="22"/>
          <w:lang w:val="en-US"/>
        </w:rPr>
      </w:pPr>
      <w:hyperlink w:anchor="_Toc485108571" w:history="1">
        <w:r w:rsidR="00187E8E" w:rsidRPr="00557A9C">
          <w:rPr>
            <w:rStyle w:val="Hyperlink"/>
            <w:noProof/>
          </w:rPr>
          <w:t>Tuesday</w:t>
        </w:r>
        <w:r w:rsidR="00187E8E">
          <w:rPr>
            <w:noProof/>
            <w:webHidden/>
          </w:rPr>
          <w:tab/>
        </w:r>
        <w:r w:rsidR="00187E8E">
          <w:rPr>
            <w:noProof/>
            <w:webHidden/>
          </w:rPr>
          <w:fldChar w:fldCharType="begin"/>
        </w:r>
        <w:r w:rsidR="00187E8E">
          <w:rPr>
            <w:noProof/>
            <w:webHidden/>
          </w:rPr>
          <w:instrText xml:space="preserve"> PAGEREF _Toc485108571 \h </w:instrText>
        </w:r>
        <w:r w:rsidR="00187E8E">
          <w:rPr>
            <w:noProof/>
            <w:webHidden/>
          </w:rPr>
        </w:r>
        <w:r w:rsidR="00187E8E">
          <w:rPr>
            <w:noProof/>
            <w:webHidden/>
          </w:rPr>
          <w:fldChar w:fldCharType="separate"/>
        </w:r>
        <w:r w:rsidR="00187E8E">
          <w:rPr>
            <w:noProof/>
            <w:webHidden/>
          </w:rPr>
          <w:t>462</w:t>
        </w:r>
        <w:r w:rsidR="00187E8E">
          <w:rPr>
            <w:noProof/>
            <w:webHidden/>
          </w:rPr>
          <w:fldChar w:fldCharType="end"/>
        </w:r>
      </w:hyperlink>
    </w:p>
    <w:p w14:paraId="58D3C271" w14:textId="5AF115AA" w:rsidR="00187E8E" w:rsidRDefault="004942E9">
      <w:pPr>
        <w:pStyle w:val="TOC2"/>
        <w:tabs>
          <w:tab w:val="right" w:leader="dot" w:pos="8846"/>
        </w:tabs>
        <w:rPr>
          <w:rFonts w:asciiTheme="minorHAnsi" w:eastAsiaTheme="minorEastAsia" w:hAnsiTheme="minorHAnsi"/>
          <w:noProof/>
          <w:sz w:val="22"/>
          <w:lang w:val="en-US"/>
        </w:rPr>
      </w:pPr>
      <w:hyperlink w:anchor="_Toc485108572" w:history="1">
        <w:r w:rsidR="00187E8E" w:rsidRPr="00557A9C">
          <w:rPr>
            <w:rStyle w:val="Hyperlink"/>
            <w:noProof/>
          </w:rPr>
          <w:t>Wednesday</w:t>
        </w:r>
        <w:r w:rsidR="00187E8E">
          <w:rPr>
            <w:noProof/>
            <w:webHidden/>
          </w:rPr>
          <w:tab/>
        </w:r>
        <w:r w:rsidR="00187E8E">
          <w:rPr>
            <w:noProof/>
            <w:webHidden/>
          </w:rPr>
          <w:fldChar w:fldCharType="begin"/>
        </w:r>
        <w:r w:rsidR="00187E8E">
          <w:rPr>
            <w:noProof/>
            <w:webHidden/>
          </w:rPr>
          <w:instrText xml:space="preserve"> PAGEREF _Toc485108572 \h </w:instrText>
        </w:r>
        <w:r w:rsidR="00187E8E">
          <w:rPr>
            <w:noProof/>
            <w:webHidden/>
          </w:rPr>
        </w:r>
        <w:r w:rsidR="00187E8E">
          <w:rPr>
            <w:noProof/>
            <w:webHidden/>
          </w:rPr>
          <w:fldChar w:fldCharType="separate"/>
        </w:r>
        <w:r w:rsidR="00187E8E">
          <w:rPr>
            <w:noProof/>
            <w:webHidden/>
          </w:rPr>
          <w:t>474</w:t>
        </w:r>
        <w:r w:rsidR="00187E8E">
          <w:rPr>
            <w:noProof/>
            <w:webHidden/>
          </w:rPr>
          <w:fldChar w:fldCharType="end"/>
        </w:r>
      </w:hyperlink>
    </w:p>
    <w:p w14:paraId="4ED74A15" w14:textId="52A67E9B" w:rsidR="00187E8E" w:rsidRDefault="004942E9">
      <w:pPr>
        <w:pStyle w:val="TOC2"/>
        <w:tabs>
          <w:tab w:val="right" w:leader="dot" w:pos="8846"/>
        </w:tabs>
        <w:rPr>
          <w:rFonts w:asciiTheme="minorHAnsi" w:eastAsiaTheme="minorEastAsia" w:hAnsiTheme="minorHAnsi"/>
          <w:noProof/>
          <w:sz w:val="22"/>
          <w:lang w:val="en-US"/>
        </w:rPr>
      </w:pPr>
      <w:hyperlink w:anchor="_Toc485108573" w:history="1">
        <w:r w:rsidR="00187E8E" w:rsidRPr="00557A9C">
          <w:rPr>
            <w:rStyle w:val="Hyperlink"/>
            <w:noProof/>
          </w:rPr>
          <w:t>Thursday</w:t>
        </w:r>
        <w:r w:rsidR="00187E8E">
          <w:rPr>
            <w:noProof/>
            <w:webHidden/>
          </w:rPr>
          <w:tab/>
        </w:r>
        <w:r w:rsidR="00187E8E">
          <w:rPr>
            <w:noProof/>
            <w:webHidden/>
          </w:rPr>
          <w:fldChar w:fldCharType="begin"/>
        </w:r>
        <w:r w:rsidR="00187E8E">
          <w:rPr>
            <w:noProof/>
            <w:webHidden/>
          </w:rPr>
          <w:instrText xml:space="preserve"> PAGEREF _Toc485108573 \h </w:instrText>
        </w:r>
        <w:r w:rsidR="00187E8E">
          <w:rPr>
            <w:noProof/>
            <w:webHidden/>
          </w:rPr>
        </w:r>
        <w:r w:rsidR="00187E8E">
          <w:rPr>
            <w:noProof/>
            <w:webHidden/>
          </w:rPr>
          <w:fldChar w:fldCharType="separate"/>
        </w:r>
        <w:r w:rsidR="00187E8E">
          <w:rPr>
            <w:noProof/>
            <w:webHidden/>
          </w:rPr>
          <w:t>486</w:t>
        </w:r>
        <w:r w:rsidR="00187E8E">
          <w:rPr>
            <w:noProof/>
            <w:webHidden/>
          </w:rPr>
          <w:fldChar w:fldCharType="end"/>
        </w:r>
      </w:hyperlink>
    </w:p>
    <w:p w14:paraId="3441EA16" w14:textId="5F3EADBB" w:rsidR="00187E8E" w:rsidRDefault="004942E9">
      <w:pPr>
        <w:pStyle w:val="TOC2"/>
        <w:tabs>
          <w:tab w:val="right" w:leader="dot" w:pos="8846"/>
        </w:tabs>
        <w:rPr>
          <w:rFonts w:asciiTheme="minorHAnsi" w:eastAsiaTheme="minorEastAsia" w:hAnsiTheme="minorHAnsi"/>
          <w:noProof/>
          <w:sz w:val="22"/>
          <w:lang w:val="en-US"/>
        </w:rPr>
      </w:pPr>
      <w:hyperlink w:anchor="_Toc485108574" w:history="1">
        <w:r w:rsidR="00187E8E" w:rsidRPr="00557A9C">
          <w:rPr>
            <w:rStyle w:val="Hyperlink"/>
            <w:noProof/>
          </w:rPr>
          <w:t>Friday</w:t>
        </w:r>
        <w:r w:rsidR="00187E8E">
          <w:rPr>
            <w:noProof/>
            <w:webHidden/>
          </w:rPr>
          <w:tab/>
        </w:r>
        <w:r w:rsidR="00187E8E">
          <w:rPr>
            <w:noProof/>
            <w:webHidden/>
          </w:rPr>
          <w:fldChar w:fldCharType="begin"/>
        </w:r>
        <w:r w:rsidR="00187E8E">
          <w:rPr>
            <w:noProof/>
            <w:webHidden/>
          </w:rPr>
          <w:instrText xml:space="preserve"> PAGEREF _Toc485108574 \h </w:instrText>
        </w:r>
        <w:r w:rsidR="00187E8E">
          <w:rPr>
            <w:noProof/>
            <w:webHidden/>
          </w:rPr>
        </w:r>
        <w:r w:rsidR="00187E8E">
          <w:rPr>
            <w:noProof/>
            <w:webHidden/>
          </w:rPr>
          <w:fldChar w:fldCharType="separate"/>
        </w:r>
        <w:r w:rsidR="00187E8E">
          <w:rPr>
            <w:noProof/>
            <w:webHidden/>
          </w:rPr>
          <w:t>501</w:t>
        </w:r>
        <w:r w:rsidR="00187E8E">
          <w:rPr>
            <w:noProof/>
            <w:webHidden/>
          </w:rPr>
          <w:fldChar w:fldCharType="end"/>
        </w:r>
      </w:hyperlink>
    </w:p>
    <w:p w14:paraId="5FBE1B64" w14:textId="377B0E90" w:rsidR="00187E8E" w:rsidRDefault="004942E9">
      <w:pPr>
        <w:pStyle w:val="TOC2"/>
        <w:tabs>
          <w:tab w:val="right" w:leader="dot" w:pos="8846"/>
        </w:tabs>
        <w:rPr>
          <w:rFonts w:asciiTheme="minorHAnsi" w:eastAsiaTheme="minorEastAsia" w:hAnsiTheme="minorHAnsi"/>
          <w:noProof/>
          <w:sz w:val="22"/>
          <w:lang w:val="en-US"/>
        </w:rPr>
      </w:pPr>
      <w:hyperlink w:anchor="_Toc485108575" w:history="1">
        <w:r w:rsidR="00187E8E" w:rsidRPr="00557A9C">
          <w:rPr>
            <w:rStyle w:val="Hyperlink"/>
            <w:noProof/>
          </w:rPr>
          <w:t>Saturday</w:t>
        </w:r>
        <w:r w:rsidR="00187E8E">
          <w:rPr>
            <w:noProof/>
            <w:webHidden/>
          </w:rPr>
          <w:tab/>
        </w:r>
        <w:r w:rsidR="00187E8E">
          <w:rPr>
            <w:noProof/>
            <w:webHidden/>
          </w:rPr>
          <w:fldChar w:fldCharType="begin"/>
        </w:r>
        <w:r w:rsidR="00187E8E">
          <w:rPr>
            <w:noProof/>
            <w:webHidden/>
          </w:rPr>
          <w:instrText xml:space="preserve"> PAGEREF _Toc485108575 \h </w:instrText>
        </w:r>
        <w:r w:rsidR="00187E8E">
          <w:rPr>
            <w:noProof/>
            <w:webHidden/>
          </w:rPr>
        </w:r>
        <w:r w:rsidR="00187E8E">
          <w:rPr>
            <w:noProof/>
            <w:webHidden/>
          </w:rPr>
          <w:fldChar w:fldCharType="separate"/>
        </w:r>
        <w:r w:rsidR="00187E8E">
          <w:rPr>
            <w:noProof/>
            <w:webHidden/>
          </w:rPr>
          <w:t>510</w:t>
        </w:r>
        <w:r w:rsidR="00187E8E">
          <w:rPr>
            <w:noProof/>
            <w:webHidden/>
          </w:rPr>
          <w:fldChar w:fldCharType="end"/>
        </w:r>
      </w:hyperlink>
    </w:p>
    <w:p w14:paraId="1B2DBD85" w14:textId="375CDE51" w:rsidR="00187E8E" w:rsidRDefault="004942E9">
      <w:pPr>
        <w:pStyle w:val="TOC2"/>
        <w:tabs>
          <w:tab w:val="right" w:leader="dot" w:pos="8846"/>
        </w:tabs>
        <w:rPr>
          <w:rFonts w:asciiTheme="minorHAnsi" w:eastAsiaTheme="minorEastAsia" w:hAnsiTheme="minorHAnsi"/>
          <w:noProof/>
          <w:sz w:val="22"/>
          <w:lang w:val="en-US"/>
        </w:rPr>
      </w:pPr>
      <w:hyperlink w:anchor="_Toc485108576" w:history="1">
        <w:r w:rsidR="00187E8E" w:rsidRPr="00557A9C">
          <w:rPr>
            <w:rStyle w:val="Hyperlink"/>
            <w:noProof/>
          </w:rPr>
          <w:t>The Ending of the Batos Theotokias</w:t>
        </w:r>
        <w:r w:rsidR="00187E8E">
          <w:rPr>
            <w:noProof/>
            <w:webHidden/>
          </w:rPr>
          <w:tab/>
        </w:r>
        <w:r w:rsidR="00187E8E">
          <w:rPr>
            <w:noProof/>
            <w:webHidden/>
          </w:rPr>
          <w:fldChar w:fldCharType="begin"/>
        </w:r>
        <w:r w:rsidR="00187E8E">
          <w:rPr>
            <w:noProof/>
            <w:webHidden/>
          </w:rPr>
          <w:instrText xml:space="preserve"> PAGEREF _Toc485108576 \h </w:instrText>
        </w:r>
        <w:r w:rsidR="00187E8E">
          <w:rPr>
            <w:noProof/>
            <w:webHidden/>
          </w:rPr>
        </w:r>
        <w:r w:rsidR="00187E8E">
          <w:rPr>
            <w:noProof/>
            <w:webHidden/>
          </w:rPr>
          <w:fldChar w:fldCharType="separate"/>
        </w:r>
        <w:r w:rsidR="00187E8E">
          <w:rPr>
            <w:noProof/>
            <w:webHidden/>
          </w:rPr>
          <w:t>525</w:t>
        </w:r>
        <w:r w:rsidR="00187E8E">
          <w:rPr>
            <w:noProof/>
            <w:webHidden/>
          </w:rPr>
          <w:fldChar w:fldCharType="end"/>
        </w:r>
      </w:hyperlink>
    </w:p>
    <w:p w14:paraId="44CC6A43" w14:textId="52986336" w:rsidR="00187E8E" w:rsidRDefault="004942E9">
      <w:pPr>
        <w:pStyle w:val="TOC1"/>
        <w:rPr>
          <w:rFonts w:asciiTheme="minorHAnsi" w:eastAsiaTheme="minorEastAsia" w:hAnsiTheme="minorHAnsi"/>
          <w:noProof/>
          <w:sz w:val="22"/>
          <w:lang w:val="en-US"/>
        </w:rPr>
      </w:pPr>
      <w:hyperlink w:anchor="_Toc485108577" w:history="1">
        <w:r w:rsidR="00187E8E" w:rsidRPr="00557A9C">
          <w:rPr>
            <w:rStyle w:val="Hyperlink"/>
            <w:noProof/>
          </w:rPr>
          <w:t>Hymns for December and for Paschaltide</w:t>
        </w:r>
        <w:r w:rsidR="00187E8E">
          <w:rPr>
            <w:noProof/>
            <w:webHidden/>
          </w:rPr>
          <w:tab/>
        </w:r>
        <w:r w:rsidR="00187E8E">
          <w:rPr>
            <w:noProof/>
            <w:webHidden/>
          </w:rPr>
          <w:fldChar w:fldCharType="begin"/>
        </w:r>
        <w:r w:rsidR="00187E8E">
          <w:rPr>
            <w:noProof/>
            <w:webHidden/>
          </w:rPr>
          <w:instrText xml:space="preserve"> PAGEREF _Toc485108577 \h </w:instrText>
        </w:r>
        <w:r w:rsidR="00187E8E">
          <w:rPr>
            <w:noProof/>
            <w:webHidden/>
          </w:rPr>
        </w:r>
        <w:r w:rsidR="00187E8E">
          <w:rPr>
            <w:noProof/>
            <w:webHidden/>
          </w:rPr>
          <w:fldChar w:fldCharType="separate"/>
        </w:r>
        <w:r w:rsidR="00187E8E">
          <w:rPr>
            <w:noProof/>
            <w:webHidden/>
          </w:rPr>
          <w:t>528</w:t>
        </w:r>
        <w:r w:rsidR="00187E8E">
          <w:rPr>
            <w:noProof/>
            <w:webHidden/>
          </w:rPr>
          <w:fldChar w:fldCharType="end"/>
        </w:r>
      </w:hyperlink>
    </w:p>
    <w:p w14:paraId="71156919" w14:textId="6B211CC1" w:rsidR="00187E8E" w:rsidRDefault="004942E9">
      <w:pPr>
        <w:pStyle w:val="TOC2"/>
        <w:tabs>
          <w:tab w:val="right" w:leader="dot" w:pos="8846"/>
        </w:tabs>
        <w:rPr>
          <w:rFonts w:asciiTheme="minorHAnsi" w:eastAsiaTheme="minorEastAsia" w:hAnsiTheme="minorHAnsi"/>
          <w:noProof/>
          <w:sz w:val="22"/>
          <w:lang w:val="en-US"/>
        </w:rPr>
      </w:pPr>
      <w:hyperlink w:anchor="_Toc485108578" w:history="1">
        <w:r w:rsidR="00187E8E" w:rsidRPr="00557A9C">
          <w:rPr>
            <w:rStyle w:val="Hyperlink"/>
            <w:noProof/>
          </w:rPr>
          <w:t xml:space="preserve">Hymns for December or </w:t>
        </w:r>
        <w:r w:rsidR="00187E8E" w:rsidRPr="00557A9C">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_Toc485108578 \h </w:instrText>
        </w:r>
        <w:r w:rsidR="00187E8E">
          <w:rPr>
            <w:noProof/>
            <w:webHidden/>
          </w:rPr>
        </w:r>
        <w:r w:rsidR="00187E8E">
          <w:rPr>
            <w:noProof/>
            <w:webHidden/>
          </w:rPr>
          <w:fldChar w:fldCharType="separate"/>
        </w:r>
        <w:r w:rsidR="00187E8E">
          <w:rPr>
            <w:noProof/>
            <w:webHidden/>
          </w:rPr>
          <w:t>529</w:t>
        </w:r>
        <w:r w:rsidR="00187E8E">
          <w:rPr>
            <w:noProof/>
            <w:webHidden/>
          </w:rPr>
          <w:fldChar w:fldCharType="end"/>
        </w:r>
      </w:hyperlink>
    </w:p>
    <w:p w14:paraId="5D6DDF56" w14:textId="7E8C99D4" w:rsidR="00187E8E" w:rsidRDefault="004942E9">
      <w:pPr>
        <w:pStyle w:val="TOC2"/>
        <w:tabs>
          <w:tab w:val="right" w:leader="dot" w:pos="8846"/>
        </w:tabs>
        <w:rPr>
          <w:rFonts w:asciiTheme="minorHAnsi" w:eastAsiaTheme="minorEastAsia" w:hAnsiTheme="minorHAnsi"/>
          <w:noProof/>
          <w:sz w:val="22"/>
          <w:lang w:val="en-US"/>
        </w:rPr>
      </w:pPr>
      <w:hyperlink w:anchor="_Toc485108579" w:history="1">
        <w:r w:rsidR="00187E8E" w:rsidRPr="00557A9C">
          <w:rPr>
            <w:rStyle w:val="Hyperlink"/>
            <w:noProof/>
          </w:rPr>
          <w:t>Hymns for Paschaltide</w:t>
        </w:r>
        <w:r w:rsidR="00187E8E">
          <w:rPr>
            <w:noProof/>
            <w:webHidden/>
          </w:rPr>
          <w:tab/>
        </w:r>
        <w:r w:rsidR="00187E8E">
          <w:rPr>
            <w:noProof/>
            <w:webHidden/>
          </w:rPr>
          <w:fldChar w:fldCharType="begin"/>
        </w:r>
        <w:r w:rsidR="00187E8E">
          <w:rPr>
            <w:noProof/>
            <w:webHidden/>
          </w:rPr>
          <w:instrText xml:space="preserve"> PAGEREF _Toc485108579 \h </w:instrText>
        </w:r>
        <w:r w:rsidR="00187E8E">
          <w:rPr>
            <w:noProof/>
            <w:webHidden/>
          </w:rPr>
        </w:r>
        <w:r w:rsidR="00187E8E">
          <w:rPr>
            <w:noProof/>
            <w:webHidden/>
          </w:rPr>
          <w:fldChar w:fldCharType="separate"/>
        </w:r>
        <w:r w:rsidR="00187E8E">
          <w:rPr>
            <w:noProof/>
            <w:webHidden/>
          </w:rPr>
          <w:t>629</w:t>
        </w:r>
        <w:r w:rsidR="00187E8E">
          <w:rPr>
            <w:noProof/>
            <w:webHidden/>
          </w:rPr>
          <w:fldChar w:fldCharType="end"/>
        </w:r>
      </w:hyperlink>
    </w:p>
    <w:p w14:paraId="5B1DDECD" w14:textId="526BE804" w:rsidR="00187E8E" w:rsidRDefault="004942E9">
      <w:pPr>
        <w:pStyle w:val="TOC1"/>
        <w:rPr>
          <w:rFonts w:asciiTheme="minorHAnsi" w:eastAsiaTheme="minorEastAsia" w:hAnsiTheme="minorHAnsi"/>
          <w:noProof/>
          <w:sz w:val="22"/>
          <w:lang w:val="en-US"/>
        </w:rPr>
      </w:pPr>
      <w:hyperlink w:anchor="_Toc485108580" w:history="1">
        <w:r w:rsidR="00187E8E" w:rsidRPr="00557A9C">
          <w:rPr>
            <w:rStyle w:val="Hyperlink"/>
            <w:noProof/>
          </w:rPr>
          <w:t>The Raising of Incense</w:t>
        </w:r>
        <w:r w:rsidR="00187E8E">
          <w:rPr>
            <w:noProof/>
            <w:webHidden/>
          </w:rPr>
          <w:tab/>
        </w:r>
        <w:r w:rsidR="00187E8E">
          <w:rPr>
            <w:noProof/>
            <w:webHidden/>
          </w:rPr>
          <w:fldChar w:fldCharType="begin"/>
        </w:r>
        <w:r w:rsidR="00187E8E">
          <w:rPr>
            <w:noProof/>
            <w:webHidden/>
          </w:rPr>
          <w:instrText xml:space="preserve"> PAGEREF _Toc485108580 \h </w:instrText>
        </w:r>
        <w:r w:rsidR="00187E8E">
          <w:rPr>
            <w:noProof/>
            <w:webHidden/>
          </w:rPr>
        </w:r>
        <w:r w:rsidR="00187E8E">
          <w:rPr>
            <w:noProof/>
            <w:webHidden/>
          </w:rPr>
          <w:fldChar w:fldCharType="separate"/>
        </w:r>
        <w:r w:rsidR="00187E8E">
          <w:rPr>
            <w:noProof/>
            <w:webHidden/>
          </w:rPr>
          <w:t>652</w:t>
        </w:r>
        <w:r w:rsidR="00187E8E">
          <w:rPr>
            <w:noProof/>
            <w:webHidden/>
          </w:rPr>
          <w:fldChar w:fldCharType="end"/>
        </w:r>
      </w:hyperlink>
    </w:p>
    <w:p w14:paraId="23F94247" w14:textId="40794D42" w:rsidR="00187E8E" w:rsidRDefault="004942E9">
      <w:pPr>
        <w:pStyle w:val="TOC1"/>
        <w:rPr>
          <w:rFonts w:asciiTheme="minorHAnsi" w:eastAsiaTheme="minorEastAsia" w:hAnsiTheme="minorHAnsi"/>
          <w:noProof/>
          <w:sz w:val="22"/>
          <w:lang w:val="en-US"/>
        </w:rPr>
      </w:pPr>
      <w:hyperlink w:anchor="_Toc485108581" w:history="1">
        <w:r w:rsidR="00187E8E" w:rsidRPr="00557A9C">
          <w:rPr>
            <w:rStyle w:val="Hyperlink"/>
            <w:noProof/>
          </w:rPr>
          <w:t>The Book of Psalis and Doxologies</w:t>
        </w:r>
        <w:r w:rsidR="00187E8E">
          <w:rPr>
            <w:noProof/>
            <w:webHidden/>
          </w:rPr>
          <w:tab/>
        </w:r>
        <w:r w:rsidR="00187E8E">
          <w:rPr>
            <w:noProof/>
            <w:webHidden/>
          </w:rPr>
          <w:fldChar w:fldCharType="begin"/>
        </w:r>
        <w:r w:rsidR="00187E8E">
          <w:rPr>
            <w:noProof/>
            <w:webHidden/>
          </w:rPr>
          <w:instrText xml:space="preserve"> PAGEREF _Toc485108581 \h </w:instrText>
        </w:r>
        <w:r w:rsidR="00187E8E">
          <w:rPr>
            <w:noProof/>
            <w:webHidden/>
          </w:rPr>
        </w:r>
        <w:r w:rsidR="00187E8E">
          <w:rPr>
            <w:noProof/>
            <w:webHidden/>
          </w:rPr>
          <w:fldChar w:fldCharType="separate"/>
        </w:r>
        <w:r w:rsidR="00187E8E">
          <w:rPr>
            <w:noProof/>
            <w:webHidden/>
          </w:rPr>
          <w:t>686</w:t>
        </w:r>
        <w:r w:rsidR="00187E8E">
          <w:rPr>
            <w:noProof/>
            <w:webHidden/>
          </w:rPr>
          <w:fldChar w:fldCharType="end"/>
        </w:r>
      </w:hyperlink>
    </w:p>
    <w:p w14:paraId="2C707589" w14:textId="0F56A8E5" w:rsidR="00187E8E" w:rsidRDefault="004942E9">
      <w:pPr>
        <w:pStyle w:val="TOC2"/>
        <w:tabs>
          <w:tab w:val="right" w:leader="dot" w:pos="8846"/>
        </w:tabs>
        <w:rPr>
          <w:rFonts w:asciiTheme="minorHAnsi" w:eastAsiaTheme="minorEastAsia" w:hAnsiTheme="minorHAnsi"/>
          <w:noProof/>
          <w:sz w:val="22"/>
          <w:lang w:val="en-US"/>
        </w:rPr>
      </w:pPr>
      <w:hyperlink w:anchor="_Toc485108582" w:history="1">
        <w:r w:rsidR="00187E8E" w:rsidRPr="00557A9C">
          <w:rPr>
            <w:rStyle w:val="Hyperlink"/>
            <w:noProof/>
          </w:rPr>
          <w:t>General and Common Doxologies</w:t>
        </w:r>
        <w:r w:rsidR="00187E8E">
          <w:rPr>
            <w:noProof/>
            <w:webHidden/>
          </w:rPr>
          <w:tab/>
        </w:r>
        <w:r w:rsidR="00187E8E">
          <w:rPr>
            <w:noProof/>
            <w:webHidden/>
          </w:rPr>
          <w:fldChar w:fldCharType="begin"/>
        </w:r>
        <w:r w:rsidR="00187E8E">
          <w:rPr>
            <w:noProof/>
            <w:webHidden/>
          </w:rPr>
          <w:instrText xml:space="preserve"> PAGEREF _Toc485108582 \h </w:instrText>
        </w:r>
        <w:r w:rsidR="00187E8E">
          <w:rPr>
            <w:noProof/>
            <w:webHidden/>
          </w:rPr>
        </w:r>
        <w:r w:rsidR="00187E8E">
          <w:rPr>
            <w:noProof/>
            <w:webHidden/>
          </w:rPr>
          <w:fldChar w:fldCharType="separate"/>
        </w:r>
        <w:r w:rsidR="00187E8E">
          <w:rPr>
            <w:noProof/>
            <w:webHidden/>
          </w:rPr>
          <w:t>687</w:t>
        </w:r>
        <w:r w:rsidR="00187E8E">
          <w:rPr>
            <w:noProof/>
            <w:webHidden/>
          </w:rPr>
          <w:fldChar w:fldCharType="end"/>
        </w:r>
      </w:hyperlink>
    </w:p>
    <w:p w14:paraId="7159D724" w14:textId="5B79A525" w:rsidR="00187E8E" w:rsidRDefault="004942E9">
      <w:pPr>
        <w:pStyle w:val="TOC2"/>
        <w:tabs>
          <w:tab w:val="right" w:leader="dot" w:pos="8846"/>
        </w:tabs>
        <w:rPr>
          <w:rFonts w:asciiTheme="minorHAnsi" w:eastAsiaTheme="minorEastAsia" w:hAnsiTheme="minorHAnsi"/>
          <w:noProof/>
          <w:sz w:val="22"/>
          <w:lang w:val="en-US"/>
        </w:rPr>
      </w:pPr>
      <w:hyperlink w:anchor="_Toc485108583" w:history="1">
        <w:r w:rsidR="00187E8E" w:rsidRPr="00557A9C">
          <w:rPr>
            <w:rStyle w:val="Hyperlink"/>
            <w:noProof/>
          </w:rPr>
          <w:t xml:space="preserve">September or </w:t>
        </w:r>
        <w:r w:rsidR="00187E8E" w:rsidRPr="00557A9C">
          <w:rPr>
            <w:rStyle w:val="Hyperlink"/>
            <w:rFonts w:ascii="FreeSerifAvvaShenouda" w:eastAsia="Arial Unicode MS" w:hAnsi="FreeSerifAvvaShenouda" w:cs="FreeSerifAvvaShenouda"/>
            <w:noProof/>
            <w:lang w:val="en-US"/>
          </w:rPr>
          <w:t>Ⲑⲟⲟⲩⲧ</w:t>
        </w:r>
        <w:r w:rsidR="00187E8E">
          <w:rPr>
            <w:noProof/>
            <w:webHidden/>
          </w:rPr>
          <w:tab/>
        </w:r>
        <w:r w:rsidR="00187E8E">
          <w:rPr>
            <w:noProof/>
            <w:webHidden/>
          </w:rPr>
          <w:fldChar w:fldCharType="begin"/>
        </w:r>
        <w:r w:rsidR="00187E8E">
          <w:rPr>
            <w:noProof/>
            <w:webHidden/>
          </w:rPr>
          <w:instrText xml:space="preserve"> PAGEREF _Toc485108583 \h </w:instrText>
        </w:r>
        <w:r w:rsidR="00187E8E">
          <w:rPr>
            <w:noProof/>
            <w:webHidden/>
          </w:rPr>
        </w:r>
        <w:r w:rsidR="00187E8E">
          <w:rPr>
            <w:noProof/>
            <w:webHidden/>
          </w:rPr>
          <w:fldChar w:fldCharType="separate"/>
        </w:r>
        <w:r w:rsidR="00187E8E">
          <w:rPr>
            <w:noProof/>
            <w:webHidden/>
          </w:rPr>
          <w:t>708</w:t>
        </w:r>
        <w:r w:rsidR="00187E8E">
          <w:rPr>
            <w:noProof/>
            <w:webHidden/>
          </w:rPr>
          <w:fldChar w:fldCharType="end"/>
        </w:r>
      </w:hyperlink>
    </w:p>
    <w:p w14:paraId="1E9F8022" w14:textId="1A6D7F63" w:rsidR="00187E8E" w:rsidRDefault="004942E9">
      <w:pPr>
        <w:pStyle w:val="TOC2"/>
        <w:tabs>
          <w:tab w:val="right" w:leader="dot" w:pos="8846"/>
        </w:tabs>
        <w:rPr>
          <w:rFonts w:asciiTheme="minorHAnsi" w:eastAsiaTheme="minorEastAsia" w:hAnsiTheme="minorHAnsi"/>
          <w:noProof/>
          <w:sz w:val="22"/>
          <w:lang w:val="en-US"/>
        </w:rPr>
      </w:pPr>
      <w:hyperlink w:anchor="_Toc485108584" w:history="1">
        <w:r w:rsidR="00187E8E" w:rsidRPr="00557A9C">
          <w:rPr>
            <w:rStyle w:val="Hyperlink"/>
            <w:noProof/>
          </w:rPr>
          <w:t xml:space="preserve">October or </w:t>
        </w:r>
        <w:r w:rsidR="00187E8E" w:rsidRPr="00557A9C">
          <w:rPr>
            <w:rStyle w:val="Hyperlink"/>
            <w:rFonts w:ascii="FreeSerifAvvaShenouda" w:hAnsi="FreeSerifAvvaShenouda" w:cs="FreeSerifAvvaShenouda"/>
            <w:noProof/>
          </w:rPr>
          <w:t>Ⲡⲁⲱⲡⲉ</w:t>
        </w:r>
        <w:r w:rsidR="00187E8E">
          <w:rPr>
            <w:noProof/>
            <w:webHidden/>
          </w:rPr>
          <w:tab/>
        </w:r>
        <w:r w:rsidR="00187E8E">
          <w:rPr>
            <w:noProof/>
            <w:webHidden/>
          </w:rPr>
          <w:fldChar w:fldCharType="begin"/>
        </w:r>
        <w:r w:rsidR="00187E8E">
          <w:rPr>
            <w:noProof/>
            <w:webHidden/>
          </w:rPr>
          <w:instrText xml:space="preserve"> PAGEREF _Toc485108584 \h </w:instrText>
        </w:r>
        <w:r w:rsidR="00187E8E">
          <w:rPr>
            <w:noProof/>
            <w:webHidden/>
          </w:rPr>
        </w:r>
        <w:r w:rsidR="00187E8E">
          <w:rPr>
            <w:noProof/>
            <w:webHidden/>
          </w:rPr>
          <w:fldChar w:fldCharType="separate"/>
        </w:r>
        <w:r w:rsidR="00187E8E">
          <w:rPr>
            <w:noProof/>
            <w:webHidden/>
          </w:rPr>
          <w:t>757</w:t>
        </w:r>
        <w:r w:rsidR="00187E8E">
          <w:rPr>
            <w:noProof/>
            <w:webHidden/>
          </w:rPr>
          <w:fldChar w:fldCharType="end"/>
        </w:r>
      </w:hyperlink>
    </w:p>
    <w:p w14:paraId="68035C29" w14:textId="77F1DCDB" w:rsidR="00187E8E" w:rsidRDefault="004942E9">
      <w:pPr>
        <w:pStyle w:val="TOC2"/>
        <w:tabs>
          <w:tab w:val="right" w:leader="dot" w:pos="8846"/>
        </w:tabs>
        <w:rPr>
          <w:rFonts w:asciiTheme="minorHAnsi" w:eastAsiaTheme="minorEastAsia" w:hAnsiTheme="minorHAnsi"/>
          <w:noProof/>
          <w:sz w:val="22"/>
          <w:lang w:val="en-US"/>
        </w:rPr>
      </w:pPr>
      <w:hyperlink w:anchor="_Toc485108585" w:history="1">
        <w:r w:rsidR="00187E8E" w:rsidRPr="00557A9C">
          <w:rPr>
            <w:rStyle w:val="Hyperlink"/>
            <w:noProof/>
          </w:rPr>
          <w:t xml:space="preserve">November or </w:t>
        </w:r>
        <w:r w:rsidR="00187E8E" w:rsidRPr="00557A9C">
          <w:rPr>
            <w:rStyle w:val="Hyperlink"/>
            <w:rFonts w:ascii="FreeSerifAvvaShenouda" w:eastAsia="Arial Unicode MS" w:hAnsi="FreeSerifAvvaShenouda" w:cs="FreeSerifAvvaShenouda"/>
            <w:noProof/>
          </w:rPr>
          <w:t>Ⲁⲑⲟⲣ</w:t>
        </w:r>
        <w:r w:rsidR="00187E8E">
          <w:rPr>
            <w:noProof/>
            <w:webHidden/>
          </w:rPr>
          <w:tab/>
        </w:r>
        <w:r w:rsidR="00187E8E">
          <w:rPr>
            <w:noProof/>
            <w:webHidden/>
          </w:rPr>
          <w:fldChar w:fldCharType="begin"/>
        </w:r>
        <w:r w:rsidR="00187E8E">
          <w:rPr>
            <w:noProof/>
            <w:webHidden/>
          </w:rPr>
          <w:instrText xml:space="preserve"> PAGEREF _Toc485108585 \h </w:instrText>
        </w:r>
        <w:r w:rsidR="00187E8E">
          <w:rPr>
            <w:noProof/>
            <w:webHidden/>
          </w:rPr>
        </w:r>
        <w:r w:rsidR="00187E8E">
          <w:rPr>
            <w:noProof/>
            <w:webHidden/>
          </w:rPr>
          <w:fldChar w:fldCharType="separate"/>
        </w:r>
        <w:r w:rsidR="00187E8E">
          <w:rPr>
            <w:noProof/>
            <w:webHidden/>
          </w:rPr>
          <w:t>770</w:t>
        </w:r>
        <w:r w:rsidR="00187E8E">
          <w:rPr>
            <w:noProof/>
            <w:webHidden/>
          </w:rPr>
          <w:fldChar w:fldCharType="end"/>
        </w:r>
      </w:hyperlink>
    </w:p>
    <w:p w14:paraId="63F3797E" w14:textId="6C2A5598" w:rsidR="00187E8E" w:rsidRDefault="004942E9">
      <w:pPr>
        <w:pStyle w:val="TOC2"/>
        <w:tabs>
          <w:tab w:val="right" w:leader="dot" w:pos="8846"/>
        </w:tabs>
        <w:rPr>
          <w:rFonts w:asciiTheme="minorHAnsi" w:eastAsiaTheme="minorEastAsia" w:hAnsiTheme="minorHAnsi"/>
          <w:noProof/>
          <w:sz w:val="22"/>
          <w:lang w:val="en-US"/>
        </w:rPr>
      </w:pPr>
      <w:hyperlink w:anchor="_Toc485108586" w:history="1">
        <w:r w:rsidR="00187E8E" w:rsidRPr="00557A9C">
          <w:rPr>
            <w:rStyle w:val="Hyperlink"/>
            <w:noProof/>
          </w:rPr>
          <w:t xml:space="preserve">December or </w:t>
        </w:r>
        <w:r w:rsidR="00187E8E" w:rsidRPr="00557A9C">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_Toc485108586 \h </w:instrText>
        </w:r>
        <w:r w:rsidR="00187E8E">
          <w:rPr>
            <w:noProof/>
            <w:webHidden/>
          </w:rPr>
        </w:r>
        <w:r w:rsidR="00187E8E">
          <w:rPr>
            <w:noProof/>
            <w:webHidden/>
          </w:rPr>
          <w:fldChar w:fldCharType="separate"/>
        </w:r>
        <w:r w:rsidR="00187E8E">
          <w:rPr>
            <w:noProof/>
            <w:webHidden/>
          </w:rPr>
          <w:t>796</w:t>
        </w:r>
        <w:r w:rsidR="00187E8E">
          <w:rPr>
            <w:noProof/>
            <w:webHidden/>
          </w:rPr>
          <w:fldChar w:fldCharType="end"/>
        </w:r>
      </w:hyperlink>
    </w:p>
    <w:p w14:paraId="0E88C67F" w14:textId="4C6A86DC" w:rsidR="00187E8E" w:rsidRDefault="004942E9">
      <w:pPr>
        <w:pStyle w:val="TOC2"/>
        <w:tabs>
          <w:tab w:val="right" w:leader="dot" w:pos="8846"/>
        </w:tabs>
        <w:rPr>
          <w:rFonts w:asciiTheme="minorHAnsi" w:eastAsiaTheme="minorEastAsia" w:hAnsiTheme="minorHAnsi"/>
          <w:noProof/>
          <w:sz w:val="22"/>
          <w:lang w:val="en-US"/>
        </w:rPr>
      </w:pPr>
      <w:hyperlink w:anchor="_Toc485108587" w:history="1">
        <w:r w:rsidR="00187E8E" w:rsidRPr="00557A9C">
          <w:rPr>
            <w:rStyle w:val="Hyperlink"/>
            <w:noProof/>
          </w:rPr>
          <w:t xml:space="preserve">January or </w:t>
        </w:r>
        <w:r w:rsidR="00187E8E" w:rsidRPr="00557A9C">
          <w:rPr>
            <w:rStyle w:val="Hyperlink"/>
            <w:rFonts w:ascii="FreeSerifAvvaShenouda" w:hAnsi="FreeSerifAvvaShenouda" w:cs="FreeSerifAvvaShenouda"/>
            <w:noProof/>
          </w:rPr>
          <w:t>Ⲧⲱⲃⲓ</w:t>
        </w:r>
        <w:r w:rsidR="00187E8E">
          <w:rPr>
            <w:noProof/>
            <w:webHidden/>
          </w:rPr>
          <w:tab/>
        </w:r>
        <w:r w:rsidR="00187E8E">
          <w:rPr>
            <w:noProof/>
            <w:webHidden/>
          </w:rPr>
          <w:fldChar w:fldCharType="begin"/>
        </w:r>
        <w:r w:rsidR="00187E8E">
          <w:rPr>
            <w:noProof/>
            <w:webHidden/>
          </w:rPr>
          <w:instrText xml:space="preserve"> PAGEREF _Toc485108587 \h </w:instrText>
        </w:r>
        <w:r w:rsidR="00187E8E">
          <w:rPr>
            <w:noProof/>
            <w:webHidden/>
          </w:rPr>
        </w:r>
        <w:r w:rsidR="00187E8E">
          <w:rPr>
            <w:noProof/>
            <w:webHidden/>
          </w:rPr>
          <w:fldChar w:fldCharType="separate"/>
        </w:r>
        <w:r w:rsidR="00187E8E">
          <w:rPr>
            <w:noProof/>
            <w:webHidden/>
          </w:rPr>
          <w:t>881</w:t>
        </w:r>
        <w:r w:rsidR="00187E8E">
          <w:rPr>
            <w:noProof/>
            <w:webHidden/>
          </w:rPr>
          <w:fldChar w:fldCharType="end"/>
        </w:r>
      </w:hyperlink>
    </w:p>
    <w:p w14:paraId="3033A2F2" w14:textId="20E4CC5C" w:rsidR="00187E8E" w:rsidRDefault="004942E9">
      <w:pPr>
        <w:pStyle w:val="TOC2"/>
        <w:tabs>
          <w:tab w:val="right" w:leader="dot" w:pos="8846"/>
        </w:tabs>
        <w:rPr>
          <w:rFonts w:asciiTheme="minorHAnsi" w:eastAsiaTheme="minorEastAsia" w:hAnsiTheme="minorHAnsi"/>
          <w:noProof/>
          <w:sz w:val="22"/>
          <w:lang w:val="en-US"/>
        </w:rPr>
      </w:pPr>
      <w:hyperlink w:anchor="_Toc485108588" w:history="1">
        <w:r w:rsidR="00187E8E" w:rsidRPr="00557A9C">
          <w:rPr>
            <w:rStyle w:val="Hyperlink"/>
            <w:noProof/>
          </w:rPr>
          <w:t xml:space="preserve">February or </w:t>
        </w:r>
        <w:r w:rsidR="00187E8E" w:rsidRPr="00557A9C">
          <w:rPr>
            <w:rStyle w:val="Hyperlink"/>
            <w:rFonts w:ascii="FreeSerifAvvaShenouda" w:hAnsi="FreeSerifAvvaShenouda" w:cs="FreeSerifAvvaShenouda"/>
            <w:noProof/>
          </w:rPr>
          <w:t>Ⲙϣⲓⲣ</w:t>
        </w:r>
        <w:r w:rsidR="00187E8E">
          <w:rPr>
            <w:noProof/>
            <w:webHidden/>
          </w:rPr>
          <w:tab/>
        </w:r>
        <w:r w:rsidR="00187E8E">
          <w:rPr>
            <w:noProof/>
            <w:webHidden/>
          </w:rPr>
          <w:fldChar w:fldCharType="begin"/>
        </w:r>
        <w:r w:rsidR="00187E8E">
          <w:rPr>
            <w:noProof/>
            <w:webHidden/>
          </w:rPr>
          <w:instrText xml:space="preserve"> PAGEREF _Toc485108588 \h </w:instrText>
        </w:r>
        <w:r w:rsidR="00187E8E">
          <w:rPr>
            <w:noProof/>
            <w:webHidden/>
          </w:rPr>
        </w:r>
        <w:r w:rsidR="00187E8E">
          <w:rPr>
            <w:noProof/>
            <w:webHidden/>
          </w:rPr>
          <w:fldChar w:fldCharType="separate"/>
        </w:r>
        <w:r w:rsidR="00187E8E">
          <w:rPr>
            <w:noProof/>
            <w:webHidden/>
          </w:rPr>
          <w:t>952</w:t>
        </w:r>
        <w:r w:rsidR="00187E8E">
          <w:rPr>
            <w:noProof/>
            <w:webHidden/>
          </w:rPr>
          <w:fldChar w:fldCharType="end"/>
        </w:r>
      </w:hyperlink>
    </w:p>
    <w:p w14:paraId="47FEE938" w14:textId="663D3ECA" w:rsidR="00187E8E" w:rsidRDefault="004942E9">
      <w:pPr>
        <w:pStyle w:val="TOC2"/>
        <w:tabs>
          <w:tab w:val="right" w:leader="dot" w:pos="8846"/>
        </w:tabs>
        <w:rPr>
          <w:rFonts w:asciiTheme="minorHAnsi" w:eastAsiaTheme="minorEastAsia" w:hAnsiTheme="minorHAnsi"/>
          <w:noProof/>
          <w:sz w:val="22"/>
          <w:lang w:val="en-US"/>
        </w:rPr>
      </w:pPr>
      <w:hyperlink w:anchor="_Toc485108589" w:history="1">
        <w:r w:rsidR="00187E8E" w:rsidRPr="00557A9C">
          <w:rPr>
            <w:rStyle w:val="Hyperlink"/>
            <w:noProof/>
          </w:rPr>
          <w:t xml:space="preserve">March or </w:t>
        </w:r>
        <w:r w:rsidR="00187E8E" w:rsidRPr="00557A9C">
          <w:rPr>
            <w:rStyle w:val="Hyperlink"/>
            <w:rFonts w:ascii="FreeSerifAvvaShenouda" w:hAnsi="FreeSerifAvvaShenouda" w:cs="FreeSerifAvvaShenouda"/>
            <w:noProof/>
          </w:rPr>
          <w:t>Ⲡⲁⲣⲙϩⲟⲧⲡ</w:t>
        </w:r>
        <w:r w:rsidR="00187E8E">
          <w:rPr>
            <w:noProof/>
            <w:webHidden/>
          </w:rPr>
          <w:tab/>
        </w:r>
        <w:r w:rsidR="00187E8E">
          <w:rPr>
            <w:noProof/>
            <w:webHidden/>
          </w:rPr>
          <w:fldChar w:fldCharType="begin"/>
        </w:r>
        <w:r w:rsidR="00187E8E">
          <w:rPr>
            <w:noProof/>
            <w:webHidden/>
          </w:rPr>
          <w:instrText xml:space="preserve"> PAGEREF _Toc485108589 \h </w:instrText>
        </w:r>
        <w:r w:rsidR="00187E8E">
          <w:rPr>
            <w:noProof/>
            <w:webHidden/>
          </w:rPr>
        </w:r>
        <w:r w:rsidR="00187E8E">
          <w:rPr>
            <w:noProof/>
            <w:webHidden/>
          </w:rPr>
          <w:fldChar w:fldCharType="separate"/>
        </w:r>
        <w:r w:rsidR="00187E8E">
          <w:rPr>
            <w:noProof/>
            <w:webHidden/>
          </w:rPr>
          <w:t>959</w:t>
        </w:r>
        <w:r w:rsidR="00187E8E">
          <w:rPr>
            <w:noProof/>
            <w:webHidden/>
          </w:rPr>
          <w:fldChar w:fldCharType="end"/>
        </w:r>
      </w:hyperlink>
    </w:p>
    <w:p w14:paraId="1945D1E1" w14:textId="72CDBD42" w:rsidR="00187E8E" w:rsidRDefault="004942E9">
      <w:pPr>
        <w:pStyle w:val="TOC2"/>
        <w:tabs>
          <w:tab w:val="right" w:leader="dot" w:pos="8846"/>
        </w:tabs>
        <w:rPr>
          <w:rFonts w:asciiTheme="minorHAnsi" w:eastAsiaTheme="minorEastAsia" w:hAnsiTheme="minorHAnsi"/>
          <w:noProof/>
          <w:sz w:val="22"/>
          <w:lang w:val="en-US"/>
        </w:rPr>
      </w:pPr>
      <w:hyperlink w:anchor="_Toc485108590" w:history="1">
        <w:r w:rsidR="00187E8E" w:rsidRPr="00557A9C">
          <w:rPr>
            <w:rStyle w:val="Hyperlink"/>
            <w:noProof/>
          </w:rPr>
          <w:t>April</w:t>
        </w:r>
        <w:r w:rsidR="00187E8E" w:rsidRPr="00557A9C">
          <w:rPr>
            <w:rStyle w:val="Hyperlink"/>
            <w:noProof/>
            <w:lang w:val="en-US"/>
          </w:rPr>
          <w:t xml:space="preserve"> or</w:t>
        </w:r>
        <w:r w:rsidR="00187E8E" w:rsidRPr="00557A9C">
          <w:rPr>
            <w:rStyle w:val="Hyperlink"/>
            <w:noProof/>
          </w:rPr>
          <w:t xml:space="preserve"> </w:t>
        </w:r>
        <w:r w:rsidR="00187E8E" w:rsidRPr="00557A9C">
          <w:rPr>
            <w:rStyle w:val="Hyperlink"/>
            <w:rFonts w:ascii="FreeSerifAvvaShenouda" w:hAnsi="FreeSerifAvvaShenouda" w:cs="FreeSerifAvvaShenouda"/>
            <w:noProof/>
          </w:rPr>
          <w:t>Ⲡⲁⲣⲙⲟⲩⲧⲉ</w:t>
        </w:r>
        <w:r w:rsidR="00187E8E">
          <w:rPr>
            <w:noProof/>
            <w:webHidden/>
          </w:rPr>
          <w:tab/>
        </w:r>
        <w:r w:rsidR="00187E8E">
          <w:rPr>
            <w:noProof/>
            <w:webHidden/>
          </w:rPr>
          <w:fldChar w:fldCharType="begin"/>
        </w:r>
        <w:r w:rsidR="00187E8E">
          <w:rPr>
            <w:noProof/>
            <w:webHidden/>
          </w:rPr>
          <w:instrText xml:space="preserve"> PAGEREF _Toc485108590 \h </w:instrText>
        </w:r>
        <w:r w:rsidR="00187E8E">
          <w:rPr>
            <w:noProof/>
            <w:webHidden/>
          </w:rPr>
        </w:r>
        <w:r w:rsidR="00187E8E">
          <w:rPr>
            <w:noProof/>
            <w:webHidden/>
          </w:rPr>
          <w:fldChar w:fldCharType="separate"/>
        </w:r>
        <w:r w:rsidR="00187E8E">
          <w:rPr>
            <w:noProof/>
            <w:webHidden/>
          </w:rPr>
          <w:t>979</w:t>
        </w:r>
        <w:r w:rsidR="00187E8E">
          <w:rPr>
            <w:noProof/>
            <w:webHidden/>
          </w:rPr>
          <w:fldChar w:fldCharType="end"/>
        </w:r>
      </w:hyperlink>
    </w:p>
    <w:p w14:paraId="2691519F" w14:textId="1D378DDC" w:rsidR="00187E8E" w:rsidRDefault="004942E9">
      <w:pPr>
        <w:pStyle w:val="TOC2"/>
        <w:tabs>
          <w:tab w:val="right" w:leader="dot" w:pos="8846"/>
        </w:tabs>
        <w:rPr>
          <w:rFonts w:asciiTheme="minorHAnsi" w:eastAsiaTheme="minorEastAsia" w:hAnsiTheme="minorHAnsi"/>
          <w:noProof/>
          <w:sz w:val="22"/>
          <w:lang w:val="en-US"/>
        </w:rPr>
      </w:pPr>
      <w:hyperlink w:anchor="_Toc485108591" w:history="1">
        <w:r w:rsidR="00187E8E" w:rsidRPr="00557A9C">
          <w:rPr>
            <w:rStyle w:val="Hyperlink"/>
            <w:noProof/>
          </w:rPr>
          <w:t xml:space="preserve">May or </w:t>
        </w:r>
        <w:r w:rsidR="00187E8E" w:rsidRPr="00557A9C">
          <w:rPr>
            <w:rStyle w:val="Hyperlink"/>
            <w:rFonts w:ascii="FreeSerifAvvaShenouda" w:eastAsia="Arial Unicode MS" w:hAnsi="FreeSerifAvvaShenouda" w:cs="FreeSerifAvvaShenouda"/>
            <w:noProof/>
            <w:lang w:val="en-US"/>
          </w:rPr>
          <w:t>Ⲡⲁϣⲁⲛⲥ</w:t>
        </w:r>
        <w:r w:rsidR="00187E8E">
          <w:rPr>
            <w:noProof/>
            <w:webHidden/>
          </w:rPr>
          <w:tab/>
        </w:r>
        <w:r w:rsidR="00187E8E">
          <w:rPr>
            <w:noProof/>
            <w:webHidden/>
          </w:rPr>
          <w:fldChar w:fldCharType="begin"/>
        </w:r>
        <w:r w:rsidR="00187E8E">
          <w:rPr>
            <w:noProof/>
            <w:webHidden/>
          </w:rPr>
          <w:instrText xml:space="preserve"> PAGEREF _Toc485108591 \h </w:instrText>
        </w:r>
        <w:r w:rsidR="00187E8E">
          <w:rPr>
            <w:noProof/>
            <w:webHidden/>
          </w:rPr>
        </w:r>
        <w:r w:rsidR="00187E8E">
          <w:rPr>
            <w:noProof/>
            <w:webHidden/>
          </w:rPr>
          <w:fldChar w:fldCharType="separate"/>
        </w:r>
        <w:r w:rsidR="00187E8E">
          <w:rPr>
            <w:noProof/>
            <w:webHidden/>
          </w:rPr>
          <w:t>985</w:t>
        </w:r>
        <w:r w:rsidR="00187E8E">
          <w:rPr>
            <w:noProof/>
            <w:webHidden/>
          </w:rPr>
          <w:fldChar w:fldCharType="end"/>
        </w:r>
      </w:hyperlink>
    </w:p>
    <w:p w14:paraId="2FF51309" w14:textId="098AF22B" w:rsidR="00187E8E" w:rsidRDefault="004942E9">
      <w:pPr>
        <w:pStyle w:val="TOC2"/>
        <w:tabs>
          <w:tab w:val="right" w:leader="dot" w:pos="8846"/>
        </w:tabs>
        <w:rPr>
          <w:rFonts w:asciiTheme="minorHAnsi" w:eastAsiaTheme="minorEastAsia" w:hAnsiTheme="minorHAnsi"/>
          <w:noProof/>
          <w:sz w:val="22"/>
          <w:lang w:val="en-US"/>
        </w:rPr>
      </w:pPr>
      <w:hyperlink w:anchor="_Toc485108592" w:history="1">
        <w:r w:rsidR="00187E8E" w:rsidRPr="00557A9C">
          <w:rPr>
            <w:rStyle w:val="Hyperlink"/>
            <w:noProof/>
          </w:rPr>
          <w:t xml:space="preserve">June or </w:t>
        </w:r>
        <w:r w:rsidR="00187E8E" w:rsidRPr="00557A9C">
          <w:rPr>
            <w:rStyle w:val="Hyperlink"/>
            <w:rFonts w:ascii="FreeSerifAvvaShenouda" w:hAnsi="FreeSerifAvvaShenouda" w:cs="FreeSerifAvvaShenouda"/>
            <w:noProof/>
          </w:rPr>
          <w:t>Ⲡⲁⲱⲛⲉ</w:t>
        </w:r>
        <w:r w:rsidR="00187E8E">
          <w:rPr>
            <w:noProof/>
            <w:webHidden/>
          </w:rPr>
          <w:tab/>
        </w:r>
        <w:r w:rsidR="00187E8E">
          <w:rPr>
            <w:noProof/>
            <w:webHidden/>
          </w:rPr>
          <w:fldChar w:fldCharType="begin"/>
        </w:r>
        <w:r w:rsidR="00187E8E">
          <w:rPr>
            <w:noProof/>
            <w:webHidden/>
          </w:rPr>
          <w:instrText xml:space="preserve"> PAGEREF _Toc485108592 \h </w:instrText>
        </w:r>
        <w:r w:rsidR="00187E8E">
          <w:rPr>
            <w:noProof/>
            <w:webHidden/>
          </w:rPr>
        </w:r>
        <w:r w:rsidR="00187E8E">
          <w:rPr>
            <w:noProof/>
            <w:webHidden/>
          </w:rPr>
          <w:fldChar w:fldCharType="separate"/>
        </w:r>
        <w:r w:rsidR="00187E8E">
          <w:rPr>
            <w:noProof/>
            <w:webHidden/>
          </w:rPr>
          <w:t>1018</w:t>
        </w:r>
        <w:r w:rsidR="00187E8E">
          <w:rPr>
            <w:noProof/>
            <w:webHidden/>
          </w:rPr>
          <w:fldChar w:fldCharType="end"/>
        </w:r>
      </w:hyperlink>
    </w:p>
    <w:p w14:paraId="67E804AD" w14:textId="1E752ED2" w:rsidR="00187E8E" w:rsidRDefault="004942E9">
      <w:pPr>
        <w:pStyle w:val="TOC2"/>
        <w:tabs>
          <w:tab w:val="right" w:leader="dot" w:pos="8846"/>
        </w:tabs>
        <w:rPr>
          <w:rFonts w:asciiTheme="minorHAnsi" w:eastAsiaTheme="minorEastAsia" w:hAnsiTheme="minorHAnsi"/>
          <w:noProof/>
          <w:sz w:val="22"/>
          <w:lang w:val="en-US"/>
        </w:rPr>
      </w:pPr>
      <w:hyperlink w:anchor="_Toc485108593" w:history="1">
        <w:r w:rsidR="00187E8E" w:rsidRPr="00557A9C">
          <w:rPr>
            <w:rStyle w:val="Hyperlink"/>
            <w:noProof/>
          </w:rPr>
          <w:t xml:space="preserve">July or </w:t>
        </w:r>
        <w:r w:rsidR="00187E8E" w:rsidRPr="00557A9C">
          <w:rPr>
            <w:rStyle w:val="Hyperlink"/>
            <w:rFonts w:ascii="FreeSerifAvvaShenouda" w:hAnsi="FreeSerifAvvaShenouda" w:cs="FreeSerifAvvaShenouda"/>
            <w:noProof/>
          </w:rPr>
          <w:t>Ⲉⲡⲏⲡ</w:t>
        </w:r>
        <w:r w:rsidR="00187E8E">
          <w:rPr>
            <w:noProof/>
            <w:webHidden/>
          </w:rPr>
          <w:tab/>
        </w:r>
        <w:r w:rsidR="00187E8E">
          <w:rPr>
            <w:noProof/>
            <w:webHidden/>
          </w:rPr>
          <w:fldChar w:fldCharType="begin"/>
        </w:r>
        <w:r w:rsidR="00187E8E">
          <w:rPr>
            <w:noProof/>
            <w:webHidden/>
          </w:rPr>
          <w:instrText xml:space="preserve"> PAGEREF _Toc485108593 \h </w:instrText>
        </w:r>
        <w:r w:rsidR="00187E8E">
          <w:rPr>
            <w:noProof/>
            <w:webHidden/>
          </w:rPr>
        </w:r>
        <w:r w:rsidR="00187E8E">
          <w:rPr>
            <w:noProof/>
            <w:webHidden/>
          </w:rPr>
          <w:fldChar w:fldCharType="separate"/>
        </w:r>
        <w:r w:rsidR="00187E8E">
          <w:rPr>
            <w:noProof/>
            <w:webHidden/>
          </w:rPr>
          <w:t>1051</w:t>
        </w:r>
        <w:r w:rsidR="00187E8E">
          <w:rPr>
            <w:noProof/>
            <w:webHidden/>
          </w:rPr>
          <w:fldChar w:fldCharType="end"/>
        </w:r>
      </w:hyperlink>
    </w:p>
    <w:p w14:paraId="4B085AD5" w14:textId="2510C1C0" w:rsidR="00187E8E" w:rsidRDefault="004942E9">
      <w:pPr>
        <w:pStyle w:val="TOC2"/>
        <w:tabs>
          <w:tab w:val="right" w:leader="dot" w:pos="8846"/>
        </w:tabs>
        <w:rPr>
          <w:rFonts w:asciiTheme="minorHAnsi" w:eastAsiaTheme="minorEastAsia" w:hAnsiTheme="minorHAnsi"/>
          <w:noProof/>
          <w:sz w:val="22"/>
          <w:lang w:val="en-US"/>
        </w:rPr>
      </w:pPr>
      <w:hyperlink w:anchor="_Toc485108594" w:history="1">
        <w:r w:rsidR="00187E8E" w:rsidRPr="00557A9C">
          <w:rPr>
            <w:rStyle w:val="Hyperlink"/>
            <w:noProof/>
          </w:rPr>
          <w:t xml:space="preserve">August or </w:t>
        </w:r>
        <w:r w:rsidR="00187E8E" w:rsidRPr="00557A9C">
          <w:rPr>
            <w:rStyle w:val="Hyperlink"/>
            <w:rFonts w:ascii="FreeSerifAvvaShenouda" w:hAnsi="FreeSerifAvvaShenouda" w:cs="FreeSerifAvvaShenouda"/>
            <w:noProof/>
          </w:rPr>
          <w:t>Ⲙⲉⲥⲟⲣⲏ and Ⲕⲟⲩϫⲓ ⲛ</w:t>
        </w:r>
        <w:r w:rsidR="00187E8E" w:rsidRPr="00557A9C">
          <w:rPr>
            <w:rStyle w:val="Hyperlink"/>
            <w:rFonts w:ascii="FreeSerifAvvaShenouda" w:hAnsi="FreeSerifAvvaShenouda" w:cs="FreeSerifAvvaShenouda"/>
            <w:noProof/>
            <w:lang w:val="en-US"/>
          </w:rPr>
          <w:t xml:space="preserve">̀ⲁ̀ⲃⲟⲧ </w:t>
        </w:r>
        <w:r w:rsidR="00187E8E" w:rsidRPr="00557A9C">
          <w:rPr>
            <w:rStyle w:val="Hyperlink"/>
            <w:noProof/>
          </w:rPr>
          <w:t>(The Little Month)</w:t>
        </w:r>
        <w:r w:rsidR="00187E8E">
          <w:rPr>
            <w:noProof/>
            <w:webHidden/>
          </w:rPr>
          <w:tab/>
        </w:r>
        <w:r w:rsidR="00187E8E">
          <w:rPr>
            <w:noProof/>
            <w:webHidden/>
          </w:rPr>
          <w:fldChar w:fldCharType="begin"/>
        </w:r>
        <w:r w:rsidR="00187E8E">
          <w:rPr>
            <w:noProof/>
            <w:webHidden/>
          </w:rPr>
          <w:instrText xml:space="preserve"> PAGEREF _Toc485108594 \h </w:instrText>
        </w:r>
        <w:r w:rsidR="00187E8E">
          <w:rPr>
            <w:noProof/>
            <w:webHidden/>
          </w:rPr>
        </w:r>
        <w:r w:rsidR="00187E8E">
          <w:rPr>
            <w:noProof/>
            <w:webHidden/>
          </w:rPr>
          <w:fldChar w:fldCharType="separate"/>
        </w:r>
        <w:r w:rsidR="00187E8E">
          <w:rPr>
            <w:noProof/>
            <w:webHidden/>
          </w:rPr>
          <w:t>1065</w:t>
        </w:r>
        <w:r w:rsidR="00187E8E">
          <w:rPr>
            <w:noProof/>
            <w:webHidden/>
          </w:rPr>
          <w:fldChar w:fldCharType="end"/>
        </w:r>
      </w:hyperlink>
    </w:p>
    <w:p w14:paraId="1A916C22" w14:textId="3B50D561" w:rsidR="00187E8E" w:rsidRDefault="004942E9">
      <w:pPr>
        <w:pStyle w:val="TOC2"/>
        <w:tabs>
          <w:tab w:val="right" w:leader="dot" w:pos="8846"/>
        </w:tabs>
        <w:rPr>
          <w:rFonts w:asciiTheme="minorHAnsi" w:eastAsiaTheme="minorEastAsia" w:hAnsiTheme="minorHAnsi"/>
          <w:noProof/>
          <w:sz w:val="22"/>
          <w:lang w:val="en-US"/>
        </w:rPr>
      </w:pPr>
      <w:hyperlink w:anchor="_Toc485108595" w:history="1">
        <w:r w:rsidR="00187E8E" w:rsidRPr="00557A9C">
          <w:rPr>
            <w:rStyle w:val="Hyperlink"/>
            <w:noProof/>
          </w:rPr>
          <w:t>The Pascal Cycle</w:t>
        </w:r>
        <w:r w:rsidR="00187E8E">
          <w:rPr>
            <w:noProof/>
            <w:webHidden/>
          </w:rPr>
          <w:tab/>
        </w:r>
        <w:r w:rsidR="00187E8E">
          <w:rPr>
            <w:noProof/>
            <w:webHidden/>
          </w:rPr>
          <w:fldChar w:fldCharType="begin"/>
        </w:r>
        <w:r w:rsidR="00187E8E">
          <w:rPr>
            <w:noProof/>
            <w:webHidden/>
          </w:rPr>
          <w:instrText xml:space="preserve"> PAGEREF _Toc485108595 \h </w:instrText>
        </w:r>
        <w:r w:rsidR="00187E8E">
          <w:rPr>
            <w:noProof/>
            <w:webHidden/>
          </w:rPr>
        </w:r>
        <w:r w:rsidR="00187E8E">
          <w:rPr>
            <w:noProof/>
            <w:webHidden/>
          </w:rPr>
          <w:fldChar w:fldCharType="separate"/>
        </w:r>
        <w:r w:rsidR="00187E8E">
          <w:rPr>
            <w:noProof/>
            <w:webHidden/>
          </w:rPr>
          <w:t>1094</w:t>
        </w:r>
        <w:r w:rsidR="00187E8E">
          <w:rPr>
            <w:noProof/>
            <w:webHidden/>
          </w:rPr>
          <w:fldChar w:fldCharType="end"/>
        </w:r>
      </w:hyperlink>
    </w:p>
    <w:p w14:paraId="57EE0428" w14:textId="3120F14C" w:rsidR="00187E8E" w:rsidRDefault="004942E9">
      <w:pPr>
        <w:pStyle w:val="TOC2"/>
        <w:tabs>
          <w:tab w:val="right" w:leader="dot" w:pos="8846"/>
        </w:tabs>
        <w:rPr>
          <w:rFonts w:asciiTheme="minorHAnsi" w:eastAsiaTheme="minorEastAsia" w:hAnsiTheme="minorHAnsi"/>
          <w:noProof/>
          <w:sz w:val="22"/>
          <w:lang w:val="en-US"/>
        </w:rPr>
      </w:pPr>
      <w:hyperlink w:anchor="_Toc485108596" w:history="1">
        <w:r w:rsidR="00187E8E" w:rsidRPr="00557A9C">
          <w:rPr>
            <w:rStyle w:val="Hyperlink"/>
            <w:noProof/>
          </w:rPr>
          <w:t>Index of Psalis</w:t>
        </w:r>
        <w:r w:rsidR="00187E8E">
          <w:rPr>
            <w:noProof/>
            <w:webHidden/>
          </w:rPr>
          <w:tab/>
        </w:r>
        <w:r w:rsidR="00187E8E">
          <w:rPr>
            <w:noProof/>
            <w:webHidden/>
          </w:rPr>
          <w:fldChar w:fldCharType="begin"/>
        </w:r>
        <w:r w:rsidR="00187E8E">
          <w:rPr>
            <w:noProof/>
            <w:webHidden/>
          </w:rPr>
          <w:instrText xml:space="preserve"> PAGEREF _Toc485108596 \h </w:instrText>
        </w:r>
        <w:r w:rsidR="00187E8E">
          <w:rPr>
            <w:noProof/>
            <w:webHidden/>
          </w:rPr>
        </w:r>
        <w:r w:rsidR="00187E8E">
          <w:rPr>
            <w:noProof/>
            <w:webHidden/>
          </w:rPr>
          <w:fldChar w:fldCharType="separate"/>
        </w:r>
        <w:r w:rsidR="00187E8E">
          <w:rPr>
            <w:noProof/>
            <w:webHidden/>
          </w:rPr>
          <w:t>1222</w:t>
        </w:r>
        <w:r w:rsidR="00187E8E">
          <w:rPr>
            <w:noProof/>
            <w:webHidden/>
          </w:rPr>
          <w:fldChar w:fldCharType="end"/>
        </w:r>
      </w:hyperlink>
    </w:p>
    <w:p w14:paraId="61224806" w14:textId="5E340AB6" w:rsidR="00187E8E" w:rsidRDefault="004942E9">
      <w:pPr>
        <w:pStyle w:val="TOC2"/>
        <w:tabs>
          <w:tab w:val="right" w:leader="dot" w:pos="8846"/>
        </w:tabs>
        <w:rPr>
          <w:rFonts w:asciiTheme="minorHAnsi" w:eastAsiaTheme="minorEastAsia" w:hAnsiTheme="minorHAnsi"/>
          <w:noProof/>
          <w:sz w:val="22"/>
          <w:lang w:val="en-US"/>
        </w:rPr>
      </w:pPr>
      <w:hyperlink w:anchor="_Toc485108597" w:history="1">
        <w:r w:rsidR="00187E8E" w:rsidRPr="00557A9C">
          <w:rPr>
            <w:rStyle w:val="Hyperlink"/>
            <w:noProof/>
          </w:rPr>
          <w:t>Index of Doxologies</w:t>
        </w:r>
        <w:r w:rsidR="00187E8E">
          <w:rPr>
            <w:noProof/>
            <w:webHidden/>
          </w:rPr>
          <w:tab/>
        </w:r>
        <w:r w:rsidR="00187E8E">
          <w:rPr>
            <w:noProof/>
            <w:webHidden/>
          </w:rPr>
          <w:fldChar w:fldCharType="begin"/>
        </w:r>
        <w:r w:rsidR="00187E8E">
          <w:rPr>
            <w:noProof/>
            <w:webHidden/>
          </w:rPr>
          <w:instrText xml:space="preserve"> PAGEREF _Toc485108597 \h </w:instrText>
        </w:r>
        <w:r w:rsidR="00187E8E">
          <w:rPr>
            <w:noProof/>
            <w:webHidden/>
          </w:rPr>
        </w:r>
        <w:r w:rsidR="00187E8E">
          <w:rPr>
            <w:noProof/>
            <w:webHidden/>
          </w:rPr>
          <w:fldChar w:fldCharType="separate"/>
        </w:r>
        <w:r w:rsidR="00187E8E">
          <w:rPr>
            <w:noProof/>
            <w:webHidden/>
          </w:rPr>
          <w:t>1224</w:t>
        </w:r>
        <w:r w:rsidR="00187E8E">
          <w:rPr>
            <w:noProof/>
            <w:webHidden/>
          </w:rPr>
          <w:fldChar w:fldCharType="end"/>
        </w:r>
      </w:hyperlink>
    </w:p>
    <w:p w14:paraId="35FEF736" w14:textId="3D342C2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108555"/>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85108556"/>
      <w:bookmarkStart w:id="23" w:name="_Ref485109544"/>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1CC4D49B" w14:textId="513B63CC"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108598" w:history="1">
            <w:r w:rsidR="00187E8E" w:rsidRPr="00763491">
              <w:rPr>
                <w:rStyle w:val="Hyperlink"/>
                <w:noProof/>
              </w:rPr>
              <w:t>Vespers Praise</w:t>
            </w:r>
            <w:r w:rsidR="00187E8E">
              <w:rPr>
                <w:noProof/>
                <w:webHidden/>
              </w:rPr>
              <w:tab/>
            </w:r>
            <w:r w:rsidR="00187E8E">
              <w:rPr>
                <w:noProof/>
                <w:webHidden/>
              </w:rPr>
              <w:fldChar w:fldCharType="begin"/>
            </w:r>
            <w:r w:rsidR="00187E8E">
              <w:rPr>
                <w:noProof/>
                <w:webHidden/>
              </w:rPr>
              <w:instrText xml:space="preserve"> PAGEREF _Toc485108598 \h </w:instrText>
            </w:r>
            <w:r w:rsidR="00187E8E">
              <w:rPr>
                <w:noProof/>
                <w:webHidden/>
              </w:rPr>
            </w:r>
            <w:r w:rsidR="00187E8E">
              <w:rPr>
                <w:noProof/>
                <w:webHidden/>
              </w:rPr>
              <w:fldChar w:fldCharType="separate"/>
            </w:r>
            <w:r w:rsidR="00187E8E">
              <w:rPr>
                <w:noProof/>
                <w:webHidden/>
              </w:rPr>
              <w:t>5</w:t>
            </w:r>
            <w:r w:rsidR="00187E8E">
              <w:rPr>
                <w:noProof/>
                <w:webHidden/>
              </w:rPr>
              <w:fldChar w:fldCharType="end"/>
            </w:r>
          </w:hyperlink>
        </w:p>
        <w:p w14:paraId="461CFEF9" w14:textId="07B24A04" w:rsidR="00187E8E" w:rsidRDefault="004942E9">
          <w:pPr>
            <w:pStyle w:val="TOC3"/>
            <w:tabs>
              <w:tab w:val="right" w:leader="dot" w:pos="8846"/>
            </w:tabs>
            <w:rPr>
              <w:rFonts w:asciiTheme="minorHAnsi" w:eastAsiaTheme="minorEastAsia" w:hAnsiTheme="minorHAnsi"/>
              <w:noProof/>
              <w:sz w:val="22"/>
              <w:lang w:val="en-US"/>
            </w:rPr>
          </w:pPr>
          <w:hyperlink w:anchor="_Toc485108599" w:history="1">
            <w:r w:rsidR="00187E8E" w:rsidRPr="00763491">
              <w:rPr>
                <w:rStyle w:val="Hyperlink"/>
                <w:noProof/>
              </w:rPr>
              <w:t>The Psalms of the Eleventh Hour (Little Vespers)</w:t>
            </w:r>
            <w:r w:rsidR="00187E8E">
              <w:rPr>
                <w:noProof/>
                <w:webHidden/>
              </w:rPr>
              <w:tab/>
            </w:r>
            <w:r w:rsidR="00187E8E">
              <w:rPr>
                <w:noProof/>
                <w:webHidden/>
              </w:rPr>
              <w:fldChar w:fldCharType="begin"/>
            </w:r>
            <w:r w:rsidR="00187E8E">
              <w:rPr>
                <w:noProof/>
                <w:webHidden/>
              </w:rPr>
              <w:instrText xml:space="preserve"> PAGEREF _Toc485108599 \h </w:instrText>
            </w:r>
            <w:r w:rsidR="00187E8E">
              <w:rPr>
                <w:noProof/>
                <w:webHidden/>
              </w:rPr>
            </w:r>
            <w:r w:rsidR="00187E8E">
              <w:rPr>
                <w:noProof/>
                <w:webHidden/>
              </w:rPr>
              <w:fldChar w:fldCharType="separate"/>
            </w:r>
            <w:r w:rsidR="00187E8E">
              <w:rPr>
                <w:noProof/>
                <w:webHidden/>
              </w:rPr>
              <w:t>10</w:t>
            </w:r>
            <w:r w:rsidR="00187E8E">
              <w:rPr>
                <w:noProof/>
                <w:webHidden/>
              </w:rPr>
              <w:fldChar w:fldCharType="end"/>
            </w:r>
          </w:hyperlink>
        </w:p>
        <w:p w14:paraId="616E66EE" w14:textId="7E6DE65E" w:rsidR="00187E8E" w:rsidRDefault="004942E9">
          <w:pPr>
            <w:pStyle w:val="TOC3"/>
            <w:tabs>
              <w:tab w:val="right" w:leader="dot" w:pos="8846"/>
            </w:tabs>
            <w:rPr>
              <w:rFonts w:asciiTheme="minorHAnsi" w:eastAsiaTheme="minorEastAsia" w:hAnsiTheme="minorHAnsi"/>
              <w:noProof/>
              <w:sz w:val="22"/>
              <w:lang w:val="en-US"/>
            </w:rPr>
          </w:pPr>
          <w:hyperlink w:anchor="_Toc485108600" w:history="1">
            <w:r w:rsidR="00187E8E" w:rsidRPr="00763491">
              <w:rPr>
                <w:rStyle w:val="Hyperlink"/>
                <w:noProof/>
              </w:rPr>
              <w:t>The Raising of Evening Incense</w:t>
            </w:r>
            <w:r w:rsidR="00187E8E">
              <w:rPr>
                <w:noProof/>
                <w:webHidden/>
              </w:rPr>
              <w:tab/>
            </w:r>
            <w:r w:rsidR="00187E8E">
              <w:rPr>
                <w:noProof/>
                <w:webHidden/>
              </w:rPr>
              <w:fldChar w:fldCharType="begin"/>
            </w:r>
            <w:r w:rsidR="00187E8E">
              <w:rPr>
                <w:noProof/>
                <w:webHidden/>
              </w:rPr>
              <w:instrText xml:space="preserve"> PAGEREF _Toc485108600 \h </w:instrText>
            </w:r>
            <w:r w:rsidR="00187E8E">
              <w:rPr>
                <w:noProof/>
                <w:webHidden/>
              </w:rPr>
            </w:r>
            <w:r w:rsidR="00187E8E">
              <w:rPr>
                <w:noProof/>
                <w:webHidden/>
              </w:rPr>
              <w:fldChar w:fldCharType="separate"/>
            </w:r>
            <w:r w:rsidR="00187E8E">
              <w:rPr>
                <w:noProof/>
                <w:webHidden/>
              </w:rPr>
              <w:t>16</w:t>
            </w:r>
            <w:r w:rsidR="00187E8E">
              <w:rPr>
                <w:noProof/>
                <w:webHidden/>
              </w:rPr>
              <w:fldChar w:fldCharType="end"/>
            </w:r>
          </w:hyperlink>
        </w:p>
        <w:p w14:paraId="50F528F7" w14:textId="764DABCD"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108598"/>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77A960C1"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187E8E">
        <w:rPr>
          <w:noProof/>
          <w:lang w:val="en-US"/>
        </w:rPr>
        <w:t>1077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BED7124" w:rsidR="00B102EF" w:rsidRDefault="00B102EF" w:rsidP="004D23BC">
      <w:pPr>
        <w:tabs>
          <w:tab w:val="left" w:pos="720"/>
          <w:tab w:val="left" w:leader="dot" w:pos="7920"/>
        </w:tabs>
      </w:pPr>
      <w:r>
        <w:fldChar w:fldCharType="begin"/>
      </w:r>
      <w:r>
        <w:instrText xml:space="preserve"> REF _Ref448228501 \h </w:instrText>
      </w:r>
      <w:r>
        <w:fldChar w:fldCharType="separate"/>
      </w:r>
      <w:r w:rsidR="00187E8E">
        <w:t>The Fourth Canticle</w:t>
      </w:r>
      <w:r>
        <w:fldChar w:fldCharType="end"/>
      </w:r>
      <w:r>
        <w:tab/>
      </w:r>
      <w:r>
        <w:fldChar w:fldCharType="begin"/>
      </w:r>
      <w:r>
        <w:instrText xml:space="preserve"> PAGEREF _Ref448228505 \h </w:instrText>
      </w:r>
      <w:r>
        <w:fldChar w:fldCharType="separate"/>
      </w:r>
      <w:r w:rsidR="00187E8E">
        <w:rPr>
          <w:noProof/>
        </w:rPr>
        <w:t>394</w:t>
      </w:r>
      <w:r>
        <w:fldChar w:fldCharType="end"/>
      </w:r>
    </w:p>
    <w:p w14:paraId="714598C9" w14:textId="120FCB1D" w:rsidR="00B102EF" w:rsidRDefault="00B102EF" w:rsidP="004D23BC">
      <w:pPr>
        <w:tabs>
          <w:tab w:val="left" w:pos="720"/>
          <w:tab w:val="left" w:leader="dot" w:pos="7920"/>
        </w:tabs>
      </w:pPr>
      <w:r>
        <w:fldChar w:fldCharType="begin"/>
      </w:r>
      <w:r>
        <w:instrText xml:space="preserve"> REF _Ref448228521 \h </w:instrText>
      </w:r>
      <w:r>
        <w:fldChar w:fldCharType="separate"/>
      </w:r>
      <w:r w:rsidR="00187E8E">
        <w:t>The Annual Psalis and Theotokia</w:t>
      </w:r>
      <w:r>
        <w:fldChar w:fldCharType="end"/>
      </w:r>
      <w:r>
        <w:tab/>
      </w:r>
      <w:r>
        <w:fldChar w:fldCharType="begin"/>
      </w:r>
      <w:r>
        <w:instrText xml:space="preserve"> PAGEREF _Ref448228524 \h </w:instrText>
      </w:r>
      <w:r>
        <w:fldChar w:fldCharType="separate"/>
      </w:r>
      <w:r w:rsidR="00187E8E">
        <w:rPr>
          <w:noProof/>
        </w:rPr>
        <w:t>404</w:t>
      </w:r>
      <w:r>
        <w:fldChar w:fldCharType="end"/>
      </w:r>
    </w:p>
    <w:p w14:paraId="160344F1" w14:textId="457CD13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187E8E">
        <w:t>The Book of Psalis and Doxologies</w:t>
      </w:r>
      <w:r>
        <w:fldChar w:fldCharType="end"/>
      </w:r>
      <w:r>
        <w:tab/>
      </w:r>
      <w:r>
        <w:fldChar w:fldCharType="begin"/>
      </w:r>
      <w:r>
        <w:instrText xml:space="preserve"> PAGEREF _Ref448228546 \h </w:instrText>
      </w:r>
      <w:r>
        <w:fldChar w:fldCharType="separate"/>
      </w:r>
      <w:r w:rsidR="00187E8E">
        <w:rPr>
          <w:noProof/>
        </w:rPr>
        <w:t>686</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108599"/>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0468FBE6"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187E8E">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3F86AEC3"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187E8E">
        <w:t>Psalm</w:t>
      </w:r>
      <w:r w:rsidR="00187E8E" w:rsidRPr="00AB1781">
        <w:t xml:space="preserve"> 116</w:t>
      </w:r>
      <w:r w:rsidR="00187E8E">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187E8E">
        <w:rPr>
          <w:noProof/>
        </w:rPr>
        <w:t>264</w:t>
      </w:r>
      <w:r w:rsidR="003A78C2">
        <w:fldChar w:fldCharType="end"/>
      </w:r>
    </w:p>
    <w:p w14:paraId="10E2000F" w14:textId="6B4B00A0"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187E8E">
        <w:t>Psalm</w:t>
      </w:r>
      <w:r w:rsidR="00187E8E" w:rsidRPr="00AB1781">
        <w:t xml:space="preserve"> 117</w:t>
      </w:r>
      <w:r w:rsidR="00187E8E">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187E8E">
        <w:rPr>
          <w:noProof/>
        </w:rPr>
        <w:t>265</w:t>
      </w:r>
      <w:r w:rsidR="003A78C2">
        <w:fldChar w:fldCharType="end"/>
      </w:r>
    </w:p>
    <w:p w14:paraId="4928E776" w14:textId="06F9255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187E8E">
        <w:t>Psalm</w:t>
      </w:r>
      <w:r w:rsidR="00187E8E" w:rsidRPr="00AB1781">
        <w:t xml:space="preserve"> 119</w:t>
      </w:r>
      <w:r w:rsidR="00187E8E">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187E8E">
        <w:rPr>
          <w:noProof/>
        </w:rPr>
        <w:t>283</w:t>
      </w:r>
      <w:r w:rsidR="003A78C2">
        <w:fldChar w:fldCharType="end"/>
      </w:r>
    </w:p>
    <w:p w14:paraId="4144738E" w14:textId="1B37E41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187E8E">
        <w:t>Psalm</w:t>
      </w:r>
      <w:r w:rsidR="00187E8E" w:rsidRPr="00AB1781">
        <w:t xml:space="preserve"> 120</w:t>
      </w:r>
      <w:r w:rsidR="00187E8E">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187E8E">
        <w:rPr>
          <w:noProof/>
        </w:rPr>
        <w:t>283</w:t>
      </w:r>
      <w:r w:rsidR="003A78C2">
        <w:fldChar w:fldCharType="end"/>
      </w:r>
    </w:p>
    <w:p w14:paraId="7A11F8AE" w14:textId="1B59B3B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187E8E">
        <w:t>Psalm</w:t>
      </w:r>
      <w:r w:rsidR="00187E8E" w:rsidRPr="00AB1781">
        <w:t xml:space="preserve"> 121</w:t>
      </w:r>
      <w:r w:rsidR="00187E8E">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187E8E">
        <w:rPr>
          <w:noProof/>
        </w:rPr>
        <w:t>284</w:t>
      </w:r>
      <w:r w:rsidR="003A78C2">
        <w:fldChar w:fldCharType="end"/>
      </w:r>
    </w:p>
    <w:p w14:paraId="1E7E3335" w14:textId="0AB2622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187E8E">
        <w:t>Psalm</w:t>
      </w:r>
      <w:r w:rsidR="00187E8E" w:rsidRPr="00AB1781">
        <w:t xml:space="preserve"> 122</w:t>
      </w:r>
      <w:r w:rsidR="00187E8E">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187E8E">
        <w:rPr>
          <w:noProof/>
        </w:rPr>
        <w:t>285</w:t>
      </w:r>
      <w:r w:rsidR="003A78C2">
        <w:fldChar w:fldCharType="end"/>
      </w:r>
    </w:p>
    <w:p w14:paraId="6A7F45CD" w14:textId="15E8BAF0"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187E8E">
        <w:t>Psalm</w:t>
      </w:r>
      <w:r w:rsidR="00187E8E" w:rsidRPr="00AB1781">
        <w:t xml:space="preserve"> 123</w:t>
      </w:r>
      <w:r w:rsidR="00187E8E">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187E8E">
        <w:rPr>
          <w:noProof/>
        </w:rPr>
        <w:t>286</w:t>
      </w:r>
      <w:r w:rsidR="003A78C2">
        <w:fldChar w:fldCharType="end"/>
      </w:r>
    </w:p>
    <w:p w14:paraId="2FA5C99A" w14:textId="136E262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187E8E">
        <w:t>Psalm</w:t>
      </w:r>
      <w:r w:rsidR="00187E8E" w:rsidRPr="00AB1781">
        <w:t xml:space="preserve"> 124</w:t>
      </w:r>
      <w:r w:rsidR="00187E8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187E8E">
        <w:rPr>
          <w:noProof/>
        </w:rPr>
        <w:t>287</w:t>
      </w:r>
      <w:r w:rsidR="003A78C2">
        <w:fldChar w:fldCharType="end"/>
      </w:r>
    </w:p>
    <w:p w14:paraId="0633E3A7" w14:textId="6233215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187E8E">
        <w:t>Psalm</w:t>
      </w:r>
      <w:r w:rsidR="00187E8E" w:rsidRPr="00AB1781">
        <w:t xml:space="preserve"> 125</w:t>
      </w:r>
      <w:r w:rsidR="00187E8E">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187E8E">
        <w:rPr>
          <w:noProof/>
        </w:rPr>
        <w:t>287</w:t>
      </w:r>
      <w:r w:rsidR="003A78C2">
        <w:fldChar w:fldCharType="end"/>
      </w:r>
    </w:p>
    <w:p w14:paraId="0FB134D2" w14:textId="6BCF8D32"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187E8E">
        <w:t>Psalm</w:t>
      </w:r>
      <w:r w:rsidR="00187E8E" w:rsidRPr="00AB1781">
        <w:t xml:space="preserve"> 126</w:t>
      </w:r>
      <w:r w:rsidR="00187E8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187E8E">
        <w:rPr>
          <w:noProof/>
        </w:rPr>
        <w:t>288</w:t>
      </w:r>
      <w:r w:rsidR="003A78C2">
        <w:fldChar w:fldCharType="end"/>
      </w:r>
    </w:p>
    <w:p w14:paraId="1C4403C7" w14:textId="4EE0FA44"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187E8E">
        <w:t>Psalm</w:t>
      </w:r>
      <w:r w:rsidR="00187E8E" w:rsidRPr="00AB1781">
        <w:t xml:space="preserve"> 127</w:t>
      </w:r>
      <w:r w:rsidR="00187E8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187E8E">
        <w:rPr>
          <w:noProof/>
        </w:rPr>
        <w:t>289</w:t>
      </w:r>
      <w:r w:rsidR="003A78C2">
        <w:fldChar w:fldCharType="end"/>
      </w:r>
    </w:p>
    <w:p w14:paraId="7851B890" w14:textId="2CAFF6E4"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187E8E">
        <w:t>Psalm</w:t>
      </w:r>
      <w:r w:rsidR="00187E8E" w:rsidRPr="00AB1781">
        <w:t xml:space="preserve"> 128</w:t>
      </w:r>
      <w:r w:rsidR="00187E8E">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187E8E">
        <w:rPr>
          <w:noProof/>
        </w:rPr>
        <w:t>290</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108600"/>
      <w:r>
        <w:lastRenderedPageBreak/>
        <w:t>The Raising of Evening Incense</w:t>
      </w:r>
      <w:bookmarkEnd w:id="69"/>
    </w:p>
    <w:p w14:paraId="01FE6B91" w14:textId="75785E16"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6D6137">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6D6137">
        <w:rPr>
          <w:noProof/>
        </w:rPr>
        <w:t>774</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108557"/>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0A3239EA" w14:textId="1DA6329D"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108601" w:history="1">
            <w:r w:rsidR="00187E8E" w:rsidRPr="007224E1">
              <w:rPr>
                <w:rStyle w:val="Hyperlink"/>
                <w:noProof/>
              </w:rPr>
              <w:t>The Psalms of the Twelfth Hour</w:t>
            </w:r>
            <w:r w:rsidR="00187E8E">
              <w:rPr>
                <w:noProof/>
                <w:webHidden/>
              </w:rPr>
              <w:tab/>
            </w:r>
            <w:r w:rsidR="00187E8E">
              <w:rPr>
                <w:noProof/>
                <w:webHidden/>
              </w:rPr>
              <w:fldChar w:fldCharType="begin"/>
            </w:r>
            <w:r w:rsidR="00187E8E">
              <w:rPr>
                <w:noProof/>
                <w:webHidden/>
              </w:rPr>
              <w:instrText xml:space="preserve"> PAGEREF _Toc485108601 \h </w:instrText>
            </w:r>
            <w:r w:rsidR="00187E8E">
              <w:rPr>
                <w:noProof/>
                <w:webHidden/>
              </w:rPr>
            </w:r>
            <w:r w:rsidR="00187E8E">
              <w:rPr>
                <w:noProof/>
                <w:webHidden/>
              </w:rPr>
              <w:fldChar w:fldCharType="separate"/>
            </w:r>
            <w:r w:rsidR="00187E8E">
              <w:rPr>
                <w:noProof/>
                <w:webHidden/>
              </w:rPr>
              <w:t>139</w:t>
            </w:r>
            <w:r w:rsidR="00187E8E">
              <w:rPr>
                <w:noProof/>
                <w:webHidden/>
              </w:rPr>
              <w:fldChar w:fldCharType="end"/>
            </w:r>
          </w:hyperlink>
        </w:p>
        <w:p w14:paraId="43E47E34" w14:textId="3887EA04" w:rsidR="00187E8E" w:rsidRDefault="004942E9">
          <w:pPr>
            <w:pStyle w:val="TOC3"/>
            <w:tabs>
              <w:tab w:val="right" w:leader="dot" w:pos="8846"/>
            </w:tabs>
            <w:rPr>
              <w:rFonts w:asciiTheme="minorHAnsi" w:eastAsiaTheme="minorEastAsia" w:hAnsiTheme="minorHAnsi"/>
              <w:noProof/>
              <w:sz w:val="22"/>
              <w:lang w:val="en-US"/>
            </w:rPr>
          </w:pPr>
          <w:hyperlink w:anchor="_Toc485108602" w:history="1">
            <w:r w:rsidR="00187E8E" w:rsidRPr="007224E1">
              <w:rPr>
                <w:rStyle w:val="Hyperlink"/>
                <w:noProof/>
              </w:rPr>
              <w:t>The Psalms of the Twelfth Hour (Old Rite)</w:t>
            </w:r>
            <w:r w:rsidR="00187E8E">
              <w:rPr>
                <w:noProof/>
                <w:webHidden/>
              </w:rPr>
              <w:tab/>
            </w:r>
            <w:r w:rsidR="00187E8E">
              <w:rPr>
                <w:noProof/>
                <w:webHidden/>
              </w:rPr>
              <w:fldChar w:fldCharType="begin"/>
            </w:r>
            <w:r w:rsidR="00187E8E">
              <w:rPr>
                <w:noProof/>
                <w:webHidden/>
              </w:rPr>
              <w:instrText xml:space="preserve"> PAGEREF _Toc485108602 \h </w:instrText>
            </w:r>
            <w:r w:rsidR="00187E8E">
              <w:rPr>
                <w:noProof/>
                <w:webHidden/>
              </w:rPr>
            </w:r>
            <w:r w:rsidR="00187E8E">
              <w:rPr>
                <w:noProof/>
                <w:webHidden/>
              </w:rPr>
              <w:fldChar w:fldCharType="separate"/>
            </w:r>
            <w:r w:rsidR="00187E8E">
              <w:rPr>
                <w:noProof/>
                <w:webHidden/>
              </w:rPr>
              <w:t>144</w:t>
            </w:r>
            <w:r w:rsidR="00187E8E">
              <w:rPr>
                <w:noProof/>
                <w:webHidden/>
              </w:rPr>
              <w:fldChar w:fldCharType="end"/>
            </w:r>
          </w:hyperlink>
        </w:p>
        <w:p w14:paraId="2FCA7393" w14:textId="40E9FD1E" w:rsidR="00187E8E" w:rsidRDefault="004942E9">
          <w:pPr>
            <w:pStyle w:val="TOC3"/>
            <w:tabs>
              <w:tab w:val="right" w:leader="dot" w:pos="8846"/>
            </w:tabs>
            <w:rPr>
              <w:rFonts w:asciiTheme="minorHAnsi" w:eastAsiaTheme="minorEastAsia" w:hAnsiTheme="minorHAnsi"/>
              <w:noProof/>
              <w:sz w:val="22"/>
              <w:lang w:val="en-US"/>
            </w:rPr>
          </w:pPr>
          <w:hyperlink w:anchor="_Toc485108603" w:history="1">
            <w:r w:rsidR="00187E8E" w:rsidRPr="007224E1">
              <w:rPr>
                <w:rStyle w:val="Hyperlink"/>
                <w:noProof/>
              </w:rPr>
              <w:t>The Prayer of the Veil</w:t>
            </w:r>
            <w:r w:rsidR="00187E8E">
              <w:rPr>
                <w:noProof/>
                <w:webHidden/>
              </w:rPr>
              <w:tab/>
            </w:r>
            <w:r w:rsidR="00187E8E">
              <w:rPr>
                <w:noProof/>
                <w:webHidden/>
              </w:rPr>
              <w:fldChar w:fldCharType="begin"/>
            </w:r>
            <w:r w:rsidR="00187E8E">
              <w:rPr>
                <w:noProof/>
                <w:webHidden/>
              </w:rPr>
              <w:instrText xml:space="preserve"> PAGEREF _Toc485108603 \h </w:instrText>
            </w:r>
            <w:r w:rsidR="00187E8E">
              <w:rPr>
                <w:noProof/>
                <w:webHidden/>
              </w:rPr>
            </w:r>
            <w:r w:rsidR="00187E8E">
              <w:rPr>
                <w:noProof/>
                <w:webHidden/>
              </w:rPr>
              <w:fldChar w:fldCharType="separate"/>
            </w:r>
            <w:r w:rsidR="00187E8E">
              <w:rPr>
                <w:noProof/>
                <w:webHidden/>
              </w:rPr>
              <w:t>151</w:t>
            </w:r>
            <w:r w:rsidR="00187E8E">
              <w:rPr>
                <w:noProof/>
                <w:webHidden/>
              </w:rPr>
              <w:fldChar w:fldCharType="end"/>
            </w:r>
          </w:hyperlink>
        </w:p>
        <w:p w14:paraId="6F3A0055" w14:textId="08B45BCB"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108601"/>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968F4C7"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306C8546" w14:textId="55866D2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E41A6D8" w14:textId="5DD67E9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41F047A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5C89ADF0" w14:textId="31703B45"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28E2C0BB" w14:textId="56D4F978"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1E089908" w14:textId="3F035EE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4AE38C3E" w14:textId="3F96244D"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1687F32E" w14:textId="49D5D5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7888D837" w14:textId="0F05EA5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34DBB223" w14:textId="4BE2BDBF"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6B4DC1CD" w14:textId="408AFCE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2110D48E" w14:textId="72C8FCD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1DB70176" w14:textId="1E8847D9"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10BFD659" w14:textId="183B79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8E5C119"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0DBADDAC"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108602"/>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06582AD"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FA51813" w14:textId="1B4C1E61"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0B99716A" w14:textId="1EF76BD4"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622C455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1B75A28D" w14:textId="596583F2"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0AE9AF27" w14:textId="55AA6F83"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41F119EC" w14:textId="5104EFDC"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597C59C2" w14:textId="2EAA71B5"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128C5E51" w14:textId="317175AC"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2E0B000D" w14:textId="3061F521"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770DB628" w14:textId="09DEF10C"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641208A7" w14:textId="31FBF6F6"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22E2CCB4" w14:textId="2F1371A6"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71D3EDA7" w14:textId="5BD18F9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6A511ED2" w14:textId="43346C90"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DB3B884"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416527E"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108603"/>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20224B21"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1C8B7C0A" w14:textId="40BA2B60"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2E223CF0" w14:textId="4479D893"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187E8E">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2938B2C6"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187E8E">
        <w:t>Psalm</w:t>
      </w:r>
      <w:r w:rsidR="00187E8E" w:rsidRPr="00AB1781">
        <w:t xml:space="preserve"> 4</w:t>
      </w:r>
      <w:r w:rsidR="00187E8E">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187E8E">
        <w:rPr>
          <w:noProof/>
        </w:rPr>
        <w:t>155</w:t>
      </w:r>
      <w:r w:rsidR="003A78C2">
        <w:fldChar w:fldCharType="end"/>
      </w:r>
    </w:p>
    <w:p w14:paraId="11005B88" w14:textId="1A9503E5"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187E8E">
        <w:rPr>
          <w:noProof/>
        </w:rPr>
        <w:t>155</w:t>
      </w:r>
      <w:r w:rsidR="003A78C2">
        <w:fldChar w:fldCharType="end"/>
      </w:r>
    </w:p>
    <w:p w14:paraId="55C4356A" w14:textId="250C1C9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187E8E">
        <w:rPr>
          <w:noProof/>
        </w:rPr>
        <w:t>155</w:t>
      </w:r>
      <w:r w:rsidR="003A78C2">
        <w:fldChar w:fldCharType="end"/>
      </w:r>
    </w:p>
    <w:p w14:paraId="63420882" w14:textId="79A99C1B"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187E8E">
        <w:t>Psalm</w:t>
      </w:r>
      <w:r w:rsidR="00187E8E" w:rsidRPr="00AB1781">
        <w:t xml:space="preserve"> 15</w:t>
      </w:r>
      <w:r w:rsidR="00187E8E">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187E8E">
        <w:rPr>
          <w:noProof/>
        </w:rPr>
        <w:t>155</w:t>
      </w:r>
      <w:r w:rsidR="003A78C2">
        <w:fldChar w:fldCharType="end"/>
      </w:r>
    </w:p>
    <w:p w14:paraId="774D5DBB" w14:textId="4C725CF4"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187E8E">
        <w:t>Psalm</w:t>
      </w:r>
      <w:r w:rsidR="00187E8E" w:rsidRPr="00AB1781">
        <w:t xml:space="preserve"> 24</w:t>
      </w:r>
      <w:r w:rsidR="00187E8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187E8E">
        <w:rPr>
          <w:noProof/>
        </w:rPr>
        <w:t>155</w:t>
      </w:r>
      <w:r w:rsidR="003A78C2">
        <w:fldChar w:fldCharType="end"/>
      </w:r>
    </w:p>
    <w:p w14:paraId="6E11CE76" w14:textId="2D2B3E6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187E8E">
        <w:t>Psalm</w:t>
      </w:r>
      <w:r w:rsidR="00187E8E" w:rsidRPr="00AB1781">
        <w:t xml:space="preserve"> 26</w:t>
      </w:r>
      <w:r w:rsidR="00187E8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187E8E">
        <w:rPr>
          <w:noProof/>
        </w:rPr>
        <w:t>155</w:t>
      </w:r>
      <w:r w:rsidR="003A78C2">
        <w:fldChar w:fldCharType="end"/>
      </w:r>
    </w:p>
    <w:p w14:paraId="3C2A64B3" w14:textId="77173322"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187E8E">
        <w:rPr>
          <w:noProof/>
        </w:rPr>
        <w:t>176</w:t>
      </w:r>
      <w:r w:rsidR="003A78C2">
        <w:fldChar w:fldCharType="end"/>
      </w:r>
    </w:p>
    <w:p w14:paraId="41660D28" w14:textId="5C6FF0C4"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187E8E">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A01014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187E8E">
        <w:t>Psalm</w:t>
      </w:r>
      <w:r w:rsidR="00187E8E" w:rsidRPr="00AB1781">
        <w:t xml:space="preserve"> 22</w:t>
      </w:r>
      <w:r w:rsidR="00187E8E">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187E8E">
        <w:rPr>
          <w:noProof/>
        </w:rPr>
        <w:t>155</w:t>
      </w:r>
      <w:r w:rsidR="003A78C2">
        <w:fldChar w:fldCharType="end"/>
      </w:r>
    </w:p>
    <w:p w14:paraId="09B61132" w14:textId="11262FE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187E8E">
        <w:t>Psalm</w:t>
      </w:r>
      <w:r w:rsidR="00187E8E" w:rsidRPr="00AB1781">
        <w:t xml:space="preserve"> 29</w:t>
      </w:r>
      <w:r w:rsidR="00187E8E">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187E8E">
        <w:rPr>
          <w:noProof/>
        </w:rPr>
        <w:t>155</w:t>
      </w:r>
      <w:r w:rsidR="003A78C2">
        <w:fldChar w:fldCharType="end"/>
      </w:r>
    </w:p>
    <w:p w14:paraId="28BE6576" w14:textId="5848831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187E8E">
        <w:t>Psalm</w:t>
      </w:r>
      <w:r w:rsidR="00187E8E" w:rsidRPr="00AB1781">
        <w:t xml:space="preserve"> 42</w:t>
      </w:r>
      <w:r w:rsidR="00187E8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187E8E">
        <w:rPr>
          <w:noProof/>
        </w:rPr>
        <w:t>155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14AB42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187E8E">
        <w:t>Psalm</w:t>
      </w:r>
      <w:r w:rsidR="00187E8E" w:rsidRPr="00AB1781">
        <w:t xml:space="preserve"> 56</w:t>
      </w:r>
      <w:r w:rsidR="00187E8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187E8E">
        <w:rPr>
          <w:noProof/>
        </w:rPr>
        <w:t>164</w:t>
      </w:r>
      <w:r w:rsidR="003A78C2">
        <w:fldChar w:fldCharType="end"/>
      </w:r>
    </w:p>
    <w:p w14:paraId="3921B741" w14:textId="731C232C"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187E8E">
        <w:rPr>
          <w:noProof/>
        </w:rPr>
        <w:t>212</w:t>
      </w:r>
      <w:r w:rsidR="003A78C2">
        <w:fldChar w:fldCharType="end"/>
      </w:r>
    </w:p>
    <w:p w14:paraId="5D801D2A" w14:textId="3DBBD90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187E8E">
        <w:rPr>
          <w:noProof/>
        </w:rPr>
        <w:t>222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63A66B71"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187E8E">
        <w:t>Psalm</w:t>
      </w:r>
      <w:r w:rsidR="00187E8E" w:rsidRPr="00AB1781">
        <w:t xml:space="preserve"> 96</w:t>
      </w:r>
      <w:r w:rsidR="00187E8E">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187E8E">
        <w:rPr>
          <w:noProof/>
        </w:rPr>
        <w:t>230</w:t>
      </w:r>
      <w:r w:rsidR="003A78C2">
        <w:fldChar w:fldCharType="end"/>
      </w:r>
    </w:p>
    <w:p w14:paraId="355504DD" w14:textId="3D00D3C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187E8E">
        <w:t>Psalm</w:t>
      </w:r>
      <w:r w:rsidR="00187E8E" w:rsidRPr="00AB1781">
        <w:t xml:space="preserve"> 109</w:t>
      </w:r>
      <w:r w:rsidR="00187E8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187E8E">
        <w:rPr>
          <w:noProof/>
        </w:rPr>
        <w:t>256</w:t>
      </w:r>
      <w:r w:rsidR="003A78C2">
        <w:fldChar w:fldCharType="end"/>
      </w:r>
    </w:p>
    <w:p w14:paraId="19A8593F" w14:textId="03D61C50"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187E8E">
        <w:t>Psalm</w:t>
      </w:r>
      <w:r w:rsidR="00187E8E" w:rsidRPr="00AB1781">
        <w:t xml:space="preserve"> 114</w:t>
      </w:r>
      <w:r w:rsidR="00187E8E">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187E8E">
        <w:rPr>
          <w:noProof/>
        </w:rPr>
        <w:t>262</w:t>
      </w:r>
      <w:r w:rsidR="003A78C2">
        <w:fldChar w:fldCharType="end"/>
      </w:r>
    </w:p>
    <w:p w14:paraId="6A7479E2" w14:textId="3F3B49DE"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187E8E">
        <w:t>Psalm</w:t>
      </w:r>
      <w:r w:rsidR="00187E8E" w:rsidRPr="00AB1781">
        <w:t xml:space="preserve"> 115</w:t>
      </w:r>
      <w:r w:rsidR="00187E8E">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187E8E">
        <w:rPr>
          <w:noProof/>
        </w:rPr>
        <w:t>263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2542271F"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187E8E">
        <w:rPr>
          <w:noProof/>
        </w:rPr>
        <w:t>290</w:t>
      </w:r>
      <w:r w:rsidR="003A78C2">
        <w:fldChar w:fldCharType="end"/>
      </w:r>
    </w:p>
    <w:p w14:paraId="640173D6" w14:textId="7768249A"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187E8E">
        <w:rPr>
          <w:noProof/>
        </w:rPr>
        <w:t>291</w:t>
      </w:r>
      <w:r w:rsidR="003A78C2">
        <w:fldChar w:fldCharType="end"/>
      </w:r>
    </w:p>
    <w:p w14:paraId="26C5B235" w14:textId="28B5A404"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187E8E">
        <w:rPr>
          <w:noProof/>
        </w:rPr>
        <w:t>292</w:t>
      </w:r>
      <w:r w:rsidR="003A78C2">
        <w:fldChar w:fldCharType="end"/>
      </w:r>
    </w:p>
    <w:p w14:paraId="09527073" w14:textId="2FC7ED1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187E8E">
        <w:rPr>
          <w:noProof/>
        </w:rPr>
        <w:t>294</w:t>
      </w:r>
      <w:r w:rsidR="003A78C2">
        <w:fldChar w:fldCharType="end"/>
      </w:r>
    </w:p>
    <w:p w14:paraId="3AB0B369" w14:textId="5FDB7664"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187E8E">
        <w:rPr>
          <w:noProof/>
        </w:rPr>
        <w:t>294</w:t>
      </w:r>
      <w:r w:rsidR="003A78C2">
        <w:fldChar w:fldCharType="end"/>
      </w:r>
    </w:p>
    <w:p w14:paraId="27DF8F80" w14:textId="2AE85594"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187E8E">
        <w:rPr>
          <w:noProof/>
        </w:rPr>
        <w:t>299</w:t>
      </w:r>
      <w:r w:rsidR="003A78C2">
        <w:fldChar w:fldCharType="end"/>
      </w:r>
    </w:p>
    <w:p w14:paraId="4690D87F" w14:textId="4F5241B2"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187E8E">
        <w:rPr>
          <w:noProof/>
        </w:rPr>
        <w:t>304</w:t>
      </w:r>
      <w:r w:rsidR="003A78C2">
        <w:fldChar w:fldCharType="end"/>
      </w:r>
    </w:p>
    <w:p w14:paraId="3DCE666A" w14:textId="066840AB"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187E8E">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CBD9555"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187E8E">
        <w:t>Psalm 118 Part 20 (</w:t>
      </w:r>
      <w:r w:rsidR="00187E8E" w:rsidRPr="00187E8E">
        <w:rPr>
          <w:rFonts w:ascii="Times New Roman" w:hAnsi="Times New Roman"/>
          <w:rtl/>
          <w:lang w:bidi="he-IL"/>
        </w:rPr>
        <w:t>ר</w:t>
      </w:r>
      <w:r w:rsidR="00187E8E">
        <w:t>): “See my humiliation and deliver me”</w:t>
      </w:r>
      <w:r>
        <w:fldChar w:fldCharType="end"/>
      </w:r>
      <w:r>
        <w:tab/>
      </w:r>
      <w:r>
        <w:fldChar w:fldCharType="begin"/>
      </w:r>
      <w:r>
        <w:instrText xml:space="preserve"> PAGEREF _Ref434579036 \h </w:instrText>
      </w:r>
      <w:r>
        <w:fldChar w:fldCharType="separate"/>
      </w:r>
      <w:r w:rsidR="00187E8E">
        <w:rPr>
          <w:noProof/>
        </w:rPr>
        <w:t>281</w:t>
      </w:r>
      <w:r>
        <w:fldChar w:fldCharType="end"/>
      </w:r>
    </w:p>
    <w:p w14:paraId="460A4F24" w14:textId="5D4C4FA6"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187E8E">
        <w:t>Psalm 118 Part 21 (</w:t>
      </w:r>
      <w:r w:rsidR="00187E8E" w:rsidRPr="00187E8E">
        <w:rPr>
          <w:rFonts w:ascii="Times New Roman" w:hAnsi="Times New Roman"/>
          <w:rtl/>
          <w:lang w:bidi="he-IL"/>
        </w:rPr>
        <w:t>ש</w:t>
      </w:r>
      <w:r w:rsidR="00187E8E">
        <w:t>): “Rulers persecute me without cause”</w:t>
      </w:r>
      <w:r>
        <w:fldChar w:fldCharType="end"/>
      </w:r>
      <w:r>
        <w:tab/>
      </w:r>
      <w:r>
        <w:fldChar w:fldCharType="begin"/>
      </w:r>
      <w:r>
        <w:instrText xml:space="preserve"> PAGEREF _Ref434579051 \h </w:instrText>
      </w:r>
      <w:r>
        <w:fldChar w:fldCharType="separate"/>
      </w:r>
      <w:r w:rsidR="00187E8E">
        <w:rPr>
          <w:noProof/>
        </w:rPr>
        <w:t>281</w:t>
      </w:r>
      <w:r>
        <w:fldChar w:fldCharType="end"/>
      </w:r>
    </w:p>
    <w:p w14:paraId="148B010E" w14:textId="0BA00B8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187E8E">
        <w:t>Psalm 118 Part 22 (</w:t>
      </w:r>
      <w:r w:rsidR="00187E8E" w:rsidRPr="00187E8E">
        <w:rPr>
          <w:rFonts w:ascii="Times New Roman" w:hAnsi="Times New Roman"/>
          <w:rtl/>
          <w:lang w:bidi="he-IL"/>
        </w:rPr>
        <w:t>ת</w:t>
      </w:r>
      <w:r w:rsidR="00187E8E">
        <w:t>): “Let my supplication come before You, O Lord”</w:t>
      </w:r>
      <w:r>
        <w:fldChar w:fldCharType="end"/>
      </w:r>
      <w:r>
        <w:tab/>
      </w:r>
      <w:r>
        <w:fldChar w:fldCharType="begin"/>
      </w:r>
      <w:r>
        <w:instrText xml:space="preserve"> PAGEREF _Ref434579065 \h </w:instrText>
      </w:r>
      <w:r>
        <w:fldChar w:fldCharType="separate"/>
      </w:r>
      <w:r w:rsidR="00187E8E">
        <w:rPr>
          <w:noProof/>
        </w:rPr>
        <w:t>282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607659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187E8E">
        <w:rPr>
          <w:noProof/>
        </w:rPr>
        <w:t>15</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E05BCA8"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108558"/>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65606A2D" w14:textId="7871A399"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108604" w:history="1">
            <w:r w:rsidR="00187E8E" w:rsidRPr="0002161B">
              <w:rPr>
                <w:rStyle w:val="Hyperlink"/>
                <w:noProof/>
              </w:rPr>
              <w:t>The Psalms of Midnight (The Beginning of Watches)</w:t>
            </w:r>
            <w:r w:rsidR="00187E8E">
              <w:rPr>
                <w:noProof/>
                <w:webHidden/>
              </w:rPr>
              <w:tab/>
            </w:r>
            <w:r w:rsidR="00187E8E">
              <w:rPr>
                <w:noProof/>
                <w:webHidden/>
              </w:rPr>
              <w:fldChar w:fldCharType="begin"/>
            </w:r>
            <w:r w:rsidR="00187E8E">
              <w:rPr>
                <w:noProof/>
                <w:webHidden/>
              </w:rPr>
              <w:instrText xml:space="preserve"> PAGEREF _Toc485108604 \h </w:instrText>
            </w:r>
            <w:r w:rsidR="00187E8E">
              <w:rPr>
                <w:noProof/>
                <w:webHidden/>
              </w:rPr>
            </w:r>
            <w:r w:rsidR="00187E8E">
              <w:rPr>
                <w:noProof/>
                <w:webHidden/>
              </w:rPr>
              <w:fldChar w:fldCharType="separate"/>
            </w:r>
            <w:r w:rsidR="00187E8E">
              <w:rPr>
                <w:noProof/>
                <w:webHidden/>
              </w:rPr>
              <w:t>155</w:t>
            </w:r>
            <w:r w:rsidR="00187E8E">
              <w:rPr>
                <w:noProof/>
                <w:webHidden/>
              </w:rPr>
              <w:fldChar w:fldCharType="end"/>
            </w:r>
          </w:hyperlink>
        </w:p>
        <w:p w14:paraId="3ED639F5" w14:textId="4F119166" w:rsidR="00187E8E" w:rsidRDefault="004942E9">
          <w:pPr>
            <w:pStyle w:val="TOC3"/>
            <w:tabs>
              <w:tab w:val="right" w:leader="dot" w:pos="8846"/>
            </w:tabs>
            <w:rPr>
              <w:rFonts w:asciiTheme="minorHAnsi" w:eastAsiaTheme="minorEastAsia" w:hAnsiTheme="minorHAnsi"/>
              <w:noProof/>
              <w:sz w:val="22"/>
              <w:lang w:val="en-US"/>
            </w:rPr>
          </w:pPr>
          <w:hyperlink w:anchor="_Toc485108605" w:history="1">
            <w:r w:rsidR="00187E8E" w:rsidRPr="0002161B">
              <w:rPr>
                <w:rStyle w:val="Hyperlink"/>
                <w:noProof/>
              </w:rPr>
              <w:t>The Psalms of the Middle Watch</w:t>
            </w:r>
            <w:r w:rsidR="00187E8E">
              <w:rPr>
                <w:noProof/>
                <w:webHidden/>
              </w:rPr>
              <w:tab/>
            </w:r>
            <w:r w:rsidR="00187E8E">
              <w:rPr>
                <w:noProof/>
                <w:webHidden/>
              </w:rPr>
              <w:fldChar w:fldCharType="begin"/>
            </w:r>
            <w:r w:rsidR="00187E8E">
              <w:rPr>
                <w:noProof/>
                <w:webHidden/>
              </w:rPr>
              <w:instrText xml:space="preserve"> PAGEREF _Toc485108605 \h </w:instrText>
            </w:r>
            <w:r w:rsidR="00187E8E">
              <w:rPr>
                <w:noProof/>
                <w:webHidden/>
              </w:rPr>
            </w:r>
            <w:r w:rsidR="00187E8E">
              <w:rPr>
                <w:noProof/>
                <w:webHidden/>
              </w:rPr>
              <w:fldChar w:fldCharType="separate"/>
            </w:r>
            <w:r w:rsidR="00187E8E">
              <w:rPr>
                <w:noProof/>
                <w:webHidden/>
              </w:rPr>
              <w:t>158</w:t>
            </w:r>
            <w:r w:rsidR="00187E8E">
              <w:rPr>
                <w:noProof/>
                <w:webHidden/>
              </w:rPr>
              <w:fldChar w:fldCharType="end"/>
            </w:r>
          </w:hyperlink>
        </w:p>
        <w:p w14:paraId="3B7A3E47" w14:textId="1ECCF7F4" w:rsidR="00187E8E" w:rsidRDefault="004942E9">
          <w:pPr>
            <w:pStyle w:val="TOC3"/>
            <w:tabs>
              <w:tab w:val="right" w:leader="dot" w:pos="8846"/>
            </w:tabs>
            <w:rPr>
              <w:rFonts w:asciiTheme="minorHAnsi" w:eastAsiaTheme="minorEastAsia" w:hAnsiTheme="minorHAnsi"/>
              <w:noProof/>
              <w:sz w:val="22"/>
              <w:lang w:val="en-US"/>
            </w:rPr>
          </w:pPr>
          <w:hyperlink w:anchor="_Toc485108606" w:history="1">
            <w:r w:rsidR="00187E8E" w:rsidRPr="0002161B">
              <w:rPr>
                <w:rStyle w:val="Hyperlink"/>
                <w:noProof/>
              </w:rPr>
              <w:t>The Psalms of the Morning Watch</w:t>
            </w:r>
            <w:r w:rsidR="00187E8E">
              <w:rPr>
                <w:noProof/>
                <w:webHidden/>
              </w:rPr>
              <w:tab/>
            </w:r>
            <w:r w:rsidR="00187E8E">
              <w:rPr>
                <w:noProof/>
                <w:webHidden/>
              </w:rPr>
              <w:fldChar w:fldCharType="begin"/>
            </w:r>
            <w:r w:rsidR="00187E8E">
              <w:rPr>
                <w:noProof/>
                <w:webHidden/>
              </w:rPr>
              <w:instrText xml:space="preserve"> PAGEREF _Toc485108606 \h </w:instrText>
            </w:r>
            <w:r w:rsidR="00187E8E">
              <w:rPr>
                <w:noProof/>
                <w:webHidden/>
              </w:rPr>
            </w:r>
            <w:r w:rsidR="00187E8E">
              <w:rPr>
                <w:noProof/>
                <w:webHidden/>
              </w:rPr>
              <w:fldChar w:fldCharType="separate"/>
            </w:r>
            <w:r w:rsidR="00187E8E">
              <w:rPr>
                <w:noProof/>
                <w:webHidden/>
              </w:rPr>
              <w:t>160</w:t>
            </w:r>
            <w:r w:rsidR="00187E8E">
              <w:rPr>
                <w:noProof/>
                <w:webHidden/>
              </w:rPr>
              <w:fldChar w:fldCharType="end"/>
            </w:r>
          </w:hyperlink>
        </w:p>
        <w:p w14:paraId="5BB3EE33" w14:textId="09F02762" w:rsidR="00187E8E" w:rsidRDefault="004942E9">
          <w:pPr>
            <w:pStyle w:val="TOC3"/>
            <w:tabs>
              <w:tab w:val="right" w:leader="dot" w:pos="8846"/>
            </w:tabs>
            <w:rPr>
              <w:rFonts w:asciiTheme="minorHAnsi" w:eastAsiaTheme="minorEastAsia" w:hAnsiTheme="minorHAnsi"/>
              <w:noProof/>
              <w:sz w:val="22"/>
              <w:lang w:val="en-US"/>
            </w:rPr>
          </w:pPr>
          <w:hyperlink w:anchor="_Toc485108607" w:history="1">
            <w:r w:rsidR="00187E8E" w:rsidRPr="0002161B">
              <w:rPr>
                <w:rStyle w:val="Hyperlink"/>
                <w:noProof/>
              </w:rPr>
              <w:t>The Midnight Praise</w:t>
            </w:r>
            <w:r w:rsidR="00187E8E">
              <w:rPr>
                <w:noProof/>
                <w:webHidden/>
              </w:rPr>
              <w:tab/>
            </w:r>
            <w:r w:rsidR="00187E8E">
              <w:rPr>
                <w:noProof/>
                <w:webHidden/>
              </w:rPr>
              <w:fldChar w:fldCharType="begin"/>
            </w:r>
            <w:r w:rsidR="00187E8E">
              <w:rPr>
                <w:noProof/>
                <w:webHidden/>
              </w:rPr>
              <w:instrText xml:space="preserve"> PAGEREF _Toc485108607 \h </w:instrText>
            </w:r>
            <w:r w:rsidR="00187E8E">
              <w:rPr>
                <w:noProof/>
                <w:webHidden/>
              </w:rPr>
            </w:r>
            <w:r w:rsidR="00187E8E">
              <w:rPr>
                <w:noProof/>
                <w:webHidden/>
              </w:rPr>
              <w:fldChar w:fldCharType="separate"/>
            </w:r>
            <w:r w:rsidR="00187E8E">
              <w:rPr>
                <w:noProof/>
                <w:webHidden/>
              </w:rPr>
              <w:t>164</w:t>
            </w:r>
            <w:r w:rsidR="00187E8E">
              <w:rPr>
                <w:noProof/>
                <w:webHidden/>
              </w:rPr>
              <w:fldChar w:fldCharType="end"/>
            </w:r>
          </w:hyperlink>
        </w:p>
        <w:p w14:paraId="44C7334F" w14:textId="397C01DE"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108604"/>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12E60087"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187E8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0C23CB7" w14:textId="0C56A3BF"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187E8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76A01756" w14:textId="501DADF0"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187E8E">
        <w:rPr>
          <w:noProof/>
          <w:lang w:val="en-US"/>
        </w:rPr>
        <w:t>170</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A250D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187E8E">
        <w:t>Psalm</w:t>
      </w:r>
      <w:r w:rsidR="00187E8E" w:rsidRPr="00AB1781">
        <w:t xml:space="preserve"> 3</w:t>
      </w:r>
      <w:r w:rsidR="00187E8E">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187E8E">
        <w:rPr>
          <w:noProof/>
        </w:rPr>
        <w:t>170</w:t>
      </w:r>
      <w:r w:rsidR="003A78C2">
        <w:fldChar w:fldCharType="end"/>
      </w:r>
    </w:p>
    <w:p w14:paraId="065B6E4C" w14:textId="141FD5D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187E8E">
        <w:rPr>
          <w:noProof/>
        </w:rPr>
        <w:t>170</w:t>
      </w:r>
      <w:r w:rsidR="003A78C2">
        <w:fldChar w:fldCharType="end"/>
      </w:r>
    </w:p>
    <w:p w14:paraId="7CA30D28" w14:textId="106D8EF0"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187E8E">
        <w:rPr>
          <w:noProof/>
        </w:rPr>
        <w:t>170</w:t>
      </w:r>
      <w:r w:rsidR="003A78C2">
        <w:fldChar w:fldCharType="end"/>
      </w:r>
    </w:p>
    <w:p w14:paraId="163CB68A" w14:textId="05D62B89"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187E8E">
        <w:rPr>
          <w:noProof/>
        </w:rPr>
        <w:t>184</w:t>
      </w:r>
      <w:r w:rsidR="003A78C2">
        <w:fldChar w:fldCharType="end"/>
      </w:r>
    </w:p>
    <w:p w14:paraId="32337B1D" w14:textId="55389A4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187E8E">
        <w:rPr>
          <w:noProof/>
        </w:rPr>
        <w:t>212</w:t>
      </w:r>
      <w:r w:rsidR="003A78C2">
        <w:fldChar w:fldCharType="end"/>
      </w:r>
    </w:p>
    <w:p w14:paraId="7C06DD1A" w14:textId="6F9375C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187E8E">
        <w:rPr>
          <w:noProof/>
        </w:rPr>
        <w:t>222</w:t>
      </w:r>
      <w:r w:rsidR="003A78C2">
        <w:fldChar w:fldCharType="end"/>
      </w:r>
    </w:p>
    <w:p w14:paraId="2E5D18EB" w14:textId="722C1606"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187E8E">
        <w:t>Psalm</w:t>
      </w:r>
      <w:r w:rsidR="00187E8E" w:rsidRPr="00AB1781">
        <w:t xml:space="preserve"> 116</w:t>
      </w:r>
      <w:r w:rsidR="00187E8E">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187E8E">
        <w:rPr>
          <w:noProof/>
        </w:rPr>
        <w:t>264</w:t>
      </w:r>
      <w:r w:rsidR="003A78C2">
        <w:fldChar w:fldCharType="end"/>
      </w:r>
    </w:p>
    <w:p w14:paraId="110463A5" w14:textId="1A128D7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187E8E">
        <w:t>Psalm</w:t>
      </w:r>
      <w:r w:rsidR="00187E8E" w:rsidRPr="00AB1781">
        <w:t xml:space="preserve"> 117</w:t>
      </w:r>
      <w:r w:rsidR="00187E8E">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187E8E">
        <w:rPr>
          <w:noProof/>
        </w:rPr>
        <w:t>265</w:t>
      </w:r>
      <w:r w:rsidR="003A78C2">
        <w:fldChar w:fldCharType="end"/>
      </w:r>
    </w:p>
    <w:p w14:paraId="2887A6CA" w14:textId="7E5604C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187E8E">
        <w:t>Psalm</w:t>
      </w:r>
      <w:r w:rsidR="00187E8E" w:rsidRPr="00AB1781">
        <w:t xml:space="preserve"> 118</w:t>
      </w:r>
      <w:r w:rsidR="00187E8E">
        <w:t>: “Blessed are the blameless in the way”</w:t>
      </w:r>
      <w:r>
        <w:fldChar w:fldCharType="end"/>
      </w:r>
      <w:r w:rsidR="006A0403">
        <w:tab/>
      </w:r>
      <w:r>
        <w:fldChar w:fldCharType="begin"/>
      </w:r>
      <w:r w:rsidR="006A0403">
        <w:instrText xml:space="preserve"> PAGEREF _Ref412027139 \h </w:instrText>
      </w:r>
      <w:r>
        <w:fldChar w:fldCharType="separate"/>
      </w:r>
      <w:r w:rsidR="00187E8E">
        <w:rPr>
          <w:noProof/>
        </w:rPr>
        <w:t>2</w:t>
      </w:r>
      <w:r w:rsidR="00187E8E">
        <w:rPr>
          <w:noProof/>
        </w:rPr>
        <w:t>6</w:t>
      </w:r>
      <w:r w:rsidR="00187E8E">
        <w:rPr>
          <w:noProof/>
        </w:rPr>
        <w:t>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400B88A"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87E8E">
        <w:rPr>
          <w:noProof/>
        </w:rPr>
        <w:t>15</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108605"/>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42D411E4"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187E8E">
        <w:t>Psalm</w:t>
      </w:r>
      <w:r w:rsidR="00187E8E" w:rsidRPr="00AB1781">
        <w:t xml:space="preserve"> 119</w:t>
      </w:r>
      <w:r w:rsidR="00187E8E">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187E8E">
        <w:rPr>
          <w:noProof/>
        </w:rPr>
        <w:t>28</w:t>
      </w:r>
      <w:r w:rsidR="00187E8E">
        <w:rPr>
          <w:noProof/>
        </w:rPr>
        <w:t>3</w:t>
      </w:r>
      <w:r w:rsidR="003A78C2">
        <w:fldChar w:fldCharType="end"/>
      </w:r>
    </w:p>
    <w:p w14:paraId="49DCC6DD" w14:textId="23533ECB"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187E8E">
        <w:t>Psalm</w:t>
      </w:r>
      <w:r w:rsidR="00187E8E" w:rsidRPr="00AB1781">
        <w:t xml:space="preserve"> 120</w:t>
      </w:r>
      <w:r w:rsidR="00187E8E">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187E8E">
        <w:rPr>
          <w:noProof/>
        </w:rPr>
        <w:t>283</w:t>
      </w:r>
      <w:r w:rsidR="003A78C2">
        <w:fldChar w:fldCharType="end"/>
      </w:r>
    </w:p>
    <w:p w14:paraId="35C5E1C7" w14:textId="3F74F45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187E8E">
        <w:t>Psalm</w:t>
      </w:r>
      <w:r w:rsidR="00187E8E" w:rsidRPr="00AB1781">
        <w:t xml:space="preserve"> 121</w:t>
      </w:r>
      <w:r w:rsidR="00187E8E">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187E8E">
        <w:rPr>
          <w:noProof/>
        </w:rPr>
        <w:t>284</w:t>
      </w:r>
      <w:r w:rsidR="003A78C2">
        <w:fldChar w:fldCharType="end"/>
      </w:r>
    </w:p>
    <w:p w14:paraId="037372CD" w14:textId="59314458"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187E8E">
        <w:t>Psalm</w:t>
      </w:r>
      <w:r w:rsidR="00187E8E" w:rsidRPr="00AB1781">
        <w:t xml:space="preserve"> 122</w:t>
      </w:r>
      <w:r w:rsidR="00187E8E">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187E8E">
        <w:rPr>
          <w:noProof/>
        </w:rPr>
        <w:t>285</w:t>
      </w:r>
      <w:r w:rsidR="003A78C2">
        <w:fldChar w:fldCharType="end"/>
      </w:r>
    </w:p>
    <w:p w14:paraId="7F07DE56" w14:textId="2B1A0FE8"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187E8E">
        <w:t>Psalm</w:t>
      </w:r>
      <w:r w:rsidR="00187E8E" w:rsidRPr="00AB1781">
        <w:t xml:space="preserve"> 123</w:t>
      </w:r>
      <w:r w:rsidR="00187E8E">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187E8E">
        <w:rPr>
          <w:noProof/>
        </w:rPr>
        <w:t>286</w:t>
      </w:r>
      <w:r w:rsidR="003A78C2">
        <w:fldChar w:fldCharType="end"/>
      </w:r>
    </w:p>
    <w:p w14:paraId="6BE98E76" w14:textId="3CF74FCC"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187E8E">
        <w:t>Psalm</w:t>
      </w:r>
      <w:r w:rsidR="00187E8E" w:rsidRPr="00AB1781">
        <w:t xml:space="preserve"> 124</w:t>
      </w:r>
      <w:r w:rsidR="00187E8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187E8E">
        <w:rPr>
          <w:noProof/>
        </w:rPr>
        <w:t>287</w:t>
      </w:r>
      <w:r w:rsidR="003A78C2">
        <w:fldChar w:fldCharType="end"/>
      </w:r>
    </w:p>
    <w:p w14:paraId="7A0B4391" w14:textId="354C5B6C"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187E8E">
        <w:t>Psalm</w:t>
      </w:r>
      <w:r w:rsidR="00187E8E" w:rsidRPr="00AB1781">
        <w:t xml:space="preserve"> 125</w:t>
      </w:r>
      <w:r w:rsidR="00187E8E">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187E8E">
        <w:rPr>
          <w:noProof/>
        </w:rPr>
        <w:t>287</w:t>
      </w:r>
      <w:r w:rsidR="003A78C2">
        <w:fldChar w:fldCharType="end"/>
      </w:r>
    </w:p>
    <w:p w14:paraId="1D2C17E0" w14:textId="1BB8E1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187E8E">
        <w:t>Psalm</w:t>
      </w:r>
      <w:r w:rsidR="00187E8E" w:rsidRPr="00AB1781">
        <w:t xml:space="preserve"> 126</w:t>
      </w:r>
      <w:r w:rsidR="00187E8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187E8E">
        <w:rPr>
          <w:noProof/>
        </w:rPr>
        <w:t>288</w:t>
      </w:r>
      <w:r w:rsidR="003A78C2">
        <w:fldChar w:fldCharType="end"/>
      </w:r>
    </w:p>
    <w:p w14:paraId="3F9CAC24" w14:textId="10B8BA6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187E8E">
        <w:t>Psalm</w:t>
      </w:r>
      <w:r w:rsidR="00187E8E" w:rsidRPr="00AB1781">
        <w:t xml:space="preserve"> 127</w:t>
      </w:r>
      <w:r w:rsidR="00187E8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187E8E">
        <w:rPr>
          <w:noProof/>
        </w:rPr>
        <w:t>289</w:t>
      </w:r>
      <w:r w:rsidR="003A78C2">
        <w:fldChar w:fldCharType="end"/>
      </w:r>
    </w:p>
    <w:p w14:paraId="7884AAA8" w14:textId="5994446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187E8E">
        <w:t>Psalm</w:t>
      </w:r>
      <w:r w:rsidR="00187E8E" w:rsidRPr="00AB1781">
        <w:t xml:space="preserve"> 128</w:t>
      </w:r>
      <w:r w:rsidR="00187E8E">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187E8E">
        <w:rPr>
          <w:noProof/>
        </w:rPr>
        <w:t>290</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28AF2543"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87E8E">
        <w:rPr>
          <w:noProof/>
        </w:rPr>
        <w:t>15</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108606"/>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7D0D98CE"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87E8E">
        <w:t>Psalm</w:t>
      </w:r>
      <w:r w:rsidR="00187E8E" w:rsidRPr="00AB1781">
        <w:t xml:space="preserve"> 129</w:t>
      </w:r>
      <w:r w:rsidR="00187E8E">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87E8E">
        <w:rPr>
          <w:rFonts w:cstheme="minorBidi"/>
          <w:noProof/>
        </w:rPr>
        <w:t>290</w:t>
      </w:r>
      <w:r w:rsidR="003A78C2" w:rsidRPr="00AC19C5">
        <w:rPr>
          <w:rFonts w:cstheme="minorBidi"/>
        </w:rPr>
        <w:fldChar w:fldCharType="end"/>
      </w:r>
    </w:p>
    <w:p w14:paraId="15303FBF" w14:textId="39CDAA0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87E8E">
        <w:t>Psalm</w:t>
      </w:r>
      <w:r w:rsidR="00187E8E" w:rsidRPr="00AB1781">
        <w:t xml:space="preserve"> 130</w:t>
      </w:r>
      <w:r w:rsidR="00187E8E">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87E8E">
        <w:rPr>
          <w:rFonts w:cstheme="minorBidi"/>
          <w:noProof/>
        </w:rPr>
        <w:t>291</w:t>
      </w:r>
      <w:r w:rsidR="003A78C2" w:rsidRPr="00AC19C5">
        <w:rPr>
          <w:rFonts w:cstheme="minorBidi"/>
        </w:rPr>
        <w:fldChar w:fldCharType="end"/>
      </w:r>
    </w:p>
    <w:p w14:paraId="770A2C32" w14:textId="1A217CC5"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87E8E">
        <w:t>Psalm</w:t>
      </w:r>
      <w:r w:rsidR="00187E8E" w:rsidRPr="00AB1781">
        <w:t xml:space="preserve"> 131</w:t>
      </w:r>
      <w:r w:rsidR="00187E8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87E8E">
        <w:rPr>
          <w:rFonts w:cstheme="minorBidi"/>
          <w:noProof/>
        </w:rPr>
        <w:t>292</w:t>
      </w:r>
      <w:r w:rsidR="003A78C2" w:rsidRPr="00AC19C5">
        <w:rPr>
          <w:rFonts w:cstheme="minorBidi"/>
        </w:rPr>
        <w:fldChar w:fldCharType="end"/>
      </w:r>
    </w:p>
    <w:p w14:paraId="5C4E61A3" w14:textId="45EC0BB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87E8E">
        <w:t>Psalm</w:t>
      </w:r>
      <w:r w:rsidR="00187E8E" w:rsidRPr="00AB1781">
        <w:t xml:space="preserve"> 132</w:t>
      </w:r>
      <w:r w:rsidR="00187E8E">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4604A493" w14:textId="6905A54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87E8E">
        <w:t>Psalm</w:t>
      </w:r>
      <w:r w:rsidR="00187E8E" w:rsidRPr="00AB1781">
        <w:t xml:space="preserve"> 133</w:t>
      </w:r>
      <w:r w:rsidR="00187E8E">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87E8E">
        <w:rPr>
          <w:rFonts w:cstheme="minorBidi"/>
          <w:noProof/>
        </w:rPr>
        <w:t>294</w:t>
      </w:r>
      <w:r w:rsidR="003A78C2" w:rsidRPr="00AC19C5">
        <w:rPr>
          <w:rFonts w:cstheme="minorBidi"/>
        </w:rPr>
        <w:fldChar w:fldCharType="end"/>
      </w:r>
    </w:p>
    <w:p w14:paraId="3B2A66A2" w14:textId="680C78B1"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87E8E">
        <w:t>Psalm</w:t>
      </w:r>
      <w:r w:rsidR="00187E8E" w:rsidRPr="00AB1781">
        <w:t xml:space="preserve"> 136</w:t>
      </w:r>
      <w:r w:rsidR="00187E8E">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87E8E">
        <w:rPr>
          <w:rFonts w:cstheme="minorBidi"/>
          <w:noProof/>
        </w:rPr>
        <w:t>299</w:t>
      </w:r>
      <w:r w:rsidR="003A78C2" w:rsidRPr="00AC19C5">
        <w:rPr>
          <w:rFonts w:cstheme="minorBidi"/>
        </w:rPr>
        <w:fldChar w:fldCharType="end"/>
      </w:r>
    </w:p>
    <w:p w14:paraId="64B01669" w14:textId="7A341E64"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87E8E">
        <w:t>Psalm</w:t>
      </w:r>
      <w:r w:rsidR="00187E8E" w:rsidRPr="00AB1781">
        <w:t xml:space="preserve"> 137</w:t>
      </w:r>
      <w:r w:rsidR="00187E8E">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87E8E">
        <w:rPr>
          <w:rFonts w:cstheme="minorBidi"/>
          <w:noProof/>
        </w:rPr>
        <w:t>300</w:t>
      </w:r>
      <w:r w:rsidR="003A78C2" w:rsidRPr="00AC19C5">
        <w:rPr>
          <w:rFonts w:cstheme="minorBidi"/>
        </w:rPr>
        <w:fldChar w:fldCharType="end"/>
      </w:r>
    </w:p>
    <w:p w14:paraId="5258B7E0" w14:textId="7AE721A9"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87E8E">
        <w:t>Psalm</w:t>
      </w:r>
      <w:r w:rsidR="00187E8E" w:rsidRPr="00AB1781">
        <w:t xml:space="preserve"> 140</w:t>
      </w:r>
      <w:r w:rsidR="00187E8E">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87E8E">
        <w:rPr>
          <w:rFonts w:cstheme="minorBidi"/>
          <w:noProof/>
        </w:rPr>
        <w:t>304</w:t>
      </w:r>
      <w:r w:rsidR="003A78C2" w:rsidRPr="00AC19C5">
        <w:rPr>
          <w:rFonts w:cstheme="minorBidi"/>
        </w:rPr>
        <w:fldChar w:fldCharType="end"/>
      </w:r>
    </w:p>
    <w:p w14:paraId="3092DE46" w14:textId="2710661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87E8E">
        <w:t>Psalm</w:t>
      </w:r>
      <w:r w:rsidR="00187E8E" w:rsidRPr="00AB1781">
        <w:t xml:space="preserve"> 141</w:t>
      </w:r>
      <w:r w:rsidR="00187E8E">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87E8E">
        <w:rPr>
          <w:rFonts w:cstheme="minorBidi"/>
          <w:noProof/>
        </w:rPr>
        <w:t>305</w:t>
      </w:r>
      <w:r w:rsidR="003A78C2" w:rsidRPr="00AC19C5">
        <w:rPr>
          <w:rFonts w:cstheme="minorBidi"/>
        </w:rPr>
        <w:fldChar w:fldCharType="end"/>
      </w:r>
    </w:p>
    <w:p w14:paraId="0D65EB5D" w14:textId="3F48AA6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87E8E">
        <w:t>Psalm</w:t>
      </w:r>
      <w:r w:rsidR="00187E8E" w:rsidRPr="00AB1781">
        <w:t xml:space="preserve"> 145</w:t>
      </w:r>
      <w:r w:rsidR="00187E8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87E8E">
        <w:rPr>
          <w:rFonts w:cstheme="minorBidi"/>
          <w:noProof/>
        </w:rPr>
        <w:t>311</w:t>
      </w:r>
      <w:r w:rsidR="003A78C2" w:rsidRPr="00AC19C5">
        <w:rPr>
          <w:rFonts w:cstheme="minorBidi"/>
        </w:rPr>
        <w:fldChar w:fldCharType="end"/>
      </w:r>
    </w:p>
    <w:p w14:paraId="1A0310A6" w14:textId="79C02CD5"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87E8E">
        <w:t>Psalm</w:t>
      </w:r>
      <w:r w:rsidR="00187E8E" w:rsidRPr="00AB1781">
        <w:t xml:space="preserve"> 146</w:t>
      </w:r>
      <w:r w:rsidR="00187E8E">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87E8E">
        <w:rPr>
          <w:rFonts w:cstheme="minorBidi"/>
          <w:noProof/>
        </w:rPr>
        <w:t>312</w:t>
      </w:r>
      <w:r w:rsidR="003A78C2" w:rsidRPr="00AC19C5">
        <w:rPr>
          <w:rFonts w:cstheme="minorBidi"/>
        </w:rPr>
        <w:fldChar w:fldCharType="end"/>
      </w:r>
    </w:p>
    <w:p w14:paraId="02A27D2F" w14:textId="2A876E31"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187E8E">
        <w:t>Psalm</w:t>
      </w:r>
      <w:r w:rsidR="00187E8E" w:rsidRPr="00AB1781">
        <w:t xml:space="preserve"> 147</w:t>
      </w:r>
      <w:r w:rsidR="00187E8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87E8E">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25DFAFB"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229B20FA"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108607"/>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77A53C97"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87E8E">
        <w:t>The First Canticle</w:t>
      </w:r>
      <w:r>
        <w:fldChar w:fldCharType="end"/>
      </w:r>
      <w:r>
        <w:tab/>
      </w:r>
      <w:r>
        <w:fldChar w:fldCharType="begin"/>
      </w:r>
      <w:r>
        <w:instrText xml:space="preserve"> PAGEREF _Ref448228164 \h </w:instrText>
      </w:r>
      <w:r>
        <w:fldChar w:fldCharType="separate"/>
      </w:r>
      <w:r w:rsidR="00187E8E">
        <w:rPr>
          <w:noProof/>
        </w:rPr>
        <w:t>318</w:t>
      </w:r>
      <w:r>
        <w:fldChar w:fldCharType="end"/>
      </w:r>
    </w:p>
    <w:p w14:paraId="5928D17A" w14:textId="3BDE652D" w:rsidR="00B102EF" w:rsidRDefault="00BC3E53" w:rsidP="00E97A49">
      <w:pPr>
        <w:pStyle w:val="EngHang"/>
        <w:tabs>
          <w:tab w:val="right" w:leader="dot" w:pos="8460"/>
        </w:tabs>
      </w:pPr>
      <w:r>
        <w:fldChar w:fldCharType="begin"/>
      </w:r>
      <w:r>
        <w:instrText xml:space="preserve"> REF _Ref449954885 \h </w:instrText>
      </w:r>
      <w:r>
        <w:fldChar w:fldCharType="separate"/>
      </w:r>
      <w:r w:rsidR="00187E8E">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87E8E">
        <w:rPr>
          <w:noProof/>
        </w:rPr>
        <w:t>330</w:t>
      </w:r>
      <w:r w:rsidR="00B102EF">
        <w:fldChar w:fldCharType="end"/>
      </w:r>
    </w:p>
    <w:p w14:paraId="3796AB97" w14:textId="1E606E40" w:rsidR="00D9682B" w:rsidRDefault="00BC3E53" w:rsidP="00D9682B">
      <w:pPr>
        <w:pStyle w:val="EngHang"/>
        <w:tabs>
          <w:tab w:val="right" w:leader="dot" w:pos="8460"/>
        </w:tabs>
      </w:pPr>
      <w:r>
        <w:fldChar w:fldCharType="begin"/>
      </w:r>
      <w:r>
        <w:instrText xml:space="preserve"> REF _Ref449954950 \h </w:instrText>
      </w:r>
      <w:r>
        <w:fldChar w:fldCharType="separate"/>
      </w:r>
      <w:r w:rsidR="00187E8E">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87E8E">
        <w:rPr>
          <w:noProof/>
        </w:rPr>
        <w:t>336</w:t>
      </w:r>
      <w:r w:rsidR="00D9682B">
        <w:fldChar w:fldCharType="end"/>
      </w:r>
    </w:p>
    <w:p w14:paraId="3068653C" w14:textId="10121FFA" w:rsidR="00D9682B" w:rsidRDefault="00D9682B" w:rsidP="00D9682B">
      <w:pPr>
        <w:pStyle w:val="EngHang"/>
        <w:tabs>
          <w:tab w:val="right" w:leader="dot" w:pos="8460"/>
        </w:tabs>
      </w:pPr>
      <w:r>
        <w:fldChar w:fldCharType="begin"/>
      </w:r>
      <w:r>
        <w:instrText xml:space="preserve"> REF _Ref450335240 \h </w:instrText>
      </w:r>
      <w:r>
        <w:fldChar w:fldCharType="separate"/>
      </w:r>
      <w:r w:rsidR="00187E8E">
        <w:t>Additional Canticles for the Vigil of Joyous Saturday from the New Testament</w:t>
      </w:r>
      <w:r>
        <w:fldChar w:fldCharType="end"/>
      </w:r>
      <w:r>
        <w:tab/>
      </w:r>
      <w:r>
        <w:fldChar w:fldCharType="begin"/>
      </w:r>
      <w:r>
        <w:instrText xml:space="preserve"> PAGEREF _Ref450335240 \h </w:instrText>
      </w:r>
      <w:r>
        <w:fldChar w:fldCharType="separate"/>
      </w:r>
      <w:r w:rsidR="00187E8E">
        <w:rPr>
          <w:noProof/>
        </w:rPr>
        <w:t>353</w:t>
      </w:r>
      <w:r>
        <w:fldChar w:fldCharType="end"/>
      </w:r>
    </w:p>
    <w:p w14:paraId="46EDCFEC" w14:textId="28F0569A"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87E8E">
        <w:t>The Communion of the Saints</w:t>
      </w:r>
      <w:r>
        <w:fldChar w:fldCharType="end"/>
      </w:r>
      <w:r>
        <w:tab/>
      </w:r>
      <w:r>
        <w:fldChar w:fldCharType="begin"/>
      </w:r>
      <w:r>
        <w:instrText xml:space="preserve"> PAGEREF _Ref448228224 \h </w:instrText>
      </w:r>
      <w:r>
        <w:fldChar w:fldCharType="separate"/>
      </w:r>
      <w:r w:rsidR="00187E8E">
        <w:rPr>
          <w:noProof/>
        </w:rPr>
        <w:t>372</w:t>
      </w:r>
      <w:r>
        <w:fldChar w:fldCharType="end"/>
      </w:r>
    </w:p>
    <w:p w14:paraId="103CDB1E" w14:textId="0685B200"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87E8E">
        <w:t>The Doxologies</w:t>
      </w:r>
      <w:r>
        <w:fldChar w:fldCharType="end"/>
      </w:r>
      <w:r>
        <w:tab/>
      </w:r>
      <w:r>
        <w:fldChar w:fldCharType="begin"/>
      </w:r>
      <w:r>
        <w:instrText xml:space="preserve"> PAGEREF _Ref448228235 \h </w:instrText>
      </w:r>
      <w:r>
        <w:fldChar w:fldCharType="separate"/>
      </w:r>
      <w:r w:rsidR="00187E8E">
        <w:rPr>
          <w:noProof/>
        </w:rPr>
        <w:t>392</w:t>
      </w:r>
      <w:r>
        <w:fldChar w:fldCharType="end"/>
      </w:r>
    </w:p>
    <w:p w14:paraId="661E2504" w14:textId="6B51EB4B" w:rsidR="00E97A49" w:rsidRDefault="00E97A49" w:rsidP="00E97A49">
      <w:pPr>
        <w:pStyle w:val="EngHang"/>
        <w:tabs>
          <w:tab w:val="right" w:leader="dot" w:pos="8460"/>
        </w:tabs>
      </w:pPr>
      <w:r>
        <w:fldChar w:fldCharType="begin"/>
      </w:r>
      <w:r>
        <w:instrText xml:space="preserve"> REF _Ref448471060 \h </w:instrText>
      </w:r>
      <w:r>
        <w:fldChar w:fldCharType="separate"/>
      </w:r>
      <w:r w:rsidR="00187E8E">
        <w:t>The Conclusion of the Midnight Praise</w:t>
      </w:r>
      <w:r>
        <w:fldChar w:fldCharType="end"/>
      </w:r>
      <w:r>
        <w:tab/>
      </w:r>
      <w:r>
        <w:fldChar w:fldCharType="begin"/>
      </w:r>
      <w:r>
        <w:instrText xml:space="preserve"> PAGEREF _Ref448471060 \h </w:instrText>
      </w:r>
      <w:r>
        <w:fldChar w:fldCharType="separate"/>
      </w:r>
      <w:r w:rsidR="00187E8E">
        <w:rPr>
          <w:noProof/>
        </w:rPr>
        <w:t>6</w:t>
      </w:r>
      <w:r>
        <w:fldChar w:fldCharType="end"/>
      </w:r>
    </w:p>
    <w:p w14:paraId="4AF2B63F" w14:textId="1EF5BD35"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87E8E">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87E8E">
        <w:rPr>
          <w:noProof/>
        </w:rPr>
        <w:t>169</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108559"/>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043AB8C0" w:rsidR="00B102EF" w:rsidRPr="00B102EF" w:rsidRDefault="00B102EF" w:rsidP="00B102EF">
      <w:pPr>
        <w:pStyle w:val="Rubric"/>
      </w:pPr>
      <w:r>
        <w:t xml:space="preserve">See </w:t>
      </w:r>
      <w:r>
        <w:fldChar w:fldCharType="begin"/>
      </w:r>
      <w:r>
        <w:instrText xml:space="preserve"> REF _Ref448228969 \h </w:instrText>
      </w:r>
      <w:r>
        <w:fldChar w:fldCharType="separate"/>
      </w:r>
      <w:r w:rsidR="00187E8E">
        <w:t>Vespers Praise</w:t>
      </w:r>
      <w:r>
        <w:fldChar w:fldCharType="end"/>
      </w:r>
      <w:r>
        <w:t xml:space="preserve">, page </w:t>
      </w:r>
      <w:r>
        <w:fldChar w:fldCharType="begin"/>
      </w:r>
      <w:r>
        <w:instrText xml:space="preserve"> PAGEREF _Ref448228965 \h </w:instrText>
      </w:r>
      <w:r>
        <w:fldChar w:fldCharType="separate"/>
      </w:r>
      <w:r w:rsidR="00187E8E">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108560"/>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5EFF1F15" w14:textId="1613F002" w:rsidR="00187E8E"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108608" w:history="1">
            <w:r w:rsidR="00187E8E" w:rsidRPr="000336D5">
              <w:rPr>
                <w:rStyle w:val="Hyperlink"/>
                <w:noProof/>
              </w:rPr>
              <w:t>The Psalms of Prime</w:t>
            </w:r>
            <w:r w:rsidR="00187E8E">
              <w:rPr>
                <w:noProof/>
                <w:webHidden/>
              </w:rPr>
              <w:tab/>
            </w:r>
            <w:r w:rsidR="00187E8E">
              <w:rPr>
                <w:noProof/>
                <w:webHidden/>
              </w:rPr>
              <w:fldChar w:fldCharType="begin"/>
            </w:r>
            <w:r w:rsidR="00187E8E">
              <w:rPr>
                <w:noProof/>
                <w:webHidden/>
              </w:rPr>
              <w:instrText xml:space="preserve"> PAGEREF _Toc485108608 \h </w:instrText>
            </w:r>
            <w:r w:rsidR="00187E8E">
              <w:rPr>
                <w:noProof/>
                <w:webHidden/>
              </w:rPr>
            </w:r>
            <w:r w:rsidR="00187E8E">
              <w:rPr>
                <w:noProof/>
                <w:webHidden/>
              </w:rPr>
              <w:fldChar w:fldCharType="separate"/>
            </w:r>
            <w:r w:rsidR="00187E8E">
              <w:rPr>
                <w:noProof/>
                <w:webHidden/>
              </w:rPr>
              <w:t>171</w:t>
            </w:r>
            <w:r w:rsidR="00187E8E">
              <w:rPr>
                <w:noProof/>
                <w:webHidden/>
              </w:rPr>
              <w:fldChar w:fldCharType="end"/>
            </w:r>
          </w:hyperlink>
        </w:p>
        <w:p w14:paraId="7C5857D2" w14:textId="55391906" w:rsidR="00187E8E" w:rsidRDefault="004942E9">
          <w:pPr>
            <w:pStyle w:val="TOC3"/>
            <w:tabs>
              <w:tab w:val="right" w:leader="dot" w:pos="8846"/>
            </w:tabs>
            <w:rPr>
              <w:rFonts w:asciiTheme="minorHAnsi" w:eastAsiaTheme="minorEastAsia" w:hAnsiTheme="minorHAnsi"/>
              <w:noProof/>
              <w:sz w:val="22"/>
              <w:lang w:val="en-US"/>
            </w:rPr>
          </w:pPr>
          <w:hyperlink w:anchor="_Toc485108609" w:history="1">
            <w:r w:rsidR="00187E8E" w:rsidRPr="000336D5">
              <w:rPr>
                <w:rStyle w:val="Hyperlink"/>
                <w:noProof/>
              </w:rPr>
              <w:t>The Doxology of Prime</w:t>
            </w:r>
            <w:r w:rsidR="00187E8E">
              <w:rPr>
                <w:noProof/>
                <w:webHidden/>
              </w:rPr>
              <w:tab/>
            </w:r>
            <w:r w:rsidR="00187E8E">
              <w:rPr>
                <w:noProof/>
                <w:webHidden/>
              </w:rPr>
              <w:fldChar w:fldCharType="begin"/>
            </w:r>
            <w:r w:rsidR="00187E8E">
              <w:rPr>
                <w:noProof/>
                <w:webHidden/>
              </w:rPr>
              <w:instrText xml:space="preserve"> PAGEREF _Toc485108609 \h </w:instrText>
            </w:r>
            <w:r w:rsidR="00187E8E">
              <w:rPr>
                <w:noProof/>
                <w:webHidden/>
              </w:rPr>
            </w:r>
            <w:r w:rsidR="00187E8E">
              <w:rPr>
                <w:noProof/>
                <w:webHidden/>
              </w:rPr>
              <w:fldChar w:fldCharType="separate"/>
            </w:r>
            <w:r w:rsidR="00187E8E">
              <w:rPr>
                <w:noProof/>
                <w:webHidden/>
              </w:rPr>
              <w:t>177</w:t>
            </w:r>
            <w:r w:rsidR="00187E8E">
              <w:rPr>
                <w:noProof/>
                <w:webHidden/>
              </w:rPr>
              <w:fldChar w:fldCharType="end"/>
            </w:r>
          </w:hyperlink>
        </w:p>
        <w:p w14:paraId="642E0268" w14:textId="3F42E6C3" w:rsidR="00187E8E" w:rsidRDefault="004942E9">
          <w:pPr>
            <w:pStyle w:val="TOC3"/>
            <w:tabs>
              <w:tab w:val="right" w:leader="dot" w:pos="8846"/>
            </w:tabs>
            <w:rPr>
              <w:rFonts w:asciiTheme="minorHAnsi" w:eastAsiaTheme="minorEastAsia" w:hAnsiTheme="minorHAnsi"/>
              <w:noProof/>
              <w:sz w:val="22"/>
              <w:lang w:val="en-US"/>
            </w:rPr>
          </w:pPr>
          <w:hyperlink w:anchor="_Toc485108610" w:history="1">
            <w:r w:rsidR="00187E8E" w:rsidRPr="000336D5">
              <w:rPr>
                <w:rStyle w:val="Hyperlink"/>
                <w:noProof/>
              </w:rPr>
              <w:t>The Raising of Morning Incense</w:t>
            </w:r>
            <w:r w:rsidR="00187E8E">
              <w:rPr>
                <w:noProof/>
                <w:webHidden/>
              </w:rPr>
              <w:tab/>
            </w:r>
            <w:r w:rsidR="00187E8E">
              <w:rPr>
                <w:noProof/>
                <w:webHidden/>
              </w:rPr>
              <w:fldChar w:fldCharType="begin"/>
            </w:r>
            <w:r w:rsidR="00187E8E">
              <w:rPr>
                <w:noProof/>
                <w:webHidden/>
              </w:rPr>
              <w:instrText xml:space="preserve"> PAGEREF _Toc485108610 \h </w:instrText>
            </w:r>
            <w:r w:rsidR="00187E8E">
              <w:rPr>
                <w:noProof/>
                <w:webHidden/>
              </w:rPr>
            </w:r>
            <w:r w:rsidR="00187E8E">
              <w:rPr>
                <w:noProof/>
                <w:webHidden/>
              </w:rPr>
              <w:fldChar w:fldCharType="separate"/>
            </w:r>
            <w:r w:rsidR="00187E8E">
              <w:rPr>
                <w:noProof/>
                <w:webHidden/>
              </w:rPr>
              <w:t>188</w:t>
            </w:r>
            <w:r w:rsidR="00187E8E">
              <w:rPr>
                <w:noProof/>
                <w:webHidden/>
              </w:rPr>
              <w:fldChar w:fldCharType="end"/>
            </w:r>
          </w:hyperlink>
        </w:p>
        <w:p w14:paraId="36CF2147" w14:textId="40AD9A24"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108608"/>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E71AFD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187E8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806E141" w14:textId="1C6452F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187E8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AFC4FF5" w14:textId="76AB3D3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2C41387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187E8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187E8E">
        <w:rPr>
          <w:noProof/>
        </w:rPr>
        <w:t>190</w:t>
      </w:r>
      <w:r w:rsidR="003A78C2">
        <w:fldChar w:fldCharType="end"/>
      </w:r>
    </w:p>
    <w:p w14:paraId="7F06AC31" w14:textId="7404C43E"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187E8E">
        <w:t>Psalm</w:t>
      </w:r>
      <w:r w:rsidR="00187E8E" w:rsidRPr="00AB1781">
        <w:t xml:space="preserve"> 2</w:t>
      </w:r>
      <w:r w:rsidR="00187E8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187E8E">
        <w:rPr>
          <w:noProof/>
        </w:rPr>
        <w:t>190</w:t>
      </w:r>
      <w:r w:rsidR="003A78C2">
        <w:fldChar w:fldCharType="end"/>
      </w:r>
    </w:p>
    <w:p w14:paraId="3E08DA39" w14:textId="05D9D5D5"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187E8E">
        <w:t>Psalm</w:t>
      </w:r>
      <w:r w:rsidR="00187E8E" w:rsidRPr="00AB1781">
        <w:t xml:space="preserve"> 3</w:t>
      </w:r>
      <w:r w:rsidR="00187E8E">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187E8E">
        <w:rPr>
          <w:noProof/>
        </w:rPr>
        <w:t>190</w:t>
      </w:r>
      <w:r w:rsidR="003A78C2">
        <w:fldChar w:fldCharType="end"/>
      </w:r>
    </w:p>
    <w:p w14:paraId="74A89173" w14:textId="6CB11BCC"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187E8E">
        <w:t>Psalm</w:t>
      </w:r>
      <w:r w:rsidR="00187E8E" w:rsidRPr="00AB1781">
        <w:t xml:space="preserve"> 4</w:t>
      </w:r>
      <w:r w:rsidR="00187E8E">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187E8E">
        <w:rPr>
          <w:noProof/>
        </w:rPr>
        <w:t>190</w:t>
      </w:r>
      <w:r w:rsidR="003A78C2">
        <w:fldChar w:fldCharType="end"/>
      </w:r>
    </w:p>
    <w:p w14:paraId="01E0D354" w14:textId="526D0084"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187E8E">
        <w:t>Psalm</w:t>
      </w:r>
      <w:r w:rsidR="00187E8E" w:rsidRPr="00AB1781">
        <w:t xml:space="preserve"> 5</w:t>
      </w:r>
      <w:r w:rsidR="00187E8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187E8E">
        <w:rPr>
          <w:noProof/>
        </w:rPr>
        <w:t>190</w:t>
      </w:r>
      <w:r w:rsidR="003A78C2">
        <w:fldChar w:fldCharType="end"/>
      </w:r>
    </w:p>
    <w:p w14:paraId="2917FC62" w14:textId="077F8F4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187E8E">
        <w:t>Psalm</w:t>
      </w:r>
      <w:r w:rsidR="00187E8E" w:rsidRPr="00AB1781">
        <w:t xml:space="preserve"> 6</w:t>
      </w:r>
      <w:r w:rsidR="00187E8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187E8E">
        <w:rPr>
          <w:noProof/>
        </w:rPr>
        <w:t>190</w:t>
      </w:r>
      <w:r w:rsidR="003A78C2">
        <w:fldChar w:fldCharType="end"/>
      </w:r>
    </w:p>
    <w:p w14:paraId="1839FE4B" w14:textId="076A7176"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187E8E">
        <w:t>Psalm</w:t>
      </w:r>
      <w:r w:rsidR="00187E8E" w:rsidRPr="00AB1781">
        <w:t xml:space="preserve"> 8</w:t>
      </w:r>
      <w:r w:rsidR="00187E8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187E8E">
        <w:rPr>
          <w:noProof/>
        </w:rPr>
        <w:t>190</w:t>
      </w:r>
      <w:r w:rsidR="003A78C2">
        <w:fldChar w:fldCharType="end"/>
      </w:r>
    </w:p>
    <w:p w14:paraId="03DD40B1" w14:textId="00C3ACB5"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187E8E">
        <w:t>Psalm</w:t>
      </w:r>
      <w:r w:rsidR="00187E8E" w:rsidRPr="00AB1781">
        <w:t xml:space="preserve"> 11</w:t>
      </w:r>
      <w:r w:rsidR="00187E8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187E8E">
        <w:rPr>
          <w:noProof/>
        </w:rPr>
        <w:t>190</w:t>
      </w:r>
      <w:r w:rsidR="003A78C2">
        <w:fldChar w:fldCharType="end"/>
      </w:r>
    </w:p>
    <w:p w14:paraId="5A0777AD" w14:textId="3BD01D2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187E8E">
        <w:t>Psalm</w:t>
      </w:r>
      <w:r w:rsidR="00187E8E" w:rsidRPr="00AB1781">
        <w:t xml:space="preserve"> 12</w:t>
      </w:r>
      <w:r w:rsidR="00187E8E">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187E8E">
        <w:rPr>
          <w:noProof/>
        </w:rPr>
        <w:t>190</w:t>
      </w:r>
      <w:r w:rsidR="003A78C2">
        <w:fldChar w:fldCharType="end"/>
      </w:r>
    </w:p>
    <w:p w14:paraId="6B871C95" w14:textId="4557312A"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187E8E">
        <w:t>Psalm</w:t>
      </w:r>
      <w:r w:rsidR="00187E8E" w:rsidRPr="00AB1781">
        <w:t xml:space="preserve"> 14</w:t>
      </w:r>
      <w:r w:rsidR="00187E8E">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187E8E">
        <w:rPr>
          <w:noProof/>
        </w:rPr>
        <w:t>190</w:t>
      </w:r>
      <w:r w:rsidR="003A78C2">
        <w:fldChar w:fldCharType="end"/>
      </w:r>
    </w:p>
    <w:p w14:paraId="3960802F" w14:textId="3B9631D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187E8E">
        <w:t>Psalm</w:t>
      </w:r>
      <w:r w:rsidR="00187E8E" w:rsidRPr="00AB1781">
        <w:t xml:space="preserve"> 15</w:t>
      </w:r>
      <w:r w:rsidR="00187E8E">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187E8E">
        <w:rPr>
          <w:noProof/>
        </w:rPr>
        <w:t>190</w:t>
      </w:r>
      <w:r w:rsidR="003A78C2">
        <w:fldChar w:fldCharType="end"/>
      </w:r>
    </w:p>
    <w:p w14:paraId="46224EE2" w14:textId="040CD6B4"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187E8E">
        <w:t>Psalm</w:t>
      </w:r>
      <w:r w:rsidR="00187E8E" w:rsidRPr="00AB1781">
        <w:t xml:space="preserve"> 18</w:t>
      </w:r>
      <w:r w:rsidR="00187E8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187E8E">
        <w:rPr>
          <w:noProof/>
        </w:rPr>
        <w:t>190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E0537F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187E8E">
        <w:t>Psalm</w:t>
      </w:r>
      <w:r w:rsidR="00187E8E" w:rsidRPr="00AB1781">
        <w:t xml:space="preserve"> 24</w:t>
      </w:r>
      <w:r w:rsidR="00187E8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187E8E">
        <w:rPr>
          <w:noProof/>
        </w:rPr>
        <w:t>190</w:t>
      </w:r>
      <w:r w:rsidR="003A78C2">
        <w:fldChar w:fldCharType="end"/>
      </w:r>
    </w:p>
    <w:p w14:paraId="6EE9E88E" w14:textId="43459BA5"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187E8E">
        <w:t>Psalm</w:t>
      </w:r>
      <w:r w:rsidR="00187E8E" w:rsidRPr="00AB1781">
        <w:t xml:space="preserve"> 26</w:t>
      </w:r>
      <w:r w:rsidR="00187E8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187E8E">
        <w:rPr>
          <w:noProof/>
        </w:rPr>
        <w:t>190</w:t>
      </w:r>
      <w:r w:rsidR="003A78C2">
        <w:fldChar w:fldCharType="end"/>
      </w:r>
    </w:p>
    <w:p w14:paraId="1E8B8142" w14:textId="35E2937F"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187E8E">
        <w:t>Psalm</w:t>
      </w:r>
      <w:r w:rsidR="00187E8E" w:rsidRPr="00AB1781">
        <w:t xml:space="preserve"> 62</w:t>
      </w:r>
      <w:r w:rsidR="00187E8E">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187E8E">
        <w:rPr>
          <w:noProof/>
        </w:rPr>
        <w:t>190</w:t>
      </w:r>
      <w:r w:rsidR="003A78C2">
        <w:fldChar w:fldCharType="end"/>
      </w:r>
    </w:p>
    <w:p w14:paraId="68EA7A25" w14:textId="6A751250"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187E8E">
        <w:rPr>
          <w:noProof/>
        </w:rPr>
        <w:t>190</w:t>
      </w:r>
      <w:r w:rsidR="003A78C2">
        <w:fldChar w:fldCharType="end"/>
      </w:r>
    </w:p>
    <w:p w14:paraId="065CCDFD" w14:textId="602D8AAB"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187E8E">
        <w:t>Psalm</w:t>
      </w:r>
      <w:r w:rsidR="00187E8E" w:rsidRPr="00AB1781">
        <w:t xml:space="preserve"> 69</w:t>
      </w:r>
      <w:r w:rsidR="00187E8E">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187E8E">
        <w:rPr>
          <w:noProof/>
        </w:rPr>
        <w:t>190</w:t>
      </w:r>
      <w:r w:rsidR="003A78C2">
        <w:fldChar w:fldCharType="end"/>
      </w:r>
    </w:p>
    <w:p w14:paraId="31570FA5" w14:textId="75115A8C"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187E8E">
        <w:t>Psalm</w:t>
      </w:r>
      <w:r w:rsidR="00187E8E" w:rsidRPr="00AB1781">
        <w:t xml:space="preserve"> 112</w:t>
      </w:r>
      <w:r w:rsidR="00187E8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187E8E">
        <w:rPr>
          <w:noProof/>
        </w:rPr>
        <w:t>259</w:t>
      </w:r>
      <w:r w:rsidR="003A78C2">
        <w:fldChar w:fldCharType="end"/>
      </w:r>
    </w:p>
    <w:p w14:paraId="73FFF146" w14:textId="30E5013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187E8E">
        <w:t>Psalm</w:t>
      </w:r>
      <w:r w:rsidR="00187E8E" w:rsidRPr="00AB1781">
        <w:t xml:space="preserve"> 142</w:t>
      </w:r>
      <w:r w:rsidR="00187E8E">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187E8E">
        <w:rPr>
          <w:noProof/>
        </w:rPr>
        <w:t>306</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0222DDF"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187E8E">
        <w:rPr>
          <w:noProof/>
        </w:rPr>
        <w:t>177</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13225A5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187E8E">
        <w:rPr>
          <w:noProof/>
        </w:rPr>
        <w:t>188</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6D1682E7"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4C61727F"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108609"/>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62796F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187E8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187E8E">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108610"/>
      <w:r>
        <w:lastRenderedPageBreak/>
        <w:t>The Raising of Morning Incense</w:t>
      </w:r>
      <w:bookmarkEnd w:id="170"/>
      <w:bookmarkEnd w:id="171"/>
      <w:bookmarkEnd w:id="172"/>
      <w:bookmarkEnd w:id="173"/>
      <w:bookmarkEnd w:id="177"/>
    </w:p>
    <w:p w14:paraId="6E334613" w14:textId="55902227"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582E67">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582E67">
        <w:rPr>
          <w:i/>
          <w:noProof/>
        </w:rPr>
        <w:t>652</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108561"/>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65A047A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6C931A86" w14:textId="2CCF830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626D6935" w14:textId="0B120B2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3BA1E6F5"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187E8E">
        <w:t>Psalm</w:t>
      </w:r>
      <w:r w:rsidR="00187E8E" w:rsidRPr="00AB1781">
        <w:t xml:space="preserve"> 19</w:t>
      </w:r>
      <w:r w:rsidR="00187E8E">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187E8E">
        <w:rPr>
          <w:noProof/>
        </w:rPr>
        <w:t>190</w:t>
      </w:r>
      <w:r w:rsidR="003A78C2">
        <w:fldChar w:fldCharType="end"/>
      </w:r>
    </w:p>
    <w:p w14:paraId="441D23D2" w14:textId="24CDC082"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187E8E">
        <w:t>Psalm</w:t>
      </w:r>
      <w:r w:rsidR="00187E8E" w:rsidRPr="00AB1781">
        <w:t xml:space="preserve"> 22</w:t>
      </w:r>
      <w:r w:rsidR="00187E8E">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187E8E">
        <w:rPr>
          <w:noProof/>
        </w:rPr>
        <w:t>190</w:t>
      </w:r>
      <w:r w:rsidR="003A78C2">
        <w:fldChar w:fldCharType="end"/>
      </w:r>
    </w:p>
    <w:p w14:paraId="2CF3F8A5" w14:textId="62DD95E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187E8E">
        <w:t>Psalm</w:t>
      </w:r>
      <w:r w:rsidR="00187E8E" w:rsidRPr="00AB1781">
        <w:t xml:space="preserve"> 23</w:t>
      </w:r>
      <w:r w:rsidR="00187E8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187E8E">
        <w:rPr>
          <w:noProof/>
        </w:rPr>
        <w:t>190</w:t>
      </w:r>
      <w:r w:rsidR="003A78C2">
        <w:fldChar w:fldCharType="end"/>
      </w:r>
    </w:p>
    <w:p w14:paraId="2696A51D" w14:textId="0292A9E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187E8E">
        <w:t>Psalm</w:t>
      </w:r>
      <w:r w:rsidR="00187E8E" w:rsidRPr="00AB1781">
        <w:t xml:space="preserve"> 25</w:t>
      </w:r>
      <w:r w:rsidR="00187E8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187E8E">
        <w:rPr>
          <w:noProof/>
        </w:rPr>
        <w:t>190</w:t>
      </w:r>
      <w:r w:rsidR="003A78C2">
        <w:fldChar w:fldCharType="end"/>
      </w:r>
    </w:p>
    <w:p w14:paraId="7C4914D6" w14:textId="45903A7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187E8E">
        <w:t>Psalm</w:t>
      </w:r>
      <w:r w:rsidR="00187E8E" w:rsidRPr="00AB1781">
        <w:t xml:space="preserve"> 28</w:t>
      </w:r>
      <w:r w:rsidR="00187E8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187E8E">
        <w:rPr>
          <w:noProof/>
        </w:rPr>
        <w:t>190</w:t>
      </w:r>
      <w:r w:rsidR="003A78C2">
        <w:fldChar w:fldCharType="end"/>
      </w:r>
    </w:p>
    <w:p w14:paraId="1AB144A3" w14:textId="3A88B8F3"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187E8E">
        <w:t>Psalm</w:t>
      </w:r>
      <w:r w:rsidR="00187E8E" w:rsidRPr="00AB1781">
        <w:t xml:space="preserve"> 29</w:t>
      </w:r>
      <w:r w:rsidR="00187E8E">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187E8E">
        <w:rPr>
          <w:noProof/>
        </w:rPr>
        <w:t>190</w:t>
      </w:r>
      <w:r w:rsidR="003A78C2">
        <w:fldChar w:fldCharType="end"/>
      </w:r>
    </w:p>
    <w:p w14:paraId="1DA2F476" w14:textId="3DBA63BC"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187E8E">
        <w:t>Psalm</w:t>
      </w:r>
      <w:r w:rsidR="00187E8E" w:rsidRPr="00AB1781">
        <w:t xml:space="preserve"> 33</w:t>
      </w:r>
      <w:r w:rsidR="00187E8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187E8E">
        <w:rPr>
          <w:noProof/>
        </w:rPr>
        <w:t>190</w:t>
      </w:r>
      <w:r w:rsidR="003A78C2">
        <w:fldChar w:fldCharType="end"/>
      </w:r>
    </w:p>
    <w:p w14:paraId="0F892524" w14:textId="038BDCC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187E8E">
        <w:t>Psalm</w:t>
      </w:r>
      <w:r w:rsidR="00187E8E" w:rsidRPr="00AB1781">
        <w:t xml:space="preserve"> 40</w:t>
      </w:r>
      <w:r w:rsidR="00187E8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187E8E">
        <w:rPr>
          <w:noProof/>
        </w:rPr>
        <w:t>190</w:t>
      </w:r>
      <w:r w:rsidR="003A78C2">
        <w:fldChar w:fldCharType="end"/>
      </w:r>
    </w:p>
    <w:p w14:paraId="1B629A7D" w14:textId="572DE190"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187E8E">
        <w:t>Psalm</w:t>
      </w:r>
      <w:r w:rsidR="00187E8E" w:rsidRPr="00AB1781">
        <w:t xml:space="preserve"> 42</w:t>
      </w:r>
      <w:r w:rsidR="00187E8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187E8E">
        <w:rPr>
          <w:noProof/>
        </w:rPr>
        <w:t>190</w:t>
      </w:r>
      <w:r w:rsidR="003A78C2">
        <w:fldChar w:fldCharType="end"/>
      </w:r>
    </w:p>
    <w:p w14:paraId="30CD8108" w14:textId="4915EED0"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187E8E">
        <w:t>Psalm</w:t>
      </w:r>
      <w:r w:rsidR="00187E8E" w:rsidRPr="00AB1781">
        <w:t xml:space="preserve"> 44</w:t>
      </w:r>
      <w:r w:rsidR="00187E8E">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187E8E">
        <w:rPr>
          <w:noProof/>
        </w:rPr>
        <w:t>190</w:t>
      </w:r>
      <w:r w:rsidR="003A78C2">
        <w:fldChar w:fldCharType="end"/>
      </w:r>
    </w:p>
    <w:p w14:paraId="56DBDEA8" w14:textId="2501CBB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187E8E">
        <w:t>Psalm</w:t>
      </w:r>
      <w:r w:rsidR="00187E8E" w:rsidRPr="00AB1781">
        <w:t xml:space="preserve"> 45</w:t>
      </w:r>
      <w:r w:rsidR="00187E8E">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187E8E">
        <w:rPr>
          <w:noProof/>
        </w:rPr>
        <w:t>190</w:t>
      </w:r>
      <w:r w:rsidR="003A78C2">
        <w:fldChar w:fldCharType="end"/>
      </w:r>
    </w:p>
    <w:p w14:paraId="4BF9A933" w14:textId="19261EC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187E8E">
        <w:t>Psalm</w:t>
      </w:r>
      <w:r w:rsidR="00187E8E" w:rsidRPr="00AB1781">
        <w:t xml:space="preserve"> 46</w:t>
      </w:r>
      <w:r w:rsidR="00187E8E">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187E8E">
        <w:rPr>
          <w:noProof/>
        </w:rPr>
        <w:t>190</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9DC729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4F8A2CD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108562"/>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71E044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4B899AA0" w14:textId="71E34B9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78FDBE9E" w14:textId="5945D4A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2B57B1B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187E8E">
        <w:t>Psalm</w:t>
      </w:r>
      <w:r w:rsidR="00187E8E" w:rsidRPr="00AB1781">
        <w:t xml:space="preserve"> 53</w:t>
      </w:r>
      <w:r w:rsidR="00187E8E">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187E8E">
        <w:rPr>
          <w:noProof/>
        </w:rPr>
        <w:t>19</w:t>
      </w:r>
      <w:r w:rsidR="00187E8E">
        <w:rPr>
          <w:noProof/>
        </w:rPr>
        <w:t>0</w:t>
      </w:r>
      <w:r w:rsidR="003A78C2">
        <w:fldChar w:fldCharType="end"/>
      </w:r>
    </w:p>
    <w:p w14:paraId="196531E2" w14:textId="46A1C26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187E8E">
        <w:t>Psalm</w:t>
      </w:r>
      <w:r w:rsidR="00187E8E" w:rsidRPr="00AB1781">
        <w:t xml:space="preserve"> 56</w:t>
      </w:r>
      <w:r w:rsidR="00187E8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187E8E">
        <w:rPr>
          <w:noProof/>
        </w:rPr>
        <w:t>190</w:t>
      </w:r>
      <w:r w:rsidR="003A78C2">
        <w:fldChar w:fldCharType="end"/>
      </w:r>
    </w:p>
    <w:p w14:paraId="5A377B80" w14:textId="448C767E"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187E8E">
        <w:t>Psalm</w:t>
      </w:r>
      <w:r w:rsidR="00187E8E" w:rsidRPr="00AB1781">
        <w:t xml:space="preserve"> 60</w:t>
      </w:r>
      <w:r w:rsidR="00187E8E">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187E8E">
        <w:rPr>
          <w:noProof/>
        </w:rPr>
        <w:t>190</w:t>
      </w:r>
      <w:r w:rsidR="003A78C2">
        <w:fldChar w:fldCharType="end"/>
      </w:r>
    </w:p>
    <w:p w14:paraId="1D89B385" w14:textId="2A545416"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187E8E">
        <w:t>Psalm</w:t>
      </w:r>
      <w:r w:rsidR="00187E8E" w:rsidRPr="00AB1781">
        <w:t xml:space="preserve"> 62</w:t>
      </w:r>
      <w:r w:rsidR="00187E8E">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187E8E">
        <w:rPr>
          <w:noProof/>
        </w:rPr>
        <w:t>190</w:t>
      </w:r>
      <w:r w:rsidR="003A78C2">
        <w:fldChar w:fldCharType="end"/>
      </w:r>
    </w:p>
    <w:p w14:paraId="46B8BCDF" w14:textId="49EF216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87E8E">
        <w:t>Psalm</w:t>
      </w:r>
      <w:r w:rsidR="00187E8E" w:rsidRPr="00AB1781">
        <w:t xml:space="preserve"> 66</w:t>
      </w:r>
      <w:r w:rsidR="00187E8E">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87E8E">
        <w:rPr>
          <w:noProof/>
        </w:rPr>
        <w:t>190</w:t>
      </w:r>
      <w:r w:rsidR="003A78C2">
        <w:fldChar w:fldCharType="end"/>
      </w:r>
    </w:p>
    <w:p w14:paraId="3832A2C2" w14:textId="7956D1C9" w:rsidR="00075EAD" w:rsidRDefault="008B0324" w:rsidP="00075EAD">
      <w:pPr>
        <w:pStyle w:val="EngHang"/>
        <w:tabs>
          <w:tab w:val="left" w:leader="dot" w:pos="8280"/>
        </w:tabs>
      </w:pPr>
      <w:r>
        <w:fldChar w:fldCharType="begin"/>
      </w:r>
      <w:r>
        <w:instrText xml:space="preserve"> REF _Ref412026055 \h </w:instrText>
      </w:r>
      <w:r>
        <w:fldChar w:fldCharType="separate"/>
      </w:r>
      <w:r>
        <w:t>Psalm</w:t>
      </w:r>
      <w:r w:rsidRPr="00AB1781">
        <w:t xml:space="preserve"> 69</w:t>
      </w:r>
      <w:r>
        <w:t>: “O Lord, make haste to help me”</w:t>
      </w:r>
      <w:r>
        <w:fldChar w:fldCharType="end"/>
      </w:r>
      <w:r w:rsidR="00075EAD">
        <w:tab/>
      </w:r>
      <w:r>
        <w:fldChar w:fldCharType="begin"/>
      </w:r>
      <w:r>
        <w:instrText xml:space="preserve"> PAGEREF _Ref412026055 \h </w:instrText>
      </w:r>
      <w:r>
        <w:fldChar w:fldCharType="separate"/>
      </w:r>
      <w:r>
        <w:rPr>
          <w:noProof/>
        </w:rPr>
        <w:t>187</w:t>
      </w:r>
      <w:r>
        <w:fldChar w:fldCharType="end"/>
      </w:r>
    </w:p>
    <w:p w14:paraId="099ACDF6" w14:textId="3E6BC9AC"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187E8E">
        <w:t>Psalm</w:t>
      </w:r>
      <w:r w:rsidR="00187E8E" w:rsidRPr="00AB1781">
        <w:t xml:space="preserve"> 83</w:t>
      </w:r>
      <w:r w:rsidR="00187E8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187E8E">
        <w:rPr>
          <w:noProof/>
        </w:rPr>
        <w:t>209</w:t>
      </w:r>
      <w:r w:rsidR="003A78C2">
        <w:fldChar w:fldCharType="end"/>
      </w:r>
    </w:p>
    <w:p w14:paraId="12DC15E9" w14:textId="23B50279"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187E8E">
        <w:t>Psalm</w:t>
      </w:r>
      <w:r w:rsidR="00187E8E" w:rsidRPr="00AB1781">
        <w:t xml:space="preserve"> 84</w:t>
      </w:r>
      <w:r w:rsidR="00187E8E">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187E8E">
        <w:rPr>
          <w:noProof/>
        </w:rPr>
        <w:t>210</w:t>
      </w:r>
      <w:r w:rsidR="003A78C2">
        <w:fldChar w:fldCharType="end"/>
      </w:r>
    </w:p>
    <w:p w14:paraId="20414052" w14:textId="6B4DDC9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187E8E">
        <w:t>Psalm</w:t>
      </w:r>
      <w:r w:rsidR="00187E8E" w:rsidRPr="00AB1781">
        <w:t xml:space="preserve"> 85</w:t>
      </w:r>
      <w:r w:rsidR="00187E8E">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187E8E">
        <w:rPr>
          <w:noProof/>
        </w:rPr>
        <w:t>212</w:t>
      </w:r>
      <w:r w:rsidR="003A78C2">
        <w:fldChar w:fldCharType="end"/>
      </w:r>
    </w:p>
    <w:p w14:paraId="024D57DE" w14:textId="78E2E7B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187E8E">
        <w:t>Psalm</w:t>
      </w:r>
      <w:r w:rsidR="00187E8E" w:rsidRPr="00AB1781">
        <w:t xml:space="preserve"> 86</w:t>
      </w:r>
      <w:r w:rsidR="00187E8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187E8E">
        <w:rPr>
          <w:noProof/>
        </w:rPr>
        <w:t>213</w:t>
      </w:r>
      <w:r w:rsidR="003A78C2">
        <w:fldChar w:fldCharType="end"/>
      </w:r>
    </w:p>
    <w:p w14:paraId="6C309D76" w14:textId="2C96BFE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187E8E">
        <w:t>Psalm</w:t>
      </w:r>
      <w:r w:rsidR="00187E8E" w:rsidRPr="00AB1781">
        <w:t xml:space="preserve"> 90</w:t>
      </w:r>
      <w:r w:rsidR="00187E8E">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187E8E">
        <w:rPr>
          <w:noProof/>
        </w:rPr>
        <w:t>222</w:t>
      </w:r>
      <w:r w:rsidR="003A78C2">
        <w:fldChar w:fldCharType="end"/>
      </w:r>
    </w:p>
    <w:p w14:paraId="2015B274" w14:textId="09D7C7E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187E8E">
        <w:t>Psalm</w:t>
      </w:r>
      <w:r w:rsidR="00187E8E" w:rsidRPr="00AB1781">
        <w:t xml:space="preserve"> 92</w:t>
      </w:r>
      <w:r w:rsidR="00187E8E">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187E8E">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B1A3F1D"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1255CA0E"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108563"/>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06F3B7F4"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87E8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04BF2C4A" w14:textId="59E68BEC"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87E8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87E8E">
        <w:rPr>
          <w:noProof/>
          <w:lang w:val="en-US"/>
        </w:rPr>
        <w:t>11</w:t>
      </w:r>
      <w:r w:rsidR="003A78C2">
        <w:rPr>
          <w:lang w:val="en-US"/>
        </w:rPr>
        <w:fldChar w:fldCharType="end"/>
      </w:r>
    </w:p>
    <w:p w14:paraId="3512D80B" w14:textId="7B55E470"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87E8E">
        <w:rPr>
          <w:noProof/>
          <w:lang w:val="en-US"/>
        </w:rPr>
        <w:t>190</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8395358"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187E8E">
        <w:t>Psalm</w:t>
      </w:r>
      <w:r w:rsidR="00187E8E" w:rsidRPr="00AB1781">
        <w:t xml:space="preserve"> 95</w:t>
      </w:r>
      <w:r w:rsidR="00187E8E">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187E8E">
        <w:rPr>
          <w:noProof/>
        </w:rPr>
        <w:t>228</w:t>
      </w:r>
      <w:r w:rsidR="003A78C2">
        <w:fldChar w:fldCharType="end"/>
      </w:r>
    </w:p>
    <w:p w14:paraId="70C04BAE" w14:textId="25D6015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187E8E">
        <w:t>Psalm</w:t>
      </w:r>
      <w:r w:rsidR="00187E8E" w:rsidRPr="00AB1781">
        <w:t xml:space="preserve"> 96</w:t>
      </w:r>
      <w:r w:rsidR="00187E8E">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187E8E">
        <w:rPr>
          <w:noProof/>
        </w:rPr>
        <w:t>230</w:t>
      </w:r>
      <w:r w:rsidR="003A78C2">
        <w:fldChar w:fldCharType="end"/>
      </w:r>
    </w:p>
    <w:p w14:paraId="1C2440CF" w14:textId="6EDAFFB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187E8E">
        <w:t>Psalm</w:t>
      </w:r>
      <w:r w:rsidR="00187E8E" w:rsidRPr="00AB1781">
        <w:t xml:space="preserve"> 97</w:t>
      </w:r>
      <w:r w:rsidR="00187E8E">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187E8E">
        <w:rPr>
          <w:noProof/>
        </w:rPr>
        <w:t>231</w:t>
      </w:r>
      <w:r w:rsidR="003A78C2">
        <w:fldChar w:fldCharType="end"/>
      </w:r>
    </w:p>
    <w:p w14:paraId="35D6FC92" w14:textId="3E2AB08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187E8E">
        <w:t>Psalm</w:t>
      </w:r>
      <w:r w:rsidR="00187E8E" w:rsidRPr="00AB1781">
        <w:t xml:space="preserve"> 98</w:t>
      </w:r>
      <w:r w:rsidR="00187E8E">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187E8E">
        <w:rPr>
          <w:noProof/>
        </w:rPr>
        <w:t>232</w:t>
      </w:r>
      <w:r w:rsidR="003A78C2">
        <w:fldChar w:fldCharType="end"/>
      </w:r>
    </w:p>
    <w:p w14:paraId="13A44FCC" w14:textId="1C9DFE8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187E8E">
        <w:t>Psalm</w:t>
      </w:r>
      <w:r w:rsidR="00187E8E" w:rsidRPr="00AB1781">
        <w:t xml:space="preserve"> 99</w:t>
      </w:r>
      <w:r w:rsidR="00187E8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187E8E">
        <w:rPr>
          <w:noProof/>
        </w:rPr>
        <w:t>233</w:t>
      </w:r>
      <w:r w:rsidR="003A78C2">
        <w:fldChar w:fldCharType="end"/>
      </w:r>
    </w:p>
    <w:p w14:paraId="21960806" w14:textId="20B4DFD0"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187E8E">
        <w:t>Psalm</w:t>
      </w:r>
      <w:r w:rsidR="00187E8E" w:rsidRPr="00AB1781">
        <w:t xml:space="preserve"> 100</w:t>
      </w:r>
      <w:r w:rsidR="00187E8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187E8E">
        <w:rPr>
          <w:noProof/>
        </w:rPr>
        <w:t>234</w:t>
      </w:r>
      <w:r w:rsidR="003A78C2">
        <w:fldChar w:fldCharType="end"/>
      </w:r>
    </w:p>
    <w:p w14:paraId="13BE8987" w14:textId="48DD7B29"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187E8E">
        <w:t>Psalm</w:t>
      </w:r>
      <w:r w:rsidR="00187E8E" w:rsidRPr="00AB1781">
        <w:t xml:space="preserve"> 109</w:t>
      </w:r>
      <w:r w:rsidR="00187E8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187E8E">
        <w:rPr>
          <w:noProof/>
        </w:rPr>
        <w:t>256</w:t>
      </w:r>
      <w:r w:rsidR="003A78C2">
        <w:fldChar w:fldCharType="end"/>
      </w:r>
    </w:p>
    <w:commentRangeStart w:id="215"/>
    <w:p w14:paraId="0FAEAE21" w14:textId="3D1D4C84"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187E8E">
        <w:t>Psalm</w:t>
      </w:r>
      <w:r w:rsidR="00187E8E" w:rsidRPr="00AB1781">
        <w:t xml:space="preserve"> 110</w:t>
      </w:r>
      <w:r w:rsidR="00187E8E">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187E8E">
        <w:rPr>
          <w:noProof/>
        </w:rPr>
        <w:t>257</w:t>
      </w:r>
      <w:r>
        <w:fldChar w:fldCharType="end"/>
      </w:r>
    </w:p>
    <w:p w14:paraId="3B5AD04D" w14:textId="0AB3BD9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187E8E">
        <w:t>Psalm</w:t>
      </w:r>
      <w:r w:rsidR="00187E8E" w:rsidRPr="00AB1781">
        <w:t xml:space="preserve"> 111</w:t>
      </w:r>
      <w:r w:rsidR="00187E8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187E8E">
        <w:rPr>
          <w:noProof/>
        </w:rPr>
        <w:t>258</w:t>
      </w:r>
      <w:r w:rsidR="003A78C2">
        <w:fldChar w:fldCharType="end"/>
      </w:r>
    </w:p>
    <w:p w14:paraId="25F5E92C" w14:textId="35811D39"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187E8E">
        <w:t>Psalm</w:t>
      </w:r>
      <w:r w:rsidR="00187E8E" w:rsidRPr="00AB1781">
        <w:t xml:space="preserve"> 112</w:t>
      </w:r>
      <w:r w:rsidR="00187E8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187E8E">
        <w:rPr>
          <w:noProof/>
        </w:rPr>
        <w:t>259</w:t>
      </w:r>
      <w:r w:rsidR="003A78C2">
        <w:fldChar w:fldCharType="end"/>
      </w:r>
    </w:p>
    <w:p w14:paraId="65FF1699" w14:textId="27E061C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187E8E">
        <w:t>Psalm</w:t>
      </w:r>
      <w:r w:rsidR="00187E8E" w:rsidRPr="00AB1781">
        <w:t xml:space="preserve"> 114</w:t>
      </w:r>
      <w:r w:rsidR="00187E8E">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187E8E">
        <w:rPr>
          <w:noProof/>
        </w:rPr>
        <w:t>262</w:t>
      </w:r>
      <w:r w:rsidR="003A78C2">
        <w:fldChar w:fldCharType="end"/>
      </w:r>
    </w:p>
    <w:p w14:paraId="0612CEB7" w14:textId="729E1A3D"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187E8E">
        <w:t>Psalm</w:t>
      </w:r>
      <w:r w:rsidR="00187E8E" w:rsidRPr="00AB1781">
        <w:t xml:space="preserve"> 115</w:t>
      </w:r>
      <w:r w:rsidR="00187E8E">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187E8E">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5565870D"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87E8E">
        <w:rPr>
          <w:noProof/>
          <w:lang w:val="en-GB"/>
        </w:rPr>
        <w:t>15</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5CD6195A"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87E8E">
        <w:rPr>
          <w:noProof/>
          <w:lang w:val="en-GB"/>
        </w:rPr>
        <w:t>16</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108564"/>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0954B0F3" w:rsidR="00CB700D" w:rsidRDefault="00D44900" w:rsidP="00336170">
            <w:r>
              <w:fldChar w:fldCharType="begin"/>
            </w:r>
            <w:r>
              <w:instrText xml:space="preserve"> REF _Ref439535283 \h </w:instrText>
            </w:r>
            <w:r>
              <w:fldChar w:fldCharType="separate"/>
            </w:r>
            <w:r w:rsidR="00187E8E">
              <w:t>Kathisma 1</w:t>
            </w:r>
            <w:r>
              <w:fldChar w:fldCharType="end"/>
            </w:r>
          </w:p>
        </w:tc>
        <w:tc>
          <w:tcPr>
            <w:tcW w:w="3024" w:type="dxa"/>
          </w:tcPr>
          <w:p w14:paraId="3E7DF9CE" w14:textId="5C0D1D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187E8E" w:rsidRPr="00AB1781">
              <w:t>K</w:t>
            </w:r>
            <w:r w:rsidR="00187E8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187E8E" w:rsidRPr="00AB1781">
              <w:t>K</w:t>
            </w:r>
            <w:r w:rsidR="00187E8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187E8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DBEF5F"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187E8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187E8E" w:rsidRPr="00AB1781">
              <w:t>K</w:t>
            </w:r>
            <w:r w:rsidR="00187E8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40A1248" w:rsidR="00CB700D" w:rsidRDefault="00CB700D" w:rsidP="0044639B">
            <w:r>
              <w:fldChar w:fldCharType="begin"/>
            </w:r>
            <w:r>
              <w:instrText xml:space="preserve"> REF _Ref435438548 \h </w:instrText>
            </w:r>
            <w:r w:rsidR="00336170">
              <w:instrText xml:space="preserve"> \* MERGEFORMAT </w:instrText>
            </w:r>
            <w:r>
              <w:fldChar w:fldCharType="separate"/>
            </w:r>
            <w:r w:rsidR="00187E8E" w:rsidRPr="00AB1781">
              <w:t>K</w:t>
            </w:r>
            <w:r w:rsidR="00187E8E">
              <w:t>athisma 6</w:t>
            </w:r>
            <w:r>
              <w:fldChar w:fldCharType="end"/>
            </w:r>
          </w:p>
        </w:tc>
        <w:tc>
          <w:tcPr>
            <w:tcW w:w="3024" w:type="dxa"/>
          </w:tcPr>
          <w:p w14:paraId="082B149A" w14:textId="1BF84B63"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187E8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187E8E" w:rsidRPr="00AB1781">
              <w:t>K</w:t>
            </w:r>
            <w:r w:rsidR="00187E8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7E4BFAC" w:rsidR="00CB700D" w:rsidRDefault="00CB700D" w:rsidP="0044639B">
            <w:r>
              <w:fldChar w:fldCharType="begin"/>
            </w:r>
            <w:r>
              <w:instrText xml:space="preserve"> REF _Ref435438574 \h </w:instrText>
            </w:r>
            <w:r w:rsidR="00336170">
              <w:instrText xml:space="preserve"> \* MERGEFORMAT </w:instrText>
            </w:r>
            <w:r>
              <w:fldChar w:fldCharType="separate"/>
            </w:r>
            <w:r w:rsidR="00187E8E" w:rsidRPr="00AB1781">
              <w:t>K</w:t>
            </w:r>
            <w:r w:rsidR="00187E8E">
              <w:t>athisma 9</w:t>
            </w:r>
            <w:r>
              <w:fldChar w:fldCharType="end"/>
            </w:r>
          </w:p>
        </w:tc>
        <w:tc>
          <w:tcPr>
            <w:tcW w:w="3024" w:type="dxa"/>
          </w:tcPr>
          <w:p w14:paraId="223BE2C2" w14:textId="27ED6EF6"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187E8E" w:rsidRPr="00AB1781">
              <w:t>K</w:t>
            </w:r>
            <w:r w:rsidR="00187E8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2ABC1833"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187E8E">
              <w:t>Kathisma 12</w:t>
            </w:r>
            <w:r w:rsidRPr="00926985">
              <w:fldChar w:fldCharType="end"/>
            </w:r>
          </w:p>
        </w:tc>
        <w:tc>
          <w:tcPr>
            <w:tcW w:w="3024" w:type="dxa"/>
          </w:tcPr>
          <w:p w14:paraId="353A9FDD" w14:textId="7CE9C52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13C65AC" w:rsidR="00CB700D" w:rsidRDefault="00CB700D" w:rsidP="0044639B">
            <w:r>
              <w:fldChar w:fldCharType="begin"/>
            </w:r>
            <w:r>
              <w:instrText xml:space="preserve"> REF _Ref435438622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5</w:t>
            </w:r>
            <w:r>
              <w:fldChar w:fldCharType="end"/>
            </w:r>
          </w:p>
        </w:tc>
        <w:tc>
          <w:tcPr>
            <w:tcW w:w="3024" w:type="dxa"/>
          </w:tcPr>
          <w:p w14:paraId="6DD26E94" w14:textId="2167E94B"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187E8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187E8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795D8086" w:rsidR="00CB700D" w:rsidRDefault="00D016DC" w:rsidP="0044639B">
            <w:r>
              <w:fldChar w:fldCharType="begin"/>
            </w:r>
            <w:r>
              <w:instrText xml:space="preserve"> REF _Ref435990063 \h </w:instrText>
            </w:r>
            <w:r w:rsidR="00336170">
              <w:instrText xml:space="preserve"> \* MERGEFORMAT </w:instrText>
            </w:r>
            <w:r>
              <w:fldChar w:fldCharType="separate"/>
            </w:r>
            <w:r w:rsidR="00187E8E">
              <w:t>Kathisma 18</w:t>
            </w:r>
            <w:r>
              <w:fldChar w:fldCharType="end"/>
            </w:r>
          </w:p>
        </w:tc>
        <w:tc>
          <w:tcPr>
            <w:tcW w:w="3024" w:type="dxa"/>
          </w:tcPr>
          <w:p w14:paraId="0F5729C0" w14:textId="4FF5B0DE"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187E8E" w:rsidRPr="00AB1781">
              <w:t>K</w:t>
            </w:r>
            <w:r w:rsidR="00187E8E">
              <w:t>athisma</w:t>
            </w:r>
            <w:r w:rsidR="00187E8E" w:rsidRPr="00AB1781">
              <w:t xml:space="preserve"> 1</w:t>
            </w:r>
            <w:r w:rsidR="00187E8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187E8E" w:rsidRPr="00AB1781">
              <w:t>K</w:t>
            </w:r>
            <w:r w:rsidR="00187E8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543BC4E" w:rsidR="000B1D6D" w:rsidRDefault="00D44900" w:rsidP="00AB3348">
            <w:r>
              <w:fldChar w:fldCharType="begin"/>
            </w:r>
            <w:r>
              <w:instrText xml:space="preserve"> REF _Ref439535283 \h </w:instrText>
            </w:r>
            <w:r>
              <w:fldChar w:fldCharType="separate"/>
            </w:r>
            <w:r w:rsidR="00187E8E">
              <w:t>Kathisma 1</w:t>
            </w:r>
            <w:r>
              <w:fldChar w:fldCharType="end"/>
            </w:r>
          </w:p>
        </w:tc>
        <w:tc>
          <w:tcPr>
            <w:tcW w:w="3024" w:type="dxa"/>
          </w:tcPr>
          <w:p w14:paraId="1C0C5D94" w14:textId="1BF8922F"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187E8E" w:rsidRPr="00AB1781">
              <w:t>K</w:t>
            </w:r>
            <w:r w:rsidR="00187E8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187E8E" w:rsidRPr="00AB1781">
              <w:t>K</w:t>
            </w:r>
            <w:r w:rsidR="00187E8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1217714D"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187E8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187E8E" w:rsidRPr="00AB1781">
              <w:t>K</w:t>
            </w:r>
            <w:r w:rsidR="00187E8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187E8E" w:rsidRPr="00AB1781">
              <w:t>K</w:t>
            </w:r>
            <w:r w:rsidR="00187E8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7461F6C"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14E6A0F7" w14:textId="5919AA24"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187E8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187E8E" w:rsidRPr="00AB1781">
              <w:t>K</w:t>
            </w:r>
            <w:r w:rsidR="00187E8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187E8E" w:rsidRPr="00AB1781">
              <w:t>K</w:t>
            </w:r>
            <w:r w:rsidR="00187E8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1ACA9C49"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0EAD97E5" w14:textId="16794B7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187E8E" w:rsidRPr="00AB1781">
              <w:t>K</w:t>
            </w:r>
            <w:r w:rsidR="00187E8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187E8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AF8739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14C76F95" w14:textId="38A1816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187E8E" w:rsidRPr="00AB1781">
              <w:t>K</w:t>
            </w:r>
            <w:r w:rsidR="00187E8E">
              <w:t>athisma</w:t>
            </w:r>
            <w:r w:rsidR="00187E8E" w:rsidRPr="00AB1781">
              <w:t xml:space="preserve"> 1</w:t>
            </w:r>
            <w:r w:rsidR="00187E8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33EEA928" w:rsidR="000B1D6D" w:rsidRDefault="002F2287"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23EDA40F" w14:textId="0451C86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187E8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187E8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6500AAC" w:rsidR="000B1D6D" w:rsidRDefault="000B1D6D" w:rsidP="000B1D6D">
            <w:r>
              <w:fldChar w:fldCharType="begin"/>
            </w:r>
            <w:r>
              <w:instrText xml:space="preserve"> REF _Ref435990063 \h </w:instrText>
            </w:r>
            <w:r w:rsidR="00AB3348">
              <w:instrText xml:space="preserve"> \* MERGEFORMAT </w:instrText>
            </w:r>
            <w:r>
              <w:fldChar w:fldCharType="separate"/>
            </w:r>
            <w:r w:rsidR="00187E8E">
              <w:t>Kathisma 18</w:t>
            </w:r>
            <w:r>
              <w:fldChar w:fldCharType="end"/>
            </w:r>
          </w:p>
        </w:tc>
        <w:tc>
          <w:tcPr>
            <w:tcW w:w="3024" w:type="dxa"/>
          </w:tcPr>
          <w:p w14:paraId="0484B885" w14:textId="64138EE4" w:rsidR="000B1D6D" w:rsidRDefault="000B1D6D" w:rsidP="00336170">
            <w:r>
              <w:fldChar w:fldCharType="begin"/>
            </w:r>
            <w:r>
              <w:instrText xml:space="preserve"> REF _Ref435438658 \h </w:instrText>
            </w:r>
            <w:r w:rsidR="00AB3348">
              <w:instrText xml:space="preserve"> \* MERGEFORMAT </w:instrText>
            </w:r>
            <w:r>
              <w:fldChar w:fldCharType="separate"/>
            </w:r>
            <w:r w:rsidR="00187E8E" w:rsidRPr="00AB1781">
              <w:t>K</w:t>
            </w:r>
            <w:r w:rsidR="00187E8E">
              <w:t>athisma</w:t>
            </w:r>
            <w:r w:rsidR="00187E8E" w:rsidRPr="00AB1781">
              <w:t xml:space="preserve"> 1</w:t>
            </w:r>
            <w:r w:rsidR="00187E8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187E8E" w:rsidRPr="00AB1781">
              <w:t>K</w:t>
            </w:r>
            <w:r w:rsidR="00187E8E">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108565"/>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2F978DC2"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712238DF" w:rsidR="00AD40FB" w:rsidRPr="00980D99"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t>Psalm</w:t>
      </w:r>
      <w:r w:rsidRPr="00AB1781">
        <w:t xml:space="preserve"> 2</w:t>
      </w:r>
      <w:r>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695F6E69" w:rsidR="00AD40FB" w:rsidRP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9B682DE" w:rsidR="00704CAA"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contune with </w:t>
      </w:r>
      <w:r>
        <w:fldChar w:fldCharType="begin"/>
      </w:r>
      <w:r>
        <w:instrText xml:space="preserve"> REF _Ref412026989 \h </w:instrText>
      </w:r>
      <w:r>
        <w:fldChar w:fldCharType="separate"/>
      </w:r>
      <w:r>
        <w:t>Psalm</w:t>
      </w:r>
      <w:r w:rsidRPr="00AB1781">
        <w:t xml:space="preserve"> 3</w:t>
      </w:r>
      <w:r>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FA69AFB"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55945431" w14:textId="788AD5CF" w:rsidR="0008188E" w:rsidRPr="00AD40FB"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4C4F8111"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contine with </w:t>
      </w:r>
      <w:r>
        <w:fldChar w:fldCharType="begin"/>
      </w:r>
      <w:r>
        <w:instrText xml:space="preserve"> REF _Ref412025808 \h </w:instrText>
      </w:r>
      <w:r>
        <w:fldChar w:fldCharType="separate"/>
      </w:r>
      <w:r>
        <w:t>Psalm</w:t>
      </w:r>
      <w:r w:rsidRPr="00AB1781">
        <w:t xml:space="preserve"> 4</w:t>
      </w:r>
      <w:r>
        <w:t>: “You heard me when I called”</w:t>
      </w:r>
      <w:r>
        <w:fldChar w:fldCharType="end"/>
      </w:r>
      <w:r>
        <w:t>.</w:t>
      </w:r>
    </w:p>
    <w:p w14:paraId="2117383A" w14:textId="037631DB" w:rsidR="0008188E" w:rsidRPr="00AB1781"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 xml:space="preserve">, page </w:t>
      </w:r>
      <w:r>
        <w:fldChar w:fldCharType="begin"/>
      </w:r>
      <w:r>
        <w:instrText xml:space="preserve"> PAGEREF _Ref412025822 \h </w:instrText>
      </w:r>
      <w:r>
        <w:fldChar w:fldCharType="separate"/>
      </w:r>
      <w:r>
        <w:rPr>
          <w:noProof/>
        </w:rPr>
        <w:t>8</w:t>
      </w:r>
      <w:r>
        <w:rPr>
          <w:noProof/>
        </w:rPr>
        <w:t>6</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23DA882B"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1A6909F" w14:textId="79E73840" w:rsidR="004942E9" w:rsidRPr="00AD40FB"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5EECB4FD"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_Ref412098238 \h </w:instrText>
      </w:r>
      <w:r>
        <w:fldChar w:fldCharType="separate"/>
      </w:r>
      <w:r>
        <w:t>Psalm</w:t>
      </w:r>
      <w:r w:rsidRPr="00AB1781">
        <w:t xml:space="preserve"> 5</w:t>
      </w:r>
      <w:r>
        <w:t>: “Give ear to my words, O Lord”</w:t>
      </w:r>
      <w:r>
        <w:fldChar w:fldCharType="end"/>
      </w:r>
      <w:r>
        <w:t>.</w:t>
      </w:r>
    </w:p>
    <w:p w14:paraId="39E8462C" w14:textId="1625DA8E" w:rsidR="004942E9" w:rsidRPr="009C1C97"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 xml:space="preserve">, page </w:t>
      </w:r>
      <w:r>
        <w:fldChar w:fldCharType="begin"/>
      </w:r>
      <w:r>
        <w:instrText xml:space="preserve"> PAGEREF _Ref412025822 \h </w:instrText>
      </w:r>
      <w:r>
        <w:fldChar w:fldCharType="separate"/>
      </w:r>
      <w:r>
        <w:rPr>
          <w:noProof/>
        </w:rPr>
        <w:t>86</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2DEBF468" w:rsidR="00AD40FB" w:rsidRP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72646A05" w:rsidR="00AD40FB" w:rsidRPr="009C1C97"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_Ref412025822 \h </w:instrText>
      </w:r>
      <w:r>
        <w:fldChar w:fldCharType="separate"/>
      </w:r>
      <w:r>
        <w:t>Psalm</w:t>
      </w:r>
      <w:r w:rsidRPr="00AB1781">
        <w:t xml:space="preserve"> 6</w:t>
      </w:r>
      <w:r>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75F574B3" w:rsidR="00AD40FB" w:rsidRDefault="00AD40FB" w:rsidP="00AD40FB">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p>
    <w:p w14:paraId="648AEC97" w14:textId="0B52E831"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06A24CE9" w14:textId="482776E4" w:rsidR="0008188E" w:rsidRPr="00AD40FB"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560EACE6"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_Ref412098295 \h </w:instrText>
      </w:r>
      <w:r>
        <w:fldChar w:fldCharType="separate"/>
      </w:r>
      <w:r>
        <w:t>Psalm</w:t>
      </w:r>
      <w:r w:rsidRPr="00AB1781">
        <w:t xml:space="preserve"> 8</w:t>
      </w:r>
      <w:r>
        <w:t>: “O Lord, our Lord, how wonderful is Your Name”</w:t>
      </w:r>
      <w:r>
        <w:fldChar w:fldCharType="end"/>
      </w:r>
      <w:r>
        <w:t xml:space="preserve">, page </w:t>
      </w:r>
      <w:r>
        <w:fldChar w:fldCharType="begin"/>
      </w:r>
      <w:r>
        <w:instrText xml:space="preserve"> PAGEREF _Ref412098295 \h </w:instrText>
      </w:r>
      <w:r>
        <w:fldChar w:fldCharType="separate"/>
      </w:r>
      <w:r>
        <w:rPr>
          <w:noProof/>
        </w:rPr>
        <w:t>89</w:t>
      </w:r>
      <w:r>
        <w:fldChar w:fldCharType="end"/>
      </w:r>
      <w:r>
        <w:t>.</w:t>
      </w:r>
    </w:p>
    <w:p w14:paraId="0C0BE84C" w14:textId="7B2689DD" w:rsidR="004942E9" w:rsidRPr="00AB178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8188E">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t>Psalm</w:t>
      </w:r>
      <w:r w:rsidRPr="00AB1781">
        <w:t xml:space="preserve"> 12</w:t>
      </w:r>
      <w:r>
        <w:t>: “How long, O Lord, will You forget me”</w:t>
      </w:r>
      <w:r>
        <w:fldChar w:fldCharType="end"/>
      </w:r>
      <w:r>
        <w:t xml:space="preserve">, page </w:t>
      </w:r>
      <w:r>
        <w:fldChar w:fldCharType="begin"/>
      </w:r>
      <w:r>
        <w:instrText xml:space="preserve"> PAGEREF _Ref412025965 \h </w:instrText>
      </w:r>
      <w:r>
        <w:fldChar w:fldCharType="separate"/>
      </w:r>
      <w:r>
        <w:rPr>
          <w:noProof/>
        </w:rPr>
        <w:t>9</w:t>
      </w:r>
      <w:r>
        <w:rPr>
          <w:noProof/>
        </w:rPr>
        <w:t>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4D781AD2" w:rsidR="00AD40FB" w:rsidRP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B3CA106"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_Ref412098310 \h </w:instrText>
      </w:r>
      <w:r>
        <w:fldChar w:fldCharType="separate"/>
      </w:r>
      <w:r>
        <w:t>Psalm</w:t>
      </w:r>
      <w:r w:rsidRPr="00AB1781">
        <w:t xml:space="preserve"> 11</w:t>
      </w:r>
      <w:r>
        <w:t>: “Save me, O Lord, for there is no saint left”</w:t>
      </w:r>
      <w:r>
        <w:fldChar w:fldCharType="end"/>
      </w:r>
      <w:r>
        <w:t xml:space="preserve">, page </w:t>
      </w:r>
      <w:r>
        <w:fldChar w:fldCharType="begin"/>
      </w:r>
      <w:r>
        <w:instrText xml:space="preserve"> PAGEREF _Ref412098310 \h </w:instrText>
      </w:r>
      <w:r>
        <w:fldChar w:fldCharType="separate"/>
      </w:r>
      <w:r>
        <w:rPr>
          <w:noProof/>
        </w:rPr>
        <w:t>94</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6D08B1A5" w:rsidR="00704CAA" w:rsidRPr="00435BD3"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_Ref412025965 \h </w:instrText>
      </w:r>
      <w:r>
        <w:fldChar w:fldCharType="separate"/>
      </w:r>
      <w:r>
        <w:t>Psalm</w:t>
      </w:r>
      <w:r w:rsidRPr="00AB1781">
        <w:t xml:space="preserve"> 12</w:t>
      </w:r>
      <w:r>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5BDBB3C8"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68CD993" w14:textId="3A4F36F1"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0BFB8489" w14:textId="3E6C41A6" w:rsidR="0008188E"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53707CDC"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_Ref412098343 \h </w:instrText>
      </w:r>
      <w:r>
        <w:fldChar w:fldCharType="separate"/>
      </w:r>
      <w:r>
        <w:t>Psalm</w:t>
      </w:r>
      <w:r w:rsidRPr="00AB1781">
        <w:t xml:space="preserve"> 14</w:t>
      </w:r>
      <w:r>
        <w:t>: “Lord, who can dwell in Your tent”</w:t>
      </w:r>
      <w:r>
        <w:fldChar w:fldCharType="end"/>
      </w:r>
      <w:r>
        <w:t xml:space="preserve">, page </w:t>
      </w:r>
      <w:r>
        <w:fldChar w:fldCharType="begin"/>
      </w:r>
      <w:r>
        <w:instrText xml:space="preserve"> PAGEREF _Ref412098343 \h </w:instrText>
      </w:r>
      <w:r>
        <w:fldChar w:fldCharType="separate"/>
      </w:r>
      <w:r>
        <w:rPr>
          <w:noProof/>
        </w:rPr>
        <w:t>97</w:t>
      </w:r>
      <w:r>
        <w:fldChar w:fldCharType="end"/>
      </w:r>
      <w:r>
        <w:t>.</w:t>
      </w:r>
    </w:p>
    <w:p w14:paraId="1D72ED6C" w14:textId="1937B140"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_Ref412025981 \h </w:instrText>
      </w:r>
      <w:r>
        <w:fldChar w:fldCharType="separate"/>
      </w:r>
      <w:r>
        <w:t>Psalm</w:t>
      </w:r>
      <w:r w:rsidRPr="00AB1781">
        <w:t xml:space="preserve"> 15</w:t>
      </w:r>
      <w:r>
        <w:t>: “Keep me, O Lord, I hope in You”</w:t>
      </w:r>
      <w:r>
        <w:fldChar w:fldCharType="end"/>
      </w:r>
      <w:r>
        <w:t xml:space="preserve">, page </w:t>
      </w:r>
      <w:r>
        <w:fldChar w:fldCharType="begin"/>
      </w:r>
      <w:r>
        <w:instrText xml:space="preserve"> PAGEREF _Ref412025981 \h </w:instrText>
      </w:r>
      <w:r>
        <w:fldChar w:fldCharType="separate"/>
      </w:r>
      <w:r>
        <w:rPr>
          <w:noProof/>
        </w:rPr>
        <w:t>9</w:t>
      </w:r>
      <w:r>
        <w:rPr>
          <w:noProof/>
        </w:rPr>
        <w:t>8</w:t>
      </w:r>
      <w:r>
        <w:fldChar w:fldCharType="end"/>
      </w:r>
      <w:r>
        <w:t>.</w:t>
      </w:r>
    </w:p>
    <w:p w14:paraId="0897B028" w14:textId="667972C1" w:rsidR="0008188E" w:rsidRDefault="0008188E" w:rsidP="00AD40FB">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_Ref412026055 \h </w:instrText>
      </w:r>
      <w:r>
        <w:fldChar w:fldCharType="separate"/>
      </w:r>
      <w:r>
        <w:t>Psalm</w:t>
      </w:r>
      <w:r w:rsidRPr="00AB1781">
        <w:t xml:space="preserve"> 69</w:t>
      </w:r>
      <w:r>
        <w:t>: “O Lord, make haste to help me”</w:t>
      </w:r>
      <w:r>
        <w:fldChar w:fldCharType="end"/>
      </w:r>
      <w:r>
        <w:t xml:space="preserve">, page </w:t>
      </w:r>
      <w:r>
        <w:fldChar w:fldCharType="begin"/>
      </w:r>
      <w:r>
        <w:instrText xml:space="preserve"> PAGEREF _Ref412026055 \h </w:instrText>
      </w:r>
      <w:r>
        <w:fldChar w:fldCharType="separate"/>
      </w:r>
      <w:r>
        <w:rPr>
          <w:noProof/>
        </w:rPr>
        <w:t>1</w:t>
      </w:r>
      <w:r>
        <w:rPr>
          <w:noProof/>
        </w:rPr>
        <w:t>8</w:t>
      </w:r>
      <w:r>
        <w:rPr>
          <w:noProof/>
        </w:rPr>
        <w:t>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2379FBC9"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_Ref412025981 \h </w:instrText>
      </w:r>
      <w:r>
        <w:fldChar w:fldCharType="separate"/>
      </w:r>
      <w:r>
        <w:t>Psalm</w:t>
      </w:r>
      <w:r w:rsidRPr="00AB1781">
        <w:t xml:space="preserve"> 15</w:t>
      </w:r>
      <w:r>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3305F70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rsidR="00F71DC7">
        <w:t>.</w:t>
      </w:r>
      <w:r w:rsidR="00F71DC7">
        <w:t xml:space="preserve"> Reserved for the presbyter, if present.</w:t>
      </w:r>
    </w:p>
    <w:p w14:paraId="51A58470" w14:textId="2052E403"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65F1F23E"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_Ref412098373 \h </w:instrText>
      </w:r>
      <w:r>
        <w:fldChar w:fldCharType="separate"/>
      </w:r>
      <w:r>
        <w:t>Psalm</w:t>
      </w:r>
      <w:r w:rsidRPr="00AB1781">
        <w:t xml:space="preserve"> 18</w:t>
      </w:r>
      <w:r>
        <w:t>: “The heavens declare the glory of God”</w:t>
      </w:r>
      <w:r>
        <w:fldChar w:fldCharType="end"/>
      </w:r>
      <w:r>
        <w:t xml:space="preserve">, page </w:t>
      </w:r>
      <w:r>
        <w:fldChar w:fldCharType="begin"/>
      </w:r>
      <w:r>
        <w:instrText xml:space="preserve"> PAGEREF _Ref412098373 \h </w:instrText>
      </w:r>
      <w:r>
        <w:fldChar w:fldCharType="separate"/>
      </w:r>
      <w:r>
        <w:rPr>
          <w:noProof/>
        </w:rPr>
        <w:t>105</w:t>
      </w:r>
      <w:r>
        <w:fldChar w:fldCharType="end"/>
      </w:r>
      <w:r>
        <w:t>.</w:t>
      </w:r>
    </w:p>
    <w:p w14:paraId="0DE73242" w14:textId="704D7B4C"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_Ref412026003 \h </w:instrText>
      </w:r>
      <w:r>
        <w:fldChar w:fldCharType="separate"/>
      </w:r>
      <w:r>
        <w:t>Psalm</w:t>
      </w:r>
      <w:r w:rsidRPr="00AB1781">
        <w:t xml:space="preserve"> 24</w:t>
      </w:r>
      <w:r>
        <w:t>: “To You, O Lord, I lift up my soul”</w:t>
      </w:r>
      <w:r>
        <w:fldChar w:fldCharType="end"/>
      </w:r>
      <w:r>
        <w:t xml:space="preserve">, page </w:t>
      </w:r>
      <w:r>
        <w:fldChar w:fldCharType="begin"/>
      </w:r>
      <w:r>
        <w:instrText xml:space="preserve"> PAGEREF _Ref412026003 \h </w:instrText>
      </w:r>
      <w:r>
        <w:fldChar w:fldCharType="separate"/>
      </w:r>
      <w:r>
        <w:rPr>
          <w:noProof/>
        </w:rPr>
        <w:t>1</w:t>
      </w:r>
      <w:r>
        <w:rPr>
          <w:noProof/>
        </w:rPr>
        <w:t>1</w:t>
      </w:r>
      <w:r>
        <w:rPr>
          <w:noProof/>
        </w:rPr>
        <w:t>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681BE076" w:rsidR="00704CAA" w:rsidRPr="00CF35A1" w:rsidRDefault="00AD40FB" w:rsidP="00704CAA">
      <w:pPr>
        <w:pStyle w:val="Rubric"/>
      </w:pPr>
      <w:r>
        <w:lastRenderedPageBreak/>
        <w:fldChar w:fldCharType="begin"/>
      </w:r>
      <w:r>
        <w:instrText xml:space="preserve"> REF _Ref434575533 \h </w:instrText>
      </w:r>
      <w:r>
        <w:fldChar w:fldCharType="separate"/>
      </w:r>
      <w:r>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t>Psalm</w:t>
      </w:r>
      <w:r w:rsidRPr="00AB1781">
        <w:t xml:space="preserve"> 24</w:t>
      </w:r>
      <w:r>
        <w:t>: “To You, O Lord, I lift up my soul”</w:t>
      </w:r>
      <w:r>
        <w:fldChar w:fldCharType="end"/>
      </w:r>
      <w:r>
        <w:t xml:space="preserve">, page </w:t>
      </w:r>
      <w:r>
        <w:fldChar w:fldCharType="begin"/>
      </w:r>
      <w:r>
        <w:instrText xml:space="preserve"> PAGEREF _Ref412026003 \h </w:instrText>
      </w:r>
      <w:r>
        <w:fldChar w:fldCharType="separate"/>
      </w:r>
      <w:r>
        <w:rPr>
          <w:noProof/>
        </w:rPr>
        <w:t>113</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1FBC3FDB" w:rsidR="00704CAA" w:rsidRDefault="00704CAA" w:rsidP="00704CAA">
      <w:pPr>
        <w:pStyle w:val="Rubric"/>
      </w:pPr>
      <w:r>
        <w:fldChar w:fldCharType="begin"/>
      </w:r>
      <w:r>
        <w:instrText xml:space="preserve"> REF _Ref434576019 \h </w:instrText>
      </w:r>
      <w:r>
        <w:fldChar w:fldCharType="separate"/>
      </w:r>
      <w:r w:rsidR="002B6AE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B6AEC">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55947BD" w:rsidR="00704CAA" w:rsidRPr="00CF35A1"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t>Psalm</w:t>
      </w:r>
      <w:r w:rsidRPr="00AB1781">
        <w:t xml:space="preserve"> 22</w:t>
      </w:r>
      <w:r>
        <w:t>: “The Lord is my Shepherd, and I will lack nothing”</w:t>
      </w:r>
      <w:r>
        <w:fldChar w:fldCharType="end"/>
      </w:r>
      <w:r>
        <w:t xml:space="preserve">, page </w:t>
      </w:r>
      <w:r>
        <w:fldChar w:fldCharType="begin"/>
      </w:r>
      <w:r>
        <w:instrText xml:space="preserve"> PAGEREF _Ref412026111 \h </w:instrText>
      </w:r>
      <w:r>
        <w:fldChar w:fldCharType="separate"/>
      </w:r>
      <w:r>
        <w:rPr>
          <w:noProof/>
        </w:rPr>
        <w:t>111</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3BFE92D"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746119BE" w14:textId="2FA6C2E1"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11AEEABC" w:rsidR="002B6AEC" w:rsidRDefault="002B6AEC" w:rsidP="00704CAA">
      <w:pPr>
        <w:pStyle w:val="Rubric"/>
      </w:pPr>
      <w:r>
        <w:lastRenderedPageBreak/>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t>Psalm</w:t>
      </w:r>
      <w:r w:rsidRPr="00AB1781">
        <w:t xml:space="preserve"> 23</w:t>
      </w:r>
      <w:r>
        <w:t>: “The earth is the Lord's and all that is in it”</w:t>
      </w:r>
      <w:r>
        <w:fldChar w:fldCharType="end"/>
      </w:r>
      <w:r>
        <w:t>.</w:t>
      </w:r>
    </w:p>
    <w:p w14:paraId="7E6FDE9F" w14:textId="29DFC4BB" w:rsidR="004942E9" w:rsidRPr="00CF35A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_Ref412026124 \h </w:instrText>
      </w:r>
      <w:r>
        <w:fldChar w:fldCharType="separate"/>
      </w:r>
      <w:r>
        <w:t>Psalm</w:t>
      </w:r>
      <w:r w:rsidRPr="00AB1781">
        <w:t xml:space="preserve"> 29</w:t>
      </w:r>
      <w:r>
        <w:t>: “I will exalt You, O Lord”</w:t>
      </w:r>
      <w:r>
        <w:fldChar w:fldCharType="end"/>
      </w:r>
      <w:r>
        <w:t xml:space="preserve">, page </w:t>
      </w:r>
      <w:r>
        <w:fldChar w:fldCharType="begin"/>
      </w:r>
      <w:r>
        <w:instrText xml:space="preserve"> PAGEREF _Ref412026124 \h </w:instrText>
      </w:r>
      <w:r>
        <w:fldChar w:fldCharType="separate"/>
      </w:r>
      <w:r>
        <w:rPr>
          <w:noProof/>
        </w:rPr>
        <w:t>1</w:t>
      </w:r>
      <w:r>
        <w:rPr>
          <w:noProof/>
        </w:rPr>
        <w:t>2</w:t>
      </w:r>
      <w:r>
        <w:rPr>
          <w:noProof/>
        </w:rPr>
        <w:t>1</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148464E3"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t>Psalm</w:t>
      </w:r>
      <w:r w:rsidRPr="00AB1781">
        <w:t xml:space="preserve"> 25</w:t>
      </w:r>
      <w:r>
        <w:t>: “Judge me, O Lord, for I have walked in my innocence”</w:t>
      </w:r>
      <w:r>
        <w:fldChar w:fldCharType="end"/>
      </w:r>
      <w:r>
        <w:t xml:space="preserve">, page </w:t>
      </w:r>
      <w:r>
        <w:fldChar w:fldCharType="begin"/>
      </w:r>
      <w:r>
        <w:instrText xml:space="preserve"> PAGEREF _Ref412110770 \h </w:instrText>
      </w:r>
      <w:r>
        <w:fldChar w:fldCharType="separate"/>
      </w:r>
      <w:r>
        <w:rPr>
          <w:noProof/>
        </w:rPr>
        <w:t>116</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21677FC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A9DC3D2" w14:textId="2A1D4135"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4DC35A1E"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_Ref412026021 \h </w:instrText>
      </w:r>
      <w:r>
        <w:fldChar w:fldCharType="separate"/>
      </w:r>
      <w:r>
        <w:t>Psalm</w:t>
      </w:r>
      <w:r w:rsidRPr="00AB1781">
        <w:t xml:space="preserve"> 26</w:t>
      </w:r>
      <w:r>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Pr>
          <w:noProof/>
        </w:rPr>
        <w:t>116</w:t>
      </w:r>
      <w:r>
        <w:fldChar w:fldCharType="end"/>
      </w:r>
      <w:r>
        <w:t>.</w:t>
      </w:r>
    </w:p>
    <w:p w14:paraId="5A651441" w14:textId="654F3300" w:rsidR="004942E9" w:rsidRPr="0090607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_Ref412026021 \h </w:instrText>
      </w:r>
      <w:r>
        <w:fldChar w:fldCharType="separate"/>
      </w:r>
      <w:r>
        <w:t>Psalm</w:t>
      </w:r>
      <w:r w:rsidRPr="00AB1781">
        <w:t xml:space="preserve"> 26</w:t>
      </w:r>
      <w:r>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Pr>
          <w:noProof/>
        </w:rPr>
        <w:t>1</w:t>
      </w:r>
      <w:r>
        <w:rPr>
          <w:noProof/>
        </w:rPr>
        <w:t>1</w:t>
      </w:r>
      <w:r>
        <w:rPr>
          <w:noProof/>
        </w:rPr>
        <w:t>7</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54AF0374" w:rsidR="00704CAA" w:rsidRPr="00906079"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t>Psalm</w:t>
      </w:r>
      <w:r w:rsidRPr="00AB1781">
        <w:t xml:space="preserve"> 28</w:t>
      </w:r>
      <w:r>
        <w:t>: “Bring to the Lord, O sons of God”</w:t>
      </w:r>
      <w:r>
        <w:fldChar w:fldCharType="end"/>
      </w:r>
      <w:r>
        <w:t xml:space="preserve">, page </w:t>
      </w:r>
      <w:r>
        <w:fldChar w:fldCharType="begin"/>
      </w:r>
      <w:r>
        <w:instrText xml:space="preserve"> PAGEREF _Ref412110790 \h </w:instrText>
      </w:r>
      <w:r>
        <w:fldChar w:fldCharType="separate"/>
      </w:r>
      <w:r>
        <w:rPr>
          <w:noProof/>
        </w:rPr>
        <w:t>120</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59F70511"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748A54C2" w14:textId="08F0DA21"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37D4BB53"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_Ref412098429 \h </w:instrText>
      </w:r>
      <w:r>
        <w:fldChar w:fldCharType="separate"/>
      </w:r>
      <w:r>
        <w:t>Psalm</w:t>
      </w:r>
      <w:r w:rsidRPr="00AB1781">
        <w:t xml:space="preserve"> 62</w:t>
      </w:r>
      <w:r>
        <w:t>: “O God, my God, I rise early to be with You”</w:t>
      </w:r>
      <w:r>
        <w:fldChar w:fldCharType="end"/>
      </w:r>
      <w:r>
        <w:t xml:space="preserve">, page </w:t>
      </w:r>
      <w:r>
        <w:fldChar w:fldCharType="begin"/>
      </w:r>
      <w:r>
        <w:instrText xml:space="preserve"> PAGEREF _Ref412098429 \h </w:instrText>
      </w:r>
      <w:r>
        <w:fldChar w:fldCharType="separate"/>
      </w:r>
      <w:r>
        <w:rPr>
          <w:noProof/>
        </w:rPr>
        <w:t>172</w:t>
      </w:r>
      <w:r>
        <w:fldChar w:fldCharType="end"/>
      </w:r>
      <w:r>
        <w:t>.</w:t>
      </w:r>
    </w:p>
    <w:p w14:paraId="77233D1D" w14:textId="257AE6A9"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_Ref412026041 \h </w:instrText>
      </w:r>
      <w:r>
        <w:fldChar w:fldCharType="separate"/>
      </w:r>
      <w:r>
        <w:t>Psalm</w:t>
      </w:r>
      <w:r w:rsidRPr="00AB1781">
        <w:t xml:space="preserve"> 66</w:t>
      </w:r>
      <w:r>
        <w:t>: “May God have compassion on us and bless us”</w:t>
      </w:r>
      <w:r>
        <w:fldChar w:fldCharType="end"/>
      </w:r>
      <w:r>
        <w:t xml:space="preserve">, page </w:t>
      </w:r>
      <w:r>
        <w:fldChar w:fldCharType="begin"/>
      </w:r>
      <w:r>
        <w:instrText xml:space="preserve"> PAGEREF _Ref412026041 \h </w:instrText>
      </w:r>
      <w:r>
        <w:fldChar w:fldCharType="separate"/>
      </w:r>
      <w:r>
        <w:rPr>
          <w:noProof/>
        </w:rPr>
        <w:t>1</w:t>
      </w:r>
      <w:r>
        <w:rPr>
          <w:noProof/>
        </w:rPr>
        <w:t>7</w:t>
      </w:r>
      <w:r>
        <w:rPr>
          <w:noProof/>
        </w:rPr>
        <w:t>9</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5C7BBF73" w:rsidR="002B6AEC" w:rsidRPr="00906079"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t>Psalm</w:t>
      </w:r>
      <w:r w:rsidRPr="00AB1781">
        <w:t xml:space="preserve"> 29</w:t>
      </w:r>
      <w:r>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34862EBC" w:rsidR="002B6AEC" w:rsidRDefault="002B6AEC" w:rsidP="00F71DC7">
      <w:pPr>
        <w:pStyle w:val="Rubric"/>
      </w:pPr>
      <w:r>
        <w:fldChar w:fldCharType="begin"/>
      </w:r>
      <w:r>
        <w:instrText xml:space="preserve"> REF _Ref434576019 \h </w:instrText>
      </w:r>
      <w:r>
        <w:fldChar w:fldCharType="separate"/>
      </w:r>
      <w:r>
        <w:rPr>
          <w:lang w:val="en-GB"/>
        </w:rPr>
        <w:t>The Psalms of Mid-Morning (The Third Hour)</w:t>
      </w:r>
      <w:r>
        <w:fldChar w:fldCharType="end"/>
      </w:r>
      <w:r w:rsidR="00F71DC7">
        <w:t xml:space="preserve">. </w:t>
      </w:r>
      <w:r w:rsidR="00F71DC7">
        <w:t>Reserved for the presbyter, if present.</w:t>
      </w:r>
    </w:p>
    <w:p w14:paraId="5D9F7EDE" w14:textId="5505221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8F1F39D"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t>Psalm</w:t>
      </w:r>
      <w:r w:rsidRPr="00AB1781">
        <w:t xml:space="preserve"> 33</w:t>
      </w:r>
      <w:r>
        <w:t>: “I will bless the Lord at all times”</w:t>
      </w:r>
      <w:r>
        <w:fldChar w:fldCharType="end"/>
      </w:r>
      <w:r>
        <w:t xml:space="preserve">, page </w:t>
      </w:r>
      <w:r>
        <w:fldChar w:fldCharType="begin"/>
      </w:r>
      <w:r>
        <w:instrText xml:space="preserve"> PAGEREF _Ref412110815 \h </w:instrText>
      </w:r>
      <w:r>
        <w:fldChar w:fldCharType="separate"/>
      </w:r>
      <w:r>
        <w:rPr>
          <w:noProof/>
        </w:rPr>
        <w:t>128</w:t>
      </w:r>
      <w:r>
        <w:fldChar w:fldCharType="end"/>
      </w:r>
      <w:r>
        <w:t>.</w:t>
      </w:r>
    </w:p>
    <w:p w14:paraId="451B8A21" w14:textId="06EEB57D"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_Ref412026139 \h </w:instrText>
      </w:r>
      <w:r>
        <w:fldChar w:fldCharType="separate"/>
      </w:r>
      <w:r>
        <w:t>Psalm</w:t>
      </w:r>
      <w:r w:rsidRPr="00AB1781">
        <w:t xml:space="preserve"> 42</w:t>
      </w:r>
      <w:r>
        <w:t>: “Judge me, O God, and defend my cause”</w:t>
      </w:r>
      <w:r>
        <w:fldChar w:fldCharType="end"/>
      </w:r>
      <w:r>
        <w:t xml:space="preserve">, page </w:t>
      </w:r>
      <w:r>
        <w:fldChar w:fldCharType="begin"/>
      </w:r>
      <w:r>
        <w:instrText xml:space="preserve"> PAGEREF _Ref412026139 \h </w:instrText>
      </w:r>
      <w:r>
        <w:fldChar w:fldCharType="separate"/>
      </w:r>
      <w:r>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E5D3279"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t>Psalm</w:t>
      </w:r>
      <w:r w:rsidRPr="00AB1781">
        <w:t xml:space="preserve"> 40</w:t>
      </w:r>
      <w:r>
        <w:t>: “Blessed is he who considers the poor and needy”</w:t>
      </w:r>
      <w:r>
        <w:fldChar w:fldCharType="end"/>
      </w:r>
      <w:r>
        <w:t xml:space="preserve">, page </w:t>
      </w:r>
      <w:r>
        <w:fldChar w:fldCharType="begin"/>
      </w:r>
      <w:r>
        <w:instrText xml:space="preserve"> PAGEREF _Ref412110829 \h </w:instrText>
      </w:r>
      <w:r>
        <w:fldChar w:fldCharType="separate"/>
      </w:r>
      <w:r>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77777777"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6A6EB255" w:rsidR="00704CAA"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t>Psalm</w:t>
      </w:r>
      <w:r w:rsidRPr="00AB1781">
        <w:t xml:space="preserve"> 42</w:t>
      </w:r>
      <w:r>
        <w:t>: “Judge me, O God, and defend my cause”</w:t>
      </w:r>
      <w:r>
        <w:fldChar w:fldCharType="end"/>
      </w:r>
      <w:r>
        <w:t xml:space="preserve">, page </w:t>
      </w:r>
      <w:r>
        <w:fldChar w:fldCharType="begin"/>
      </w:r>
      <w:r>
        <w:instrText xml:space="preserve"> PAGEREF _Ref412026139 \h </w:instrText>
      </w:r>
      <w:r>
        <w:fldChar w:fldCharType="separate"/>
      </w:r>
      <w:r>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684F4DDC"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456ACD15" w14:textId="61879BDB"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420B8E69"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t>Psalm</w:t>
      </w:r>
      <w:r w:rsidRPr="00AB1781">
        <w:t xml:space="preserve"> 44</w:t>
      </w:r>
      <w:r>
        <w:t>: “My heart erupted with a good word”</w:t>
      </w:r>
      <w:r>
        <w:fldChar w:fldCharType="end"/>
      </w:r>
      <w:r>
        <w:t xml:space="preserve">, page </w:t>
      </w:r>
      <w:r>
        <w:fldChar w:fldCharType="begin"/>
      </w:r>
      <w:r>
        <w:instrText xml:space="preserve"> PAGEREF _Ref412110857 \h </w:instrText>
      </w:r>
      <w:r>
        <w:fldChar w:fldCharType="separate"/>
      </w:r>
      <w:r>
        <w:rPr>
          <w:noProof/>
        </w:rPr>
        <w:t>149</w:t>
      </w:r>
      <w:r>
        <w:fldChar w:fldCharType="end"/>
      </w:r>
      <w:r>
        <w:t>.</w:t>
      </w:r>
    </w:p>
    <w:p w14:paraId="5063191A" w14:textId="23176DDD"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_Ref412026190 \h </w:instrText>
      </w:r>
      <w:r>
        <w:fldChar w:fldCharType="separate"/>
      </w:r>
      <w:r>
        <w:t>Psalm</w:t>
      </w:r>
      <w:r w:rsidRPr="00AB1781">
        <w:t xml:space="preserve"> 56</w:t>
      </w:r>
      <w:r>
        <w:t>: “Have mercy on me, O God, have mercy on me”</w:t>
      </w:r>
      <w:r>
        <w:fldChar w:fldCharType="end"/>
      </w:r>
      <w:r>
        <w:t xml:space="preserve">, page </w:t>
      </w:r>
      <w:r>
        <w:fldChar w:fldCharType="begin"/>
      </w:r>
      <w:r>
        <w:instrText xml:space="preserve"> PAGEREF _Ref412026190 \h </w:instrText>
      </w:r>
      <w:r>
        <w:fldChar w:fldCharType="separate"/>
      </w:r>
      <w:r>
        <w:rPr>
          <w:noProof/>
        </w:rPr>
        <w:t>1</w:t>
      </w:r>
      <w:r>
        <w:rPr>
          <w:noProof/>
        </w:rPr>
        <w:t>6</w:t>
      </w:r>
      <w:r>
        <w:rPr>
          <w:noProof/>
        </w:rPr>
        <w:t>6</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3877CB24"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78DCEFC4" w:rsidR="00704CAA" w:rsidRPr="008242AB"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t>Psalm</w:t>
      </w:r>
      <w:r w:rsidRPr="00AB1781">
        <w:t xml:space="preserve"> 45</w:t>
      </w:r>
      <w:r>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11D1574" w:rsidR="00704CAA" w:rsidRDefault="00704CAA" w:rsidP="00704CAA">
      <w:pPr>
        <w:pStyle w:val="Rubric"/>
      </w:pPr>
      <w:r>
        <w:fldChar w:fldCharType="begin"/>
      </w:r>
      <w:r>
        <w:instrText xml:space="preserve"> REF _Ref434576019 \h </w:instrText>
      </w:r>
      <w:r>
        <w:fldChar w:fldCharType="separate"/>
      </w:r>
      <w:r w:rsidR="00187E8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87E8E">
        <w:rPr>
          <w:noProof/>
        </w:rPr>
        <w:t>189</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FCC3D84" w:rsidR="002B6AEC"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t>Psalm</w:t>
      </w:r>
      <w:r w:rsidRPr="00AB1781">
        <w:t xml:space="preserve"> 46</w:t>
      </w:r>
      <w:r>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4EE03981" w:rsidR="002B6AEC" w:rsidRDefault="002B6AEC" w:rsidP="00F71DC7">
      <w:pPr>
        <w:pStyle w:val="Rubric"/>
      </w:pPr>
      <w:r>
        <w:fldChar w:fldCharType="begin"/>
      </w:r>
      <w:r>
        <w:instrText xml:space="preserve"> REF _Ref434576019 \h </w:instrText>
      </w:r>
      <w:r>
        <w:fldChar w:fldCharType="separate"/>
      </w:r>
      <w:r>
        <w:rPr>
          <w:lang w:val="en-GB"/>
        </w:rPr>
        <w:t>The Psalms of Mid-Morning (The Third Hour)</w:t>
      </w:r>
      <w:r>
        <w:fldChar w:fldCharType="end"/>
      </w:r>
      <w:r w:rsidR="00F71DC7">
        <w:t xml:space="preserve">. </w:t>
      </w:r>
      <w:r w:rsidR="00F71DC7">
        <w:t>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4FEE9A24" w:rsidR="00704CAA" w:rsidRPr="00A6346F" w:rsidRDefault="002B6AEC" w:rsidP="00704CAA">
      <w:pPr>
        <w:pStyle w:val="Rubric"/>
      </w:pPr>
      <w:r>
        <w:fldChar w:fldCharType="begin"/>
      </w:r>
      <w:r>
        <w:instrText xml:space="preserve"> REF _Ref434576019 \h </w:instrText>
      </w:r>
      <w:r>
        <w:fldChar w:fldCharType="separate"/>
      </w:r>
      <w:r>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22CB223F" w:rsidR="00C853E6" w:rsidRDefault="00C853E6" w:rsidP="008B0324">
      <w:pPr>
        <w:pStyle w:val="Rubric"/>
      </w:pPr>
      <w:r>
        <w:fldChar w:fldCharType="begin"/>
      </w:r>
      <w:r>
        <w:instrText xml:space="preserve"> REF _Ref434576249 \h </w:instrText>
      </w:r>
      <w:r>
        <w:fldChar w:fldCharType="separate"/>
      </w:r>
      <w:r>
        <w:rPr>
          <w:lang w:val="en-GB"/>
        </w:rPr>
        <w:t>The Psalms of Noon (The Sixth Hour)</w:t>
      </w:r>
      <w:r>
        <w:fldChar w:fldCharType="end"/>
      </w:r>
      <w:r w:rsidR="008B0324">
        <w:t xml:space="preserve">. </w:t>
      </w:r>
      <w:r w:rsidR="008B0324">
        <w:t>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4C30FFB7" w:rsidR="00704CAA" w:rsidRPr="00FD3FDA"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_Ref412026190 \h </w:instrText>
      </w:r>
      <w:r>
        <w:fldChar w:fldCharType="separate"/>
      </w:r>
      <w:r>
        <w:t>Psalm</w:t>
      </w:r>
      <w:r w:rsidRPr="00AB1781">
        <w:t xml:space="preserve"> 56</w:t>
      </w:r>
      <w:r>
        <w:t>: “Have mercy on m</w:t>
      </w:r>
      <w:r>
        <w:t>e</w:t>
      </w:r>
      <w:r>
        <w:t>, O God, have mercy on me”</w:t>
      </w:r>
      <w:r>
        <w:fldChar w:fldCharType="end"/>
      </w:r>
      <w:r>
        <w:t xml:space="preserve">, page </w:t>
      </w:r>
      <w:r>
        <w:fldChar w:fldCharType="begin"/>
      </w:r>
      <w:r>
        <w:instrText xml:space="preserve"> PAGEREF _Ref412026190 \h </w:instrText>
      </w:r>
      <w:r>
        <w:fldChar w:fldCharType="separate"/>
      </w:r>
      <w:r>
        <w:rPr>
          <w:noProof/>
        </w:rPr>
        <w:t>166</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45D00E7B"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9C868DD" w14:textId="57A3A659"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9C55F7C"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_Ref412111219 \h </w:instrText>
      </w:r>
      <w:r>
        <w:fldChar w:fldCharType="separate"/>
      </w:r>
      <w:r>
        <w:t>Psalm</w:t>
      </w:r>
      <w:r w:rsidRPr="00AB1781">
        <w:t xml:space="preserve"> 60</w:t>
      </w:r>
      <w:r>
        <w:t>: “Hea</w:t>
      </w:r>
      <w:r>
        <w:t>r</w:t>
      </w:r>
      <w:r>
        <w:t xml:space="preserve"> my supplication, O God”</w:t>
      </w:r>
      <w:r>
        <w:fldChar w:fldCharType="end"/>
      </w:r>
      <w:r>
        <w:t xml:space="preserve">, page </w:t>
      </w:r>
      <w:r>
        <w:fldChar w:fldCharType="begin"/>
      </w:r>
      <w:r>
        <w:instrText xml:space="preserve"> PAGEREF _Ref412111219 \h </w:instrText>
      </w:r>
      <w:r>
        <w:fldChar w:fldCharType="separate"/>
      </w:r>
      <w:r>
        <w:rPr>
          <w:noProof/>
        </w:rPr>
        <w:t>171</w:t>
      </w:r>
      <w:r>
        <w:fldChar w:fldCharType="end"/>
      </w:r>
      <w:r>
        <w:t>.</w:t>
      </w:r>
    </w:p>
    <w:p w14:paraId="03ECF184" w14:textId="567FF31B" w:rsidR="004942E9" w:rsidRPr="009E711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_Ref412026212 \h </w:instrText>
      </w:r>
      <w:r>
        <w:fldChar w:fldCharType="separate"/>
      </w:r>
      <w:r>
        <w:t>Psalm</w:t>
      </w:r>
      <w:r w:rsidRPr="00AB1781">
        <w:t xml:space="preserve"> 85</w:t>
      </w:r>
      <w:r>
        <w:t>: “Incline Your ear, O Lord, and hear me”</w:t>
      </w:r>
      <w:r>
        <w:fldChar w:fldCharType="end"/>
      </w:r>
      <w:r>
        <w:t xml:space="preserve">, page </w:t>
      </w:r>
      <w:r>
        <w:fldChar w:fldCharType="begin"/>
      </w:r>
      <w:r>
        <w:instrText xml:space="preserve"> PAGEREF _Ref412026212 \h </w:instrText>
      </w:r>
      <w:r>
        <w:fldChar w:fldCharType="separate"/>
      </w:r>
      <w:r>
        <w:rPr>
          <w:noProof/>
        </w:rPr>
        <w:t>21</w:t>
      </w:r>
      <w:r>
        <w:rPr>
          <w:noProof/>
        </w:rPr>
        <w:t>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0ABFB757"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A9B2809"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_Ref412098429 \h </w:instrText>
      </w:r>
      <w:r>
        <w:fldChar w:fldCharType="separate"/>
      </w:r>
      <w:r>
        <w:t>Psalm</w:t>
      </w:r>
      <w:r w:rsidRPr="00AB1781">
        <w:t xml:space="preserve"> 62</w:t>
      </w:r>
      <w:r>
        <w:t xml:space="preserve">: “O God, </w:t>
      </w:r>
      <w:r>
        <w:t>m</w:t>
      </w:r>
      <w:r>
        <w:t>y God, I rise early to be with You”</w:t>
      </w:r>
      <w:r>
        <w:fldChar w:fldCharType="end"/>
      </w:r>
      <w:r>
        <w:t xml:space="preserve">, page </w:t>
      </w:r>
      <w:r>
        <w:fldChar w:fldCharType="begin"/>
      </w:r>
      <w:r>
        <w:instrText xml:space="preserve"> PAGEREF _Ref412098429 \h </w:instrText>
      </w:r>
      <w:r>
        <w:fldChar w:fldCharType="separate"/>
      </w:r>
      <w:r>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5149B251" w14:textId="19E3EF48"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4EAAE8D8" w:rsidR="00704CAA" w:rsidRPr="00035647"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C853E6">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t>Psalm</w:t>
      </w:r>
      <w:r w:rsidRPr="00AB1781">
        <w:t xml:space="preserve"> </w:t>
      </w:r>
      <w:r w:rsidRPr="00AB1781">
        <w:t>66</w:t>
      </w:r>
      <w:r>
        <w:t>: “May God have compassion on us and bless us”</w:t>
      </w:r>
      <w:r>
        <w:fldChar w:fldCharType="end"/>
      </w:r>
      <w:r>
        <w:t xml:space="preserve">, page </w:t>
      </w:r>
      <w:r>
        <w:fldChar w:fldCharType="begin"/>
      </w:r>
      <w:r>
        <w:instrText xml:space="preserve"> PAGEREF _Ref412026041 \h </w:instrText>
      </w:r>
      <w:r>
        <w:fldChar w:fldCharType="separate"/>
      </w:r>
      <w:r>
        <w:rPr>
          <w:noProof/>
        </w:rPr>
        <w:t>178</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392E2AE0" w14:textId="6F469EC9"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p>
    <w:p w14:paraId="03466A1A" w14:textId="3753BAD6" w:rsidR="004942E9" w:rsidRDefault="004942E9" w:rsidP="00C853E6">
      <w:pPr>
        <w:pStyle w:val="Rubric"/>
      </w:pPr>
      <w:r>
        <w:fldChar w:fldCharType="begin"/>
      </w:r>
      <w:r>
        <w:instrText xml:space="preserve"> REF _Ref434578449 \h </w:instrText>
      </w:r>
      <w:r>
        <w:fldChar w:fldCharType="separate"/>
      </w:r>
      <w:r>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26C2C517"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t>Psal</w:t>
      </w:r>
      <w:r>
        <w:t>m</w:t>
      </w:r>
      <w:r w:rsidRPr="00AB1781">
        <w:t xml:space="preserve"> 69</w:t>
      </w:r>
      <w:r>
        <w:t>: “O Lord, make haste to help me”</w:t>
      </w:r>
      <w:r>
        <w:fldChar w:fldCharType="end"/>
      </w:r>
      <w:r>
        <w:t xml:space="preserve">, page </w:t>
      </w:r>
      <w:r>
        <w:fldChar w:fldCharType="begin"/>
      </w:r>
      <w:r>
        <w:instrText xml:space="preserve"> PAGEREF _Ref412026055 \h </w:instrText>
      </w:r>
      <w:r>
        <w:fldChar w:fldCharType="separate"/>
      </w:r>
      <w:r>
        <w:rPr>
          <w:noProof/>
        </w:rPr>
        <w:t>185</w:t>
      </w:r>
      <w:r>
        <w:fldChar w:fldCharType="end"/>
      </w:r>
      <w:r>
        <w:t>.</w:t>
      </w:r>
    </w:p>
    <w:p w14:paraId="0428E64A" w14:textId="7198139A" w:rsidR="004942E9"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8B0324">
        <w:t>Psalm</w:t>
      </w:r>
      <w:r w:rsidR="008B0324" w:rsidRPr="00AB1781">
        <w:t xml:space="preserve"> 69</w:t>
      </w:r>
      <w:r w:rsidR="008B0324">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8B0324">
        <w:rPr>
          <w:noProof/>
        </w:rPr>
        <w:t>18</w:t>
      </w:r>
      <w:r w:rsidR="008B0324">
        <w:rPr>
          <w:noProof/>
        </w:rPr>
        <w:t>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28745CC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131815F6" w14:textId="601EEB7E" w:rsidR="008B0324" w:rsidRDefault="008B0324" w:rsidP="00AD40FB">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A550BB5" w14:textId="248977F2" w:rsidR="004942E9" w:rsidRDefault="004942E9" w:rsidP="00AD40FB">
      <w:pPr>
        <w:pStyle w:val="Rubric"/>
      </w:pPr>
      <w:r>
        <w:fldChar w:fldCharType="begin"/>
      </w:r>
      <w:r>
        <w:instrText xml:space="preserve"> REF _Ref434578449 \h </w:instrText>
      </w:r>
      <w:r>
        <w:fldChar w:fldCharType="separate"/>
      </w:r>
      <w:r>
        <w:rPr>
          <w:lang w:val="en-GB"/>
        </w:rPr>
        <w:t>The Psalms of the Veil</w:t>
      </w:r>
      <w:r>
        <w:fldChar w:fldCharType="end"/>
      </w:r>
    </w:p>
    <w:p w14:paraId="48CB47AB" w14:textId="21DA328F" w:rsidR="0008188E" w:rsidRDefault="0008188E" w:rsidP="00AD40FB">
      <w:pPr>
        <w:pStyle w:val="Rubric"/>
      </w:pPr>
      <w:r>
        <w:lastRenderedPageBreak/>
        <w:fldChar w:fldCharType="begin"/>
      </w:r>
      <w:r>
        <w:instrText xml:space="preserve"> REF _Ref448127130 \h </w:instrText>
      </w:r>
      <w:r>
        <w:fldChar w:fldCharType="separate"/>
      </w:r>
      <w:r>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2A4BC2C1"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_Ref412098484 \h </w:instrText>
      </w:r>
      <w:r>
        <w:fldChar w:fldCharType="separate"/>
      </w:r>
      <w:r>
        <w:t>Psalm</w:t>
      </w:r>
      <w:r w:rsidRPr="00AB1781">
        <w:t xml:space="preserve"> 112</w:t>
      </w:r>
      <w:r>
        <w:t>: “Praise the Lord, you children”</w:t>
      </w:r>
      <w:r>
        <w:fldChar w:fldCharType="end"/>
      </w:r>
      <w:r>
        <w:t xml:space="preserve">, page </w:t>
      </w:r>
      <w:r>
        <w:fldChar w:fldCharType="begin"/>
      </w:r>
      <w:r>
        <w:instrText xml:space="preserve"> PAGEREF _Ref412098484 \h </w:instrText>
      </w:r>
      <w:r>
        <w:fldChar w:fldCharType="separate"/>
      </w:r>
      <w:r>
        <w:rPr>
          <w:noProof/>
        </w:rPr>
        <w:t>260</w:t>
      </w:r>
      <w:r>
        <w:fldChar w:fldCharType="end"/>
      </w:r>
      <w:r>
        <w:t>.</w:t>
      </w:r>
    </w:p>
    <w:p w14:paraId="377B2EDF" w14:textId="06BBA6D6" w:rsidR="008B0324" w:rsidRDefault="008B0324"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_Ref412111290 \h </w:instrText>
      </w:r>
      <w:r>
        <w:fldChar w:fldCharType="separate"/>
      </w:r>
      <w:r>
        <w:t>Psalm</w:t>
      </w:r>
      <w:r w:rsidRPr="00AB1781">
        <w:t xml:space="preserve"> 83</w:t>
      </w:r>
      <w:r>
        <w:t>: “How I love Your dwellings, O Lord of Hosts”</w:t>
      </w:r>
      <w:r>
        <w:fldChar w:fldCharType="end"/>
      </w:r>
      <w:r>
        <w:t xml:space="preserve">, page </w:t>
      </w:r>
      <w:r>
        <w:fldChar w:fldCharType="begin"/>
      </w:r>
      <w:r>
        <w:instrText xml:space="preserve"> PAGEREF _Ref412111290 \h </w:instrText>
      </w:r>
      <w:r>
        <w:fldChar w:fldCharType="separate"/>
      </w:r>
      <w:r>
        <w:rPr>
          <w:noProof/>
        </w:rPr>
        <w:t>2</w:t>
      </w:r>
      <w:r>
        <w:rPr>
          <w:noProof/>
        </w:rPr>
        <w:t>1</w:t>
      </w:r>
      <w:r>
        <w:rPr>
          <w:noProof/>
        </w:rPr>
        <w:t>3</w:t>
      </w:r>
      <w:r>
        <w:fldChar w:fldCharType="end"/>
      </w:r>
      <w:r>
        <w:t>.</w:t>
      </w:r>
    </w:p>
    <w:p w14:paraId="3A089F49" w14:textId="7D351588"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_Ref412026111 \h </w:instrText>
      </w:r>
      <w:r>
        <w:fldChar w:fldCharType="separate"/>
      </w:r>
      <w:r>
        <w:t>Psalm</w:t>
      </w:r>
      <w:r w:rsidRPr="00AB1781">
        <w:t xml:space="preserve"> 22</w:t>
      </w:r>
      <w:r>
        <w:t>: “The Lord is my Shepherd, and I will lack no</w:t>
      </w:r>
      <w:r>
        <w:t>t</w:t>
      </w:r>
      <w:r>
        <w:t>hing”</w:t>
      </w:r>
      <w:r>
        <w:fldChar w:fldCharType="end"/>
      </w:r>
      <w:r>
        <w:t xml:space="preserve">, page </w:t>
      </w:r>
      <w:r>
        <w:fldChar w:fldCharType="begin"/>
      </w:r>
      <w:r>
        <w:instrText xml:space="preserve"> PAGEREF _Ref412026111 \h </w:instrText>
      </w:r>
      <w:r>
        <w:fldChar w:fldCharType="separate"/>
      </w:r>
      <w:r>
        <w:rPr>
          <w:noProof/>
        </w:rPr>
        <w:t>111</w:t>
      </w:r>
      <w:r>
        <w:fldChar w:fldCharType="end"/>
      </w:r>
      <w:r>
        <w:t>.</w:t>
      </w:r>
    </w:p>
    <w:p w14:paraId="788807C7" w14:textId="0D1F2055"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_Ref412026212 \h </w:instrText>
      </w:r>
      <w:r>
        <w:fldChar w:fldCharType="separate"/>
      </w:r>
      <w:r>
        <w:t>Psalm</w:t>
      </w:r>
      <w:r w:rsidRPr="00AB1781">
        <w:t xml:space="preserve"> 85</w:t>
      </w:r>
      <w:r>
        <w:t>: “Incline Your ear, O Lord, and hear me”</w:t>
      </w:r>
      <w:r>
        <w:fldChar w:fldCharType="end"/>
      </w:r>
      <w:r>
        <w:t xml:space="preserve">, page </w:t>
      </w:r>
      <w:r>
        <w:fldChar w:fldCharType="begin"/>
      </w:r>
      <w:r>
        <w:instrText xml:space="preserve"> PAGEREF _Ref412026212 \h </w:instrText>
      </w:r>
      <w:r>
        <w:fldChar w:fldCharType="separate"/>
      </w:r>
      <w:r>
        <w:rPr>
          <w:noProof/>
        </w:rPr>
        <w:t>2</w:t>
      </w:r>
      <w:r>
        <w:rPr>
          <w:noProof/>
        </w:rPr>
        <w:t>1</w:t>
      </w:r>
      <w:r>
        <w:rPr>
          <w:noProof/>
        </w:rPr>
        <w:t>5</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77777777"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4610CFDF" w:rsidR="00704CAA" w:rsidRPr="00A93CE8"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_Ref412111302 \h </w:instrText>
      </w:r>
      <w:r>
        <w:fldChar w:fldCharType="separate"/>
      </w:r>
      <w:r>
        <w:t>Psalm</w:t>
      </w:r>
      <w:r w:rsidRPr="00AB1781">
        <w:t xml:space="preserve"> 84</w:t>
      </w:r>
      <w:r>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14BF7685" w:rsidR="00005A18" w:rsidRDefault="00005A18"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441148AA"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_Ref412026212 \h </w:instrText>
      </w:r>
      <w:r>
        <w:fldChar w:fldCharType="separate"/>
      </w:r>
      <w:r>
        <w:t>Psalm</w:t>
      </w:r>
      <w:r w:rsidRPr="00AB1781">
        <w:t xml:space="preserve"> 85</w:t>
      </w:r>
      <w:r>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3FCF2CD"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p>
    <w:p w14:paraId="59FB87C6" w14:textId="1666A0D4" w:rsidR="004942E9" w:rsidRDefault="004942E9" w:rsidP="00C853E6">
      <w:pPr>
        <w:pStyle w:val="Rubric"/>
      </w:pPr>
      <w:r>
        <w:fldChar w:fldCharType="begin"/>
      </w:r>
      <w:r>
        <w:instrText xml:space="preserve"> REF _Ref434578449 \h </w:instrText>
      </w:r>
      <w:r>
        <w:fldChar w:fldCharType="separate"/>
      </w:r>
      <w:r>
        <w:rPr>
          <w:lang w:val="en-GB"/>
        </w:rPr>
        <w:t>The Psalms of the Veil</w:t>
      </w:r>
      <w:r>
        <w:fldChar w:fldCharType="end"/>
      </w:r>
    </w:p>
    <w:p w14:paraId="7A349D22" w14:textId="36FDF954" w:rsidR="0008188E" w:rsidRDefault="0008188E" w:rsidP="00C853E6">
      <w:pPr>
        <w:pStyle w:val="Rubric"/>
      </w:pPr>
      <w:r>
        <w:fldChar w:fldCharType="begin"/>
      </w:r>
      <w:r>
        <w:instrText xml:space="preserve"> REF _Ref448127130 \h </w:instrText>
      </w:r>
      <w:r>
        <w:fldChar w:fldCharType="separate"/>
      </w:r>
      <w:r>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6EFEEB6F" w:rsidR="00C853E6" w:rsidRDefault="00C853E6" w:rsidP="00C853E6">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_Ref412026283 \h </w:instrText>
      </w:r>
      <w:r>
        <w:fldChar w:fldCharType="separate"/>
      </w:r>
      <w:r>
        <w:t>Psalm</w:t>
      </w:r>
      <w:r w:rsidRPr="00AB1781">
        <w:t xml:space="preserve"> 90</w:t>
      </w:r>
      <w:r>
        <w:t>: “He who dwells in the help of the Most High”</w:t>
      </w:r>
      <w:r>
        <w:fldChar w:fldCharType="end"/>
      </w:r>
      <w:r>
        <w:t xml:space="preserve">, page </w:t>
      </w:r>
      <w:r>
        <w:fldChar w:fldCharType="begin"/>
      </w:r>
      <w:r>
        <w:instrText xml:space="preserve"> PAGEREF _Ref412026283 \h </w:instrText>
      </w:r>
      <w:r>
        <w:fldChar w:fldCharType="separate"/>
      </w:r>
      <w:r>
        <w:rPr>
          <w:noProof/>
        </w:rPr>
        <w:t>225</w:t>
      </w:r>
      <w:r>
        <w:fldChar w:fldCharType="end"/>
      </w:r>
      <w:r>
        <w:t>.</w:t>
      </w:r>
    </w:p>
    <w:p w14:paraId="449AE8BA" w14:textId="4DA4CFF6" w:rsidR="004942E9" w:rsidRDefault="004942E9" w:rsidP="00C853E6">
      <w:pPr>
        <w:pStyle w:val="Rubric"/>
      </w:pPr>
      <w:r>
        <w:fldChar w:fldCharType="begin"/>
      </w:r>
      <w:r>
        <w:instrText xml:space="preserve"> REF _Ref434578449 \h </w:instrText>
      </w:r>
      <w:r>
        <w:fldChar w:fldCharType="separate"/>
      </w:r>
      <w:r>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8188E">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t>Psalm</w:t>
      </w:r>
      <w:r w:rsidRPr="00AB1781">
        <w:t xml:space="preserve"> 90</w:t>
      </w:r>
      <w:r>
        <w:t>: “He who dwells in the help of the Most High”</w:t>
      </w:r>
      <w:r>
        <w:fldChar w:fldCharType="end"/>
      </w:r>
      <w:r>
        <w:t xml:space="preserve">, page </w:t>
      </w:r>
      <w:r>
        <w:fldChar w:fldCharType="begin"/>
      </w:r>
      <w:r>
        <w:instrText xml:space="preserve"> PAGEREF _Ref412026283 \h </w:instrText>
      </w:r>
      <w:r>
        <w:fldChar w:fldCharType="separate"/>
      </w:r>
      <w:r>
        <w:rPr>
          <w:noProof/>
        </w:rPr>
        <w:t>2</w:t>
      </w:r>
      <w:r>
        <w:rPr>
          <w:noProof/>
        </w:rPr>
        <w:t>2</w:t>
      </w:r>
      <w:r>
        <w:rPr>
          <w:noProof/>
        </w:rPr>
        <w:t>5</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1FE8A57B"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p>
    <w:p w14:paraId="3B21146F" w14:textId="726903E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1C6922D" w14:textId="0F034793"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4DE8E13B"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continue with </w:t>
      </w:r>
      <w:r>
        <w:fldChar w:fldCharType="begin"/>
      </w:r>
      <w:r>
        <w:instrText xml:space="preserve"> REF _Ref412111374 \h </w:instrText>
      </w:r>
      <w:r>
        <w:fldChar w:fldCharType="separate"/>
      </w:r>
      <w:r>
        <w:t>Psalm</w:t>
      </w:r>
      <w:r w:rsidRPr="00AB1781">
        <w:t xml:space="preserve"> 92</w:t>
      </w:r>
      <w:r>
        <w:t>: “The Lord is reigns, He is robed in majesty”</w:t>
      </w:r>
      <w:r>
        <w:fldChar w:fldCharType="end"/>
      </w:r>
      <w:r>
        <w:t xml:space="preserve">, page </w:t>
      </w:r>
      <w:r>
        <w:fldChar w:fldCharType="begin"/>
      </w:r>
      <w:r>
        <w:instrText xml:space="preserve"> PAGEREF _Ref412111374 \h </w:instrText>
      </w:r>
      <w:r>
        <w:fldChar w:fldCharType="separate"/>
      </w:r>
      <w:r>
        <w:rPr>
          <w:noProof/>
        </w:rPr>
        <w:t>228</w:t>
      </w:r>
      <w:r>
        <w:fldChar w:fldCharType="end"/>
      </w:r>
      <w:r>
        <w:t>.</w:t>
      </w:r>
    </w:p>
    <w:p w14:paraId="7A156308" w14:textId="104B5395"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_Ref412026313 \h </w:instrText>
      </w:r>
      <w:r>
        <w:fldChar w:fldCharType="separate"/>
      </w:r>
      <w:r>
        <w:t>Psalm</w:t>
      </w:r>
      <w:r w:rsidRPr="00AB1781">
        <w:t xml:space="preserve"> 96</w:t>
      </w:r>
      <w:r>
        <w:t>: “The Lord reigns, let the earth rejoice”</w:t>
      </w:r>
      <w:r>
        <w:fldChar w:fldCharType="end"/>
      </w:r>
      <w:r>
        <w:t xml:space="preserve">, page </w:t>
      </w:r>
      <w:r>
        <w:fldChar w:fldCharType="begin"/>
      </w:r>
      <w:r>
        <w:instrText xml:space="preserve"> PAGEREF _Ref412026313 \h </w:instrText>
      </w:r>
      <w:r>
        <w:fldChar w:fldCharType="separate"/>
      </w:r>
      <w:r>
        <w:rPr>
          <w:noProof/>
        </w:rPr>
        <w:t>23</w:t>
      </w:r>
      <w:r>
        <w:rPr>
          <w:noProof/>
        </w:rPr>
        <w:t>3</w:t>
      </w:r>
      <w:r>
        <w:fldChar w:fldCharType="end"/>
      </w:r>
      <w:r>
        <w:t>.</w:t>
      </w:r>
    </w:p>
    <w:p w14:paraId="34D23BA5" w14:textId="71755CBB"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_Ref411967180 \h </w:instrText>
      </w:r>
      <w:r>
        <w:fldChar w:fldCharType="separate"/>
      </w:r>
      <w:r>
        <w:t>Psalm</w:t>
      </w:r>
      <w:r w:rsidRPr="00AB1781">
        <w:t xml:space="preserve"> 116</w:t>
      </w:r>
      <w:r>
        <w:t>: “Praise the Lord, all you nations”</w:t>
      </w:r>
      <w:r>
        <w:fldChar w:fldCharType="end"/>
      </w:r>
      <w:r>
        <w:t xml:space="preserve">, page </w:t>
      </w:r>
      <w:r>
        <w:fldChar w:fldCharType="begin"/>
      </w:r>
      <w:r>
        <w:instrText xml:space="preserve"> PAGEREF _Ref411967180 \h </w:instrText>
      </w:r>
      <w:r>
        <w:fldChar w:fldCharType="separate"/>
      </w:r>
      <w:r>
        <w:rPr>
          <w:noProof/>
        </w:rPr>
        <w:t>2</w:t>
      </w:r>
      <w:r>
        <w:rPr>
          <w:noProof/>
        </w:rPr>
        <w:t>7</w:t>
      </w:r>
      <w:r>
        <w:rPr>
          <w:noProof/>
        </w:rPr>
        <w:t>1</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003FBDB1" w:rsidR="00C853E6"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rsidR="00005A18">
        <w:t>.</w:t>
      </w:r>
      <w:r w:rsidR="00005A18">
        <w:t xml:space="preserve">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EE59FB0" w:rsidR="00704CAA" w:rsidRPr="008016CF" w:rsidRDefault="00C853E6" w:rsidP="00704CAA">
      <w:pPr>
        <w:pStyle w:val="Rubric"/>
      </w:pPr>
      <w:r>
        <w:fldChar w:fldCharType="begin"/>
      </w:r>
      <w:r>
        <w:instrText xml:space="preserve"> REF _Ref434576249 \h </w:instrText>
      </w:r>
      <w:r>
        <w:fldChar w:fldCharType="separate"/>
      </w:r>
      <w:r>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62A5EF99"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6560CE51" w:rsidR="00704CAA" w:rsidRPr="008016CF"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t>Psalm</w:t>
      </w:r>
      <w:r w:rsidRPr="00AB1781">
        <w:t xml:space="preserve"> 96</w:t>
      </w:r>
      <w:r>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6E2EB67D"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111BCB28" w14:textId="0BFBD6C5"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365AF824"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t>Psalm</w:t>
      </w:r>
      <w:r w:rsidRPr="00AB1781">
        <w:t xml:space="preserve"> 97</w:t>
      </w:r>
      <w:r>
        <w:t>: “Sing a new song to the Lord, for the Lord has done wondrous things”</w:t>
      </w:r>
      <w:r>
        <w:fldChar w:fldCharType="end"/>
      </w:r>
      <w:r>
        <w:t>.</w:t>
      </w:r>
    </w:p>
    <w:p w14:paraId="5AEE54F8" w14:textId="6C153928" w:rsidR="004942E9" w:rsidRPr="00A0015F"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_Ref412026343 \h </w:instrText>
      </w:r>
      <w:r>
        <w:fldChar w:fldCharType="separate"/>
      </w:r>
      <w:r>
        <w:t>Psalm</w:t>
      </w:r>
      <w:r w:rsidRPr="00AB1781">
        <w:t xml:space="preserve"> 109</w:t>
      </w:r>
      <w:r>
        <w:t>:</w:t>
      </w:r>
      <w:r>
        <w:t xml:space="preserve"> “The Lord said to my Lord, “Sit at My right hand’”</w:t>
      </w:r>
      <w:r>
        <w:fldChar w:fldCharType="end"/>
      </w:r>
      <w:r>
        <w:t xml:space="preserve">, page </w:t>
      </w:r>
      <w:r>
        <w:fldChar w:fldCharType="begin"/>
      </w:r>
      <w:r>
        <w:instrText xml:space="preserve"> PAGEREF _Ref412026343 \h </w:instrText>
      </w:r>
      <w:r>
        <w:fldChar w:fldCharType="separate"/>
      </w:r>
      <w:r>
        <w:rPr>
          <w:noProof/>
        </w:rPr>
        <w:t>260</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2B72E2F2"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37ACD7C5" w:rsidR="00704CAA" w:rsidRPr="00A0015F" w:rsidRDefault="00396E1C" w:rsidP="00704CAA">
      <w:pPr>
        <w:pStyle w:val="Rubric"/>
      </w:pPr>
      <w:r>
        <w:lastRenderedPageBreak/>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t>Psalm</w:t>
      </w:r>
      <w:r w:rsidRPr="00AB1781">
        <w:t xml:space="preserve"> 98</w:t>
      </w:r>
      <w:r>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BAC57A5" w:rsidR="00704CAA" w:rsidRDefault="00704CAA" w:rsidP="00704CAA">
      <w:pPr>
        <w:pStyle w:val="Rubric"/>
      </w:pPr>
      <w:r>
        <w:fldChar w:fldCharType="begin"/>
      </w:r>
      <w:r>
        <w:instrText xml:space="preserve"> REF _Ref434576482 \h </w:instrText>
      </w:r>
      <w:r>
        <w:fldChar w:fldCharType="separate"/>
      </w:r>
      <w:r w:rsidR="00187E8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96E1C">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03857E43" w:rsidR="00704CAA" w:rsidRPr="00A0015F"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t>Psalm</w:t>
      </w:r>
      <w:r w:rsidRPr="00AB1781">
        <w:t xml:space="preserve"> 99</w:t>
      </w:r>
      <w:r>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0961C901"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61DDB75" w:rsidR="00704CAA" w:rsidRPr="00A0015F"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t>Psalm</w:t>
      </w:r>
      <w:r w:rsidRPr="00AB1781">
        <w:t xml:space="preserve"> 100</w:t>
      </w:r>
      <w:r>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4EF57737"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51545BCE"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t>Psalm</w:t>
      </w:r>
      <w:r w:rsidRPr="00AB1781">
        <w:t xml:space="preserve"> 109</w:t>
      </w:r>
      <w:r>
        <w:t>: “The Lord said to my Lord, “Sit at My right hand’”</w:t>
      </w:r>
      <w:r>
        <w:fldChar w:fldCharType="end"/>
      </w:r>
      <w:r>
        <w:t xml:space="preserve">, page </w:t>
      </w:r>
      <w:r>
        <w:fldChar w:fldCharType="begin"/>
      </w:r>
      <w:r>
        <w:instrText xml:space="preserve"> PAGEREF _Ref412026343 \h </w:instrText>
      </w:r>
      <w:r>
        <w:fldChar w:fldCharType="separate"/>
      </w:r>
      <w:r>
        <w:rPr>
          <w:noProof/>
        </w:rPr>
        <w:t>2</w:t>
      </w:r>
      <w:r>
        <w:rPr>
          <w:noProof/>
        </w:rPr>
        <w:t>6</w:t>
      </w:r>
      <w:r>
        <w:rPr>
          <w:noProof/>
        </w:rPr>
        <w:t>0</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4F7546B5"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rsidR="005E7E27">
        <w:t>. Reserved for the presbyter, if present.</w:t>
      </w:r>
    </w:p>
    <w:p w14:paraId="479C61D1" w14:textId="25E04711"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7B7E5C6E" w:rsidR="00704CAA" w:rsidRDefault="00396E1C" w:rsidP="00704CAA">
      <w:pPr>
        <w:pStyle w:val="Rubric"/>
      </w:pPr>
      <w:r w:rsidRPr="00396E1C">
        <w:t xml:space="preserve"> </w:t>
      </w:r>
      <w:r>
        <w:fldChar w:fldCharType="begin"/>
      </w:r>
      <w:r>
        <w:instrText xml:space="preserve"> REF _Ref434576482 \h </w:instrText>
      </w:r>
      <w:r>
        <w:fldChar w:fldCharType="separate"/>
      </w:r>
      <w:r>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t>Psalm</w:t>
      </w:r>
      <w:r w:rsidRPr="00AB1781">
        <w:t xml:space="preserve"> 110</w:t>
      </w:r>
      <w:r>
        <w:t>: “I will confess You, O Lord, with my whole heart”</w:t>
      </w:r>
      <w:r>
        <w:fldChar w:fldCharType="end"/>
      </w:r>
      <w:r>
        <w:t>.</w:t>
      </w:r>
    </w:p>
    <w:p w14:paraId="39ACD4D5" w14:textId="4039738F"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_Ref412026361 \h </w:instrText>
      </w:r>
      <w:r>
        <w:fldChar w:fldCharType="separate"/>
      </w:r>
      <w:r>
        <w:t>Psalm</w:t>
      </w:r>
      <w:r w:rsidRPr="00AB1781">
        <w:t xml:space="preserve"> 114</w:t>
      </w:r>
      <w:r>
        <w:t>: “I love Him, because the Lord will hear”</w:t>
      </w:r>
      <w:r>
        <w:fldChar w:fldCharType="end"/>
      </w:r>
      <w:r>
        <w:t xml:space="preserve">, page </w:t>
      </w:r>
      <w:r>
        <w:fldChar w:fldCharType="begin"/>
      </w:r>
      <w:r>
        <w:instrText xml:space="preserve"> PAGEREF _Ref412026361 \h </w:instrText>
      </w:r>
      <w:r>
        <w:fldChar w:fldCharType="separate"/>
      </w:r>
      <w:r>
        <w:rPr>
          <w:noProof/>
        </w:rPr>
        <w:t>267</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5375D75A"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0A415B46" w:rsidR="00704CAA" w:rsidRPr="00267F42"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t>Psalm</w:t>
      </w:r>
      <w:r w:rsidRPr="00AB1781">
        <w:t xml:space="preserve"> 111</w:t>
      </w:r>
      <w:r>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033D81A8"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7D846376" w:rsidR="00396E1C" w:rsidRPr="00267F42"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t>Psalm</w:t>
      </w:r>
      <w:r w:rsidRPr="00AB1781">
        <w:t xml:space="preserve"> 112</w:t>
      </w:r>
      <w:r>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77777777" w:rsidR="00AD40FB" w:rsidRDefault="00AD40FB" w:rsidP="00AD40FB">
      <w:pPr>
        <w:pStyle w:val="Rubric"/>
      </w:pPr>
      <w:r>
        <w:fldChar w:fldCharType="begin"/>
      </w:r>
      <w:r>
        <w:instrText xml:space="preserve"> REF _Ref434575533 \h </w:instrText>
      </w:r>
      <w:r>
        <w:fldChar w:fldCharType="separate"/>
      </w:r>
      <w:r>
        <w:rPr>
          <w:lang w:val="en-GB"/>
        </w:rPr>
        <w:t>The Psalms of Early Morning (Prime)</w:t>
      </w:r>
      <w:r>
        <w:fldChar w:fldCharType="end"/>
      </w:r>
    </w:p>
    <w:p w14:paraId="217B0118" w14:textId="2B8DD030" w:rsidR="00396E1C" w:rsidRDefault="00396E1C"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4FE1274C" w:rsidR="00704CAA" w:rsidRPr="00267F42"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continue with </w:t>
      </w:r>
      <w:r>
        <w:fldChar w:fldCharType="begin"/>
      </w:r>
      <w:r>
        <w:instrText xml:space="preserve"> REF _Ref412098508 \h </w:instrText>
      </w:r>
      <w:r>
        <w:fldChar w:fldCharType="separate"/>
      </w:r>
      <w:r>
        <w:t>Psalm</w:t>
      </w:r>
      <w:r w:rsidRPr="00AB1781">
        <w:t xml:space="preserve"> 142</w:t>
      </w:r>
      <w:r>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Pr>
          <w:noProof/>
        </w:rPr>
        <w:t>308</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396E1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396E1C">
        <w:t>Psalm</w:t>
      </w:r>
      <w:r w:rsidR="00396E1C" w:rsidRPr="00AB1781">
        <w:t xml:space="preserve"> 114</w:t>
      </w:r>
      <w:r w:rsidR="00396E1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396E1C">
        <w:rPr>
          <w:noProof/>
        </w:rPr>
        <w:t>267</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757DF97A" w:rsidR="004A347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p>
    <w:p w14:paraId="7CD8AED5" w14:textId="70569C34"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1F8B1B43" w:rsidR="004942E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t>Psalm</w:t>
      </w:r>
      <w:r w:rsidRPr="00AB1781">
        <w:t xml:space="preserve"> 115</w:t>
      </w:r>
      <w:r>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312EA7BC" w:rsidR="004A347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rsidR="005E7E27">
        <w:t>. Reserved for the presbyter, if present.</w:t>
      </w:r>
    </w:p>
    <w:p w14:paraId="391E94DE" w14:textId="0CE03F29"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DA98724" w:rsidR="004A3479" w:rsidRDefault="004A3479" w:rsidP="00704CAA">
      <w:pPr>
        <w:pStyle w:val="Rubric"/>
      </w:pPr>
      <w:r>
        <w:fldChar w:fldCharType="begin"/>
      </w:r>
      <w:r>
        <w:instrText xml:space="preserve"> REF _Ref434576482 \h </w:instrText>
      </w:r>
      <w:r>
        <w:fldChar w:fldCharType="separate"/>
      </w:r>
      <w:r>
        <w:rPr>
          <w:lang w:val="en-GB"/>
        </w:rPr>
        <w:t>The Psalms of the Afternoon (Ninth hour)</w:t>
      </w:r>
      <w:r>
        <w:fldChar w:fldCharType="end"/>
      </w:r>
      <w:r>
        <w:t xml:space="preserve"> conclude here.</w:t>
      </w:r>
    </w:p>
    <w:p w14:paraId="5BB23FF3" w14:textId="75992C18" w:rsidR="004942E9" w:rsidRPr="00267F42"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_Ref411968046 \h </w:instrText>
      </w:r>
      <w:r>
        <w:fldChar w:fldCharType="separate"/>
      </w:r>
      <w:r>
        <w:t>Psalm</w:t>
      </w:r>
      <w:r w:rsidRPr="00AB1781">
        <w:t xml:space="preserve"> 129</w:t>
      </w:r>
      <w:r>
        <w:t>: “I cried to You, O Lord, out of the depths”</w:t>
      </w:r>
      <w:r>
        <w:fldChar w:fldCharType="end"/>
      </w:r>
      <w:r>
        <w:t xml:space="preserve">, page </w:t>
      </w:r>
      <w:r>
        <w:fldChar w:fldCharType="begin"/>
      </w:r>
      <w:r>
        <w:instrText xml:space="preserve"> PAGEREF _Ref411968046 \h </w:instrText>
      </w:r>
      <w:r>
        <w:fldChar w:fldCharType="separate"/>
      </w:r>
      <w:r>
        <w:rPr>
          <w:noProof/>
        </w:rPr>
        <w:t>2</w:t>
      </w:r>
      <w:r>
        <w:rPr>
          <w:noProof/>
        </w:rPr>
        <w:t>9</w:t>
      </w:r>
      <w:r>
        <w:rPr>
          <w:noProof/>
        </w:rPr>
        <w:t>7</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22263835"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rsidR="005E7E27">
        <w:t>. Reserved for the presbyter, if present.</w:t>
      </w:r>
    </w:p>
    <w:p w14:paraId="1CF18176" w14:textId="006C50B0"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4164B46D" w:rsidR="00704CAA" w:rsidRPr="00267F42"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8188E">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t>Psalm</w:t>
      </w:r>
      <w:r w:rsidRPr="00AB1781">
        <w:t xml:space="preserve"> 117</w:t>
      </w:r>
      <w:r>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2575CF7B"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rsidR="005E7E27">
        <w:t>. Reserved for the presbyter, if present.</w:t>
      </w:r>
    </w:p>
    <w:p w14:paraId="0014A812" w14:textId="02586B82"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4C8047A"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continue with </w:t>
      </w:r>
      <w:r>
        <w:fldChar w:fldCharType="begin"/>
      </w:r>
      <w:r>
        <w:instrText xml:space="preserve"> REF _Ref411967235 \h </w:instrText>
      </w:r>
      <w:r>
        <w:fldChar w:fldCharType="separate"/>
      </w:r>
      <w:r>
        <w:t>Psalm</w:t>
      </w:r>
      <w:r w:rsidRPr="00AB1781">
        <w:t xml:space="preserve"> 119</w:t>
      </w:r>
      <w:r>
        <w:t>: “When I was afflicted, I cried out to the Lord”</w:t>
      </w:r>
      <w:r>
        <w:fldChar w:fldCharType="end"/>
      </w:r>
      <w:r>
        <w:t xml:space="preserve">, page </w:t>
      </w:r>
      <w:r>
        <w:fldChar w:fldCharType="begin"/>
      </w:r>
      <w:r>
        <w:instrText xml:space="preserve"> PAGEREF _Ref411967235 \h </w:instrText>
      </w:r>
      <w:r>
        <w:fldChar w:fldCharType="separate"/>
      </w:r>
      <w:r>
        <w:rPr>
          <w:noProof/>
        </w:rPr>
        <w:t>2</w:t>
      </w:r>
      <w:r>
        <w:rPr>
          <w:noProof/>
        </w:rPr>
        <w:t>8</w:t>
      </w:r>
      <w:r>
        <w:rPr>
          <w:noProof/>
        </w:rPr>
        <w:t>8</w:t>
      </w:r>
      <w:r>
        <w:fldChar w:fldCharType="end"/>
      </w:r>
      <w:r>
        <w:t>.</w:t>
      </w:r>
    </w:p>
    <w:p w14:paraId="58607EDB" w14:textId="02E8E677" w:rsidR="0008188E" w:rsidRDefault="0008188E" w:rsidP="00704CAA">
      <w:pPr>
        <w:pStyle w:val="Rubric"/>
      </w:pPr>
      <w:r>
        <w:fldChar w:fldCharType="begin"/>
      </w:r>
      <w:r>
        <w:instrText xml:space="preserve"> REF _Ref448127130 \h </w:instrText>
      </w:r>
      <w:r>
        <w:fldChar w:fldCharType="separate"/>
      </w:r>
      <w:r>
        <w:t>The Psalms of Midnight (The Beginning of Watches)</w:t>
      </w:r>
      <w:r>
        <w:fldChar w:fldCharType="end"/>
      </w:r>
      <w:r>
        <w:t xml:space="preserve"> continue with </w:t>
      </w:r>
      <w:r>
        <w:fldChar w:fldCharType="begin"/>
      </w:r>
      <w:r>
        <w:instrText xml:space="preserve"> REF _Ref412027139 \h </w:instrText>
      </w:r>
      <w:r>
        <w:fldChar w:fldCharType="separate"/>
      </w:r>
      <w:r>
        <w:t>Psalm</w:t>
      </w:r>
      <w:r w:rsidRPr="00AB1781">
        <w:t xml:space="preserve"> 118</w:t>
      </w:r>
      <w:r>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5F76CDC3" w:rsidR="00445B52" w:rsidRDefault="00445B52" w:rsidP="00704CAA">
      <w:pPr>
        <w:pStyle w:val="Rubric"/>
      </w:pPr>
      <w:r>
        <w:fldChar w:fldCharType="begin"/>
      </w:r>
      <w:r>
        <w:instrText xml:space="preserve"> REF _Ref448127130 \h </w:instrText>
      </w:r>
      <w:r>
        <w:fldChar w:fldCharType="separate"/>
      </w:r>
      <w:r>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38020495" w:rsidR="004942E9" w:rsidRPr="004942E9" w:rsidRDefault="004942E9" w:rsidP="004942E9">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w:t>
      </w:r>
      <w:r w:rsidR="00721035">
        <w:t xml:space="preserve"> (Midnight as well)</w:t>
      </w:r>
      <w:r w:rsidR="00721035">
        <w:t>.</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290D928D" w:rsidR="00704CAA"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_Ref434579051 \h </w:instrText>
      </w:r>
      <w:r>
        <w:fldChar w:fldCharType="separate"/>
      </w:r>
      <w:r>
        <w:t>Psalm 118 Part 21 (</w:t>
      </w:r>
      <w:r w:rsidRPr="0082523C">
        <w:rPr>
          <w:rFonts w:ascii="Tahoma" w:eastAsia="Tahoma" w:hAnsi="Tahoma" w:cs="Tahoma"/>
          <w:szCs w:val="28"/>
          <w:rtl/>
          <w:lang w:bidi="he-IL"/>
        </w:rPr>
        <w:t>ש</w:t>
      </w:r>
      <w:r>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5A0C315F" w:rsidR="004942E9" w:rsidRDefault="004942E9" w:rsidP="004942E9">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w:t>
      </w:r>
      <w:r w:rsidR="00721035">
        <w:t xml:space="preserve"> (Midnight as well)</w:t>
      </w:r>
      <w:r w:rsidR="00721035">
        <w:t>.</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5AABDAFD" w:rsidR="00704CAA"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_Ref434579065 \h </w:instrText>
      </w:r>
      <w:r>
        <w:fldChar w:fldCharType="separate"/>
      </w:r>
      <w:r>
        <w:t>Psalm 118 Part 22 (</w:t>
      </w:r>
      <w:r w:rsidRPr="0082523C">
        <w:rPr>
          <w:rFonts w:ascii="Tahoma" w:eastAsia="Tahoma" w:hAnsi="Tahoma" w:cs="Tahoma"/>
          <w:szCs w:val="28"/>
          <w:rtl/>
          <w:lang w:bidi="he-IL"/>
        </w:rPr>
        <w:t>ת</w:t>
      </w:r>
      <w:r>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3F653BA" w:rsidR="004942E9" w:rsidRPr="004942E9" w:rsidRDefault="004942E9" w:rsidP="004942E9">
      <w:pPr>
        <w:pStyle w:val="Rubric"/>
      </w:pPr>
      <w:r>
        <w:fldChar w:fldCharType="begin"/>
      </w:r>
      <w:r>
        <w:instrText xml:space="preserve"> REF _Ref434578449 \h </w:instrText>
      </w:r>
      <w:r>
        <w:fldChar w:fldCharType="separate"/>
      </w:r>
      <w:r>
        <w:rPr>
          <w:lang w:val="en-GB"/>
        </w:rPr>
        <w:t>The Psalms of the Veil</w:t>
      </w:r>
      <w:r>
        <w:fldChar w:fldCharType="end"/>
      </w:r>
      <w:r w:rsidR="00721035">
        <w:t>. Reserved for the presbyter, if present</w:t>
      </w:r>
      <w:r w:rsidR="00721035">
        <w:t xml:space="preserve"> (Midnight as well)</w:t>
      </w:r>
      <w:r w:rsidR="00721035">
        <w:t>.</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1F7DB373"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445B52">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5186A8DA"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360884DE" w14:textId="457D7216" w:rsidR="0008188E" w:rsidRDefault="0008188E" w:rsidP="00704CAA">
      <w:pPr>
        <w:pStyle w:val="Rubric"/>
      </w:pPr>
      <w:r>
        <w:fldChar w:fldCharType="begin"/>
      </w:r>
      <w:r>
        <w:instrText xml:space="preserve"> REF _Ref434580361 \h </w:instrText>
      </w:r>
      <w:r>
        <w:fldChar w:fldCharType="separate"/>
      </w:r>
      <w:r>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03CB4C8E"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8188E">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t>Psalm</w:t>
      </w:r>
      <w:r w:rsidRPr="00AB1781">
        <w:t xml:space="preserve"> 120</w:t>
      </w:r>
      <w:r>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6918024B"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591CEAC9" w14:textId="74DCDE62"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3B639593"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t>Psalm</w:t>
      </w:r>
      <w:r w:rsidRPr="00AB1781">
        <w:t xml:space="preserve"> 121</w:t>
      </w:r>
      <w:r>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2B5724B2"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49277EA1" w14:textId="713BEF45"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D138F03"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t>Psalm</w:t>
      </w:r>
      <w:r w:rsidRPr="00AB1781">
        <w:t xml:space="preserve"> 122</w:t>
      </w:r>
      <w:r>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56F27D44"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2FBC7DA9" w14:textId="452B3B65"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6568648E"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t>Psalm</w:t>
      </w:r>
      <w:r w:rsidRPr="00AB1781">
        <w:t xml:space="preserve"> 123</w:t>
      </w:r>
      <w:r>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0AAEB216"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6AF29E60" w14:textId="533664AF"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318403F9"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t>Psalm</w:t>
      </w:r>
      <w:r w:rsidRPr="00AB1781">
        <w:t xml:space="preserve"> 124</w:t>
      </w:r>
      <w:r>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38D6AF70"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1F151E9A" w14:textId="1BF58803"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7965BD2D"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t>Psalm</w:t>
      </w:r>
      <w:r w:rsidRPr="00AB1781">
        <w:t xml:space="preserve"> 125</w:t>
      </w:r>
      <w:r>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489AB7B2"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7285F4C3" w14:textId="6C10C54C"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2DBD3C7"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t>Psalm</w:t>
      </w:r>
      <w:r w:rsidRPr="00AB1781">
        <w:t xml:space="preserve"> 126</w:t>
      </w:r>
      <w:r>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24A3355B"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24429C55" w14:textId="34696EC7"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691B4A0"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t>Psalm</w:t>
      </w:r>
      <w:r w:rsidRPr="00AB1781">
        <w:t xml:space="preserve"> 127</w:t>
      </w:r>
      <w:r>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298CE268"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p>
    <w:p w14:paraId="1CD678B0" w14:textId="4B96909B" w:rsidR="00445B52" w:rsidRDefault="00445B52" w:rsidP="00704CAA">
      <w:pPr>
        <w:pStyle w:val="Rubric"/>
      </w:pPr>
      <w:r>
        <w:fldChar w:fldCharType="begin"/>
      </w:r>
      <w:r>
        <w:instrText xml:space="preserve"> REF _Ref434580361 \h </w:instrText>
      </w:r>
      <w:r>
        <w:fldChar w:fldCharType="separate"/>
      </w:r>
      <w:r>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63061D" w:rsidR="00704CAA"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t>Psalm</w:t>
      </w:r>
      <w:r w:rsidRPr="00AB1781">
        <w:t xml:space="preserve"> 128</w:t>
      </w:r>
      <w:r>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28555FD1" w:rsidR="00AD6F95"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rsidR="005E7E27">
        <w:t>. Reserved for the presbyter, if present.</w:t>
      </w:r>
    </w:p>
    <w:p w14:paraId="6E4990B7" w14:textId="3566FA31" w:rsidR="00721035" w:rsidRDefault="00721035" w:rsidP="00704CAA">
      <w:pPr>
        <w:pStyle w:val="Rubric"/>
      </w:pPr>
      <w:r>
        <w:fldChar w:fldCharType="begin"/>
      </w:r>
      <w:r>
        <w:instrText xml:space="preserve"> REF _Ref434580361 \h </w:instrText>
      </w:r>
      <w:r>
        <w:fldChar w:fldCharType="separate"/>
      </w:r>
      <w:r>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05EB22D8" w:rsidR="00AD6F95" w:rsidRPr="00FD25B7" w:rsidRDefault="00AD6F95" w:rsidP="00704CAA">
      <w:pPr>
        <w:pStyle w:val="Rubric"/>
      </w:pPr>
      <w:r>
        <w:fldChar w:fldCharType="begin"/>
      </w:r>
      <w:r>
        <w:instrText xml:space="preserve"> REF _Ref445106453 \h </w:instrText>
      </w:r>
      <w:r>
        <w:fldChar w:fldCharType="separate"/>
      </w:r>
      <w:r>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445B52">
        <w:t xml:space="preserve">The Psalms of the </w:t>
      </w:r>
      <w:r w:rsidR="00445B52">
        <w:t>M</w:t>
      </w:r>
      <w:r w:rsidR="00445B52">
        <w:t>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790DC869"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5E7E27">
        <w:t>. Reserved for the presbyter, if present.</w:t>
      </w:r>
    </w:p>
    <w:p w14:paraId="20BC7717" w14:textId="2D52A754"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56E9FEBB" w14:textId="464DBB6B"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67C5B79" w:rsidR="00704CAA" w:rsidRPr="00FD25B7"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t>Psalm</w:t>
      </w:r>
      <w:r w:rsidRPr="00AB1781">
        <w:t xml:space="preserve"> 130</w:t>
      </w:r>
      <w:r>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1AE706BE"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2BFA5CE6" w14:textId="5BF6063F"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85A74C2" w14:textId="2604337B"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E834F89" w:rsidR="00704CAA" w:rsidRPr="00FD25B7" w:rsidRDefault="00101A6E" w:rsidP="00704CAA">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4550FEA2"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4F456198" w14:textId="4E7E5C34"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60A415F9" w14:textId="536EA16F"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1A30EEEF" w:rsidR="00704CAA" w:rsidRPr="00F431B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t>Psalm</w:t>
      </w:r>
      <w:r w:rsidRPr="00AB1781">
        <w:t xml:space="preserve"> 132</w:t>
      </w:r>
      <w:r>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56DC7987"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632F248E" w14:textId="0626418E"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04AD8FE6" w14:textId="5AEBCFD2"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11CB7039" w:rsidR="00704CAA" w:rsidRPr="00F431B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t>Psalm</w:t>
      </w:r>
      <w:r w:rsidRPr="00AB1781">
        <w:t xml:space="preserve"> 133</w:t>
      </w:r>
      <w:r>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7AB0EABA"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7029DB1A" w14:textId="0B3D5F7D" w:rsidR="004942E9" w:rsidRDefault="004942E9" w:rsidP="00704CAA">
      <w:pPr>
        <w:pStyle w:val="Rubric"/>
      </w:pPr>
      <w:r>
        <w:lastRenderedPageBreak/>
        <w:fldChar w:fldCharType="begin"/>
      </w:r>
      <w:r>
        <w:instrText xml:space="preserve"> REF _Ref434578449 \h </w:instrText>
      </w:r>
      <w:r>
        <w:fldChar w:fldCharType="separate"/>
      </w:r>
      <w:r>
        <w:rPr>
          <w:lang w:val="en-GB"/>
        </w:rPr>
        <w:t>The Psalms of the Veil</w:t>
      </w:r>
      <w:r>
        <w:fldChar w:fldCharType="end"/>
      </w:r>
    </w:p>
    <w:p w14:paraId="4C84EC31" w14:textId="62BF2D21"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0D3BDFE7"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4942E9">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t>Psalm</w:t>
      </w:r>
      <w:r w:rsidRPr="00AB1781">
        <w:t xml:space="preserve"> 136</w:t>
      </w:r>
      <w:r>
        <w:t>: “By the rivers of Babylon—we sat down, and wept”</w:t>
      </w:r>
      <w:r>
        <w:fldChar w:fldCharType="end"/>
      </w:r>
      <w:r>
        <w:t xml:space="preserve">, page </w:t>
      </w:r>
      <w:r>
        <w:fldChar w:fldCharType="begin"/>
      </w:r>
      <w:r>
        <w:instrText xml:space="preserve"> PAGEREF _Ref411968136 \h </w:instrText>
      </w:r>
      <w:r>
        <w:fldChar w:fldCharType="separate"/>
      </w:r>
      <w:r>
        <w:rPr>
          <w:noProof/>
        </w:rPr>
        <w:t>3</w:t>
      </w:r>
      <w:r>
        <w:rPr>
          <w:noProof/>
        </w:rPr>
        <w:t>0</w:t>
      </w:r>
      <w:r>
        <w:rPr>
          <w:noProof/>
        </w:rPr>
        <w:t>6</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07C65837" w:rsidR="00A26F67" w:rsidRDefault="00A26F67" w:rsidP="00704CAA">
      <w:pPr>
        <w:pStyle w:val="Rubric"/>
      </w:pPr>
      <w:r>
        <w:fldChar w:fldCharType="begin"/>
      </w:r>
      <w:r>
        <w:instrText xml:space="preserve"> REF _Ref485365475 \h </w:instrText>
      </w:r>
      <w:r>
        <w:fldChar w:fldCharType="separate"/>
      </w:r>
      <w:r>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AE937AC"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4009ABCF" w14:textId="3AB753D3"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261785DE" w14:textId="66660C6E"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2320C07D"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t>Psalm</w:t>
      </w:r>
      <w:r w:rsidRPr="00AB1781">
        <w:t xml:space="preserve"> </w:t>
      </w:r>
      <w:r w:rsidRPr="00AB1781">
        <w:t>1</w:t>
      </w:r>
      <w:r w:rsidRPr="00AB1781">
        <w:t>37</w:t>
      </w:r>
      <w:r>
        <w:t>: “I will confess You, O Lord, with all my heart”</w:t>
      </w:r>
      <w:r>
        <w:fldChar w:fldCharType="end"/>
      </w:r>
      <w:r>
        <w:t>.</w:t>
      </w:r>
    </w:p>
    <w:p w14:paraId="29753332" w14:textId="3471D02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_Ref411968172 \h </w:instrText>
      </w:r>
      <w:r>
        <w:fldChar w:fldCharType="separate"/>
      </w:r>
      <w:r>
        <w:t>Psalm</w:t>
      </w:r>
      <w:r w:rsidRPr="00AB1781">
        <w:t xml:space="preserve"> 140</w:t>
      </w:r>
      <w:r>
        <w:t>: “O Lord, I have cried to You, hear me”</w:t>
      </w:r>
      <w:r>
        <w:fldChar w:fldCharType="end"/>
      </w:r>
      <w:r>
        <w:t xml:space="preserve">, page </w:t>
      </w:r>
      <w:r>
        <w:fldChar w:fldCharType="begin"/>
      </w:r>
      <w:r>
        <w:instrText xml:space="preserve"> PAGEREF _Ref411968172 \h </w:instrText>
      </w:r>
      <w:r>
        <w:fldChar w:fldCharType="separate"/>
      </w:r>
      <w:r>
        <w:rPr>
          <w:noProof/>
        </w:rPr>
        <w:t>3</w:t>
      </w:r>
      <w:r>
        <w:rPr>
          <w:noProof/>
        </w:rPr>
        <w:t>1</w:t>
      </w:r>
      <w:r>
        <w:rPr>
          <w:noProof/>
        </w:rPr>
        <w:t>2</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67445B39"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446C8AA0" w14:textId="7DFC94E2" w:rsidR="00C7294F" w:rsidRDefault="00C7294F" w:rsidP="00704CAA">
      <w:pPr>
        <w:pStyle w:val="Rubric"/>
      </w:pPr>
      <w:r>
        <w:fldChar w:fldCharType="begin"/>
      </w:r>
      <w:r>
        <w:instrText xml:space="preserve"> REF _Ref434580482 \h </w:instrText>
      </w:r>
      <w:r>
        <w:fldChar w:fldCharType="separate"/>
      </w:r>
      <w:r>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01FEAAD2" w:rsidR="00704CAA" w:rsidRPr="00E276C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C7294F">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t>Psalm</w:t>
      </w:r>
      <w:r w:rsidRPr="00AB1781">
        <w:t xml:space="preserve"> 140</w:t>
      </w:r>
      <w:r>
        <w:t>: “O Lord, I have cried to You, hear me”</w:t>
      </w:r>
      <w:r>
        <w:fldChar w:fldCharType="end"/>
      </w:r>
      <w:r>
        <w:t xml:space="preserve">, page </w:t>
      </w:r>
      <w:r>
        <w:fldChar w:fldCharType="begin"/>
      </w:r>
      <w:r>
        <w:instrText xml:space="preserve"> PAGEREF _Ref411968172 \h </w:instrText>
      </w:r>
      <w:r>
        <w:fldChar w:fldCharType="separate"/>
      </w:r>
      <w:r>
        <w:rPr>
          <w:noProof/>
        </w:rPr>
        <w:t>31</w:t>
      </w:r>
      <w:r>
        <w:rPr>
          <w:noProof/>
        </w:rPr>
        <w:t>1</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2C385C55"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5E7E27">
        <w:t>. Reserved for the presbyter, if present.</w:t>
      </w:r>
    </w:p>
    <w:p w14:paraId="69E3C315" w14:textId="7FA3AFA7"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5968424" w14:textId="064B0035"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7F2169EE" w:rsidR="00704CAA"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t>Psalm</w:t>
      </w:r>
      <w:r w:rsidRPr="00AB1781">
        <w:t xml:space="preserve"> 1</w:t>
      </w:r>
      <w:r w:rsidRPr="00AB1781">
        <w:t>4</w:t>
      </w:r>
      <w:r w:rsidRPr="00AB1781">
        <w:t>1</w:t>
      </w:r>
      <w:r>
        <w:t>: “I cried to the Lord with my voice, I prayed with my voice”</w:t>
      </w:r>
      <w:r>
        <w:fldChar w:fldCharType="end"/>
      </w:r>
      <w:r>
        <w:t>.</w:t>
      </w:r>
      <w:r w:rsidR="00704CAA">
        <w:t xml:space="preserve"> </w:t>
      </w:r>
    </w:p>
    <w:p w14:paraId="752EC399" w14:textId="6A503108" w:rsidR="004942E9" w:rsidRPr="00E276C1"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3</w:t>
      </w:r>
      <w:r>
        <w:rPr>
          <w:noProof/>
        </w:rPr>
        <w:t>1</w:t>
      </w:r>
      <w:r>
        <w:rPr>
          <w:noProof/>
        </w:rPr>
        <w:t>9</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4A4F95AD" w:rsidR="00101A6E" w:rsidRDefault="00101A6E" w:rsidP="00704CAA">
      <w:pPr>
        <w:pStyle w:val="Rubric"/>
      </w:pPr>
      <w:r>
        <w:lastRenderedPageBreak/>
        <w:fldChar w:fldCharType="begin"/>
      </w:r>
      <w:r>
        <w:instrText xml:space="preserve"> REF _Ref434576945 \h </w:instrText>
      </w:r>
      <w:r>
        <w:fldChar w:fldCharType="separate"/>
      </w:r>
      <w:r>
        <w:rPr>
          <w:lang w:val="en-GB"/>
        </w:rPr>
        <w:t>The Psalms of Retiring (the Twelfth Hour)</w:t>
      </w:r>
      <w:r>
        <w:fldChar w:fldCharType="end"/>
      </w:r>
    </w:p>
    <w:p w14:paraId="6A2DFBFE" w14:textId="22AA7FFD"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A120D84" w:rsidR="00704CAA" w:rsidRPr="00E276C1"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3</w:t>
      </w:r>
      <w:r>
        <w:rPr>
          <w:noProof/>
        </w:rPr>
        <w:t>1</w:t>
      </w:r>
      <w:r>
        <w:rPr>
          <w:noProof/>
        </w:rPr>
        <w:t>8</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574EDD4B" w:rsidR="00AD40FB" w:rsidRDefault="00AD40FB" w:rsidP="00F71DC7">
      <w:pPr>
        <w:pStyle w:val="Rubric"/>
      </w:pPr>
      <w:r>
        <w:fldChar w:fldCharType="begin"/>
      </w:r>
      <w:r>
        <w:instrText xml:space="preserve"> REF _Ref434575533 \h </w:instrText>
      </w:r>
      <w:r>
        <w:fldChar w:fldCharType="separate"/>
      </w:r>
      <w:r>
        <w:rPr>
          <w:lang w:val="en-GB"/>
        </w:rPr>
        <w:t>The Psalms of Early Morning (Prime)</w:t>
      </w:r>
      <w:r>
        <w:fldChar w:fldCharType="end"/>
      </w:r>
      <w:r w:rsidR="00F71DC7">
        <w:t xml:space="preserve">. </w:t>
      </w:r>
      <w:r w:rsidR="00F71DC7">
        <w:t>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69680920" w:rsidR="00AD40FB" w:rsidRDefault="00AD40FB" w:rsidP="00704CAA">
      <w:pPr>
        <w:pStyle w:val="Rubric"/>
      </w:pPr>
      <w:r>
        <w:fldChar w:fldCharType="begin"/>
      </w:r>
      <w:r>
        <w:instrText xml:space="preserve"> REF _Ref434575533 \h </w:instrText>
      </w:r>
      <w:r>
        <w:fldChar w:fldCharType="separate"/>
      </w:r>
      <w:r>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6F3653EB"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123E6312" w14:textId="7A130AC0" w:rsidR="004942E9"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p>
    <w:p w14:paraId="4790634E" w14:textId="2CA3F059"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5E8B598A" w:rsidR="004942E9"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t>Psalm</w:t>
      </w:r>
      <w:r w:rsidRPr="00AB1781">
        <w:t xml:space="preserve"> 146</w:t>
      </w:r>
      <w:r>
        <w:t>: “Praise the Lord, for psalmody a is good thing”</w:t>
      </w:r>
      <w:r>
        <w:fldChar w:fldCharType="end"/>
      </w:r>
      <w:r>
        <w:t>.</w:t>
      </w:r>
    </w:p>
    <w:p w14:paraId="2319F19D" w14:textId="6C64524C" w:rsidR="00704CAA" w:rsidRPr="002A0A20" w:rsidRDefault="004942E9" w:rsidP="00704CAA">
      <w:pPr>
        <w:pStyle w:val="Rubric"/>
      </w:pPr>
      <w:r>
        <w:fldChar w:fldCharType="begin"/>
      </w:r>
      <w:r>
        <w:instrText xml:space="preserve"> REF _Ref434578449 \h </w:instrText>
      </w:r>
      <w:r>
        <w:fldChar w:fldCharType="separate"/>
      </w:r>
      <w:r>
        <w:rPr>
          <w:lang w:val="en-GB"/>
        </w:rPr>
        <w:t>The Psalms of the Veil</w:t>
      </w:r>
      <w:r>
        <w:fldChar w:fldCharType="end"/>
      </w:r>
      <w:r>
        <w:t xml:space="preserve"> continue with </w:t>
      </w:r>
      <w:r>
        <w:fldChar w:fldCharType="begin"/>
      </w:r>
      <w:r>
        <w:instrText xml:space="preserve"> REF _Ref434579036 \h </w:instrText>
      </w:r>
      <w:r>
        <w:fldChar w:fldCharType="separate"/>
      </w:r>
      <w:r>
        <w:t>Psalm 118 Part 20 (</w:t>
      </w:r>
      <w:r w:rsidRPr="0082523C">
        <w:rPr>
          <w:rFonts w:ascii="Tahoma" w:eastAsia="Tahoma" w:hAnsi="Tahoma" w:cs="Tahoma"/>
          <w:szCs w:val="28"/>
          <w:rtl/>
          <w:lang w:bidi="he-IL"/>
        </w:rPr>
        <w:t>ר</w:t>
      </w:r>
      <w:r>
        <w:t>): “See my humiliation and deliver me”</w:t>
      </w:r>
      <w:r>
        <w:fldChar w:fldCharType="end"/>
      </w:r>
      <w:r>
        <w:t xml:space="preserve">, page </w:t>
      </w:r>
      <w:r>
        <w:fldChar w:fldCharType="begin"/>
      </w:r>
      <w:r>
        <w:instrText xml:space="preserve"> PAGEREF _Ref434579036 \h </w:instrText>
      </w:r>
      <w:r>
        <w:fldChar w:fldCharType="separate"/>
      </w:r>
      <w:r>
        <w:rPr>
          <w:noProof/>
        </w:rPr>
        <w:t>2</w:t>
      </w:r>
      <w:r>
        <w:rPr>
          <w:noProof/>
        </w:rPr>
        <w:t>8</w:t>
      </w:r>
      <w:r>
        <w:rPr>
          <w:noProof/>
        </w:rPr>
        <w:t>6</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4437A361"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p>
    <w:p w14:paraId="2583A8C4" w14:textId="0D0ECE33"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0B09F846" w:rsidR="00704CAA" w:rsidRPr="002A0A20"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2589F862"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rsidR="005E7E27">
        <w:t>. Reserved for the presbyter, if present.</w:t>
      </w:r>
    </w:p>
    <w:p w14:paraId="12A2EB94" w14:textId="182D96CE" w:rsidR="00066E8C" w:rsidRDefault="00066E8C" w:rsidP="00704CAA">
      <w:pPr>
        <w:pStyle w:val="Rubric"/>
      </w:pPr>
      <w:r>
        <w:fldChar w:fldCharType="begin"/>
      </w:r>
      <w:r>
        <w:instrText xml:space="preserve"> REF _Ref434580482 \h </w:instrText>
      </w:r>
      <w:r>
        <w:fldChar w:fldCharType="separate"/>
      </w:r>
      <w:r>
        <w:t>The Psalms of the Morning Watch</w:t>
      </w:r>
      <w:r>
        <w:fldChar w:fldCharType="end"/>
      </w:r>
      <w:r w:rsidR="00196120">
        <w:t>. Reserved for the presbyter, if present.</w:t>
      </w:r>
      <w:bookmarkStart w:id="348" w:name="_GoBack"/>
      <w:bookmarkEnd w:id="348"/>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2F8EE64B" w:rsidR="00101A6E" w:rsidRDefault="00101A6E" w:rsidP="00704CAA">
      <w:pPr>
        <w:pStyle w:val="Rubric"/>
      </w:pPr>
      <w:r>
        <w:fldChar w:fldCharType="begin"/>
      </w:r>
      <w:r>
        <w:instrText xml:space="preserve"> REF _Ref434576945 \h </w:instrText>
      </w:r>
      <w:r>
        <w:fldChar w:fldCharType="separate"/>
      </w:r>
      <w:r>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66E8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438CA711" w:rsidR="00A26F67" w:rsidRDefault="00A26F67" w:rsidP="00704CAA">
      <w:pPr>
        <w:pStyle w:val="Rubric"/>
      </w:pPr>
      <w:r>
        <w:fldChar w:fldCharType="begin"/>
      </w:r>
      <w:r>
        <w:instrText xml:space="preserve"> REF _Ref485365372 \h </w:instrText>
      </w:r>
      <w:r>
        <w:fldChar w:fldCharType="separate"/>
      </w:r>
      <w:r>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77777777" w:rsidR="00A26F67" w:rsidRDefault="00A26F67" w:rsidP="00A26F67">
      <w:pPr>
        <w:pStyle w:val="Rubric"/>
      </w:pPr>
      <w:r>
        <w:fldChar w:fldCharType="begin"/>
      </w:r>
      <w:r>
        <w:instrText xml:space="preserve"> REF _Ref485365372 \h </w:instrText>
      </w:r>
      <w:r>
        <w:fldChar w:fldCharType="separate"/>
      </w:r>
      <w:r>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77777777" w:rsidR="00A26F67" w:rsidRDefault="00A26F67" w:rsidP="00A26F67">
      <w:pPr>
        <w:pStyle w:val="Rubric"/>
      </w:pPr>
      <w:r>
        <w:fldChar w:fldCharType="begin"/>
      </w:r>
      <w:r>
        <w:instrText xml:space="preserve"> REF _Ref485365372 \h </w:instrText>
      </w:r>
      <w:r>
        <w:fldChar w:fldCharType="separate"/>
      </w:r>
      <w:r>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9" w:name="_Toc473283619"/>
      <w:r>
        <w:t>Psalm</w:t>
      </w:r>
      <w:r w:rsidRPr="00AB1781">
        <w:t xml:space="preserve"> 151</w:t>
      </w:r>
      <w:r>
        <w:t>: “I was the smallest among my brothers”</w:t>
      </w:r>
      <w:bookmarkEnd w:id="349"/>
    </w:p>
    <w:p w14:paraId="0EB626A3" w14:textId="19E1BB1C" w:rsidR="00A26F67" w:rsidRDefault="00A26F67" w:rsidP="00704CAA">
      <w:pPr>
        <w:pStyle w:val="Rubric"/>
      </w:pPr>
      <w:r>
        <w:fldChar w:fldCharType="begin"/>
      </w:r>
      <w:r>
        <w:instrText xml:space="preserve"> REF _Ref485365426 \h </w:instrText>
      </w:r>
      <w:r>
        <w:fldChar w:fldCharType="separate"/>
      </w:r>
      <w:r>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50" w:name="_Toc485108566"/>
      <w:r>
        <w:lastRenderedPageBreak/>
        <w:t>The Canticles</w:t>
      </w:r>
      <w:bookmarkEnd w:id="350"/>
    </w:p>
    <w:p w14:paraId="020E29B8" w14:textId="562B7E1E" w:rsidR="00D31F38" w:rsidRDefault="00D31F38" w:rsidP="00D31F38">
      <w:pPr>
        <w:pStyle w:val="Heading3"/>
      </w:pPr>
      <w:bookmarkStart w:id="351" w:name="_Ref448228164"/>
      <w:r>
        <w:t>The First Canticle</w:t>
      </w:r>
      <w:bookmarkEnd w:id="351"/>
    </w:p>
    <w:p w14:paraId="396134CA" w14:textId="3A8C8F71" w:rsidR="00D16E1F" w:rsidRPr="00D16E1F" w:rsidRDefault="00D31F38" w:rsidP="00D16E1F">
      <w:pPr>
        <w:pStyle w:val="Heading4"/>
        <w:rPr>
          <w:lang w:val="en-US"/>
        </w:rPr>
      </w:pPr>
      <w:bookmarkStart w:id="352" w:name="_Ref452619306"/>
      <w:r>
        <w:rPr>
          <w:lang w:val="en-US"/>
        </w:rPr>
        <w:t>The Beginning of the Midnight Praise</w:t>
      </w:r>
      <w:bookmarkEnd w:id="3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3"/>
            <w:r>
              <w:t>Arise</w:t>
            </w:r>
            <w:commentRangeEnd w:id="353"/>
            <w:r>
              <w:rPr>
                <w:rStyle w:val="CommentReference"/>
              </w:rPr>
              <w:commentReference w:id="353"/>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4"/>
            <w:r>
              <w:t>flesh</w:t>
            </w:r>
            <w:commentRangeEnd w:id="354"/>
            <w:r>
              <w:rPr>
                <w:rStyle w:val="CommentReference"/>
              </w:rPr>
              <w:commentReference w:id="354"/>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5"/>
            <w:r w:rsidRPr="004E04E2">
              <w:t xml:space="preserve">send up </w:t>
            </w:r>
            <w:commentRangeEnd w:id="355"/>
            <w:r>
              <w:rPr>
                <w:rStyle w:val="CommentReference"/>
              </w:rPr>
              <w:commentReference w:id="355"/>
            </w:r>
            <w:r>
              <w:t>to</w:t>
            </w:r>
            <w:r w:rsidRPr="004E04E2">
              <w:t xml:space="preserve"> </w:t>
            </w:r>
            <w:r>
              <w:t>You</w:t>
            </w:r>
            <w:r w:rsidRPr="004E04E2">
              <w:t xml:space="preserve"> a befitting </w:t>
            </w:r>
            <w:commentRangeStart w:id="356"/>
            <w:r w:rsidRPr="004E04E2">
              <w:t>doxology</w:t>
            </w:r>
            <w:commentRangeEnd w:id="356"/>
            <w:r>
              <w:rPr>
                <w:rStyle w:val="CommentReference"/>
              </w:rPr>
              <w:commentReference w:id="356"/>
            </w:r>
            <w:r w:rsidRPr="004E04E2">
              <w:t xml:space="preserve">, and win the forgiveness of our many sins: </w:t>
            </w:r>
            <w:commentRangeStart w:id="357"/>
            <w:r w:rsidRPr="004E04E2">
              <w:t xml:space="preserve">Glory to </w:t>
            </w:r>
            <w:r>
              <w:t>You</w:t>
            </w:r>
            <w:r w:rsidRPr="004E04E2">
              <w:t xml:space="preserve"> </w:t>
            </w:r>
            <w:commentRangeEnd w:id="357"/>
            <w:r>
              <w:rPr>
                <w:rStyle w:val="CommentReference"/>
              </w:rPr>
              <w:commentReference w:id="357"/>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8"/>
            <w:r w:rsidRPr="004E04E2">
              <w:t xml:space="preserve">Who </w:t>
            </w:r>
            <w:commentRangeEnd w:id="358"/>
            <w:r>
              <w:rPr>
                <w:rStyle w:val="CommentReference"/>
              </w:rPr>
              <w:commentReference w:id="358"/>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9"/>
            <w:r w:rsidRPr="004E04E2">
              <w:t>to</w:t>
            </w:r>
            <w:r w:rsidR="00985EC5">
              <w:t>wards</w:t>
            </w:r>
            <w:r w:rsidRPr="004E04E2">
              <w:t xml:space="preserve"> the sanctuary</w:t>
            </w:r>
            <w:commentRangeEnd w:id="359"/>
            <w:r>
              <w:rPr>
                <w:rStyle w:val="CommentReference"/>
              </w:rPr>
              <w:commentReference w:id="359"/>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60"/>
            <w:r w:rsidRPr="004E04E2">
              <w:t xml:space="preserve">you out </w:t>
            </w:r>
            <w:commentRangeEnd w:id="360"/>
            <w:r>
              <w:rPr>
                <w:rStyle w:val="CommentReference"/>
              </w:rPr>
              <w:commentReference w:id="360"/>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1"/>
            <w:r w:rsidRPr="004E04E2">
              <w:t xml:space="preserve">supplication </w:t>
            </w:r>
            <w:commentRangeEnd w:id="361"/>
            <w:r>
              <w:rPr>
                <w:rStyle w:val="CommentReference"/>
              </w:rPr>
              <w:commentReference w:id="361"/>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2"/>
            <w:r w:rsidRPr="004E04E2">
              <w:t xml:space="preserve">petition </w:t>
            </w:r>
            <w:commentRangeEnd w:id="362"/>
            <w:r>
              <w:rPr>
                <w:rStyle w:val="CommentReference"/>
              </w:rPr>
              <w:commentReference w:id="362"/>
            </w:r>
            <w:r w:rsidR="00985EC5">
              <w:t>will</w:t>
            </w:r>
            <w:r w:rsidRPr="004E04E2">
              <w:t xml:space="preserve"> come in before </w:t>
            </w:r>
            <w:r>
              <w:t>You</w:t>
            </w:r>
            <w:r w:rsidR="00985EC5">
              <w:t xml:space="preserve">; </w:t>
            </w:r>
            <w:commentRangeStart w:id="363"/>
            <w:r w:rsidRPr="004E04E2">
              <w:t xml:space="preserve">revive </w:t>
            </w:r>
            <w:commentRangeEnd w:id="363"/>
            <w:r>
              <w:rPr>
                <w:rStyle w:val="CommentReference"/>
              </w:rPr>
              <w:commentReference w:id="363"/>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4"/>
            <w:r w:rsidRPr="004E04E2">
              <w:t>pour forth</w:t>
            </w:r>
            <w:commentRangeEnd w:id="364"/>
            <w:r>
              <w:rPr>
                <w:rStyle w:val="CommentReference"/>
              </w:rPr>
              <w:commentReference w:id="364"/>
            </w:r>
            <w:r w:rsidRPr="004E04E2">
              <w:t xml:space="preserve"> </w:t>
            </w:r>
            <w:commentRangeStart w:id="365"/>
            <w:r w:rsidRPr="004E04E2">
              <w:t>blessing</w:t>
            </w:r>
            <w:commentRangeEnd w:id="365"/>
            <w:r>
              <w:rPr>
                <w:rStyle w:val="CommentReference"/>
              </w:rPr>
              <w:commentReference w:id="365"/>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6"/>
            <w:r w:rsidRPr="004E04E2">
              <w:t xml:space="preserve">respond </w:t>
            </w:r>
            <w:commentRangeEnd w:id="366"/>
            <w:r>
              <w:rPr>
                <w:rStyle w:val="CommentReference"/>
              </w:rPr>
              <w:commentReference w:id="366"/>
            </w:r>
            <w:r w:rsidRPr="004E04E2">
              <w:t xml:space="preserve">with </w:t>
            </w:r>
            <w:r>
              <w:t>Your</w:t>
            </w:r>
            <w:r w:rsidR="00985EC5">
              <w:t xml:space="preserve"> words,</w:t>
            </w:r>
            <w:r w:rsidRPr="004E04E2">
              <w:t xml:space="preserve"> for all </w:t>
            </w:r>
            <w:r>
              <w:t>Your</w:t>
            </w:r>
            <w:r w:rsidRPr="004E04E2">
              <w:t xml:space="preserve"> commandments are </w:t>
            </w:r>
            <w:commentRangeStart w:id="367"/>
            <w:r w:rsidRPr="004E04E2">
              <w:t>righteous</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8"/>
            <w:r w:rsidRPr="004E04E2">
              <w:t>meditation</w:t>
            </w:r>
            <w:commentRangeEnd w:id="368"/>
            <w:r>
              <w:rPr>
                <w:rStyle w:val="CommentReference"/>
              </w:rPr>
              <w:commentReference w:id="368"/>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9"/>
            <w:r w:rsidRPr="004E04E2">
              <w:t>always</w:t>
            </w:r>
            <w:commentRangeEnd w:id="369"/>
            <w:r>
              <w:rPr>
                <w:rStyle w:val="CommentReference"/>
              </w:rPr>
              <w:commentReference w:id="369"/>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70"/>
            <w:r w:rsidRPr="004E04E2">
              <w:rPr>
                <w:rFonts w:eastAsia="@MingLiU"/>
              </w:rPr>
              <w:t xml:space="preserve">and </w:t>
            </w:r>
            <w:commentRangeEnd w:id="370"/>
            <w:r>
              <w:rPr>
                <w:rStyle w:val="CommentReference"/>
              </w:rPr>
              <w:commentReference w:id="370"/>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1"/>
            <w:r w:rsidRPr="004E04E2">
              <w:rPr>
                <w:rFonts w:eastAsia="@MingLiU"/>
              </w:rPr>
              <w:t xml:space="preserve">to </w:t>
            </w:r>
            <w:commentRangeEnd w:id="371"/>
            <w:r>
              <w:rPr>
                <w:rStyle w:val="CommentReference"/>
              </w:rPr>
              <w:commentReference w:id="371"/>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2"/>
            <w:r w:rsidRPr="004E04E2">
              <w:t xml:space="preserve">to </w:t>
            </w:r>
            <w:commentRangeEnd w:id="372"/>
            <w:r>
              <w:rPr>
                <w:rStyle w:val="CommentReference"/>
              </w:rPr>
              <w:commentReference w:id="372"/>
            </w:r>
            <w:r>
              <w:t>You</w:t>
            </w:r>
            <w:r w:rsidRPr="004E04E2">
              <w:t>, O Only</w:t>
            </w:r>
            <w:r w:rsidRPr="004E04E2">
              <w:noBreakHyphen/>
            </w:r>
            <w:commentRangeStart w:id="373"/>
            <w:r w:rsidRPr="004E04E2">
              <w:t>Begotten</w:t>
            </w:r>
            <w:commentRangeEnd w:id="373"/>
            <w:r>
              <w:rPr>
                <w:rStyle w:val="CommentReference"/>
              </w:rPr>
              <w:commentReference w:id="373"/>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4"/>
            <w:r w:rsidRPr="004E04E2">
              <w:t xml:space="preserve">utter </w:t>
            </w:r>
            <w:commentRangeEnd w:id="374"/>
            <w:r>
              <w:rPr>
                <w:rStyle w:val="CommentReference"/>
              </w:rPr>
              <w:commentReference w:id="374"/>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2C7778DE"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187E8E">
        <w:rPr>
          <w:noProof/>
        </w:rPr>
        <w:t>531</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187E8E">
        <w:rPr>
          <w:noProof/>
        </w:rPr>
        <w:t>629</w:t>
      </w:r>
      <w:r w:rsidR="00D350C2">
        <w:fldChar w:fldCharType="end"/>
      </w:r>
      <w:r w:rsidR="00D350C2">
        <w:t>, is said.</w:t>
      </w:r>
    </w:p>
    <w:p w14:paraId="5207DB38" w14:textId="77777777" w:rsidR="00D31F38" w:rsidRDefault="00D31F38" w:rsidP="00D31F38">
      <w:pPr>
        <w:pStyle w:val="Heading4"/>
      </w:pPr>
      <w:bookmarkStart w:id="375" w:name="_Ref452619365"/>
      <w:bookmarkStart w:id="376" w:name="_Toc297322053"/>
      <w:bookmarkStart w:id="377" w:name="_Toc297407698"/>
      <w:bookmarkStart w:id="378" w:name="_Toc298445750"/>
      <w:bookmarkStart w:id="379" w:name="_Toc298681233"/>
      <w:bookmarkStart w:id="380" w:name="_Toc298447475"/>
      <w:bookmarkStart w:id="381" w:name="_Toc308441894"/>
      <w:r>
        <w:t>The Hymn for the Resurrection</w:t>
      </w:r>
      <w:bookmarkEnd w:id="375"/>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2"/>
            <w:r>
              <w:t xml:space="preserve">consider </w:t>
            </w:r>
            <w:commentRangeEnd w:id="382"/>
            <w:r>
              <w:rPr>
                <w:rStyle w:val="CommentReference"/>
                <w:lang w:val="en-CA"/>
              </w:rPr>
              <w:commentReference w:id="382"/>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3"/>
            <w:r>
              <w:t xml:space="preserve">none </w:t>
            </w:r>
            <w:commentRangeEnd w:id="383"/>
            <w:r>
              <w:rPr>
                <w:rStyle w:val="CommentReference"/>
                <w:lang w:val="en-CA"/>
              </w:rPr>
              <w:commentReference w:id="383"/>
            </w:r>
            <w:r>
              <w:t>but You.</w:t>
            </w:r>
          </w:p>
          <w:p w14:paraId="45BFA942" w14:textId="77777777" w:rsidR="00D31F38" w:rsidRDefault="00D31F38" w:rsidP="00E35F1F">
            <w:pPr>
              <w:pStyle w:val="EngHangEnd"/>
            </w:pPr>
            <w:commentRangeStart w:id="384"/>
            <w:r>
              <w:t xml:space="preserve">After </w:t>
            </w:r>
            <w:commentRangeEnd w:id="384"/>
            <w:r>
              <w:rPr>
                <w:rStyle w:val="CommentReference"/>
                <w:lang w:val="en-CA"/>
              </w:rPr>
              <w:commentReference w:id="38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5"/>
            <w:r>
              <w:t xml:space="preserve">to </w:t>
            </w:r>
            <w:commentRangeEnd w:id="385"/>
            <w:r>
              <w:rPr>
                <w:rStyle w:val="CommentReference"/>
                <w:lang w:val="en-CA"/>
              </w:rPr>
              <w:commentReference w:id="385"/>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6"/>
            <w:r>
              <w:t>joyful</w:t>
            </w:r>
            <w:commentRangeEnd w:id="386"/>
            <w:r>
              <w:rPr>
                <w:rStyle w:val="CommentReference"/>
                <w:lang w:val="en-CA"/>
              </w:rPr>
              <w:commentReference w:id="38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7"/>
            <w:r>
              <w:t xml:space="preserve">perfect </w:t>
            </w:r>
            <w:commentRangeEnd w:id="387"/>
            <w:r>
              <w:rPr>
                <w:rStyle w:val="CommentReference"/>
                <w:lang w:val="en-CA"/>
              </w:rPr>
              <w:commentReference w:id="38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8"/>
            <w:r>
              <w:t xml:space="preserve">sealed </w:t>
            </w:r>
            <w:commentRangeEnd w:id="388"/>
            <w:r>
              <w:rPr>
                <w:rStyle w:val="CommentReference"/>
                <w:lang w:val="en-CA"/>
              </w:rPr>
              <w:commentReference w:id="38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9"/>
            <w:r>
              <w:t xml:space="preserve">fragrant </w:t>
            </w:r>
            <w:commentRangeEnd w:id="389"/>
            <w:r>
              <w:rPr>
                <w:rStyle w:val="CommentReference"/>
                <w:lang w:val="en-CA"/>
              </w:rPr>
              <w:commentReference w:id="38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90"/>
            <w:r>
              <w:t>spices</w:t>
            </w:r>
            <w:commentRangeEnd w:id="390"/>
            <w:r>
              <w:rPr>
                <w:rStyle w:val="CommentReference"/>
                <w:lang w:val="en-CA"/>
              </w:rPr>
              <w:commentReference w:id="390"/>
            </w:r>
            <w:r>
              <w:t>,</w:t>
            </w:r>
          </w:p>
          <w:p w14:paraId="2BF4322B" w14:textId="77777777" w:rsidR="00D31F38" w:rsidRDefault="00D31F38" w:rsidP="00E35F1F">
            <w:pPr>
              <w:pStyle w:val="EngHangEnd"/>
            </w:pPr>
            <w:r>
              <w:t xml:space="preserve">"Behold and see that the Saviour </w:t>
            </w:r>
            <w:commentRangeStart w:id="391"/>
            <w:r>
              <w:t xml:space="preserve">is risen </w:t>
            </w:r>
            <w:commentRangeEnd w:id="391"/>
            <w:r>
              <w:rPr>
                <w:rStyle w:val="CommentReference"/>
                <w:lang w:val="en-CA"/>
              </w:rPr>
              <w:commentReference w:id="39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2"/>
            <w:r>
              <w:t>A</w:t>
            </w:r>
            <w:commentRangeEnd w:id="392"/>
            <w:r>
              <w:rPr>
                <w:rStyle w:val="CommentReference"/>
                <w:lang w:val="en-CA"/>
              </w:rPr>
              <w:commentReference w:id="392"/>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3"/>
            <w:r>
              <w:t xml:space="preserve">We </w:t>
            </w:r>
            <w:commentRangeEnd w:id="393"/>
            <w:r>
              <w:rPr>
                <w:rStyle w:val="CommentReference"/>
                <w:lang w:val="en-CA"/>
              </w:rPr>
              <w:commentReference w:id="39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4"/>
            <w:r>
              <w:t>alteration</w:t>
            </w:r>
            <w:commentRangeEnd w:id="394"/>
            <w:r>
              <w:rPr>
                <w:rStyle w:val="CommentReference"/>
                <w:lang w:val="en-CA"/>
              </w:rPr>
              <w:commentReference w:id="39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5" w:name="_Ref452619450"/>
      <w:r>
        <w:t xml:space="preserve">The First Canticle: The </w:t>
      </w:r>
      <w:r w:rsidR="00F970EE">
        <w:t>First Song</w:t>
      </w:r>
      <w:r>
        <w:t xml:space="preserve"> of Moses the Prophet</w:t>
      </w:r>
      <w:bookmarkEnd w:id="376"/>
      <w:bookmarkEnd w:id="377"/>
      <w:bookmarkEnd w:id="378"/>
      <w:bookmarkEnd w:id="379"/>
      <w:bookmarkEnd w:id="380"/>
      <w:bookmarkEnd w:id="381"/>
      <w:bookmarkEnd w:id="395"/>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6"/>
            <w:r>
              <w:t>glorify Him</w:t>
            </w:r>
            <w:commentRangeEnd w:id="396"/>
            <w:r>
              <w:rPr>
                <w:rStyle w:val="CommentReference"/>
                <w:lang w:val="en-CA"/>
              </w:rPr>
              <w:commentReference w:id="39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7"/>
            <w:r>
              <w:t xml:space="preserve">when he shatters </w:t>
            </w:r>
            <w:commentRangeEnd w:id="397"/>
            <w:r>
              <w:rPr>
                <w:rStyle w:val="CommentReference"/>
                <w:lang w:val="en-CA"/>
              </w:rPr>
              <w:commentReference w:id="39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8"/>
            <w:r w:rsidR="00D31F38">
              <w:t xml:space="preserve">chosen </w:t>
            </w:r>
            <w:commentRangeEnd w:id="398"/>
            <w:r w:rsidR="00D31F38">
              <w:rPr>
                <w:rStyle w:val="CommentReference"/>
                <w:lang w:val="en-CA"/>
              </w:rPr>
              <w:commentReference w:id="398"/>
            </w:r>
            <w:r w:rsidR="00D31F38">
              <w:t xml:space="preserve">mounted </w:t>
            </w:r>
            <w:commentRangeStart w:id="399"/>
            <w:r w:rsidR="00D31F38">
              <w:t xml:space="preserve">captains </w:t>
            </w:r>
            <w:commentRangeEnd w:id="399"/>
            <w:r w:rsidR="00D31F38">
              <w:rPr>
                <w:rStyle w:val="CommentReference"/>
                <w:lang w:val="en-CA"/>
              </w:rPr>
              <w:commentReference w:id="39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400"/>
            <w:r>
              <w:t xml:space="preserve"> </w:t>
            </w:r>
            <w:commentRangeEnd w:id="400"/>
            <w:r>
              <w:rPr>
                <w:rStyle w:val="CommentReference"/>
                <w:lang w:val="en-CA"/>
              </w:rPr>
              <w:commentReference w:id="400"/>
            </w:r>
            <w:r>
              <w:t xml:space="preserve">glorified in </w:t>
            </w:r>
            <w:r w:rsidR="00865C59">
              <w:t>strength</w:t>
            </w:r>
            <w:r>
              <w:t xml:space="preserve">. Your right hand, O Lord, </w:t>
            </w:r>
            <w:commentRangeStart w:id="401"/>
            <w:r>
              <w:t xml:space="preserve">crushed </w:t>
            </w:r>
            <w:commentRangeEnd w:id="401"/>
            <w:r>
              <w:rPr>
                <w:rStyle w:val="CommentReference"/>
                <w:lang w:val="en-CA"/>
              </w:rPr>
              <w:commentReference w:id="40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2"/>
            <w:r w:rsidR="00D31F38">
              <w:t xml:space="preserve">shattered </w:t>
            </w:r>
            <w:commentRangeEnd w:id="402"/>
            <w:r w:rsidR="00D31F38">
              <w:rPr>
                <w:rStyle w:val="CommentReference"/>
                <w:lang w:val="en-CA"/>
              </w:rPr>
              <w:commentReference w:id="402"/>
            </w:r>
            <w:r>
              <w:t>the</w:t>
            </w:r>
            <w:r w:rsidR="00D31F38">
              <w:t xml:space="preserve"> </w:t>
            </w:r>
            <w:r>
              <w:t>adversaries</w:t>
            </w:r>
            <w:r w:rsidR="00D31F38">
              <w:t xml:space="preserve">; You </w:t>
            </w:r>
            <w:commentRangeStart w:id="403"/>
            <w:r w:rsidR="00D31F38">
              <w:t xml:space="preserve">sent </w:t>
            </w:r>
            <w:commentRangeEnd w:id="403"/>
            <w:r w:rsidR="00D31F38">
              <w:rPr>
                <w:rStyle w:val="CommentReference"/>
                <w:lang w:val="en-CA"/>
              </w:rPr>
              <w:commentReference w:id="40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4"/>
            <w:r w:rsidR="00D31F38">
              <w:t>holy</w:t>
            </w:r>
            <w:commentRangeEnd w:id="404"/>
            <w:r w:rsidR="00D31F38">
              <w:rPr>
                <w:rStyle w:val="CommentReference"/>
                <w:lang w:val="en-CA"/>
              </w:rPr>
              <w:commentReference w:id="404"/>
            </w:r>
            <w:r w:rsidR="00D31F38">
              <w:t xml:space="preserve">, awesome in </w:t>
            </w:r>
            <w:commentRangeStart w:id="405"/>
            <w:r w:rsidR="00D31F38">
              <w:t>glorious deeds</w:t>
            </w:r>
            <w:commentRangeEnd w:id="405"/>
            <w:r w:rsidR="00D31F38">
              <w:rPr>
                <w:rStyle w:val="CommentReference"/>
                <w:lang w:val="en-CA"/>
              </w:rPr>
              <w:commentReference w:id="40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6"/>
            <w:r>
              <w:t>redeemed</w:t>
            </w:r>
            <w:commentRangeEnd w:id="406"/>
            <w:r>
              <w:rPr>
                <w:rStyle w:val="CommentReference"/>
                <w:lang w:val="en-CA"/>
              </w:rPr>
              <w:commentReference w:id="406"/>
            </w:r>
            <w:r>
              <w:t xml:space="preserve">; You called them by Your power into Your holy </w:t>
            </w:r>
            <w:commentRangeStart w:id="407"/>
            <w:r>
              <w:t>abode</w:t>
            </w:r>
            <w:commentRangeEnd w:id="407"/>
            <w:r>
              <w:rPr>
                <w:rStyle w:val="CommentReference"/>
                <w:lang w:val="en-CA"/>
              </w:rPr>
              <w:commentReference w:id="40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8"/>
            <w:r>
              <w:t xml:space="preserve">Sorrow </w:t>
            </w:r>
            <w:commentRangeEnd w:id="408"/>
            <w:r>
              <w:rPr>
                <w:rStyle w:val="CommentReference"/>
                <w:lang w:val="en-CA"/>
              </w:rPr>
              <w:commentReference w:id="40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9"/>
            <w:r>
              <w:t>May</w:t>
            </w:r>
            <w:commentRangeEnd w:id="409"/>
            <w:r>
              <w:rPr>
                <w:rStyle w:val="CommentReference"/>
                <w:lang w:val="en-CA"/>
              </w:rPr>
              <w:commentReference w:id="40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10"/>
            <w:r>
              <w:t xml:space="preserve">reigning </w:t>
            </w:r>
            <w:commentRangeEnd w:id="410"/>
            <w:r>
              <w:rPr>
                <w:rStyle w:val="CommentReference"/>
                <w:lang w:val="en-CA"/>
              </w:rPr>
              <w:commentReference w:id="410"/>
            </w:r>
            <w:r>
              <w:t xml:space="preserve">as King forever and ever </w:t>
            </w:r>
            <w:commentRangeStart w:id="411"/>
            <w:r>
              <w:t>and beyond</w:t>
            </w:r>
            <w:commentRangeEnd w:id="411"/>
            <w:r>
              <w:rPr>
                <w:rStyle w:val="CommentReference"/>
                <w:lang w:val="en-CA"/>
              </w:rPr>
              <w:commentReference w:id="41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2"/>
            <w:r w:rsidR="00D31F38">
              <w:t xml:space="preserve"> </w:t>
            </w:r>
            <w:commentRangeEnd w:id="412"/>
            <w:r w:rsidR="00D31F38">
              <w:rPr>
                <w:rStyle w:val="CommentReference"/>
                <w:lang w:val="en-CA"/>
              </w:rPr>
              <w:commentReference w:id="41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3"/>
            <w:r w:rsidR="00D31F38">
              <w:t>praises</w:t>
            </w:r>
            <w:commentRangeEnd w:id="413"/>
            <w:r w:rsidR="00D31F38">
              <w:rPr>
                <w:rStyle w:val="CommentReference"/>
                <w:lang w:val="en-CA"/>
              </w:rPr>
              <w:commentReference w:id="41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4"/>
            <w:r>
              <w:t>glorified</w:t>
            </w:r>
            <w:commentRangeEnd w:id="414"/>
            <w:r>
              <w:rPr>
                <w:rStyle w:val="CommentReference"/>
                <w:rFonts w:eastAsiaTheme="minorHAnsi" w:cstheme="minorBidi"/>
                <w:color w:val="auto"/>
                <w:lang w:val="en-CA"/>
              </w:rPr>
              <w:commentReference w:id="414"/>
            </w:r>
            <w:r>
              <w:t>.</w:t>
            </w:r>
            <w:r w:rsidR="00D31F38">
              <w:rPr>
                <w:rStyle w:val="CommentReference"/>
                <w:lang w:val="en-CA"/>
              </w:rPr>
              <w:commentReference w:id="41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6" w:name="_Toc297322054"/>
      <w:bookmarkStart w:id="417" w:name="_Toc297407699"/>
      <w:bookmarkStart w:id="418" w:name="_Toc298445751"/>
      <w:bookmarkStart w:id="419" w:name="_Toc298681234"/>
      <w:bookmarkStart w:id="420" w:name="_Toc298447476"/>
      <w:bookmarkStart w:id="421" w:name="_Ref452619541"/>
      <w:r>
        <w:t>Psali Adam</w:t>
      </w:r>
      <w:bookmarkEnd w:id="416"/>
      <w:bookmarkEnd w:id="417"/>
      <w:bookmarkEnd w:id="418"/>
      <w:bookmarkEnd w:id="419"/>
      <w:bookmarkEnd w:id="420"/>
      <w:r w:rsidR="009E143A">
        <w:t xml:space="preserve"> on the First Canticle</w:t>
      </w:r>
      <w:bookmarkEnd w:id="421"/>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2"/>
            <w:r>
              <w:t xml:space="preserve">The </w:t>
            </w:r>
            <w:commentRangeEnd w:id="422"/>
            <w:r>
              <w:rPr>
                <w:rStyle w:val="CommentReference"/>
                <w:lang w:val="en-CA"/>
              </w:rPr>
              <w:commentReference w:id="422"/>
            </w:r>
            <w:r>
              <w:t xml:space="preserve">water of the sea was parted into parts, And the great deep became a </w:t>
            </w:r>
            <w:commentRangeStart w:id="423"/>
            <w:r>
              <w:t>path</w:t>
            </w:r>
            <w:commentRangeEnd w:id="423"/>
            <w:r>
              <w:rPr>
                <w:rStyle w:val="CommentReference"/>
                <w:lang w:val="en-CA"/>
              </w:rPr>
              <w:commentReference w:id="42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4"/>
            <w:r w:rsidRPr="00D33B3C">
              <w:rPr>
                <w:rFonts w:ascii="Times New Roman" w:hAnsi="Times New Roman" w:cs="Times New Roman"/>
              </w:rPr>
              <w:t>Ϧ</w:t>
            </w:r>
            <w:r w:rsidRPr="00D33B3C">
              <w:t>ⲉⲛ</w:t>
            </w:r>
            <w:commentRangeEnd w:id="424"/>
            <w:r>
              <w:rPr>
                <w:rStyle w:val="CommentReference"/>
                <w:rFonts w:ascii="Garamond" w:hAnsi="Garamond" w:cstheme="minorBidi"/>
                <w:noProof w:val="0"/>
                <w:lang w:val="en-CA"/>
              </w:rPr>
              <w:commentReference w:id="42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5"/>
            <w:r>
              <w:t xml:space="preserve">miraculous </w:t>
            </w:r>
            <w:commentRangeEnd w:id="425"/>
            <w:r>
              <w:rPr>
                <w:rStyle w:val="CommentReference"/>
                <w:lang w:val="en-CA"/>
              </w:rPr>
              <w:commentReference w:id="425"/>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6"/>
            <w:r>
              <w:t xml:space="preserve">passed </w:t>
            </w:r>
            <w:commentRangeEnd w:id="426"/>
            <w:r>
              <w:rPr>
                <w:rStyle w:val="CommentReference"/>
                <w:lang w:val="en-CA"/>
              </w:rPr>
              <w:commentReference w:id="426"/>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7"/>
            <w:r>
              <w:t xml:space="preserve">praising </w:t>
            </w:r>
            <w:commentRangeEnd w:id="427"/>
            <w:r>
              <w:rPr>
                <w:rStyle w:val="CommentReference"/>
                <w:lang w:val="en-CA"/>
              </w:rPr>
              <w:commentReference w:id="427"/>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8"/>
            <w:r>
              <w:t xml:space="preserve"> </w:t>
            </w:r>
            <w:commentRangeEnd w:id="428"/>
            <w:r>
              <w:rPr>
                <w:rStyle w:val="CommentReference"/>
                <w:lang w:val="en-CA"/>
              </w:rPr>
              <w:commentReference w:id="428"/>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90FE733"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187E8E">
        <w:rPr>
          <w:noProof/>
        </w:rPr>
        <w:t>426</w:t>
      </w:r>
      <w:r>
        <w:fldChar w:fldCharType="end"/>
      </w:r>
      <w:r>
        <w:t>, until Part Nine of the Sunday Theotokia before continuing as usual from the Second Canticle.</w:t>
      </w:r>
    </w:p>
    <w:p w14:paraId="7A906C89" w14:textId="24AEDA34"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187E8E">
        <w:rPr>
          <w:noProof/>
        </w:rPr>
        <w:t>547</w:t>
      </w:r>
      <w:r w:rsidR="007F3F25">
        <w:fldChar w:fldCharType="end"/>
      </w:r>
      <w:r w:rsidR="007F3F25">
        <w:t>.</w:t>
      </w:r>
    </w:p>
    <w:p w14:paraId="262EA7FD" w14:textId="06D7D3B0"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187E8E">
        <w:rPr>
          <w:noProof/>
        </w:rPr>
        <w:t>336</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9" w:name="_Ref449954885"/>
      <w:bookmarkStart w:id="430" w:name="_Ref448228178"/>
      <w:r>
        <w:t>The Second Canticle</w:t>
      </w:r>
      <w:bookmarkEnd w:id="429"/>
    </w:p>
    <w:p w14:paraId="31599D65" w14:textId="65C723EC"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187E8E">
        <w:rPr>
          <w:noProof/>
        </w:rPr>
        <w:t>550</w:t>
      </w:r>
      <w:r w:rsidR="007F3F25">
        <w:fldChar w:fldCharType="end"/>
      </w:r>
      <w:r>
        <w:t>, is said.</w:t>
      </w:r>
    </w:p>
    <w:p w14:paraId="02804624" w14:textId="3301A109"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187E8E">
        <w:rPr>
          <w:noProof/>
          <w:lang w:val="en-US"/>
        </w:rPr>
        <w:t>629</w:t>
      </w:r>
      <w:r>
        <w:rPr>
          <w:lang w:val="en-US"/>
        </w:rPr>
        <w:fldChar w:fldCharType="end"/>
      </w:r>
      <w:r>
        <w:rPr>
          <w:lang w:val="en-US"/>
        </w:rPr>
        <w:t>, is said.</w:t>
      </w:r>
    </w:p>
    <w:p w14:paraId="55F7FEC9" w14:textId="77777777" w:rsidR="00344A59" w:rsidRDefault="00344A59" w:rsidP="00344A59">
      <w:pPr>
        <w:pStyle w:val="Heading4"/>
      </w:pPr>
      <w:bookmarkStart w:id="431" w:name="_Toc297322055"/>
      <w:bookmarkStart w:id="432" w:name="_Toc297407700"/>
      <w:bookmarkStart w:id="433" w:name="_Ref297493889"/>
      <w:bookmarkStart w:id="434" w:name="_Toc298445752"/>
      <w:bookmarkStart w:id="435" w:name="_Toc298681235"/>
      <w:bookmarkStart w:id="436" w:name="_Toc298447477"/>
      <w:bookmarkStart w:id="437" w:name="_Toc308441895"/>
      <w:bookmarkStart w:id="438" w:name="_Ref434580757"/>
      <w:bookmarkStart w:id="439" w:name="_Ref434580763"/>
      <w:bookmarkStart w:id="440" w:name="_Ref452619873"/>
      <w:bookmarkStart w:id="441" w:name="_Ref452619877"/>
      <w:bookmarkStart w:id="442" w:name="_Ref485365475"/>
      <w:r>
        <w:t>The Second Canticle: Psalm 135</w:t>
      </w:r>
      <w:bookmarkEnd w:id="431"/>
      <w:bookmarkEnd w:id="432"/>
      <w:bookmarkEnd w:id="433"/>
      <w:bookmarkEnd w:id="434"/>
      <w:bookmarkEnd w:id="435"/>
      <w:bookmarkEnd w:id="436"/>
      <w:bookmarkEnd w:id="437"/>
      <w:bookmarkEnd w:id="438"/>
      <w:bookmarkEnd w:id="439"/>
      <w:bookmarkEnd w:id="440"/>
      <w:bookmarkEnd w:id="441"/>
      <w:bookmarkEnd w:id="442"/>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3"/>
            <w:r w:rsidRPr="00FC3604">
              <w:t>Ⲉⲩⲕ̀ⲗⲏⲣⲟⲛⲟⲙⲓⲁ̀ ⲙ̀ⲡⲉϥⲃⲱⲕ ⲡⲓⲥ̅ⲗ̅</w:t>
            </w:r>
            <w:r w:rsidRPr="00597158">
              <w:t xml:space="preserve"> </w:t>
            </w:r>
            <w:commentRangeEnd w:id="443"/>
            <w:r>
              <w:rPr>
                <w:rStyle w:val="CommentReference"/>
                <w:rFonts w:ascii="Garamond" w:hAnsi="Garamond" w:cstheme="minorBidi"/>
                <w:noProof w:val="0"/>
                <w:lang w:val="en-CA"/>
              </w:rPr>
              <w:commentReference w:id="443"/>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4" w:name="_Toc297322056"/>
      <w:bookmarkStart w:id="445" w:name="_Toc297407701"/>
      <w:bookmarkStart w:id="446" w:name="_Toc298445753"/>
      <w:bookmarkStart w:id="447" w:name="_Toc298681236"/>
      <w:bookmarkStart w:id="448" w:name="_Toc298447478"/>
      <w:bookmarkStart w:id="449" w:name="_Ref452619883"/>
      <w:r>
        <w:t>Psali Adam</w:t>
      </w:r>
      <w:bookmarkEnd w:id="444"/>
      <w:bookmarkEnd w:id="445"/>
      <w:bookmarkEnd w:id="446"/>
      <w:bookmarkEnd w:id="447"/>
      <w:bookmarkEnd w:id="448"/>
      <w:r>
        <w:t xml:space="preserve"> on the Second Canticle</w:t>
      </w:r>
      <w:bookmarkEnd w:id="449"/>
    </w:p>
    <w:p w14:paraId="20E92FDC" w14:textId="77777777" w:rsidR="00344A59" w:rsidRDefault="00344A59" w:rsidP="00344A59">
      <w:pPr>
        <w:pStyle w:val="Heading5non-TOC"/>
      </w:pPr>
      <w:r w:rsidRPr="00D175BB">
        <w:t>Ⲯⲁⲗⲓ Ⲁ̀ⲇⲁⲙ</w:t>
      </w:r>
    </w:p>
    <w:p w14:paraId="2CDDD4E1" w14:textId="687A44A7"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187E8E">
        <w:rPr>
          <w:noProof/>
        </w:rPr>
        <w:t>554</w:t>
      </w:r>
      <w:r>
        <w:fldChar w:fldCharType="end"/>
      </w:r>
      <w:r>
        <w:t>, is said instead of the following.</w:t>
      </w:r>
    </w:p>
    <w:p w14:paraId="367D7149" w14:textId="24D0D1CA"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187E8E">
        <w:rPr>
          <w:noProof/>
          <w:lang w:val="en-US"/>
        </w:rPr>
        <w:t>636</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50"/>
            <w:r w:rsidRPr="004C0CA2">
              <w:t xml:space="preserve">brought </w:t>
            </w:r>
            <w:commentRangeEnd w:id="450"/>
            <w:r>
              <w:rPr>
                <w:rStyle w:val="CommentReference"/>
                <w:rFonts w:eastAsiaTheme="minorHAnsi" w:cstheme="minorBidi"/>
                <w:color w:val="auto"/>
                <w:lang w:val="en-CA"/>
              </w:rPr>
              <w:commentReference w:id="450"/>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F1C9516"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187E8E">
        <w:rPr>
          <w:noProof/>
        </w:rPr>
        <w:t>606</w:t>
      </w:r>
      <w:r>
        <w:fldChar w:fldCharType="end"/>
      </w:r>
      <w:r>
        <w:t>.</w:t>
      </w:r>
    </w:p>
    <w:bookmarkEnd w:id="430"/>
    <w:p w14:paraId="2E7A68B9" w14:textId="4BEF5E0D" w:rsidR="00D31F38" w:rsidRDefault="00D31F38" w:rsidP="00D31F38">
      <w:pPr>
        <w:jc w:val="left"/>
      </w:pPr>
    </w:p>
    <w:p w14:paraId="2CF40924" w14:textId="6307B7EC" w:rsidR="00A7333E" w:rsidRDefault="00A7333E" w:rsidP="00A7333E">
      <w:pPr>
        <w:pStyle w:val="Heading3"/>
      </w:pPr>
      <w:bookmarkStart w:id="451" w:name="_Ref449954950"/>
      <w:bookmarkStart w:id="452" w:name="_Ref448228188"/>
      <w:r>
        <w:t>Additional Canticles for the Vigil of Joyous Saturday from the Old Testament</w:t>
      </w:r>
      <w:bookmarkEnd w:id="451"/>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3"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4" w:name="_Ref450335240"/>
      <w:bookmarkEnd w:id="453"/>
      <w:r>
        <w:t>Additional Canticles for the Vigil of Joyous Saturday from the New Testament</w:t>
      </w:r>
      <w:r w:rsidR="00680B91">
        <w:rPr>
          <w:rStyle w:val="FootnoteReference"/>
        </w:rPr>
        <w:footnoteReference w:id="893"/>
      </w:r>
      <w:bookmarkEnd w:id="454"/>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5" w:name="_Ref452620197"/>
      <w:r>
        <w:lastRenderedPageBreak/>
        <w:t>The Third Canticle</w:t>
      </w:r>
      <w:bookmarkStart w:id="456" w:name="_Toc297322057"/>
      <w:bookmarkStart w:id="457" w:name="_Toc297407702"/>
      <w:bookmarkStart w:id="458" w:name="_Toc298445754"/>
      <w:bookmarkStart w:id="459" w:name="_Toc298681237"/>
      <w:bookmarkStart w:id="460" w:name="_Toc298447479"/>
      <w:bookmarkStart w:id="461" w:name="_Toc308441896"/>
      <w:bookmarkEnd w:id="452"/>
      <w:bookmarkEnd w:id="455"/>
    </w:p>
    <w:bookmarkEnd w:id="456"/>
    <w:bookmarkEnd w:id="457"/>
    <w:bookmarkEnd w:id="458"/>
    <w:bookmarkEnd w:id="459"/>
    <w:bookmarkEnd w:id="460"/>
    <w:bookmarkEnd w:id="46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3"/>
            <w:r w:rsidRPr="00BE273A">
              <w:t>heaven</w:t>
            </w:r>
            <w:commentRangeEnd w:id="463"/>
            <w:r w:rsidRPr="00BE273A">
              <w:rPr>
                <w:rStyle w:val="CommentReference"/>
                <w:rFonts w:eastAsiaTheme="minorHAnsi"/>
                <w:sz w:val="24"/>
              </w:rPr>
              <w:commentReference w:id="46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4"/>
            <w:r w:rsidRPr="00BE273A">
              <w:t xml:space="preserve">clouds </w:t>
            </w:r>
            <w:commentRangeEnd w:id="464"/>
            <w:r w:rsidRPr="00BE273A">
              <w:rPr>
                <w:rStyle w:val="CommentReference"/>
                <w:rFonts w:eastAsiaTheme="minorHAnsi"/>
                <w:sz w:val="24"/>
              </w:rPr>
              <w:commentReference w:id="464"/>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6"/>
            <w:r w:rsidRPr="00BE273A">
              <w:t>falling snow</w:t>
            </w:r>
            <w:commentRangeEnd w:id="466"/>
            <w:r w:rsidRPr="00BE273A">
              <w:rPr>
                <w:rStyle w:val="CommentReference"/>
                <w:rFonts w:eastAsiaTheme="minorHAnsi"/>
                <w:sz w:val="24"/>
              </w:rPr>
              <w:commentReference w:id="46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9"/>
            <w:r w:rsidRPr="00BE273A">
              <w:t>whales</w:t>
            </w:r>
            <w:r w:rsidR="007757C9">
              <w:rPr>
                <w:rStyle w:val="FootnoteReference"/>
              </w:rPr>
              <w:footnoteReference w:id="898"/>
            </w:r>
            <w:r w:rsidRPr="00BE273A">
              <w:t xml:space="preserve"> </w:t>
            </w:r>
            <w:commentRangeEnd w:id="469"/>
            <w:r w:rsidRPr="00BE273A">
              <w:rPr>
                <w:rStyle w:val="CommentReference"/>
                <w:rFonts w:eastAsiaTheme="minorHAnsi"/>
                <w:sz w:val="24"/>
              </w:rPr>
              <w:commentReference w:id="469"/>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70"/>
            <w:r w:rsidRPr="00BE273A">
              <w:t xml:space="preserve"> </w:t>
            </w:r>
            <w:commentRangeEnd w:id="470"/>
            <w:r w:rsidRPr="00BE273A">
              <w:rPr>
                <w:rStyle w:val="CommentReference"/>
                <w:rFonts w:eastAsiaTheme="minorHAnsi"/>
                <w:sz w:val="24"/>
              </w:rPr>
              <w:commentReference w:id="470"/>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1"/>
            <w:r w:rsidRPr="00BE273A">
              <w:t xml:space="preserve"> </w:t>
            </w:r>
            <w:commentRangeEnd w:id="471"/>
            <w:r w:rsidRPr="00BE273A">
              <w:rPr>
                <w:rStyle w:val="CommentReference"/>
                <w:rFonts w:eastAsiaTheme="minorHAnsi"/>
                <w:sz w:val="24"/>
              </w:rPr>
              <w:commentReference w:id="471"/>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2"/>
            <w:r w:rsidR="00D31F38" w:rsidRPr="00BE273A">
              <w:t xml:space="preserve">of </w:t>
            </w:r>
            <w:commentRangeEnd w:id="472"/>
            <w:r w:rsidR="00D31F38" w:rsidRPr="00BE273A">
              <w:rPr>
                <w:rStyle w:val="CommentReference"/>
                <w:rFonts w:eastAsiaTheme="minorHAnsi"/>
                <w:sz w:val="24"/>
              </w:rPr>
              <w:commentReference w:id="472"/>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3"/>
            <w:r w:rsidRPr="00BE273A">
              <w:t xml:space="preserve">Bless </w:t>
            </w:r>
            <w:commentRangeEnd w:id="473"/>
            <w:r w:rsidRPr="00BE273A">
              <w:rPr>
                <w:rStyle w:val="CommentReference"/>
                <w:rFonts w:eastAsiaTheme="minorHAnsi"/>
                <w:sz w:val="24"/>
              </w:rPr>
              <w:commentReference w:id="473"/>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4" w:name="_Toc297322058"/>
      <w:bookmarkStart w:id="475" w:name="_Toc297407703"/>
      <w:bookmarkStart w:id="476" w:name="_Toc298445755"/>
      <w:bookmarkStart w:id="477" w:name="_Toc298681238"/>
      <w:bookmarkStart w:id="478"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9"/>
            <w:r w:rsidRPr="00BE273A">
              <w:t xml:space="preserve">Blessed </w:t>
            </w:r>
            <w:commentRangeEnd w:id="479"/>
            <w:r w:rsidRPr="00BE273A">
              <w:rPr>
                <w:rStyle w:val="CommentReference"/>
                <w:rFonts w:eastAsiaTheme="minorHAnsi"/>
                <w:sz w:val="24"/>
              </w:rPr>
              <w:commentReference w:id="479"/>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80"/>
            <w:r w:rsidRPr="00BE273A">
              <w:t>heaven</w:t>
            </w:r>
            <w:commentRangeEnd w:id="480"/>
            <w:r w:rsidRPr="00BE273A">
              <w:rPr>
                <w:rStyle w:val="CommentReference"/>
                <w:rFonts w:eastAsiaTheme="minorHAnsi"/>
                <w:sz w:val="24"/>
              </w:rPr>
              <w:commentReference w:id="480"/>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1"/>
            <w:r w:rsidRPr="00BE273A">
              <w:t>falling snow</w:t>
            </w:r>
            <w:commentRangeEnd w:id="481"/>
            <w:r w:rsidRPr="00BE273A">
              <w:rPr>
                <w:rStyle w:val="CommentReference"/>
                <w:rFonts w:eastAsiaTheme="minorHAnsi"/>
                <w:sz w:val="24"/>
              </w:rPr>
              <w:commentReference w:id="481"/>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4"/>
            <w:r w:rsidRPr="00BE273A">
              <w:t xml:space="preserve"> </w:t>
            </w:r>
            <w:commentRangeEnd w:id="484"/>
            <w:r w:rsidRPr="00BE273A">
              <w:rPr>
                <w:rStyle w:val="CommentReference"/>
                <w:rFonts w:eastAsiaTheme="minorHAnsi"/>
                <w:sz w:val="24"/>
              </w:rPr>
              <w:commentReference w:id="484"/>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5"/>
            <w:r w:rsidR="003758F4" w:rsidRPr="00BE273A">
              <w:t xml:space="preserve">of </w:t>
            </w:r>
            <w:commentRangeEnd w:id="485"/>
            <w:r w:rsidR="003758F4" w:rsidRPr="00BE273A">
              <w:rPr>
                <w:rStyle w:val="CommentReference"/>
                <w:rFonts w:eastAsiaTheme="minorHAnsi"/>
                <w:sz w:val="24"/>
              </w:rPr>
              <w:commentReference w:id="485"/>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6"/>
            <w:r w:rsidRPr="00BE273A">
              <w:t xml:space="preserve">Bless </w:t>
            </w:r>
            <w:commentRangeEnd w:id="486"/>
            <w:r w:rsidRPr="00BE273A">
              <w:rPr>
                <w:rStyle w:val="CommentReference"/>
                <w:rFonts w:eastAsiaTheme="minorHAnsi"/>
                <w:sz w:val="24"/>
              </w:rPr>
              <w:commentReference w:id="486"/>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7" w:name="_Ref452620282"/>
      <w:r>
        <w:lastRenderedPageBreak/>
        <w:t>Psali Batos</w:t>
      </w:r>
      <w:bookmarkEnd w:id="474"/>
      <w:bookmarkEnd w:id="475"/>
      <w:bookmarkEnd w:id="476"/>
      <w:bookmarkEnd w:id="477"/>
      <w:bookmarkEnd w:id="478"/>
      <w:r w:rsidR="009E143A">
        <w:t xml:space="preserve"> on the Third Canticle</w:t>
      </w:r>
      <w:bookmarkEnd w:id="487"/>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8"/>
            <w:r>
              <w:t>Giver</w:t>
            </w:r>
            <w:r w:rsidRPr="00C05A5B">
              <w:t xml:space="preserve"> </w:t>
            </w:r>
            <w:commentRangeEnd w:id="488"/>
            <w:r>
              <w:rPr>
                <w:rStyle w:val="CommentReference"/>
                <w:rFonts w:eastAsiaTheme="minorHAnsi" w:cstheme="minorBidi"/>
                <w:color w:val="auto"/>
                <w:lang w:val="en-CA"/>
              </w:rPr>
              <w:commentReference w:id="48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9"/>
            <w:r w:rsidRPr="00C05A5B">
              <w:t>nanias</w:t>
            </w:r>
            <w:commentRangeEnd w:id="489"/>
            <w:r>
              <w:rPr>
                <w:rStyle w:val="CommentReference"/>
                <w:rFonts w:eastAsiaTheme="minorHAnsi" w:cstheme="minorBidi"/>
                <w:color w:val="auto"/>
                <w:lang w:val="en-CA"/>
              </w:rPr>
              <w:commentReference w:id="48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90"/>
            <w:r w:rsidRPr="00C05A5B">
              <w:t>Morning</w:t>
            </w:r>
            <w:commentRangeEnd w:id="490"/>
            <w:r>
              <w:rPr>
                <w:rStyle w:val="CommentReference"/>
                <w:rFonts w:eastAsiaTheme="minorHAnsi" w:cstheme="minorBidi"/>
                <w:color w:val="auto"/>
                <w:lang w:val="en-CA"/>
              </w:rPr>
              <w:commentReference w:id="49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1"/>
            <w:r w:rsidRPr="00C05A5B">
              <w:t>Emmanuel</w:t>
            </w:r>
            <w:commentRangeEnd w:id="491"/>
            <w:r>
              <w:rPr>
                <w:rStyle w:val="CommentReference"/>
                <w:rFonts w:eastAsiaTheme="minorHAnsi" w:cstheme="minorBidi"/>
                <w:color w:val="auto"/>
                <w:lang w:val="en-CA"/>
              </w:rPr>
              <w:commentReference w:id="49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2"/>
            <w:r w:rsidRPr="00C05A5B">
              <w:t xml:space="preserve">Proclaim </w:t>
            </w:r>
            <w:commentRangeEnd w:id="492"/>
            <w:r>
              <w:rPr>
                <w:rStyle w:val="CommentReference"/>
                <w:rFonts w:eastAsiaTheme="minorHAnsi" w:cstheme="minorBidi"/>
                <w:color w:val="auto"/>
                <w:lang w:val="en-CA"/>
              </w:rPr>
              <w:commentReference w:id="49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3"/>
            <w:r>
              <w:t>persevere</w:t>
            </w:r>
            <w:commentRangeEnd w:id="493"/>
            <w:r>
              <w:rPr>
                <w:rStyle w:val="CommentReference"/>
                <w:rFonts w:eastAsiaTheme="minorHAnsi" w:cstheme="minorBidi"/>
                <w:color w:val="auto"/>
                <w:lang w:val="en-CA"/>
              </w:rPr>
              <w:commentReference w:id="49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4"/>
            <w:r>
              <w:t>presbyters</w:t>
            </w:r>
            <w:commentRangeEnd w:id="494"/>
            <w:r>
              <w:rPr>
                <w:rStyle w:val="CommentReference"/>
                <w:rFonts w:eastAsiaTheme="minorHAnsi" w:cstheme="minorBidi"/>
                <w:color w:val="auto"/>
                <w:lang w:val="en-CA"/>
              </w:rPr>
              <w:commentReference w:id="494"/>
            </w:r>
            <w:r w:rsidRPr="00C05A5B">
              <w:t>:</w:t>
            </w:r>
          </w:p>
          <w:p w14:paraId="0639E799" w14:textId="42F5BA8C" w:rsidR="00D31F38" w:rsidRDefault="00985EC5" w:rsidP="00E35F1F">
            <w:pPr>
              <w:pStyle w:val="EngHang"/>
            </w:pPr>
            <w:r>
              <w:t>“</w:t>
            </w:r>
            <w:commentRangeStart w:id="495"/>
            <w:r w:rsidR="00D31F38">
              <w:t>Bless</w:t>
            </w:r>
            <w:commentRangeEnd w:id="495"/>
            <w:r w:rsidR="00D31F38">
              <w:rPr>
                <w:rStyle w:val="CommentReference"/>
                <w:rFonts w:eastAsiaTheme="minorHAnsi" w:cstheme="minorBidi"/>
                <w:color w:val="auto"/>
                <w:lang w:val="en-CA"/>
              </w:rPr>
              <w:commentReference w:id="49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6"/>
            <w:r>
              <w:t>day</w:t>
            </w:r>
            <w:commentRangeEnd w:id="496"/>
            <w:r>
              <w:rPr>
                <w:rStyle w:val="CommentReference"/>
                <w:rFonts w:eastAsiaTheme="minorHAnsi" w:cstheme="minorBidi"/>
                <w:color w:val="auto"/>
                <w:lang w:val="en-CA"/>
              </w:rPr>
              <w:commentReference w:id="49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7"/>
            <w:r w:rsidRPr="00C05A5B">
              <w:t xml:space="preserve">souls </w:t>
            </w:r>
            <w:commentRangeEnd w:id="497"/>
            <w:r>
              <w:rPr>
                <w:rStyle w:val="CommentReference"/>
                <w:rFonts w:eastAsiaTheme="minorHAnsi" w:cstheme="minorBidi"/>
                <w:color w:val="auto"/>
                <w:lang w:val="en-CA"/>
              </w:rPr>
              <w:commentReference w:id="49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8"/>
            <w:r w:rsidRPr="00C05A5B">
              <w:t>sea</w:t>
            </w:r>
            <w:commentRangeEnd w:id="498"/>
            <w:r>
              <w:rPr>
                <w:rStyle w:val="CommentReference"/>
                <w:rFonts w:eastAsiaTheme="minorHAnsi" w:cstheme="minorBidi"/>
                <w:color w:val="auto"/>
                <w:lang w:val="en-CA"/>
              </w:rPr>
              <w:commentReference w:id="49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9"/>
            <w:r w:rsidR="00D31F38" w:rsidRPr="00C05A5B">
              <w:t xml:space="preserve">all </w:t>
            </w:r>
            <w:commentRangeEnd w:id="499"/>
            <w:r w:rsidR="00D31F38">
              <w:rPr>
                <w:rStyle w:val="CommentReference"/>
                <w:rFonts w:eastAsiaTheme="minorHAnsi" w:cstheme="minorBidi"/>
                <w:color w:val="auto"/>
                <w:lang w:val="en-CA"/>
              </w:rPr>
              <w:commentReference w:id="49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500"/>
            <w:r w:rsidRPr="00C05A5B">
              <w:t>heretics</w:t>
            </w:r>
            <w:commentRangeEnd w:id="500"/>
            <w:r>
              <w:rPr>
                <w:rStyle w:val="CommentReference"/>
                <w:rFonts w:eastAsiaTheme="minorHAnsi" w:cstheme="minorBidi"/>
                <w:color w:val="auto"/>
                <w:lang w:val="en-CA"/>
              </w:rPr>
              <w:commentReference w:id="50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1"/>
            <w:r w:rsidRPr="00C05A5B">
              <w:t xml:space="preserve">spirits </w:t>
            </w:r>
            <w:commentRangeEnd w:id="501"/>
            <w:r>
              <w:rPr>
                <w:rStyle w:val="CommentReference"/>
                <w:rFonts w:eastAsiaTheme="minorHAnsi" w:cstheme="minorBidi"/>
                <w:color w:val="auto"/>
                <w:lang w:val="en-CA"/>
              </w:rPr>
              <w:commentReference w:id="50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2"/>
            <w:r>
              <w:t>contrite</w:t>
            </w:r>
            <w:r w:rsidRPr="00C05A5B">
              <w:t xml:space="preserve"> </w:t>
            </w:r>
            <w:commentRangeEnd w:id="502"/>
            <w:r>
              <w:rPr>
                <w:rStyle w:val="CommentReference"/>
                <w:rFonts w:eastAsiaTheme="minorHAnsi" w:cstheme="minorBidi"/>
                <w:color w:val="auto"/>
                <w:lang w:val="en-CA"/>
              </w:rPr>
              <w:commentReference w:id="502"/>
            </w:r>
            <w:commentRangeStart w:id="503"/>
            <w:r w:rsidRPr="00C05A5B">
              <w:t>hearts</w:t>
            </w:r>
            <w:commentRangeEnd w:id="503"/>
            <w:r>
              <w:rPr>
                <w:rStyle w:val="CommentReference"/>
                <w:rFonts w:eastAsiaTheme="minorHAnsi" w:cstheme="minorBidi"/>
                <w:color w:val="auto"/>
                <w:lang w:val="en-CA"/>
              </w:rPr>
              <w:commentReference w:id="50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4"/>
            <w:r w:rsidRPr="00C05A5B">
              <w:t>Make haste and be very attentive</w:t>
            </w:r>
            <w:commentRangeEnd w:id="504"/>
            <w:r>
              <w:rPr>
                <w:rStyle w:val="CommentReference"/>
                <w:rFonts w:eastAsiaTheme="minorHAnsi" w:cstheme="minorBidi"/>
                <w:color w:val="auto"/>
                <w:lang w:val="en-CA"/>
              </w:rPr>
              <w:commentReference w:id="50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5"/>
            <w:r w:rsidRPr="00C05A5B">
              <w:t xml:space="preserve">righteous </w:t>
            </w:r>
            <w:commentRangeEnd w:id="505"/>
            <w:r>
              <w:rPr>
                <w:rStyle w:val="CommentReference"/>
                <w:rFonts w:eastAsiaTheme="minorHAnsi" w:cstheme="minorBidi"/>
                <w:color w:val="auto"/>
                <w:lang w:val="en-CA"/>
              </w:rPr>
              <w:commentReference w:id="50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6"/>
            <w:r w:rsidR="00D31F38">
              <w:t>condemned</w:t>
            </w:r>
            <w:commentRangeEnd w:id="506"/>
            <w:r w:rsidR="00D31F38">
              <w:rPr>
                <w:rStyle w:val="CommentReference"/>
                <w:rFonts w:eastAsiaTheme="minorHAnsi" w:cstheme="minorBidi"/>
                <w:color w:val="auto"/>
                <w:lang w:val="en-CA"/>
              </w:rPr>
              <w:commentReference w:id="506"/>
            </w:r>
            <w:r w:rsidR="00D31F38" w:rsidRPr="00C05A5B">
              <w:t xml:space="preserve">, </w:t>
            </w:r>
          </w:p>
          <w:p w14:paraId="25CD9610" w14:textId="77777777" w:rsidR="00D31F38" w:rsidRDefault="00D31F38" w:rsidP="00E35F1F">
            <w:pPr>
              <w:pStyle w:val="EngHang"/>
            </w:pPr>
            <w:r w:rsidRPr="00C05A5B">
              <w:t xml:space="preserve">That he may </w:t>
            </w:r>
            <w:commentRangeStart w:id="507"/>
            <w:r w:rsidRPr="00C05A5B">
              <w:t xml:space="preserve">join </w:t>
            </w:r>
            <w:commentRangeEnd w:id="507"/>
            <w:r>
              <w:rPr>
                <w:rStyle w:val="CommentReference"/>
                <w:rFonts w:eastAsiaTheme="minorHAnsi" w:cstheme="minorBidi"/>
                <w:color w:val="auto"/>
                <w:lang w:val="en-CA"/>
              </w:rPr>
              <w:commentReference w:id="50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CC873B3"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187E8E">
        <w:rPr>
          <w:noProof/>
        </w:rPr>
        <w:t>558</w:t>
      </w:r>
      <w:r>
        <w:fldChar w:fldCharType="end"/>
      </w:r>
      <w:r>
        <w:t>.</w:t>
      </w:r>
    </w:p>
    <w:p w14:paraId="4DC65A5B" w14:textId="6F7A1C8B"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187E8E">
        <w:rPr>
          <w:noProof/>
        </w:rPr>
        <w:t>640</w:t>
      </w:r>
      <w:r>
        <w:fldChar w:fldCharType="end"/>
      </w:r>
      <w:r>
        <w:t xml:space="preserve"> is said instead of, or after the above Psali Batos.</w:t>
      </w:r>
    </w:p>
    <w:p w14:paraId="1CC85704" w14:textId="77777777" w:rsidR="00D31F38" w:rsidRDefault="00D31F38" w:rsidP="00F4219E">
      <w:pPr>
        <w:pStyle w:val="Heading3"/>
      </w:pPr>
      <w:bookmarkStart w:id="508" w:name="_Toc297322059"/>
      <w:bookmarkStart w:id="509" w:name="_Toc297407704"/>
      <w:bookmarkStart w:id="510" w:name="_Toc298445756"/>
      <w:bookmarkStart w:id="511" w:name="_Toc298681239"/>
      <w:bookmarkStart w:id="512" w:name="_Toc298447481"/>
      <w:bookmarkStart w:id="513" w:name="_Ref452620367"/>
      <w:bookmarkStart w:id="514" w:name="_Ref452620370"/>
      <w:r>
        <w:t>We Follow You</w:t>
      </w:r>
      <w:bookmarkEnd w:id="508"/>
      <w:bookmarkEnd w:id="509"/>
      <w:bookmarkEnd w:id="510"/>
      <w:bookmarkEnd w:id="511"/>
      <w:bookmarkEnd w:id="512"/>
      <w:bookmarkEnd w:id="513"/>
      <w:bookmarkEnd w:id="51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5" w:name="_Toc297322060"/>
      <w:bookmarkStart w:id="516" w:name="_Toc297407705"/>
      <w:bookmarkStart w:id="517" w:name="_Toc298445757"/>
      <w:bookmarkStart w:id="518" w:name="_Toc298681240"/>
      <w:bookmarkStart w:id="519" w:name="_Toc298447482"/>
      <w:bookmarkStart w:id="520" w:name="_Toc308441897"/>
      <w:bookmarkStart w:id="521" w:name="_Ref448228216"/>
      <w:bookmarkStart w:id="522" w:name="_Ref448228224"/>
      <w:bookmarkStart w:id="523" w:name="_Ref452620378"/>
      <w:bookmarkStart w:id="524" w:name="_Ref452620382"/>
      <w:r>
        <w:t>The Communion of the Saints</w:t>
      </w:r>
      <w:bookmarkEnd w:id="515"/>
      <w:bookmarkEnd w:id="516"/>
      <w:bookmarkEnd w:id="517"/>
      <w:bookmarkEnd w:id="518"/>
      <w:bookmarkEnd w:id="519"/>
      <w:bookmarkEnd w:id="520"/>
      <w:bookmarkEnd w:id="521"/>
      <w:bookmarkEnd w:id="522"/>
      <w:bookmarkEnd w:id="523"/>
      <w:bookmarkEnd w:id="524"/>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5"/>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6"/>
            <w:r w:rsidRPr="00006239">
              <w:t>My</w:t>
            </w:r>
            <w:commentRangeEnd w:id="526"/>
            <w:r>
              <w:rPr>
                <w:rStyle w:val="CommentReference"/>
                <w:rFonts w:eastAsiaTheme="minorHAnsi" w:cstheme="minorBidi"/>
                <w:color w:val="auto"/>
                <w:lang w:val="en-CA"/>
              </w:rPr>
              <w:commentReference w:id="526"/>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7"/>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7"/>
            <w:r>
              <w:rPr>
                <w:rStyle w:val="CommentReference"/>
                <w:rFonts w:ascii="Garamond" w:hAnsi="Garamond" w:cstheme="minorBidi"/>
                <w:noProof w:val="0"/>
                <w:lang w:val="en-CA"/>
              </w:rPr>
              <w:commentReference w:id="527"/>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8"/>
            <w:r w:rsidRPr="00FC3604">
              <w:t>ⲡⲓϣⲟⲙⲧ ϣⲉ ⲙⲏⲧ ϣ̀ⲙⲏⲛ</w:t>
            </w:r>
            <w:commentRangeEnd w:id="528"/>
            <w:r>
              <w:rPr>
                <w:rStyle w:val="CommentReference"/>
                <w:rFonts w:ascii="Garamond" w:hAnsi="Garamond" w:cstheme="minorBidi"/>
                <w:noProof w:val="0"/>
                <w:lang w:val="en-CA"/>
              </w:rPr>
              <w:commentReference w:id="528"/>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9"/>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9"/>
            <w:r>
              <w:rPr>
                <w:rStyle w:val="CommentReference"/>
                <w:rFonts w:eastAsiaTheme="minorHAnsi" w:cstheme="minorBidi"/>
                <w:color w:val="auto"/>
                <w:lang w:val="en-CA"/>
              </w:rPr>
              <w:commentReference w:id="529"/>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30"/>
            <w:r w:rsidRPr="00645C3A">
              <w:t xml:space="preserve">Pray </w:t>
            </w:r>
            <w:commentRangeEnd w:id="530"/>
            <w:r>
              <w:rPr>
                <w:rStyle w:val="CommentReference"/>
                <w:rFonts w:eastAsiaTheme="minorHAnsi" w:cstheme="minorBidi"/>
                <w:color w:val="auto"/>
                <w:lang w:val="en-CA"/>
              </w:rPr>
              <w:commentReference w:id="530"/>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1"/>
            </w:r>
          </w:p>
        </w:tc>
      </w:tr>
    </w:tbl>
    <w:p w14:paraId="38417DCC" w14:textId="77777777" w:rsidR="00D31F38" w:rsidRDefault="00D31F38" w:rsidP="00D31F38">
      <w:pPr>
        <w:pStyle w:val="Heading4"/>
      </w:pPr>
      <w:bookmarkStart w:id="532" w:name="_Toc298681241"/>
      <w:bookmarkStart w:id="533" w:name="_Toc308441898"/>
      <w:r>
        <w:lastRenderedPageBreak/>
        <w:t xml:space="preserve">A </w:t>
      </w:r>
      <w:commentRangeStart w:id="534"/>
      <w:r>
        <w:t xml:space="preserve">Short </w:t>
      </w:r>
      <w:commentRangeEnd w:id="534"/>
      <w:r>
        <w:rPr>
          <w:rStyle w:val="CommentReference"/>
          <w:rFonts w:eastAsiaTheme="minorHAnsi" w:cstheme="minorBidi"/>
          <w:b w:val="0"/>
          <w:bCs w:val="0"/>
        </w:rPr>
        <w:commentReference w:id="534"/>
      </w:r>
      <w:commentRangeStart w:id="535"/>
      <w:r>
        <w:t xml:space="preserve">Communion </w:t>
      </w:r>
      <w:commentRangeEnd w:id="535"/>
      <w:r>
        <w:rPr>
          <w:rStyle w:val="CommentReference"/>
          <w:rFonts w:eastAsiaTheme="minorHAnsi" w:cstheme="minorBidi"/>
          <w:b w:val="0"/>
          <w:bCs w:val="0"/>
        </w:rPr>
        <w:commentReference w:id="535"/>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6"/>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6"/>
            <w:r>
              <w:rPr>
                <w:rStyle w:val="CommentReference"/>
                <w:rFonts w:ascii="Garamond" w:hAnsi="Garamond" w:cstheme="minorBidi"/>
                <w:noProof w:val="0"/>
                <w:lang w:val="en-CA"/>
              </w:rPr>
              <w:commentReference w:id="536"/>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7"/>
            <w:r w:rsidRPr="00006239">
              <w:t>My</w:t>
            </w:r>
            <w:commentRangeEnd w:id="537"/>
            <w:r>
              <w:rPr>
                <w:rStyle w:val="CommentReference"/>
                <w:rFonts w:eastAsiaTheme="minorHAnsi" w:cstheme="minorBidi"/>
                <w:color w:val="auto"/>
                <w:lang w:val="en-CA"/>
              </w:rPr>
              <w:commentReference w:id="537"/>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8"/>
            <w:r w:rsidRPr="00FC3604">
              <w:t>ⲡⲓϣⲟⲙⲧ ϣⲉ ⲙⲏⲧ ϣ̀ⲙⲏⲛ</w:t>
            </w:r>
            <w:commentRangeEnd w:id="538"/>
            <w:r>
              <w:rPr>
                <w:rStyle w:val="CommentReference"/>
                <w:rFonts w:ascii="Garamond" w:hAnsi="Garamond" w:cstheme="minorBidi"/>
                <w:noProof w:val="0"/>
                <w:lang w:val="en-CA"/>
              </w:rPr>
              <w:commentReference w:id="538"/>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9"/>
            <w:r w:rsidRPr="000100FF">
              <w:t xml:space="preserve">Pray </w:t>
            </w:r>
            <w:commentRangeEnd w:id="539"/>
            <w:r>
              <w:rPr>
                <w:rStyle w:val="CommentReference"/>
                <w:rFonts w:eastAsiaTheme="minorHAnsi" w:cstheme="minorBidi"/>
                <w:color w:val="auto"/>
                <w:lang w:val="en-CA"/>
              </w:rPr>
              <w:commentReference w:id="539"/>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40"/>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40"/>
            <w:r>
              <w:rPr>
                <w:rStyle w:val="CommentReference"/>
                <w:rFonts w:eastAsiaTheme="minorHAnsi" w:cstheme="minorBidi"/>
                <w:color w:val="auto"/>
                <w:lang w:val="en-CA"/>
              </w:rPr>
              <w:commentReference w:id="540"/>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1" w:name="_Ref448228235"/>
      <w:r>
        <w:rPr>
          <w:lang w:val="en-US"/>
        </w:rPr>
        <w:t>The Doxologies</w:t>
      </w:r>
      <w:bookmarkEnd w:id="532"/>
      <w:bookmarkEnd w:id="533"/>
      <w:bookmarkEnd w:id="541"/>
    </w:p>
    <w:p w14:paraId="04E32178" w14:textId="09AFD03B" w:rsidR="00D31F38" w:rsidRDefault="00D31F38" w:rsidP="00266A55">
      <w:pPr>
        <w:pStyle w:val="Rubric"/>
        <w:rPr>
          <w:lang w:val="en-US"/>
        </w:rPr>
      </w:pPr>
      <w:bookmarkStart w:id="542"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187E8E">
        <w:rPr>
          <w:noProof/>
          <w:lang w:val="en-US"/>
        </w:rPr>
        <w:t>686</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3" w:name="_Toc308441900"/>
      <w:bookmarkStart w:id="544" w:name="_Ref434487886"/>
      <w:bookmarkStart w:id="545" w:name="_Ref434487891"/>
      <w:r>
        <w:rPr>
          <w:lang w:val="en-US"/>
        </w:rPr>
        <w:t>The Doxology of the Virgin for Midnight Praise</w:t>
      </w:r>
      <w:bookmarkEnd w:id="543"/>
      <w:bookmarkEnd w:id="544"/>
      <w:bookmarkEnd w:id="545"/>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6"/>
            <w:r>
              <w:t>Godhead</w:t>
            </w:r>
            <w:commentRangeEnd w:id="546"/>
            <w:r>
              <w:rPr>
                <w:rStyle w:val="CommentReference"/>
                <w:rFonts w:eastAsiaTheme="minorHAnsi" w:cstheme="minorBidi"/>
                <w:color w:val="auto"/>
                <w:lang w:val="en-CA"/>
              </w:rPr>
              <w:commentReference w:id="546"/>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7"/>
            <w:r>
              <w:t xml:space="preserve">to </w:t>
            </w:r>
            <w:commentRangeEnd w:id="547"/>
            <w:r>
              <w:rPr>
                <w:rStyle w:val="CommentReference"/>
                <w:rFonts w:eastAsiaTheme="minorHAnsi" w:cstheme="minorBidi"/>
                <w:color w:val="auto"/>
                <w:lang w:val="en-CA"/>
              </w:rPr>
              <w:commentReference w:id="547"/>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8"/>
            <w:r>
              <w:t xml:space="preserve">faithful </w:t>
            </w:r>
            <w:commentRangeEnd w:id="548"/>
            <w:r>
              <w:rPr>
                <w:rStyle w:val="CommentReference"/>
                <w:rFonts w:eastAsiaTheme="minorHAnsi" w:cstheme="minorBidi"/>
                <w:color w:val="auto"/>
                <w:lang w:val="en-CA"/>
              </w:rPr>
              <w:commentReference w:id="548"/>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3D9D3CDC"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187E8E">
        <w:rPr>
          <w:noProof/>
          <w:lang w:val="en-US"/>
        </w:rPr>
        <w:t>1225</w:t>
      </w:r>
      <w:r>
        <w:rPr>
          <w:lang w:val="en-US"/>
        </w:rPr>
        <w:fldChar w:fldCharType="end"/>
      </w:r>
      <w:r>
        <w:rPr>
          <w:lang w:val="en-US"/>
        </w:rPr>
        <w:t>.</w:t>
      </w:r>
    </w:p>
    <w:p w14:paraId="367F23ED" w14:textId="77777777" w:rsidR="00D31F38" w:rsidRDefault="00D31F38" w:rsidP="00D31F38">
      <w:pPr>
        <w:pStyle w:val="Heading4"/>
        <w:rPr>
          <w:lang w:val="en-US"/>
        </w:rPr>
      </w:pPr>
      <w:bookmarkStart w:id="549" w:name="_Toc308441901"/>
      <w:r>
        <w:rPr>
          <w:lang w:val="en-US"/>
        </w:rPr>
        <w:lastRenderedPageBreak/>
        <w:t>The Conclusion of the Doxologies</w:t>
      </w:r>
      <w:bookmarkEnd w:id="542"/>
      <w:bookmarkEnd w:id="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50" w:name="_Ref448228501"/>
      <w:bookmarkStart w:id="551" w:name="_Ref448228505"/>
      <w:r>
        <w:t>The Fourth Canticle</w:t>
      </w:r>
      <w:bookmarkEnd w:id="550"/>
      <w:bookmarkEnd w:id="551"/>
    </w:p>
    <w:p w14:paraId="575FD42E" w14:textId="77777777" w:rsidR="00D31F38" w:rsidRDefault="00D31F38" w:rsidP="00D31F38">
      <w:pPr>
        <w:pStyle w:val="Heading4"/>
      </w:pPr>
      <w:bookmarkStart w:id="552" w:name="_Toc410196423"/>
      <w:bookmarkStart w:id="553" w:name="_Toc410196925"/>
      <w:bookmarkStart w:id="554" w:name="_Ref434580708"/>
      <w:bookmarkStart w:id="555" w:name="_Ref434580714"/>
      <w:bookmarkStart w:id="556" w:name="_Ref485365372"/>
      <w:r>
        <w:t>The Fourth Canticle</w:t>
      </w:r>
      <w:bookmarkEnd w:id="552"/>
      <w:bookmarkEnd w:id="553"/>
      <w:bookmarkEnd w:id="554"/>
      <w:bookmarkEnd w:id="555"/>
      <w:bookmarkEnd w:id="556"/>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7" w:name="_Toc297322062"/>
      <w:bookmarkStart w:id="558" w:name="_Toc297407707"/>
      <w:bookmarkStart w:id="559" w:name="_Toc298445759"/>
      <w:bookmarkStart w:id="560" w:name="_Toc298681245"/>
      <w:bookmarkStart w:id="561" w:name="_Toc298447484"/>
      <w:r>
        <w:rPr>
          <w:lang w:val="en-US"/>
        </w:rPr>
        <w:t>Psalm 148</w:t>
      </w:r>
      <w:bookmarkEnd w:id="557"/>
      <w:bookmarkEnd w:id="558"/>
      <w:bookmarkEnd w:id="559"/>
      <w:bookmarkEnd w:id="560"/>
      <w:bookmarkEnd w:id="561"/>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2"/>
            <w:commentRangeStart w:id="563"/>
            <w:r w:rsidRPr="00FC3604">
              <w:t>For</w:t>
            </w:r>
            <w:commentRangeEnd w:id="562"/>
            <w:r w:rsidRPr="00FC3604">
              <w:rPr>
                <w:rStyle w:val="CommentReference"/>
                <w:rFonts w:cstheme="minorBidi"/>
                <w:color w:val="auto"/>
                <w:lang w:val="en-CA"/>
              </w:rPr>
              <w:commentReference w:id="562"/>
            </w:r>
            <w:r w:rsidRPr="00FC3604">
              <w:t xml:space="preserve"> He spoke and </w:t>
            </w:r>
            <w:r w:rsidRPr="00FC3604">
              <w:rPr>
                <w:color w:val="auto"/>
              </w:rPr>
              <w:t>they</w:t>
            </w:r>
            <w:r w:rsidRPr="00FC3604">
              <w:t xml:space="preserve"> came to be!</w:t>
            </w:r>
            <w:commentRangeEnd w:id="563"/>
            <w:r>
              <w:rPr>
                <w:rStyle w:val="CommentReference"/>
                <w:rFonts w:cstheme="minorBidi"/>
                <w:color w:val="auto"/>
                <w:lang w:val="en-CA"/>
              </w:rPr>
              <w:commentReference w:id="563"/>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4"/>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4"/>
            <w:r w:rsidR="00D31F38">
              <w:rPr>
                <w:rStyle w:val="CommentReference"/>
                <w:rFonts w:eastAsiaTheme="minorHAnsi" w:cstheme="minorBidi"/>
                <w:color w:val="auto"/>
                <w:lang w:val="en-CA"/>
              </w:rPr>
              <w:commentReference w:id="564"/>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5"/>
            <w:r w:rsidRPr="00FC3604">
              <w:t>Praise the Lord from the earth!</w:t>
            </w:r>
            <w:commentRangeEnd w:id="565"/>
            <w:r>
              <w:rPr>
                <w:rStyle w:val="CommentReference"/>
                <w:rFonts w:cstheme="minorBidi"/>
                <w:color w:val="auto"/>
                <w:lang w:val="en-CA"/>
              </w:rPr>
              <w:commentReference w:id="565"/>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6"/>
            <w:r w:rsidRPr="007425E1">
              <w:rPr>
                <w:rFonts w:eastAsiaTheme="minorHAnsi"/>
              </w:rPr>
              <w:t xml:space="preserve">His </w:t>
            </w:r>
            <w:commentRangeEnd w:id="566"/>
            <w:r>
              <w:rPr>
                <w:rStyle w:val="CommentReference"/>
                <w:rFonts w:eastAsiaTheme="minorHAnsi" w:cstheme="minorBidi"/>
                <w:color w:val="auto"/>
                <w:lang w:val="en-CA"/>
              </w:rPr>
              <w:commentReference w:id="566"/>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7" w:name="_Toc297322063"/>
      <w:bookmarkStart w:id="568" w:name="_Toc297407708"/>
      <w:bookmarkStart w:id="569" w:name="_Toc298445760"/>
      <w:bookmarkStart w:id="570" w:name="_Toc298681246"/>
      <w:bookmarkStart w:id="571" w:name="_Toc298447485"/>
      <w:r>
        <w:rPr>
          <w:lang w:val="en-US"/>
        </w:rPr>
        <w:lastRenderedPageBreak/>
        <w:t>Psalm 149</w:t>
      </w:r>
      <w:bookmarkEnd w:id="567"/>
      <w:bookmarkEnd w:id="568"/>
      <w:bookmarkEnd w:id="569"/>
      <w:bookmarkEnd w:id="570"/>
      <w:bookmarkEnd w:id="571"/>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2"/>
            <w:r w:rsidRPr="007425E1">
              <w:rPr>
                <w:rFonts w:eastAsiaTheme="minorHAnsi"/>
              </w:rPr>
              <w:t>chorus</w:t>
            </w:r>
            <w:commentRangeEnd w:id="572"/>
            <w:r>
              <w:rPr>
                <w:rStyle w:val="CommentReference"/>
                <w:rFonts w:eastAsiaTheme="minorHAnsi" w:cstheme="minorBidi"/>
                <w:color w:val="auto"/>
                <w:lang w:val="en-CA"/>
              </w:rPr>
              <w:commentReference w:id="572"/>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3"/>
            <w:r w:rsidRPr="007425E1">
              <w:rPr>
                <w:rFonts w:eastAsiaTheme="minorHAnsi"/>
              </w:rPr>
              <w:t xml:space="preserve"> </w:t>
            </w:r>
            <w:commentRangeEnd w:id="573"/>
            <w:r>
              <w:rPr>
                <w:rStyle w:val="CommentReference"/>
                <w:rFonts w:eastAsiaTheme="minorHAnsi" w:cstheme="minorBidi"/>
                <w:color w:val="auto"/>
                <w:lang w:val="en-CA"/>
              </w:rPr>
              <w:commentReference w:id="573"/>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4"/>
            <w:r w:rsidR="00D31F38">
              <w:t>rejoice</w:t>
            </w:r>
            <w:r w:rsidR="00D31F38" w:rsidRPr="007425E1">
              <w:t xml:space="preserve"> </w:t>
            </w:r>
            <w:commentRangeEnd w:id="574"/>
            <w:r w:rsidR="00D31F38">
              <w:rPr>
                <w:rStyle w:val="CommentReference"/>
                <w:rFonts w:cstheme="minorBidi"/>
                <w:color w:val="auto"/>
                <w:lang w:val="en-CA"/>
              </w:rPr>
              <w:commentReference w:id="574"/>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5"/>
            <w:r w:rsidRPr="007425E1">
              <w:rPr>
                <w:rFonts w:eastAsiaTheme="minorHAnsi"/>
              </w:rPr>
              <w:t>mouth</w:t>
            </w:r>
            <w:commentRangeEnd w:id="575"/>
            <w:r w:rsidR="002275C0">
              <w:rPr>
                <w:rFonts w:eastAsiaTheme="minorHAnsi"/>
              </w:rPr>
              <w:t>s</w:t>
            </w:r>
            <w:r>
              <w:rPr>
                <w:rStyle w:val="CommentReference"/>
                <w:rFonts w:eastAsiaTheme="minorHAnsi" w:cstheme="minorBidi"/>
                <w:color w:val="auto"/>
                <w:lang w:val="en-CA"/>
              </w:rPr>
              <w:commentReference w:id="575"/>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6"/>
            <w:r>
              <w:t>rebukes</w:t>
            </w:r>
            <w:r w:rsidRPr="007425E1">
              <w:t xml:space="preserve"> </w:t>
            </w:r>
            <w:commentRangeEnd w:id="576"/>
            <w:r>
              <w:rPr>
                <w:rStyle w:val="CommentReference"/>
                <w:rFonts w:cstheme="minorBidi"/>
                <w:color w:val="auto"/>
                <w:lang w:val="en-CA"/>
              </w:rPr>
              <w:commentReference w:id="576"/>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7" w:name="_Toc297322064"/>
      <w:bookmarkStart w:id="578" w:name="_Toc297407709"/>
      <w:bookmarkStart w:id="579" w:name="_Toc298445761"/>
      <w:bookmarkStart w:id="580" w:name="_Toc298681247"/>
      <w:bookmarkStart w:id="581" w:name="_Toc298447486"/>
      <w:r>
        <w:rPr>
          <w:lang w:val="en-US"/>
        </w:rPr>
        <w:t>Psalm 150</w:t>
      </w:r>
      <w:bookmarkEnd w:id="577"/>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2"/>
            <w:r w:rsidRPr="007425E1">
              <w:t xml:space="preserve">psaltery </w:t>
            </w:r>
            <w:commentRangeEnd w:id="582"/>
            <w:r>
              <w:rPr>
                <w:rStyle w:val="CommentReference"/>
                <w:rFonts w:cstheme="minorBidi"/>
                <w:color w:val="auto"/>
                <w:lang w:val="en-CA"/>
              </w:rPr>
              <w:commentReference w:id="582"/>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76942B"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187E8E">
        <w:t>Psali Adam After the Fourth Canticle</w:t>
      </w:r>
      <w:r>
        <w:fldChar w:fldCharType="end"/>
      </w:r>
      <w:r>
        <w:t xml:space="preserve">, page </w:t>
      </w:r>
      <w:r>
        <w:fldChar w:fldCharType="begin"/>
      </w:r>
      <w:r>
        <w:instrText xml:space="preserve"> PAGEREF _Ref482774011 \h </w:instrText>
      </w:r>
      <w:r>
        <w:fldChar w:fldCharType="separate"/>
      </w:r>
      <w:r w:rsidR="00187E8E">
        <w:rPr>
          <w:noProof/>
        </w:rPr>
        <w:t>647</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187E8E">
        <w:rPr>
          <w:noProof/>
        </w:rPr>
        <w:t>404</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187E8E">
        <w:rPr>
          <w:noProof/>
        </w:rPr>
        <w:t>686</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3" w:name="_Ref448228521"/>
      <w:bookmarkStart w:id="584" w:name="_Ref448228524"/>
      <w:bookmarkStart w:id="585" w:name="_Ref448471720"/>
      <w:bookmarkStart w:id="586" w:name="_Toc485108567"/>
      <w:r>
        <w:lastRenderedPageBreak/>
        <w:t>The Annual Psalis and Theotokia</w:t>
      </w:r>
      <w:bookmarkEnd w:id="583"/>
      <w:bookmarkEnd w:id="584"/>
      <w:bookmarkEnd w:id="585"/>
      <w:bookmarkEnd w:id="586"/>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7" w:name="_Toc485108568"/>
      <w:r>
        <w:lastRenderedPageBreak/>
        <w:t>Sunday</w:t>
      </w:r>
      <w:bookmarkEnd w:id="587"/>
    </w:p>
    <w:p w14:paraId="45726092" w14:textId="77777777" w:rsidR="00E35F1F" w:rsidRDefault="00E35F1F" w:rsidP="00E35F1F">
      <w:pPr>
        <w:pStyle w:val="Heading3"/>
        <w:rPr>
          <w:lang w:val="en-US"/>
        </w:rPr>
      </w:pPr>
      <w:bookmarkStart w:id="588" w:name="_Toc297322066"/>
      <w:bookmarkStart w:id="589" w:name="_Toc297407711"/>
      <w:bookmarkStart w:id="590" w:name="_Toc298445763"/>
      <w:bookmarkStart w:id="591" w:name="_Toc298447488"/>
      <w:bookmarkStart w:id="592" w:name="_Toc308441905"/>
      <w:bookmarkStart w:id="593" w:name="_Ref452620816"/>
      <w:bookmarkStart w:id="594" w:name="_Ref452620821"/>
      <w:r>
        <w:rPr>
          <w:lang w:val="en-US"/>
        </w:rPr>
        <w:t>The Sunday Psali for the Lord</w:t>
      </w:r>
      <w:bookmarkEnd w:id="588"/>
      <w:bookmarkEnd w:id="589"/>
      <w:bookmarkEnd w:id="590"/>
      <w:bookmarkEnd w:id="591"/>
      <w:bookmarkEnd w:id="592"/>
      <w:bookmarkEnd w:id="593"/>
      <w:bookmarkEnd w:id="594"/>
    </w:p>
    <w:p w14:paraId="136558CF" w14:textId="2DAE99D4" w:rsidR="006F0694" w:rsidRPr="00CE3852" w:rsidRDefault="00E35F1F" w:rsidP="006F0694">
      <w:pPr>
        <w:pStyle w:val="Heading5non-TOC"/>
        <w:rPr>
          <w:lang w:val="en-US"/>
        </w:rPr>
      </w:pPr>
      <w:commentRangeStart w:id="595"/>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5"/>
      <w:r>
        <w:rPr>
          <w:rStyle w:val="CommentReference"/>
          <w:rFonts w:ascii="Garamond" w:eastAsiaTheme="minorHAnsi" w:hAnsi="Garamond" w:cstheme="minorBidi"/>
        </w:rPr>
        <w:commentReference w:id="59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6"/>
            <w:r w:rsidRPr="00FC3604">
              <w:t>ⲛⲏⲓ</w:t>
            </w:r>
            <w:commentRangeEnd w:id="596"/>
            <w:r>
              <w:rPr>
                <w:rStyle w:val="CommentReference"/>
                <w:rFonts w:ascii="Garamond" w:hAnsi="Garamond" w:cstheme="minorBidi"/>
                <w:noProof w:val="0"/>
                <w:lang w:val="en-CA"/>
              </w:rPr>
              <w:commentReference w:id="596"/>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7"/>
            <w:r w:rsidRPr="005832A1">
              <w:t xml:space="preserve">praise </w:t>
            </w:r>
            <w:commentRangeEnd w:id="597"/>
            <w:r w:rsidRPr="005832A1">
              <w:rPr>
                <w:rStyle w:val="CommentReference"/>
                <w:rFonts w:eastAsiaTheme="minorHAnsi"/>
                <w:sz w:val="24"/>
              </w:rPr>
              <w:commentReference w:id="597"/>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8"/>
            <w:r w:rsidRPr="005832A1">
              <w:t>Earth</w:t>
            </w:r>
            <w:commentRangeEnd w:id="598"/>
            <w:r w:rsidRPr="005832A1">
              <w:rPr>
                <w:rStyle w:val="CommentReference"/>
                <w:rFonts w:eastAsiaTheme="minorHAnsi"/>
                <w:sz w:val="24"/>
              </w:rPr>
              <w:commentReference w:id="598"/>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9"/>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9"/>
            <w:r>
              <w:rPr>
                <w:rStyle w:val="CommentReference"/>
                <w:rFonts w:ascii="Garamond" w:hAnsi="Garamond" w:cstheme="minorBidi"/>
                <w:noProof w:val="0"/>
                <w:lang w:val="en-CA"/>
              </w:rPr>
              <w:commentReference w:id="599"/>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600"/>
            <w:r w:rsidRPr="005832A1">
              <w:t xml:space="preserve">Make haste </w:t>
            </w:r>
            <w:commentRangeEnd w:id="600"/>
            <w:r w:rsidRPr="005832A1">
              <w:rPr>
                <w:rStyle w:val="CommentReference"/>
                <w:rFonts w:eastAsiaTheme="minorHAnsi"/>
                <w:sz w:val="24"/>
              </w:rPr>
              <w:commentReference w:id="600"/>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1"/>
            <w:r w:rsidRPr="005832A1">
              <w:rPr>
                <w:rFonts w:eastAsiaTheme="minorHAnsi"/>
              </w:rPr>
              <w:t xml:space="preserve">different </w:t>
            </w:r>
            <w:commentRangeEnd w:id="601"/>
            <w:r w:rsidRPr="005832A1">
              <w:rPr>
                <w:rStyle w:val="CommentReference"/>
                <w:rFonts w:eastAsiaTheme="minorHAnsi"/>
                <w:sz w:val="24"/>
              </w:rPr>
              <w:commentReference w:id="601"/>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2"/>
            <w:r w:rsidRPr="005832A1">
              <w:t>truth</w:t>
            </w:r>
            <w:commentRangeEnd w:id="602"/>
            <w:r w:rsidRPr="005832A1">
              <w:rPr>
                <w:rStyle w:val="CommentReference"/>
                <w:rFonts w:eastAsiaTheme="minorHAnsi"/>
                <w:sz w:val="24"/>
              </w:rPr>
              <w:commentReference w:id="602"/>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3"/>
            <w:r w:rsidRPr="005832A1">
              <w:t xml:space="preserve">longsuffering </w:t>
            </w:r>
            <w:commentRangeEnd w:id="603"/>
            <w:r w:rsidRPr="005832A1">
              <w:rPr>
                <w:rStyle w:val="CommentReference"/>
                <w:rFonts w:eastAsiaTheme="minorHAnsi"/>
                <w:sz w:val="24"/>
              </w:rPr>
              <w:commentReference w:id="603"/>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4"/>
            <w:r w:rsidRPr="005832A1">
              <w:t xml:space="preserve">I rise </w:t>
            </w:r>
            <w:commentRangeEnd w:id="604"/>
            <w:r w:rsidRPr="005832A1">
              <w:rPr>
                <w:rStyle w:val="CommentReference"/>
                <w:rFonts w:eastAsiaTheme="minorHAnsi"/>
                <w:sz w:val="24"/>
              </w:rPr>
              <w:commentReference w:id="604"/>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5"/>
            <w:r w:rsidRPr="005832A1">
              <w:t>sweet</w:t>
            </w:r>
            <w:commentRangeEnd w:id="605"/>
            <w:r w:rsidRPr="005832A1">
              <w:rPr>
                <w:rStyle w:val="CommentReference"/>
                <w:rFonts w:eastAsiaTheme="minorHAnsi"/>
                <w:sz w:val="24"/>
              </w:rPr>
              <w:commentReference w:id="605"/>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6"/>
            <w:r w:rsidRPr="005832A1">
              <w:rPr>
                <w:rFonts w:eastAsiaTheme="minorHAnsi"/>
              </w:rPr>
              <w:t>Oh, how I love</w:t>
            </w:r>
            <w:commentRangeEnd w:id="606"/>
            <w:r w:rsidRPr="005832A1">
              <w:rPr>
                <w:rStyle w:val="CommentReference"/>
                <w:rFonts w:eastAsiaTheme="minorHAnsi"/>
                <w:sz w:val="24"/>
              </w:rPr>
              <w:commentReference w:id="606"/>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7"/>
            <w:r w:rsidRPr="005832A1">
              <w:rPr>
                <w:rFonts w:eastAsiaTheme="minorHAnsi"/>
              </w:rPr>
              <w:t xml:space="preserve">of </w:t>
            </w:r>
            <w:commentRangeEnd w:id="607"/>
            <w:r w:rsidRPr="005832A1">
              <w:rPr>
                <w:rStyle w:val="CommentReference"/>
                <w:rFonts w:eastAsiaTheme="minorHAnsi"/>
                <w:sz w:val="24"/>
              </w:rPr>
              <w:commentReference w:id="607"/>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8"/>
            <w:r w:rsidRPr="005832A1">
              <w:t>truth</w:t>
            </w:r>
            <w:commentRangeEnd w:id="608"/>
            <w:r w:rsidRPr="005832A1">
              <w:rPr>
                <w:rStyle w:val="CommentReference"/>
                <w:rFonts w:eastAsiaTheme="minorHAnsi"/>
                <w:sz w:val="24"/>
              </w:rPr>
              <w:commentReference w:id="608"/>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9"/>
            <w:r w:rsidRPr="005832A1">
              <w:t xml:space="preserve">true </w:t>
            </w:r>
            <w:commentRangeEnd w:id="609"/>
            <w:r w:rsidRPr="005832A1">
              <w:rPr>
                <w:rStyle w:val="CommentReference"/>
                <w:rFonts w:eastAsiaTheme="minorHAnsi"/>
                <w:sz w:val="24"/>
              </w:rPr>
              <w:commentReference w:id="609"/>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10"/>
            <w:r>
              <w:t xml:space="preserve">Whenever </w:t>
            </w:r>
            <w:commentRangeEnd w:id="610"/>
            <w:r>
              <w:rPr>
                <w:rStyle w:val="CommentReference"/>
                <w:rFonts w:eastAsiaTheme="minorHAnsi" w:cstheme="minorBidi"/>
                <w:color w:val="auto"/>
                <w:lang w:val="en-CA"/>
              </w:rPr>
              <w:commentReference w:id="610"/>
            </w:r>
            <w:r>
              <w:t>we</w:t>
            </w:r>
          </w:p>
          <w:p w14:paraId="1820B153" w14:textId="77777777" w:rsidR="00E35F1F" w:rsidRDefault="00E35F1F" w:rsidP="00E35F1F">
            <w:pPr>
              <w:pStyle w:val="EngHang"/>
            </w:pPr>
            <w:commentRangeStart w:id="611"/>
            <w:r>
              <w:t xml:space="preserve">Gather </w:t>
            </w:r>
            <w:commentRangeEnd w:id="611"/>
            <w:r>
              <w:rPr>
                <w:rStyle w:val="CommentReference"/>
                <w:rFonts w:eastAsiaTheme="minorHAnsi" w:cstheme="minorBidi"/>
                <w:color w:val="auto"/>
                <w:lang w:val="en-CA"/>
              </w:rPr>
              <w:commentReference w:id="611"/>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2"/>
            <w:r>
              <w:t xml:space="preserve">will </w:t>
            </w:r>
            <w:commentRangeEnd w:id="612"/>
            <w:r>
              <w:rPr>
                <w:rStyle w:val="CommentReference"/>
                <w:rFonts w:eastAsiaTheme="minorHAnsi" w:cstheme="minorBidi"/>
                <w:color w:val="auto"/>
                <w:lang w:val="en-CA"/>
              </w:rPr>
              <w:commentReference w:id="612"/>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3"/>
            <w:r>
              <w:t xml:space="preserve">Deliver </w:t>
            </w:r>
            <w:commentRangeEnd w:id="613"/>
            <w:r>
              <w:rPr>
                <w:rStyle w:val="CommentReference"/>
                <w:rFonts w:eastAsiaTheme="minorHAnsi" w:cstheme="minorBidi"/>
                <w:color w:val="auto"/>
                <w:lang w:val="en-CA"/>
              </w:rPr>
              <w:commentReference w:id="613"/>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4"/>
            <w:r w:rsidRPr="00A16DFE">
              <w:rPr>
                <w:rFonts w:eastAsiaTheme="minorHAnsi"/>
              </w:rPr>
              <w:t xml:space="preserve">come </w:t>
            </w:r>
            <w:commentRangeEnd w:id="614"/>
            <w:r>
              <w:rPr>
                <w:rStyle w:val="CommentReference"/>
                <w:rFonts w:eastAsiaTheme="minorHAnsi" w:cstheme="minorBidi"/>
                <w:color w:val="auto"/>
                <w:lang w:val="en-CA"/>
              </w:rPr>
              <w:commentReference w:id="614"/>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5"/>
            <w:r>
              <w:rPr>
                <w:rFonts w:eastAsiaTheme="minorHAnsi"/>
              </w:rPr>
              <w:t>be</w:t>
            </w:r>
            <w:r w:rsidRPr="00A16DFE">
              <w:rPr>
                <w:rFonts w:eastAsiaTheme="minorHAnsi"/>
              </w:rPr>
              <w:t xml:space="preserve"> </w:t>
            </w:r>
            <w:commentRangeEnd w:id="615"/>
            <w:r>
              <w:rPr>
                <w:rStyle w:val="CommentReference"/>
                <w:rFonts w:eastAsiaTheme="minorHAnsi" w:cstheme="minorBidi"/>
                <w:color w:val="auto"/>
                <w:lang w:val="en-CA"/>
              </w:rPr>
              <w:commentReference w:id="615"/>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6" w:name="_Toc297322067"/>
      <w:bookmarkStart w:id="617" w:name="_Toc297407712"/>
      <w:bookmarkStart w:id="618" w:name="_Toc298445764"/>
      <w:bookmarkStart w:id="619" w:name="_Toc298681249"/>
      <w:bookmarkStart w:id="620" w:name="_Toc298447489"/>
      <w:bookmarkStart w:id="621" w:name="_Toc308441906"/>
      <w:bookmarkStart w:id="622" w:name="_Ref452620835"/>
      <w:bookmarkStart w:id="623" w:name="_Ref452620839"/>
      <w:r>
        <w:rPr>
          <w:lang w:val="en-US"/>
        </w:rPr>
        <w:lastRenderedPageBreak/>
        <w:t>The Sunday Theotokia</w:t>
      </w:r>
      <w:bookmarkEnd w:id="616"/>
      <w:bookmarkEnd w:id="617"/>
      <w:bookmarkEnd w:id="618"/>
      <w:bookmarkEnd w:id="619"/>
      <w:bookmarkEnd w:id="620"/>
      <w:bookmarkEnd w:id="621"/>
      <w:bookmarkEnd w:id="622"/>
      <w:bookmarkEnd w:id="623"/>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4" w:name="_Toc298445765"/>
      <w:bookmarkStart w:id="625" w:name="_Toc298681250"/>
      <w:bookmarkStart w:id="626" w:name="_Toc298447490"/>
      <w:r>
        <w:rPr>
          <w:lang w:val="en-US"/>
        </w:rPr>
        <w:t>Part One</w:t>
      </w:r>
      <w:bookmarkEnd w:id="624"/>
      <w:bookmarkEnd w:id="625"/>
      <w:bookmarkEnd w:id="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7"/>
            <w:r w:rsidRPr="007425E1">
              <w:rPr>
                <w:rFonts w:eastAsiaTheme="minorHAnsi"/>
              </w:rPr>
              <w:t>Of the Covenant</w:t>
            </w:r>
            <w:commentRangeEnd w:id="627"/>
            <w:r>
              <w:rPr>
                <w:rStyle w:val="CommentReference"/>
                <w:rFonts w:eastAsiaTheme="minorHAnsi" w:cstheme="minorBidi"/>
                <w:color w:val="auto"/>
                <w:lang w:val="en-CA"/>
              </w:rPr>
              <w:commentReference w:id="627"/>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8"/>
            <w:r>
              <w:rPr>
                <w:rFonts w:eastAsiaTheme="minorHAnsi"/>
              </w:rPr>
              <w:t>sprinkling</w:t>
            </w:r>
            <w:commentRangeEnd w:id="628"/>
            <w:r>
              <w:rPr>
                <w:rStyle w:val="CommentReference"/>
                <w:rFonts w:eastAsiaTheme="minorHAnsi" w:cstheme="minorBidi"/>
                <w:color w:val="auto"/>
                <w:lang w:val="en-CA"/>
              </w:rPr>
              <w:commentReference w:id="628"/>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9"/>
            <w:r>
              <w:rPr>
                <w:rFonts w:eastAsiaTheme="minorHAnsi"/>
              </w:rPr>
              <w:t>dwelt</w:t>
            </w:r>
            <w:commentRangeEnd w:id="629"/>
            <w:r>
              <w:rPr>
                <w:rStyle w:val="CommentReference"/>
                <w:rFonts w:eastAsiaTheme="minorHAnsi" w:cstheme="minorBidi"/>
                <w:color w:val="auto"/>
                <w:lang w:val="en-CA"/>
              </w:rPr>
              <w:commentReference w:id="629"/>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30"/>
            <w:r>
              <w:t xml:space="preserve">Magnify </w:t>
            </w:r>
            <w:commentRangeEnd w:id="630"/>
            <w:r>
              <w:rPr>
                <w:rStyle w:val="CommentReference"/>
                <w:rFonts w:eastAsiaTheme="minorHAnsi" w:cstheme="minorBidi"/>
                <w:color w:val="auto"/>
                <w:lang w:val="en-CA"/>
              </w:rPr>
              <w:commentReference w:id="630"/>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1"/>
            <w:r>
              <w:t xml:space="preserve">obtain </w:t>
            </w:r>
            <w:commentRangeEnd w:id="631"/>
            <w:r>
              <w:rPr>
                <w:rStyle w:val="CommentReference"/>
                <w:rFonts w:eastAsiaTheme="minorHAnsi" w:cstheme="minorBidi"/>
                <w:color w:val="auto"/>
                <w:lang w:val="en-CA"/>
              </w:rPr>
              <w:commentReference w:id="631"/>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2" w:name="_Toc298445766"/>
      <w:bookmarkStart w:id="633" w:name="_Toc298681251"/>
      <w:bookmarkStart w:id="634"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2"/>
      <w:bookmarkEnd w:id="633"/>
      <w:bookmarkEnd w:id="634"/>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5"/>
            <w:r>
              <w:rPr>
                <w:rFonts w:eastAsiaTheme="minorHAnsi"/>
              </w:rPr>
              <w:t xml:space="preserve">type </w:t>
            </w:r>
            <w:commentRangeEnd w:id="635"/>
            <w:r>
              <w:rPr>
                <w:rStyle w:val="CommentReference"/>
                <w:rFonts w:eastAsiaTheme="minorHAnsi" w:cstheme="minorBidi"/>
                <w:color w:val="auto"/>
                <w:lang w:val="en-CA"/>
              </w:rPr>
              <w:commentReference w:id="635"/>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6"/>
            <w:r>
              <w:t xml:space="preserve">one </w:t>
            </w:r>
            <w:commentRangeEnd w:id="636"/>
            <w:r>
              <w:rPr>
                <w:rStyle w:val="CommentReference"/>
                <w:rFonts w:eastAsiaTheme="minorHAnsi" w:cstheme="minorBidi"/>
                <w:color w:val="auto"/>
                <w:lang w:val="en-CA"/>
              </w:rPr>
              <w:commentReference w:id="636"/>
            </w:r>
            <w:r>
              <w:t>from two,</w:t>
            </w:r>
          </w:p>
          <w:p w14:paraId="12509199" w14:textId="77777777" w:rsidR="00E35F1F" w:rsidRDefault="00E35F1F" w:rsidP="00E35F1F">
            <w:pPr>
              <w:pStyle w:val="EngHang"/>
            </w:pPr>
            <w:r>
              <w:t xml:space="preserve">A </w:t>
            </w:r>
            <w:commentRangeStart w:id="637"/>
            <w:r>
              <w:t xml:space="preserve">Holy </w:t>
            </w:r>
            <w:commentRangeEnd w:id="637"/>
            <w:r>
              <w:rPr>
                <w:rStyle w:val="CommentReference"/>
                <w:rFonts w:eastAsiaTheme="minorHAnsi" w:cstheme="minorBidi"/>
                <w:color w:val="auto"/>
                <w:lang w:val="en-CA"/>
              </w:rPr>
              <w:commentReference w:id="637"/>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8"/>
            <w:r>
              <w:rPr>
                <w:rFonts w:eastAsiaTheme="minorHAnsi"/>
              </w:rPr>
              <w:t xml:space="preserve">Begotten </w:t>
            </w:r>
            <w:commentRangeEnd w:id="638"/>
            <w:r>
              <w:rPr>
                <w:rStyle w:val="CommentReference"/>
                <w:rFonts w:eastAsiaTheme="minorHAnsi" w:cstheme="minorBidi"/>
                <w:color w:val="auto"/>
                <w:lang w:val="en-CA"/>
              </w:rPr>
              <w:commentReference w:id="638"/>
            </w:r>
            <w:r>
              <w:rPr>
                <w:rFonts w:eastAsiaTheme="minorHAnsi"/>
              </w:rPr>
              <w:t>without seed,</w:t>
            </w:r>
          </w:p>
          <w:p w14:paraId="47914132" w14:textId="77777777" w:rsidR="00E35F1F" w:rsidRDefault="00E35F1F" w:rsidP="00E35F1F">
            <w:pPr>
              <w:pStyle w:val="EngHang"/>
              <w:rPr>
                <w:rFonts w:eastAsiaTheme="minorHAnsi"/>
              </w:rPr>
            </w:pPr>
            <w:commentRangeStart w:id="639"/>
            <w:r>
              <w:rPr>
                <w:rFonts w:eastAsiaTheme="minorHAnsi"/>
              </w:rPr>
              <w:t xml:space="preserve">Consubstantial </w:t>
            </w:r>
            <w:commentRangeEnd w:id="639"/>
            <w:r>
              <w:rPr>
                <w:rStyle w:val="CommentReference"/>
                <w:rFonts w:eastAsiaTheme="minorHAnsi" w:cstheme="minorBidi"/>
                <w:color w:val="auto"/>
                <w:lang w:val="en-CA"/>
              </w:rPr>
              <w:commentReference w:id="639"/>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40"/>
            <w:r>
              <w:rPr>
                <w:rFonts w:eastAsiaTheme="minorHAnsi"/>
              </w:rPr>
              <w:t xml:space="preserve">made one </w:t>
            </w:r>
            <w:commentRangeEnd w:id="640"/>
            <w:r>
              <w:rPr>
                <w:rStyle w:val="CommentReference"/>
                <w:rFonts w:eastAsiaTheme="minorHAnsi" w:cstheme="minorBidi"/>
                <w:color w:val="auto"/>
                <w:lang w:val="en-CA"/>
              </w:rPr>
              <w:commentReference w:id="640"/>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1"/>
            <w:r>
              <w:t xml:space="preserve">The </w:t>
            </w:r>
            <w:commentRangeEnd w:id="641"/>
            <w:r>
              <w:rPr>
                <w:rStyle w:val="CommentReference"/>
                <w:rFonts w:eastAsiaTheme="minorHAnsi" w:cstheme="minorBidi"/>
                <w:color w:val="auto"/>
                <w:lang w:val="en-CA"/>
              </w:rPr>
              <w:commentReference w:id="641"/>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2"/>
            <w:r>
              <w:rPr>
                <w:rFonts w:eastAsiaTheme="minorHAnsi"/>
              </w:rPr>
              <w:t xml:space="preserve">Purple </w:t>
            </w:r>
            <w:commentRangeEnd w:id="642"/>
            <w:r>
              <w:rPr>
                <w:rStyle w:val="CommentReference"/>
                <w:rFonts w:eastAsiaTheme="minorHAnsi" w:cstheme="minorBidi"/>
                <w:color w:val="auto"/>
                <w:lang w:val="en-CA"/>
              </w:rPr>
              <w:commentReference w:id="642"/>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3"/>
            <w:r>
              <w:rPr>
                <w:rFonts w:eastAsiaTheme="minorHAnsi"/>
              </w:rPr>
              <w:t xml:space="preserve">fine </w:t>
            </w:r>
            <w:commentRangeEnd w:id="643"/>
            <w:r>
              <w:rPr>
                <w:rStyle w:val="CommentReference"/>
                <w:rFonts w:eastAsiaTheme="minorHAnsi" w:cstheme="minorBidi"/>
                <w:color w:val="auto"/>
                <w:lang w:val="en-CA"/>
              </w:rPr>
              <w:commentReference w:id="643"/>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4"/>
            <w:r>
              <w:rPr>
                <w:rFonts w:eastAsiaTheme="minorHAnsi"/>
              </w:rPr>
              <w:t xml:space="preserve">wood </w:t>
            </w:r>
            <w:commentRangeEnd w:id="644"/>
            <w:r>
              <w:rPr>
                <w:rStyle w:val="CommentReference"/>
                <w:rFonts w:eastAsiaTheme="minorHAnsi" w:cstheme="minorBidi"/>
                <w:color w:val="auto"/>
                <w:lang w:val="en-CA"/>
              </w:rPr>
              <w:commentReference w:id="644"/>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7" w:name="_Toc298445767"/>
      <w:bookmarkStart w:id="648" w:name="_Toc298681252"/>
      <w:bookmarkStart w:id="649"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7"/>
      <w:bookmarkEnd w:id="648"/>
      <w:bookmarkEnd w:id="649"/>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50"/>
            <w:r>
              <w:rPr>
                <w:rFonts w:eastAsiaTheme="minorHAnsi"/>
              </w:rPr>
              <w:t>Cherubs</w:t>
            </w:r>
            <w:commentRangeEnd w:id="650"/>
            <w:r>
              <w:rPr>
                <w:rStyle w:val="CommentReference"/>
                <w:rFonts w:eastAsiaTheme="minorHAnsi" w:cstheme="minorBidi"/>
                <w:color w:val="auto"/>
                <w:lang w:val="en-CA"/>
              </w:rPr>
              <w:commentReference w:id="650"/>
            </w:r>
          </w:p>
          <w:p w14:paraId="338C43D3" w14:textId="65EF4612" w:rsidR="00E35F1F" w:rsidRPr="001A0083" w:rsidRDefault="00E35F1F" w:rsidP="00E35F1F">
            <w:pPr>
              <w:pStyle w:val="EngHangEnd"/>
            </w:pPr>
            <w:commentRangeStart w:id="651"/>
            <w:r>
              <w:rPr>
                <w:rFonts w:eastAsiaTheme="minorHAnsi"/>
              </w:rPr>
              <w:t xml:space="preserve">Forged </w:t>
            </w:r>
            <w:commentRangeEnd w:id="651"/>
            <w:r>
              <w:rPr>
                <w:rStyle w:val="CommentReference"/>
                <w:rFonts w:eastAsiaTheme="minorHAnsi" w:cstheme="minorBidi"/>
                <w:color w:val="auto"/>
                <w:lang w:val="en-CA"/>
              </w:rPr>
              <w:commentReference w:id="651"/>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2"/>
            <w:r>
              <w:t xml:space="preserve">Always </w:t>
            </w:r>
            <w:commentRangeEnd w:id="652"/>
            <w:r>
              <w:rPr>
                <w:rStyle w:val="CommentReference"/>
                <w:rFonts w:eastAsiaTheme="minorHAnsi" w:cstheme="minorBidi"/>
                <w:color w:val="auto"/>
                <w:lang w:val="en-CA"/>
              </w:rPr>
              <w:commentReference w:id="652"/>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3"/>
            <w:r>
              <w:rPr>
                <w:rFonts w:eastAsiaTheme="minorHAnsi"/>
              </w:rPr>
              <w:t xml:space="preserve">Overshadowed </w:t>
            </w:r>
            <w:commentRangeEnd w:id="653"/>
            <w:r>
              <w:rPr>
                <w:rStyle w:val="CommentReference"/>
                <w:rFonts w:eastAsiaTheme="minorHAnsi" w:cstheme="minorBidi"/>
                <w:color w:val="auto"/>
                <w:lang w:val="en-CA"/>
              </w:rPr>
              <w:commentReference w:id="653"/>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4"/>
            <w:r>
              <w:rPr>
                <w:rFonts w:eastAsiaTheme="minorHAnsi"/>
              </w:rPr>
              <w:t xml:space="preserve">sin </w:t>
            </w:r>
            <w:commentRangeEnd w:id="654"/>
            <w:r>
              <w:rPr>
                <w:rStyle w:val="CommentReference"/>
                <w:rFonts w:eastAsiaTheme="minorHAnsi" w:cstheme="minorBidi"/>
                <w:color w:val="auto"/>
                <w:lang w:val="en-CA"/>
              </w:rPr>
              <w:commentReference w:id="654"/>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5"/>
            <w:r>
              <w:t xml:space="preserve">Magnify </w:t>
            </w:r>
            <w:commentRangeEnd w:id="655"/>
            <w:r>
              <w:rPr>
                <w:rStyle w:val="CommentReference"/>
                <w:rFonts w:eastAsiaTheme="minorHAnsi" w:cstheme="minorBidi"/>
                <w:color w:val="auto"/>
                <w:lang w:val="en-CA"/>
              </w:rPr>
              <w:commentReference w:id="655"/>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6"/>
            <w:r>
              <w:t xml:space="preserve">obtain </w:t>
            </w:r>
            <w:commentRangeEnd w:id="656"/>
            <w:r>
              <w:rPr>
                <w:rStyle w:val="CommentReference"/>
                <w:rFonts w:eastAsiaTheme="minorHAnsi" w:cstheme="minorBidi"/>
                <w:color w:val="auto"/>
                <w:lang w:val="en-CA"/>
              </w:rPr>
              <w:commentReference w:id="656"/>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7" w:name="_Toc298445768"/>
      <w:bookmarkStart w:id="658" w:name="_Toc298681253"/>
      <w:bookmarkStart w:id="659"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7"/>
      <w:bookmarkEnd w:id="658"/>
      <w:bookmarkEnd w:id="659"/>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60"/>
            <w:r>
              <w:t xml:space="preserve">you </w:t>
            </w:r>
            <w:commentRangeEnd w:id="660"/>
            <w:r>
              <w:rPr>
                <w:rStyle w:val="CommentReference"/>
                <w:rFonts w:eastAsiaTheme="minorHAnsi" w:cstheme="minorBidi"/>
                <w:color w:val="auto"/>
                <w:lang w:val="en-CA"/>
              </w:rPr>
              <w:commentReference w:id="660"/>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1"/>
            <w:r>
              <w:rPr>
                <w:rFonts w:eastAsiaTheme="minorHAnsi"/>
              </w:rPr>
              <w:t xml:space="preserve">for </w:t>
            </w:r>
            <w:commentRangeEnd w:id="661"/>
            <w:r>
              <w:rPr>
                <w:rStyle w:val="CommentReference"/>
                <w:rFonts w:eastAsiaTheme="minorHAnsi" w:cstheme="minorBidi"/>
                <w:color w:val="auto"/>
                <w:lang w:val="en-CA"/>
              </w:rPr>
              <w:commentReference w:id="661"/>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2"/>
            <w:r>
              <w:t xml:space="preserve">Magnify </w:t>
            </w:r>
            <w:commentRangeEnd w:id="662"/>
            <w:r>
              <w:rPr>
                <w:rStyle w:val="CommentReference"/>
                <w:rFonts w:eastAsiaTheme="minorHAnsi" w:cstheme="minorBidi"/>
                <w:color w:val="auto"/>
                <w:lang w:val="en-CA"/>
              </w:rPr>
              <w:commentReference w:id="662"/>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3"/>
            <w:r>
              <w:t xml:space="preserve">obtain </w:t>
            </w:r>
            <w:commentRangeEnd w:id="663"/>
            <w:r>
              <w:rPr>
                <w:rStyle w:val="CommentReference"/>
                <w:rFonts w:eastAsiaTheme="minorHAnsi" w:cstheme="minorBidi"/>
                <w:color w:val="auto"/>
                <w:lang w:val="en-CA"/>
              </w:rPr>
              <w:commentReference w:id="663"/>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4" w:name="_Toc298445769"/>
      <w:bookmarkStart w:id="665" w:name="_Toc298681254"/>
      <w:bookmarkStart w:id="666"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4"/>
      <w:bookmarkEnd w:id="665"/>
      <w:bookmarkEnd w:id="666"/>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7"/>
            <w:r w:rsidR="00E35F1F">
              <w:rPr>
                <w:rFonts w:eastAsiaTheme="minorHAnsi"/>
              </w:rPr>
              <w:t xml:space="preserve">burning </w:t>
            </w:r>
            <w:commentRangeEnd w:id="667"/>
            <w:r w:rsidR="00E35F1F">
              <w:rPr>
                <w:rStyle w:val="CommentReference"/>
                <w:rFonts w:eastAsiaTheme="minorHAnsi" w:cstheme="minorBidi"/>
                <w:color w:val="auto"/>
                <w:lang w:val="en-CA"/>
              </w:rPr>
              <w:commentReference w:id="667"/>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8"/>
            <w:r>
              <w:rPr>
                <w:rFonts w:eastAsiaTheme="minorHAnsi"/>
              </w:rPr>
              <w:t>manifestation</w:t>
            </w:r>
            <w:commentRangeEnd w:id="668"/>
            <w:r>
              <w:rPr>
                <w:rStyle w:val="CommentReference"/>
                <w:rFonts w:eastAsiaTheme="minorHAnsi" w:cstheme="minorBidi"/>
                <w:color w:val="auto"/>
                <w:lang w:val="en-CA"/>
              </w:rPr>
              <w:commentReference w:id="668"/>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9"/>
            <w:r>
              <w:rPr>
                <w:rFonts w:eastAsiaTheme="minorHAnsi"/>
              </w:rPr>
              <w:t xml:space="preserve">carried </w:t>
            </w:r>
            <w:commentRangeEnd w:id="669"/>
            <w:r>
              <w:rPr>
                <w:rStyle w:val="CommentReference"/>
                <w:rFonts w:eastAsiaTheme="minorHAnsi" w:cstheme="minorBidi"/>
                <w:color w:val="auto"/>
                <w:lang w:val="en-CA"/>
              </w:rPr>
              <w:commentReference w:id="669"/>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70"/>
            <w:r>
              <w:rPr>
                <w:rFonts w:eastAsiaTheme="minorHAnsi"/>
              </w:rPr>
              <w:t xml:space="preserve">Gives light to </w:t>
            </w:r>
            <w:commentRangeEnd w:id="670"/>
            <w:r>
              <w:rPr>
                <w:rStyle w:val="CommentReference"/>
                <w:rFonts w:eastAsiaTheme="minorHAnsi" w:cstheme="minorBidi"/>
                <w:color w:val="auto"/>
                <w:lang w:val="en-CA"/>
              </w:rPr>
              <w:commentReference w:id="670"/>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1"/>
            <w:r>
              <w:t xml:space="preserve">Magnify </w:t>
            </w:r>
            <w:commentRangeEnd w:id="671"/>
            <w:r>
              <w:rPr>
                <w:rStyle w:val="CommentReference"/>
                <w:rFonts w:eastAsiaTheme="minorHAnsi" w:cstheme="minorBidi"/>
                <w:color w:val="auto"/>
                <w:lang w:val="en-CA"/>
              </w:rPr>
              <w:commentReference w:id="671"/>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2"/>
            <w:r>
              <w:t xml:space="preserve">obtain </w:t>
            </w:r>
            <w:commentRangeEnd w:id="672"/>
            <w:r>
              <w:rPr>
                <w:rStyle w:val="CommentReference"/>
                <w:rFonts w:eastAsiaTheme="minorHAnsi" w:cstheme="minorBidi"/>
                <w:color w:val="auto"/>
                <w:lang w:val="en-CA"/>
              </w:rPr>
              <w:commentReference w:id="672"/>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3" w:name="_Toc298445770"/>
      <w:bookmarkStart w:id="674" w:name="_Toc298681255"/>
      <w:bookmarkStart w:id="675"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3"/>
      <w:bookmarkEnd w:id="674"/>
      <w:bookmarkEnd w:id="675"/>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6"/>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6"/>
            <w:r>
              <w:rPr>
                <w:rStyle w:val="CommentReference"/>
                <w:rFonts w:eastAsiaTheme="minorHAnsi" w:cstheme="minorBidi"/>
                <w:color w:val="auto"/>
                <w:lang w:val="en-CA"/>
              </w:rPr>
              <w:commentReference w:id="676"/>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7"/>
            <w:r>
              <w:rPr>
                <w:rFonts w:eastAsiaTheme="minorHAnsi"/>
              </w:rPr>
              <w:t xml:space="preserve">Upon </w:t>
            </w:r>
            <w:commentRangeEnd w:id="677"/>
            <w:r>
              <w:rPr>
                <w:rStyle w:val="CommentReference"/>
                <w:rFonts w:eastAsiaTheme="minorHAnsi" w:cstheme="minorBidi"/>
                <w:color w:val="auto"/>
                <w:lang w:val="en-CA"/>
              </w:rPr>
              <w:commentReference w:id="677"/>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8"/>
            <w:r>
              <w:t xml:space="preserve">Magnify </w:t>
            </w:r>
            <w:commentRangeEnd w:id="678"/>
            <w:r>
              <w:rPr>
                <w:rStyle w:val="CommentReference"/>
                <w:rFonts w:eastAsiaTheme="minorHAnsi" w:cstheme="minorBidi"/>
                <w:color w:val="auto"/>
                <w:lang w:val="en-CA"/>
              </w:rPr>
              <w:commentReference w:id="678"/>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9"/>
            <w:r>
              <w:t xml:space="preserve">obtain </w:t>
            </w:r>
            <w:commentRangeEnd w:id="679"/>
            <w:r>
              <w:rPr>
                <w:rStyle w:val="CommentReference"/>
                <w:rFonts w:eastAsiaTheme="minorHAnsi" w:cstheme="minorBidi"/>
                <w:color w:val="auto"/>
                <w:lang w:val="en-CA"/>
              </w:rPr>
              <w:commentReference w:id="679"/>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80" w:name="_Toc298445771"/>
      <w:bookmarkStart w:id="681" w:name="_Toc298681256"/>
      <w:bookmarkStart w:id="682" w:name="_Toc298447496"/>
      <w:bookmarkStart w:id="683" w:name="_Ref299211949"/>
      <w:r>
        <w:t>The Gospel According the St. Luke</w:t>
      </w:r>
      <w:bookmarkEnd w:id="680"/>
      <w:bookmarkEnd w:id="681"/>
      <w:bookmarkEnd w:id="682"/>
      <w:bookmarkEnd w:id="683"/>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4" w:name="_Toc298445772"/>
      <w:bookmarkStart w:id="685" w:name="_Toc298681257"/>
      <w:bookmarkStart w:id="686" w:name="_Toc298447497"/>
      <w:r>
        <w:t xml:space="preserve">Part </w:t>
      </w:r>
      <w:bookmarkEnd w:id="684"/>
      <w:bookmarkEnd w:id="685"/>
      <w:bookmarkEnd w:id="686"/>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7"/>
            <w:r>
              <w:rPr>
                <w:rFonts w:eastAsiaTheme="minorHAnsi"/>
              </w:rPr>
              <w:t>truth</w:t>
            </w:r>
            <w:commentRangeEnd w:id="687"/>
            <w:r>
              <w:rPr>
                <w:rStyle w:val="CommentReference"/>
                <w:rFonts w:eastAsiaTheme="minorHAnsi" w:cstheme="minorBidi"/>
                <w:color w:val="auto"/>
                <w:lang w:val="en-CA"/>
              </w:rPr>
              <w:commentReference w:id="687"/>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8"/>
            <w:r>
              <w:rPr>
                <w:rFonts w:eastAsiaTheme="minorHAnsi"/>
              </w:rPr>
              <w:t xml:space="preserve">a </w:t>
            </w:r>
            <w:commentRangeEnd w:id="688"/>
            <w:r>
              <w:rPr>
                <w:rStyle w:val="CommentReference"/>
                <w:rFonts w:eastAsiaTheme="minorHAnsi" w:cstheme="minorBidi"/>
                <w:color w:val="auto"/>
                <w:lang w:val="en-CA"/>
              </w:rPr>
              <w:commentReference w:id="688"/>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9"/>
            <w:r>
              <w:rPr>
                <w:rFonts w:eastAsiaTheme="minorHAnsi"/>
              </w:rPr>
              <w:t xml:space="preserve">holy </w:t>
            </w:r>
            <w:commentRangeEnd w:id="689"/>
            <w:r>
              <w:rPr>
                <w:rStyle w:val="CommentReference"/>
                <w:rFonts w:eastAsiaTheme="minorHAnsi" w:cstheme="minorBidi"/>
                <w:color w:val="auto"/>
                <w:lang w:val="en-CA"/>
              </w:rPr>
              <w:commentReference w:id="689"/>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90"/>
            <w:r>
              <w:rPr>
                <w:rFonts w:eastAsiaTheme="minorHAnsi"/>
              </w:rPr>
              <w:t xml:space="preserve">abode </w:t>
            </w:r>
            <w:commentRangeEnd w:id="690"/>
            <w:r>
              <w:rPr>
                <w:rStyle w:val="CommentReference"/>
                <w:rFonts w:eastAsiaTheme="minorHAnsi" w:cstheme="minorBidi"/>
                <w:color w:val="auto"/>
                <w:lang w:val="en-CA"/>
              </w:rPr>
              <w:commentReference w:id="690"/>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1"/>
            <w:r>
              <w:t xml:space="preserve">Magnify </w:t>
            </w:r>
            <w:commentRangeEnd w:id="691"/>
            <w:r>
              <w:rPr>
                <w:rStyle w:val="CommentReference"/>
                <w:rFonts w:eastAsiaTheme="minorHAnsi" w:cstheme="minorBidi"/>
                <w:color w:val="auto"/>
                <w:lang w:val="en-CA"/>
              </w:rPr>
              <w:commentReference w:id="691"/>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2"/>
            <w:r>
              <w:t xml:space="preserve">obtain </w:t>
            </w:r>
            <w:commentRangeEnd w:id="692"/>
            <w:r>
              <w:rPr>
                <w:rStyle w:val="CommentReference"/>
                <w:rFonts w:eastAsiaTheme="minorHAnsi" w:cstheme="minorBidi"/>
                <w:color w:val="auto"/>
                <w:lang w:val="en-CA"/>
              </w:rPr>
              <w:commentReference w:id="692"/>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3" w:name="_Toc298445773"/>
      <w:bookmarkStart w:id="694" w:name="_Toc298681258"/>
      <w:bookmarkStart w:id="695" w:name="_Toc298447498"/>
      <w:r>
        <w:t>Part Seven (Modern Part Eight)</w:t>
      </w:r>
      <w:bookmarkEnd w:id="693"/>
      <w:bookmarkEnd w:id="694"/>
      <w:bookmarkEnd w:id="695"/>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6"/>
            <w:r>
              <w:rPr>
                <w:rFonts w:eastAsiaTheme="minorHAnsi"/>
              </w:rPr>
              <w:t>O Lord of all.</w:t>
            </w:r>
            <w:commentRangeEnd w:id="696"/>
            <w:r>
              <w:rPr>
                <w:rStyle w:val="CommentReference"/>
                <w:rFonts w:eastAsiaTheme="minorHAnsi" w:cstheme="minorBidi"/>
                <w:color w:val="auto"/>
                <w:lang w:val="en-CA"/>
              </w:rPr>
              <w:commentReference w:id="696"/>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7"/>
            <w:r>
              <w:rPr>
                <w:rFonts w:eastAsiaTheme="minorHAnsi"/>
              </w:rPr>
              <w:t>The True One who came</w:t>
            </w:r>
            <w:commentRangeEnd w:id="697"/>
            <w:r>
              <w:rPr>
                <w:rStyle w:val="CommentReference"/>
                <w:rFonts w:eastAsiaTheme="minorHAnsi" w:cstheme="minorBidi"/>
                <w:color w:val="auto"/>
                <w:lang w:val="en-CA"/>
              </w:rPr>
              <w:commentReference w:id="697"/>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8"/>
            <w:r>
              <w:rPr>
                <w:rFonts w:eastAsiaTheme="minorHAnsi"/>
              </w:rPr>
              <w:t>And perfect rejoicing.</w:t>
            </w:r>
            <w:commentRangeEnd w:id="698"/>
            <w:r>
              <w:rPr>
                <w:rStyle w:val="CommentReference"/>
                <w:rFonts w:eastAsiaTheme="minorHAnsi" w:cstheme="minorBidi"/>
                <w:color w:val="auto"/>
                <w:lang w:val="en-CA"/>
              </w:rPr>
              <w:commentReference w:id="698"/>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9"/>
            <w:r>
              <w:rPr>
                <w:rFonts w:eastAsiaTheme="minorHAnsi"/>
              </w:rPr>
              <w:t>about</w:t>
            </w:r>
            <w:commentRangeEnd w:id="699"/>
            <w:r>
              <w:rPr>
                <w:rStyle w:val="CommentReference"/>
                <w:rFonts w:eastAsiaTheme="minorHAnsi" w:cstheme="minorBidi"/>
                <w:color w:val="auto"/>
                <w:lang w:val="en-CA"/>
              </w:rPr>
              <w:commentReference w:id="699"/>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700"/>
            <w:r>
              <w:rPr>
                <w:rFonts w:eastAsiaTheme="minorHAnsi"/>
              </w:rPr>
              <w:t>proclaim</w:t>
            </w:r>
            <w:commentRangeEnd w:id="700"/>
            <w:r>
              <w:rPr>
                <w:rStyle w:val="CommentReference"/>
                <w:rFonts w:eastAsiaTheme="minorHAnsi" w:cstheme="minorBidi"/>
                <w:color w:val="auto"/>
                <w:lang w:val="en-CA"/>
              </w:rPr>
              <w:commentReference w:id="700"/>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1"/>
            <w:r w:rsidR="00E35F1F">
              <w:t>generations</w:t>
            </w:r>
            <w:commentRangeEnd w:id="701"/>
            <w:r w:rsidR="00E35F1F">
              <w:rPr>
                <w:rStyle w:val="CommentReference"/>
                <w:rFonts w:eastAsiaTheme="minorHAnsi" w:cstheme="minorBidi"/>
                <w:color w:val="auto"/>
                <w:lang w:val="en-CA"/>
              </w:rPr>
              <w:commentReference w:id="701"/>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2"/>
            <w:r w:rsidR="00E35F1F">
              <w:t xml:space="preserve">just </w:t>
            </w:r>
            <w:commentRangeEnd w:id="702"/>
            <w:r w:rsidR="00E35F1F">
              <w:rPr>
                <w:rStyle w:val="CommentReference"/>
                <w:rFonts w:eastAsiaTheme="minorHAnsi" w:cstheme="minorBidi"/>
                <w:color w:val="auto"/>
                <w:lang w:val="en-CA"/>
              </w:rPr>
              <w:commentReference w:id="702"/>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3"/>
            <w:r w:rsidR="00E35F1F">
              <w:t xml:space="preserve">chaste </w:t>
            </w:r>
            <w:commentRangeEnd w:id="703"/>
            <w:r w:rsidR="00E35F1F">
              <w:rPr>
                <w:rStyle w:val="CommentReference"/>
                <w:rFonts w:eastAsiaTheme="minorHAnsi" w:cstheme="minorBidi"/>
                <w:color w:val="auto"/>
                <w:lang w:val="en-CA"/>
              </w:rPr>
              <w:commentReference w:id="703"/>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4"/>
            <w:r w:rsidR="00E35F1F">
              <w:t>Isaac</w:t>
            </w:r>
            <w:commentRangeEnd w:id="704"/>
            <w:r w:rsidR="00E35F1F">
              <w:rPr>
                <w:rStyle w:val="CommentReference"/>
                <w:rFonts w:eastAsiaTheme="minorHAnsi" w:cstheme="minorBidi"/>
                <w:color w:val="auto"/>
                <w:lang w:val="en-CA"/>
              </w:rPr>
              <w:commentReference w:id="704"/>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5"/>
            <w:r w:rsidR="00E35F1F">
              <w:t>myriads of myriads.</w:t>
            </w:r>
            <w:commentRangeEnd w:id="705"/>
            <w:r w:rsidR="00E35F1F">
              <w:rPr>
                <w:rStyle w:val="CommentReference"/>
                <w:rFonts w:eastAsiaTheme="minorHAnsi" w:cstheme="minorBidi"/>
                <w:color w:val="auto"/>
                <w:lang w:val="en-CA"/>
              </w:rPr>
              <w:commentReference w:id="705"/>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6"/>
            <w:r w:rsidR="00E35F1F">
              <w:t>Master</w:t>
            </w:r>
            <w:commentRangeEnd w:id="706"/>
            <w:r w:rsidR="00E35F1F">
              <w:rPr>
                <w:rStyle w:val="CommentReference"/>
                <w:rFonts w:eastAsiaTheme="minorHAnsi" w:cstheme="minorBidi"/>
                <w:color w:val="auto"/>
                <w:lang w:val="en-CA"/>
              </w:rPr>
              <w:commentReference w:id="706"/>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honour </w:t>
            </w:r>
            <w:commentRangeEnd w:id="707"/>
            <w:r w:rsidR="00E35F1F">
              <w:rPr>
                <w:rStyle w:val="CommentReference"/>
                <w:rFonts w:eastAsiaTheme="minorHAnsi" w:cstheme="minorBidi"/>
                <w:color w:val="auto"/>
                <w:lang w:val="en-CA"/>
              </w:rPr>
              <w:commentReference w:id="707"/>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spouse </w:t>
            </w:r>
            <w:commentRangeEnd w:id="708"/>
            <w:r w:rsidR="00E35F1F">
              <w:rPr>
                <w:rStyle w:val="CommentReference"/>
                <w:rFonts w:eastAsiaTheme="minorHAnsi" w:cstheme="minorBidi"/>
                <w:color w:val="auto"/>
                <w:lang w:val="en-CA"/>
              </w:rPr>
              <w:commentReference w:id="708"/>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9"/>
            <w:r w:rsidR="00E35F1F">
              <w:t xml:space="preserve">health </w:t>
            </w:r>
            <w:commentRangeEnd w:id="709"/>
            <w:r w:rsidR="00E35F1F">
              <w:rPr>
                <w:rStyle w:val="CommentReference"/>
                <w:rFonts w:eastAsiaTheme="minorHAnsi" w:cstheme="minorBidi"/>
                <w:color w:val="auto"/>
                <w:lang w:val="en-CA"/>
              </w:rPr>
              <w:commentReference w:id="709"/>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10"/>
            <w:r>
              <w:t>indescribable</w:t>
            </w:r>
            <w:commentRangeEnd w:id="710"/>
            <w:r>
              <w:rPr>
                <w:rStyle w:val="CommentReference"/>
                <w:rFonts w:eastAsiaTheme="minorHAnsi" w:cstheme="minorBidi"/>
                <w:color w:val="auto"/>
                <w:lang w:val="en-CA"/>
              </w:rPr>
              <w:commentReference w:id="710"/>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1"/>
            <w:r>
              <w:t>Without mingling of substance</w:t>
            </w:r>
            <w:commentRangeEnd w:id="711"/>
            <w:r>
              <w:rPr>
                <w:rStyle w:val="CommentReference"/>
                <w:rFonts w:eastAsiaTheme="minorHAnsi" w:cstheme="minorBidi"/>
                <w:color w:val="auto"/>
                <w:lang w:val="en-CA"/>
              </w:rPr>
              <w:commentReference w:id="711"/>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2"/>
            <w:r w:rsidRPr="008D3689">
              <w:rPr>
                <w:highlight w:val="yellow"/>
              </w:rPr>
              <w:t>Ϯϯϩⲟ</w:t>
            </w:r>
            <w:commentRangeEnd w:id="712"/>
            <w:r w:rsidR="00F71B79">
              <w:rPr>
                <w:rStyle w:val="CommentReference"/>
                <w:rFonts w:ascii="Garamond" w:hAnsi="Garamond" w:cstheme="minorBidi"/>
                <w:noProof w:val="0"/>
                <w:lang w:val="en-CA"/>
              </w:rPr>
              <w:commentReference w:id="712"/>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3"/>
            <w:r>
              <w:t xml:space="preserve">intercede </w:t>
            </w:r>
            <w:commentRangeEnd w:id="713"/>
            <w:r>
              <w:rPr>
                <w:rStyle w:val="CommentReference"/>
                <w:rFonts w:eastAsiaTheme="minorHAnsi" w:cstheme="minorBidi"/>
                <w:color w:val="auto"/>
                <w:lang w:val="en-CA"/>
              </w:rPr>
              <w:commentReference w:id="713"/>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4" w:name="_Toc298445774"/>
      <w:bookmarkStart w:id="715" w:name="_Toc298681259"/>
      <w:bookmarkStart w:id="716" w:name="_Toc298447499"/>
      <w:r>
        <w:t>Part Nine</w:t>
      </w:r>
      <w:bookmarkEnd w:id="714"/>
      <w:bookmarkEnd w:id="715"/>
      <w:bookmarkEnd w:id="716"/>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59E6AAF" w:rsidR="00E35F1F" w:rsidRDefault="00E35F1F" w:rsidP="00E35F1F">
      <w:pPr>
        <w:pStyle w:val="Rubric"/>
      </w:pPr>
      <w:r>
        <w:t xml:space="preserve">On non-Sundays, return to the Second Canticle on Page </w:t>
      </w:r>
      <w:fldSimple w:instr=" PAGEREF _Ref297493889 ">
        <w:r w:rsidR="00187E8E">
          <w:rPr>
            <w:noProof/>
          </w:rPr>
          <w:t>330</w:t>
        </w:r>
      </w:fldSimple>
      <w:r>
        <w:t>.</w:t>
      </w:r>
    </w:p>
    <w:p w14:paraId="7308305D" w14:textId="17DB14E7" w:rsidR="00E35F1F" w:rsidRDefault="00E35F1F" w:rsidP="00E35F1F">
      <w:pPr>
        <w:pStyle w:val="Heading6"/>
      </w:pPr>
      <w:bookmarkStart w:id="717" w:name="_Toc298445775"/>
      <w:bookmarkStart w:id="718" w:name="_Toc298681260"/>
      <w:bookmarkStart w:id="719" w:name="_Toc298447500"/>
      <w:r>
        <w:t>Part Ten</w:t>
      </w:r>
      <w:bookmarkEnd w:id="717"/>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20"/>
            <w:r>
              <w:t>honoured</w:t>
            </w:r>
            <w:r w:rsidRPr="007425E1">
              <w:t xml:space="preserve"> </w:t>
            </w:r>
            <w:commentRangeEnd w:id="720"/>
            <w:r>
              <w:rPr>
                <w:rStyle w:val="CommentReference"/>
                <w:rFonts w:eastAsiaTheme="minorHAnsi" w:cstheme="minorBidi"/>
                <w:color w:val="auto"/>
                <w:lang w:val="en-CA"/>
              </w:rPr>
              <w:commentReference w:id="720"/>
            </w:r>
            <w:commentRangeStart w:id="721"/>
            <w:r w:rsidRPr="007425E1">
              <w:t xml:space="preserve">more </w:t>
            </w:r>
            <w:commentRangeEnd w:id="721"/>
            <w:r>
              <w:rPr>
                <w:rStyle w:val="CommentReference"/>
                <w:rFonts w:eastAsiaTheme="minorHAnsi" w:cstheme="minorBidi"/>
                <w:color w:val="auto"/>
                <w:lang w:val="en-CA"/>
              </w:rPr>
              <w:commentReference w:id="721"/>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2"/>
            <w:r w:rsidRPr="007425E1">
              <w:t>means</w:t>
            </w:r>
            <w:commentRangeEnd w:id="722"/>
            <w:r>
              <w:rPr>
                <w:rStyle w:val="CommentReference"/>
                <w:rFonts w:eastAsiaTheme="minorHAnsi" w:cstheme="minorBidi"/>
                <w:color w:val="auto"/>
                <w:lang w:val="en-CA"/>
              </w:rPr>
              <w:commentReference w:id="722"/>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3" w:name="_Toc298445776"/>
      <w:bookmarkStart w:id="724" w:name="_Toc298681261"/>
      <w:bookmarkStart w:id="725" w:name="_Toc298447501"/>
      <w:r w:rsidRPr="00D24FE1">
        <w:t>Part</w:t>
      </w:r>
      <w:r>
        <w:t xml:space="preserve"> Eleven</w:t>
      </w:r>
      <w:bookmarkEnd w:id="723"/>
      <w:bookmarkEnd w:id="724"/>
      <w:bookmarkEnd w:id="725"/>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6" w:name="_Toc298445777"/>
      <w:bookmarkStart w:id="727" w:name="_Toc298681262"/>
      <w:bookmarkStart w:id="728" w:name="_Toc298447502"/>
      <w:r>
        <w:t>Part Twelve</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9"/>
            <w:r w:rsidRPr="007425E1">
              <w:t>heaven</w:t>
            </w:r>
            <w:commentRangeEnd w:id="729"/>
            <w:r>
              <w:rPr>
                <w:rStyle w:val="CommentReference"/>
                <w:rFonts w:eastAsiaTheme="minorHAnsi" w:cstheme="minorBidi"/>
                <w:color w:val="auto"/>
                <w:lang w:val="en-CA"/>
              </w:rPr>
              <w:commentReference w:id="729"/>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30"/>
            <w:r w:rsidRPr="007425E1">
              <w:t xml:space="preserve">true </w:t>
            </w:r>
            <w:commentRangeEnd w:id="730"/>
            <w:r>
              <w:rPr>
                <w:rStyle w:val="CommentReference"/>
                <w:rFonts w:eastAsiaTheme="minorHAnsi" w:cstheme="minorBidi"/>
                <w:color w:val="auto"/>
                <w:lang w:val="en-CA"/>
              </w:rPr>
              <w:commentReference w:id="730"/>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1" w:name="_Toc298445778"/>
      <w:bookmarkStart w:id="732" w:name="_Toc298681263"/>
      <w:bookmarkStart w:id="733" w:name="_Toc298447503"/>
      <w:r>
        <w:lastRenderedPageBreak/>
        <w:t>Part Thirteen</w:t>
      </w:r>
      <w:bookmarkEnd w:id="731"/>
      <w:bookmarkEnd w:id="732"/>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4"/>
            <w:r>
              <w:rPr>
                <w:rFonts w:eastAsiaTheme="minorHAnsi"/>
              </w:rPr>
              <w:t xml:space="preserve">Virgin Mary </w:t>
            </w:r>
            <w:commentRangeEnd w:id="734"/>
            <w:r>
              <w:rPr>
                <w:rStyle w:val="CommentReference"/>
                <w:rFonts w:eastAsiaTheme="minorHAnsi" w:cstheme="minorBidi"/>
                <w:color w:val="auto"/>
                <w:lang w:val="en-CA"/>
              </w:rPr>
              <w:commentReference w:id="734"/>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5"/>
            <w:r w:rsidRPr="007425E1">
              <w:t>And the Cherubic,</w:t>
            </w:r>
          </w:p>
          <w:p w14:paraId="317A08CE" w14:textId="77777777" w:rsidR="00E35F1F" w:rsidRPr="001A0083" w:rsidRDefault="00E35F1F" w:rsidP="00E35F1F">
            <w:pPr>
              <w:pStyle w:val="EngHangEnd"/>
            </w:pPr>
            <w:r>
              <w:t>Mercy Seat</w:t>
            </w:r>
            <w:commentRangeEnd w:id="735"/>
            <w:r>
              <w:t>.</w:t>
            </w:r>
            <w:r>
              <w:rPr>
                <w:rStyle w:val="CommentReference"/>
                <w:rFonts w:eastAsiaTheme="minorHAnsi" w:cstheme="minorBidi"/>
                <w:color w:val="auto"/>
                <w:lang w:val="en-CA"/>
              </w:rPr>
              <w:commentReference w:id="735"/>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6"/>
            <w:r w:rsidRPr="007425E1">
              <w:t>pot</w:t>
            </w:r>
            <w:commentRangeEnd w:id="736"/>
            <w:r>
              <w:rPr>
                <w:rStyle w:val="CommentReference"/>
                <w:rFonts w:eastAsiaTheme="minorHAnsi" w:cstheme="minorBidi"/>
                <w:color w:val="auto"/>
                <w:lang w:val="en-CA"/>
              </w:rPr>
              <w:commentReference w:id="736"/>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7"/>
            <w:r w:rsidRPr="007425E1">
              <w:t>l</w:t>
            </w:r>
            <w:r>
              <w:t>ampstand</w:t>
            </w:r>
            <w:commentRangeEnd w:id="737"/>
            <w:r>
              <w:rPr>
                <w:rStyle w:val="CommentReference"/>
                <w:rFonts w:eastAsiaTheme="minorHAnsi" w:cstheme="minorBidi"/>
                <w:color w:val="auto"/>
                <w:lang w:val="en-CA"/>
              </w:rPr>
              <w:commentReference w:id="737"/>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8" w:name="_Toc298445779"/>
      <w:bookmarkStart w:id="739" w:name="_Toc298681264"/>
      <w:bookmarkStart w:id="740" w:name="_Toc298447504"/>
      <w:r>
        <w:lastRenderedPageBreak/>
        <w:t>Part Fourteen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1"/>
            <w:r w:rsidRPr="007425E1">
              <w:t>t</w:t>
            </w:r>
            <w:commentRangeEnd w:id="741"/>
            <w:r>
              <w:rPr>
                <w:rStyle w:val="CommentReference"/>
                <w:rFonts w:eastAsiaTheme="minorHAnsi" w:cstheme="minorBidi"/>
                <w:color w:val="auto"/>
                <w:lang w:val="en-CA"/>
              </w:rPr>
              <w:commentReference w:id="741"/>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2"/>
            <w:r>
              <w:t xml:space="preserve">The </w:t>
            </w:r>
            <w:commentRangeEnd w:id="742"/>
            <w:r>
              <w:rPr>
                <w:rStyle w:val="CommentReference"/>
                <w:rFonts w:eastAsiaTheme="minorHAnsi" w:cstheme="minorBidi"/>
                <w:color w:val="auto"/>
                <w:lang w:val="en-CA"/>
              </w:rPr>
              <w:commentReference w:id="742"/>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3"/>
            <w:r w:rsidRPr="007425E1">
              <w:t xml:space="preserve">And </w:t>
            </w:r>
            <w:commentRangeEnd w:id="743"/>
            <w:r>
              <w:rPr>
                <w:rStyle w:val="CommentReference"/>
                <w:rFonts w:eastAsiaTheme="minorHAnsi" w:cstheme="minorBidi"/>
                <w:color w:val="auto"/>
                <w:lang w:val="en-CA"/>
              </w:rPr>
              <w:commentReference w:id="743"/>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4" w:name="_Toc298445780"/>
      <w:bookmarkStart w:id="745" w:name="_Toc298681265"/>
      <w:bookmarkStart w:id="746" w:name="_Toc298447505"/>
      <w:r>
        <w:t>Part Fifteen</w:t>
      </w:r>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7"/>
            <w:r>
              <w:t>Which</w:t>
            </w:r>
            <w:r w:rsidRPr="007425E1">
              <w:t xml:space="preserve"> </w:t>
            </w:r>
            <w:commentRangeEnd w:id="747"/>
            <w:r>
              <w:rPr>
                <w:rStyle w:val="CommentReference"/>
                <w:rFonts w:eastAsiaTheme="minorHAnsi" w:cstheme="minorBidi"/>
                <w:color w:val="auto"/>
                <w:lang w:val="en-CA"/>
              </w:rPr>
              <w:commentReference w:id="747"/>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8"/>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8"/>
            <w:r>
              <w:rPr>
                <w:rStyle w:val="CommentReference"/>
                <w:rFonts w:ascii="Garamond" w:hAnsi="Garamond" w:cstheme="minorBidi"/>
                <w:noProof w:val="0"/>
                <w:lang w:val="en-CA"/>
              </w:rPr>
              <w:commentReference w:id="748"/>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9"/>
            <w:r w:rsidRPr="007425E1">
              <w:t>savour</w:t>
            </w:r>
            <w:commentRangeEnd w:id="749"/>
            <w:r>
              <w:rPr>
                <w:rStyle w:val="CommentReference"/>
                <w:rFonts w:eastAsiaTheme="minorHAnsi" w:cstheme="minorBidi"/>
                <w:color w:val="auto"/>
                <w:lang w:val="en-CA"/>
              </w:rPr>
              <w:commentReference w:id="749"/>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50"/>
            <w:r w:rsidRPr="007425E1">
              <w:t>estate</w:t>
            </w:r>
            <w:commentRangeEnd w:id="750"/>
            <w:r>
              <w:rPr>
                <w:rStyle w:val="CommentReference"/>
                <w:rFonts w:eastAsiaTheme="minorHAnsi" w:cstheme="minorBidi"/>
                <w:color w:val="auto"/>
                <w:lang w:val="en-CA"/>
              </w:rPr>
              <w:commentReference w:id="750"/>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1" w:name="_Toc298445781"/>
      <w:bookmarkStart w:id="752" w:name="_Toc298681266"/>
      <w:bookmarkStart w:id="753" w:name="_Toc298447506"/>
      <w:r>
        <w:rPr>
          <w:lang w:val="en-GB"/>
        </w:rPr>
        <w:lastRenderedPageBreak/>
        <w:t>Part Sixteen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4" w:name="_Toc298445782"/>
      <w:bookmarkStart w:id="755" w:name="_Toc298681267"/>
      <w:bookmarkStart w:id="756" w:name="_Toc298447507"/>
      <w:r w:rsidRPr="00D24FE1">
        <w:t>Part</w:t>
      </w:r>
      <w:r>
        <w:t xml:space="preserve"> Seventeen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7" w:name="_Toc298445783"/>
      <w:bookmarkStart w:id="758" w:name="_Toc298681268"/>
      <w:bookmarkStart w:id="759" w:name="_Toc298447508"/>
      <w:r>
        <w:t>Part Eighteen</w:t>
      </w:r>
      <w:bookmarkEnd w:id="757"/>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60"/>
            <w:r>
              <w:t>care</w:t>
            </w:r>
            <w:commentRangeEnd w:id="760"/>
            <w:r>
              <w:rPr>
                <w:rStyle w:val="CommentReference"/>
                <w:rFonts w:eastAsiaTheme="minorHAnsi" w:cstheme="minorBidi"/>
                <w:color w:val="auto"/>
                <w:lang w:val="en-CA"/>
              </w:rPr>
              <w:commentReference w:id="760"/>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1"/>
            <w:r w:rsidRPr="007425E1">
              <w:t xml:space="preserve">Sabbath </w:t>
            </w:r>
            <w:commentRangeEnd w:id="761"/>
            <w:r>
              <w:rPr>
                <w:rStyle w:val="CommentReference"/>
                <w:rFonts w:eastAsiaTheme="minorHAnsi" w:cstheme="minorBidi"/>
                <w:color w:val="auto"/>
                <w:lang w:val="en-CA"/>
              </w:rPr>
              <w:commentReference w:id="761"/>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2" w:name="_Toc298445784"/>
      <w:bookmarkStart w:id="763" w:name="_Toc298681269"/>
      <w:bookmarkStart w:id="764" w:name="_Toc298447509"/>
      <w:bookmarkStart w:id="765" w:name="_Ref299212037"/>
      <w:bookmarkStart w:id="766" w:name="_Ref299212071"/>
      <w:bookmarkStart w:id="767" w:name="_Toc308441907"/>
      <w:r>
        <w:t>The Antiphonarium is read.</w:t>
      </w:r>
    </w:p>
    <w:p w14:paraId="220BAA57" w14:textId="77777777" w:rsidR="00E35F1F" w:rsidRDefault="00E35F1F" w:rsidP="00E35F1F">
      <w:pPr>
        <w:pStyle w:val="Heading2"/>
      </w:pPr>
      <w:bookmarkStart w:id="768" w:name="_Ref434564976"/>
      <w:bookmarkStart w:id="769" w:name="_Toc485108569"/>
      <w:r>
        <w:lastRenderedPageBreak/>
        <w:t>The Conclusion of the Adam Theotokias</w:t>
      </w:r>
      <w:bookmarkEnd w:id="762"/>
      <w:bookmarkEnd w:id="763"/>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70"/>
            <w:r w:rsidRPr="007425E1">
              <w:rPr>
                <w:rFonts w:eastAsiaTheme="minorHAnsi"/>
              </w:rPr>
              <w:t xml:space="preserve">too </w:t>
            </w:r>
            <w:commentRangeEnd w:id="770"/>
            <w:r>
              <w:rPr>
                <w:rStyle w:val="CommentReference"/>
                <w:rFonts w:eastAsiaTheme="minorHAnsi" w:cstheme="minorBidi"/>
                <w:color w:val="auto"/>
                <w:lang w:val="en-CA"/>
              </w:rPr>
              <w:commentReference w:id="770"/>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1"/>
            <w:r>
              <w:rPr>
                <w:rFonts w:eastAsiaTheme="minorHAnsi"/>
              </w:rPr>
              <w:t>I</w:t>
            </w:r>
            <w:r w:rsidRPr="007425E1">
              <w:rPr>
                <w:rFonts w:eastAsiaTheme="minorHAnsi"/>
              </w:rPr>
              <w:t xml:space="preserve"> </w:t>
            </w:r>
            <w:commentRangeEnd w:id="771"/>
            <w:r>
              <w:rPr>
                <w:rStyle w:val="CommentReference"/>
                <w:rFonts w:eastAsiaTheme="minorHAnsi" w:cstheme="minorBidi"/>
                <w:color w:val="auto"/>
                <w:lang w:val="en-CA"/>
              </w:rPr>
              <w:commentReference w:id="771"/>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2"/>
            <w:r w:rsidRPr="007425E1">
              <w:rPr>
                <w:rFonts w:eastAsiaTheme="minorHAnsi"/>
              </w:rPr>
              <w:t>To offer repentance</w:t>
            </w:r>
            <w:commentRangeEnd w:id="772"/>
            <w:r>
              <w:rPr>
                <w:rStyle w:val="CommentReference"/>
                <w:rFonts w:eastAsiaTheme="minorHAnsi" w:cstheme="minorBidi"/>
                <w:color w:val="auto"/>
                <w:lang w:val="en-CA"/>
              </w:rPr>
              <w:commentReference w:id="772"/>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3"/>
            <w:r w:rsidRPr="007425E1">
              <w:rPr>
                <w:rFonts w:eastAsiaTheme="minorHAnsi"/>
              </w:rPr>
              <w:t>The death of a sinner</w:t>
            </w:r>
            <w:commentRangeEnd w:id="773"/>
            <w:r>
              <w:rPr>
                <w:rStyle w:val="CommentReference"/>
                <w:rFonts w:eastAsiaTheme="minorHAnsi" w:cstheme="minorBidi"/>
                <w:color w:val="auto"/>
                <w:lang w:val="en-CA"/>
              </w:rPr>
              <w:commentReference w:id="773"/>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4"/>
            <w:r>
              <w:t>kind-hearted</w:t>
            </w:r>
            <w:commentRangeEnd w:id="774"/>
            <w:r>
              <w:rPr>
                <w:rStyle w:val="CommentReference"/>
                <w:rFonts w:eastAsiaTheme="minorHAnsi" w:cstheme="minorBidi"/>
                <w:color w:val="auto"/>
                <w:lang w:val="en-CA"/>
              </w:rPr>
              <w:commentReference w:id="774"/>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5"/>
            <w:r>
              <w:t>compassions</w:t>
            </w:r>
            <w:commentRangeEnd w:id="775"/>
            <w:r>
              <w:rPr>
                <w:rStyle w:val="CommentReference"/>
                <w:rFonts w:eastAsiaTheme="minorHAnsi" w:cstheme="minorBidi"/>
                <w:color w:val="auto"/>
                <w:lang w:val="en-CA"/>
              </w:rPr>
              <w:commentReference w:id="775"/>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6"/>
            <w:r w:rsidRPr="007425E1">
              <w:t xml:space="preserve">May </w:t>
            </w:r>
            <w:commentRangeEnd w:id="776"/>
            <w:r>
              <w:rPr>
                <w:rStyle w:val="CommentReference"/>
                <w:rFonts w:eastAsiaTheme="minorHAnsi" w:cstheme="minorBidi"/>
                <w:color w:val="auto"/>
                <w:lang w:val="en-CA"/>
              </w:rPr>
              <w:commentReference w:id="776"/>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7" w:name="_Toc298445791"/>
      <w:bookmarkStart w:id="778" w:name="_Toc298681276"/>
      <w:bookmarkStart w:id="779" w:name="_Toc298447516"/>
      <w:bookmarkStart w:id="780" w:name="_Toc308441914"/>
      <w:bookmarkStart w:id="781" w:name="_Toc485108570"/>
      <w:r>
        <w:lastRenderedPageBreak/>
        <w:t>Monday</w:t>
      </w:r>
      <w:bookmarkEnd w:id="777"/>
      <w:bookmarkEnd w:id="778"/>
      <w:bookmarkEnd w:id="779"/>
      <w:bookmarkEnd w:id="780"/>
      <w:bookmarkEnd w:id="781"/>
    </w:p>
    <w:p w14:paraId="47BF983A" w14:textId="77777777" w:rsidR="00E35F1F" w:rsidRDefault="00E35F1F" w:rsidP="00E35F1F">
      <w:pPr>
        <w:pStyle w:val="Heading3"/>
      </w:pPr>
      <w:bookmarkStart w:id="782" w:name="_Toc298445792"/>
      <w:bookmarkStart w:id="783" w:name="_Toc298681277"/>
      <w:bookmarkStart w:id="784" w:name="_Toc298447517"/>
      <w:bookmarkStart w:id="785" w:name="_Toc308441915"/>
      <w:bookmarkStart w:id="786" w:name="_Ref452619611"/>
      <w:bookmarkStart w:id="787" w:name="_Ref452619614"/>
      <w:r>
        <w:t>The Monday Psali Adam</w:t>
      </w:r>
      <w:bookmarkEnd w:id="782"/>
      <w:bookmarkEnd w:id="783"/>
      <w:bookmarkEnd w:id="784"/>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8"/>
            <w:r>
              <w:t>G</w:t>
            </w:r>
            <w:r w:rsidRPr="007425E1">
              <w:t xml:space="preserve">reatly </w:t>
            </w:r>
            <w:commentRangeEnd w:id="788"/>
            <w:r>
              <w:rPr>
                <w:rStyle w:val="CommentReference"/>
                <w:rFonts w:ascii="Times New Roman" w:eastAsiaTheme="minorHAnsi" w:hAnsi="Times New Roman" w:cstheme="minorBidi"/>
                <w:color w:val="auto"/>
              </w:rPr>
              <w:commentReference w:id="788"/>
            </w:r>
            <w:r w:rsidRPr="007425E1">
              <w:t>exalted</w:t>
            </w:r>
            <w:r>
              <w:t>,</w:t>
            </w:r>
          </w:p>
          <w:p w14:paraId="5F0EBDF2" w14:textId="77777777" w:rsidR="00E35F1F" w:rsidRDefault="00E35F1F" w:rsidP="00E35F1F">
            <w:pPr>
              <w:pStyle w:val="EngHang"/>
              <w:spacing w:before="2"/>
            </w:pPr>
            <w:commentRangeStart w:id="789"/>
            <w:r>
              <w:t>B</w:t>
            </w:r>
            <w:r w:rsidRPr="007425E1">
              <w:t xml:space="preserve">eyond </w:t>
            </w:r>
            <w:commentRangeEnd w:id="789"/>
            <w:r>
              <w:rPr>
                <w:rStyle w:val="CommentReference"/>
                <w:rFonts w:ascii="Times New Roman" w:eastAsiaTheme="minorHAnsi" w:hAnsi="Times New Roman" w:cstheme="minorBidi"/>
                <w:color w:val="auto"/>
              </w:rPr>
              <w:commentReference w:id="78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90"/>
            <w:r>
              <w:t>righteous</w:t>
            </w:r>
            <w:commentRangeEnd w:id="790"/>
            <w:r>
              <w:rPr>
                <w:rStyle w:val="CommentReference"/>
                <w:rFonts w:ascii="Times New Roman" w:eastAsiaTheme="minorHAnsi" w:hAnsi="Times New Roman" w:cstheme="minorBidi"/>
                <w:color w:val="auto"/>
              </w:rPr>
              <w:commentReference w:id="79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1"/>
            <w:r>
              <w:t>M</w:t>
            </w:r>
            <w:r w:rsidRPr="007425E1">
              <w:t xml:space="preserve">editate </w:t>
            </w:r>
            <w:commentRangeEnd w:id="791"/>
            <w:r>
              <w:rPr>
                <w:rStyle w:val="CommentReference"/>
                <w:rFonts w:ascii="Times New Roman" w:eastAsiaTheme="minorHAnsi" w:hAnsi="Times New Roman" w:cstheme="minorBidi"/>
                <w:color w:val="auto"/>
              </w:rPr>
              <w:commentReference w:id="79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2"/>
            <w:r>
              <w:t>lips</w:t>
            </w:r>
            <w:commentRangeEnd w:id="792"/>
            <w:r>
              <w:rPr>
                <w:rStyle w:val="CommentReference"/>
              </w:rPr>
              <w:commentReference w:id="79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3"/>
            <w:r w:rsidR="00E35F1F" w:rsidRPr="007425E1">
              <w:t>f</w:t>
            </w:r>
            <w:commentRangeEnd w:id="793"/>
            <w:r w:rsidR="00E35F1F">
              <w:rPr>
                <w:rStyle w:val="CommentReference"/>
              </w:rPr>
              <w:commentReference w:id="793"/>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4"/>
            <w:r w:rsidRPr="007425E1">
              <w:t>praise</w:t>
            </w:r>
            <w:r>
              <w:t xml:space="preserve"> </w:t>
            </w:r>
            <w:commentRangeEnd w:id="794"/>
            <w:r>
              <w:rPr>
                <w:rStyle w:val="CommentReference"/>
                <w:rFonts w:ascii="Times New Roman" w:eastAsiaTheme="minorHAnsi" w:hAnsi="Times New Roman" w:cstheme="minorBidi"/>
                <w:color w:val="auto"/>
              </w:rPr>
              <w:commentReference w:id="79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5"/>
            <w:r>
              <w:t>set</w:t>
            </w:r>
            <w:r w:rsidRPr="007425E1">
              <w:t xml:space="preserve"> </w:t>
            </w:r>
            <w:commentRangeEnd w:id="795"/>
            <w:r>
              <w:rPr>
                <w:rStyle w:val="CommentReference"/>
                <w:rFonts w:ascii="Times New Roman" w:eastAsiaTheme="minorHAnsi" w:hAnsi="Times New Roman" w:cstheme="minorBidi"/>
                <w:color w:val="auto"/>
              </w:rPr>
              <w:commentReference w:id="79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7"/>
            <w:r>
              <w:t xml:space="preserve">similitudes </w:t>
            </w:r>
            <w:commentRangeEnd w:id="797"/>
            <w:r>
              <w:rPr>
                <w:rStyle w:val="CommentReference"/>
                <w:rFonts w:ascii="Times New Roman" w:eastAsiaTheme="minorHAnsi" w:hAnsi="Times New Roman" w:cstheme="minorBidi"/>
                <w:color w:val="auto"/>
              </w:rPr>
              <w:commentReference w:id="79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8" w:name="_Toc298445793"/>
      <w:bookmarkStart w:id="799" w:name="_Toc298681278"/>
      <w:bookmarkStart w:id="800" w:name="_Toc298447518"/>
      <w:bookmarkStart w:id="801" w:name="_Toc308441916"/>
      <w:r w:rsidRPr="00FD2E69">
        <w:t>The Conclusion of the Adam Psali</w:t>
      </w:r>
      <w:bookmarkEnd w:id="798"/>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2" w:name="_Ref452619708"/>
      <w:r>
        <w:t>The Monday Theotokia</w:t>
      </w:r>
      <w:bookmarkEnd w:id="802"/>
    </w:p>
    <w:p w14:paraId="709F76CB" w14:textId="77777777" w:rsidR="00E35F1F" w:rsidRDefault="00E35F1F" w:rsidP="00E35F1F">
      <w:pPr>
        <w:pStyle w:val="Heading6"/>
      </w:pPr>
      <w:bookmarkStart w:id="803" w:name="_Toc298445794"/>
      <w:bookmarkStart w:id="804" w:name="_Toc298681279"/>
      <w:bookmarkStart w:id="805" w:name="_Toc298447519"/>
      <w:r>
        <w:t>Part One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6"/>
            <w:r>
              <w:t xml:space="preserve">his </w:t>
            </w:r>
            <w:commentRangeEnd w:id="806"/>
            <w:r>
              <w:rPr>
                <w:rStyle w:val="CommentReference"/>
              </w:rPr>
              <w:commentReference w:id="80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8" w:name="_Toc298445795"/>
      <w:bookmarkStart w:id="809" w:name="_Toc298681280"/>
      <w:bookmarkStart w:id="810" w:name="_Toc298447520"/>
      <w:r>
        <w:t>Part Two</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1"/>
            <w:r w:rsidRPr="007425E1">
              <w:t xml:space="preserve"> </w:t>
            </w:r>
            <w:commentRangeEnd w:id="811"/>
            <w:r>
              <w:rPr>
                <w:rStyle w:val="CommentReference"/>
                <w:rFonts w:ascii="Times New Roman" w:eastAsiaTheme="minorHAnsi" w:hAnsi="Times New Roman" w:cstheme="minorBidi"/>
                <w:color w:val="auto"/>
              </w:rPr>
              <w:commentReference w:id="811"/>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2" w:name="_Toc298445796"/>
      <w:bookmarkStart w:id="813" w:name="_Toc298681281"/>
      <w:bookmarkStart w:id="814" w:name="_Toc298447521"/>
      <w:r>
        <w:t>Part Three</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5"/>
            <w:r w:rsidRPr="007425E1">
              <w:t xml:space="preserve">only </w:t>
            </w:r>
            <w:commentRangeEnd w:id="815"/>
            <w:r>
              <w:rPr>
                <w:rStyle w:val="CommentReference"/>
                <w:rFonts w:ascii="Times New Roman" w:eastAsiaTheme="minorHAnsi" w:hAnsi="Times New Roman" w:cstheme="minorBidi"/>
                <w:color w:val="auto"/>
              </w:rPr>
              <w:commentReference w:id="81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6"/>
            <w:r w:rsidRPr="007425E1">
              <w:t xml:space="preserve">save </w:t>
            </w:r>
            <w:commentRangeEnd w:id="816"/>
            <w:r>
              <w:rPr>
                <w:rStyle w:val="CommentReference"/>
              </w:rPr>
              <w:commentReference w:id="81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8" w:name="_Toc298445797"/>
      <w:bookmarkStart w:id="819" w:name="_Toc298681282"/>
      <w:bookmarkStart w:id="820" w:name="_Toc298447522"/>
      <w:r>
        <w:lastRenderedPageBreak/>
        <w:t>Part Four</w:t>
      </w:r>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1"/>
            <w:r w:rsidRPr="007425E1">
              <w:t>counsel</w:t>
            </w:r>
            <w:commentRangeEnd w:id="821"/>
            <w:r>
              <w:rPr>
                <w:rStyle w:val="CommentReference"/>
              </w:rPr>
              <w:commentReference w:id="82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2"/>
            <w:r w:rsidRPr="007425E1">
              <w:t xml:space="preserve"> </w:t>
            </w:r>
            <w:commentRangeEnd w:id="822"/>
            <w:r>
              <w:rPr>
                <w:rStyle w:val="CommentReference"/>
                <w:rFonts w:ascii="Times New Roman" w:eastAsiaTheme="minorHAnsi" w:hAnsi="Times New Roman" w:cstheme="minorBidi"/>
                <w:color w:val="auto"/>
              </w:rPr>
              <w:commentReference w:id="822"/>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3" w:name="_Toc298445798"/>
      <w:bookmarkStart w:id="824" w:name="_Toc298681283"/>
      <w:bookmarkStart w:id="825" w:name="_Toc298447523"/>
      <w:r>
        <w:t>Part Five</w:t>
      </w:r>
      <w:bookmarkEnd w:id="823"/>
      <w:bookmarkEnd w:id="824"/>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6"/>
            <w:r w:rsidRPr="007425E1">
              <w:t>overcome</w:t>
            </w:r>
            <w:commentRangeEnd w:id="826"/>
            <w:r>
              <w:rPr>
                <w:rStyle w:val="CommentReference"/>
                <w:rFonts w:ascii="Times New Roman" w:eastAsiaTheme="minorHAnsi" w:hAnsi="Times New Roman" w:cstheme="minorBidi"/>
                <w:color w:val="auto"/>
              </w:rPr>
              <w:commentReference w:id="82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7"/>
            <w:r w:rsidRPr="007425E1">
              <w:t xml:space="preserve"> </w:t>
            </w:r>
            <w:commentRangeEnd w:id="827"/>
            <w:r>
              <w:rPr>
                <w:rStyle w:val="CommentReference"/>
                <w:rFonts w:ascii="Times New Roman" w:eastAsiaTheme="minorHAnsi" w:hAnsi="Times New Roman" w:cstheme="minorBidi"/>
                <w:color w:val="auto"/>
              </w:rPr>
              <w:commentReference w:id="827"/>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8" w:name="_Toc298445799"/>
      <w:bookmarkStart w:id="829" w:name="_Toc298681284"/>
      <w:bookmarkStart w:id="830" w:name="_Toc298447524"/>
      <w:r>
        <w:t>Part Six</w:t>
      </w:r>
      <w:bookmarkEnd w:id="828"/>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1"/>
            <w:r>
              <w:t>A</w:t>
            </w:r>
            <w:r w:rsidRPr="007425E1">
              <w:t xml:space="preserve">nd became </w:t>
            </w:r>
            <w:r w:rsidR="00DA1843">
              <w:t>man perfectly</w:t>
            </w:r>
            <w:commentRangeEnd w:id="831"/>
            <w:r>
              <w:rPr>
                <w:rStyle w:val="CommentReference"/>
              </w:rPr>
              <w:commentReference w:id="831"/>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2"/>
            <w:r w:rsidRPr="007425E1">
              <w:t xml:space="preserve">Without </w:t>
            </w:r>
            <w:commentRangeEnd w:id="832"/>
            <w:r>
              <w:rPr>
                <w:rStyle w:val="CommentReference"/>
                <w:rFonts w:ascii="Times New Roman" w:eastAsiaTheme="minorHAnsi" w:hAnsi="Times New Roman" w:cstheme="minorBidi"/>
                <w:color w:val="auto"/>
              </w:rPr>
              <w:commentReference w:id="83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4" w:name="_Toc298445800"/>
      <w:bookmarkStart w:id="835" w:name="_Toc298681285"/>
      <w:bookmarkStart w:id="836" w:name="_Toc298447525"/>
      <w:r>
        <w:t>Part Seven</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8" w:name="_Toc298445801"/>
      <w:bookmarkStart w:id="839" w:name="_Toc298681286"/>
      <w:bookmarkStart w:id="840" w:name="_Toc298447526"/>
      <w:r>
        <w:t>Part Eight</w:t>
      </w:r>
      <w:bookmarkEnd w:id="838"/>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2"/>
            <w:r w:rsidRPr="007425E1">
              <w:t xml:space="preserve"> </w:t>
            </w:r>
            <w:commentRangeEnd w:id="842"/>
            <w:r>
              <w:rPr>
                <w:rStyle w:val="CommentReference"/>
                <w:rFonts w:ascii="Times New Roman" w:eastAsiaTheme="minorHAnsi" w:hAnsi="Times New Roman" w:cstheme="minorBidi"/>
                <w:color w:val="auto"/>
              </w:rPr>
              <w:commentReference w:id="842"/>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3" w:name="_Toc298445802"/>
      <w:bookmarkStart w:id="844" w:name="_Toc298681287"/>
      <w:bookmarkStart w:id="845" w:name="_Toc298447527"/>
      <w:r>
        <w:t>Part Nine</w:t>
      </w:r>
      <w:bookmarkEnd w:id="843"/>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6"/>
            <w:r>
              <w:t>A</w:t>
            </w:r>
            <w:r w:rsidRPr="007425E1">
              <w:t>ngels</w:t>
            </w:r>
            <w:commentRangeEnd w:id="846"/>
            <w:r>
              <w:rPr>
                <w:rStyle w:val="CommentReference"/>
                <w:rFonts w:ascii="Times New Roman" w:eastAsiaTheme="minorHAnsi" w:hAnsi="Times New Roman" w:cstheme="minorBidi"/>
                <w:color w:val="auto"/>
              </w:rPr>
              <w:commentReference w:id="846"/>
            </w:r>
            <w:r w:rsidRPr="007425E1">
              <w:t xml:space="preserve"> of light </w:t>
            </w:r>
          </w:p>
          <w:p w14:paraId="63D00661" w14:textId="77777777" w:rsidR="00E35F1F" w:rsidRDefault="00E35F1F" w:rsidP="00E35F1F">
            <w:pPr>
              <w:pStyle w:val="EngHangEnd"/>
            </w:pPr>
            <w:commentRangeStart w:id="847"/>
            <w:r>
              <w:t>P</w:t>
            </w:r>
            <w:r w:rsidRPr="007425E1">
              <w:t xml:space="preserve">raise </w:t>
            </w:r>
            <w:commentRangeEnd w:id="847"/>
            <w:r>
              <w:rPr>
                <w:rStyle w:val="CommentReference"/>
              </w:rPr>
              <w:commentReference w:id="847"/>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8"/>
            <w:r>
              <w:t>shone</w:t>
            </w:r>
            <w:commentRangeEnd w:id="848"/>
            <w:r>
              <w:rPr>
                <w:rStyle w:val="CommentReference"/>
                <w:rFonts w:ascii="Times New Roman" w:eastAsiaTheme="minorHAnsi" w:hAnsi="Times New Roman" w:cstheme="minorBidi"/>
                <w:color w:val="auto"/>
              </w:rPr>
              <w:commentReference w:id="848"/>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9"/>
            <w:r w:rsidRPr="007425E1">
              <w:t xml:space="preserve">In </w:t>
            </w:r>
            <w:commentRangeEnd w:id="849"/>
            <w:r>
              <w:rPr>
                <w:rStyle w:val="CommentReference"/>
                <w:rFonts w:ascii="Times New Roman" w:eastAsiaTheme="minorHAnsi" w:hAnsi="Times New Roman" w:cstheme="minorBidi"/>
                <w:color w:val="auto"/>
              </w:rPr>
              <w:commentReference w:id="849"/>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50"/>
            <w:r>
              <w:t>W</w:t>
            </w:r>
            <w:r w:rsidRPr="007425E1">
              <w:t xml:space="preserve">ho </w:t>
            </w:r>
            <w:commentRangeEnd w:id="850"/>
            <w:r>
              <w:rPr>
                <w:rStyle w:val="CommentReference"/>
                <w:rFonts w:ascii="Times New Roman" w:eastAsiaTheme="minorHAnsi" w:hAnsi="Times New Roman" w:cstheme="minorBidi"/>
                <w:color w:val="auto"/>
              </w:rPr>
              <w:commentReference w:id="850"/>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1"/>
            <w:r w:rsidRPr="007425E1">
              <w:t xml:space="preserve">we bless </w:t>
            </w:r>
            <w:r>
              <w:t>You</w:t>
            </w:r>
            <w:r w:rsidRPr="007425E1">
              <w:t xml:space="preserve"> </w:t>
            </w:r>
            <w:commentRangeEnd w:id="851"/>
            <w:r>
              <w:rPr>
                <w:rStyle w:val="CommentReference"/>
                <w:rFonts w:ascii="Times New Roman" w:eastAsiaTheme="minorHAnsi" w:hAnsi="Times New Roman" w:cstheme="minorBidi"/>
                <w:color w:val="auto"/>
              </w:rPr>
              <w:commentReference w:id="851"/>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2"/>
            <w:r w:rsidRPr="007425E1">
              <w:t xml:space="preserve"> </w:t>
            </w:r>
            <w:commentRangeEnd w:id="852"/>
            <w:r>
              <w:rPr>
                <w:rStyle w:val="CommentReference"/>
                <w:rFonts w:ascii="Times New Roman" w:eastAsiaTheme="minorHAnsi" w:hAnsi="Times New Roman" w:cstheme="minorBidi"/>
                <w:color w:val="auto"/>
              </w:rPr>
              <w:commentReference w:id="852"/>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3" w:name="_Toc298445803"/>
      <w:bookmarkStart w:id="854" w:name="_Toc298681288"/>
      <w:bookmarkStart w:id="855" w:name="_Toc298447528"/>
      <w:bookmarkStart w:id="856" w:name="_Toc308441917"/>
      <w:r>
        <w:lastRenderedPageBreak/>
        <w:t>The Crown Adam</w:t>
      </w:r>
      <w:bookmarkEnd w:id="853"/>
      <w:bookmarkEnd w:id="854"/>
      <w:bookmarkEnd w:id="855"/>
      <w:bookmarkEnd w:id="856"/>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7"/>
            <w:r w:rsidRPr="007425E1">
              <w:t>estate</w:t>
            </w:r>
            <w:commentRangeEnd w:id="857"/>
            <w:r>
              <w:rPr>
                <w:rStyle w:val="CommentReference"/>
              </w:rPr>
              <w:commentReference w:id="857"/>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8"/>
            <w:r w:rsidRPr="007425E1">
              <w:t xml:space="preserve">holy </w:t>
            </w:r>
            <w:commentRangeEnd w:id="858"/>
            <w:r>
              <w:rPr>
                <w:rStyle w:val="CommentReference"/>
              </w:rPr>
              <w:commentReference w:id="858"/>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9"/>
            <w:r>
              <w:t xml:space="preserve">Womanhood </w:t>
            </w:r>
            <w:commentRangeEnd w:id="859"/>
            <w:r>
              <w:rPr>
                <w:rStyle w:val="CommentReference"/>
                <w:rFonts w:ascii="Times New Roman" w:eastAsiaTheme="minorHAnsi" w:hAnsi="Times New Roman" w:cstheme="minorBidi"/>
                <w:color w:val="auto"/>
              </w:rPr>
              <w:commentReference w:id="859"/>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2FC2A4C3"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187E8E">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60" w:name="_Toc298445804"/>
      <w:bookmarkStart w:id="861" w:name="_Toc298681289"/>
      <w:bookmarkStart w:id="862" w:name="_Toc298447529"/>
      <w:bookmarkStart w:id="863" w:name="_Toc308441918"/>
      <w:bookmarkStart w:id="864" w:name="_Toc485108571"/>
      <w:r>
        <w:lastRenderedPageBreak/>
        <w:t>Tuesday</w:t>
      </w:r>
      <w:bookmarkEnd w:id="860"/>
      <w:bookmarkEnd w:id="861"/>
      <w:bookmarkEnd w:id="862"/>
      <w:bookmarkEnd w:id="863"/>
      <w:bookmarkEnd w:id="864"/>
    </w:p>
    <w:p w14:paraId="5EF92007" w14:textId="77777777" w:rsidR="00E35F1F" w:rsidRDefault="00E35F1F" w:rsidP="00E35F1F">
      <w:pPr>
        <w:pStyle w:val="Heading3"/>
      </w:pPr>
      <w:bookmarkStart w:id="865" w:name="_Toc298445805"/>
      <w:bookmarkStart w:id="866" w:name="_Toc298681290"/>
      <w:bookmarkStart w:id="867" w:name="_Toc298447530"/>
      <w:bookmarkStart w:id="868" w:name="_Toc308441919"/>
      <w:bookmarkStart w:id="869" w:name="_Ref452619734"/>
      <w:bookmarkStart w:id="870" w:name="_Ref452619738"/>
      <w:r>
        <w:t>The Tuesday Psali Adam</w:t>
      </w:r>
      <w:bookmarkEnd w:id="865"/>
      <w:bookmarkEnd w:id="866"/>
      <w:bookmarkEnd w:id="867"/>
      <w:bookmarkEnd w:id="868"/>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1"/>
            <w:r w:rsidRPr="007425E1">
              <w:t>wandered</w:t>
            </w:r>
            <w:commentRangeEnd w:id="871"/>
            <w:r>
              <w:rPr>
                <w:rStyle w:val="CommentReference"/>
                <w:rFonts w:ascii="Times New Roman" w:eastAsiaTheme="minorHAnsi" w:hAnsi="Times New Roman" w:cstheme="minorBidi"/>
                <w:color w:val="auto"/>
              </w:rPr>
              <w:commentReference w:id="871"/>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2"/>
            <w:r w:rsidRPr="007425E1">
              <w:t>cold and frost</w:t>
            </w:r>
            <w:commentRangeEnd w:id="872"/>
            <w:r>
              <w:rPr>
                <w:rStyle w:val="CommentReference"/>
              </w:rPr>
              <w:commentReference w:id="872"/>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3"/>
            <w:r>
              <w:t>From</w:t>
            </w:r>
            <w:r w:rsidRPr="007425E1">
              <w:t xml:space="preserve"> </w:t>
            </w:r>
            <w:commentRangeEnd w:id="873"/>
            <w:r>
              <w:rPr>
                <w:rStyle w:val="CommentReference"/>
              </w:rPr>
              <w:commentReference w:id="873"/>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4" w:name="_Toc298445806"/>
      <w:bookmarkStart w:id="875" w:name="_Toc298681291"/>
      <w:bookmarkStart w:id="876" w:name="_Toc298447531"/>
      <w:bookmarkStart w:id="877" w:name="_Toc308441920"/>
      <w:r w:rsidRPr="00FD2E69">
        <w:lastRenderedPageBreak/>
        <w:t>The Conclusion of the Adam Psali</w:t>
      </w:r>
      <w:bookmarkEnd w:id="874"/>
      <w:bookmarkEnd w:id="875"/>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8" w:name="_Toc298445807"/>
      <w:bookmarkStart w:id="879" w:name="_Toc298681292"/>
      <w:bookmarkStart w:id="880" w:name="_Toc298447532"/>
      <w:bookmarkStart w:id="881" w:name="_Toc308441921"/>
      <w:bookmarkStart w:id="882" w:name="_Ref452619755"/>
      <w:bookmarkStart w:id="883" w:name="_Ref452619759"/>
      <w:r>
        <w:t>The Tuesday Theotokia</w:t>
      </w:r>
      <w:bookmarkEnd w:id="878"/>
      <w:bookmarkEnd w:id="879"/>
      <w:bookmarkEnd w:id="880"/>
      <w:bookmarkEnd w:id="881"/>
      <w:bookmarkEnd w:id="882"/>
      <w:bookmarkEnd w:id="88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4" w:name="_Toc298445808"/>
      <w:bookmarkStart w:id="885" w:name="_Toc298681293"/>
      <w:bookmarkStart w:id="886" w:name="_Toc298447533"/>
      <w:r>
        <w:t>Part One</w:t>
      </w:r>
      <w:bookmarkEnd w:id="884"/>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7" w:name="_Toc298445809"/>
      <w:bookmarkStart w:id="888" w:name="_Toc298681294"/>
      <w:bookmarkStart w:id="889" w:name="_Toc298447534"/>
      <w:r>
        <w:t>Part Tw</w:t>
      </w:r>
      <w:bookmarkEnd w:id="887"/>
      <w:r>
        <w:t>o</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90"/>
            <w:r>
              <w:t>received</w:t>
            </w:r>
            <w:commentRangeEnd w:id="890"/>
            <w:r>
              <w:rPr>
                <w:rStyle w:val="CommentReference"/>
                <w:rFonts w:ascii="Times New Roman" w:eastAsiaTheme="minorHAnsi" w:hAnsi="Times New Roman" w:cstheme="minorBidi"/>
                <w:color w:val="auto"/>
              </w:rPr>
              <w:commentReference w:id="890"/>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1" w:name="_Toc298681295"/>
      <w:bookmarkStart w:id="892" w:name="_Toc298447535"/>
      <w:r>
        <w:lastRenderedPageBreak/>
        <w:t>Part Three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3" w:name="_Toc298681296"/>
      <w:bookmarkStart w:id="894" w:name="_Toc298447536"/>
      <w:r>
        <w:lastRenderedPageBreak/>
        <w:t>Part Four</w:t>
      </w:r>
      <w:bookmarkEnd w:id="893"/>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5" w:name="_Toc298681297"/>
      <w:bookmarkStart w:id="896" w:name="_Toc298447537"/>
      <w:r>
        <w:t>Part Five</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7"/>
            <w:r>
              <w:t>unlimited</w:t>
            </w:r>
            <w:commentRangeEnd w:id="897"/>
            <w:r>
              <w:rPr>
                <w:rStyle w:val="CommentReference"/>
                <w:rFonts w:ascii="Times New Roman" w:eastAsiaTheme="minorHAnsi" w:hAnsi="Times New Roman" w:cstheme="minorBidi"/>
                <w:color w:val="auto"/>
              </w:rPr>
              <w:commentReference w:id="89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8" w:name="_Toc298681298"/>
      <w:bookmarkStart w:id="899" w:name="_Toc298447538"/>
      <w:r>
        <w:t>Part Six</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900"/>
            <w:r>
              <w:t xml:space="preserve"> </w:t>
            </w:r>
            <w:commentRangeEnd w:id="900"/>
            <w:r>
              <w:rPr>
                <w:rStyle w:val="CommentReference"/>
              </w:rPr>
              <w:commentReference w:id="900"/>
            </w:r>
            <w:r>
              <w:t>f</w:t>
            </w:r>
            <w:commentRangeStart w:id="901"/>
            <w:r>
              <w:t>aith</w:t>
            </w:r>
            <w:commentRangeEnd w:id="901"/>
            <w:r>
              <w:rPr>
                <w:rStyle w:val="CommentReference"/>
              </w:rPr>
              <w:commentReference w:id="90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2" w:name="_Toc298681299"/>
      <w:bookmarkStart w:id="903" w:name="_Toc298447539"/>
      <w:r>
        <w:lastRenderedPageBreak/>
        <w:t>Part Seven</w:t>
      </w:r>
      <w:bookmarkEnd w:id="902"/>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4"/>
            <w:r>
              <w:t xml:space="preserve">a </w:t>
            </w:r>
            <w:commentRangeEnd w:id="904"/>
            <w:r>
              <w:rPr>
                <w:rStyle w:val="CommentReference"/>
                <w:rFonts w:ascii="Times New Roman" w:eastAsiaTheme="minorHAnsi" w:hAnsi="Times New Roman" w:cstheme="minorBidi"/>
                <w:color w:val="auto"/>
              </w:rPr>
              <w:commentReference w:id="90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5" w:name="_Toc298681300"/>
      <w:bookmarkStart w:id="906" w:name="_Toc298447540"/>
      <w:bookmarkStart w:id="907" w:name="_Toc308441922"/>
      <w:r>
        <w:t>The Crown Adam</w:t>
      </w:r>
      <w:bookmarkEnd w:id="905"/>
      <w:bookmarkEnd w:id="906"/>
      <w:bookmarkEnd w:id="90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8"/>
            <w:r>
              <w:t>He</w:t>
            </w:r>
            <w:r w:rsidRPr="007425E1">
              <w:t xml:space="preserve"> </w:t>
            </w:r>
            <w:commentRangeEnd w:id="908"/>
            <w:r>
              <w:rPr>
                <w:rStyle w:val="CommentReference"/>
                <w:rFonts w:ascii="Times New Roman" w:eastAsiaTheme="minorHAnsi" w:hAnsi="Times New Roman" w:cstheme="minorBidi"/>
                <w:color w:val="auto"/>
              </w:rPr>
              <w:commentReference w:id="908"/>
            </w:r>
            <w:r w:rsidRPr="007425E1">
              <w:t xml:space="preserve">who is carried </w:t>
            </w:r>
          </w:p>
          <w:p w14:paraId="05DA09F2" w14:textId="04037ECB" w:rsidR="00E35F1F" w:rsidRDefault="00557D05" w:rsidP="00E35F1F">
            <w:pPr>
              <w:pStyle w:val="EngHangEnd"/>
            </w:pPr>
            <w:r>
              <w:t>Upon</w:t>
            </w:r>
            <w:commentRangeStart w:id="909"/>
            <w:r w:rsidR="00E35F1F" w:rsidRPr="007425E1">
              <w:t xml:space="preserve"> </w:t>
            </w:r>
            <w:commentRangeEnd w:id="909"/>
            <w:r w:rsidR="00E35F1F">
              <w:rPr>
                <w:rStyle w:val="CommentReference"/>
              </w:rPr>
              <w:commentReference w:id="90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1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10"/>
            <w:r>
              <w:rPr>
                <w:rStyle w:val="CommentReference"/>
                <w:rFonts w:ascii="Garamond" w:hAnsi="Garamond" w:cstheme="minorBidi"/>
                <w:noProof w:val="0"/>
                <w:lang w:val="en-CA"/>
              </w:rPr>
              <w:commentReference w:id="91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3B7F8C6"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187E8E">
        <w:rPr>
          <w:noProof/>
        </w:rPr>
        <w:t>443</w:t>
      </w:r>
      <w:r>
        <w:fldChar w:fldCharType="end"/>
      </w:r>
      <w:r>
        <w:t>.</w:t>
      </w:r>
    </w:p>
    <w:p w14:paraId="55A2AE2E" w14:textId="77777777" w:rsidR="00E35F1F" w:rsidRDefault="00E35F1F" w:rsidP="00E35F1F">
      <w:pPr>
        <w:pStyle w:val="Heading2"/>
      </w:pPr>
      <w:bookmarkStart w:id="911" w:name="_Toc298681301"/>
      <w:bookmarkStart w:id="912" w:name="_Toc308441923"/>
      <w:bookmarkStart w:id="913" w:name="_Toc485108572"/>
      <w:r>
        <w:lastRenderedPageBreak/>
        <w:t>Wednesday</w:t>
      </w:r>
      <w:bookmarkEnd w:id="911"/>
      <w:bookmarkEnd w:id="912"/>
      <w:bookmarkEnd w:id="913"/>
    </w:p>
    <w:p w14:paraId="5D01081B" w14:textId="77777777" w:rsidR="00E35F1F" w:rsidRDefault="00E35F1F" w:rsidP="00E35F1F">
      <w:pPr>
        <w:pStyle w:val="Heading3"/>
      </w:pPr>
      <w:bookmarkStart w:id="914" w:name="_Toc298681302"/>
      <w:bookmarkStart w:id="915" w:name="_Toc308441924"/>
      <w:bookmarkStart w:id="916" w:name="_Ref452619950"/>
      <w:bookmarkStart w:id="917" w:name="_Ref452619954"/>
      <w:r>
        <w:t>The Wednesday Psali Batos</w:t>
      </w:r>
      <w:bookmarkEnd w:id="914"/>
      <w:bookmarkEnd w:id="915"/>
      <w:bookmarkEnd w:id="916"/>
      <w:bookmarkEnd w:id="91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8"/>
            <w:r>
              <w:t xml:space="preserve">breaths </w:t>
            </w:r>
            <w:commentRangeEnd w:id="918"/>
            <w:r>
              <w:rPr>
                <w:rStyle w:val="CommentReference"/>
                <w:rFonts w:ascii="Times New Roman" w:eastAsiaTheme="minorHAnsi" w:hAnsi="Times New Roman" w:cstheme="minorBidi"/>
                <w:color w:val="auto"/>
              </w:rPr>
              <w:commentReference w:id="91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9"/>
            <w:r>
              <w:t xml:space="preserve">When </w:t>
            </w:r>
            <w:commentRangeEnd w:id="919"/>
            <w:r>
              <w:rPr>
                <w:rStyle w:val="CommentReference"/>
                <w:rFonts w:ascii="Times New Roman" w:eastAsiaTheme="minorHAnsi" w:hAnsi="Times New Roman" w:cstheme="minorBidi"/>
                <w:color w:val="auto"/>
              </w:rPr>
              <w:commentReference w:id="91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20"/>
            <w:r>
              <w:t>tribulations</w:t>
            </w:r>
            <w:commentRangeEnd w:id="920"/>
            <w:r>
              <w:rPr>
                <w:rStyle w:val="CommentReference"/>
                <w:rFonts w:ascii="Times New Roman" w:eastAsiaTheme="minorHAnsi" w:hAnsi="Times New Roman" w:cstheme="minorBidi"/>
                <w:color w:val="auto"/>
              </w:rPr>
              <w:commentReference w:id="92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1" w:name="_Toc298681303"/>
      <w:bookmarkStart w:id="922" w:name="_Toc308441925"/>
      <w:r w:rsidRPr="00FD2E69">
        <w:t xml:space="preserve">The Conclusion of the </w:t>
      </w:r>
      <w:r>
        <w:t>Batos</w:t>
      </w:r>
      <w:r w:rsidRPr="00FD2E69">
        <w:t xml:space="preserve"> Psali</w:t>
      </w:r>
      <w:bookmarkEnd w:id="921"/>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3" w:name="_Toc298681304"/>
      <w:bookmarkStart w:id="924" w:name="_Toc308441926"/>
      <w:bookmarkStart w:id="925" w:name="_Ref452619983"/>
      <w:bookmarkStart w:id="926" w:name="_Ref452619987"/>
      <w:r>
        <w:t>The Wednesday Theotokia</w:t>
      </w:r>
      <w:bookmarkEnd w:id="923"/>
      <w:bookmarkEnd w:id="924"/>
      <w:bookmarkEnd w:id="925"/>
      <w:bookmarkEnd w:id="926"/>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7" w:name="_Toc298681305"/>
      <w:r>
        <w:t>Part One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8" w:name="_Toc298681306"/>
      <w:r>
        <w:t>Part Two</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9"/>
            <w:r w:rsidRPr="00FA5B8C">
              <w:t>ⲥⲉⲙⲟϣⲓ ϧⲉⲛ ⲛ̀ⲧⲉ ⲡ̀ⲕⲁϩⲓ ⲥⲉⲙⲟϣⲓ ϧⲉⲛ ⲡⲉⲟⲩⲱⲓⲛⲓ</w:t>
            </w:r>
            <w:r w:rsidRPr="00F6464C">
              <w:t xml:space="preserve"> </w:t>
            </w:r>
            <w:commentRangeEnd w:id="929"/>
            <w:r>
              <w:rPr>
                <w:rStyle w:val="CommentReference"/>
                <w:rFonts w:ascii="Garamond" w:hAnsi="Garamond" w:cstheme="minorBidi"/>
                <w:noProof w:val="0"/>
                <w:lang w:val="en-CA"/>
              </w:rPr>
              <w:commentReference w:id="929"/>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30" w:name="_Toc298681307"/>
      <w:r>
        <w:lastRenderedPageBreak/>
        <w:t>Part Three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1"/>
            <w:r w:rsidRPr="007425E1">
              <w:t>For you brought forth</w:t>
            </w:r>
            <w:commentRangeEnd w:id="931"/>
            <w:r>
              <w:rPr>
                <w:rStyle w:val="CommentReference"/>
                <w:rFonts w:ascii="Times New Roman" w:eastAsiaTheme="minorHAnsi" w:hAnsi="Times New Roman" w:cstheme="minorBidi"/>
                <w:color w:val="auto"/>
              </w:rPr>
              <w:commentReference w:id="931"/>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2" w:name="_Toc298681308"/>
      <w:r>
        <w:t>Part Four</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3" w:name="_Toc298681309"/>
      <w:r>
        <w:t>Part Five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4"/>
            <w:r>
              <w:t>He</w:t>
            </w:r>
            <w:r w:rsidRPr="007425E1">
              <w:t xml:space="preserve"> </w:t>
            </w:r>
            <w:commentRangeEnd w:id="934"/>
            <w:r>
              <w:rPr>
                <w:rStyle w:val="CommentReference"/>
              </w:rPr>
              <w:commentReference w:id="934"/>
            </w:r>
            <w:r w:rsidRPr="007425E1">
              <w:t xml:space="preserve">Who </w:t>
            </w:r>
            <w:commentRangeStart w:id="935"/>
            <w:r w:rsidRPr="007425E1">
              <w:t xml:space="preserve">is </w:t>
            </w:r>
            <w:commentRangeEnd w:id="935"/>
            <w:r>
              <w:rPr>
                <w:rStyle w:val="CommentReference"/>
              </w:rPr>
              <w:commentReference w:id="935"/>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6"/>
            <w:r w:rsidRPr="007425E1">
              <w:t>He to Whom is due the glory forever</w:t>
            </w:r>
            <w:commentRangeEnd w:id="936"/>
            <w:r>
              <w:rPr>
                <w:rStyle w:val="CommentReference"/>
                <w:rFonts w:ascii="Times New Roman" w:eastAsiaTheme="minorHAnsi" w:hAnsi="Times New Roman" w:cstheme="minorBidi"/>
                <w:color w:val="auto"/>
              </w:rPr>
              <w:commentReference w:id="936"/>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7" w:name="_Toc298681310"/>
      <w:r>
        <w:t>Part Six</w:t>
      </w:r>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8"/>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8"/>
            <w:r>
              <w:rPr>
                <w:rStyle w:val="CommentReference"/>
              </w:rPr>
              <w:commentReference w:id="938"/>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9"/>
            <w:r w:rsidRPr="00FA5B8C">
              <w:t>ⲙⲁⲣⲓⲁ</w:t>
            </w:r>
            <w:r w:rsidRPr="002147AA">
              <w:t xml:space="preserve"> </w:t>
            </w:r>
            <w:commentRangeEnd w:id="939"/>
            <w:r>
              <w:rPr>
                <w:rStyle w:val="CommentReference"/>
                <w:rFonts w:ascii="Garamond" w:hAnsi="Garamond" w:cstheme="minorBidi"/>
                <w:noProof w:val="0"/>
                <w:lang w:val="en-CA"/>
              </w:rPr>
              <w:commentReference w:id="939"/>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40"/>
            <w:r w:rsidRPr="00FA5B8C">
              <w:t>ⲥⲧⲁⲓⲏⲟⲩⲧ ̀</w:t>
            </w:r>
            <w:commentRangeEnd w:id="940"/>
            <w:r>
              <w:rPr>
                <w:rStyle w:val="CommentReference"/>
                <w:rFonts w:ascii="Garamond" w:hAnsi="Garamond" w:cstheme="minorBidi"/>
                <w:noProof w:val="0"/>
                <w:lang w:val="en-CA"/>
              </w:rPr>
              <w:commentReference w:id="940"/>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1"/>
            <w:r w:rsidRPr="00FA5B8C">
              <w:t>ⲙⲡⲓⲟⲩⲁⲓ ̀</w:t>
            </w:r>
            <w:commentRangeEnd w:id="941"/>
            <w:r>
              <w:rPr>
                <w:rStyle w:val="CommentReference"/>
                <w:rFonts w:ascii="Garamond" w:hAnsi="Garamond" w:cstheme="minorBidi"/>
                <w:noProof w:val="0"/>
                <w:lang w:val="en-CA"/>
              </w:rPr>
              <w:commentReference w:id="941"/>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2"/>
            <w:r w:rsidRPr="00FA5B8C">
              <w:t>ⲉⲣⲉ ̀</w:t>
            </w:r>
            <w:commentRangeEnd w:id="942"/>
            <w:r>
              <w:rPr>
                <w:rStyle w:val="CommentReference"/>
                <w:rFonts w:ascii="Garamond" w:hAnsi="Garamond" w:cstheme="minorBidi"/>
                <w:noProof w:val="0"/>
                <w:lang w:val="en-CA"/>
              </w:rPr>
              <w:commentReference w:id="942"/>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3" w:name="_Toc298681311"/>
      <w:bookmarkStart w:id="944" w:name="_Ref483549093"/>
      <w:r>
        <w:t>Part Seven</w:t>
      </w:r>
      <w:bookmarkEnd w:id="943"/>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5"/>
            <w:r>
              <w:t xml:space="preserve">sits </w:t>
            </w:r>
            <w:commentRangeEnd w:id="945"/>
            <w:r>
              <w:rPr>
                <w:rStyle w:val="CommentReference"/>
                <w:rFonts w:ascii="Times New Roman" w:eastAsiaTheme="minorHAnsi" w:hAnsi="Times New Roman" w:cstheme="minorBidi"/>
                <w:color w:val="auto"/>
              </w:rPr>
              <w:commentReference w:id="945"/>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6"/>
            <w:r w:rsidRPr="00FA5B8C">
              <w:t>ⲉⲧⲁϥⲟⲩⲱⲛϩ</w:t>
            </w:r>
            <w:r w:rsidRPr="002147AA">
              <w:t xml:space="preserve"> </w:t>
            </w:r>
            <w:commentRangeEnd w:id="946"/>
            <w:r>
              <w:rPr>
                <w:rStyle w:val="CommentReference"/>
                <w:rFonts w:ascii="Garamond" w:hAnsi="Garamond" w:cstheme="minorBidi"/>
                <w:noProof w:val="0"/>
                <w:lang w:val="en-CA"/>
              </w:rPr>
              <w:commentReference w:id="946"/>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7"/>
            <w:r w:rsidRPr="00FA5B8C">
              <w:t>Ϫⲉ ⲡⲓⲁⲧⲥⲁⲣⲝ</w:t>
            </w:r>
            <w:commentRangeEnd w:id="947"/>
            <w:r>
              <w:rPr>
                <w:rStyle w:val="CommentReference"/>
                <w:rFonts w:ascii="Garamond" w:hAnsi="Garamond" w:cstheme="minorBidi"/>
                <w:noProof w:val="0"/>
                <w:lang w:val="en-CA"/>
              </w:rPr>
              <w:commentReference w:id="947"/>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8" w:name="_Toc298681312"/>
      <w:bookmarkStart w:id="949" w:name="_Toc308441927"/>
      <w:r>
        <w:t>The Crown Batos</w:t>
      </w:r>
      <w:bookmarkEnd w:id="948"/>
      <w:bookmarkEnd w:id="949"/>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50"/>
            <w:r w:rsidRPr="007425E1">
              <w:t>has entered and come forth</w:t>
            </w:r>
            <w:commentRangeEnd w:id="950"/>
            <w:r>
              <w:rPr>
                <w:rStyle w:val="CommentReference"/>
                <w:rFonts w:ascii="Times New Roman" w:eastAsiaTheme="minorHAnsi" w:hAnsi="Times New Roman" w:cstheme="minorBidi"/>
                <w:color w:val="auto"/>
              </w:rPr>
              <w:commentReference w:id="950"/>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1"/>
            <w:r w:rsidRPr="007425E1">
              <w:t>manifestation</w:t>
            </w:r>
            <w:commentRangeEnd w:id="951"/>
            <w:r>
              <w:rPr>
                <w:rStyle w:val="CommentReference"/>
              </w:rPr>
              <w:commentReference w:id="951"/>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2"/>
            <w:r>
              <w:t>and</w:t>
            </w:r>
            <w:r w:rsidRPr="007425E1">
              <w:t xml:space="preserve"> </w:t>
            </w:r>
            <w:commentRangeEnd w:id="952"/>
            <w:r>
              <w:rPr>
                <w:rStyle w:val="CommentReference"/>
              </w:rPr>
              <w:commentReference w:id="952"/>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18DA196"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187E8E">
        <w:rPr>
          <w:noProof/>
        </w:rPr>
        <w:t>525</w:t>
      </w:r>
      <w:r>
        <w:fldChar w:fldCharType="end"/>
      </w:r>
      <w:r>
        <w:t>.</w:t>
      </w:r>
    </w:p>
    <w:p w14:paraId="6C2803B6" w14:textId="77777777" w:rsidR="00E35F1F" w:rsidRDefault="00E35F1F" w:rsidP="00E35F1F">
      <w:pPr>
        <w:pStyle w:val="Heading2"/>
      </w:pPr>
      <w:bookmarkStart w:id="953" w:name="_Toc298681313"/>
      <w:bookmarkStart w:id="954" w:name="_Toc308441928"/>
      <w:bookmarkStart w:id="955" w:name="_Toc485108573"/>
      <w:r>
        <w:lastRenderedPageBreak/>
        <w:t>Thursday</w:t>
      </w:r>
      <w:bookmarkEnd w:id="953"/>
      <w:bookmarkEnd w:id="954"/>
      <w:bookmarkEnd w:id="955"/>
    </w:p>
    <w:p w14:paraId="562349E9" w14:textId="453ED52C" w:rsidR="00E35F1F" w:rsidRDefault="00E35F1F" w:rsidP="00E35F1F">
      <w:pPr>
        <w:pStyle w:val="Heading3"/>
      </w:pPr>
      <w:bookmarkStart w:id="956" w:name="_Toc298681314"/>
      <w:bookmarkStart w:id="957" w:name="_Toc308441929"/>
      <w:bookmarkStart w:id="958" w:name="_Ref452620057"/>
      <w:r>
        <w:t xml:space="preserve">The Psali Batos for </w:t>
      </w:r>
      <w:bookmarkEnd w:id="956"/>
      <w:bookmarkEnd w:id="957"/>
      <w:r w:rsidR="00CF15BA">
        <w:t>Thursday</w:t>
      </w:r>
      <w:bookmarkEnd w:id="958"/>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9"/>
            <w:r w:rsidRPr="007425E1">
              <w:t xml:space="preserve">on </w:t>
            </w:r>
            <w:commentRangeEnd w:id="959"/>
            <w:r>
              <w:rPr>
                <w:rStyle w:val="CommentReference"/>
              </w:rPr>
              <w:commentReference w:id="959"/>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60"/>
            <w:r w:rsidR="00E35F1F" w:rsidRPr="007425E1">
              <w:t xml:space="preserve"> </w:t>
            </w:r>
            <w:commentRangeEnd w:id="960"/>
            <w:r w:rsidR="00E1284B">
              <w:rPr>
                <w:rStyle w:val="CommentReference"/>
                <w:rFonts w:eastAsiaTheme="minorHAnsi" w:cstheme="minorBidi"/>
                <w:color w:val="auto"/>
                <w:lang w:val="en-CA"/>
              </w:rPr>
              <w:commentReference w:id="960"/>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1"/>
            <w:r w:rsidRPr="007425E1">
              <w:t xml:space="preserve">Crush </w:t>
            </w:r>
            <w:r w:rsidR="00CF15BA" w:rsidRPr="00CF15BA">
              <w:t xml:space="preserve">beneath </w:t>
            </w:r>
            <w:r w:rsidRPr="007425E1">
              <w:t>us</w:t>
            </w:r>
            <w:commentRangeEnd w:id="961"/>
            <w:r>
              <w:rPr>
                <w:rStyle w:val="CommentReference"/>
                <w:rFonts w:ascii="Times New Roman" w:eastAsiaTheme="minorHAnsi" w:hAnsi="Times New Roman" w:cstheme="minorBidi"/>
                <w:color w:val="auto"/>
              </w:rPr>
              <w:commentReference w:id="961"/>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2" w:name="_Toc298681315"/>
      <w:bookmarkStart w:id="963" w:name="_Toc308441930"/>
      <w:r w:rsidRPr="00FD2E69">
        <w:lastRenderedPageBreak/>
        <w:t xml:space="preserve">The Conclusion of the </w:t>
      </w:r>
      <w:r>
        <w:t>Batos</w:t>
      </w:r>
      <w:r w:rsidRPr="00FD2E69">
        <w:t xml:space="preserve"> Psali</w:t>
      </w:r>
      <w:bookmarkEnd w:id="962"/>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4" w:name="_Toc298681316"/>
      <w:bookmarkStart w:id="965" w:name="_Toc308441931"/>
      <w:bookmarkStart w:id="966" w:name="_Ref452620072"/>
      <w:bookmarkStart w:id="967" w:name="_Ref452620076"/>
      <w:r>
        <w:t>The Thursday Theotokia</w:t>
      </w:r>
      <w:bookmarkEnd w:id="964"/>
      <w:bookmarkEnd w:id="965"/>
      <w:bookmarkEnd w:id="966"/>
      <w:bookmarkEnd w:id="967"/>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8" w:name="_Toc298681317"/>
      <w:r>
        <w:t>Part One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9"/>
            <w:r w:rsidRPr="007425E1">
              <w:t>virgin</w:t>
            </w:r>
            <w:commentRangeEnd w:id="969"/>
            <w:r>
              <w:rPr>
                <w:rStyle w:val="CommentReference"/>
                <w:rFonts w:ascii="Times New Roman" w:eastAsiaTheme="minorHAnsi" w:hAnsi="Times New Roman" w:cstheme="minorBidi"/>
                <w:color w:val="auto"/>
              </w:rPr>
              <w:commentReference w:id="969"/>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70" w:name="_Toc298681318"/>
      <w:r>
        <w:t>Part Two</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1"/>
            <w:r>
              <w:t>abolished</w:t>
            </w:r>
            <w:commentRangeEnd w:id="971"/>
            <w:r>
              <w:rPr>
                <w:rStyle w:val="CommentReference"/>
                <w:rFonts w:ascii="Times New Roman" w:eastAsiaTheme="minorHAnsi" w:hAnsi="Times New Roman" w:cstheme="minorBidi"/>
                <w:color w:val="auto"/>
              </w:rPr>
              <w:commentReference w:id="971"/>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2" w:name="_Toc298681319"/>
      <w:r>
        <w:t>Part Three</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3" w:name="_Toc298681320"/>
      <w:r>
        <w:t>Part Four</w:t>
      </w:r>
      <w:bookmarkEnd w:id="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4"/>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5"/>
            <w:r>
              <w:t xml:space="preserve">appeared </w:t>
            </w:r>
            <w:commentRangeEnd w:id="975"/>
            <w:r>
              <w:rPr>
                <w:rStyle w:val="CommentReference"/>
                <w:rFonts w:ascii="Times New Roman" w:eastAsiaTheme="minorHAnsi" w:hAnsi="Times New Roman" w:cstheme="minorBidi"/>
                <w:color w:val="auto"/>
              </w:rPr>
              <w:commentReference w:id="975"/>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6"/>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7"/>
            <w:r w:rsidRPr="007425E1">
              <w:t>strength</w:t>
            </w:r>
            <w:commentRangeEnd w:id="977"/>
            <w:r>
              <w:rPr>
                <w:rStyle w:val="CommentReference"/>
                <w:rFonts w:ascii="Times New Roman" w:eastAsiaTheme="minorHAnsi" w:hAnsi="Times New Roman" w:cstheme="minorBidi"/>
                <w:color w:val="auto"/>
              </w:rPr>
              <w:commentReference w:id="977"/>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8"/>
            <w:r>
              <w:t>N</w:t>
            </w:r>
            <w:r w:rsidRPr="007425E1">
              <w:t xml:space="preserve">ow </w:t>
            </w:r>
            <w:commentRangeEnd w:id="978"/>
            <w:r>
              <w:rPr>
                <w:rStyle w:val="CommentReference"/>
                <w:rFonts w:ascii="Times New Roman" w:eastAsiaTheme="minorHAnsi" w:hAnsi="Times New Roman" w:cstheme="minorBidi"/>
                <w:color w:val="auto"/>
              </w:rPr>
              <w:commentReference w:id="978"/>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9" w:name="_Toc298681321"/>
      <w:r>
        <w:t>Part Five</w:t>
      </w:r>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80"/>
            <w:r>
              <w:t>Theotokos</w:t>
            </w:r>
            <w:commentRangeEnd w:id="980"/>
            <w:r>
              <w:rPr>
                <w:rStyle w:val="CommentReference"/>
                <w:rFonts w:ascii="Times New Roman" w:eastAsiaTheme="minorHAnsi" w:hAnsi="Times New Roman" w:cstheme="minorBidi"/>
                <w:color w:val="auto"/>
              </w:rPr>
              <w:commentReference w:id="980"/>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1"/>
            <w:r>
              <w:t xml:space="preserve">of </w:t>
            </w:r>
            <w:commentRangeEnd w:id="981"/>
            <w:r>
              <w:rPr>
                <w:rStyle w:val="CommentReference"/>
                <w:rFonts w:ascii="Times New Roman" w:eastAsiaTheme="minorHAnsi" w:hAnsi="Times New Roman" w:cstheme="minorBidi"/>
                <w:color w:val="auto"/>
              </w:rPr>
              <w:commentReference w:id="981"/>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2" w:name="_Toc298681322"/>
      <w:r>
        <w:t>Part Six</w:t>
      </w:r>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3"/>
            <w:r>
              <w:t xml:space="preserve">The </w:t>
            </w:r>
            <w:commentRangeEnd w:id="983"/>
            <w:r>
              <w:rPr>
                <w:rStyle w:val="CommentReference"/>
                <w:rFonts w:ascii="Times New Roman" w:eastAsiaTheme="minorHAnsi" w:hAnsi="Times New Roman" w:cstheme="minorBidi"/>
                <w:color w:val="auto"/>
              </w:rPr>
              <w:commentReference w:id="983"/>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4"/>
            <w:r>
              <w:t>would</w:t>
            </w:r>
            <w:r w:rsidRPr="007425E1">
              <w:t xml:space="preserve"> </w:t>
            </w:r>
            <w:commentRangeEnd w:id="984"/>
            <w:r>
              <w:rPr>
                <w:rStyle w:val="CommentReference"/>
              </w:rPr>
              <w:commentReference w:id="984"/>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5" w:name="_Toc298681323"/>
      <w:r>
        <w:t>Part Seven</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6"/>
            <w:r>
              <w:t>David</w:t>
            </w:r>
            <w:commentRangeEnd w:id="986"/>
            <w:r>
              <w:rPr>
                <w:rStyle w:val="CommentReference"/>
                <w:rFonts w:ascii="Times New Roman" w:eastAsiaTheme="minorHAnsi" w:hAnsi="Times New Roman" w:cstheme="minorBidi"/>
                <w:color w:val="auto"/>
              </w:rPr>
              <w:commentReference w:id="986"/>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7"/>
            <w:r w:rsidRPr="00E03CD4">
              <w:t xml:space="preserve">deemed </w:t>
            </w:r>
            <w:commentRangeEnd w:id="987"/>
            <w:r>
              <w:rPr>
                <w:rStyle w:val="CommentReference"/>
                <w:rFonts w:ascii="Times New Roman" w:eastAsiaTheme="minorHAnsi" w:hAnsi="Times New Roman" w:cstheme="minorBidi"/>
                <w:color w:val="auto"/>
              </w:rPr>
              <w:commentReference w:id="987"/>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8" w:name="_Toc298681324"/>
      <w:r>
        <w:t>Part Eight</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9"/>
            <w:r>
              <w:t>heaven</w:t>
            </w:r>
            <w:r w:rsidRPr="007425E1">
              <w:t xml:space="preserve"> </w:t>
            </w:r>
            <w:commentRangeEnd w:id="989"/>
            <w:r>
              <w:rPr>
                <w:rStyle w:val="CommentReference"/>
                <w:rFonts w:ascii="Times New Roman" w:eastAsiaTheme="minorHAnsi" w:hAnsi="Times New Roman" w:cstheme="minorBidi"/>
                <w:color w:val="auto"/>
              </w:rPr>
              <w:commentReference w:id="989"/>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90" w:name="_Toc298681325"/>
      <w:r>
        <w:t>Part Nine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1"/>
            <w:r w:rsidRPr="007425E1">
              <w:t>Rises</w:t>
            </w:r>
            <w:commentRangeEnd w:id="991"/>
            <w:r>
              <w:rPr>
                <w:rStyle w:val="CommentReference"/>
              </w:rPr>
              <w:commentReference w:id="991"/>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2" w:name="_Toc298681326"/>
      <w:bookmarkStart w:id="993" w:name="_Toc308441932"/>
      <w:r>
        <w:t xml:space="preserve">The </w:t>
      </w:r>
      <w:r w:rsidRPr="007C4181">
        <w:t>Crown</w:t>
      </w:r>
      <w:bookmarkEnd w:id="992"/>
      <w:bookmarkEnd w:id="993"/>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4"/>
            <w:r w:rsidRPr="007425E1">
              <w:t>destroyed</w:t>
            </w:r>
            <w:commentRangeEnd w:id="994"/>
            <w:r>
              <w:rPr>
                <w:rStyle w:val="CommentReference"/>
                <w:rFonts w:ascii="Times New Roman" w:eastAsiaTheme="minorHAnsi" w:hAnsi="Times New Roman" w:cstheme="minorBidi"/>
                <w:color w:val="auto"/>
              </w:rPr>
              <w:commentReference w:id="994"/>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F82788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187E8E">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5" w:name="_Toc298681327"/>
      <w:bookmarkStart w:id="996" w:name="_Toc308441933"/>
      <w:bookmarkStart w:id="997" w:name="_Toc485108574"/>
      <w:r>
        <w:lastRenderedPageBreak/>
        <w:t>Friday</w:t>
      </w:r>
      <w:bookmarkEnd w:id="995"/>
      <w:bookmarkEnd w:id="996"/>
      <w:bookmarkEnd w:id="997"/>
    </w:p>
    <w:p w14:paraId="05EA9798" w14:textId="77777777" w:rsidR="00E35F1F" w:rsidRDefault="00E35F1F" w:rsidP="00E35F1F">
      <w:pPr>
        <w:pStyle w:val="Heading3"/>
      </w:pPr>
      <w:bookmarkStart w:id="998" w:name="_Toc298681328"/>
      <w:bookmarkStart w:id="999" w:name="_Toc308441934"/>
      <w:bookmarkStart w:id="1000" w:name="_Ref452620428"/>
      <w:bookmarkStart w:id="1001" w:name="_Ref452620435"/>
      <w:r>
        <w:t>The Psali Batos for Friday</w:t>
      </w:r>
      <w:bookmarkEnd w:id="998"/>
      <w:bookmarkEnd w:id="999"/>
      <w:bookmarkEnd w:id="1000"/>
      <w:bookmarkEnd w:id="100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2"/>
            <w:r w:rsidRPr="007425E1">
              <w:t>servants</w:t>
            </w:r>
            <w:commentRangeEnd w:id="1002"/>
            <w:r>
              <w:rPr>
                <w:rStyle w:val="CommentReference"/>
                <w:rFonts w:ascii="Times New Roman" w:eastAsiaTheme="minorHAnsi" w:hAnsi="Times New Roman" w:cstheme="minorBidi"/>
                <w:color w:val="auto"/>
              </w:rPr>
              <w:commentReference w:id="100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3"/>
            <w:r w:rsidRPr="007425E1">
              <w:t>To escape the face of the bows.</w:t>
            </w:r>
            <w:commentRangeEnd w:id="1003"/>
            <w:r>
              <w:rPr>
                <w:rStyle w:val="CommentReference"/>
              </w:rPr>
              <w:commentReference w:id="100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4"/>
            <w:r w:rsidRPr="00FA5B8C">
              <w:t>ⲉⲑⲣⲟⲩⲱ̀ϣⲉⲙ ⲛ̀ⲧ̀ϫⲟⲙ ⲛ̀ⲧⲉ ⲡⲓⲭ̀ⲣⲱⲙ</w:t>
            </w:r>
            <w:commentRangeEnd w:id="1004"/>
            <w:r>
              <w:rPr>
                <w:rStyle w:val="CommentReference"/>
                <w:rFonts w:ascii="Garamond" w:hAnsi="Garamond" w:cstheme="minorBidi"/>
                <w:noProof w:val="0"/>
                <w:lang w:val="en-CA"/>
              </w:rPr>
              <w:commentReference w:id="1004"/>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5" w:name="_Toc298681329"/>
      <w:bookmarkStart w:id="1006" w:name="_Toc308441935"/>
      <w:r w:rsidRPr="00FD2E69">
        <w:lastRenderedPageBreak/>
        <w:t xml:space="preserve">The Conclusion of the </w:t>
      </w:r>
      <w:r>
        <w:t>Batos</w:t>
      </w:r>
      <w:r w:rsidRPr="00FD2E69">
        <w:t xml:space="preserve"> Psali</w:t>
      </w:r>
      <w:bookmarkEnd w:id="1005"/>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7" w:name="_Toc298681330"/>
      <w:bookmarkStart w:id="1008" w:name="_Toc308441936"/>
      <w:bookmarkStart w:id="1009" w:name="_Ref452620452"/>
      <w:bookmarkStart w:id="1010" w:name="_Ref452620455"/>
      <w:r>
        <w:t>The Friday Theotokia</w:t>
      </w:r>
      <w:bookmarkEnd w:id="1007"/>
      <w:bookmarkEnd w:id="1008"/>
      <w:bookmarkEnd w:id="1009"/>
      <w:bookmarkEnd w:id="101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1" w:name="_Toc298681331"/>
      <w:r>
        <w:t>Part One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2"/>
            <w:r>
              <w:t>the fruit of your womb</w:t>
            </w:r>
            <w:commentRangeEnd w:id="1012"/>
            <w:r>
              <w:rPr>
                <w:rStyle w:val="CommentReference"/>
                <w:rFonts w:ascii="Times New Roman" w:eastAsiaTheme="minorHAnsi" w:hAnsi="Times New Roman" w:cstheme="minorBidi"/>
                <w:color w:val="auto"/>
              </w:rPr>
              <w:commentReference w:id="101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3" w:name="_Toc298681332"/>
      <w:r>
        <w:lastRenderedPageBreak/>
        <w:t>Part Two</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4"/>
            <w:r>
              <w:t xml:space="preserve">incarnate </w:t>
            </w:r>
            <w:commentRangeEnd w:id="1014"/>
            <w:r>
              <w:rPr>
                <w:rStyle w:val="CommentReference"/>
                <w:rFonts w:ascii="Times New Roman" w:eastAsiaTheme="minorHAnsi" w:hAnsi="Times New Roman" w:cstheme="minorBidi"/>
                <w:color w:val="auto"/>
              </w:rPr>
              <w:commentReference w:id="1014"/>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5" w:name="_Toc298681333"/>
      <w:r>
        <w:t>Part Three</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6" w:name="_Toc298681334"/>
      <w:r>
        <w:t>Part Four</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7" w:name="_Toc298681335"/>
      <w:r>
        <w:t>Part Five</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8" w:name="_Toc298681336"/>
      <w:r>
        <w:lastRenderedPageBreak/>
        <w:t>Part Six</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9" w:name="_Toc298681337"/>
      <w:r>
        <w:t>Part Seven</w:t>
      </w:r>
      <w:bookmarkEnd w:id="1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20"/>
            <w:r>
              <w:t>temple</w:t>
            </w:r>
            <w:commentRangeEnd w:id="1020"/>
            <w:r>
              <w:rPr>
                <w:rStyle w:val="CommentReference"/>
                <w:rFonts w:ascii="Times New Roman" w:eastAsiaTheme="minorHAnsi" w:hAnsi="Times New Roman" w:cstheme="minorBidi"/>
                <w:color w:val="auto"/>
              </w:rPr>
              <w:commentReference w:id="102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1" w:name="_Toc298681338"/>
      <w:bookmarkStart w:id="1022" w:name="_Toc308441937"/>
      <w:r>
        <w:lastRenderedPageBreak/>
        <w:t>The Crown</w:t>
      </w:r>
      <w:bookmarkEnd w:id="1021"/>
      <w:bookmarkEnd w:id="102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3"/>
            <w:r w:rsidRPr="00F0646D">
              <w:t xml:space="preserve">Infinite </w:t>
            </w:r>
            <w:commentRangeEnd w:id="1023"/>
            <w:r>
              <w:rPr>
                <w:rStyle w:val="CommentReference"/>
                <w:rFonts w:ascii="Times New Roman" w:eastAsiaTheme="minorHAnsi" w:hAnsi="Times New Roman" w:cstheme="minorBidi"/>
                <w:color w:val="auto"/>
              </w:rPr>
              <w:commentReference w:id="102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4"/>
            <w:r w:rsidRPr="007425E1">
              <w:t>hook</w:t>
            </w:r>
            <w:commentRangeEnd w:id="1024"/>
            <w:r>
              <w:rPr>
                <w:rStyle w:val="CommentReference"/>
                <w:rFonts w:ascii="Times New Roman" w:eastAsiaTheme="minorHAnsi" w:hAnsi="Times New Roman" w:cstheme="minorBidi"/>
                <w:color w:val="auto"/>
              </w:rPr>
              <w:commentReference w:id="102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5"/>
            <w:r w:rsidRPr="007425E1">
              <w:t xml:space="preserve">Teaching </w:t>
            </w:r>
            <w:commentRangeEnd w:id="1025"/>
            <w:r>
              <w:rPr>
                <w:rStyle w:val="CommentReference"/>
                <w:rFonts w:ascii="Times New Roman" w:eastAsiaTheme="minorHAnsi" w:hAnsi="Times New Roman" w:cstheme="minorBidi"/>
                <w:color w:val="auto"/>
              </w:rPr>
              <w:commentReference w:id="102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6"/>
            <w:r w:rsidRPr="007425E1">
              <w:t>a cause</w:t>
            </w:r>
            <w:r>
              <w:t xml:space="preserve"> for us</w:t>
            </w:r>
            <w:r w:rsidRPr="007425E1">
              <w:t>,</w:t>
            </w:r>
            <w:commentRangeEnd w:id="1026"/>
            <w:r>
              <w:rPr>
                <w:rStyle w:val="CommentReference"/>
                <w:rFonts w:ascii="Times New Roman" w:eastAsiaTheme="minorHAnsi" w:hAnsi="Times New Roman" w:cstheme="minorBidi"/>
                <w:color w:val="auto"/>
              </w:rPr>
              <w:commentReference w:id="1026"/>
            </w:r>
          </w:p>
          <w:p w14:paraId="18A8A756" w14:textId="77777777" w:rsidR="00E35F1F" w:rsidRDefault="00E35F1F" w:rsidP="00E35F1F">
            <w:pPr>
              <w:pStyle w:val="EngHangEnd"/>
            </w:pPr>
            <w:r w:rsidRPr="007425E1">
              <w:t xml:space="preserve">To ascend the </w:t>
            </w:r>
            <w:commentRangeStart w:id="1027"/>
            <w:r w:rsidRPr="007425E1">
              <w:t xml:space="preserve">path </w:t>
            </w:r>
            <w:commentRangeEnd w:id="1027"/>
            <w:r>
              <w:rPr>
                <w:rStyle w:val="CommentReference"/>
                <w:rFonts w:ascii="Times New Roman" w:eastAsiaTheme="minorHAnsi" w:hAnsi="Times New Roman" w:cstheme="minorBidi"/>
                <w:color w:val="auto"/>
              </w:rPr>
              <w:commentReference w:id="102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8"/>
            </w:r>
            <w:r w:rsidR="00E35F1F">
              <w:t>,</w:t>
            </w:r>
          </w:p>
          <w:p w14:paraId="51E3C73A" w14:textId="77777777" w:rsidR="00E35F1F" w:rsidRDefault="00E35F1F" w:rsidP="00E35F1F">
            <w:pPr>
              <w:pStyle w:val="EngHangEnd"/>
            </w:pPr>
            <w:r>
              <w:t>With</w:t>
            </w:r>
            <w:r w:rsidRPr="007425E1">
              <w:t xml:space="preserve"> joy and </w:t>
            </w:r>
            <w:commentRangeStart w:id="1029"/>
            <w:r w:rsidRPr="007425E1">
              <w:t>rejoicing</w:t>
            </w:r>
            <w:commentRangeEnd w:id="1029"/>
            <w:r>
              <w:rPr>
                <w:rStyle w:val="CommentReference"/>
                <w:rFonts w:ascii="Times New Roman" w:eastAsiaTheme="minorHAnsi" w:hAnsi="Times New Roman" w:cstheme="minorBidi"/>
                <w:color w:val="auto"/>
              </w:rPr>
              <w:commentReference w:id="102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23FFA13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187E8E">
        <w:rPr>
          <w:noProof/>
        </w:rPr>
        <w:t>525</w:t>
      </w:r>
      <w:r>
        <w:fldChar w:fldCharType="end"/>
      </w:r>
      <w:r>
        <w:t>.</w:t>
      </w:r>
    </w:p>
    <w:p w14:paraId="38557AE9" w14:textId="77777777" w:rsidR="00E35F1F" w:rsidRDefault="00E35F1F" w:rsidP="00E35F1F">
      <w:pPr>
        <w:pStyle w:val="Heading2"/>
      </w:pPr>
      <w:bookmarkStart w:id="1030" w:name="_Toc298681339"/>
      <w:bookmarkStart w:id="1031" w:name="_Toc308441938"/>
      <w:bookmarkStart w:id="1032" w:name="_Toc485108575"/>
      <w:r>
        <w:lastRenderedPageBreak/>
        <w:t>Saturday</w:t>
      </w:r>
      <w:bookmarkEnd w:id="1030"/>
      <w:bookmarkEnd w:id="1031"/>
      <w:bookmarkEnd w:id="1032"/>
    </w:p>
    <w:p w14:paraId="425920E6" w14:textId="77777777" w:rsidR="00E35F1F" w:rsidRDefault="00E35F1F" w:rsidP="00E35F1F">
      <w:pPr>
        <w:pStyle w:val="Heading3"/>
      </w:pPr>
      <w:bookmarkStart w:id="1033" w:name="_Toc298681340"/>
      <w:bookmarkStart w:id="1034" w:name="_Toc308441939"/>
      <w:bookmarkStart w:id="1035" w:name="_Ref452620561"/>
      <w:bookmarkStart w:id="1036" w:name="_Ref452620564"/>
      <w:r>
        <w:t>The Saturday Psali Batos</w:t>
      </w:r>
      <w:bookmarkEnd w:id="1033"/>
      <w:bookmarkEnd w:id="1034"/>
      <w:bookmarkEnd w:id="1035"/>
      <w:bookmarkEnd w:id="1036"/>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7"/>
            <w:r w:rsidRPr="007425E1">
              <w:rPr>
                <w:rFonts w:eastAsiaTheme="minorHAnsi"/>
              </w:rPr>
              <w:t xml:space="preserve">All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8"/>
            <w:r w:rsidRPr="007425E1">
              <w:rPr>
                <w:rFonts w:eastAsiaTheme="minorHAnsi"/>
              </w:rPr>
              <w:t>every</w:t>
            </w:r>
            <w:r>
              <w:rPr>
                <w:rFonts w:eastAsiaTheme="minorHAnsi"/>
              </w:rPr>
              <w:t xml:space="preserve"> </w:t>
            </w:r>
            <w:r w:rsidRPr="007425E1">
              <w:rPr>
                <w:rFonts w:eastAsiaTheme="minorHAnsi"/>
              </w:rPr>
              <w:t>day</w:t>
            </w:r>
            <w:commentRangeEnd w:id="1038"/>
            <w:r>
              <w:rPr>
                <w:rStyle w:val="CommentReference"/>
                <w:rFonts w:ascii="Times New Roman" w:eastAsiaTheme="minorHAnsi" w:hAnsi="Times New Roman" w:cstheme="minorBidi"/>
                <w:color w:val="auto"/>
              </w:rPr>
              <w:commentReference w:id="1038"/>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9"/>
            <w:r>
              <w:rPr>
                <w:rFonts w:eastAsiaTheme="minorHAnsi"/>
              </w:rPr>
              <w:t>ecstasy</w:t>
            </w:r>
            <w:commentRangeEnd w:id="1039"/>
            <w:r>
              <w:rPr>
                <w:rStyle w:val="CommentReference"/>
                <w:rFonts w:ascii="Times New Roman" w:eastAsiaTheme="minorHAnsi" w:hAnsi="Times New Roman" w:cstheme="minorBidi"/>
                <w:color w:val="auto"/>
              </w:rPr>
              <w:commentReference w:id="1039"/>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40"/>
            <w:r w:rsidRPr="007425E1">
              <w:rPr>
                <w:color w:val="000000"/>
              </w:rPr>
              <w:t xml:space="preserve">glory </w:t>
            </w:r>
            <w:commentRangeEnd w:id="1040"/>
            <w:r>
              <w:rPr>
                <w:rStyle w:val="CommentReference"/>
              </w:rPr>
              <w:commentReference w:id="1040"/>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1"/>
            <w:r>
              <w:rPr>
                <w:rFonts w:eastAsiaTheme="minorHAnsi"/>
              </w:rPr>
              <w:t xml:space="preserve">From </w:t>
            </w:r>
            <w:commentRangeEnd w:id="1041"/>
            <w:r>
              <w:rPr>
                <w:rStyle w:val="CommentReference"/>
                <w:rFonts w:ascii="Times New Roman" w:eastAsiaTheme="minorHAnsi" w:hAnsi="Times New Roman" w:cstheme="minorBidi"/>
                <w:color w:val="auto"/>
              </w:rPr>
              <w:commentReference w:id="1041"/>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2"/>
            <w:r>
              <w:rPr>
                <w:rFonts w:eastAsiaTheme="minorHAnsi"/>
              </w:rPr>
              <w:t>prophet</w:t>
            </w:r>
            <w:commentRangeEnd w:id="1042"/>
            <w:r>
              <w:rPr>
                <w:rStyle w:val="CommentReference"/>
                <w:rFonts w:ascii="Times New Roman" w:eastAsiaTheme="minorHAnsi" w:hAnsi="Times New Roman" w:cstheme="minorBidi"/>
                <w:color w:val="auto"/>
              </w:rPr>
              <w:commentReference w:id="1042"/>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3"/>
            <w:r w:rsidRPr="007425E1">
              <w:rPr>
                <w:rFonts w:eastAsiaTheme="minorHAnsi"/>
              </w:rPr>
              <w:t>everyone</w:t>
            </w:r>
            <w:commentRangeEnd w:id="1043"/>
            <w:r>
              <w:rPr>
                <w:rStyle w:val="CommentReference"/>
                <w:rFonts w:ascii="Times New Roman" w:eastAsiaTheme="minorHAnsi" w:hAnsi="Times New Roman" w:cstheme="minorBidi"/>
                <w:color w:val="auto"/>
              </w:rPr>
              <w:commentReference w:id="1043"/>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4"/>
            <w:r>
              <w:rPr>
                <w:rFonts w:eastAsiaTheme="minorHAnsi"/>
              </w:rPr>
              <w:t xml:space="preserve">never </w:t>
            </w:r>
            <w:commentRangeEnd w:id="1044"/>
            <w:r>
              <w:rPr>
                <w:rStyle w:val="CommentReference"/>
                <w:rFonts w:ascii="Times New Roman" w:eastAsiaTheme="minorHAnsi" w:hAnsi="Times New Roman" w:cstheme="minorBidi"/>
                <w:color w:val="auto"/>
              </w:rPr>
              <w:commentReference w:id="1044"/>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5"/>
            <w:r w:rsidRPr="007425E1">
              <w:rPr>
                <w:rFonts w:eastAsiaTheme="minorHAnsi"/>
              </w:rPr>
              <w:t xml:space="preserve">and </w:t>
            </w:r>
            <w:commentRangeEnd w:id="1045"/>
            <w:r>
              <w:rPr>
                <w:rStyle w:val="CommentReference"/>
                <w:rFonts w:ascii="Times New Roman" w:eastAsiaTheme="minorHAnsi" w:hAnsi="Times New Roman" w:cstheme="minorBidi"/>
                <w:color w:val="auto"/>
              </w:rPr>
              <w:commentReference w:id="1045"/>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6"/>
            <w:r w:rsidRPr="007425E1">
              <w:rPr>
                <w:rFonts w:eastAsiaTheme="minorHAnsi"/>
              </w:rPr>
              <w:t xml:space="preserve">praises </w:t>
            </w:r>
            <w:commentRangeEnd w:id="1046"/>
            <w:r>
              <w:rPr>
                <w:rStyle w:val="CommentReference"/>
                <w:rFonts w:ascii="Times New Roman" w:eastAsiaTheme="minorHAnsi" w:hAnsi="Times New Roman" w:cstheme="minorBidi"/>
                <w:color w:val="auto"/>
              </w:rPr>
              <w:commentReference w:id="1046"/>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7"/>
            <w:r w:rsidRPr="007425E1">
              <w:rPr>
                <w:rFonts w:eastAsiaTheme="minorHAnsi"/>
              </w:rPr>
              <w:t>blessing</w:t>
            </w:r>
            <w:commentRangeEnd w:id="1047"/>
            <w:r>
              <w:rPr>
                <w:rStyle w:val="CommentReference"/>
                <w:rFonts w:ascii="Times New Roman" w:eastAsiaTheme="minorHAnsi" w:hAnsi="Times New Roman" w:cstheme="minorBidi"/>
                <w:color w:val="auto"/>
              </w:rPr>
              <w:commentReference w:id="1047"/>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8"/>
            <w:r w:rsidRPr="007425E1">
              <w:rPr>
                <w:rFonts w:eastAsiaTheme="minorHAnsi"/>
              </w:rPr>
              <w:t xml:space="preserve">we'll </w:t>
            </w:r>
            <w:commentRangeEnd w:id="1048"/>
            <w:r>
              <w:rPr>
                <w:rStyle w:val="CommentReference"/>
                <w:rFonts w:ascii="Times New Roman" w:eastAsiaTheme="minorHAnsi" w:hAnsi="Times New Roman" w:cstheme="minorBidi"/>
                <w:color w:val="auto"/>
              </w:rPr>
              <w:commentReference w:id="1048"/>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9"/>
            <w:r w:rsidRPr="007425E1">
              <w:rPr>
                <w:rFonts w:eastAsiaTheme="minorHAnsi"/>
              </w:rPr>
              <w:t xml:space="preserve">perfect </w:t>
            </w:r>
            <w:commentRangeEnd w:id="1049"/>
            <w:r>
              <w:rPr>
                <w:rStyle w:val="CommentReference"/>
                <w:rFonts w:ascii="Times New Roman" w:eastAsiaTheme="minorHAnsi" w:hAnsi="Times New Roman" w:cstheme="minorBidi"/>
                <w:color w:val="auto"/>
              </w:rPr>
              <w:commentReference w:id="1049"/>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50" w:name="_Toc298681341"/>
      <w:bookmarkStart w:id="1051" w:name="_Toc308441940"/>
      <w:r w:rsidRPr="00FD2E69">
        <w:lastRenderedPageBreak/>
        <w:t xml:space="preserve">The Conclusion of the </w:t>
      </w:r>
      <w:r>
        <w:t>Batos</w:t>
      </w:r>
      <w:r w:rsidRPr="00FD2E69">
        <w:t xml:space="preserve"> Psali</w:t>
      </w:r>
      <w:bookmarkEnd w:id="1050"/>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2"/>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2"/>
            <w:r>
              <w:rPr>
                <w:rStyle w:val="CommentReference"/>
                <w:rFonts w:ascii="Garamond" w:hAnsi="Garamond" w:cstheme="minorBidi"/>
                <w:noProof w:val="0"/>
                <w:lang w:val="en-CA"/>
              </w:rPr>
              <w:commentReference w:id="1052"/>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3" w:name="_Toc298681342"/>
      <w:bookmarkStart w:id="1054" w:name="_Toc308441941"/>
      <w:bookmarkStart w:id="1055" w:name="_Ref452620570"/>
      <w:bookmarkStart w:id="1056" w:name="_Ref452620573"/>
      <w:r>
        <w:t>The Saturday Theotokia</w:t>
      </w:r>
      <w:bookmarkEnd w:id="1053"/>
      <w:bookmarkEnd w:id="1054"/>
      <w:bookmarkEnd w:id="1055"/>
      <w:bookmarkEnd w:id="1056"/>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7" w:name="_Toc298681343"/>
      <w:r>
        <w:t>Part One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8" w:name="_Toc298681344"/>
      <w:r w:rsidRPr="00D24FE1">
        <w:lastRenderedPageBreak/>
        <w:t>Part</w:t>
      </w:r>
      <w:r>
        <w:t xml:space="preserve"> Two</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9"/>
            <w:r w:rsidRPr="007425E1">
              <w:rPr>
                <w:rFonts w:eastAsiaTheme="minorHAnsi"/>
              </w:rPr>
              <w:t xml:space="preserve">honour </w:t>
            </w:r>
            <w:commentRangeEnd w:id="1059"/>
            <w:r>
              <w:rPr>
                <w:rStyle w:val="CommentReference"/>
                <w:rFonts w:ascii="Times New Roman" w:eastAsiaTheme="minorHAnsi" w:hAnsi="Times New Roman" w:cstheme="minorBidi"/>
                <w:color w:val="auto"/>
              </w:rPr>
              <w:commentReference w:id="1059"/>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60"/>
            <w:r w:rsidRPr="007425E1">
              <w:rPr>
                <w:rFonts w:eastAsiaTheme="minorHAnsi"/>
              </w:rPr>
              <w:t xml:space="preserve">prudent </w:t>
            </w:r>
            <w:commentRangeEnd w:id="1060"/>
            <w:r>
              <w:rPr>
                <w:rStyle w:val="CommentReference"/>
                <w:rFonts w:ascii="Times New Roman" w:eastAsiaTheme="minorHAnsi" w:hAnsi="Times New Roman" w:cstheme="minorBidi"/>
                <w:color w:val="auto"/>
              </w:rPr>
              <w:commentReference w:id="1060"/>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1" w:name="_Toc298681345"/>
      <w:r>
        <w:t>Part Three</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2"/>
            <w:r w:rsidRPr="007425E1">
              <w:rPr>
                <w:rFonts w:eastAsiaTheme="minorHAnsi"/>
              </w:rPr>
              <w:t>bride</w:t>
            </w:r>
            <w:commentRangeEnd w:id="1062"/>
            <w:r>
              <w:rPr>
                <w:rStyle w:val="CommentReference"/>
                <w:rFonts w:ascii="Times New Roman" w:eastAsiaTheme="minorHAnsi" w:hAnsi="Times New Roman" w:cstheme="minorBidi"/>
                <w:color w:val="auto"/>
              </w:rPr>
              <w:commentReference w:id="1062"/>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3"/>
            <w:r w:rsidRPr="007425E1">
              <w:rPr>
                <w:rFonts w:eastAsiaTheme="minorHAnsi"/>
              </w:rPr>
              <w:t xml:space="preserve">rue </w:t>
            </w:r>
            <w:commentRangeEnd w:id="1063"/>
            <w:r>
              <w:rPr>
                <w:rStyle w:val="CommentReference"/>
                <w:rFonts w:ascii="Times New Roman" w:eastAsiaTheme="minorHAnsi" w:hAnsi="Times New Roman" w:cstheme="minorBidi"/>
                <w:color w:val="auto"/>
              </w:rPr>
              <w:commentReference w:id="1063"/>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4"/>
            <w:r w:rsidRPr="007425E1">
              <w:rPr>
                <w:rFonts w:eastAsiaTheme="minorHAnsi"/>
              </w:rPr>
              <w:t xml:space="preserve">ed </w:t>
            </w:r>
            <w:commentRangeEnd w:id="1064"/>
            <w:r>
              <w:rPr>
                <w:rStyle w:val="CommentReference"/>
                <w:rFonts w:ascii="Times New Roman" w:eastAsiaTheme="minorHAnsi" w:hAnsi="Times New Roman" w:cstheme="minorBidi"/>
                <w:color w:val="auto"/>
              </w:rPr>
              <w:commentReference w:id="1064"/>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5" w:name="_Toc298681346"/>
      <w:r w:rsidRPr="00D24FE1">
        <w:lastRenderedPageBreak/>
        <w:t>Part</w:t>
      </w:r>
      <w:r>
        <w:t xml:space="preserve"> Four</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6"/>
            <w:r>
              <w:rPr>
                <w:rFonts w:eastAsiaTheme="minorHAnsi"/>
              </w:rPr>
              <w:t xml:space="preserve">unto </w:t>
            </w:r>
            <w:commentRangeEnd w:id="1066"/>
            <w:r>
              <w:rPr>
                <w:rStyle w:val="CommentReference"/>
                <w:rFonts w:ascii="Times New Roman" w:eastAsiaTheme="minorHAnsi" w:hAnsi="Times New Roman" w:cstheme="minorBidi"/>
                <w:color w:val="auto"/>
              </w:rPr>
              <w:commentReference w:id="1066"/>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7" w:name="_Toc298681347"/>
      <w:r w:rsidRPr="00D24FE1">
        <w:t>Part</w:t>
      </w:r>
      <w:r>
        <w:t xml:space="preserve"> Five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8" w:name="_Toc298681348"/>
      <w:r>
        <w:t>Part Six</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9"/>
            <w:r w:rsidRPr="007425E1">
              <w:t>rejoice</w:t>
            </w:r>
            <w:r>
              <w:t>d</w:t>
            </w:r>
            <w:commentRangeEnd w:id="1069"/>
            <w:r>
              <w:rPr>
                <w:rStyle w:val="CommentReference"/>
                <w:rFonts w:ascii="Times New Roman" w:eastAsiaTheme="minorHAnsi" w:hAnsi="Times New Roman" w:cstheme="minorBidi"/>
                <w:color w:val="auto"/>
              </w:rPr>
              <w:commentReference w:id="1069"/>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70"/>
            <w:r>
              <w:t>save</w:t>
            </w:r>
            <w:r w:rsidRPr="007425E1">
              <w:t xml:space="preserve"> </w:t>
            </w:r>
            <w:commentRangeEnd w:id="1070"/>
            <w:r>
              <w:rPr>
                <w:rStyle w:val="CommentReference"/>
              </w:rPr>
              <w:commentReference w:id="1070"/>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1" w:name="_Toc298681349"/>
      <w:r>
        <w:t>Part Seven</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2"/>
            <w:r>
              <w:t>Paradoxically</w:t>
            </w:r>
            <w:commentRangeEnd w:id="1072"/>
            <w:r>
              <w:rPr>
                <w:rStyle w:val="CommentReference"/>
                <w:rFonts w:ascii="Times New Roman" w:eastAsiaTheme="minorHAnsi" w:hAnsi="Times New Roman" w:cstheme="minorBidi"/>
                <w:color w:val="auto"/>
              </w:rPr>
              <w:commentReference w:id="1072"/>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3"/>
            <w:r>
              <w:t xml:space="preserve">is </w:t>
            </w:r>
            <w:commentRangeEnd w:id="1073"/>
            <w:r>
              <w:rPr>
                <w:rStyle w:val="CommentReference"/>
                <w:rFonts w:ascii="Times New Roman" w:eastAsiaTheme="minorHAnsi" w:hAnsi="Times New Roman" w:cstheme="minorBidi"/>
                <w:color w:val="auto"/>
              </w:rPr>
              <w:commentReference w:id="1073"/>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4" w:name="_Toc298681350"/>
      <w:r>
        <w:t>Part Eight</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5"/>
            <w:r w:rsidRPr="007425E1">
              <w:t>from all sides</w:t>
            </w:r>
            <w:commentRangeEnd w:id="1075"/>
            <w:r>
              <w:rPr>
                <w:rStyle w:val="CommentReference"/>
                <w:rFonts w:ascii="Times New Roman" w:eastAsiaTheme="minorHAnsi" w:hAnsi="Times New Roman" w:cstheme="minorBidi"/>
                <w:color w:val="auto"/>
              </w:rPr>
              <w:commentReference w:id="1075"/>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6"/>
            <w:r>
              <w:t>Saviour</w:t>
            </w:r>
            <w:commentRangeEnd w:id="1076"/>
            <w:r>
              <w:rPr>
                <w:rStyle w:val="CommentReference"/>
                <w:rFonts w:ascii="Times New Roman" w:eastAsiaTheme="minorHAnsi" w:hAnsi="Times New Roman" w:cstheme="minorBidi"/>
                <w:color w:val="auto"/>
              </w:rPr>
              <w:commentReference w:id="1076"/>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7" w:name="_Toc298681351"/>
      <w:r>
        <w:t>Part Nine</w:t>
      </w:r>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8"/>
            <w:r>
              <w:t>compassion</w:t>
            </w:r>
            <w:commentRangeEnd w:id="1078"/>
            <w:r>
              <w:rPr>
                <w:rStyle w:val="CommentReference"/>
                <w:rFonts w:ascii="Times New Roman" w:eastAsiaTheme="minorHAnsi" w:hAnsi="Times New Roman" w:cstheme="minorBidi"/>
                <w:color w:val="auto"/>
              </w:rPr>
              <w:commentReference w:id="1078"/>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9" w:name="_Toc298681352"/>
      <w:bookmarkStart w:id="1080" w:name="_Toc308441942"/>
      <w:r>
        <w:lastRenderedPageBreak/>
        <w:t>The Crown Batos</w:t>
      </w:r>
      <w:bookmarkEnd w:id="1079"/>
      <w:bookmarkEnd w:id="1080"/>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1"/>
            <w:r>
              <w:t>Sanctuary</w:t>
            </w:r>
            <w:commentRangeEnd w:id="1081"/>
            <w:r>
              <w:rPr>
                <w:rStyle w:val="CommentReference"/>
                <w:rFonts w:ascii="Times New Roman" w:eastAsiaTheme="minorHAnsi" w:hAnsi="Times New Roman" w:cstheme="minorBidi"/>
                <w:color w:val="auto"/>
              </w:rPr>
              <w:commentReference w:id="1081"/>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2"/>
            <w:r>
              <w:t>lampstand</w:t>
            </w:r>
            <w:commentRangeEnd w:id="1082"/>
            <w:r>
              <w:rPr>
                <w:rStyle w:val="CommentReference"/>
                <w:rFonts w:ascii="Times New Roman" w:eastAsiaTheme="minorHAnsi" w:hAnsi="Times New Roman" w:cstheme="minorBidi"/>
                <w:color w:val="auto"/>
              </w:rPr>
              <w:commentReference w:id="1082"/>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3"/>
            <w:r>
              <w:t>Greeted</w:t>
            </w:r>
            <w:commentRangeEnd w:id="1083"/>
            <w:r>
              <w:rPr>
                <w:rStyle w:val="CommentReference"/>
                <w:rFonts w:ascii="Times New Roman" w:eastAsiaTheme="minorHAnsi" w:hAnsi="Times New Roman" w:cstheme="minorBidi"/>
                <w:color w:val="auto"/>
              </w:rPr>
              <w:commentReference w:id="1083"/>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4"/>
            <w:r w:rsidRPr="007425E1">
              <w:t xml:space="preserve">For </w:t>
            </w:r>
            <w:commentRangeEnd w:id="1084"/>
            <w:r>
              <w:rPr>
                <w:rStyle w:val="CommentReference"/>
                <w:rFonts w:ascii="Times New Roman" w:eastAsiaTheme="minorHAnsi" w:hAnsi="Times New Roman" w:cstheme="minorBidi"/>
                <w:color w:val="auto"/>
              </w:rPr>
              <w:commentReference w:id="1084"/>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5"/>
            <w:r>
              <w:t>coming</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6"/>
            <w:r w:rsidRPr="00582AD7">
              <w:t>ⲧⲉⲥⲱⲙⲁ</w:t>
            </w:r>
            <w:commentRangeEnd w:id="1086"/>
            <w:r>
              <w:rPr>
                <w:rStyle w:val="CommentReference"/>
                <w:rFonts w:ascii="Garamond" w:hAnsi="Garamond" w:cstheme="minorBidi"/>
                <w:noProof w:val="0"/>
                <w:lang w:val="en-CA"/>
              </w:rPr>
              <w:commentReference w:id="1086"/>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7"/>
            <w:r w:rsidRPr="007425E1">
              <w:t>you</w:t>
            </w:r>
            <w:commentRangeEnd w:id="1087"/>
            <w:r>
              <w:rPr>
                <w:rStyle w:val="CommentReference"/>
                <w:rFonts w:ascii="Times New Roman" w:eastAsiaTheme="minorHAnsi" w:hAnsi="Times New Roman" w:cstheme="minorBidi"/>
                <w:color w:val="auto"/>
              </w:rPr>
              <w:commentReference w:id="1087"/>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8" w:name="_Toc298681353"/>
      <w:bookmarkStart w:id="1089" w:name="_Toc308441943"/>
      <w:r>
        <w:lastRenderedPageBreak/>
        <w:t>The Second Crown Batos</w:t>
      </w:r>
      <w:bookmarkEnd w:id="1088"/>
      <w:bookmarkEnd w:id="1089"/>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90"/>
            <w:r>
              <w:t>evangelized</w:t>
            </w:r>
            <w:r w:rsidRPr="007425E1">
              <w:t xml:space="preserve"> </w:t>
            </w:r>
            <w:commentRangeEnd w:id="1090"/>
            <w:r>
              <w:rPr>
                <w:rStyle w:val="CommentReference"/>
                <w:rFonts w:ascii="Times New Roman" w:eastAsiaTheme="minorHAnsi" w:hAnsi="Times New Roman" w:cstheme="minorBidi"/>
                <w:color w:val="auto"/>
              </w:rPr>
              <w:commentReference w:id="1090"/>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1"/>
            <w:r w:rsidRPr="007425E1">
              <w:t>thereof</w:t>
            </w:r>
            <w:commentRangeEnd w:id="1091"/>
            <w:r>
              <w:rPr>
                <w:rStyle w:val="CommentReference"/>
                <w:rFonts w:ascii="Times New Roman" w:eastAsiaTheme="minorHAnsi" w:hAnsi="Times New Roman" w:cstheme="minorBidi"/>
                <w:color w:val="auto"/>
              </w:rPr>
              <w:commentReference w:id="1091"/>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2"/>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2"/>
            <w:r>
              <w:rPr>
                <w:rStyle w:val="CommentReference"/>
                <w:rFonts w:ascii="Garamond" w:hAnsi="Garamond" w:cstheme="minorBidi"/>
                <w:noProof w:val="0"/>
                <w:lang w:val="en-CA"/>
              </w:rPr>
              <w:commentReference w:id="1092"/>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3" w:name="_Toc298681354"/>
      <w:bookmarkStart w:id="1094" w:name="_Ref299212102"/>
      <w:bookmarkStart w:id="1095" w:name="_Ref299212144"/>
      <w:bookmarkStart w:id="1096" w:name="_Ref299212161"/>
      <w:bookmarkStart w:id="1097" w:name="_Toc308441944"/>
      <w:bookmarkStart w:id="1098" w:name="_Ref452620758"/>
      <w:bookmarkStart w:id="1099" w:name="_Ref452620761"/>
      <w:bookmarkStart w:id="1100" w:name="_Toc485108576"/>
      <w:r>
        <w:lastRenderedPageBreak/>
        <w:t>The Ending of the Batos Theotokias</w:t>
      </w:r>
      <w:bookmarkEnd w:id="1093"/>
      <w:bookmarkEnd w:id="1094"/>
      <w:bookmarkEnd w:id="1095"/>
      <w:bookmarkEnd w:id="1096"/>
      <w:bookmarkEnd w:id="1097"/>
      <w:bookmarkEnd w:id="1098"/>
      <w:bookmarkEnd w:id="1099"/>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1"/>
            <w:r w:rsidRPr="007425E1">
              <w:rPr>
                <w:rFonts w:eastAsiaTheme="minorHAnsi"/>
              </w:rPr>
              <w:t>Awesome and full of glory</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2"/>
            <w:r w:rsidRPr="007425E1">
              <w:rPr>
                <w:rFonts w:eastAsiaTheme="minorHAnsi"/>
              </w:rPr>
              <w:t>works</w:t>
            </w:r>
            <w:commentRangeEnd w:id="1102"/>
            <w:r>
              <w:rPr>
                <w:rStyle w:val="CommentReference"/>
                <w:rFonts w:ascii="Times New Roman" w:eastAsiaTheme="minorHAnsi" w:hAnsi="Times New Roman" w:cstheme="minorBidi"/>
                <w:color w:val="auto"/>
              </w:rPr>
              <w:commentReference w:id="1102"/>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3"/>
            <w:r w:rsidRPr="00582AD7">
              <w:t>ϥ̀ⲛⲁϯ ⲙ̀ⲡⲓⲟⲩⲁⲓ</w:t>
            </w:r>
            <w:commentRangeEnd w:id="1103"/>
            <w:r>
              <w:rPr>
                <w:rStyle w:val="CommentReference"/>
                <w:rFonts w:ascii="Garamond" w:hAnsi="Garamond" w:cstheme="minorBidi"/>
                <w:noProof w:val="0"/>
                <w:lang w:val="en-CA"/>
              </w:rPr>
              <w:commentReference w:id="1103"/>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4"/>
            <w:r w:rsidRPr="007425E1">
              <w:rPr>
                <w:rFonts w:eastAsiaTheme="minorHAnsi"/>
              </w:rPr>
              <w:t xml:space="preserve">with </w:t>
            </w:r>
            <w:commentRangeEnd w:id="1104"/>
            <w:r>
              <w:rPr>
                <w:rStyle w:val="CommentReference"/>
                <w:rFonts w:ascii="Times New Roman" w:eastAsiaTheme="minorHAnsi" w:hAnsi="Times New Roman" w:cstheme="minorBidi"/>
                <w:color w:val="auto"/>
              </w:rPr>
              <w:commentReference w:id="1104"/>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5"/>
            <w:r w:rsidRPr="00582AD7">
              <w:t>ⲡⲁⲓ ⲉ̀ϩⲟⲟⲩ</w:t>
            </w:r>
            <w:commentRangeEnd w:id="1105"/>
            <w:r>
              <w:rPr>
                <w:rStyle w:val="CommentReference"/>
                <w:rFonts w:ascii="Garamond" w:hAnsi="Garamond" w:cstheme="minorBidi"/>
                <w:noProof w:val="0"/>
                <w:lang w:val="en-CA"/>
              </w:rPr>
              <w:commentReference w:id="1105"/>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6"/>
            <w:r w:rsidRPr="007425E1">
              <w:rPr>
                <w:rFonts w:eastAsiaTheme="minorHAnsi"/>
              </w:rPr>
              <w:t xml:space="preserve">bless </w:t>
            </w:r>
            <w:commentRangeEnd w:id="1106"/>
            <w:r>
              <w:rPr>
                <w:rStyle w:val="CommentReference"/>
                <w:rFonts w:ascii="Times New Roman" w:eastAsiaTheme="minorHAnsi" w:hAnsi="Times New Roman" w:cstheme="minorBidi"/>
                <w:color w:val="auto"/>
              </w:rPr>
              <w:commentReference w:id="1106"/>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8ADE037"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187E8E">
        <w:rPr>
          <w:noProof/>
        </w:rPr>
        <w:t>6</w:t>
      </w:r>
      <w:r>
        <w:fldChar w:fldCharType="end"/>
      </w:r>
      <w:r>
        <w:t>.</w:t>
      </w:r>
    </w:p>
    <w:p w14:paraId="38969E2B" w14:textId="77777777" w:rsidR="00E60591" w:rsidRDefault="00E60591" w:rsidP="00E60591">
      <w:pPr>
        <w:pStyle w:val="Heading1"/>
      </w:pPr>
      <w:bookmarkStart w:id="1107" w:name="_Toc485108577"/>
      <w:bookmarkStart w:id="1108" w:name="_Ref448227875"/>
      <w:bookmarkStart w:id="1109" w:name="_Ref448227880"/>
      <w:r>
        <w:lastRenderedPageBreak/>
        <w:t>Hymns for December and for Paschaltide</w:t>
      </w:r>
      <w:bookmarkStart w:id="1110" w:name="_Toc410196981"/>
      <w:bookmarkEnd w:id="1107"/>
    </w:p>
    <w:p w14:paraId="4F5248A6" w14:textId="50250DFE" w:rsidR="00E60591" w:rsidRDefault="00E60591" w:rsidP="00E60591">
      <w:pPr>
        <w:pStyle w:val="Heading2"/>
      </w:pPr>
      <w:bookmarkStart w:id="1111" w:name="_Toc485108578"/>
      <w:r>
        <w:lastRenderedPageBreak/>
        <w:t xml:space="preserve">Hymns for December or </w:t>
      </w:r>
      <w:r>
        <w:rPr>
          <w:rFonts w:ascii="FreeSerifAvvaShenouda" w:hAnsi="FreeSerifAvvaShenouda" w:cs="FreeSerifAvvaShenouda"/>
        </w:rPr>
        <w:t>Ⲕⲟⲓⲁϩⲕ</w:t>
      </w:r>
      <w:bookmarkEnd w:id="1110"/>
      <w:bookmarkEnd w:id="1111"/>
    </w:p>
    <w:p w14:paraId="22B9EC7C" w14:textId="77777777" w:rsidR="00E60591" w:rsidRDefault="00E60591" w:rsidP="00E60591">
      <w:pPr>
        <w:pStyle w:val="Heading3"/>
      </w:pPr>
      <w:bookmarkStart w:id="1112" w:name="_Toc479145646"/>
      <w:r>
        <w:t>The Order of 7/4</w:t>
      </w:r>
      <w:bookmarkEnd w:id="1112"/>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0402F499"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187E8E">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187E8E">
        <w:rPr>
          <w:noProof/>
        </w:rPr>
        <w:t>318</w:t>
      </w:r>
      <w:r w:rsidRPr="005E37D0">
        <w:fldChar w:fldCharType="end"/>
      </w:r>
    </w:p>
    <w:p w14:paraId="25E6EAD4" w14:textId="419FFA4C"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187E8E">
        <w:t>Psalm</w:t>
      </w:r>
      <w:r w:rsidR="00187E8E" w:rsidRPr="00AB1781">
        <w:t xml:space="preserve"> 50</w:t>
      </w:r>
      <w:r w:rsidR="00187E8E">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187E8E">
        <w:rPr>
          <w:noProof/>
        </w:rPr>
        <w:t>156</w:t>
      </w:r>
      <w:r w:rsidRPr="005E37D0">
        <w:fldChar w:fldCharType="end"/>
      </w:r>
    </w:p>
    <w:p w14:paraId="26CB8E59" w14:textId="508D9136"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187E8E">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187E8E">
        <w:rPr>
          <w:noProof/>
        </w:rPr>
        <w:t>321</w:t>
      </w:r>
      <w:r w:rsidRPr="005E37D0">
        <w:fldChar w:fldCharType="end"/>
      </w:r>
    </w:p>
    <w:p w14:paraId="6A20C32C" w14:textId="1BDCA20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187E8E">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187E8E">
        <w:rPr>
          <w:noProof/>
        </w:rPr>
        <w:t>531</w:t>
      </w:r>
      <w:r w:rsidRPr="005E37D0">
        <w:fldChar w:fldCharType="end"/>
      </w:r>
    </w:p>
    <w:p w14:paraId="05EC5CD5" w14:textId="726FC91C"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187E8E">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187E8E">
        <w:rPr>
          <w:noProof/>
        </w:rPr>
        <w:t>539</w:t>
      </w:r>
      <w:r w:rsidRPr="005E37D0">
        <w:fldChar w:fldCharType="end"/>
      </w:r>
    </w:p>
    <w:p w14:paraId="57B215CB" w14:textId="7E9905AB"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187E8E">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187E8E">
        <w:rPr>
          <w:noProof/>
        </w:rPr>
        <w:t>325</w:t>
      </w:r>
      <w:r w:rsidRPr="005E37D0">
        <w:fldChar w:fldCharType="end"/>
      </w:r>
    </w:p>
    <w:p w14:paraId="65FAF259" w14:textId="31DF589A"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187E8E">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187E8E">
        <w:rPr>
          <w:noProof/>
        </w:rPr>
        <w:t>328</w:t>
      </w:r>
      <w:r w:rsidRPr="005E37D0">
        <w:fldChar w:fldCharType="end"/>
      </w:r>
    </w:p>
    <w:p w14:paraId="673025DC" w14:textId="377D9564"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187E8E">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187E8E">
        <w:rPr>
          <w:noProof/>
        </w:rPr>
        <w:t>547</w:t>
      </w:r>
      <w:r w:rsidRPr="005E37D0">
        <w:fldChar w:fldCharType="end"/>
      </w:r>
    </w:p>
    <w:p w14:paraId="3D29477B" w14:textId="14AD368F"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187E8E">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187E8E">
        <w:rPr>
          <w:noProof/>
        </w:rPr>
        <w:t>447</w:t>
      </w:r>
      <w:r w:rsidRPr="005E37D0">
        <w:fldChar w:fldCharType="end"/>
      </w:r>
    </w:p>
    <w:p w14:paraId="73A81C5C" w14:textId="000347A0"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187E8E">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187E8E">
        <w:rPr>
          <w:noProof/>
        </w:rPr>
        <w:t>452</w:t>
      </w:r>
      <w:r w:rsidRPr="005E37D0">
        <w:fldChar w:fldCharType="end"/>
      </w:r>
    </w:p>
    <w:p w14:paraId="1354FE18" w14:textId="1D10271C"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187E8E">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187E8E">
        <w:rPr>
          <w:noProof/>
        </w:rPr>
        <w:t>593</w:t>
      </w:r>
      <w:r w:rsidRPr="005E37D0">
        <w:fldChar w:fldCharType="end"/>
      </w:r>
    </w:p>
    <w:p w14:paraId="3EA49E2F" w14:textId="283CFA89"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187E8E">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187E8E">
        <w:rPr>
          <w:noProof/>
        </w:rPr>
        <w:t>462</w:t>
      </w:r>
      <w:r w:rsidRPr="005E37D0">
        <w:fldChar w:fldCharType="end"/>
      </w:r>
    </w:p>
    <w:p w14:paraId="4C554525" w14:textId="07C04CE6"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187E8E">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187E8E">
        <w:rPr>
          <w:noProof/>
        </w:rPr>
        <w:t>464</w:t>
      </w:r>
      <w:r w:rsidRPr="005E37D0">
        <w:fldChar w:fldCharType="end"/>
      </w:r>
    </w:p>
    <w:p w14:paraId="7E4A6EA2" w14:textId="0AB53510"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187E8E">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187E8E">
        <w:rPr>
          <w:noProof/>
        </w:rPr>
        <w:t>598</w:t>
      </w:r>
      <w:r w:rsidRPr="005E37D0">
        <w:fldChar w:fldCharType="end"/>
      </w:r>
    </w:p>
    <w:p w14:paraId="08834706" w14:textId="1C957AE2"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187E8E">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187E8E">
        <w:rPr>
          <w:noProof/>
        </w:rPr>
        <w:t>550</w:t>
      </w:r>
      <w:r w:rsidRPr="005E37D0">
        <w:fldChar w:fldCharType="end"/>
      </w:r>
    </w:p>
    <w:p w14:paraId="2F48628F" w14:textId="07C74EA1"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187E8E">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187E8E">
        <w:rPr>
          <w:noProof/>
        </w:rPr>
        <w:t>330</w:t>
      </w:r>
      <w:r w:rsidRPr="005E37D0">
        <w:fldChar w:fldCharType="end"/>
      </w:r>
    </w:p>
    <w:p w14:paraId="06F9D654" w14:textId="27AF32E8"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187E8E">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187E8E">
        <w:rPr>
          <w:noProof/>
        </w:rPr>
        <w:t>334</w:t>
      </w:r>
      <w:r w:rsidRPr="005E37D0">
        <w:fldChar w:fldCharType="end"/>
      </w:r>
    </w:p>
    <w:p w14:paraId="39A007D8" w14:textId="2432D522"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187E8E">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187E8E">
        <w:rPr>
          <w:noProof/>
        </w:rPr>
        <w:t>554</w:t>
      </w:r>
      <w:r w:rsidRPr="005E37D0">
        <w:fldChar w:fldCharType="end"/>
      </w:r>
    </w:p>
    <w:p w14:paraId="4B59AD34" w14:textId="31D47A31"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187E8E">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187E8E">
        <w:rPr>
          <w:noProof/>
        </w:rPr>
        <w:t>474</w:t>
      </w:r>
      <w:r w:rsidRPr="005E37D0">
        <w:fldChar w:fldCharType="end"/>
      </w:r>
    </w:p>
    <w:p w14:paraId="4A568586" w14:textId="5C8FF3B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187E8E">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187E8E">
        <w:rPr>
          <w:noProof/>
        </w:rPr>
        <w:t>476</w:t>
      </w:r>
      <w:r w:rsidRPr="005E37D0">
        <w:fldChar w:fldCharType="end"/>
      </w:r>
    </w:p>
    <w:p w14:paraId="744D3327" w14:textId="0AF9578D"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187E8E">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187E8E">
        <w:rPr>
          <w:noProof/>
        </w:rPr>
        <w:t>601</w:t>
      </w:r>
      <w:r w:rsidRPr="005E37D0">
        <w:fldChar w:fldCharType="end"/>
      </w:r>
    </w:p>
    <w:p w14:paraId="50B05854" w14:textId="269C71DE"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187E8E">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187E8E">
        <w:rPr>
          <w:noProof/>
        </w:rPr>
        <w:t>486</w:t>
      </w:r>
      <w:r w:rsidRPr="005E37D0">
        <w:fldChar w:fldCharType="end"/>
      </w:r>
    </w:p>
    <w:p w14:paraId="18395D6B" w14:textId="42D5D8C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187E8E">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187E8E">
        <w:rPr>
          <w:noProof/>
        </w:rPr>
        <w:t>488</w:t>
      </w:r>
      <w:r w:rsidRPr="005E37D0">
        <w:fldChar w:fldCharType="end"/>
      </w:r>
    </w:p>
    <w:p w14:paraId="6BC18F9C" w14:textId="12F7B388"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187E8E">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187E8E">
        <w:rPr>
          <w:noProof/>
        </w:rPr>
        <w:t>606</w:t>
      </w:r>
      <w:r w:rsidRPr="005E37D0">
        <w:fldChar w:fldCharType="end"/>
      </w:r>
    </w:p>
    <w:p w14:paraId="7BAF4748" w14:textId="0D695467"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187E8E">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187E8E">
        <w:rPr>
          <w:noProof/>
        </w:rPr>
        <w:t>558</w:t>
      </w:r>
      <w:r w:rsidRPr="005E37D0">
        <w:fldChar w:fldCharType="end"/>
      </w:r>
    </w:p>
    <w:p w14:paraId="0E4E9FDA" w14:textId="60FA7445"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187E8E">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187E8E">
        <w:rPr>
          <w:noProof/>
        </w:rPr>
        <w:t>356</w:t>
      </w:r>
      <w:r w:rsidRPr="005E37D0">
        <w:fldChar w:fldCharType="end"/>
      </w:r>
    </w:p>
    <w:p w14:paraId="79572A0F" w14:textId="4F4BAC32"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187E8E">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187E8E">
        <w:rPr>
          <w:noProof/>
        </w:rPr>
        <w:t>367</w:t>
      </w:r>
      <w:r w:rsidRPr="005E37D0">
        <w:fldChar w:fldCharType="end"/>
      </w:r>
    </w:p>
    <w:p w14:paraId="1FF586AD" w14:textId="63AAE49B"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187E8E">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187E8E">
        <w:rPr>
          <w:noProof/>
        </w:rPr>
        <w:t>562</w:t>
      </w:r>
      <w:r w:rsidRPr="005E37D0">
        <w:fldChar w:fldCharType="end"/>
      </w:r>
    </w:p>
    <w:p w14:paraId="293C4CD4" w14:textId="551E18B5"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187E8E">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187E8E">
        <w:rPr>
          <w:noProof/>
        </w:rPr>
        <w:t>371</w:t>
      </w:r>
      <w:r w:rsidRPr="005E37D0">
        <w:fldChar w:fldCharType="end"/>
      </w:r>
    </w:p>
    <w:p w14:paraId="095C1A6A" w14:textId="405597C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187E8E">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187E8E">
        <w:rPr>
          <w:noProof/>
        </w:rPr>
        <w:t>372</w:t>
      </w:r>
      <w:r w:rsidRPr="005E37D0">
        <w:fldChar w:fldCharType="end"/>
      </w:r>
    </w:p>
    <w:p w14:paraId="2D6E0D3B" w14:textId="6459091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187E8E">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187E8E">
        <w:rPr>
          <w:noProof/>
        </w:rPr>
        <w:t>392</w:t>
      </w:r>
      <w:r w:rsidRPr="005E37D0">
        <w:fldChar w:fldCharType="end"/>
      </w:r>
    </w:p>
    <w:p w14:paraId="71FE572A" w14:textId="669E987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187E8E">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187E8E">
        <w:rPr>
          <w:noProof/>
        </w:rPr>
        <w:t>501</w:t>
      </w:r>
      <w:r w:rsidRPr="005E37D0">
        <w:fldChar w:fldCharType="end"/>
      </w:r>
    </w:p>
    <w:p w14:paraId="4562D214" w14:textId="38EC4FE7"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187E8E">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187E8E">
        <w:rPr>
          <w:noProof/>
        </w:rPr>
        <w:t>503</w:t>
      </w:r>
      <w:r w:rsidRPr="005E37D0">
        <w:fldChar w:fldCharType="end"/>
      </w:r>
    </w:p>
    <w:p w14:paraId="7B2231CA" w14:textId="6189C83E"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187E8E">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187E8E">
        <w:rPr>
          <w:noProof/>
        </w:rPr>
        <w:t>615</w:t>
      </w:r>
      <w:r w:rsidRPr="005E37D0">
        <w:fldChar w:fldCharType="end"/>
      </w:r>
    </w:p>
    <w:p w14:paraId="69DCFB21" w14:textId="5FCFA0B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187E8E">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187E8E">
        <w:rPr>
          <w:noProof/>
        </w:rPr>
        <w:t>510</w:t>
      </w:r>
      <w:r w:rsidRPr="005E37D0">
        <w:fldChar w:fldCharType="end"/>
      </w:r>
    </w:p>
    <w:p w14:paraId="5D9B1ECB" w14:textId="7E92417D"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187E8E">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187E8E">
        <w:rPr>
          <w:noProof/>
        </w:rPr>
        <w:t>515</w:t>
      </w:r>
      <w:r w:rsidRPr="005E37D0">
        <w:fldChar w:fldCharType="end"/>
      </w:r>
    </w:p>
    <w:p w14:paraId="22F92A9D" w14:textId="6C412141"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187E8E">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187E8E">
        <w:rPr>
          <w:noProof/>
        </w:rPr>
        <w:t>620</w:t>
      </w:r>
      <w:r w:rsidRPr="005E37D0">
        <w:fldChar w:fldCharType="end"/>
      </w:r>
    </w:p>
    <w:p w14:paraId="4BE48CD8" w14:textId="679F34E9"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187E8E">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187E8E">
        <w:rPr>
          <w:noProof/>
        </w:rPr>
        <w:t>625</w:t>
      </w:r>
      <w:r w:rsidRPr="005E37D0">
        <w:fldChar w:fldCharType="end"/>
      </w:r>
    </w:p>
    <w:p w14:paraId="19FC2312" w14:textId="5A1D418A"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187E8E">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187E8E">
        <w:rPr>
          <w:noProof/>
        </w:rPr>
        <w:t>627</w:t>
      </w:r>
      <w:r w:rsidRPr="005E37D0">
        <w:fldChar w:fldCharType="end"/>
      </w:r>
    </w:p>
    <w:p w14:paraId="78DA32E4" w14:textId="60C7D622"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187E8E">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187E8E">
        <w:rPr>
          <w:noProof/>
        </w:rPr>
        <w:t>525</w:t>
      </w:r>
      <w:r w:rsidRPr="005E37D0">
        <w:fldChar w:fldCharType="end"/>
      </w:r>
    </w:p>
    <w:p w14:paraId="65DF4E5C" w14:textId="682D270E"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187E8E">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187E8E">
        <w:rPr>
          <w:noProof/>
        </w:rPr>
        <w:t>394</w:t>
      </w:r>
      <w:r w:rsidRPr="005E37D0">
        <w:fldChar w:fldCharType="end"/>
      </w:r>
    </w:p>
    <w:p w14:paraId="42CE113D" w14:textId="415EE91B"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187E8E">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187E8E">
        <w:rPr>
          <w:noProof/>
        </w:rPr>
        <w:t>405</w:t>
      </w:r>
      <w:r w:rsidRPr="005E37D0">
        <w:fldChar w:fldCharType="end"/>
      </w:r>
    </w:p>
    <w:p w14:paraId="767827A0" w14:textId="5E2D7B9E"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187E8E">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187E8E">
        <w:rPr>
          <w:noProof/>
        </w:rPr>
        <w:t>568</w:t>
      </w:r>
      <w:r w:rsidRPr="005E37D0">
        <w:fldChar w:fldCharType="end"/>
      </w:r>
    </w:p>
    <w:p w14:paraId="7A95167D" w14:textId="4DB9260E"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187E8E">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187E8E">
        <w:rPr>
          <w:noProof/>
        </w:rPr>
        <w:t>411</w:t>
      </w:r>
      <w:r w:rsidRPr="005E37D0">
        <w:fldChar w:fldCharType="end"/>
      </w:r>
    </w:p>
    <w:p w14:paraId="448CB2DE" w14:textId="28993666"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187E8E">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187E8E">
        <w:rPr>
          <w:noProof/>
        </w:rPr>
        <w:t>576</w:t>
      </w:r>
      <w:r w:rsidRPr="005E37D0">
        <w:fldChar w:fldCharType="end"/>
      </w:r>
    </w:p>
    <w:p w14:paraId="64B6D96B" w14:textId="6E5C524E"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187E8E">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187E8E">
        <w:rPr>
          <w:noProof/>
        </w:rPr>
        <w:t>444</w:t>
      </w:r>
      <w:r w:rsidRPr="005E37D0">
        <w:fldChar w:fldCharType="end"/>
      </w:r>
    </w:p>
    <w:p w14:paraId="55BFD7DA" w14:textId="0719F41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187E8E">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187E8E">
        <w:rPr>
          <w:noProof/>
        </w:rPr>
        <w:t>55</w:t>
      </w:r>
      <w:r w:rsidRPr="005E37D0">
        <w:fldChar w:fldCharType="end"/>
      </w:r>
    </w:p>
    <w:p w14:paraId="3BC8BB4F" w14:textId="08F6BAA7"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187E8E">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187E8E">
        <w:rPr>
          <w:noProof/>
        </w:rPr>
        <w:t>6</w:t>
      </w:r>
      <w:r w:rsidRPr="005E37D0">
        <w:fldChar w:fldCharType="end"/>
      </w:r>
    </w:p>
    <w:p w14:paraId="1EC69BDE" w14:textId="77777777" w:rsidR="00E60591" w:rsidRDefault="00E60591" w:rsidP="00E60591">
      <w:pPr>
        <w:pStyle w:val="Heading3"/>
      </w:pPr>
      <w:bookmarkStart w:id="1113" w:name="_Ref452619392"/>
      <w:bookmarkStart w:id="1114" w:name="_Toc479145647"/>
      <w:r>
        <w:lastRenderedPageBreak/>
        <w:t>The December or Koiak Canticle</w:t>
      </w:r>
      <w:bookmarkEnd w:id="1113"/>
      <w:bookmarkEnd w:id="1114"/>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5"/>
      <w:r>
        <w:t>102</w:t>
      </w:r>
      <w:commentRangeEnd w:id="1115"/>
      <w:r>
        <w:rPr>
          <w:rStyle w:val="CommentReference"/>
          <w:rFonts w:eastAsiaTheme="minorHAnsi" w:cstheme="minorBidi"/>
          <w:color w:val="auto"/>
          <w:lang w:val="en-CA"/>
        </w:rPr>
        <w:commentReference w:id="1115"/>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6" w:name="_Ref452619413"/>
      <w:bookmarkStart w:id="1117" w:name="_Toc479145648"/>
      <w:r>
        <w:t>Psali Before the First Canticle (Agios O Theos)</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8" w:name="_Ref452619578"/>
      <w:bookmarkStart w:id="1119" w:name="_Toc479145649"/>
      <w:r>
        <w:rPr>
          <w:sz w:val="24"/>
        </w:rPr>
        <w:lastRenderedPageBreak/>
        <w:t>Psali Adam After the First Canticle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20" w:name="_Ref452619819"/>
      <w:bookmarkStart w:id="1121" w:name="_Toc479145650"/>
      <w:r>
        <w:rPr>
          <w:sz w:val="24"/>
        </w:rPr>
        <w:t>Psali Adam On (Before) the Second Canticle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2" w:name="_Ref435645565"/>
      <w:bookmarkStart w:id="1123" w:name="_Toc479145651"/>
      <w:r>
        <w:rPr>
          <w:sz w:val="24"/>
        </w:rPr>
        <w:t>Psali Adam After the</w:t>
      </w:r>
      <w:r>
        <w:t xml:space="preserve"> Second Cantilce</w:t>
      </w:r>
      <w:bookmarkEnd w:id="1122"/>
      <w:bookmarkEnd w:id="1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4" w:name="_Ref452620167"/>
      <w:bookmarkStart w:id="1125" w:name="_Toc479145652"/>
      <w:bookmarkStart w:id="1126" w:name="_Ref435645593"/>
      <w:r>
        <w:t>The Psali Adam On (Before) the Third Canticle</w:t>
      </w:r>
      <w:bookmarkEnd w:id="1124"/>
      <w:bookmarkEnd w:id="11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7" w:name="_Ref452620325"/>
      <w:bookmarkStart w:id="1128" w:name="_Toc479145653"/>
      <w:r>
        <w:t>Psali Batos</w:t>
      </w:r>
      <w:r>
        <w:rPr>
          <w:lang w:val="en-US"/>
        </w:rPr>
        <w:t xml:space="preserve"> On (After) the Third Canticle</w:t>
      </w:r>
      <w:bookmarkEnd w:id="1126"/>
      <w:bookmarkEnd w:id="1127"/>
      <w:bookmarkEnd w:id="1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9" w:name="_Ref452620881"/>
      <w:bookmarkStart w:id="1130" w:name="_Toc479145654"/>
      <w:r>
        <w:lastRenderedPageBreak/>
        <w:t>Hymn on the Sunday Psali</w:t>
      </w:r>
      <w:bookmarkEnd w:id="1129"/>
      <w:bookmarkEnd w:id="1130"/>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1" w:name="_Ref452620856"/>
      <w:bookmarkStart w:id="1132" w:name="_Toc479145655"/>
      <w:r>
        <w:t>Interpretation on (After) the Sunday Theotokia Part 1</w:t>
      </w:r>
      <w:bookmarkEnd w:id="1131"/>
      <w:bookmarkEnd w:id="1132"/>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3" w:name="_Toc479145656"/>
      <w:r>
        <w:t>Interpretation on (After) the Sunday Theotokia Part 2</w:t>
      </w:r>
      <w:bookmarkEnd w:id="1133"/>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4" w:name="_Toc479145657"/>
      <w:r>
        <w:t>Interpretation on (After) the Sunday Theotokia Part 3</w:t>
      </w:r>
      <w:bookmarkEnd w:id="1134"/>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5" w:name="_Toc479145658"/>
      <w:r>
        <w:t>Interpretation on (After) the Sunday Theotokia Part 4</w:t>
      </w:r>
      <w:bookmarkEnd w:id="1135"/>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6" w:name="_Toc479145659"/>
      <w:r>
        <w:t>Interpretation on (After) the Sunday Theotokia Part 5</w:t>
      </w:r>
      <w:bookmarkEnd w:id="1136"/>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7" w:name="_Toc479145660"/>
      <w:r>
        <w:lastRenderedPageBreak/>
        <w:t>Interpretation on (After) the Sunday Theotokia Part 6</w:t>
      </w:r>
      <w:bookmarkEnd w:id="1137"/>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8" w:name="_Toc479145661"/>
      <w:r>
        <w:t>Interpretation on (After) the Sunday Theotokia Part 7 (modern)</w:t>
      </w:r>
      <w:bookmarkEnd w:id="1138"/>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9" w:name="_Ref452619669"/>
      <w:bookmarkStart w:id="1140" w:name="_Toc479145662"/>
      <w:r>
        <w:t>Hymn on the Monday Theotokia</w:t>
      </w:r>
      <w:bookmarkEnd w:id="1139"/>
      <w:bookmarkEnd w:id="1140"/>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1" w:name="_Ref452619779"/>
      <w:bookmarkStart w:id="1142" w:name="_Toc479145663"/>
      <w:r>
        <w:t>Hymn on the Tuesday Theotokia</w:t>
      </w:r>
      <w:bookmarkEnd w:id="1141"/>
      <w:bookmarkEnd w:id="1142"/>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3" w:name="_Ref452620017"/>
      <w:bookmarkStart w:id="1144" w:name="_Toc479145664"/>
      <w:r>
        <w:t>Hymn on the Wednesday Theotokia</w:t>
      </w:r>
      <w:bookmarkEnd w:id="1143"/>
      <w:bookmarkEnd w:id="1144"/>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5" w:name="_Ref435645467"/>
      <w:bookmarkStart w:id="1146" w:name="_Toc479145665"/>
      <w:r>
        <w:t>Hymn on the Thursday Theotokia (The Fiery Bush)</w:t>
      </w:r>
      <w:bookmarkEnd w:id="1145"/>
      <w:bookmarkEnd w:id="1146"/>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7" w:name="_Ref452620495"/>
      <w:bookmarkStart w:id="1148" w:name="_Toc479145666"/>
      <w:r>
        <w:lastRenderedPageBreak/>
        <w:t>Hymn on the Friday Theotokia</w:t>
      </w:r>
      <w:bookmarkEnd w:id="1147"/>
      <w:bookmarkEnd w:id="1148"/>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9" w:name="_Ref452620614"/>
      <w:bookmarkStart w:id="1150" w:name="_Toc479145667"/>
      <w:r>
        <w:lastRenderedPageBreak/>
        <w:t>Hymn on the Saturday Theotokia</w:t>
      </w:r>
      <w:bookmarkEnd w:id="1149"/>
      <w:bookmarkEnd w:id="1150"/>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1" w:name="_Ref452620695"/>
      <w:bookmarkStart w:id="1152" w:name="_Toc479145668"/>
      <w:r>
        <w:t>The First Batos Lobsh</w:t>
      </w:r>
      <w:bookmarkEnd w:id="1151"/>
      <w:bookmarkEnd w:id="1152"/>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3" w:name="_Ref452620704"/>
      <w:bookmarkStart w:id="1154" w:name="_Toc479145669"/>
      <w:r>
        <w:t>The Second Batos Lobsh</w:t>
      </w:r>
      <w:bookmarkEnd w:id="1153"/>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5" w:name="_Toc485108579"/>
      <w:r>
        <w:lastRenderedPageBreak/>
        <w:t>Hymns for Paschaltide</w:t>
      </w:r>
      <w:bookmarkEnd w:id="1155"/>
    </w:p>
    <w:p w14:paraId="2C608A8F" w14:textId="77777777" w:rsidR="00E60591" w:rsidRDefault="00E60591" w:rsidP="00E60591">
      <w:pPr>
        <w:pStyle w:val="Heading4"/>
      </w:pPr>
      <w:bookmarkStart w:id="1156" w:name="_Ref479160157"/>
      <w:bookmarkStart w:id="1157" w:name="_Ref479145548"/>
      <w:r>
        <w:t>The Paschal Canticle</w:t>
      </w:r>
      <w:bookmarkEnd w:id="1156"/>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8" w:name="_Ref479318422"/>
      <w:r>
        <w:lastRenderedPageBreak/>
        <w:t>Psali Batos After the Second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9" w:name="_Ref479318514"/>
      <w:r>
        <w:lastRenderedPageBreak/>
        <w:t>Psali Adam After the Third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60" w:name="_Ref482774011"/>
      <w:r>
        <w:t>Psali Adam After the Fourth Canticle</w:t>
      </w:r>
      <w:bookmarkEnd w:id="1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1" w:name="_Toc485108580"/>
      <w:bookmarkStart w:id="1162" w:name="_Ref485108863"/>
      <w:bookmarkStart w:id="1163" w:name="_Ref485108869"/>
      <w:bookmarkStart w:id="1164" w:name="_Ref485115314"/>
      <w:bookmarkStart w:id="1165" w:name="_Ref485115323"/>
      <w:r>
        <w:lastRenderedPageBreak/>
        <w:t>The Raising of Incense</w:t>
      </w:r>
      <w:bookmarkEnd w:id="1108"/>
      <w:bookmarkEnd w:id="1109"/>
      <w:bookmarkEnd w:id="1161"/>
      <w:bookmarkEnd w:id="1162"/>
      <w:bookmarkEnd w:id="1163"/>
      <w:bookmarkEnd w:id="1164"/>
      <w:bookmarkEnd w:id="116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6"/>
      <w:r>
        <w:t>Morning</w:t>
      </w:r>
      <w:commentRangeEnd w:id="1166"/>
      <w:r>
        <w:rPr>
          <w:rStyle w:val="CommentReference"/>
          <w:rFonts w:eastAsiaTheme="minorHAnsi" w:cstheme="minorBidi"/>
          <w:b w:val="0"/>
          <w:bCs w:val="0"/>
        </w:rPr>
        <w:commentReference w:id="116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7" w:name="ThanksgivingIncense"/>
      <w:r>
        <w:lastRenderedPageBreak/>
        <w:t>The Prayer of Thanksgiving</w:t>
      </w:r>
    </w:p>
    <w:bookmarkEnd w:id="116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5FF5FF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187E8E">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187E8E">
        <w:rPr>
          <w:noProof/>
        </w:rPr>
        <w:t>177</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8" w:name="_Ref435789344"/>
      <w:bookmarkStart w:id="1169" w:name="VersesCymbals"/>
      <w:r>
        <w:t>The Verses of the Cymbals</w:t>
      </w:r>
      <w:bookmarkEnd w:id="1168"/>
    </w:p>
    <w:bookmarkEnd w:id="116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70"/>
            <w:r w:rsidRPr="007425E1">
              <w:t xml:space="preserve">May </w:t>
            </w:r>
            <w:commentRangeEnd w:id="1170"/>
            <w:r>
              <w:rPr>
                <w:rStyle w:val="CommentReference"/>
                <w:rFonts w:eastAsiaTheme="minorHAnsi" w:cstheme="minorBidi"/>
                <w:color w:val="auto"/>
                <w:lang w:val="en-CA"/>
              </w:rPr>
              <w:commentReference w:id="117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1" w:name="PrayerDeparted"/>
      <w:r>
        <w:t>The Prayer for the Departed</w:t>
      </w:r>
    </w:p>
    <w:bookmarkEnd w:id="117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2"/>
      <w:r>
        <w:t xml:space="preserve"> </w:t>
      </w:r>
      <w:commentRangeEnd w:id="1172"/>
      <w:r>
        <w:rPr>
          <w:rStyle w:val="CommentReference"/>
          <w:lang w:val="en-CA"/>
        </w:rPr>
        <w:commentReference w:id="1172"/>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3"/>
      <w:r>
        <w:t xml:space="preserve"> </w:t>
      </w:r>
      <w:commentRangeEnd w:id="1173"/>
      <w:r>
        <w:rPr>
          <w:rStyle w:val="CommentReference"/>
          <w:lang w:val="en-CA"/>
        </w:rPr>
        <w:commentReference w:id="1173"/>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4"/>
      <w:r>
        <w:t>You</w:t>
      </w:r>
      <w:commentRangeEnd w:id="1174"/>
      <w:r>
        <w:rPr>
          <w:rStyle w:val="CommentReference"/>
          <w:lang w:val="en-CA"/>
        </w:rPr>
        <w:commentReference w:id="1174"/>
      </w:r>
      <w:r>
        <w:t>, with Him, and the Holy Spirit, the Giver of Life, Who is of One Essence with You, now, and at all times, and unto the age of all ages. Amen.</w:t>
      </w:r>
    </w:p>
    <w:p w14:paraId="651763CC" w14:textId="61DF5C01"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187E8E">
        <w:rPr>
          <w:noProof/>
        </w:rPr>
        <w:t>177</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5" w:name="_Ref435789903"/>
      <w:r>
        <w:rPr>
          <w:lang w:val="en-GB"/>
        </w:rPr>
        <w:lastRenderedPageBreak/>
        <w:t>Graciously Accord</w:t>
      </w:r>
      <w:bookmarkEnd w:id="117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6" w:name="_Ref435789927"/>
      <w:bookmarkStart w:id="117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8"/>
      <w:r>
        <w:rPr>
          <w:lang w:val="en-GB"/>
        </w:rPr>
        <w:t xml:space="preserve">to </w:t>
      </w:r>
      <w:commentRangeEnd w:id="1178"/>
      <w:r>
        <w:rPr>
          <w:rStyle w:val="CommentReference"/>
          <w:lang w:val="en-CA"/>
        </w:rPr>
        <w:commentReference w:id="117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9" w:name="_Ref442856274"/>
      <w:r>
        <w:t>The Gloria</w:t>
      </w:r>
      <w:bookmarkEnd w:id="1176"/>
      <w:bookmarkEnd w:id="117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80" w:name="_Ref435789969"/>
      <w:bookmarkEnd w:id="117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1" w:name="_Ref442856358"/>
      <w:r>
        <w:t>The Trisagion</w:t>
      </w:r>
      <w:bookmarkEnd w:id="1180"/>
      <w:bookmarkEnd w:id="118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2" w:name="_Ref442856453"/>
      <w:r>
        <w:t>Hail to You</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3" w:name="_Ref434477171"/>
      <w:r>
        <w:t>The Introduction to the Doxologies</w:t>
      </w:r>
      <w:bookmarkEnd w:id="118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4" w:name="_Ref435799700"/>
      <w:r>
        <w:lastRenderedPageBreak/>
        <w:t>The Doxologies</w:t>
      </w:r>
      <w:bookmarkEnd w:id="118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5" w:name="_Ref434487836"/>
      <w:r>
        <w:t>The Evening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6" w:name="_Ref434487846"/>
      <w:r>
        <w:t>The Morning Doxology of the Virgin</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7"/>
            <w:r>
              <w:t xml:space="preserve">declared </w:t>
            </w:r>
            <w:commentRangeEnd w:id="1187"/>
            <w:r>
              <w:rPr>
                <w:rStyle w:val="CommentReference"/>
                <w:rFonts w:ascii="Times New Roman" w:eastAsiaTheme="minorHAnsi" w:hAnsi="Times New Roman" w:cstheme="minorBidi"/>
                <w:color w:val="auto"/>
              </w:rPr>
              <w:commentReference w:id="118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8"/>
            <w:r>
              <w:t xml:space="preserve">Good New </w:t>
            </w:r>
            <w:commentRangeEnd w:id="1188"/>
            <w:r>
              <w:rPr>
                <w:rStyle w:val="CommentReference"/>
                <w:rFonts w:ascii="Times New Roman" w:eastAsiaTheme="minorHAnsi" w:hAnsi="Times New Roman" w:cstheme="minorBidi"/>
                <w:color w:val="auto"/>
              </w:rPr>
              <w:commentReference w:id="118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9"/>
            <w:r>
              <w:t>Be our advocate</w:t>
            </w:r>
            <w:commentRangeEnd w:id="1189"/>
            <w:r>
              <w:rPr>
                <w:rStyle w:val="CommentReference"/>
                <w:rFonts w:ascii="Times New Roman" w:eastAsiaTheme="minorHAnsi" w:hAnsi="Times New Roman" w:cstheme="minorBidi"/>
                <w:color w:val="auto"/>
              </w:rPr>
              <w:commentReference w:id="118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90"/>
            <w:r>
              <w:t>Mary</w:t>
            </w:r>
            <w:commentRangeEnd w:id="1190"/>
            <w:r>
              <w:rPr>
                <w:rStyle w:val="CommentReference"/>
                <w:rFonts w:ascii="Times New Roman" w:eastAsiaTheme="minorHAnsi" w:hAnsi="Times New Roman" w:cstheme="minorBidi"/>
                <w:color w:val="auto"/>
              </w:rPr>
              <w:commentReference w:id="119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1" w:name="_Ref435799710"/>
      <w:r>
        <w:lastRenderedPageBreak/>
        <w:t>The Orthodox Creed</w:t>
      </w:r>
      <w:bookmarkEnd w:id="119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2" w:name="_Ref442856751"/>
      <w:r>
        <w:t>God Have mercy upon us</w:t>
      </w:r>
      <w:bookmarkEnd w:id="119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3"/>
      <w:r>
        <w:t>God</w:t>
      </w:r>
      <w:commentRangeEnd w:id="1193"/>
      <w:r>
        <w:rPr>
          <w:rStyle w:val="CommentReference"/>
          <w:lang w:val="en-CA"/>
        </w:rPr>
        <w:commentReference w:id="119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4" w:name="_Ref442856856"/>
      <w:r>
        <w:lastRenderedPageBreak/>
        <w:t>The Prayer for the Gospel</w:t>
      </w:r>
      <w:bookmarkEnd w:id="119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5" w:name="_Ref442870575"/>
      <w:r>
        <w:t>The Gospel Response</w:t>
      </w:r>
      <w:bookmarkEnd w:id="119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6" w:name="_Ref442870289"/>
      <w:r>
        <w:t>The Absolutions</w:t>
      </w:r>
      <w:bookmarkEnd w:id="119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97" w:name="_Ref448228543"/>
      <w:bookmarkStart w:id="1198" w:name="_Ref448228546"/>
      <w:bookmarkStart w:id="1199" w:name="_Ref448471804"/>
      <w:bookmarkStart w:id="1200" w:name="_Toc485108581"/>
      <w:r>
        <w:lastRenderedPageBreak/>
        <w:t>The Book of Psalis and Doxologies</w:t>
      </w:r>
      <w:bookmarkEnd w:id="225"/>
      <w:bookmarkEnd w:id="226"/>
      <w:bookmarkEnd w:id="227"/>
      <w:bookmarkEnd w:id="1197"/>
      <w:bookmarkEnd w:id="1198"/>
      <w:bookmarkEnd w:id="1199"/>
      <w:bookmarkEnd w:id="1200"/>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108582"/>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1745D139" w14:textId="77777777" w:rsidR="00187E8E"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187E8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187E8E">
        <w:t xml:space="preserve">See the Doxologies, Psali, and Theotokia for the Virgin. See August 9 / Mesori 16: The Assumption of the Virgin, page </w:t>
      </w:r>
      <w:r w:rsidR="00187E8E">
        <w:rPr>
          <w:noProof/>
        </w:rPr>
        <w:t>1077</w:t>
      </w:r>
      <w:r w:rsidR="00187E8E">
        <w:t>.</w:t>
      </w:r>
    </w:p>
    <w:p w14:paraId="066A4290" w14:textId="0DDF78FA" w:rsidR="00AF6D10" w:rsidRPr="00AF6D10" w:rsidRDefault="00187E8E"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981</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39AABB17"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131ECE">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131ECE">
        <w:rPr>
          <w:noProof/>
        </w:rPr>
        <w:t>944</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C41FAA"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131ECE">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131ECE">
        <w:rPr>
          <w:noProof/>
        </w:rPr>
        <w:t>950</w:t>
      </w:r>
      <w:r w:rsidR="00131ECE">
        <w:fldChar w:fldCharType="end"/>
      </w:r>
      <w:r>
        <w:t xml:space="preserve">, and </w:t>
      </w:r>
      <w:r w:rsidR="00191A26">
        <w:fldChar w:fldCharType="begin"/>
      </w:r>
      <w:r w:rsidR="00191A26">
        <w:instrText xml:space="preserve"> REF _Ref434490368 \h </w:instrText>
      </w:r>
      <w:r w:rsidR="00191A26">
        <w:fldChar w:fldCharType="separate"/>
      </w:r>
      <w:r w:rsidR="00187E8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87E8E">
        <w:rPr>
          <w:noProof/>
        </w:rPr>
        <w:t>950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15491161"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187E8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187E8E">
        <w:rPr>
          <w:lang w:val="en-US"/>
        </w:rPr>
        <w:t>July 2 / Epip 8: St. Pishoy</w:t>
      </w:r>
      <w:r>
        <w:fldChar w:fldCharType="end"/>
      </w:r>
      <w:r>
        <w:t xml:space="preserve">, page </w:t>
      </w:r>
      <w:r>
        <w:fldChar w:fldCharType="begin"/>
      </w:r>
      <w:r>
        <w:instrText xml:space="preserve"> PAGEREF _Ref434490783 \h </w:instrText>
      </w:r>
      <w:r>
        <w:fldChar w:fldCharType="separate"/>
      </w:r>
      <w:r w:rsidR="00187E8E">
        <w:rPr>
          <w:noProof/>
        </w:rPr>
        <w:t>1054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6AFE8019"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87E8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87E8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87E8E">
        <w:rPr>
          <w:noProof/>
        </w:rPr>
        <w:t>986</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87E8E">
        <w:rPr>
          <w:noProof/>
        </w:rPr>
        <w:t>988</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108583"/>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1056BD5D" w14:textId="167AC0DF" w:rsidR="00187E8E"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108611" w:history="1">
            <w:r w:rsidR="00187E8E" w:rsidRPr="00D32CBB">
              <w:rPr>
                <w:rStyle w:val="Hyperlink"/>
                <w:noProof/>
              </w:rPr>
              <w:t>August 29 (30) / Tho-out 1: Ecclesiastical New Year: Nairouz</w:t>
            </w:r>
            <w:r w:rsidR="00187E8E">
              <w:rPr>
                <w:noProof/>
                <w:webHidden/>
              </w:rPr>
              <w:tab/>
            </w:r>
            <w:r w:rsidR="00187E8E">
              <w:rPr>
                <w:noProof/>
                <w:webHidden/>
              </w:rPr>
              <w:fldChar w:fldCharType="begin"/>
            </w:r>
            <w:r w:rsidR="00187E8E">
              <w:rPr>
                <w:noProof/>
                <w:webHidden/>
              </w:rPr>
              <w:instrText xml:space="preserve"> PAGEREF _Toc485108611 \h </w:instrText>
            </w:r>
            <w:r w:rsidR="00187E8E">
              <w:rPr>
                <w:noProof/>
                <w:webHidden/>
              </w:rPr>
            </w:r>
            <w:r w:rsidR="00187E8E">
              <w:rPr>
                <w:noProof/>
                <w:webHidden/>
              </w:rPr>
              <w:fldChar w:fldCharType="separate"/>
            </w:r>
            <w:r w:rsidR="00187E8E">
              <w:rPr>
                <w:noProof/>
                <w:webHidden/>
              </w:rPr>
              <w:t>956</w:t>
            </w:r>
            <w:r w:rsidR="00187E8E">
              <w:rPr>
                <w:noProof/>
                <w:webHidden/>
              </w:rPr>
              <w:fldChar w:fldCharType="end"/>
            </w:r>
          </w:hyperlink>
        </w:p>
        <w:p w14:paraId="6AAB4477" w14:textId="359A0A0C" w:rsidR="00187E8E" w:rsidRDefault="004942E9">
          <w:pPr>
            <w:pStyle w:val="TOC3"/>
            <w:tabs>
              <w:tab w:val="right" w:leader="dot" w:pos="8846"/>
            </w:tabs>
            <w:rPr>
              <w:rFonts w:asciiTheme="minorHAnsi" w:eastAsiaTheme="minorEastAsia" w:hAnsiTheme="minorHAnsi"/>
              <w:noProof/>
              <w:sz w:val="22"/>
              <w:lang w:val="en-US"/>
            </w:rPr>
          </w:pPr>
          <w:hyperlink w:anchor="_Toc485108612" w:history="1">
            <w:r w:rsidR="00187E8E" w:rsidRPr="00D32CBB">
              <w:rPr>
                <w:rStyle w:val="Hyperlink"/>
                <w:noProof/>
              </w:rPr>
              <w:t>August 29 (30) / Tho-out 1: Also the Martyrdom of St. Bartholomew the Apostle</w:t>
            </w:r>
            <w:r w:rsidR="00187E8E">
              <w:rPr>
                <w:noProof/>
                <w:webHidden/>
              </w:rPr>
              <w:tab/>
            </w:r>
            <w:r w:rsidR="00187E8E">
              <w:rPr>
                <w:noProof/>
                <w:webHidden/>
              </w:rPr>
              <w:fldChar w:fldCharType="begin"/>
            </w:r>
            <w:r w:rsidR="00187E8E">
              <w:rPr>
                <w:noProof/>
                <w:webHidden/>
              </w:rPr>
              <w:instrText xml:space="preserve"> PAGEREF _Toc485108612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476E8576" w14:textId="11A9F16B" w:rsidR="00187E8E" w:rsidRDefault="004942E9">
          <w:pPr>
            <w:pStyle w:val="TOC3"/>
            <w:tabs>
              <w:tab w:val="right" w:leader="dot" w:pos="8846"/>
            </w:tabs>
            <w:rPr>
              <w:rFonts w:asciiTheme="minorHAnsi" w:eastAsiaTheme="minorEastAsia" w:hAnsiTheme="minorHAnsi"/>
              <w:noProof/>
              <w:sz w:val="22"/>
              <w:lang w:val="en-US"/>
            </w:rPr>
          </w:pPr>
          <w:hyperlink w:anchor="_Toc485108613" w:history="1">
            <w:r w:rsidR="00187E8E" w:rsidRPr="00D32CBB">
              <w:rPr>
                <w:rStyle w:val="Hyperlink"/>
                <w:noProof/>
              </w:rPr>
              <w:t>August 30 (31) / Tho-out 2: Martyrdom of St. John the Baptist</w:t>
            </w:r>
            <w:r w:rsidR="00187E8E">
              <w:rPr>
                <w:noProof/>
                <w:webHidden/>
              </w:rPr>
              <w:tab/>
            </w:r>
            <w:r w:rsidR="00187E8E">
              <w:rPr>
                <w:noProof/>
                <w:webHidden/>
              </w:rPr>
              <w:fldChar w:fldCharType="begin"/>
            </w:r>
            <w:r w:rsidR="00187E8E">
              <w:rPr>
                <w:noProof/>
                <w:webHidden/>
              </w:rPr>
              <w:instrText xml:space="preserve"> PAGEREF _Toc485108613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7602DFD9" w14:textId="7E189E62" w:rsidR="00187E8E" w:rsidRDefault="004942E9">
          <w:pPr>
            <w:pStyle w:val="TOC3"/>
            <w:tabs>
              <w:tab w:val="right" w:leader="dot" w:pos="8846"/>
            </w:tabs>
            <w:rPr>
              <w:rFonts w:asciiTheme="minorHAnsi" w:eastAsiaTheme="minorEastAsia" w:hAnsiTheme="minorHAnsi"/>
              <w:noProof/>
              <w:sz w:val="22"/>
              <w:lang w:val="en-US"/>
            </w:rPr>
          </w:pPr>
          <w:hyperlink w:anchor="_Toc485108614" w:history="1">
            <w:r w:rsidR="00187E8E" w:rsidRPr="00D32CBB">
              <w:rPr>
                <w:rStyle w:val="Hyperlink"/>
                <w:noProof/>
              </w:rPr>
              <w:t>September 1 (2) / Tho-out 4: St. Verena</w:t>
            </w:r>
            <w:r w:rsidR="00187E8E">
              <w:rPr>
                <w:noProof/>
                <w:webHidden/>
              </w:rPr>
              <w:tab/>
            </w:r>
            <w:r w:rsidR="00187E8E">
              <w:rPr>
                <w:noProof/>
                <w:webHidden/>
              </w:rPr>
              <w:fldChar w:fldCharType="begin"/>
            </w:r>
            <w:r w:rsidR="00187E8E">
              <w:rPr>
                <w:noProof/>
                <w:webHidden/>
              </w:rPr>
              <w:instrText xml:space="preserve"> PAGEREF _Toc485108614 \h </w:instrText>
            </w:r>
            <w:r w:rsidR="00187E8E">
              <w:rPr>
                <w:noProof/>
                <w:webHidden/>
              </w:rPr>
            </w:r>
            <w:r w:rsidR="00187E8E">
              <w:rPr>
                <w:noProof/>
                <w:webHidden/>
              </w:rPr>
              <w:fldChar w:fldCharType="separate"/>
            </w:r>
            <w:r w:rsidR="00187E8E">
              <w:rPr>
                <w:noProof/>
                <w:webHidden/>
              </w:rPr>
              <w:t>970</w:t>
            </w:r>
            <w:r w:rsidR="00187E8E">
              <w:rPr>
                <w:noProof/>
                <w:webHidden/>
              </w:rPr>
              <w:fldChar w:fldCharType="end"/>
            </w:r>
          </w:hyperlink>
        </w:p>
        <w:p w14:paraId="67527BD2" w14:textId="1060EC72" w:rsidR="00187E8E" w:rsidRDefault="004942E9">
          <w:pPr>
            <w:pStyle w:val="TOC3"/>
            <w:tabs>
              <w:tab w:val="right" w:leader="dot" w:pos="8846"/>
            </w:tabs>
            <w:rPr>
              <w:rFonts w:asciiTheme="minorHAnsi" w:eastAsiaTheme="minorEastAsia" w:hAnsiTheme="minorHAnsi"/>
              <w:noProof/>
              <w:sz w:val="22"/>
              <w:lang w:val="en-US"/>
            </w:rPr>
          </w:pPr>
          <w:hyperlink w:anchor="_Toc485108615" w:history="1">
            <w:r w:rsidR="00187E8E" w:rsidRPr="00D32CBB">
              <w:rPr>
                <w:rStyle w:val="Hyperlink"/>
                <w:noProof/>
              </w:rPr>
              <w:t>September 3 (4) / Tho-out 6: St. Phoebe the Protodeaconess</w:t>
            </w:r>
            <w:r w:rsidR="00187E8E">
              <w:rPr>
                <w:noProof/>
                <w:webHidden/>
              </w:rPr>
              <w:tab/>
            </w:r>
            <w:r w:rsidR="00187E8E">
              <w:rPr>
                <w:noProof/>
                <w:webHidden/>
              </w:rPr>
              <w:fldChar w:fldCharType="begin"/>
            </w:r>
            <w:r w:rsidR="00187E8E">
              <w:rPr>
                <w:noProof/>
                <w:webHidden/>
              </w:rPr>
              <w:instrText xml:space="preserve"> PAGEREF _Toc485108615 \h </w:instrText>
            </w:r>
            <w:r w:rsidR="00187E8E">
              <w:rPr>
                <w:noProof/>
                <w:webHidden/>
              </w:rPr>
            </w:r>
            <w:r w:rsidR="00187E8E">
              <w:rPr>
                <w:noProof/>
                <w:webHidden/>
              </w:rPr>
              <w:fldChar w:fldCharType="separate"/>
            </w:r>
            <w:r w:rsidR="00187E8E">
              <w:rPr>
                <w:noProof/>
                <w:webHidden/>
              </w:rPr>
              <w:t>972</w:t>
            </w:r>
            <w:r w:rsidR="00187E8E">
              <w:rPr>
                <w:noProof/>
                <w:webHidden/>
              </w:rPr>
              <w:fldChar w:fldCharType="end"/>
            </w:r>
          </w:hyperlink>
        </w:p>
        <w:p w14:paraId="62650805" w14:textId="359FF384" w:rsidR="00187E8E" w:rsidRDefault="004942E9">
          <w:pPr>
            <w:pStyle w:val="TOC3"/>
            <w:tabs>
              <w:tab w:val="right" w:leader="dot" w:pos="8846"/>
            </w:tabs>
            <w:rPr>
              <w:rFonts w:asciiTheme="minorHAnsi" w:eastAsiaTheme="minorEastAsia" w:hAnsiTheme="minorHAnsi"/>
              <w:noProof/>
              <w:sz w:val="22"/>
              <w:lang w:val="en-US"/>
            </w:rPr>
          </w:pPr>
          <w:hyperlink w:anchor="_Toc485108616" w:history="1">
            <w:r w:rsidR="00187E8E" w:rsidRPr="00D32CBB">
              <w:rPr>
                <w:rStyle w:val="Hyperlink"/>
                <w:noProof/>
              </w:rPr>
              <w:t>September 4 (5) / Tho-out 7: St. Dioscorus</w:t>
            </w:r>
            <w:r w:rsidR="00187E8E">
              <w:rPr>
                <w:noProof/>
                <w:webHidden/>
              </w:rPr>
              <w:tab/>
            </w:r>
            <w:r w:rsidR="00187E8E">
              <w:rPr>
                <w:noProof/>
                <w:webHidden/>
              </w:rPr>
              <w:fldChar w:fldCharType="begin"/>
            </w:r>
            <w:r w:rsidR="00187E8E">
              <w:rPr>
                <w:noProof/>
                <w:webHidden/>
              </w:rPr>
              <w:instrText xml:space="preserve"> PAGEREF _Toc485108616 \h </w:instrText>
            </w:r>
            <w:r w:rsidR="00187E8E">
              <w:rPr>
                <w:noProof/>
                <w:webHidden/>
              </w:rPr>
            </w:r>
            <w:r w:rsidR="00187E8E">
              <w:rPr>
                <w:noProof/>
                <w:webHidden/>
              </w:rPr>
              <w:fldChar w:fldCharType="separate"/>
            </w:r>
            <w:r w:rsidR="00187E8E">
              <w:rPr>
                <w:noProof/>
                <w:webHidden/>
              </w:rPr>
              <w:t>973</w:t>
            </w:r>
            <w:r w:rsidR="00187E8E">
              <w:rPr>
                <w:noProof/>
                <w:webHidden/>
              </w:rPr>
              <w:fldChar w:fldCharType="end"/>
            </w:r>
          </w:hyperlink>
        </w:p>
        <w:p w14:paraId="58F194C3" w14:textId="3674DC90" w:rsidR="00187E8E" w:rsidRDefault="004942E9">
          <w:pPr>
            <w:pStyle w:val="TOC3"/>
            <w:tabs>
              <w:tab w:val="right" w:leader="dot" w:pos="8846"/>
            </w:tabs>
            <w:rPr>
              <w:rFonts w:asciiTheme="minorHAnsi" w:eastAsiaTheme="minorEastAsia" w:hAnsiTheme="minorHAnsi"/>
              <w:noProof/>
              <w:sz w:val="22"/>
              <w:lang w:val="en-US"/>
            </w:rPr>
          </w:pPr>
          <w:hyperlink w:anchor="_Toc485108617" w:history="1">
            <w:r w:rsidR="00187E8E" w:rsidRPr="00D32CBB">
              <w:rPr>
                <w:rStyle w:val="Hyperlink"/>
                <w:noProof/>
              </w:rPr>
              <w:t>September 4 (5) / Tho-out 7: Also St. Rebecca and her Children</w:t>
            </w:r>
            <w:r w:rsidR="00187E8E">
              <w:rPr>
                <w:noProof/>
                <w:webHidden/>
              </w:rPr>
              <w:tab/>
            </w:r>
            <w:r w:rsidR="00187E8E">
              <w:rPr>
                <w:noProof/>
                <w:webHidden/>
              </w:rPr>
              <w:fldChar w:fldCharType="begin"/>
            </w:r>
            <w:r w:rsidR="00187E8E">
              <w:rPr>
                <w:noProof/>
                <w:webHidden/>
              </w:rPr>
              <w:instrText xml:space="preserve"> PAGEREF _Toc485108617 \h </w:instrText>
            </w:r>
            <w:r w:rsidR="00187E8E">
              <w:rPr>
                <w:noProof/>
                <w:webHidden/>
              </w:rPr>
            </w:r>
            <w:r w:rsidR="00187E8E">
              <w:rPr>
                <w:noProof/>
                <w:webHidden/>
              </w:rPr>
              <w:fldChar w:fldCharType="separate"/>
            </w:r>
            <w:r w:rsidR="00187E8E">
              <w:rPr>
                <w:noProof/>
                <w:webHidden/>
              </w:rPr>
              <w:t>973</w:t>
            </w:r>
            <w:r w:rsidR="00187E8E">
              <w:rPr>
                <w:noProof/>
                <w:webHidden/>
              </w:rPr>
              <w:fldChar w:fldCharType="end"/>
            </w:r>
          </w:hyperlink>
        </w:p>
        <w:p w14:paraId="46E4DABA" w14:textId="606F2F5A" w:rsidR="00187E8E" w:rsidRDefault="004942E9">
          <w:pPr>
            <w:pStyle w:val="TOC3"/>
            <w:tabs>
              <w:tab w:val="right" w:leader="dot" w:pos="8846"/>
            </w:tabs>
            <w:rPr>
              <w:rFonts w:asciiTheme="minorHAnsi" w:eastAsiaTheme="minorEastAsia" w:hAnsiTheme="minorHAnsi"/>
              <w:noProof/>
              <w:sz w:val="22"/>
              <w:lang w:val="en-US"/>
            </w:rPr>
          </w:pPr>
          <w:hyperlink w:anchor="_Toc485108618" w:history="1">
            <w:r w:rsidR="00187E8E" w:rsidRPr="00D32CBB">
              <w:rPr>
                <w:rStyle w:val="Hyperlink"/>
                <w:noProof/>
              </w:rPr>
              <w:t>September 9 (10) / Tho-out 12: Commemoration of Archangel Michael</w:t>
            </w:r>
            <w:r w:rsidR="00187E8E">
              <w:rPr>
                <w:noProof/>
                <w:webHidden/>
              </w:rPr>
              <w:tab/>
            </w:r>
            <w:r w:rsidR="00187E8E">
              <w:rPr>
                <w:noProof/>
                <w:webHidden/>
              </w:rPr>
              <w:fldChar w:fldCharType="begin"/>
            </w:r>
            <w:r w:rsidR="00187E8E">
              <w:rPr>
                <w:noProof/>
                <w:webHidden/>
              </w:rPr>
              <w:instrText xml:space="preserve"> PAGEREF _Toc485108618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54A7DBE6" w14:textId="3D3FE123" w:rsidR="00187E8E" w:rsidRDefault="004942E9">
          <w:pPr>
            <w:pStyle w:val="TOC3"/>
            <w:tabs>
              <w:tab w:val="right" w:leader="dot" w:pos="8846"/>
            </w:tabs>
            <w:rPr>
              <w:rFonts w:asciiTheme="minorHAnsi" w:eastAsiaTheme="minorEastAsia" w:hAnsiTheme="minorHAnsi"/>
              <w:noProof/>
              <w:sz w:val="22"/>
              <w:lang w:val="en-US"/>
            </w:rPr>
          </w:pPr>
          <w:hyperlink w:anchor="_Toc485108619" w:history="1">
            <w:r w:rsidR="00187E8E" w:rsidRPr="00D32CBB">
              <w:rPr>
                <w:rStyle w:val="Hyperlink"/>
                <w:noProof/>
              </w:rPr>
              <w:t>September 12 (13) / Tho-out 15: Translocation of the Relics of St. Stephen</w:t>
            </w:r>
            <w:r w:rsidR="00187E8E">
              <w:rPr>
                <w:noProof/>
                <w:webHidden/>
              </w:rPr>
              <w:tab/>
            </w:r>
            <w:r w:rsidR="00187E8E">
              <w:rPr>
                <w:noProof/>
                <w:webHidden/>
              </w:rPr>
              <w:fldChar w:fldCharType="begin"/>
            </w:r>
            <w:r w:rsidR="00187E8E">
              <w:rPr>
                <w:noProof/>
                <w:webHidden/>
              </w:rPr>
              <w:instrText xml:space="preserve"> PAGEREF _Toc485108619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46ABE796" w14:textId="1EF9D259" w:rsidR="00187E8E" w:rsidRDefault="004942E9">
          <w:pPr>
            <w:pStyle w:val="TOC3"/>
            <w:tabs>
              <w:tab w:val="right" w:leader="dot" w:pos="8846"/>
            </w:tabs>
            <w:rPr>
              <w:rFonts w:asciiTheme="minorHAnsi" w:eastAsiaTheme="minorEastAsia" w:hAnsiTheme="minorHAnsi"/>
              <w:noProof/>
              <w:sz w:val="22"/>
              <w:lang w:val="en-US"/>
            </w:rPr>
          </w:pPr>
          <w:hyperlink w:anchor="_Toc485108620" w:history="1">
            <w:r w:rsidR="00187E8E" w:rsidRPr="00D32CBB">
              <w:rPr>
                <w:rStyle w:val="Hyperlink"/>
                <w:noProof/>
              </w:rPr>
              <w:t>September 14 (15) / Tho-out 17: The Dedication of the Church of the Holy Cross</w:t>
            </w:r>
            <w:r w:rsidR="00187E8E">
              <w:rPr>
                <w:noProof/>
                <w:webHidden/>
              </w:rPr>
              <w:tab/>
            </w:r>
            <w:r w:rsidR="00187E8E">
              <w:rPr>
                <w:noProof/>
                <w:webHidden/>
              </w:rPr>
              <w:fldChar w:fldCharType="begin"/>
            </w:r>
            <w:r w:rsidR="00187E8E">
              <w:rPr>
                <w:noProof/>
                <w:webHidden/>
              </w:rPr>
              <w:instrText xml:space="preserve"> PAGEREF _Toc485108620 \h </w:instrText>
            </w:r>
            <w:r w:rsidR="00187E8E">
              <w:rPr>
                <w:noProof/>
                <w:webHidden/>
              </w:rPr>
            </w:r>
            <w:r w:rsidR="00187E8E">
              <w:rPr>
                <w:noProof/>
                <w:webHidden/>
              </w:rPr>
              <w:fldChar w:fldCharType="separate"/>
            </w:r>
            <w:r w:rsidR="00187E8E">
              <w:rPr>
                <w:noProof/>
                <w:webHidden/>
              </w:rPr>
              <w:t>975</w:t>
            </w:r>
            <w:r w:rsidR="00187E8E">
              <w:rPr>
                <w:noProof/>
                <w:webHidden/>
              </w:rPr>
              <w:fldChar w:fldCharType="end"/>
            </w:r>
          </w:hyperlink>
        </w:p>
        <w:p w14:paraId="4BE047F3" w14:textId="3B8E86CD" w:rsidR="00187E8E" w:rsidRDefault="004942E9">
          <w:pPr>
            <w:pStyle w:val="TOC3"/>
            <w:tabs>
              <w:tab w:val="right" w:leader="dot" w:pos="8846"/>
            </w:tabs>
            <w:rPr>
              <w:rFonts w:asciiTheme="minorHAnsi" w:eastAsiaTheme="minorEastAsia" w:hAnsiTheme="minorHAnsi"/>
              <w:noProof/>
              <w:sz w:val="22"/>
              <w:lang w:val="en-US"/>
            </w:rPr>
          </w:pPr>
          <w:hyperlink w:anchor="_Toc485108621" w:history="1">
            <w:r w:rsidR="00187E8E" w:rsidRPr="00D32CBB">
              <w:rPr>
                <w:rStyle w:val="Hyperlink"/>
                <w:noProof/>
              </w:rPr>
              <w:t>September 18 (19) / Tho-out 21: Commemoration of the Theotokos</w:t>
            </w:r>
            <w:r w:rsidR="00187E8E">
              <w:rPr>
                <w:noProof/>
                <w:webHidden/>
              </w:rPr>
              <w:tab/>
            </w:r>
            <w:r w:rsidR="00187E8E">
              <w:rPr>
                <w:noProof/>
                <w:webHidden/>
              </w:rPr>
              <w:fldChar w:fldCharType="begin"/>
            </w:r>
            <w:r w:rsidR="00187E8E">
              <w:rPr>
                <w:noProof/>
                <w:webHidden/>
              </w:rPr>
              <w:instrText xml:space="preserve"> PAGEREF _Toc485108621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763502AD" w14:textId="25DB0304" w:rsidR="00187E8E" w:rsidRDefault="004942E9">
          <w:pPr>
            <w:pStyle w:val="TOC3"/>
            <w:tabs>
              <w:tab w:val="right" w:leader="dot" w:pos="8846"/>
            </w:tabs>
            <w:rPr>
              <w:rFonts w:asciiTheme="minorHAnsi" w:eastAsiaTheme="minorEastAsia" w:hAnsiTheme="minorHAnsi"/>
              <w:noProof/>
              <w:sz w:val="22"/>
              <w:lang w:val="en-US"/>
            </w:rPr>
          </w:pPr>
          <w:hyperlink w:anchor="_Toc485108622" w:history="1">
            <w:r w:rsidR="00187E8E" w:rsidRPr="00D32CBB">
              <w:rPr>
                <w:rStyle w:val="Hyperlink"/>
                <w:noProof/>
              </w:rPr>
              <w:t>September 21 (22) / Tho-out 24: Martyrdom of St. Quandratus, One of the Seventy Two</w:t>
            </w:r>
            <w:r w:rsidR="00187E8E">
              <w:rPr>
                <w:noProof/>
                <w:webHidden/>
              </w:rPr>
              <w:tab/>
            </w:r>
            <w:r w:rsidR="00187E8E">
              <w:rPr>
                <w:noProof/>
                <w:webHidden/>
              </w:rPr>
              <w:fldChar w:fldCharType="begin"/>
            </w:r>
            <w:r w:rsidR="00187E8E">
              <w:rPr>
                <w:noProof/>
                <w:webHidden/>
              </w:rPr>
              <w:instrText xml:space="preserve"> PAGEREF _Toc485108622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6AB49909" w14:textId="77ADC6E6" w:rsidR="00187E8E" w:rsidRDefault="004942E9">
          <w:pPr>
            <w:pStyle w:val="TOC3"/>
            <w:tabs>
              <w:tab w:val="right" w:leader="dot" w:pos="8846"/>
            </w:tabs>
            <w:rPr>
              <w:rFonts w:asciiTheme="minorHAnsi" w:eastAsiaTheme="minorEastAsia" w:hAnsiTheme="minorHAnsi"/>
              <w:noProof/>
              <w:sz w:val="22"/>
              <w:lang w:val="en-US"/>
            </w:rPr>
          </w:pPr>
          <w:hyperlink w:anchor="_Toc485108623" w:history="1">
            <w:r w:rsidR="00187E8E" w:rsidRPr="00D32CBB">
              <w:rPr>
                <w:rStyle w:val="Hyperlink"/>
                <w:noProof/>
              </w:rPr>
              <w:t>September 22 (23) / Tho-out 24: St. Maurice and the Theban Legion</w:t>
            </w:r>
            <w:r w:rsidR="00187E8E">
              <w:rPr>
                <w:noProof/>
                <w:webHidden/>
              </w:rPr>
              <w:tab/>
            </w:r>
            <w:r w:rsidR="00187E8E">
              <w:rPr>
                <w:noProof/>
                <w:webHidden/>
              </w:rPr>
              <w:fldChar w:fldCharType="begin"/>
            </w:r>
            <w:r w:rsidR="00187E8E">
              <w:rPr>
                <w:noProof/>
                <w:webHidden/>
              </w:rPr>
              <w:instrText xml:space="preserve"> PAGEREF _Toc485108623 \h </w:instrText>
            </w:r>
            <w:r w:rsidR="00187E8E">
              <w:rPr>
                <w:noProof/>
                <w:webHidden/>
              </w:rPr>
            </w:r>
            <w:r w:rsidR="00187E8E">
              <w:rPr>
                <w:noProof/>
                <w:webHidden/>
              </w:rPr>
              <w:fldChar w:fldCharType="separate"/>
            </w:r>
            <w:r w:rsidR="00187E8E">
              <w:rPr>
                <w:noProof/>
                <w:webHidden/>
              </w:rPr>
              <w:t>991</w:t>
            </w:r>
            <w:r w:rsidR="00187E8E">
              <w:rPr>
                <w:noProof/>
                <w:webHidden/>
              </w:rPr>
              <w:fldChar w:fldCharType="end"/>
            </w:r>
          </w:hyperlink>
        </w:p>
        <w:p w14:paraId="2D5FE794" w14:textId="7875A5A7" w:rsidR="00187E8E" w:rsidRDefault="004942E9">
          <w:pPr>
            <w:pStyle w:val="TOC3"/>
            <w:tabs>
              <w:tab w:val="right" w:leader="dot" w:pos="8846"/>
            </w:tabs>
            <w:rPr>
              <w:rFonts w:asciiTheme="minorHAnsi" w:eastAsiaTheme="minorEastAsia" w:hAnsiTheme="minorHAnsi"/>
              <w:noProof/>
              <w:sz w:val="22"/>
              <w:lang w:val="en-US"/>
            </w:rPr>
          </w:pPr>
          <w:hyperlink w:anchor="_Toc485108624" w:history="1">
            <w:r w:rsidR="00187E8E" w:rsidRPr="00D32CBB">
              <w:rPr>
                <w:rStyle w:val="Hyperlink"/>
                <w:noProof/>
              </w:rPr>
              <w:t>September 23 (24) / Tho-out 26: Annunciation of St. John the Baptist to Zacharias</w:t>
            </w:r>
            <w:r w:rsidR="00187E8E">
              <w:rPr>
                <w:noProof/>
                <w:webHidden/>
              </w:rPr>
              <w:tab/>
            </w:r>
            <w:r w:rsidR="00187E8E">
              <w:rPr>
                <w:noProof/>
                <w:webHidden/>
              </w:rPr>
              <w:fldChar w:fldCharType="begin"/>
            </w:r>
            <w:r w:rsidR="00187E8E">
              <w:rPr>
                <w:noProof/>
                <w:webHidden/>
              </w:rPr>
              <w:instrText xml:space="preserve"> PAGEREF _Toc485108624 \h </w:instrText>
            </w:r>
            <w:r w:rsidR="00187E8E">
              <w:rPr>
                <w:noProof/>
                <w:webHidden/>
              </w:rPr>
            </w:r>
            <w:r w:rsidR="00187E8E">
              <w:rPr>
                <w:noProof/>
                <w:webHidden/>
              </w:rPr>
              <w:fldChar w:fldCharType="separate"/>
            </w:r>
            <w:r w:rsidR="00187E8E">
              <w:rPr>
                <w:noProof/>
                <w:webHidden/>
              </w:rPr>
              <w:t>993</w:t>
            </w:r>
            <w:r w:rsidR="00187E8E">
              <w:rPr>
                <w:noProof/>
                <w:webHidden/>
              </w:rPr>
              <w:fldChar w:fldCharType="end"/>
            </w:r>
          </w:hyperlink>
        </w:p>
        <w:p w14:paraId="5343F587" w14:textId="3B22479A" w:rsidR="00187E8E" w:rsidRDefault="004942E9">
          <w:pPr>
            <w:pStyle w:val="TOC3"/>
            <w:tabs>
              <w:tab w:val="right" w:leader="dot" w:pos="8846"/>
            </w:tabs>
            <w:rPr>
              <w:rFonts w:asciiTheme="minorHAnsi" w:eastAsiaTheme="minorEastAsia" w:hAnsiTheme="minorHAnsi"/>
              <w:noProof/>
              <w:sz w:val="22"/>
              <w:lang w:val="en-US"/>
            </w:rPr>
          </w:pPr>
          <w:hyperlink w:anchor="_Toc485108625" w:history="1">
            <w:r w:rsidR="00187E8E" w:rsidRPr="00D32CBB">
              <w:rPr>
                <w:rStyle w:val="Hyperlink"/>
                <w:noProof/>
              </w:rPr>
              <w:t>September 26 (27) / Tho-out 29: Commemoration of the Annunciation, Nativity, and Resurrection on the 29</w:t>
            </w:r>
            <w:r w:rsidR="00187E8E" w:rsidRPr="00D32CBB">
              <w:rPr>
                <w:rStyle w:val="Hyperlink"/>
                <w:noProof/>
                <w:vertAlign w:val="superscript"/>
              </w:rPr>
              <w:t>th</w:t>
            </w:r>
            <w:r w:rsidR="00187E8E" w:rsidRPr="00D32CBB">
              <w:rPr>
                <w:rStyle w:val="Hyperlink"/>
                <w:noProof/>
              </w:rPr>
              <w:t xml:space="preserve"> of Every Coptic Month</w:t>
            </w:r>
            <w:r w:rsidR="00187E8E">
              <w:rPr>
                <w:noProof/>
                <w:webHidden/>
              </w:rPr>
              <w:tab/>
            </w:r>
            <w:r w:rsidR="00187E8E">
              <w:rPr>
                <w:noProof/>
                <w:webHidden/>
              </w:rPr>
              <w:fldChar w:fldCharType="begin"/>
            </w:r>
            <w:r w:rsidR="00187E8E">
              <w:rPr>
                <w:noProof/>
                <w:webHidden/>
              </w:rPr>
              <w:instrText xml:space="preserve"> PAGEREF _Toc485108625 \h </w:instrText>
            </w:r>
            <w:r w:rsidR="00187E8E">
              <w:rPr>
                <w:noProof/>
                <w:webHidden/>
              </w:rPr>
            </w:r>
            <w:r w:rsidR="00187E8E">
              <w:rPr>
                <w:noProof/>
                <w:webHidden/>
              </w:rPr>
              <w:fldChar w:fldCharType="separate"/>
            </w:r>
            <w:r w:rsidR="00187E8E">
              <w:rPr>
                <w:noProof/>
                <w:webHidden/>
              </w:rPr>
              <w:t>994</w:t>
            </w:r>
            <w:r w:rsidR="00187E8E">
              <w:rPr>
                <w:noProof/>
                <w:webHidden/>
              </w:rPr>
              <w:fldChar w:fldCharType="end"/>
            </w:r>
          </w:hyperlink>
        </w:p>
        <w:p w14:paraId="712F10EF" w14:textId="200D8680" w:rsidR="00187E8E" w:rsidRDefault="004942E9">
          <w:pPr>
            <w:pStyle w:val="TOC3"/>
            <w:tabs>
              <w:tab w:val="right" w:leader="dot" w:pos="8846"/>
            </w:tabs>
            <w:rPr>
              <w:rFonts w:asciiTheme="minorHAnsi" w:eastAsiaTheme="minorEastAsia" w:hAnsiTheme="minorHAnsi"/>
              <w:noProof/>
              <w:sz w:val="22"/>
              <w:lang w:val="en-US"/>
            </w:rPr>
          </w:pPr>
          <w:hyperlink w:anchor="_Toc485108626" w:history="1">
            <w:r w:rsidR="00187E8E" w:rsidRPr="00D32CBB">
              <w:rPr>
                <w:rStyle w:val="Hyperlink"/>
                <w:noProof/>
              </w:rPr>
              <w:t>September 27 (28) / Tho-out 30: Miracle performed by St. Athanasius the Apostolic</w:t>
            </w:r>
            <w:r w:rsidR="00187E8E">
              <w:rPr>
                <w:noProof/>
                <w:webHidden/>
              </w:rPr>
              <w:tab/>
            </w:r>
            <w:r w:rsidR="00187E8E">
              <w:rPr>
                <w:noProof/>
                <w:webHidden/>
              </w:rPr>
              <w:fldChar w:fldCharType="begin"/>
            </w:r>
            <w:r w:rsidR="00187E8E">
              <w:rPr>
                <w:noProof/>
                <w:webHidden/>
              </w:rPr>
              <w:instrText xml:space="preserve"> PAGEREF _Toc485108626 \h </w:instrText>
            </w:r>
            <w:r w:rsidR="00187E8E">
              <w:rPr>
                <w:noProof/>
                <w:webHidden/>
              </w:rPr>
            </w:r>
            <w:r w:rsidR="00187E8E">
              <w:rPr>
                <w:noProof/>
                <w:webHidden/>
              </w:rPr>
              <w:fldChar w:fldCharType="separate"/>
            </w:r>
            <w:r w:rsidR="00187E8E">
              <w:rPr>
                <w:noProof/>
                <w:webHidden/>
              </w:rPr>
              <w:t>1003</w:t>
            </w:r>
            <w:r w:rsidR="00187E8E">
              <w:rPr>
                <w:noProof/>
                <w:webHidden/>
              </w:rPr>
              <w:fldChar w:fldCharType="end"/>
            </w:r>
          </w:hyperlink>
        </w:p>
        <w:p w14:paraId="35A9994F" w14:textId="68384CE2" w:rsidR="00187E8E" w:rsidRDefault="004942E9">
          <w:pPr>
            <w:pStyle w:val="TOC3"/>
            <w:tabs>
              <w:tab w:val="right" w:leader="dot" w:pos="8846"/>
            </w:tabs>
            <w:rPr>
              <w:rFonts w:asciiTheme="minorHAnsi" w:eastAsiaTheme="minorEastAsia" w:hAnsiTheme="minorHAnsi"/>
              <w:noProof/>
              <w:sz w:val="22"/>
              <w:lang w:val="en-US"/>
            </w:rPr>
          </w:pPr>
          <w:hyperlink w:anchor="_Toc485108627" w:history="1">
            <w:r w:rsidR="00187E8E" w:rsidRPr="00D32CBB">
              <w:rPr>
                <w:rStyle w:val="Hyperlink"/>
                <w:noProof/>
              </w:rPr>
              <w:t>September 29 (30) / Paopi 2: The Coming of St. Severus to Egypt</w:t>
            </w:r>
            <w:r w:rsidR="00187E8E">
              <w:rPr>
                <w:noProof/>
                <w:webHidden/>
              </w:rPr>
              <w:tab/>
            </w:r>
            <w:r w:rsidR="00187E8E">
              <w:rPr>
                <w:noProof/>
                <w:webHidden/>
              </w:rPr>
              <w:fldChar w:fldCharType="begin"/>
            </w:r>
            <w:r w:rsidR="00187E8E">
              <w:rPr>
                <w:noProof/>
                <w:webHidden/>
              </w:rPr>
              <w:instrText xml:space="preserve"> PAGEREF _Toc485108627 \h </w:instrText>
            </w:r>
            <w:r w:rsidR="00187E8E">
              <w:rPr>
                <w:noProof/>
                <w:webHidden/>
              </w:rPr>
            </w:r>
            <w:r w:rsidR="00187E8E">
              <w:rPr>
                <w:noProof/>
                <w:webHidden/>
              </w:rPr>
              <w:fldChar w:fldCharType="separate"/>
            </w:r>
            <w:r w:rsidR="00187E8E">
              <w:rPr>
                <w:noProof/>
                <w:webHidden/>
              </w:rPr>
              <w:t>1003</w:t>
            </w:r>
            <w:r w:rsidR="00187E8E">
              <w:rPr>
                <w:noProof/>
                <w:webHidden/>
              </w:rPr>
              <w:fldChar w:fldCharType="end"/>
            </w:r>
          </w:hyperlink>
        </w:p>
        <w:p w14:paraId="734BF558" w14:textId="4FD743F4"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108611"/>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108612"/>
      <w:r>
        <w:t xml:space="preserve">August 29 (30) / Tho-out 1: </w:t>
      </w:r>
      <w:r w:rsidRPr="00646349">
        <w:t xml:space="preserve">Also </w:t>
      </w:r>
      <w:r>
        <w:t>the Martyrdom of St. Bartholomew the Apostle</w:t>
      </w:r>
      <w:bookmarkEnd w:id="1264"/>
    </w:p>
    <w:p w14:paraId="18F26E46" w14:textId="2B4465BB"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77D452E" w14:textId="77777777" w:rsidR="0092592B" w:rsidRDefault="0092592B" w:rsidP="0092592B">
      <w:pPr>
        <w:pStyle w:val="Heading3"/>
      </w:pPr>
      <w:bookmarkStart w:id="1265" w:name="_Toc485108613"/>
      <w:r>
        <w:t xml:space="preserve">August 30 (31) / Tho-out 2: </w:t>
      </w:r>
      <w:r w:rsidR="005242D1">
        <w:t xml:space="preserve">Martyrdom of </w:t>
      </w:r>
      <w:r>
        <w:t>St. John the Baptist</w:t>
      </w:r>
      <w:bookmarkEnd w:id="1265"/>
    </w:p>
    <w:p w14:paraId="0BD3AFB5" w14:textId="1BEA263E"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87E8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87E8E">
        <w:rPr>
          <w:noProof/>
        </w:rPr>
        <w:t>932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87E8E">
        <w:rPr>
          <w:noProof/>
        </w:rPr>
        <w:t>933</w:t>
      </w:r>
      <w:r w:rsidR="00191A26">
        <w:fldChar w:fldCharType="end"/>
      </w:r>
      <w:r>
        <w:t>.</w:t>
      </w:r>
    </w:p>
    <w:p w14:paraId="53087CDB" w14:textId="77777777" w:rsidR="00C46B09" w:rsidRDefault="00C46B09" w:rsidP="0039635A">
      <w:pPr>
        <w:pStyle w:val="Heading3"/>
      </w:pPr>
      <w:bookmarkStart w:id="1266" w:name="_Toc485108614"/>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108615"/>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7E3028B" w14:textId="77777777" w:rsidR="0039635A" w:rsidRDefault="0039635A" w:rsidP="0039635A">
      <w:pPr>
        <w:pStyle w:val="Heading3"/>
      </w:pPr>
      <w:bookmarkStart w:id="1272" w:name="_Toc485108616"/>
      <w:r>
        <w:lastRenderedPageBreak/>
        <w:t>September 4 (5) / Tho-out 7: St. Dioscorus</w:t>
      </w:r>
      <w:bookmarkEnd w:id="1272"/>
    </w:p>
    <w:p w14:paraId="6AE56346" w14:textId="182B440C" w:rsidR="0039635A" w:rsidRDefault="00191A26" w:rsidP="0039635A">
      <w:pPr>
        <w:pStyle w:val="Rubric"/>
      </w:pPr>
      <w:r>
        <w:fldChar w:fldCharType="begin"/>
      </w:r>
      <w:r>
        <w:instrText xml:space="preserve"> REF _Ref434492249 \h </w:instrText>
      </w:r>
      <w:r>
        <w:fldChar w:fldCharType="separate"/>
      </w:r>
      <w:r w:rsidR="00187E8E">
        <w:t>The Doxology for St. Severus</w:t>
      </w:r>
      <w:r>
        <w:fldChar w:fldCharType="end"/>
      </w:r>
      <w:r>
        <w:t xml:space="preserve">, </w:t>
      </w:r>
      <w:r>
        <w:fldChar w:fldCharType="begin"/>
      </w:r>
      <w:r>
        <w:instrText xml:space="preserve"> REF _Ref434561058 \h </w:instrText>
      </w:r>
      <w:r>
        <w:fldChar w:fldCharType="separate"/>
      </w:r>
      <w:r w:rsidR="00187E8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187E8E">
        <w:rPr>
          <w:noProof/>
        </w:rPr>
        <w:t>1003</w:t>
      </w:r>
      <w:r>
        <w:fldChar w:fldCharType="end"/>
      </w:r>
      <w:r w:rsidR="0039635A">
        <w:t xml:space="preserve"> can be adapted.</w:t>
      </w:r>
    </w:p>
    <w:p w14:paraId="7D1E759A" w14:textId="77777777" w:rsidR="0046481B" w:rsidRDefault="0046481B" w:rsidP="0046481B">
      <w:pPr>
        <w:pStyle w:val="Heading3"/>
      </w:pPr>
      <w:bookmarkStart w:id="1273" w:name="_Toc485108617"/>
      <w:r>
        <w:t>September 4 (5) / Tho-out 7: Also St. Rebecca and her Children</w:t>
      </w:r>
      <w:bookmarkEnd w:id="1273"/>
    </w:p>
    <w:p w14:paraId="51FECB60" w14:textId="7CDB2FBF" w:rsidR="00BD6485" w:rsidRDefault="00BD6485" w:rsidP="00BD6485">
      <w:pPr>
        <w:pStyle w:val="Heading4"/>
      </w:pPr>
      <w:bookmarkStart w:id="1274"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5" w:name="_Ref459401387"/>
      <w:r>
        <w:t>The Doxology</w:t>
      </w:r>
      <w:r w:rsidR="00B46E6E">
        <w:t xml:space="preserve"> for St. Rebecca and her Children</w:t>
      </w:r>
      <w:bookmarkEnd w:id="1274"/>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lastRenderedPageBreak/>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76" w:name="_Toc485108618"/>
      <w:r>
        <w:t>September 9 (10) / Tho-out 12: Commemoration of Archangel Michael</w:t>
      </w:r>
      <w:bookmarkEnd w:id="1276"/>
    </w:p>
    <w:p w14:paraId="3D3E8225" w14:textId="3CCF9C4E"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187E8E">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187E8E">
        <w:rPr>
          <w:noProof/>
        </w:rPr>
        <w:t>1005</w:t>
      </w:r>
      <w:r w:rsidR="003D4731">
        <w:fldChar w:fldCharType="end"/>
      </w:r>
      <w:r w:rsidR="003D4731">
        <w:t>.</w:t>
      </w:r>
    </w:p>
    <w:p w14:paraId="221393BE" w14:textId="77777777" w:rsidR="0092592B" w:rsidRDefault="006E370D" w:rsidP="006E370D">
      <w:pPr>
        <w:pStyle w:val="Heading3"/>
      </w:pPr>
      <w:bookmarkStart w:id="1277" w:name="_Toc485108619"/>
      <w:r>
        <w:t xml:space="preserve">September 12 (13) / Tho-out 15: </w:t>
      </w:r>
      <w:r w:rsidR="00191A26">
        <w:t xml:space="preserve">Translocation of the Relics of </w:t>
      </w:r>
      <w:r>
        <w:t>St. Stephen</w:t>
      </w:r>
      <w:bookmarkEnd w:id="1277"/>
    </w:p>
    <w:p w14:paraId="6417B2BE" w14:textId="0E50E468"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87E8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87E8E">
        <w:rPr>
          <w:noProof/>
        </w:rPr>
        <w:t>1005</w:t>
      </w:r>
      <w:r w:rsidR="00191A26">
        <w:fldChar w:fldCharType="end"/>
      </w:r>
      <w:r>
        <w:t>.</w:t>
      </w:r>
    </w:p>
    <w:p w14:paraId="7C31113D" w14:textId="77777777" w:rsidR="00495F1A" w:rsidRDefault="0092592B" w:rsidP="00495F1A">
      <w:pPr>
        <w:pStyle w:val="Heading3"/>
      </w:pPr>
      <w:bookmarkStart w:id="1278" w:name="_Toc410196199"/>
      <w:bookmarkStart w:id="1279" w:name="_Toc410196441"/>
      <w:bookmarkStart w:id="1280" w:name="_Toc410196943"/>
      <w:bookmarkStart w:id="1281" w:name="_Ref434563524"/>
      <w:bookmarkStart w:id="1282" w:name="_Ref434563530"/>
      <w:bookmarkStart w:id="1283" w:name="_Toc485108620"/>
      <w:r>
        <w:t xml:space="preserve">September 14 (15) / Tho-out 17: </w:t>
      </w:r>
      <w:r w:rsidR="00495F1A">
        <w:t>The Dedication of the Church of the Holy Cross</w:t>
      </w:r>
      <w:bookmarkEnd w:id="1278"/>
      <w:bookmarkEnd w:id="1279"/>
      <w:bookmarkEnd w:id="1280"/>
      <w:bookmarkEnd w:id="1281"/>
      <w:bookmarkEnd w:id="1282"/>
      <w:bookmarkEnd w:id="128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4"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5" w:name="_Ref459399000"/>
      <w:r>
        <w:lastRenderedPageBreak/>
        <w:t>The Doxology</w:t>
      </w:r>
      <w:r w:rsidR="00E21EA3">
        <w:t xml:space="preserve"> for the Feast of the Cross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86" w:name="_Ref434474964"/>
      <w:r>
        <w:t>The Psali Ada</w:t>
      </w:r>
      <w:r w:rsidR="006C1B94">
        <w:t>m for the Feast of the Cross</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8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87"/>
            <w:r>
              <w:rPr>
                <w:rStyle w:val="CommentReference"/>
              </w:rPr>
              <w:commentReference w:id="128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lastRenderedPageBreak/>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88" w:name="_Ref434474992"/>
      <w:r>
        <w:t>The Psali Bato</w:t>
      </w:r>
      <w:r w:rsidR="006C1B94">
        <w:t>s for the Feast of the Cross</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lastRenderedPageBreak/>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89" w:name="_Toc485108621"/>
      <w:r>
        <w:t>September 18 (19) / Tho-out 21: Commemoration of the Theotokos</w:t>
      </w:r>
      <w:bookmarkEnd w:id="1289"/>
    </w:p>
    <w:p w14:paraId="271BFCEA" w14:textId="0D9011D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65C17FB1" w14:textId="77777777" w:rsidR="00160DE3" w:rsidRDefault="00160DE3" w:rsidP="00160DE3">
      <w:pPr>
        <w:pStyle w:val="Heading3"/>
      </w:pPr>
      <w:bookmarkStart w:id="1290" w:name="_Toc485108622"/>
      <w:r>
        <w:t>September 21 (22) / Tho-out 24: Martyrdom of St. Quandratus, One of the Seventy Two</w:t>
      </w:r>
      <w:bookmarkEnd w:id="1290"/>
    </w:p>
    <w:p w14:paraId="4B4CA90E" w14:textId="2C43240E"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87E8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87E8E">
        <w:rPr>
          <w:noProof/>
        </w:rPr>
        <w:t>934</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87E8E">
        <w:rPr>
          <w:noProof/>
        </w:rPr>
        <w:t>934</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87E8E">
        <w:rPr>
          <w:noProof/>
        </w:rPr>
        <w:t>936</w:t>
      </w:r>
      <w:r w:rsidR="00191A26">
        <w:fldChar w:fldCharType="end"/>
      </w:r>
      <w:r>
        <w:t>.</w:t>
      </w:r>
    </w:p>
    <w:p w14:paraId="56FE4C4F" w14:textId="77777777" w:rsidR="00D54A29" w:rsidRDefault="00D54A29" w:rsidP="00D54A29">
      <w:pPr>
        <w:pStyle w:val="Heading3"/>
      </w:pPr>
      <w:bookmarkStart w:id="1291" w:name="_Toc485108623"/>
      <w:r>
        <w:t xml:space="preserve">September 22 (23) / </w:t>
      </w:r>
      <w:commentRangeStart w:id="1292"/>
      <w:r>
        <w:t>Tho-out 24</w:t>
      </w:r>
      <w:commentRangeEnd w:id="1292"/>
      <w:r w:rsidR="00C46B09">
        <w:rPr>
          <w:rStyle w:val="CommentReference"/>
          <w:rFonts w:eastAsiaTheme="minorHAnsi" w:cstheme="minorBidi"/>
          <w:b w:val="0"/>
          <w:bCs w:val="0"/>
        </w:rPr>
        <w:commentReference w:id="1292"/>
      </w:r>
      <w:r>
        <w:t>: St. Maurice and the Theban Legion</w:t>
      </w:r>
      <w:bookmarkEnd w:id="1291"/>
    </w:p>
    <w:p w14:paraId="74C264D0" w14:textId="77777777" w:rsidR="00D54A29" w:rsidRDefault="00B46E6E" w:rsidP="00D54A29">
      <w:pPr>
        <w:pStyle w:val="Heading4"/>
      </w:pPr>
      <w:bookmarkStart w:id="1293" w:name="_Ref434489859"/>
      <w:r>
        <w:t>The Doxology for</w:t>
      </w:r>
      <w:r w:rsidR="00D54A29">
        <w:t xml:space="preserve"> St. Maurice and the Theban Legion</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4" w:name="_Ref434489873"/>
      <w:r>
        <w:lastRenderedPageBreak/>
        <w:t>Another Doxology of St. Maurice</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5" w:name="_Toc485108624"/>
      <w:r>
        <w:t>September 23 (24) / Tho-out 26: Annunciation of St. John the Baptist to Zacharias</w:t>
      </w:r>
      <w:bookmarkEnd w:id="1295"/>
    </w:p>
    <w:p w14:paraId="2D6418E3" w14:textId="5C0BC1D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87E8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87E8E">
        <w:rPr>
          <w:noProof/>
        </w:rPr>
        <w:t>932</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87E8E">
        <w:rPr>
          <w:noProof/>
        </w:rPr>
        <w:t>933</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96" w:name="_Ref435003974"/>
      <w:bookmarkStart w:id="1297" w:name="_Toc485108625"/>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96"/>
      <w:bookmarkEnd w:id="1297"/>
    </w:p>
    <w:p w14:paraId="0A0A7EC3" w14:textId="08992E6A" w:rsidR="00C0205C" w:rsidRDefault="00C0205C" w:rsidP="00C0205C">
      <w:pPr>
        <w:pStyle w:val="Heading4"/>
      </w:pPr>
      <w:bookmarkStart w:id="1298" w:name="_Ref435003845"/>
      <w:r>
        <w:t>The Psali Adam for the 29</w:t>
      </w:r>
      <w:r w:rsidRPr="00C0205C">
        <w:rPr>
          <w:vertAlign w:val="superscript"/>
        </w:rPr>
        <w:t>th</w:t>
      </w:r>
      <w:r>
        <w:t xml:space="preserve"> of Every </w:t>
      </w:r>
      <w:r w:rsidR="004246C3">
        <w:t xml:space="preserve">Coptic </w:t>
      </w:r>
      <w:r>
        <w:t>Month</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99"/>
            <w:r>
              <w:t>At the end of times.</w:t>
            </w:r>
            <w:commentRangeEnd w:id="1299"/>
            <w:r>
              <w:rPr>
                <w:rStyle w:val="CommentReference"/>
                <w:rFonts w:ascii="Times New Roman" w:eastAsiaTheme="minorHAnsi" w:hAnsi="Times New Roman" w:cstheme="minorBidi"/>
                <w:color w:val="auto"/>
              </w:rPr>
              <w:commentReference w:id="129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0" w:name="_Ref435003860"/>
      <w:r>
        <w:t>The Psali Batos for the 29</w:t>
      </w:r>
      <w:r w:rsidRPr="00C0205C">
        <w:rPr>
          <w:vertAlign w:val="superscript"/>
        </w:rPr>
        <w:t>th</w:t>
      </w:r>
      <w:r>
        <w:t xml:space="preserve"> of Every Month</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1"/>
            <w:r>
              <w:rPr>
                <w:rStyle w:val="CommentReference"/>
                <w:rFonts w:ascii="Times New Roman" w:eastAsiaTheme="minorHAnsi" w:hAnsi="Times New Roman" w:cstheme="minorBidi"/>
                <w:color w:val="auto"/>
              </w:rPr>
              <w:commentReference w:id="130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2"/>
            <w:r>
              <w:t xml:space="preserve"> Lord God</w:t>
            </w:r>
            <w:commentRangeEnd w:id="1302"/>
            <w:r>
              <w:rPr>
                <w:rStyle w:val="CommentReference"/>
                <w:rFonts w:ascii="Times New Roman" w:eastAsiaTheme="minorHAnsi" w:hAnsi="Times New Roman" w:cstheme="minorBidi"/>
                <w:color w:val="auto"/>
              </w:rPr>
              <w:commentReference w:id="130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3" w:name="_Toc485108626"/>
      <w:r>
        <w:t>September 27 (28) / Tho-out 30: Miracle performed by St. Athanasius the Apostolic</w:t>
      </w:r>
      <w:bookmarkEnd w:id="130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4" w:name="_Ref434561058"/>
      <w:bookmarkStart w:id="1305" w:name="_Toc485108627"/>
      <w:r>
        <w:t xml:space="preserve">September 29 (30) / Paopi 2: </w:t>
      </w:r>
      <w:r w:rsidR="000274A5">
        <w:t xml:space="preserve">The Coming of </w:t>
      </w:r>
      <w:r>
        <w:t>St. Severus</w:t>
      </w:r>
      <w:r w:rsidR="000274A5">
        <w:t xml:space="preserve"> to Egypt</w:t>
      </w:r>
      <w:bookmarkEnd w:id="1304"/>
      <w:bookmarkEnd w:id="1305"/>
    </w:p>
    <w:p w14:paraId="1B16436A" w14:textId="77777777" w:rsidR="0039635A" w:rsidRDefault="0039635A" w:rsidP="0039635A">
      <w:pPr>
        <w:pStyle w:val="Heading4"/>
      </w:pPr>
      <w:bookmarkStart w:id="1306" w:name="_Ref434492249"/>
      <w:r>
        <w:t>The Doxology</w:t>
      </w:r>
      <w:r w:rsidR="00B82753">
        <w:t xml:space="preserve"> for St. Severus</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07"/>
            <w:r w:rsidRPr="004764BD">
              <w:t xml:space="preserve">confirmed </w:t>
            </w:r>
            <w:commentRangeEnd w:id="1307"/>
            <w:r>
              <w:rPr>
                <w:rStyle w:val="CommentReference"/>
                <w:rFonts w:ascii="Times New Roman" w:eastAsiaTheme="minorHAnsi" w:hAnsi="Times New Roman" w:cstheme="minorBidi"/>
                <w:color w:val="auto"/>
              </w:rPr>
              <w:commentReference w:id="130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8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08" w:name="_Toc410196200"/>
      <w:bookmarkStart w:id="1309" w:name="_Toc410196442"/>
      <w:bookmarkStart w:id="1310" w:name="_Toc410196944"/>
      <w:bookmarkStart w:id="1311"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2" w:name="_Toc485108584"/>
      <w:r>
        <w:lastRenderedPageBreak/>
        <w:t>October</w:t>
      </w:r>
      <w:bookmarkEnd w:id="1308"/>
      <w:bookmarkEnd w:id="1309"/>
      <w:bookmarkEnd w:id="1310"/>
      <w:r w:rsidR="006E370D">
        <w:t xml:space="preserve"> or </w:t>
      </w:r>
      <w:r w:rsidR="006E370D">
        <w:rPr>
          <w:rFonts w:ascii="FreeSerifAvvaShenouda" w:hAnsi="FreeSerifAvvaShenouda" w:cs="FreeSerifAvvaShenouda"/>
        </w:rPr>
        <w:t>Ⲡⲁⲱⲡⲉ</w:t>
      </w:r>
      <w:bookmarkEnd w:id="1312"/>
    </w:p>
    <w:bookmarkStart w:id="1313" w:name="_Ref434561633" w:displacedByCustomXml="next"/>
    <w:sdt>
      <w:sdtPr>
        <w:id w:val="960613025"/>
        <w:docPartObj>
          <w:docPartGallery w:val="Table of Contents"/>
          <w:docPartUnique/>
        </w:docPartObj>
      </w:sdtPr>
      <w:sdtEndPr>
        <w:rPr>
          <w:b/>
          <w:bCs/>
          <w:noProof/>
        </w:rPr>
      </w:sdtEndPr>
      <w:sdtContent>
        <w:p w14:paraId="06166840" w14:textId="5ACCADD0"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108628" w:history="1">
            <w:r w:rsidR="00187E8E" w:rsidRPr="005E5D99">
              <w:rPr>
                <w:rStyle w:val="Hyperlink"/>
                <w:noProof/>
              </w:rPr>
              <w:t>October 1 (2) / Paopi 4: St. Bacchus</w:t>
            </w:r>
            <w:r w:rsidR="00187E8E">
              <w:rPr>
                <w:noProof/>
                <w:webHidden/>
              </w:rPr>
              <w:tab/>
            </w:r>
            <w:r w:rsidR="00187E8E">
              <w:rPr>
                <w:noProof/>
                <w:webHidden/>
              </w:rPr>
              <w:fldChar w:fldCharType="begin"/>
            </w:r>
            <w:r w:rsidR="00187E8E">
              <w:rPr>
                <w:noProof/>
                <w:webHidden/>
              </w:rPr>
              <w:instrText xml:space="preserve"> PAGEREF _Toc485108628 \h </w:instrText>
            </w:r>
            <w:r w:rsidR="00187E8E">
              <w:rPr>
                <w:noProof/>
                <w:webHidden/>
              </w:rPr>
            </w:r>
            <w:r w:rsidR="00187E8E">
              <w:rPr>
                <w:noProof/>
                <w:webHidden/>
              </w:rPr>
              <w:fldChar w:fldCharType="separate"/>
            </w:r>
            <w:r w:rsidR="00187E8E">
              <w:rPr>
                <w:noProof/>
                <w:webHidden/>
              </w:rPr>
              <w:t>1006</w:t>
            </w:r>
            <w:r w:rsidR="00187E8E">
              <w:rPr>
                <w:noProof/>
                <w:webHidden/>
              </w:rPr>
              <w:fldChar w:fldCharType="end"/>
            </w:r>
          </w:hyperlink>
        </w:p>
        <w:p w14:paraId="24AA08FD" w14:textId="7D5A92E0" w:rsidR="00187E8E" w:rsidRDefault="004942E9">
          <w:pPr>
            <w:pStyle w:val="TOC3"/>
            <w:tabs>
              <w:tab w:val="right" w:leader="dot" w:pos="8846"/>
            </w:tabs>
            <w:rPr>
              <w:rFonts w:asciiTheme="minorHAnsi" w:eastAsiaTheme="minorEastAsia" w:hAnsiTheme="minorHAnsi"/>
              <w:noProof/>
              <w:sz w:val="22"/>
              <w:lang w:val="en-US"/>
            </w:rPr>
          </w:pPr>
          <w:hyperlink w:anchor="_Toc485108629" w:history="1">
            <w:r w:rsidR="00187E8E" w:rsidRPr="005E5D99">
              <w:rPr>
                <w:rStyle w:val="Hyperlink"/>
                <w:noProof/>
              </w:rPr>
              <w:t>October 4 (5) / Paopi 7: St. Paul of Tammoh</w:t>
            </w:r>
            <w:r w:rsidR="00187E8E">
              <w:rPr>
                <w:noProof/>
                <w:webHidden/>
              </w:rPr>
              <w:tab/>
            </w:r>
            <w:r w:rsidR="00187E8E">
              <w:rPr>
                <w:noProof/>
                <w:webHidden/>
              </w:rPr>
              <w:fldChar w:fldCharType="begin"/>
            </w:r>
            <w:r w:rsidR="00187E8E">
              <w:rPr>
                <w:noProof/>
                <w:webHidden/>
              </w:rPr>
              <w:instrText xml:space="preserve"> PAGEREF _Toc485108629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2A278C0E" w14:textId="1D11D852" w:rsidR="00187E8E" w:rsidRDefault="004942E9">
          <w:pPr>
            <w:pStyle w:val="TOC3"/>
            <w:tabs>
              <w:tab w:val="right" w:leader="dot" w:pos="8846"/>
            </w:tabs>
            <w:rPr>
              <w:rFonts w:asciiTheme="minorHAnsi" w:eastAsiaTheme="minorEastAsia" w:hAnsiTheme="minorHAnsi"/>
              <w:noProof/>
              <w:sz w:val="22"/>
              <w:lang w:val="en-US"/>
            </w:rPr>
          </w:pPr>
          <w:hyperlink w:anchor="_Toc485108630" w:history="1">
            <w:r w:rsidR="00187E8E" w:rsidRPr="005E5D99">
              <w:rPr>
                <w:rStyle w:val="Hyperlink"/>
                <w:noProof/>
              </w:rPr>
              <w:t>October 7 (8) / Paopi 10: St. Sergius</w:t>
            </w:r>
            <w:r w:rsidR="00187E8E">
              <w:rPr>
                <w:noProof/>
                <w:webHidden/>
              </w:rPr>
              <w:tab/>
            </w:r>
            <w:r w:rsidR="00187E8E">
              <w:rPr>
                <w:noProof/>
                <w:webHidden/>
              </w:rPr>
              <w:fldChar w:fldCharType="begin"/>
            </w:r>
            <w:r w:rsidR="00187E8E">
              <w:rPr>
                <w:noProof/>
                <w:webHidden/>
              </w:rPr>
              <w:instrText xml:space="preserve"> PAGEREF _Toc485108630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4A34CD20" w14:textId="43B980E0" w:rsidR="00187E8E" w:rsidRDefault="004942E9">
          <w:pPr>
            <w:pStyle w:val="TOC3"/>
            <w:tabs>
              <w:tab w:val="right" w:leader="dot" w:pos="8846"/>
            </w:tabs>
            <w:rPr>
              <w:rFonts w:asciiTheme="minorHAnsi" w:eastAsiaTheme="minorEastAsia" w:hAnsiTheme="minorHAnsi"/>
              <w:noProof/>
              <w:sz w:val="22"/>
              <w:lang w:val="en-US"/>
            </w:rPr>
          </w:pPr>
          <w:hyperlink w:anchor="_Toc485108631" w:history="1">
            <w:r w:rsidR="00187E8E" w:rsidRPr="005E5D99">
              <w:rPr>
                <w:rStyle w:val="Hyperlink"/>
                <w:noProof/>
              </w:rPr>
              <w:t>October 8 (9) / Paopi 11: St. Pelagia</w:t>
            </w:r>
            <w:r w:rsidR="00187E8E">
              <w:rPr>
                <w:noProof/>
                <w:webHidden/>
              </w:rPr>
              <w:tab/>
            </w:r>
            <w:r w:rsidR="00187E8E">
              <w:rPr>
                <w:noProof/>
                <w:webHidden/>
              </w:rPr>
              <w:fldChar w:fldCharType="begin"/>
            </w:r>
            <w:r w:rsidR="00187E8E">
              <w:rPr>
                <w:noProof/>
                <w:webHidden/>
              </w:rPr>
              <w:instrText xml:space="preserve"> PAGEREF _Toc485108631 \h </w:instrText>
            </w:r>
            <w:r w:rsidR="00187E8E">
              <w:rPr>
                <w:noProof/>
                <w:webHidden/>
              </w:rPr>
            </w:r>
            <w:r w:rsidR="00187E8E">
              <w:rPr>
                <w:noProof/>
                <w:webHidden/>
              </w:rPr>
              <w:fldChar w:fldCharType="separate"/>
            </w:r>
            <w:r w:rsidR="00187E8E">
              <w:rPr>
                <w:noProof/>
                <w:webHidden/>
              </w:rPr>
              <w:t>1008</w:t>
            </w:r>
            <w:r w:rsidR="00187E8E">
              <w:rPr>
                <w:noProof/>
                <w:webHidden/>
              </w:rPr>
              <w:fldChar w:fldCharType="end"/>
            </w:r>
          </w:hyperlink>
        </w:p>
        <w:p w14:paraId="66AE2EDF" w14:textId="2FFEB506" w:rsidR="00187E8E" w:rsidRDefault="004942E9">
          <w:pPr>
            <w:pStyle w:val="TOC3"/>
            <w:tabs>
              <w:tab w:val="right" w:leader="dot" w:pos="8846"/>
            </w:tabs>
            <w:rPr>
              <w:rFonts w:asciiTheme="minorHAnsi" w:eastAsiaTheme="minorEastAsia" w:hAnsiTheme="minorHAnsi"/>
              <w:noProof/>
              <w:sz w:val="22"/>
              <w:lang w:val="en-US"/>
            </w:rPr>
          </w:pPr>
          <w:hyperlink w:anchor="_Toc485108632" w:history="1">
            <w:r w:rsidR="00187E8E" w:rsidRPr="005E5D99">
              <w:rPr>
                <w:rStyle w:val="Hyperlink"/>
                <w:noProof/>
              </w:rPr>
              <w:t>October 9 (10) / Paopi 12: Commemoration of Archangel Michael</w:t>
            </w:r>
            <w:r w:rsidR="00187E8E">
              <w:rPr>
                <w:noProof/>
                <w:webHidden/>
              </w:rPr>
              <w:tab/>
            </w:r>
            <w:r w:rsidR="00187E8E">
              <w:rPr>
                <w:noProof/>
                <w:webHidden/>
              </w:rPr>
              <w:fldChar w:fldCharType="begin"/>
            </w:r>
            <w:r w:rsidR="00187E8E">
              <w:rPr>
                <w:noProof/>
                <w:webHidden/>
              </w:rPr>
              <w:instrText xml:space="preserve"> PAGEREF _Toc485108632 \h </w:instrText>
            </w:r>
            <w:r w:rsidR="00187E8E">
              <w:rPr>
                <w:noProof/>
                <w:webHidden/>
              </w:rPr>
            </w:r>
            <w:r w:rsidR="00187E8E">
              <w:rPr>
                <w:noProof/>
                <w:webHidden/>
              </w:rPr>
              <w:fldChar w:fldCharType="separate"/>
            </w:r>
            <w:r w:rsidR="00187E8E">
              <w:rPr>
                <w:noProof/>
                <w:webHidden/>
              </w:rPr>
              <w:t>1009</w:t>
            </w:r>
            <w:r w:rsidR="00187E8E">
              <w:rPr>
                <w:noProof/>
                <w:webHidden/>
              </w:rPr>
              <w:fldChar w:fldCharType="end"/>
            </w:r>
          </w:hyperlink>
        </w:p>
        <w:p w14:paraId="43491094" w14:textId="758E0B7E" w:rsidR="00187E8E" w:rsidRDefault="004942E9">
          <w:pPr>
            <w:pStyle w:val="TOC3"/>
            <w:tabs>
              <w:tab w:val="right" w:leader="dot" w:pos="8846"/>
            </w:tabs>
            <w:rPr>
              <w:rFonts w:asciiTheme="minorHAnsi" w:eastAsiaTheme="minorEastAsia" w:hAnsiTheme="minorHAnsi"/>
              <w:noProof/>
              <w:sz w:val="22"/>
              <w:lang w:val="en-US"/>
            </w:rPr>
          </w:pPr>
          <w:hyperlink w:anchor="_Toc485108633" w:history="1">
            <w:r w:rsidR="00187E8E" w:rsidRPr="005E5D99">
              <w:rPr>
                <w:rStyle w:val="Hyperlink"/>
                <w:noProof/>
              </w:rPr>
              <w:t>October 11 (12) / Paopi 14: St. Philip the Deacon, One of the 72</w:t>
            </w:r>
            <w:r w:rsidR="00187E8E">
              <w:rPr>
                <w:noProof/>
                <w:webHidden/>
              </w:rPr>
              <w:tab/>
            </w:r>
            <w:r w:rsidR="00187E8E">
              <w:rPr>
                <w:noProof/>
                <w:webHidden/>
              </w:rPr>
              <w:fldChar w:fldCharType="begin"/>
            </w:r>
            <w:r w:rsidR="00187E8E">
              <w:rPr>
                <w:noProof/>
                <w:webHidden/>
              </w:rPr>
              <w:instrText xml:space="preserve"> PAGEREF _Toc485108633 \h </w:instrText>
            </w:r>
            <w:r w:rsidR="00187E8E">
              <w:rPr>
                <w:noProof/>
                <w:webHidden/>
              </w:rPr>
            </w:r>
            <w:r w:rsidR="00187E8E">
              <w:rPr>
                <w:noProof/>
                <w:webHidden/>
              </w:rPr>
              <w:fldChar w:fldCharType="separate"/>
            </w:r>
            <w:r w:rsidR="00187E8E">
              <w:rPr>
                <w:noProof/>
                <w:webHidden/>
              </w:rPr>
              <w:t>1010</w:t>
            </w:r>
            <w:r w:rsidR="00187E8E">
              <w:rPr>
                <w:noProof/>
                <w:webHidden/>
              </w:rPr>
              <w:fldChar w:fldCharType="end"/>
            </w:r>
          </w:hyperlink>
        </w:p>
        <w:p w14:paraId="650DE95C" w14:textId="22EB7E4E" w:rsidR="00187E8E" w:rsidRDefault="004942E9">
          <w:pPr>
            <w:pStyle w:val="TOC3"/>
            <w:tabs>
              <w:tab w:val="right" w:leader="dot" w:pos="8846"/>
            </w:tabs>
            <w:rPr>
              <w:rFonts w:asciiTheme="minorHAnsi" w:eastAsiaTheme="minorEastAsia" w:hAnsiTheme="minorHAnsi"/>
              <w:noProof/>
              <w:sz w:val="22"/>
              <w:lang w:val="en-US"/>
            </w:rPr>
          </w:pPr>
          <w:hyperlink w:anchor="_Toc485108634" w:history="1">
            <w:r w:rsidR="00187E8E" w:rsidRPr="005E5D99">
              <w:rPr>
                <w:rStyle w:val="Hyperlink"/>
                <w:noProof/>
              </w:rPr>
              <w:t>October 17 (18) Paopi 20: St. John the Short</w:t>
            </w:r>
            <w:r w:rsidR="00187E8E">
              <w:rPr>
                <w:noProof/>
                <w:webHidden/>
              </w:rPr>
              <w:tab/>
            </w:r>
            <w:r w:rsidR="00187E8E">
              <w:rPr>
                <w:noProof/>
                <w:webHidden/>
              </w:rPr>
              <w:fldChar w:fldCharType="begin"/>
            </w:r>
            <w:r w:rsidR="00187E8E">
              <w:rPr>
                <w:noProof/>
                <w:webHidden/>
              </w:rPr>
              <w:instrText xml:space="preserve"> PAGEREF _Toc485108634 \h </w:instrText>
            </w:r>
            <w:r w:rsidR="00187E8E">
              <w:rPr>
                <w:noProof/>
                <w:webHidden/>
              </w:rPr>
            </w:r>
            <w:r w:rsidR="00187E8E">
              <w:rPr>
                <w:noProof/>
                <w:webHidden/>
              </w:rPr>
              <w:fldChar w:fldCharType="separate"/>
            </w:r>
            <w:r w:rsidR="00187E8E">
              <w:rPr>
                <w:noProof/>
                <w:webHidden/>
              </w:rPr>
              <w:t>1011</w:t>
            </w:r>
            <w:r w:rsidR="00187E8E">
              <w:rPr>
                <w:noProof/>
                <w:webHidden/>
              </w:rPr>
              <w:fldChar w:fldCharType="end"/>
            </w:r>
          </w:hyperlink>
        </w:p>
        <w:p w14:paraId="61BE6854" w14:textId="5C96E5EB" w:rsidR="00187E8E" w:rsidRDefault="004942E9">
          <w:pPr>
            <w:pStyle w:val="TOC3"/>
            <w:tabs>
              <w:tab w:val="right" w:leader="dot" w:pos="8846"/>
            </w:tabs>
            <w:rPr>
              <w:rFonts w:asciiTheme="minorHAnsi" w:eastAsiaTheme="minorEastAsia" w:hAnsiTheme="minorHAnsi"/>
              <w:noProof/>
              <w:sz w:val="22"/>
              <w:lang w:val="en-US"/>
            </w:rPr>
          </w:pPr>
          <w:hyperlink w:anchor="_Toc485108635" w:history="1">
            <w:r w:rsidR="00187E8E" w:rsidRPr="005E5D99">
              <w:rPr>
                <w:rStyle w:val="Hyperlink"/>
                <w:noProof/>
              </w:rPr>
              <w:t>October 18 (19) / Paopi 21: Commemoration of the Theotokos</w:t>
            </w:r>
            <w:r w:rsidR="00187E8E">
              <w:rPr>
                <w:noProof/>
                <w:webHidden/>
              </w:rPr>
              <w:tab/>
            </w:r>
            <w:r w:rsidR="00187E8E">
              <w:rPr>
                <w:noProof/>
                <w:webHidden/>
              </w:rPr>
              <w:fldChar w:fldCharType="begin"/>
            </w:r>
            <w:r w:rsidR="00187E8E">
              <w:rPr>
                <w:noProof/>
                <w:webHidden/>
              </w:rPr>
              <w:instrText xml:space="preserve"> PAGEREF _Toc485108635 \h </w:instrText>
            </w:r>
            <w:r w:rsidR="00187E8E">
              <w:rPr>
                <w:noProof/>
                <w:webHidden/>
              </w:rPr>
            </w:r>
            <w:r w:rsidR="00187E8E">
              <w:rPr>
                <w:noProof/>
                <w:webHidden/>
              </w:rPr>
              <w:fldChar w:fldCharType="separate"/>
            </w:r>
            <w:r w:rsidR="00187E8E">
              <w:rPr>
                <w:noProof/>
                <w:webHidden/>
              </w:rPr>
              <w:t>1012</w:t>
            </w:r>
            <w:r w:rsidR="00187E8E">
              <w:rPr>
                <w:noProof/>
                <w:webHidden/>
              </w:rPr>
              <w:fldChar w:fldCharType="end"/>
            </w:r>
          </w:hyperlink>
        </w:p>
        <w:p w14:paraId="60B54CA9" w14:textId="4AD60C0D" w:rsidR="00187E8E" w:rsidRDefault="004942E9">
          <w:pPr>
            <w:pStyle w:val="TOC3"/>
            <w:tabs>
              <w:tab w:val="right" w:leader="dot" w:pos="8846"/>
            </w:tabs>
            <w:rPr>
              <w:rFonts w:asciiTheme="minorHAnsi" w:eastAsiaTheme="minorEastAsia" w:hAnsiTheme="minorHAnsi"/>
              <w:noProof/>
              <w:sz w:val="22"/>
              <w:lang w:val="en-US"/>
            </w:rPr>
          </w:pPr>
          <w:hyperlink w:anchor="_Toc485108636" w:history="1">
            <w:r w:rsidR="00187E8E" w:rsidRPr="005E5D99">
              <w:rPr>
                <w:rStyle w:val="Hyperlink"/>
                <w:noProof/>
              </w:rPr>
              <w:t>October 18 (19) / Paopi 21: Also St. Teji (Reweiss)</w:t>
            </w:r>
            <w:r w:rsidR="00187E8E">
              <w:rPr>
                <w:noProof/>
                <w:webHidden/>
              </w:rPr>
              <w:tab/>
            </w:r>
            <w:r w:rsidR="00187E8E">
              <w:rPr>
                <w:noProof/>
                <w:webHidden/>
              </w:rPr>
              <w:fldChar w:fldCharType="begin"/>
            </w:r>
            <w:r w:rsidR="00187E8E">
              <w:rPr>
                <w:noProof/>
                <w:webHidden/>
              </w:rPr>
              <w:instrText xml:space="preserve"> PAGEREF _Toc485108636 \h </w:instrText>
            </w:r>
            <w:r w:rsidR="00187E8E">
              <w:rPr>
                <w:noProof/>
                <w:webHidden/>
              </w:rPr>
            </w:r>
            <w:r w:rsidR="00187E8E">
              <w:rPr>
                <w:noProof/>
                <w:webHidden/>
              </w:rPr>
              <w:fldChar w:fldCharType="separate"/>
            </w:r>
            <w:r w:rsidR="00187E8E">
              <w:rPr>
                <w:noProof/>
                <w:webHidden/>
              </w:rPr>
              <w:t>1012</w:t>
            </w:r>
            <w:r w:rsidR="00187E8E">
              <w:rPr>
                <w:noProof/>
                <w:webHidden/>
              </w:rPr>
              <w:fldChar w:fldCharType="end"/>
            </w:r>
          </w:hyperlink>
        </w:p>
        <w:p w14:paraId="264AC9AF" w14:textId="7348D9E5" w:rsidR="00187E8E" w:rsidRDefault="004942E9">
          <w:pPr>
            <w:pStyle w:val="TOC3"/>
            <w:tabs>
              <w:tab w:val="right" w:leader="dot" w:pos="8846"/>
            </w:tabs>
            <w:rPr>
              <w:rFonts w:asciiTheme="minorHAnsi" w:eastAsiaTheme="minorEastAsia" w:hAnsiTheme="minorHAnsi"/>
              <w:noProof/>
              <w:sz w:val="22"/>
              <w:lang w:val="en-US"/>
            </w:rPr>
          </w:pPr>
          <w:hyperlink w:anchor="_Toc485108637" w:history="1">
            <w:r w:rsidR="00187E8E" w:rsidRPr="005E5D99">
              <w:rPr>
                <w:rStyle w:val="Hyperlink"/>
                <w:noProof/>
              </w:rPr>
              <w:t>October 23 (24) / Paopi 26: St. Apip the Friend of St. Apollo</w:t>
            </w:r>
            <w:r w:rsidR="00187E8E">
              <w:rPr>
                <w:noProof/>
                <w:webHidden/>
              </w:rPr>
              <w:tab/>
            </w:r>
            <w:r w:rsidR="00187E8E">
              <w:rPr>
                <w:noProof/>
                <w:webHidden/>
              </w:rPr>
              <w:fldChar w:fldCharType="begin"/>
            </w:r>
            <w:r w:rsidR="00187E8E">
              <w:rPr>
                <w:noProof/>
                <w:webHidden/>
              </w:rPr>
              <w:instrText xml:space="preserve"> PAGEREF _Toc485108637 \h </w:instrText>
            </w:r>
            <w:r w:rsidR="00187E8E">
              <w:rPr>
                <w:noProof/>
                <w:webHidden/>
              </w:rPr>
            </w:r>
            <w:r w:rsidR="00187E8E">
              <w:rPr>
                <w:noProof/>
                <w:webHidden/>
              </w:rPr>
              <w:fldChar w:fldCharType="separate"/>
            </w:r>
            <w:r w:rsidR="00187E8E">
              <w:rPr>
                <w:noProof/>
                <w:webHidden/>
              </w:rPr>
              <w:t>1014</w:t>
            </w:r>
            <w:r w:rsidR="00187E8E">
              <w:rPr>
                <w:noProof/>
                <w:webHidden/>
              </w:rPr>
              <w:fldChar w:fldCharType="end"/>
            </w:r>
          </w:hyperlink>
        </w:p>
        <w:p w14:paraId="1E2813B2" w14:textId="0E7E0EC9" w:rsidR="00187E8E" w:rsidRDefault="004942E9">
          <w:pPr>
            <w:pStyle w:val="TOC3"/>
            <w:tabs>
              <w:tab w:val="right" w:leader="dot" w:pos="8846"/>
            </w:tabs>
            <w:rPr>
              <w:rFonts w:asciiTheme="minorHAnsi" w:eastAsiaTheme="minorEastAsia" w:hAnsiTheme="minorHAnsi"/>
              <w:noProof/>
              <w:sz w:val="22"/>
              <w:lang w:val="en-US"/>
            </w:rPr>
          </w:pPr>
          <w:hyperlink w:anchor="_Toc485108638" w:history="1">
            <w:r w:rsidR="00187E8E" w:rsidRPr="005E5D99">
              <w:rPr>
                <w:rStyle w:val="Hyperlink"/>
                <w:noProof/>
              </w:rPr>
              <w:t>October 23 (24) / Paopi 26: The Martyrdom of St. Timothy the Apostle</w:t>
            </w:r>
            <w:r w:rsidR="00187E8E">
              <w:rPr>
                <w:noProof/>
                <w:webHidden/>
              </w:rPr>
              <w:tab/>
            </w:r>
            <w:r w:rsidR="00187E8E">
              <w:rPr>
                <w:noProof/>
                <w:webHidden/>
              </w:rPr>
              <w:fldChar w:fldCharType="begin"/>
            </w:r>
            <w:r w:rsidR="00187E8E">
              <w:rPr>
                <w:noProof/>
                <w:webHidden/>
              </w:rPr>
              <w:instrText xml:space="preserve"> PAGEREF _Toc485108638 \h </w:instrText>
            </w:r>
            <w:r w:rsidR="00187E8E">
              <w:rPr>
                <w:noProof/>
                <w:webHidden/>
              </w:rPr>
            </w:r>
            <w:r w:rsidR="00187E8E">
              <w:rPr>
                <w:noProof/>
                <w:webHidden/>
              </w:rPr>
              <w:fldChar w:fldCharType="separate"/>
            </w:r>
            <w:r w:rsidR="00187E8E">
              <w:rPr>
                <w:noProof/>
                <w:webHidden/>
              </w:rPr>
              <w:t>1015</w:t>
            </w:r>
            <w:r w:rsidR="00187E8E">
              <w:rPr>
                <w:noProof/>
                <w:webHidden/>
              </w:rPr>
              <w:fldChar w:fldCharType="end"/>
            </w:r>
          </w:hyperlink>
        </w:p>
        <w:p w14:paraId="02885455" w14:textId="4C4F7C6E" w:rsidR="00187E8E" w:rsidRDefault="004942E9">
          <w:pPr>
            <w:pStyle w:val="TOC3"/>
            <w:tabs>
              <w:tab w:val="right" w:leader="dot" w:pos="8846"/>
            </w:tabs>
            <w:rPr>
              <w:rFonts w:asciiTheme="minorHAnsi" w:eastAsiaTheme="minorEastAsia" w:hAnsiTheme="minorHAnsi"/>
              <w:noProof/>
              <w:sz w:val="22"/>
              <w:lang w:val="en-US"/>
            </w:rPr>
          </w:pPr>
          <w:hyperlink w:anchor="_Toc485108639" w:history="1">
            <w:r w:rsidR="00187E8E" w:rsidRPr="005E5D99">
              <w:rPr>
                <w:rStyle w:val="Hyperlink"/>
                <w:noProof/>
              </w:rPr>
              <w:t>October 24 (25) / Paopi 27: St. Macarius the Bishop of Edkow</w:t>
            </w:r>
            <w:r w:rsidR="00187E8E">
              <w:rPr>
                <w:noProof/>
                <w:webHidden/>
              </w:rPr>
              <w:tab/>
            </w:r>
            <w:r w:rsidR="00187E8E">
              <w:rPr>
                <w:noProof/>
                <w:webHidden/>
              </w:rPr>
              <w:fldChar w:fldCharType="begin"/>
            </w:r>
            <w:r w:rsidR="00187E8E">
              <w:rPr>
                <w:noProof/>
                <w:webHidden/>
              </w:rPr>
              <w:instrText xml:space="preserve"> PAGEREF _Toc485108639 \h </w:instrText>
            </w:r>
            <w:r w:rsidR="00187E8E">
              <w:rPr>
                <w:noProof/>
                <w:webHidden/>
              </w:rPr>
            </w:r>
            <w:r w:rsidR="00187E8E">
              <w:rPr>
                <w:noProof/>
                <w:webHidden/>
              </w:rPr>
              <w:fldChar w:fldCharType="separate"/>
            </w:r>
            <w:r w:rsidR="00187E8E">
              <w:rPr>
                <w:noProof/>
                <w:webHidden/>
              </w:rPr>
              <w:t>1016</w:t>
            </w:r>
            <w:r w:rsidR="00187E8E">
              <w:rPr>
                <w:noProof/>
                <w:webHidden/>
              </w:rPr>
              <w:fldChar w:fldCharType="end"/>
            </w:r>
          </w:hyperlink>
        </w:p>
        <w:p w14:paraId="4317EAFD" w14:textId="617A961F" w:rsidR="00187E8E" w:rsidRDefault="004942E9">
          <w:pPr>
            <w:pStyle w:val="TOC3"/>
            <w:tabs>
              <w:tab w:val="right" w:leader="dot" w:pos="8846"/>
            </w:tabs>
            <w:rPr>
              <w:rFonts w:asciiTheme="minorHAnsi" w:eastAsiaTheme="minorEastAsia" w:hAnsiTheme="minorHAnsi"/>
              <w:noProof/>
              <w:sz w:val="22"/>
              <w:lang w:val="en-US"/>
            </w:rPr>
          </w:pPr>
          <w:hyperlink w:anchor="_Toc485108640" w:history="1">
            <w:r w:rsidR="00187E8E" w:rsidRPr="005E5D99">
              <w:rPr>
                <w:rStyle w:val="Hyperlink"/>
                <w:noProof/>
              </w:rPr>
              <w:t>October 26 (27) / Paopi 29: Commemoration of the Annunciation, Nativity, and Resurrection on the 29</w:t>
            </w:r>
            <w:r w:rsidR="00187E8E" w:rsidRPr="005E5D99">
              <w:rPr>
                <w:rStyle w:val="Hyperlink"/>
                <w:noProof/>
                <w:vertAlign w:val="superscript"/>
              </w:rPr>
              <w:t>th</w:t>
            </w:r>
            <w:r w:rsidR="00187E8E" w:rsidRPr="005E5D99">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_Toc485108640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079EC8E7" w14:textId="63DB0A37" w:rsidR="00187E8E" w:rsidRDefault="004942E9">
          <w:pPr>
            <w:pStyle w:val="TOC3"/>
            <w:tabs>
              <w:tab w:val="right" w:leader="dot" w:pos="8846"/>
            </w:tabs>
            <w:rPr>
              <w:rFonts w:asciiTheme="minorHAnsi" w:eastAsiaTheme="minorEastAsia" w:hAnsiTheme="minorHAnsi"/>
              <w:noProof/>
              <w:sz w:val="22"/>
              <w:lang w:val="en-US"/>
            </w:rPr>
          </w:pPr>
          <w:hyperlink w:anchor="_Toc485108641" w:history="1">
            <w:r w:rsidR="00187E8E" w:rsidRPr="005E5D99">
              <w:rPr>
                <w:rStyle w:val="Hyperlink"/>
                <w:noProof/>
              </w:rPr>
              <w:t>October 27 (28) / Paopi 30: St. Mark (Consecration and Appearance of Head)</w:t>
            </w:r>
            <w:r w:rsidR="00187E8E">
              <w:rPr>
                <w:noProof/>
                <w:webHidden/>
              </w:rPr>
              <w:tab/>
            </w:r>
            <w:r w:rsidR="00187E8E">
              <w:rPr>
                <w:noProof/>
                <w:webHidden/>
              </w:rPr>
              <w:fldChar w:fldCharType="begin"/>
            </w:r>
            <w:r w:rsidR="00187E8E">
              <w:rPr>
                <w:noProof/>
                <w:webHidden/>
              </w:rPr>
              <w:instrText xml:space="preserve"> PAGEREF _Toc485108641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718DF9FE" w14:textId="3CFFD325" w:rsidR="00187E8E" w:rsidRDefault="004942E9">
          <w:pPr>
            <w:pStyle w:val="TOC3"/>
            <w:tabs>
              <w:tab w:val="right" w:leader="dot" w:pos="8846"/>
            </w:tabs>
            <w:rPr>
              <w:rFonts w:asciiTheme="minorHAnsi" w:eastAsiaTheme="minorEastAsia" w:hAnsiTheme="minorHAnsi"/>
              <w:noProof/>
              <w:sz w:val="22"/>
              <w:lang w:val="en-US"/>
            </w:rPr>
          </w:pPr>
          <w:hyperlink w:anchor="_Toc485108642" w:history="1">
            <w:r w:rsidR="00187E8E" w:rsidRPr="005E5D99">
              <w:rPr>
                <w:rStyle w:val="Hyperlink"/>
                <w:noProof/>
              </w:rPr>
              <w:t>October 28 (29) / Athor 1: St. Cleopas and His Companion, Two of the Seventy Two Apostles</w:t>
            </w:r>
            <w:r w:rsidR="00187E8E">
              <w:rPr>
                <w:noProof/>
                <w:webHidden/>
              </w:rPr>
              <w:tab/>
            </w:r>
            <w:r w:rsidR="00187E8E">
              <w:rPr>
                <w:noProof/>
                <w:webHidden/>
              </w:rPr>
              <w:fldChar w:fldCharType="begin"/>
            </w:r>
            <w:r w:rsidR="00187E8E">
              <w:rPr>
                <w:noProof/>
                <w:webHidden/>
              </w:rPr>
              <w:instrText xml:space="preserve"> PAGEREF _Toc485108642 \h </w:instrText>
            </w:r>
            <w:r w:rsidR="00187E8E">
              <w:rPr>
                <w:noProof/>
                <w:webHidden/>
              </w:rPr>
            </w:r>
            <w:r w:rsidR="00187E8E">
              <w:rPr>
                <w:noProof/>
                <w:webHidden/>
              </w:rPr>
              <w:fldChar w:fldCharType="separate"/>
            </w:r>
            <w:r w:rsidR="00187E8E">
              <w:rPr>
                <w:noProof/>
                <w:webHidden/>
              </w:rPr>
              <w:t>1017</w:t>
            </w:r>
            <w:r w:rsidR="00187E8E">
              <w:rPr>
                <w:noProof/>
                <w:webHidden/>
              </w:rPr>
              <w:fldChar w:fldCharType="end"/>
            </w:r>
          </w:hyperlink>
        </w:p>
        <w:p w14:paraId="47A3128E" w14:textId="2F0C4DEE"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4" w:name="_Ref436250096"/>
      <w:bookmarkStart w:id="1315" w:name="_Ref436250168"/>
      <w:bookmarkStart w:id="1316" w:name="_Toc485108628"/>
      <w:r>
        <w:lastRenderedPageBreak/>
        <w:t>October 1 (2) / Paopi 4: St. Bacchus</w:t>
      </w:r>
      <w:bookmarkEnd w:id="1313"/>
      <w:bookmarkEnd w:id="1314"/>
      <w:bookmarkEnd w:id="1315"/>
      <w:bookmarkEnd w:id="1316"/>
    </w:p>
    <w:p w14:paraId="5652177B" w14:textId="579A358D" w:rsidR="003037B8" w:rsidRDefault="003037B8" w:rsidP="003037B8">
      <w:pPr>
        <w:pStyle w:val="Heading4"/>
      </w:pPr>
      <w:bookmarkStart w:id="1317"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18" w:name="_Ref459401216"/>
      <w:r>
        <w:t>The Doxology</w:t>
      </w:r>
      <w:r w:rsidR="00B46E6E">
        <w:t xml:space="preserve"> for Sts. Sergius and Bacchus</w:t>
      </w:r>
      <w:bookmarkEnd w:id="1317"/>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19"/>
            <w:r>
              <w:t>heroes</w:t>
            </w:r>
            <w:commentRangeEnd w:id="1319"/>
            <w:r>
              <w:rPr>
                <w:rStyle w:val="CommentReference"/>
                <w:rFonts w:ascii="Times New Roman" w:eastAsiaTheme="minorHAnsi" w:hAnsi="Times New Roman" w:cstheme="minorBidi"/>
                <w:color w:val="auto"/>
              </w:rPr>
              <w:commentReference w:id="131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0" w:name="_Toc485108629"/>
      <w:r>
        <w:t>October 4 (5) / Paopi 7: St. Paul of Tammoh</w:t>
      </w:r>
      <w:bookmarkEnd w:id="1320"/>
    </w:p>
    <w:p w14:paraId="307B5F3B" w14:textId="77777777" w:rsidR="0039635A" w:rsidRDefault="0039635A" w:rsidP="0039635A">
      <w:pPr>
        <w:pStyle w:val="Heading4"/>
      </w:pPr>
      <w:r>
        <w:t>The Doxology</w:t>
      </w:r>
    </w:p>
    <w:p w14:paraId="08012657" w14:textId="13F91D1F" w:rsidR="00FB36D8" w:rsidRPr="00FB36D8" w:rsidRDefault="00191A26" w:rsidP="00FB36D8">
      <w:pPr>
        <w:pStyle w:val="Rubric"/>
      </w:pPr>
      <w:r>
        <w:t xml:space="preserve">See </w:t>
      </w:r>
      <w:r>
        <w:fldChar w:fldCharType="begin"/>
      </w:r>
      <w:r>
        <w:instrText xml:space="preserve"> REF _Ref434490826 \h </w:instrText>
      </w:r>
      <w:r>
        <w:fldChar w:fldCharType="separate"/>
      </w:r>
      <w:r w:rsidR="00187E8E">
        <w:t>The Doxology of St. Pishoy and St. Paul of Tammah</w:t>
      </w:r>
      <w:r>
        <w:fldChar w:fldCharType="end"/>
      </w:r>
      <w:r>
        <w:t xml:space="preserve">, page </w:t>
      </w:r>
      <w:r>
        <w:fldChar w:fldCharType="begin"/>
      </w:r>
      <w:r>
        <w:instrText xml:space="preserve"> PAGEREF _Ref434490826 \h </w:instrText>
      </w:r>
      <w:r>
        <w:fldChar w:fldCharType="separate"/>
      </w:r>
      <w:r w:rsidR="00187E8E">
        <w:rPr>
          <w:noProof/>
        </w:rPr>
        <w:t>951</w:t>
      </w:r>
      <w:r>
        <w:fldChar w:fldCharType="end"/>
      </w:r>
      <w:r w:rsidR="00FB36D8">
        <w:t>.</w:t>
      </w:r>
    </w:p>
    <w:p w14:paraId="2F2896A9" w14:textId="77777777" w:rsidR="0081710C" w:rsidRDefault="0081710C" w:rsidP="0081710C">
      <w:pPr>
        <w:pStyle w:val="Heading3"/>
      </w:pPr>
      <w:bookmarkStart w:id="1321" w:name="_Toc485108630"/>
      <w:r>
        <w:t>October 7 (8) / Paopi 10: St. Sergius</w:t>
      </w:r>
      <w:bookmarkEnd w:id="1321"/>
    </w:p>
    <w:p w14:paraId="43289252" w14:textId="1FDC6947"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187E8E">
        <w:t>October 1 (2) / Paopi 4: St. Bacchus</w:t>
      </w:r>
      <w:r w:rsidR="00336170">
        <w:fldChar w:fldCharType="end"/>
      </w:r>
      <w:r>
        <w:t xml:space="preserve">, page </w:t>
      </w:r>
      <w:r>
        <w:fldChar w:fldCharType="begin"/>
      </w:r>
      <w:r>
        <w:instrText xml:space="preserve"> PAGEREF _Ref434561633 \h </w:instrText>
      </w:r>
      <w:r>
        <w:fldChar w:fldCharType="separate"/>
      </w:r>
      <w:r w:rsidR="00187E8E">
        <w:rPr>
          <w:noProof/>
        </w:rPr>
        <w:t>1005</w:t>
      </w:r>
      <w:r>
        <w:fldChar w:fldCharType="end"/>
      </w:r>
      <w:r w:rsidR="0081710C">
        <w:t>.</w:t>
      </w:r>
    </w:p>
    <w:p w14:paraId="0CF66909" w14:textId="39F79845" w:rsidR="008B74E6" w:rsidRDefault="008B74E6" w:rsidP="008B74E6">
      <w:pPr>
        <w:pStyle w:val="Heading3"/>
      </w:pPr>
      <w:bookmarkStart w:id="1322" w:name="_Toc485108631"/>
      <w:r>
        <w:t>October 8 (9) / Paopi 11: St. Pelagia</w:t>
      </w:r>
      <w:bookmarkEnd w:id="1322"/>
    </w:p>
    <w:p w14:paraId="6BEB9A40" w14:textId="6BC176D9" w:rsidR="008B74E6" w:rsidRDefault="008B74E6" w:rsidP="008B74E6">
      <w:pPr>
        <w:pStyle w:val="Heading4"/>
      </w:pPr>
      <w:bookmarkStart w:id="1323" w:name="_Ref465591664"/>
      <w:r>
        <w:t>The Doxology for St. Pelagia</w:t>
      </w:r>
      <w:r>
        <w:rPr>
          <w:rStyle w:val="FootnoteReference"/>
        </w:rPr>
        <w:footnoteReference w:id="989"/>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bookmarkStart w:id="1324" w:name="_Toc485108632"/>
      <w:r>
        <w:t>October 9 (10) / Paopi 12: Commemoration of Archangel Michael</w:t>
      </w:r>
      <w:bookmarkEnd w:id="1324"/>
    </w:p>
    <w:p w14:paraId="4A7DC24D" w14:textId="3EDD4D0E" w:rsidR="00191A26" w:rsidRPr="00B637D8"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1018</w:t>
      </w:r>
      <w:r>
        <w:fldChar w:fldCharType="end"/>
      </w:r>
      <w:r>
        <w:t>.</w:t>
      </w:r>
    </w:p>
    <w:p w14:paraId="3626890A" w14:textId="2671041E" w:rsidR="008B74E6" w:rsidRDefault="008B74E6" w:rsidP="008B74E6">
      <w:pPr>
        <w:pStyle w:val="Heading3"/>
      </w:pPr>
      <w:bookmarkStart w:id="1325" w:name="_Toc485108633"/>
      <w:bookmarkStart w:id="1326" w:name="_Ref434564830"/>
      <w:r>
        <w:lastRenderedPageBreak/>
        <w:t>October 11 (12) / Paopi 14: St. Philip the Deacon, One of the 72</w:t>
      </w:r>
      <w:bookmarkEnd w:id="1325"/>
    </w:p>
    <w:p w14:paraId="604ECA2E" w14:textId="7C4F7F00" w:rsidR="008B74E6" w:rsidRDefault="008B74E6" w:rsidP="008B74E6">
      <w:pPr>
        <w:pStyle w:val="Heading4"/>
      </w:pPr>
      <w:bookmarkStart w:id="1327" w:name="_Ref465591592"/>
      <w:r>
        <w:t>The Doxology for St. Philip the Deacon</w:t>
      </w:r>
      <w:r>
        <w:rPr>
          <w:rStyle w:val="FootnoteReference"/>
        </w:rPr>
        <w:footnoteReference w:id="990"/>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28" w:name="_Toc485108634"/>
      <w:bookmarkStart w:id="1329" w:name="_Ref485109408"/>
      <w:bookmarkStart w:id="1330" w:name="_Ref485109416"/>
      <w:r>
        <w:lastRenderedPageBreak/>
        <w:t>October 17 (18) Paopi 20: St. John the Short</w:t>
      </w:r>
      <w:bookmarkEnd w:id="1326"/>
      <w:bookmarkEnd w:id="1328"/>
      <w:bookmarkEnd w:id="1329"/>
      <w:bookmarkEnd w:id="1330"/>
    </w:p>
    <w:p w14:paraId="689E6585" w14:textId="146B5B2A" w:rsidR="0056261A" w:rsidRDefault="0056261A" w:rsidP="0056261A">
      <w:pPr>
        <w:pStyle w:val="Heading4"/>
      </w:pPr>
      <w:bookmarkStart w:id="1331"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2" w:name="_Ref459401434"/>
      <w:r>
        <w:t>The Doxology</w:t>
      </w:r>
      <w:r w:rsidR="00B46E6E">
        <w:t xml:space="preserve"> for St. John the Short</w:t>
      </w:r>
      <w:bookmarkEnd w:id="1331"/>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3" w:name="_Toc485108635"/>
      <w:r>
        <w:t>October 18 (19) / Paopi</w:t>
      </w:r>
      <w:r w:rsidR="00FE0AE4">
        <w:t xml:space="preserve"> </w:t>
      </w:r>
      <w:r>
        <w:t>21: Commemoration of the Theotokos</w:t>
      </w:r>
      <w:bookmarkEnd w:id="1333"/>
    </w:p>
    <w:p w14:paraId="2DEA7718" w14:textId="2B13BFE1"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2229EA11" w14:textId="1FAF6C37" w:rsidR="00BF2674" w:rsidRDefault="00BF2674" w:rsidP="00BF2674">
      <w:pPr>
        <w:pStyle w:val="Heading3"/>
      </w:pPr>
      <w:bookmarkStart w:id="1334" w:name="_Toc485108636"/>
      <w:r>
        <w:t>October 18 (19) / Paopi</w:t>
      </w:r>
      <w:r w:rsidR="00FE0AE4">
        <w:t xml:space="preserve"> </w:t>
      </w:r>
      <w:r>
        <w:t>21: Also St. Teji (Reweiss)</w:t>
      </w:r>
      <w:bookmarkEnd w:id="1334"/>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35" w:name="_Ref434491337"/>
      <w:r>
        <w:t>The Doxology</w:t>
      </w:r>
      <w:r w:rsidR="00810F04">
        <w:t xml:space="preserve"> for St. Teji (Reweiss)</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36"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337" w:name="_Ref485106353"/>
      <w:bookmarkStart w:id="1338" w:name="_Ref485106363"/>
      <w:bookmarkStart w:id="1339" w:name="_Toc485108637"/>
      <w:r>
        <w:t>October 23 (24) / Paopi</w:t>
      </w:r>
      <w:r w:rsidR="00FE0AE4">
        <w:t xml:space="preserve"> </w:t>
      </w:r>
      <w:r>
        <w:t>26: St. Apip the Friend of St. Apollo</w:t>
      </w:r>
      <w:bookmarkEnd w:id="1336"/>
      <w:bookmarkEnd w:id="1337"/>
      <w:bookmarkEnd w:id="1338"/>
      <w:bookmarkEnd w:id="1339"/>
    </w:p>
    <w:p w14:paraId="69CDA95A" w14:textId="77777777" w:rsidR="00E30E2D" w:rsidRPr="00137929" w:rsidRDefault="00E30E2D" w:rsidP="00E30E2D">
      <w:pPr>
        <w:pStyle w:val="Heading4"/>
      </w:pPr>
      <w:bookmarkStart w:id="1340" w:name="_Ref434492837"/>
      <w:r>
        <w:t>The Doxology</w:t>
      </w:r>
      <w:r w:rsidR="00B82753">
        <w:t xml:space="preserve"> for Sts. Apollo and Apip</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lastRenderedPageBreak/>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1" w:name="_Toc485108638"/>
      <w:r>
        <w:t>October 23 (24) / Paopi</w:t>
      </w:r>
      <w:r w:rsidR="00FE0AE4">
        <w:t xml:space="preserve"> </w:t>
      </w:r>
      <w:r>
        <w:t>26: The Martyrdom of St. Timothy the Apostle</w:t>
      </w:r>
      <w:bookmarkEnd w:id="1341"/>
    </w:p>
    <w:p w14:paraId="4D4E33D6" w14:textId="212CB529" w:rsidR="00013EB0"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C276672" w14:textId="77777777" w:rsidR="00137929" w:rsidRDefault="00137929" w:rsidP="00137929">
      <w:pPr>
        <w:pStyle w:val="Heading3"/>
      </w:pPr>
      <w:bookmarkStart w:id="1342" w:name="_Toc485108639"/>
      <w:r>
        <w:lastRenderedPageBreak/>
        <w:t>October 24 (25) / Paopi</w:t>
      </w:r>
      <w:r w:rsidR="00FE0AE4">
        <w:t xml:space="preserve"> </w:t>
      </w:r>
      <w:r>
        <w:t>27: St. Macarius the Bishop of Edkow</w:t>
      </w:r>
      <w:bookmarkEnd w:id="1342"/>
    </w:p>
    <w:p w14:paraId="1E91FBC2" w14:textId="74F8FE2B" w:rsidR="00137929" w:rsidRPr="00137929" w:rsidRDefault="00137929" w:rsidP="00137929">
      <w:pPr>
        <w:pStyle w:val="Heading4"/>
      </w:pPr>
      <w:bookmarkStart w:id="1343" w:name="_Ref434490474"/>
      <w:r>
        <w:t>The Doxology</w:t>
      </w:r>
      <w:r w:rsidR="00B46E6E">
        <w:t xml:space="preserve"> for St. Macarius the Bishop of Edkow</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lastRenderedPageBreak/>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44" w:name="_Toc485108640"/>
      <w:r>
        <w:t>October 26 (27) / Paopi 29: Commemoration of the Annunciation, Nativity, and Resurrection on the 29</w:t>
      </w:r>
      <w:r w:rsidRPr="00C0205C">
        <w:rPr>
          <w:vertAlign w:val="superscript"/>
        </w:rPr>
        <w:t>th</w:t>
      </w:r>
      <w:r>
        <w:t xml:space="preserve"> of Every Month</w:t>
      </w:r>
      <w:bookmarkEnd w:id="1344"/>
    </w:p>
    <w:p w14:paraId="7511E0D5" w14:textId="28E89327"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49EB3135" w14:textId="77777777" w:rsidR="00205EA4" w:rsidRDefault="00205EA4" w:rsidP="00205EA4">
      <w:pPr>
        <w:pStyle w:val="Heading3"/>
      </w:pPr>
      <w:bookmarkStart w:id="1345" w:name="_Toc485108641"/>
      <w:r>
        <w:t>October 27 (28) / Paopi 30: St. Mark</w:t>
      </w:r>
      <w:r w:rsidR="00F20BBD">
        <w:t xml:space="preserve"> (Consecration and Appearance of Head)</w:t>
      </w:r>
      <w:bookmarkEnd w:id="1345"/>
    </w:p>
    <w:p w14:paraId="5ECB9266" w14:textId="0B0F5BA2"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87E8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87E8E">
        <w:rPr>
          <w:noProof/>
        </w:rPr>
        <w:t>1018</w:t>
      </w:r>
      <w:r w:rsidR="00191A26">
        <w:fldChar w:fldCharType="end"/>
      </w:r>
      <w:r>
        <w:t>.</w:t>
      </w:r>
    </w:p>
    <w:p w14:paraId="42BC2C38" w14:textId="77777777" w:rsidR="006E370D" w:rsidRPr="007F571C" w:rsidRDefault="007F571C" w:rsidP="007F571C">
      <w:pPr>
        <w:pStyle w:val="Heading3"/>
      </w:pPr>
      <w:bookmarkStart w:id="1346" w:name="_Toc485108642"/>
      <w:r>
        <w:t>October 28 (29) / Athor 1: St. Cleopas and His Companion, Two of the Seventy Two Apostles</w:t>
      </w:r>
      <w:bookmarkEnd w:id="1346"/>
    </w:p>
    <w:p w14:paraId="47F94007" w14:textId="6B849676" w:rsidR="006E370D" w:rsidRPr="006E370D"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47" w:name="_Toc410196201"/>
      <w:bookmarkStart w:id="1348" w:name="_Toc410196443"/>
      <w:bookmarkStart w:id="1349" w:name="_Toc410196945"/>
      <w:bookmarkStart w:id="1350" w:name="_Toc485108585"/>
      <w:bookmarkStart w:id="1351" w:name="November"/>
      <w:bookmarkEnd w:id="1311"/>
      <w:r>
        <w:lastRenderedPageBreak/>
        <w:t>November</w:t>
      </w:r>
      <w:r w:rsidR="00495F1A">
        <w:t xml:space="preserve"> or </w:t>
      </w:r>
      <w:bookmarkEnd w:id="1347"/>
      <w:bookmarkEnd w:id="1348"/>
      <w:bookmarkEnd w:id="1349"/>
      <w:r w:rsidRPr="00FB5E62">
        <w:rPr>
          <w:rFonts w:ascii="FreeSerifAvvaShenouda" w:eastAsia="Arial Unicode MS" w:hAnsi="FreeSerifAvvaShenouda" w:cs="FreeSerifAvvaShenouda"/>
        </w:rPr>
        <w:t>Ⲁⲑⲟⲣ</w:t>
      </w:r>
      <w:bookmarkEnd w:id="1350"/>
    </w:p>
    <w:sdt>
      <w:sdtPr>
        <w:id w:val="254490828"/>
        <w:docPartObj>
          <w:docPartGallery w:val="Table of Contents"/>
          <w:docPartUnique/>
        </w:docPartObj>
      </w:sdtPr>
      <w:sdtEndPr>
        <w:rPr>
          <w:b/>
          <w:bCs/>
          <w:noProof/>
        </w:rPr>
      </w:sdtEndPr>
      <w:sdtContent>
        <w:p w14:paraId="069AD087" w14:textId="630E4000"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108643" w:history="1">
            <w:r w:rsidR="00187E8E" w:rsidRPr="005E24F0">
              <w:rPr>
                <w:rStyle w:val="Hyperlink"/>
                <w:noProof/>
              </w:rPr>
              <w:t>November 4 (5) / Athor 8: The Four Incorporeal Beasts</w:t>
            </w:r>
            <w:r w:rsidR="00187E8E">
              <w:rPr>
                <w:noProof/>
                <w:webHidden/>
              </w:rPr>
              <w:tab/>
            </w:r>
            <w:r w:rsidR="00187E8E">
              <w:rPr>
                <w:noProof/>
                <w:webHidden/>
              </w:rPr>
              <w:fldChar w:fldCharType="begin"/>
            </w:r>
            <w:r w:rsidR="00187E8E">
              <w:rPr>
                <w:noProof/>
                <w:webHidden/>
              </w:rPr>
              <w:instrText xml:space="preserve"> PAGEREF _Toc485108643 \h </w:instrText>
            </w:r>
            <w:r w:rsidR="00187E8E">
              <w:rPr>
                <w:noProof/>
                <w:webHidden/>
              </w:rPr>
            </w:r>
            <w:r w:rsidR="00187E8E">
              <w:rPr>
                <w:noProof/>
                <w:webHidden/>
              </w:rPr>
              <w:fldChar w:fldCharType="separate"/>
            </w:r>
            <w:r w:rsidR="00187E8E">
              <w:rPr>
                <w:noProof/>
                <w:webHidden/>
              </w:rPr>
              <w:t>1019</w:t>
            </w:r>
            <w:r w:rsidR="00187E8E">
              <w:rPr>
                <w:noProof/>
                <w:webHidden/>
              </w:rPr>
              <w:fldChar w:fldCharType="end"/>
            </w:r>
          </w:hyperlink>
        </w:p>
        <w:p w14:paraId="7C3E821D" w14:textId="37D4AF64" w:rsidR="00187E8E" w:rsidRDefault="004942E9">
          <w:pPr>
            <w:pStyle w:val="TOC3"/>
            <w:tabs>
              <w:tab w:val="right" w:leader="dot" w:pos="8846"/>
            </w:tabs>
            <w:rPr>
              <w:rFonts w:asciiTheme="minorHAnsi" w:eastAsiaTheme="minorEastAsia" w:hAnsiTheme="minorHAnsi"/>
              <w:noProof/>
              <w:sz w:val="22"/>
              <w:lang w:val="en-US"/>
            </w:rPr>
          </w:pPr>
          <w:hyperlink w:anchor="_Toc485108644" w:history="1">
            <w:r w:rsidR="00187E8E" w:rsidRPr="005E24F0">
              <w:rPr>
                <w:rStyle w:val="Hyperlink"/>
                <w:noProof/>
              </w:rPr>
              <w:t>November 8 (9) / Athor 12: Archangel Michael</w:t>
            </w:r>
            <w:r w:rsidR="00187E8E">
              <w:rPr>
                <w:noProof/>
                <w:webHidden/>
              </w:rPr>
              <w:tab/>
            </w:r>
            <w:r w:rsidR="00187E8E">
              <w:rPr>
                <w:noProof/>
                <w:webHidden/>
              </w:rPr>
              <w:fldChar w:fldCharType="begin"/>
            </w:r>
            <w:r w:rsidR="00187E8E">
              <w:rPr>
                <w:noProof/>
                <w:webHidden/>
              </w:rPr>
              <w:instrText xml:space="preserve"> PAGEREF _Toc485108644 \h </w:instrText>
            </w:r>
            <w:r w:rsidR="00187E8E">
              <w:rPr>
                <w:noProof/>
                <w:webHidden/>
              </w:rPr>
            </w:r>
            <w:r w:rsidR="00187E8E">
              <w:rPr>
                <w:noProof/>
                <w:webHidden/>
              </w:rPr>
              <w:fldChar w:fldCharType="separate"/>
            </w:r>
            <w:r w:rsidR="00187E8E">
              <w:rPr>
                <w:noProof/>
                <w:webHidden/>
              </w:rPr>
              <w:t>1020</w:t>
            </w:r>
            <w:r w:rsidR="00187E8E">
              <w:rPr>
                <w:noProof/>
                <w:webHidden/>
              </w:rPr>
              <w:fldChar w:fldCharType="end"/>
            </w:r>
          </w:hyperlink>
        </w:p>
        <w:p w14:paraId="05127FC9" w14:textId="2D1D4A35" w:rsidR="00187E8E" w:rsidRDefault="004942E9">
          <w:pPr>
            <w:pStyle w:val="TOC3"/>
            <w:tabs>
              <w:tab w:val="right" w:leader="dot" w:pos="8846"/>
            </w:tabs>
            <w:rPr>
              <w:rFonts w:asciiTheme="minorHAnsi" w:eastAsiaTheme="minorEastAsia" w:hAnsiTheme="minorHAnsi"/>
              <w:noProof/>
              <w:sz w:val="22"/>
              <w:lang w:val="en-US"/>
            </w:rPr>
          </w:pPr>
          <w:hyperlink w:anchor="_Toc485108645" w:history="1">
            <w:r w:rsidR="00187E8E" w:rsidRPr="005E24F0">
              <w:rPr>
                <w:rStyle w:val="Hyperlink"/>
                <w:noProof/>
              </w:rPr>
              <w:t>November 10 (11) / Athor 14: St. Martin of Tours</w:t>
            </w:r>
            <w:r w:rsidR="00187E8E">
              <w:rPr>
                <w:noProof/>
                <w:webHidden/>
              </w:rPr>
              <w:tab/>
            </w:r>
            <w:r w:rsidR="00187E8E">
              <w:rPr>
                <w:noProof/>
                <w:webHidden/>
              </w:rPr>
              <w:fldChar w:fldCharType="begin"/>
            </w:r>
            <w:r w:rsidR="00187E8E">
              <w:rPr>
                <w:noProof/>
                <w:webHidden/>
              </w:rPr>
              <w:instrText xml:space="preserve"> PAGEREF _Toc485108645 \h </w:instrText>
            </w:r>
            <w:r w:rsidR="00187E8E">
              <w:rPr>
                <w:noProof/>
                <w:webHidden/>
              </w:rPr>
            </w:r>
            <w:r w:rsidR="00187E8E">
              <w:rPr>
                <w:noProof/>
                <w:webHidden/>
              </w:rPr>
              <w:fldChar w:fldCharType="separate"/>
            </w:r>
            <w:r w:rsidR="00187E8E">
              <w:rPr>
                <w:noProof/>
                <w:webHidden/>
              </w:rPr>
              <w:t>1024</w:t>
            </w:r>
            <w:r w:rsidR="00187E8E">
              <w:rPr>
                <w:noProof/>
                <w:webHidden/>
              </w:rPr>
              <w:fldChar w:fldCharType="end"/>
            </w:r>
          </w:hyperlink>
        </w:p>
        <w:p w14:paraId="31BCEF34" w14:textId="3262D8E0" w:rsidR="00187E8E" w:rsidRDefault="004942E9">
          <w:pPr>
            <w:pStyle w:val="TOC3"/>
            <w:tabs>
              <w:tab w:val="right" w:leader="dot" w:pos="8846"/>
            </w:tabs>
            <w:rPr>
              <w:rFonts w:asciiTheme="minorHAnsi" w:eastAsiaTheme="minorEastAsia" w:hAnsiTheme="minorHAnsi"/>
              <w:noProof/>
              <w:sz w:val="22"/>
              <w:lang w:val="en-US"/>
            </w:rPr>
          </w:pPr>
          <w:hyperlink w:anchor="_Toc485108646" w:history="1">
            <w:r w:rsidR="00187E8E" w:rsidRPr="005E24F0">
              <w:rPr>
                <w:rStyle w:val="Hyperlink"/>
                <w:noProof/>
              </w:rPr>
              <w:t>November 11 (12) / Athor 15: St. Mena the Martyr</w:t>
            </w:r>
            <w:r w:rsidR="00187E8E">
              <w:rPr>
                <w:noProof/>
                <w:webHidden/>
              </w:rPr>
              <w:tab/>
            </w:r>
            <w:r w:rsidR="00187E8E">
              <w:rPr>
                <w:noProof/>
                <w:webHidden/>
              </w:rPr>
              <w:fldChar w:fldCharType="begin"/>
            </w:r>
            <w:r w:rsidR="00187E8E">
              <w:rPr>
                <w:noProof/>
                <w:webHidden/>
              </w:rPr>
              <w:instrText xml:space="preserve"> PAGEREF _Toc485108646 \h </w:instrText>
            </w:r>
            <w:r w:rsidR="00187E8E">
              <w:rPr>
                <w:noProof/>
                <w:webHidden/>
              </w:rPr>
            </w:r>
            <w:r w:rsidR="00187E8E">
              <w:rPr>
                <w:noProof/>
                <w:webHidden/>
              </w:rPr>
              <w:fldChar w:fldCharType="separate"/>
            </w:r>
            <w:r w:rsidR="00187E8E">
              <w:rPr>
                <w:noProof/>
                <w:webHidden/>
              </w:rPr>
              <w:t>1026</w:t>
            </w:r>
            <w:r w:rsidR="00187E8E">
              <w:rPr>
                <w:noProof/>
                <w:webHidden/>
              </w:rPr>
              <w:fldChar w:fldCharType="end"/>
            </w:r>
          </w:hyperlink>
        </w:p>
        <w:p w14:paraId="383165AC" w14:textId="2B9953D2" w:rsidR="00187E8E" w:rsidRDefault="004942E9">
          <w:pPr>
            <w:pStyle w:val="TOC3"/>
            <w:tabs>
              <w:tab w:val="right" w:leader="dot" w:pos="8846"/>
            </w:tabs>
            <w:rPr>
              <w:rFonts w:asciiTheme="minorHAnsi" w:eastAsiaTheme="minorEastAsia" w:hAnsiTheme="minorHAnsi"/>
              <w:noProof/>
              <w:sz w:val="22"/>
              <w:lang w:val="en-US"/>
            </w:rPr>
          </w:pPr>
          <w:hyperlink w:anchor="_Toc485108647" w:history="1">
            <w:r w:rsidR="00187E8E" w:rsidRPr="005E24F0">
              <w:rPr>
                <w:rStyle w:val="Hyperlink"/>
                <w:noProof/>
              </w:rPr>
              <w:t>November 13 (14) / Athor 17: St. John Chrysostom</w:t>
            </w:r>
            <w:r w:rsidR="00187E8E">
              <w:rPr>
                <w:noProof/>
                <w:webHidden/>
              </w:rPr>
              <w:tab/>
            </w:r>
            <w:r w:rsidR="00187E8E">
              <w:rPr>
                <w:noProof/>
                <w:webHidden/>
              </w:rPr>
              <w:fldChar w:fldCharType="begin"/>
            </w:r>
            <w:r w:rsidR="00187E8E">
              <w:rPr>
                <w:noProof/>
                <w:webHidden/>
              </w:rPr>
              <w:instrText xml:space="preserve"> PAGEREF _Toc485108647 \h </w:instrText>
            </w:r>
            <w:r w:rsidR="00187E8E">
              <w:rPr>
                <w:noProof/>
                <w:webHidden/>
              </w:rPr>
            </w:r>
            <w:r w:rsidR="00187E8E">
              <w:rPr>
                <w:noProof/>
                <w:webHidden/>
              </w:rPr>
              <w:fldChar w:fldCharType="separate"/>
            </w:r>
            <w:r w:rsidR="00187E8E">
              <w:rPr>
                <w:noProof/>
                <w:webHidden/>
              </w:rPr>
              <w:t>1028</w:t>
            </w:r>
            <w:r w:rsidR="00187E8E">
              <w:rPr>
                <w:noProof/>
                <w:webHidden/>
              </w:rPr>
              <w:fldChar w:fldCharType="end"/>
            </w:r>
          </w:hyperlink>
        </w:p>
        <w:p w14:paraId="5A1651C6" w14:textId="2F3CDB5A" w:rsidR="00187E8E" w:rsidRDefault="004942E9">
          <w:pPr>
            <w:pStyle w:val="TOC3"/>
            <w:tabs>
              <w:tab w:val="right" w:leader="dot" w:pos="8846"/>
            </w:tabs>
            <w:rPr>
              <w:rFonts w:asciiTheme="minorHAnsi" w:eastAsiaTheme="minorEastAsia" w:hAnsiTheme="minorHAnsi"/>
              <w:noProof/>
              <w:sz w:val="22"/>
              <w:lang w:val="en-US"/>
            </w:rPr>
          </w:pPr>
          <w:hyperlink w:anchor="_Toc485108648" w:history="1">
            <w:r w:rsidR="00187E8E" w:rsidRPr="005E24F0">
              <w:rPr>
                <w:rStyle w:val="Hyperlink"/>
                <w:noProof/>
              </w:rPr>
              <w:t>November 14 (15) / Athor 18: St. Philip the Apostle</w:t>
            </w:r>
            <w:r w:rsidR="00187E8E">
              <w:rPr>
                <w:noProof/>
                <w:webHidden/>
              </w:rPr>
              <w:tab/>
            </w:r>
            <w:r w:rsidR="00187E8E">
              <w:rPr>
                <w:noProof/>
                <w:webHidden/>
              </w:rPr>
              <w:fldChar w:fldCharType="begin"/>
            </w:r>
            <w:r w:rsidR="00187E8E">
              <w:rPr>
                <w:noProof/>
                <w:webHidden/>
              </w:rPr>
              <w:instrText xml:space="preserve"> PAGEREF _Toc485108648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254BEE0D" w14:textId="1E1796DC" w:rsidR="00187E8E" w:rsidRDefault="004942E9">
          <w:pPr>
            <w:pStyle w:val="TOC3"/>
            <w:tabs>
              <w:tab w:val="right" w:leader="dot" w:pos="8846"/>
            </w:tabs>
            <w:rPr>
              <w:rFonts w:asciiTheme="minorHAnsi" w:eastAsiaTheme="minorEastAsia" w:hAnsiTheme="minorHAnsi"/>
              <w:noProof/>
              <w:sz w:val="22"/>
              <w:lang w:val="en-US"/>
            </w:rPr>
          </w:pPr>
          <w:hyperlink w:anchor="_Toc485108649" w:history="1">
            <w:r w:rsidR="00187E8E" w:rsidRPr="005E24F0">
              <w:rPr>
                <w:rStyle w:val="Hyperlink"/>
                <w:noProof/>
              </w:rPr>
              <w:t>November 15 (16) / Athor 19: The Preaching of St. Bartholomew</w:t>
            </w:r>
            <w:r w:rsidR="00187E8E">
              <w:rPr>
                <w:noProof/>
                <w:webHidden/>
              </w:rPr>
              <w:tab/>
            </w:r>
            <w:r w:rsidR="00187E8E">
              <w:rPr>
                <w:noProof/>
                <w:webHidden/>
              </w:rPr>
              <w:fldChar w:fldCharType="begin"/>
            </w:r>
            <w:r w:rsidR="00187E8E">
              <w:rPr>
                <w:noProof/>
                <w:webHidden/>
              </w:rPr>
              <w:instrText xml:space="preserve"> PAGEREF _Toc485108649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6CF82962" w14:textId="569005CC" w:rsidR="00187E8E" w:rsidRDefault="004942E9">
          <w:pPr>
            <w:pStyle w:val="TOC3"/>
            <w:tabs>
              <w:tab w:val="right" w:leader="dot" w:pos="8846"/>
            </w:tabs>
            <w:rPr>
              <w:rFonts w:asciiTheme="minorHAnsi" w:eastAsiaTheme="minorEastAsia" w:hAnsiTheme="minorHAnsi"/>
              <w:noProof/>
              <w:sz w:val="22"/>
              <w:lang w:val="en-US"/>
            </w:rPr>
          </w:pPr>
          <w:hyperlink w:anchor="_Toc485108650" w:history="1">
            <w:r w:rsidR="00187E8E" w:rsidRPr="005E24F0">
              <w:rPr>
                <w:rStyle w:val="Hyperlink"/>
                <w:noProof/>
              </w:rPr>
              <w:t>November 15 (16) / Athor 19: Also the Consecration of the Church of Sts. Sergius and Bacchus.</w:t>
            </w:r>
            <w:r w:rsidR="00187E8E">
              <w:rPr>
                <w:noProof/>
                <w:webHidden/>
              </w:rPr>
              <w:tab/>
            </w:r>
            <w:r w:rsidR="00187E8E">
              <w:rPr>
                <w:noProof/>
                <w:webHidden/>
              </w:rPr>
              <w:fldChar w:fldCharType="begin"/>
            </w:r>
            <w:r w:rsidR="00187E8E">
              <w:rPr>
                <w:noProof/>
                <w:webHidden/>
              </w:rPr>
              <w:instrText xml:space="preserve"> PAGEREF _Toc485108650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07588B71" w14:textId="1C772D40" w:rsidR="00187E8E" w:rsidRDefault="004942E9">
          <w:pPr>
            <w:pStyle w:val="TOC3"/>
            <w:tabs>
              <w:tab w:val="right" w:leader="dot" w:pos="8846"/>
            </w:tabs>
            <w:rPr>
              <w:rFonts w:asciiTheme="minorHAnsi" w:eastAsiaTheme="minorEastAsia" w:hAnsiTheme="minorHAnsi"/>
              <w:noProof/>
              <w:sz w:val="22"/>
              <w:lang w:val="en-US"/>
            </w:rPr>
          </w:pPr>
          <w:hyperlink w:anchor="_Toc485108651" w:history="1">
            <w:r w:rsidR="00187E8E" w:rsidRPr="005E24F0">
              <w:rPr>
                <w:rStyle w:val="Hyperlink"/>
                <w:noProof/>
              </w:rPr>
              <w:t>November 16 (17) / Athor 20: Consecration of Sts. Theodore and Theodore</w:t>
            </w:r>
            <w:r w:rsidR="00187E8E">
              <w:rPr>
                <w:noProof/>
                <w:webHidden/>
              </w:rPr>
              <w:tab/>
            </w:r>
            <w:r w:rsidR="00187E8E">
              <w:rPr>
                <w:noProof/>
                <w:webHidden/>
              </w:rPr>
              <w:fldChar w:fldCharType="begin"/>
            </w:r>
            <w:r w:rsidR="00187E8E">
              <w:rPr>
                <w:noProof/>
                <w:webHidden/>
              </w:rPr>
              <w:instrText xml:space="preserve"> PAGEREF _Toc485108651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6AEA24D2" w14:textId="6B0E8F3A" w:rsidR="00187E8E" w:rsidRDefault="004942E9">
          <w:pPr>
            <w:pStyle w:val="TOC3"/>
            <w:tabs>
              <w:tab w:val="right" w:leader="dot" w:pos="8846"/>
            </w:tabs>
            <w:rPr>
              <w:rFonts w:asciiTheme="minorHAnsi" w:eastAsiaTheme="minorEastAsia" w:hAnsiTheme="minorHAnsi"/>
              <w:noProof/>
              <w:sz w:val="22"/>
              <w:lang w:val="en-US"/>
            </w:rPr>
          </w:pPr>
          <w:hyperlink w:anchor="_Toc485108652" w:history="1">
            <w:r w:rsidR="00187E8E" w:rsidRPr="005E24F0">
              <w:rPr>
                <w:rStyle w:val="Hyperlink"/>
                <w:noProof/>
              </w:rPr>
              <w:t>November 17 (18) / Athor 21: Commemoration of the Theotokos</w:t>
            </w:r>
            <w:r w:rsidR="00187E8E">
              <w:rPr>
                <w:noProof/>
                <w:webHidden/>
              </w:rPr>
              <w:tab/>
            </w:r>
            <w:r w:rsidR="00187E8E">
              <w:rPr>
                <w:noProof/>
                <w:webHidden/>
              </w:rPr>
              <w:fldChar w:fldCharType="begin"/>
            </w:r>
            <w:r w:rsidR="00187E8E">
              <w:rPr>
                <w:noProof/>
                <w:webHidden/>
              </w:rPr>
              <w:instrText xml:space="preserve"> PAGEREF _Toc485108652 \h </w:instrText>
            </w:r>
            <w:r w:rsidR="00187E8E">
              <w:rPr>
                <w:noProof/>
                <w:webHidden/>
              </w:rPr>
            </w:r>
            <w:r w:rsidR="00187E8E">
              <w:rPr>
                <w:noProof/>
                <w:webHidden/>
              </w:rPr>
              <w:fldChar w:fldCharType="separate"/>
            </w:r>
            <w:r w:rsidR="00187E8E">
              <w:rPr>
                <w:noProof/>
                <w:webHidden/>
              </w:rPr>
              <w:t>1029</w:t>
            </w:r>
            <w:r w:rsidR="00187E8E">
              <w:rPr>
                <w:noProof/>
                <w:webHidden/>
              </w:rPr>
              <w:fldChar w:fldCharType="end"/>
            </w:r>
          </w:hyperlink>
        </w:p>
        <w:p w14:paraId="33938407" w14:textId="4349E31F" w:rsidR="00187E8E" w:rsidRDefault="004942E9">
          <w:pPr>
            <w:pStyle w:val="TOC3"/>
            <w:tabs>
              <w:tab w:val="right" w:leader="dot" w:pos="8846"/>
            </w:tabs>
            <w:rPr>
              <w:rFonts w:asciiTheme="minorHAnsi" w:eastAsiaTheme="minorEastAsia" w:hAnsiTheme="minorHAnsi"/>
              <w:noProof/>
              <w:sz w:val="22"/>
              <w:lang w:val="en-US"/>
            </w:rPr>
          </w:pPr>
          <w:hyperlink w:anchor="_Toc485108653" w:history="1">
            <w:r w:rsidR="00187E8E" w:rsidRPr="005E24F0">
              <w:rPr>
                <w:rStyle w:val="Hyperlink"/>
                <w:noProof/>
              </w:rPr>
              <w:t>November 17 (18) / Athor 21: St. Gregory the Wonderworker</w:t>
            </w:r>
            <w:r w:rsidR="00187E8E">
              <w:rPr>
                <w:noProof/>
                <w:webHidden/>
              </w:rPr>
              <w:tab/>
            </w:r>
            <w:r w:rsidR="00187E8E">
              <w:rPr>
                <w:noProof/>
                <w:webHidden/>
              </w:rPr>
              <w:fldChar w:fldCharType="begin"/>
            </w:r>
            <w:r w:rsidR="00187E8E">
              <w:rPr>
                <w:noProof/>
                <w:webHidden/>
              </w:rPr>
              <w:instrText xml:space="preserve"> PAGEREF _Toc485108653 \h </w:instrText>
            </w:r>
            <w:r w:rsidR="00187E8E">
              <w:rPr>
                <w:noProof/>
                <w:webHidden/>
              </w:rPr>
            </w:r>
            <w:r w:rsidR="00187E8E">
              <w:rPr>
                <w:noProof/>
                <w:webHidden/>
              </w:rPr>
              <w:fldChar w:fldCharType="separate"/>
            </w:r>
            <w:r w:rsidR="00187E8E">
              <w:rPr>
                <w:noProof/>
                <w:webHidden/>
              </w:rPr>
              <w:t>1030</w:t>
            </w:r>
            <w:r w:rsidR="00187E8E">
              <w:rPr>
                <w:noProof/>
                <w:webHidden/>
              </w:rPr>
              <w:fldChar w:fldCharType="end"/>
            </w:r>
          </w:hyperlink>
        </w:p>
        <w:p w14:paraId="3D3CBE36" w14:textId="75C7AEEF" w:rsidR="00187E8E" w:rsidRDefault="004942E9">
          <w:pPr>
            <w:pStyle w:val="TOC3"/>
            <w:tabs>
              <w:tab w:val="right" w:leader="dot" w:pos="8846"/>
            </w:tabs>
            <w:rPr>
              <w:rFonts w:asciiTheme="minorHAnsi" w:eastAsiaTheme="minorEastAsia" w:hAnsiTheme="minorHAnsi"/>
              <w:noProof/>
              <w:sz w:val="22"/>
              <w:lang w:val="en-US"/>
            </w:rPr>
          </w:pPr>
          <w:hyperlink w:anchor="_Toc485108654" w:history="1">
            <w:r w:rsidR="00187E8E" w:rsidRPr="005E24F0">
              <w:rPr>
                <w:rStyle w:val="Hyperlink"/>
                <w:noProof/>
              </w:rPr>
              <w:t>November 18 (19) / Athor 22: Martyrdom of Sts. Cosmas, Damian, and their Brothers</w:t>
            </w:r>
            <w:r w:rsidR="00187E8E">
              <w:rPr>
                <w:noProof/>
                <w:webHidden/>
              </w:rPr>
              <w:tab/>
            </w:r>
            <w:r w:rsidR="00187E8E">
              <w:rPr>
                <w:noProof/>
                <w:webHidden/>
              </w:rPr>
              <w:fldChar w:fldCharType="begin"/>
            </w:r>
            <w:r w:rsidR="00187E8E">
              <w:rPr>
                <w:noProof/>
                <w:webHidden/>
              </w:rPr>
              <w:instrText xml:space="preserve"> PAGEREF _Toc485108654 \h </w:instrText>
            </w:r>
            <w:r w:rsidR="00187E8E">
              <w:rPr>
                <w:noProof/>
                <w:webHidden/>
              </w:rPr>
            </w:r>
            <w:r w:rsidR="00187E8E">
              <w:rPr>
                <w:noProof/>
                <w:webHidden/>
              </w:rPr>
              <w:fldChar w:fldCharType="separate"/>
            </w:r>
            <w:r w:rsidR="00187E8E">
              <w:rPr>
                <w:noProof/>
                <w:webHidden/>
              </w:rPr>
              <w:t>1031</w:t>
            </w:r>
            <w:r w:rsidR="00187E8E">
              <w:rPr>
                <w:noProof/>
                <w:webHidden/>
              </w:rPr>
              <w:fldChar w:fldCharType="end"/>
            </w:r>
          </w:hyperlink>
        </w:p>
        <w:p w14:paraId="5E59E3E6" w14:textId="1AC707B8" w:rsidR="00187E8E" w:rsidRDefault="004942E9">
          <w:pPr>
            <w:pStyle w:val="TOC3"/>
            <w:tabs>
              <w:tab w:val="right" w:leader="dot" w:pos="8846"/>
            </w:tabs>
            <w:rPr>
              <w:rFonts w:asciiTheme="minorHAnsi" w:eastAsiaTheme="minorEastAsia" w:hAnsiTheme="minorHAnsi"/>
              <w:noProof/>
              <w:sz w:val="22"/>
              <w:lang w:val="en-US"/>
            </w:rPr>
          </w:pPr>
          <w:hyperlink w:anchor="_Toc485108655" w:history="1">
            <w:r w:rsidR="00187E8E" w:rsidRPr="005E24F0">
              <w:rPr>
                <w:rStyle w:val="Hyperlink"/>
                <w:noProof/>
              </w:rPr>
              <w:t>November 19 (20) / Athor 23: Consecration of the Church of St. Marina</w:t>
            </w:r>
            <w:r w:rsidR="00187E8E">
              <w:rPr>
                <w:noProof/>
                <w:webHidden/>
              </w:rPr>
              <w:tab/>
            </w:r>
            <w:r w:rsidR="00187E8E">
              <w:rPr>
                <w:noProof/>
                <w:webHidden/>
              </w:rPr>
              <w:fldChar w:fldCharType="begin"/>
            </w:r>
            <w:r w:rsidR="00187E8E">
              <w:rPr>
                <w:noProof/>
                <w:webHidden/>
              </w:rPr>
              <w:instrText xml:space="preserve"> PAGEREF _Toc485108655 \h </w:instrText>
            </w:r>
            <w:r w:rsidR="00187E8E">
              <w:rPr>
                <w:noProof/>
                <w:webHidden/>
              </w:rPr>
            </w:r>
            <w:r w:rsidR="00187E8E">
              <w:rPr>
                <w:noProof/>
                <w:webHidden/>
              </w:rPr>
              <w:fldChar w:fldCharType="separate"/>
            </w:r>
            <w:r w:rsidR="00187E8E">
              <w:rPr>
                <w:noProof/>
                <w:webHidden/>
              </w:rPr>
              <w:t>1032</w:t>
            </w:r>
            <w:r w:rsidR="00187E8E">
              <w:rPr>
                <w:noProof/>
                <w:webHidden/>
              </w:rPr>
              <w:fldChar w:fldCharType="end"/>
            </w:r>
          </w:hyperlink>
        </w:p>
        <w:p w14:paraId="3988D6EE" w14:textId="5D46389F" w:rsidR="00187E8E" w:rsidRDefault="004942E9">
          <w:pPr>
            <w:pStyle w:val="TOC3"/>
            <w:tabs>
              <w:tab w:val="right" w:leader="dot" w:pos="8846"/>
            </w:tabs>
            <w:rPr>
              <w:rFonts w:asciiTheme="minorHAnsi" w:eastAsiaTheme="minorEastAsia" w:hAnsiTheme="minorHAnsi"/>
              <w:noProof/>
              <w:sz w:val="22"/>
              <w:lang w:val="en-US"/>
            </w:rPr>
          </w:pPr>
          <w:hyperlink w:anchor="_Toc485108656" w:history="1">
            <w:r w:rsidR="00187E8E" w:rsidRPr="005E24F0">
              <w:rPr>
                <w:rStyle w:val="Hyperlink"/>
                <w:noProof/>
              </w:rPr>
              <w:t>November 20 (21) / Athor 24: The Twenty Four Presbyters</w:t>
            </w:r>
            <w:r w:rsidR="00187E8E">
              <w:rPr>
                <w:noProof/>
                <w:webHidden/>
              </w:rPr>
              <w:tab/>
            </w:r>
            <w:r w:rsidR="00187E8E">
              <w:rPr>
                <w:noProof/>
                <w:webHidden/>
              </w:rPr>
              <w:fldChar w:fldCharType="begin"/>
            </w:r>
            <w:r w:rsidR="00187E8E">
              <w:rPr>
                <w:noProof/>
                <w:webHidden/>
              </w:rPr>
              <w:instrText xml:space="preserve"> PAGEREF _Toc485108656 \h </w:instrText>
            </w:r>
            <w:r w:rsidR="00187E8E">
              <w:rPr>
                <w:noProof/>
                <w:webHidden/>
              </w:rPr>
            </w:r>
            <w:r w:rsidR="00187E8E">
              <w:rPr>
                <w:noProof/>
                <w:webHidden/>
              </w:rPr>
              <w:fldChar w:fldCharType="separate"/>
            </w:r>
            <w:r w:rsidR="00187E8E">
              <w:rPr>
                <w:noProof/>
                <w:webHidden/>
              </w:rPr>
              <w:t>1032</w:t>
            </w:r>
            <w:r w:rsidR="00187E8E">
              <w:rPr>
                <w:noProof/>
                <w:webHidden/>
              </w:rPr>
              <w:fldChar w:fldCharType="end"/>
            </w:r>
          </w:hyperlink>
        </w:p>
        <w:p w14:paraId="51AA4346" w14:textId="22D6B705" w:rsidR="00187E8E" w:rsidRDefault="004942E9">
          <w:pPr>
            <w:pStyle w:val="TOC3"/>
            <w:tabs>
              <w:tab w:val="right" w:leader="dot" w:pos="8846"/>
            </w:tabs>
            <w:rPr>
              <w:rFonts w:asciiTheme="minorHAnsi" w:eastAsiaTheme="minorEastAsia" w:hAnsiTheme="minorHAnsi"/>
              <w:noProof/>
              <w:sz w:val="22"/>
              <w:lang w:val="en-US"/>
            </w:rPr>
          </w:pPr>
          <w:hyperlink w:anchor="_Toc485108657" w:history="1">
            <w:r w:rsidR="00187E8E" w:rsidRPr="005E24F0">
              <w:rPr>
                <w:rStyle w:val="Hyperlink"/>
                <w:noProof/>
              </w:rPr>
              <w:t>November 21 (22) / Athor 25: St. Philopater Mercurius</w:t>
            </w:r>
            <w:r w:rsidR="00187E8E">
              <w:rPr>
                <w:noProof/>
                <w:webHidden/>
              </w:rPr>
              <w:tab/>
            </w:r>
            <w:r w:rsidR="00187E8E">
              <w:rPr>
                <w:noProof/>
                <w:webHidden/>
              </w:rPr>
              <w:fldChar w:fldCharType="begin"/>
            </w:r>
            <w:r w:rsidR="00187E8E">
              <w:rPr>
                <w:noProof/>
                <w:webHidden/>
              </w:rPr>
              <w:instrText xml:space="preserve"> PAGEREF _Toc485108657 \h </w:instrText>
            </w:r>
            <w:r w:rsidR="00187E8E">
              <w:rPr>
                <w:noProof/>
                <w:webHidden/>
              </w:rPr>
            </w:r>
            <w:r w:rsidR="00187E8E">
              <w:rPr>
                <w:noProof/>
                <w:webHidden/>
              </w:rPr>
              <w:fldChar w:fldCharType="separate"/>
            </w:r>
            <w:r w:rsidR="00187E8E">
              <w:rPr>
                <w:noProof/>
                <w:webHidden/>
              </w:rPr>
              <w:t>1035</w:t>
            </w:r>
            <w:r w:rsidR="00187E8E">
              <w:rPr>
                <w:noProof/>
                <w:webHidden/>
              </w:rPr>
              <w:fldChar w:fldCharType="end"/>
            </w:r>
          </w:hyperlink>
        </w:p>
        <w:p w14:paraId="0BE3B3F7" w14:textId="7680453B" w:rsidR="00187E8E" w:rsidRDefault="004942E9">
          <w:pPr>
            <w:pStyle w:val="TOC3"/>
            <w:tabs>
              <w:tab w:val="right" w:leader="dot" w:pos="8846"/>
            </w:tabs>
            <w:rPr>
              <w:rFonts w:asciiTheme="minorHAnsi" w:eastAsiaTheme="minorEastAsia" w:hAnsiTheme="minorHAnsi"/>
              <w:noProof/>
              <w:sz w:val="22"/>
              <w:lang w:val="en-US"/>
            </w:rPr>
          </w:pPr>
          <w:hyperlink w:anchor="_Toc485108658" w:history="1">
            <w:r w:rsidR="00187E8E" w:rsidRPr="005E24F0">
              <w:rPr>
                <w:rStyle w:val="Hyperlink"/>
                <w:noProof/>
              </w:rPr>
              <w:t>November 22 (23) / Athor 26: St. Gregory of Nyssa</w:t>
            </w:r>
            <w:r w:rsidR="00187E8E">
              <w:rPr>
                <w:noProof/>
                <w:webHidden/>
              </w:rPr>
              <w:tab/>
            </w:r>
            <w:r w:rsidR="00187E8E">
              <w:rPr>
                <w:noProof/>
                <w:webHidden/>
              </w:rPr>
              <w:fldChar w:fldCharType="begin"/>
            </w:r>
            <w:r w:rsidR="00187E8E">
              <w:rPr>
                <w:noProof/>
                <w:webHidden/>
              </w:rPr>
              <w:instrText xml:space="preserve"> PAGEREF _Toc485108658 \h </w:instrText>
            </w:r>
            <w:r w:rsidR="00187E8E">
              <w:rPr>
                <w:noProof/>
                <w:webHidden/>
              </w:rPr>
            </w:r>
            <w:r w:rsidR="00187E8E">
              <w:rPr>
                <w:noProof/>
                <w:webHidden/>
              </w:rPr>
              <w:fldChar w:fldCharType="separate"/>
            </w:r>
            <w:r w:rsidR="00187E8E">
              <w:rPr>
                <w:noProof/>
                <w:webHidden/>
              </w:rPr>
              <w:t>1036</w:t>
            </w:r>
            <w:r w:rsidR="00187E8E">
              <w:rPr>
                <w:noProof/>
                <w:webHidden/>
              </w:rPr>
              <w:fldChar w:fldCharType="end"/>
            </w:r>
          </w:hyperlink>
        </w:p>
        <w:p w14:paraId="397BD4E9" w14:textId="17E61785" w:rsidR="00187E8E" w:rsidRDefault="004942E9">
          <w:pPr>
            <w:pStyle w:val="TOC3"/>
            <w:tabs>
              <w:tab w:val="right" w:leader="dot" w:pos="8846"/>
            </w:tabs>
            <w:rPr>
              <w:rFonts w:asciiTheme="minorHAnsi" w:eastAsiaTheme="minorEastAsia" w:hAnsiTheme="minorHAnsi"/>
              <w:noProof/>
              <w:sz w:val="22"/>
              <w:lang w:val="en-US"/>
            </w:rPr>
          </w:pPr>
          <w:hyperlink w:anchor="_Toc485108659" w:history="1">
            <w:r w:rsidR="00187E8E" w:rsidRPr="005E24F0">
              <w:rPr>
                <w:rStyle w:val="Hyperlink"/>
                <w:noProof/>
              </w:rPr>
              <w:t>November 23 (24) / Athor 27: St. James the Sawn-Asunder</w:t>
            </w:r>
            <w:r w:rsidR="00187E8E">
              <w:rPr>
                <w:noProof/>
                <w:webHidden/>
              </w:rPr>
              <w:tab/>
            </w:r>
            <w:r w:rsidR="00187E8E">
              <w:rPr>
                <w:noProof/>
                <w:webHidden/>
              </w:rPr>
              <w:fldChar w:fldCharType="begin"/>
            </w:r>
            <w:r w:rsidR="00187E8E">
              <w:rPr>
                <w:noProof/>
                <w:webHidden/>
              </w:rPr>
              <w:instrText xml:space="preserve"> PAGEREF _Toc485108659 \h </w:instrText>
            </w:r>
            <w:r w:rsidR="00187E8E">
              <w:rPr>
                <w:noProof/>
                <w:webHidden/>
              </w:rPr>
            </w:r>
            <w:r w:rsidR="00187E8E">
              <w:rPr>
                <w:noProof/>
                <w:webHidden/>
              </w:rPr>
              <w:fldChar w:fldCharType="separate"/>
            </w:r>
            <w:r w:rsidR="00187E8E">
              <w:rPr>
                <w:noProof/>
                <w:webHidden/>
              </w:rPr>
              <w:t>1038</w:t>
            </w:r>
            <w:r w:rsidR="00187E8E">
              <w:rPr>
                <w:noProof/>
                <w:webHidden/>
              </w:rPr>
              <w:fldChar w:fldCharType="end"/>
            </w:r>
          </w:hyperlink>
        </w:p>
        <w:p w14:paraId="5EA3C1BD" w14:textId="522BDC34" w:rsidR="00187E8E" w:rsidRDefault="004942E9">
          <w:pPr>
            <w:pStyle w:val="TOC3"/>
            <w:tabs>
              <w:tab w:val="right" w:leader="dot" w:pos="8846"/>
            </w:tabs>
            <w:rPr>
              <w:rFonts w:asciiTheme="minorHAnsi" w:eastAsiaTheme="minorEastAsia" w:hAnsiTheme="minorHAnsi"/>
              <w:noProof/>
              <w:sz w:val="22"/>
              <w:lang w:val="en-US"/>
            </w:rPr>
          </w:pPr>
          <w:hyperlink w:anchor="_Toc485108660" w:history="1">
            <w:r w:rsidR="00187E8E" w:rsidRPr="005E24F0">
              <w:rPr>
                <w:rStyle w:val="Hyperlink"/>
                <w:noProof/>
              </w:rPr>
              <w:t>November 24 (25) / Athor 28: Martyrdom of St. Serapamon, the bishop of Nikiou</w:t>
            </w:r>
            <w:r w:rsidR="00187E8E">
              <w:rPr>
                <w:noProof/>
                <w:webHidden/>
              </w:rPr>
              <w:tab/>
            </w:r>
            <w:r w:rsidR="00187E8E">
              <w:rPr>
                <w:noProof/>
                <w:webHidden/>
              </w:rPr>
              <w:fldChar w:fldCharType="begin"/>
            </w:r>
            <w:r w:rsidR="00187E8E">
              <w:rPr>
                <w:noProof/>
                <w:webHidden/>
              </w:rPr>
              <w:instrText xml:space="preserve"> PAGEREF _Toc485108660 \h </w:instrText>
            </w:r>
            <w:r w:rsidR="00187E8E">
              <w:rPr>
                <w:noProof/>
                <w:webHidden/>
              </w:rPr>
            </w:r>
            <w:r w:rsidR="00187E8E">
              <w:rPr>
                <w:noProof/>
                <w:webHidden/>
              </w:rPr>
              <w:fldChar w:fldCharType="separate"/>
            </w:r>
            <w:r w:rsidR="00187E8E">
              <w:rPr>
                <w:noProof/>
                <w:webHidden/>
              </w:rPr>
              <w:t>1039</w:t>
            </w:r>
            <w:r w:rsidR="00187E8E">
              <w:rPr>
                <w:noProof/>
                <w:webHidden/>
              </w:rPr>
              <w:fldChar w:fldCharType="end"/>
            </w:r>
          </w:hyperlink>
        </w:p>
        <w:p w14:paraId="4B4C5A5C" w14:textId="71D02777" w:rsidR="00187E8E" w:rsidRDefault="004942E9">
          <w:pPr>
            <w:pStyle w:val="TOC3"/>
            <w:tabs>
              <w:tab w:val="right" w:leader="dot" w:pos="8846"/>
            </w:tabs>
            <w:rPr>
              <w:rFonts w:asciiTheme="minorHAnsi" w:eastAsiaTheme="minorEastAsia" w:hAnsiTheme="minorHAnsi"/>
              <w:noProof/>
              <w:sz w:val="22"/>
              <w:lang w:val="en-US"/>
            </w:rPr>
          </w:pPr>
          <w:hyperlink w:anchor="_Toc485108661" w:history="1">
            <w:r w:rsidR="00187E8E" w:rsidRPr="005E24F0">
              <w:rPr>
                <w:rStyle w:val="Hyperlink"/>
                <w:noProof/>
              </w:rPr>
              <w:t>November 25 (26) / Athor 29: Commemoration of the Annunciation, Nativity, and Resurrection on the 29</w:t>
            </w:r>
            <w:r w:rsidR="00187E8E" w:rsidRPr="005E24F0">
              <w:rPr>
                <w:rStyle w:val="Hyperlink"/>
                <w:noProof/>
                <w:vertAlign w:val="superscript"/>
              </w:rPr>
              <w:t>th</w:t>
            </w:r>
            <w:r w:rsidR="00187E8E" w:rsidRPr="005E24F0">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_Toc485108661 \h </w:instrText>
            </w:r>
            <w:r w:rsidR="00187E8E">
              <w:rPr>
                <w:noProof/>
                <w:webHidden/>
              </w:rPr>
            </w:r>
            <w:r w:rsidR="00187E8E">
              <w:rPr>
                <w:noProof/>
                <w:webHidden/>
              </w:rPr>
              <w:fldChar w:fldCharType="separate"/>
            </w:r>
            <w:r w:rsidR="00187E8E">
              <w:rPr>
                <w:noProof/>
                <w:webHidden/>
              </w:rPr>
              <w:t>1041</w:t>
            </w:r>
            <w:r w:rsidR="00187E8E">
              <w:rPr>
                <w:noProof/>
                <w:webHidden/>
              </w:rPr>
              <w:fldChar w:fldCharType="end"/>
            </w:r>
          </w:hyperlink>
        </w:p>
        <w:p w14:paraId="4B334813" w14:textId="79FFF4AB" w:rsidR="00187E8E" w:rsidRDefault="004942E9">
          <w:pPr>
            <w:pStyle w:val="TOC3"/>
            <w:tabs>
              <w:tab w:val="right" w:leader="dot" w:pos="8846"/>
            </w:tabs>
            <w:rPr>
              <w:rFonts w:asciiTheme="minorHAnsi" w:eastAsiaTheme="minorEastAsia" w:hAnsiTheme="minorHAnsi"/>
              <w:noProof/>
              <w:sz w:val="22"/>
              <w:lang w:val="en-US"/>
            </w:rPr>
          </w:pPr>
          <w:hyperlink w:anchor="_Toc485108662" w:history="1">
            <w:r w:rsidR="00187E8E" w:rsidRPr="005E24F0">
              <w:rPr>
                <w:rStyle w:val="Hyperlink"/>
                <w:noProof/>
              </w:rPr>
              <w:t>November 25 (26) / Athor 29: St. Peter the Seal of the Martyrs</w:t>
            </w:r>
            <w:r w:rsidR="00187E8E">
              <w:rPr>
                <w:noProof/>
                <w:webHidden/>
              </w:rPr>
              <w:tab/>
            </w:r>
            <w:r w:rsidR="00187E8E">
              <w:rPr>
                <w:noProof/>
                <w:webHidden/>
              </w:rPr>
              <w:fldChar w:fldCharType="begin"/>
            </w:r>
            <w:r w:rsidR="00187E8E">
              <w:rPr>
                <w:noProof/>
                <w:webHidden/>
              </w:rPr>
              <w:instrText xml:space="preserve"> PAGEREF _Toc485108662 \h </w:instrText>
            </w:r>
            <w:r w:rsidR="00187E8E">
              <w:rPr>
                <w:noProof/>
                <w:webHidden/>
              </w:rPr>
            </w:r>
            <w:r w:rsidR="00187E8E">
              <w:rPr>
                <w:noProof/>
                <w:webHidden/>
              </w:rPr>
              <w:fldChar w:fldCharType="separate"/>
            </w:r>
            <w:r w:rsidR="00187E8E">
              <w:rPr>
                <w:noProof/>
                <w:webHidden/>
              </w:rPr>
              <w:t>1041</w:t>
            </w:r>
            <w:r w:rsidR="00187E8E">
              <w:rPr>
                <w:noProof/>
                <w:webHidden/>
              </w:rPr>
              <w:fldChar w:fldCharType="end"/>
            </w:r>
          </w:hyperlink>
        </w:p>
        <w:p w14:paraId="0960D3C7" w14:textId="70797BB0" w:rsidR="00187E8E" w:rsidRDefault="004942E9">
          <w:pPr>
            <w:pStyle w:val="TOC3"/>
            <w:tabs>
              <w:tab w:val="right" w:leader="dot" w:pos="8846"/>
            </w:tabs>
            <w:rPr>
              <w:rFonts w:asciiTheme="minorHAnsi" w:eastAsiaTheme="minorEastAsia" w:hAnsiTheme="minorHAnsi"/>
              <w:noProof/>
              <w:sz w:val="22"/>
              <w:lang w:val="en-US"/>
            </w:rPr>
          </w:pPr>
          <w:hyperlink w:anchor="_Toc485108663" w:history="1">
            <w:r w:rsidR="00187E8E" w:rsidRPr="005E24F0">
              <w:rPr>
                <w:rStyle w:val="Hyperlink"/>
                <w:noProof/>
              </w:rPr>
              <w:t>November 26 (27) / Athor 30: Consecration of a Church of St. Cosmas and Damian, Their Brothers and Their Mother</w:t>
            </w:r>
            <w:r w:rsidR="00187E8E">
              <w:rPr>
                <w:noProof/>
                <w:webHidden/>
              </w:rPr>
              <w:tab/>
            </w:r>
            <w:r w:rsidR="00187E8E">
              <w:rPr>
                <w:noProof/>
                <w:webHidden/>
              </w:rPr>
              <w:fldChar w:fldCharType="begin"/>
            </w:r>
            <w:r w:rsidR="00187E8E">
              <w:rPr>
                <w:noProof/>
                <w:webHidden/>
              </w:rPr>
              <w:instrText xml:space="preserve"> PAGEREF _Toc485108663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62A928B9" w14:textId="344B0D4F" w:rsidR="00187E8E" w:rsidRDefault="004942E9">
          <w:pPr>
            <w:pStyle w:val="TOC3"/>
            <w:tabs>
              <w:tab w:val="right" w:leader="dot" w:pos="8846"/>
            </w:tabs>
            <w:rPr>
              <w:rFonts w:asciiTheme="minorHAnsi" w:eastAsiaTheme="minorEastAsia" w:hAnsiTheme="minorHAnsi"/>
              <w:noProof/>
              <w:sz w:val="22"/>
              <w:lang w:val="en-US"/>
            </w:rPr>
          </w:pPr>
          <w:hyperlink w:anchor="_Toc485108664" w:history="1">
            <w:r w:rsidR="00187E8E" w:rsidRPr="005E24F0">
              <w:rPr>
                <w:rStyle w:val="Hyperlink"/>
                <w:noProof/>
              </w:rPr>
              <w:t>November 27 (28) / Koiak 1: Consecration of the Church of St. Shenoute</w:t>
            </w:r>
            <w:r w:rsidR="00187E8E">
              <w:rPr>
                <w:noProof/>
                <w:webHidden/>
              </w:rPr>
              <w:tab/>
            </w:r>
            <w:r w:rsidR="00187E8E">
              <w:rPr>
                <w:noProof/>
                <w:webHidden/>
              </w:rPr>
              <w:fldChar w:fldCharType="begin"/>
            </w:r>
            <w:r w:rsidR="00187E8E">
              <w:rPr>
                <w:noProof/>
                <w:webHidden/>
              </w:rPr>
              <w:instrText xml:space="preserve"> PAGEREF _Toc485108664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0E8C1A3A" w14:textId="7BA00E90" w:rsidR="00187E8E" w:rsidRDefault="004942E9">
          <w:pPr>
            <w:pStyle w:val="TOC3"/>
            <w:tabs>
              <w:tab w:val="right" w:leader="dot" w:pos="8846"/>
            </w:tabs>
            <w:rPr>
              <w:rFonts w:asciiTheme="minorHAnsi" w:eastAsiaTheme="minorEastAsia" w:hAnsiTheme="minorHAnsi"/>
              <w:noProof/>
              <w:sz w:val="22"/>
              <w:lang w:val="en-US"/>
            </w:rPr>
          </w:pPr>
          <w:hyperlink w:anchor="_Toc485108665" w:history="1">
            <w:r w:rsidR="00187E8E" w:rsidRPr="005E24F0">
              <w:rPr>
                <w:rStyle w:val="Hyperlink"/>
                <w:noProof/>
              </w:rPr>
              <w:t>November 29 (30) / Koiak 3: Entry of the Theotokos into the Temple</w:t>
            </w:r>
            <w:r w:rsidR="00187E8E">
              <w:rPr>
                <w:noProof/>
                <w:webHidden/>
              </w:rPr>
              <w:tab/>
            </w:r>
            <w:r w:rsidR="00187E8E">
              <w:rPr>
                <w:noProof/>
                <w:webHidden/>
              </w:rPr>
              <w:fldChar w:fldCharType="begin"/>
            </w:r>
            <w:r w:rsidR="00187E8E">
              <w:rPr>
                <w:noProof/>
                <w:webHidden/>
              </w:rPr>
              <w:instrText xml:space="preserve"> PAGEREF _Toc485108665 \h </w:instrText>
            </w:r>
            <w:r w:rsidR="00187E8E">
              <w:rPr>
                <w:noProof/>
                <w:webHidden/>
              </w:rPr>
            </w:r>
            <w:r w:rsidR="00187E8E">
              <w:rPr>
                <w:noProof/>
                <w:webHidden/>
              </w:rPr>
              <w:fldChar w:fldCharType="separate"/>
            </w:r>
            <w:r w:rsidR="00187E8E">
              <w:rPr>
                <w:noProof/>
                <w:webHidden/>
              </w:rPr>
              <w:t>1042</w:t>
            </w:r>
            <w:r w:rsidR="00187E8E">
              <w:rPr>
                <w:noProof/>
                <w:webHidden/>
              </w:rPr>
              <w:fldChar w:fldCharType="end"/>
            </w:r>
          </w:hyperlink>
        </w:p>
        <w:p w14:paraId="2FD6CE75" w14:textId="6FF069D1" w:rsidR="00187E8E" w:rsidRDefault="004942E9">
          <w:pPr>
            <w:pStyle w:val="TOC3"/>
            <w:tabs>
              <w:tab w:val="right" w:leader="dot" w:pos="8846"/>
            </w:tabs>
            <w:rPr>
              <w:rFonts w:asciiTheme="minorHAnsi" w:eastAsiaTheme="minorEastAsia" w:hAnsiTheme="minorHAnsi"/>
              <w:noProof/>
              <w:sz w:val="22"/>
              <w:lang w:val="en-US"/>
            </w:rPr>
          </w:pPr>
          <w:hyperlink w:anchor="_Toc485108666" w:history="1">
            <w:r w:rsidR="00187E8E" w:rsidRPr="005E24F0">
              <w:rPr>
                <w:rStyle w:val="Hyperlink"/>
                <w:noProof/>
              </w:rPr>
              <w:t>November 30 (December 1) / Koiak 4: Martyrdom of St. Andrew the Apostle</w:t>
            </w:r>
            <w:r w:rsidR="00187E8E">
              <w:rPr>
                <w:noProof/>
                <w:webHidden/>
              </w:rPr>
              <w:tab/>
            </w:r>
            <w:r w:rsidR="00187E8E">
              <w:rPr>
                <w:noProof/>
                <w:webHidden/>
              </w:rPr>
              <w:fldChar w:fldCharType="begin"/>
            </w:r>
            <w:r w:rsidR="00187E8E">
              <w:rPr>
                <w:noProof/>
                <w:webHidden/>
              </w:rPr>
              <w:instrText xml:space="preserve"> PAGEREF _Toc485108666 \h </w:instrText>
            </w:r>
            <w:r w:rsidR="00187E8E">
              <w:rPr>
                <w:noProof/>
                <w:webHidden/>
              </w:rPr>
            </w:r>
            <w:r w:rsidR="00187E8E">
              <w:rPr>
                <w:noProof/>
                <w:webHidden/>
              </w:rPr>
              <w:fldChar w:fldCharType="separate"/>
            </w:r>
            <w:r w:rsidR="00187E8E">
              <w:rPr>
                <w:noProof/>
                <w:webHidden/>
              </w:rPr>
              <w:t>1043</w:t>
            </w:r>
            <w:r w:rsidR="00187E8E">
              <w:rPr>
                <w:noProof/>
                <w:webHidden/>
              </w:rPr>
              <w:fldChar w:fldCharType="end"/>
            </w:r>
          </w:hyperlink>
        </w:p>
        <w:p w14:paraId="6F515AC0" w14:textId="772FFA1B" w:rsidR="009E261C" w:rsidRDefault="009E261C" w:rsidP="009E261C">
          <w:r>
            <w:rPr>
              <w:b/>
              <w:bCs/>
              <w:noProof/>
            </w:rPr>
            <w:fldChar w:fldCharType="end"/>
          </w:r>
        </w:p>
      </w:sdtContent>
    </w:sdt>
    <w:p w14:paraId="739756D9" w14:textId="77777777" w:rsidR="00205EA4" w:rsidRDefault="004750F8" w:rsidP="00205EA4">
      <w:pPr>
        <w:pStyle w:val="Heading3"/>
      </w:pPr>
      <w:bookmarkStart w:id="1352" w:name="_Toc485108643"/>
      <w:r>
        <w:lastRenderedPageBreak/>
        <w:t>November 4 (5) / Athor 8</w:t>
      </w:r>
      <w:r w:rsidR="00205EA4">
        <w:t>: The Four Incorporeal Beasts</w:t>
      </w:r>
      <w:bookmarkEnd w:id="1352"/>
    </w:p>
    <w:p w14:paraId="2682F152" w14:textId="5FCB5172" w:rsidR="0082304E" w:rsidRDefault="0082304E" w:rsidP="0082304E">
      <w:pPr>
        <w:pStyle w:val="Heading4"/>
      </w:pPr>
      <w:bookmarkStart w:id="1353"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54" w:name="_Ref459400553"/>
      <w:r>
        <w:t>The Doxology</w:t>
      </w:r>
      <w:r w:rsidR="00B46E6E">
        <w:t xml:space="preserve"> for the Four Incorporeal Beasts</w:t>
      </w:r>
      <w:bookmarkEnd w:id="1353"/>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55"/>
            <w:r>
              <w:t>Bea</w:t>
            </w:r>
            <w:r w:rsidR="001D2DF6">
              <w:t>s</w:t>
            </w:r>
            <w:r>
              <w:t>ts</w:t>
            </w:r>
            <w:commentRangeEnd w:id="1355"/>
            <w:r>
              <w:rPr>
                <w:rStyle w:val="CommentReference"/>
                <w:rFonts w:ascii="Times New Roman" w:eastAsiaTheme="minorHAnsi" w:hAnsi="Times New Roman" w:cstheme="minorBidi"/>
                <w:color w:val="auto"/>
              </w:rPr>
              <w:commentReference w:id="135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56"/>
            <w:r>
              <w:t xml:space="preserve">incessant </w:t>
            </w:r>
            <w:commentRangeEnd w:id="1356"/>
            <w:r>
              <w:rPr>
                <w:rStyle w:val="CommentReference"/>
                <w:rFonts w:ascii="Times New Roman" w:eastAsiaTheme="minorHAnsi" w:hAnsi="Times New Roman" w:cstheme="minorBidi"/>
                <w:color w:val="auto"/>
              </w:rPr>
              <w:commentReference w:id="135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57"/>
            <w:r>
              <w:t>The ministering flames of fire,</w:t>
            </w:r>
            <w:commentRangeEnd w:id="1357"/>
            <w:r>
              <w:rPr>
                <w:rStyle w:val="CommentReference"/>
                <w:rFonts w:ascii="Times New Roman" w:eastAsiaTheme="minorHAnsi" w:hAnsi="Times New Roman" w:cstheme="minorBidi"/>
                <w:color w:val="auto"/>
              </w:rPr>
              <w:commentReference w:id="135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58"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359" w:name="_Ref485105258"/>
      <w:bookmarkStart w:id="1360" w:name="_Ref485105264"/>
      <w:bookmarkStart w:id="1361" w:name="_Ref485105267"/>
      <w:bookmarkStart w:id="1362" w:name="_Toc485108644"/>
      <w:r>
        <w:t>November 8 (9) / Athor 12: Archangel Michael</w:t>
      </w:r>
      <w:bookmarkEnd w:id="1358"/>
      <w:bookmarkEnd w:id="1359"/>
      <w:bookmarkEnd w:id="1360"/>
      <w:bookmarkEnd w:id="1361"/>
      <w:bookmarkEnd w:id="1362"/>
    </w:p>
    <w:p w14:paraId="7E078728" w14:textId="77777777" w:rsidR="004750F8" w:rsidRDefault="004750F8" w:rsidP="004750F8">
      <w:pPr>
        <w:pStyle w:val="Heading4"/>
      </w:pPr>
      <w:bookmarkStart w:id="1363" w:name="_Ref434487967"/>
      <w:r>
        <w:t>The Doxology</w:t>
      </w:r>
      <w:r w:rsidR="009D0B24">
        <w:t xml:space="preserve"> for Archangel Michael</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64"/>
            <w:r w:rsidRPr="004764BD">
              <w:t xml:space="preserve">before </w:t>
            </w:r>
            <w:commentRangeEnd w:id="1364"/>
            <w:r>
              <w:rPr>
                <w:rStyle w:val="CommentReference"/>
                <w:rFonts w:ascii="Times New Roman" w:eastAsiaTheme="minorHAnsi" w:hAnsi="Times New Roman" w:cstheme="minorBidi"/>
                <w:color w:val="auto"/>
              </w:rPr>
              <w:commentReference w:id="136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9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9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9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73" w:name="_Ref434487984"/>
      <w:r>
        <w:lastRenderedPageBreak/>
        <w:t>The Doxology for Michael and Gabriel</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74" w:name="_Toc485108645"/>
      <w:r>
        <w:t>November 10 (11) / Athor 14: St. Martin of Tours</w:t>
      </w:r>
      <w:bookmarkEnd w:id="1374"/>
    </w:p>
    <w:p w14:paraId="098FEB00" w14:textId="77777777" w:rsidR="00056020" w:rsidRDefault="00056020" w:rsidP="00056020">
      <w:pPr>
        <w:pStyle w:val="Heading4"/>
      </w:pPr>
      <w:bookmarkStart w:id="1375" w:name="_Ref439518461"/>
      <w:r>
        <w:t>The Doxology for St. Martin of Tours</w:t>
      </w:r>
      <w:r>
        <w:rPr>
          <w:rStyle w:val="FootnoteReference"/>
        </w:rPr>
        <w:footnoteReference w:id="998"/>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lastRenderedPageBreak/>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76" w:name="_Toc485108646"/>
      <w:r>
        <w:t>November 11 (12) / Athor 15: St</w:t>
      </w:r>
      <w:r w:rsidR="004750F8">
        <w:t>. Me</w:t>
      </w:r>
      <w:r>
        <w:t>na the Martyr</w:t>
      </w:r>
      <w:bookmarkEnd w:id="1376"/>
    </w:p>
    <w:p w14:paraId="685781D4" w14:textId="246C52D9" w:rsidR="00E102A0" w:rsidRDefault="00E102A0" w:rsidP="00E102A0">
      <w:pPr>
        <w:pStyle w:val="Heading4"/>
      </w:pPr>
      <w:bookmarkStart w:id="137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78" w:name="_Ref465591760"/>
      <w:r>
        <w:t>The Doxology</w:t>
      </w:r>
      <w:r w:rsidR="00B46E6E">
        <w:t xml:space="preserve"> for St. Mena</w:t>
      </w:r>
      <w:bookmarkEnd w:id="1377"/>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79"/>
            <w:r w:rsidRPr="004764BD">
              <w:t>Voice Divine</w:t>
            </w:r>
            <w:commentRangeEnd w:id="1379"/>
            <w:r>
              <w:rPr>
                <w:rStyle w:val="CommentReference"/>
                <w:rFonts w:ascii="Times New Roman" w:eastAsiaTheme="minorHAnsi" w:hAnsi="Times New Roman" w:cstheme="minorBidi"/>
                <w:color w:val="auto"/>
              </w:rPr>
              <w:commentReference w:id="137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0"/>
            <w:r w:rsidRPr="004764BD">
              <w:t xml:space="preserve">received </w:t>
            </w:r>
            <w:commentRangeEnd w:id="1380"/>
            <w:r>
              <w:rPr>
                <w:rStyle w:val="CommentReference"/>
                <w:rFonts w:ascii="Times New Roman" w:eastAsiaTheme="minorHAnsi" w:hAnsi="Times New Roman" w:cstheme="minorBidi"/>
                <w:color w:val="auto"/>
              </w:rPr>
              <w:commentReference w:id="138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81" w:name="_Toc485108647"/>
      <w:r>
        <w:t>November 13 (14) / Athor 17</w:t>
      </w:r>
      <w:r w:rsidR="00072CB8">
        <w:t>: St</w:t>
      </w:r>
      <w:r>
        <w:t>. John Chrysostom</w:t>
      </w:r>
      <w:bookmarkEnd w:id="1381"/>
    </w:p>
    <w:p w14:paraId="3EC5F863" w14:textId="3E5F9225" w:rsidR="00E64404" w:rsidRDefault="00E64404" w:rsidP="00E64404">
      <w:pPr>
        <w:pStyle w:val="Heading4"/>
      </w:pPr>
      <w:bookmarkStart w:id="1382" w:name="_Ref467356854"/>
      <w:r>
        <w:t>The Doxology for St. John Chrysostom</w:t>
      </w:r>
      <w:r>
        <w:rPr>
          <w:rStyle w:val="FootnoteReference"/>
        </w:rPr>
        <w:footnoteReference w:id="999"/>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83" w:name="_Toc485108648"/>
      <w:r>
        <w:t>November 14 (15) / Athor 18: St. Philip the Apostle</w:t>
      </w:r>
      <w:bookmarkEnd w:id="1383"/>
    </w:p>
    <w:p w14:paraId="0DF27E19" w14:textId="54384B1D"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ADC4A64" w14:textId="77777777" w:rsidR="007F571C" w:rsidRDefault="007F571C" w:rsidP="007F571C">
      <w:pPr>
        <w:pStyle w:val="Heading3"/>
      </w:pPr>
      <w:bookmarkStart w:id="1384" w:name="_Toc485108649"/>
      <w:r>
        <w:t>November 15 (16) / Athor 19: The Preaching of St. Bartholomew</w:t>
      </w:r>
      <w:bookmarkEnd w:id="1384"/>
    </w:p>
    <w:p w14:paraId="601EB8D7" w14:textId="0DC52496"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5A5FA22" w14:textId="77777777" w:rsidR="009F6E07" w:rsidRDefault="009F6E07" w:rsidP="009F6E07">
      <w:pPr>
        <w:pStyle w:val="Heading3"/>
      </w:pPr>
      <w:bookmarkStart w:id="1385" w:name="_Toc485108650"/>
      <w:r>
        <w:t>November 15 (16) / Athor 19: Also the Consecration of the Church of Sts. Sergius and Bacchus.</w:t>
      </w:r>
      <w:bookmarkEnd w:id="1385"/>
    </w:p>
    <w:p w14:paraId="1B799EA7" w14:textId="52A46CE3"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187E8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187E8E">
        <w:rPr>
          <w:noProof/>
        </w:rPr>
        <w:t>1005</w:t>
      </w:r>
      <w:r w:rsidR="00191A26">
        <w:fldChar w:fldCharType="end"/>
      </w:r>
      <w:r>
        <w:t>.</w:t>
      </w:r>
    </w:p>
    <w:p w14:paraId="23C83E44" w14:textId="77777777" w:rsidR="002F1988" w:rsidRDefault="002F1988" w:rsidP="002F1988">
      <w:pPr>
        <w:pStyle w:val="Heading3"/>
      </w:pPr>
      <w:bookmarkStart w:id="1386" w:name="_Toc485108651"/>
      <w:r>
        <w:t>November 16 (17) / Athor 20: Consecration of Sts. Theodore and Theodore</w:t>
      </w:r>
      <w:bookmarkEnd w:id="1386"/>
    </w:p>
    <w:p w14:paraId="54098920" w14:textId="49546672"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87E8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87E8E">
        <w:rPr>
          <w:noProof/>
        </w:rPr>
        <w:t>1056</w:t>
      </w:r>
      <w:r w:rsidR="00191A26">
        <w:fldChar w:fldCharType="end"/>
      </w:r>
      <w:r>
        <w:t xml:space="preserve">, and </w:t>
      </w:r>
      <w:commentRangeStart w:id="1387"/>
      <w:r w:rsidR="00191A26">
        <w:fldChar w:fldCharType="begin"/>
      </w:r>
      <w:r w:rsidR="00191A26">
        <w:instrText xml:space="preserve"> REF _Ref434562461 \h </w:instrText>
      </w:r>
      <w:r w:rsidR="00191A26">
        <w:fldChar w:fldCharType="separate"/>
      </w:r>
      <w:r w:rsidR="00187E8E">
        <w:t>January 7 (8) / Tobi 12: Also St. Theodore Anatoly</w:t>
      </w:r>
      <w:r w:rsidR="00191A26">
        <w:fldChar w:fldCharType="end"/>
      </w:r>
      <w:r w:rsidR="00191A26">
        <w:t>,</w:t>
      </w:r>
      <w:commentRangeEnd w:id="1387"/>
      <w:r w:rsidR="00191A26">
        <w:rPr>
          <w:rStyle w:val="CommentReference"/>
          <w:i w:val="0"/>
        </w:rPr>
        <w:commentReference w:id="1387"/>
      </w:r>
      <w:r w:rsidR="00191A26">
        <w:t xml:space="preserve"> page </w:t>
      </w:r>
      <w:r w:rsidR="00191A26">
        <w:fldChar w:fldCharType="begin"/>
      </w:r>
      <w:r w:rsidR="00191A26">
        <w:instrText xml:space="preserve"> PAGEREF _Ref434562461 \h </w:instrText>
      </w:r>
      <w:r w:rsidR="00191A26">
        <w:fldChar w:fldCharType="separate"/>
      </w:r>
      <w:r w:rsidR="00187E8E">
        <w:rPr>
          <w:noProof/>
        </w:rPr>
        <w:t>1044</w:t>
      </w:r>
      <w:r w:rsidR="00191A26">
        <w:fldChar w:fldCharType="end"/>
      </w:r>
      <w:r>
        <w:t>.</w:t>
      </w:r>
    </w:p>
    <w:p w14:paraId="0CDE62FA" w14:textId="77777777" w:rsidR="005329C1" w:rsidRDefault="005329C1" w:rsidP="005329C1">
      <w:pPr>
        <w:pStyle w:val="Heading3"/>
      </w:pPr>
      <w:bookmarkStart w:id="1388" w:name="_Toc485108652"/>
      <w:r>
        <w:t>November 17 (18) / Athor 21: Commemoration of the Theotokos</w:t>
      </w:r>
      <w:bookmarkEnd w:id="1388"/>
    </w:p>
    <w:p w14:paraId="755FF6D7" w14:textId="3E5DE3BE" w:rsidR="00DD1748" w:rsidRDefault="00DD1748" w:rsidP="00DD1748">
      <w:pPr>
        <w:pStyle w:val="Rubric"/>
      </w:pPr>
      <w:bookmarkStart w:id="1389" w:name="_Ref434562715"/>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63BF60EE" w14:textId="1B5D8139" w:rsidR="001D43EE" w:rsidRDefault="00F56CDE" w:rsidP="00F56CDE">
      <w:pPr>
        <w:pStyle w:val="Heading3"/>
      </w:pPr>
      <w:bookmarkStart w:id="1390" w:name="_Toc485108653"/>
      <w:r>
        <w:lastRenderedPageBreak/>
        <w:t>November 17 (18) / Athor 21</w:t>
      </w:r>
      <w:r w:rsidR="001D43EE">
        <w:t xml:space="preserve">: </w:t>
      </w:r>
      <w:r>
        <w:t>St. Gregory the Wonderworker</w:t>
      </w:r>
      <w:bookmarkEnd w:id="1390"/>
    </w:p>
    <w:p w14:paraId="4F4390B3" w14:textId="66533991" w:rsidR="00325E43" w:rsidRDefault="00325E43" w:rsidP="00DA4B37">
      <w:pPr>
        <w:pStyle w:val="Heading4"/>
      </w:pPr>
      <w:bookmarkStart w:id="1391" w:name="_Ref468134316"/>
      <w:r>
        <w:t xml:space="preserve">The Doxology for St. </w:t>
      </w:r>
      <w:r w:rsidR="00DA4B37">
        <w:t>Gregory the Wonderworker</w:t>
      </w:r>
      <w:r>
        <w:rPr>
          <w:rStyle w:val="FootnoteReference"/>
        </w:rPr>
        <w:footnoteReference w:id="1000"/>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392" w:name="_Ref485106062"/>
      <w:bookmarkStart w:id="1393" w:name="_Toc485108654"/>
      <w:r>
        <w:lastRenderedPageBreak/>
        <w:t>November 18 (19) / Athor 22: Martyrdom of Sts. Cosmas, Damian, and their Brothers</w:t>
      </w:r>
      <w:bookmarkEnd w:id="1389"/>
      <w:bookmarkEnd w:id="1392"/>
      <w:bookmarkEnd w:id="1393"/>
    </w:p>
    <w:p w14:paraId="4E7F190E" w14:textId="7450EC22" w:rsidR="00935F13" w:rsidRDefault="00935F13" w:rsidP="00935F13">
      <w:pPr>
        <w:pStyle w:val="Heading4"/>
      </w:pPr>
      <w:bookmarkStart w:id="1394"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95" w:name="_Ref459401259"/>
      <w:r>
        <w:t>The Doxology</w:t>
      </w:r>
      <w:r w:rsidR="00B46E6E">
        <w:t xml:space="preserve"> for Sts. Cosmas, Damian, their Brothers and their Mother</w:t>
      </w:r>
      <w:bookmarkEnd w:id="1394"/>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96"/>
            <w:r>
              <w:t>Prabioc</w:t>
            </w:r>
            <w:commentRangeEnd w:id="1396"/>
            <w:r>
              <w:rPr>
                <w:rStyle w:val="CommentReference"/>
                <w:rFonts w:ascii="Times New Roman" w:eastAsiaTheme="minorHAnsi" w:hAnsi="Times New Roman" w:cstheme="minorBidi"/>
                <w:color w:val="auto"/>
              </w:rPr>
              <w:commentReference w:id="139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97"/>
            <w:r>
              <w:t xml:space="preserve">confirming </w:t>
            </w:r>
            <w:commentRangeEnd w:id="1397"/>
            <w:r>
              <w:rPr>
                <w:rStyle w:val="CommentReference"/>
                <w:rFonts w:ascii="Times New Roman" w:eastAsiaTheme="minorHAnsi" w:hAnsi="Times New Roman" w:cstheme="minorBidi"/>
                <w:color w:val="auto"/>
              </w:rPr>
              <w:commentReference w:id="139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98" w:name="_Toc485108655"/>
      <w:r>
        <w:t>November 19 (20) / Athor 23: Consecration of the Church of St. Marina</w:t>
      </w:r>
      <w:bookmarkEnd w:id="1398"/>
    </w:p>
    <w:p w14:paraId="793F580E" w14:textId="28E0B46F" w:rsidR="0078548F"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131ECE">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131ECE">
        <w:rPr>
          <w:noProof/>
        </w:rPr>
        <w:t>1052</w:t>
      </w:r>
      <w:r w:rsidR="00131ECE">
        <w:fldChar w:fldCharType="end"/>
      </w:r>
      <w:r>
        <w:t>.</w:t>
      </w:r>
    </w:p>
    <w:p w14:paraId="0E22041B" w14:textId="77777777" w:rsidR="00205EA4" w:rsidRDefault="00205EA4" w:rsidP="00205EA4">
      <w:pPr>
        <w:pStyle w:val="Heading3"/>
      </w:pPr>
      <w:bookmarkStart w:id="1399" w:name="_Toc485108656"/>
      <w:r>
        <w:t>November 20 (21) / Athor 24: The Twenty Four Presbyters</w:t>
      </w:r>
      <w:bookmarkEnd w:id="1399"/>
    </w:p>
    <w:p w14:paraId="253EB9EC" w14:textId="431DB748" w:rsidR="00935F13" w:rsidRDefault="00935F13" w:rsidP="00935F13">
      <w:pPr>
        <w:pStyle w:val="Heading4"/>
      </w:pPr>
      <w:bookmarkStart w:id="1400"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01" w:name="_Ref459400916"/>
      <w:r>
        <w:lastRenderedPageBreak/>
        <w:t>The Doxology</w:t>
      </w:r>
      <w:r w:rsidR="00B46E6E">
        <w:t xml:space="preserve"> for the Twenty Four Presbyters</w:t>
      </w:r>
      <w:bookmarkEnd w:id="1400"/>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0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lastRenderedPageBreak/>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02" w:name="_Toc485108657"/>
      <w:r>
        <w:lastRenderedPageBreak/>
        <w:t>November 21 (22) / Athor 25: St. Philopater Mercurius</w:t>
      </w:r>
      <w:bookmarkEnd w:id="14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04" w:name="_Ref459400991"/>
      <w:r>
        <w:t>The Doxology</w:t>
      </w:r>
      <w:r w:rsidR="00B46E6E">
        <w:t xml:space="preserve"> for St. Philopater Mercurius</w:t>
      </w:r>
      <w:bookmarkEnd w:id="1403"/>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0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09"/>
            <w:r>
              <w:t>Placed</w:t>
            </w:r>
            <w:commentRangeEnd w:id="1409"/>
            <w:r>
              <w:rPr>
                <w:rStyle w:val="CommentReference"/>
                <w:rFonts w:ascii="Times New Roman" w:eastAsiaTheme="minorHAnsi" w:hAnsi="Times New Roman" w:cstheme="minorBidi"/>
                <w:color w:val="auto"/>
              </w:rPr>
              <w:commentReference w:id="14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10"/>
            <w:r>
              <w:t>emperate</w:t>
            </w:r>
            <w:r w:rsidRPr="004764BD">
              <w:t xml:space="preserve"> </w:t>
            </w:r>
            <w:r>
              <w:t>with</w:t>
            </w:r>
            <w:commentRangeEnd w:id="1410"/>
            <w:r>
              <w:rPr>
                <w:rStyle w:val="CommentReference"/>
                <w:rFonts w:ascii="Times New Roman" w:eastAsiaTheme="minorHAnsi" w:hAnsi="Times New Roman" w:cstheme="minorBidi"/>
                <w:color w:val="auto"/>
              </w:rPr>
              <w:commentReference w:id="14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0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14" w:name="_Toc485108658"/>
      <w:r>
        <w:t>November 22 (23) / Athor 26: St. Gregory of Nyssa</w:t>
      </w:r>
      <w:bookmarkEnd w:id="1414"/>
    </w:p>
    <w:p w14:paraId="73B16A55" w14:textId="22D2F64C" w:rsidR="00F4564C" w:rsidRDefault="00F4564C" w:rsidP="00F4564C">
      <w:pPr>
        <w:pStyle w:val="Heading4"/>
      </w:pPr>
      <w:bookmarkStart w:id="1415" w:name="_Ref468565896"/>
      <w:r>
        <w:t>The Doxology for St. Gregory of Nyssa</w:t>
      </w:r>
      <w:r>
        <w:rPr>
          <w:rStyle w:val="FootnoteReference"/>
        </w:rPr>
        <w:footnoteReference w:id="1005"/>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16" w:name="_Toc485108659"/>
      <w:r>
        <w:lastRenderedPageBreak/>
        <w:t>November 23 (24) / Athor 27: St. James the Sawn-Asunder</w:t>
      </w:r>
      <w:bookmarkEnd w:id="1416"/>
    </w:p>
    <w:p w14:paraId="0184B841" w14:textId="4D67CB19" w:rsidR="00F4564C" w:rsidRDefault="00F4564C" w:rsidP="00F4564C">
      <w:pPr>
        <w:pStyle w:val="Heading4"/>
      </w:pPr>
      <w:bookmarkStart w:id="1417" w:name="_Ref468565824"/>
      <w:r>
        <w:t>The Doxology for St. James the Sawn-Asunder</w:t>
      </w:r>
      <w:r>
        <w:rPr>
          <w:rStyle w:val="FootnoteReference"/>
        </w:rPr>
        <w:footnoteReference w:id="1006"/>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18" w:name="_Toc485108660"/>
      <w:r>
        <w:lastRenderedPageBreak/>
        <w:t>November 24 (25) / Athor 28: Martyrdom of St. Serapamon, the bishop of Nikiou</w:t>
      </w:r>
      <w:bookmarkEnd w:id="1418"/>
    </w:p>
    <w:p w14:paraId="31266C94" w14:textId="74CE43E4" w:rsidR="00F76CFB" w:rsidRPr="00F76CFB" w:rsidRDefault="00F76CFB" w:rsidP="00F76CFB">
      <w:pPr>
        <w:pStyle w:val="Heading4"/>
      </w:pPr>
      <w:bookmarkStart w:id="1419"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20" w:name="_Ref459401310"/>
      <w:r>
        <w:t>The Doxology</w:t>
      </w:r>
      <w:r w:rsidR="00B46E6E">
        <w:t xml:space="preserve"> for St. Serapamon</w:t>
      </w:r>
      <w:bookmarkEnd w:id="1419"/>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21"/>
            <w:r>
              <w:t>sprang forth</w:t>
            </w:r>
            <w:commentRangeEnd w:id="1421"/>
            <w:r>
              <w:rPr>
                <w:rStyle w:val="CommentReference"/>
                <w:rFonts w:ascii="Times New Roman" w:eastAsiaTheme="minorHAnsi" w:hAnsi="Times New Roman" w:cstheme="minorBidi"/>
                <w:color w:val="auto"/>
              </w:rPr>
              <w:commentReference w:id="142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22" w:name="_Toc485108661"/>
      <w:r>
        <w:lastRenderedPageBreak/>
        <w:t>November 25 (26) / Athor 29: Commemoration of the Annunciation, Nativity, and Resurrection on the 29</w:t>
      </w:r>
      <w:r w:rsidRPr="00C0205C">
        <w:rPr>
          <w:vertAlign w:val="superscript"/>
        </w:rPr>
        <w:t>th</w:t>
      </w:r>
      <w:r>
        <w:t xml:space="preserve"> of Every Month</w:t>
      </w:r>
      <w:bookmarkEnd w:id="1422"/>
    </w:p>
    <w:p w14:paraId="38FF89F6" w14:textId="067A764D"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31C728FB" w14:textId="547F5DF5" w:rsidR="00D94D36" w:rsidRDefault="00D94D36" w:rsidP="00D94D36">
      <w:pPr>
        <w:pStyle w:val="Heading3"/>
      </w:pPr>
      <w:bookmarkStart w:id="1423" w:name="_Toc485108662"/>
      <w:r>
        <w:t>November 25 (26) / Athor 29: St. Peter the Seal of the Martyrs</w:t>
      </w:r>
      <w:bookmarkEnd w:id="1423"/>
    </w:p>
    <w:p w14:paraId="63FA6EB8" w14:textId="3DF0CB40" w:rsidR="00D94D36" w:rsidRDefault="00D94D36" w:rsidP="00D94D36">
      <w:pPr>
        <w:pStyle w:val="Heading4"/>
      </w:pPr>
      <w:bookmarkStart w:id="1424" w:name="_Ref472885608"/>
      <w:r>
        <w:t>The Doxology for St. Peter the Seal of the Martyrs</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425" w:name="_Toc485108663"/>
      <w:r>
        <w:t>November 26 (27) / Athor 30: Consecration of a Church of St. Cosmas and Damian, Their Brothers and Their Mother</w:t>
      </w:r>
      <w:bookmarkEnd w:id="1425"/>
    </w:p>
    <w:p w14:paraId="7B556319" w14:textId="64A8BB8F"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187E8E">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187E8E">
        <w:rPr>
          <w:noProof/>
        </w:rPr>
        <w:t>1029</w:t>
      </w:r>
      <w:r w:rsidR="00191A26">
        <w:fldChar w:fldCharType="end"/>
      </w:r>
      <w:r>
        <w:t>.</w:t>
      </w:r>
    </w:p>
    <w:p w14:paraId="15C7AC8C" w14:textId="77777777" w:rsidR="00F67B89" w:rsidRDefault="00F67B89" w:rsidP="00F67B89">
      <w:pPr>
        <w:pStyle w:val="Heading3"/>
      </w:pPr>
      <w:bookmarkStart w:id="1426" w:name="_Toc485108664"/>
      <w:r>
        <w:t>November 27 (28) / Koiak 1: Consecration of the Church of St. Shenoute</w:t>
      </w:r>
      <w:bookmarkEnd w:id="1426"/>
    </w:p>
    <w:p w14:paraId="28333115" w14:textId="64B3918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187E8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187E8E">
        <w:rPr>
          <w:noProof/>
        </w:rPr>
        <w:t>1051</w:t>
      </w:r>
      <w:r w:rsidR="00191A26">
        <w:fldChar w:fldCharType="end"/>
      </w:r>
      <w:r>
        <w:t>.</w:t>
      </w:r>
    </w:p>
    <w:p w14:paraId="4B02CBA1" w14:textId="14A99C6D" w:rsidR="002A29E0" w:rsidRDefault="002A29E0" w:rsidP="002A29E0">
      <w:pPr>
        <w:pStyle w:val="Heading3"/>
      </w:pPr>
      <w:bookmarkStart w:id="1427" w:name="_Toc485108665"/>
      <w:r>
        <w:t>November 29 (30) / Koiak 3: Entry of the Theotokos into the Temple</w:t>
      </w:r>
      <w:bookmarkEnd w:id="1427"/>
    </w:p>
    <w:p w14:paraId="422AF9D7" w14:textId="6CAD5146" w:rsidR="002A29E0" w:rsidRDefault="002A29E0" w:rsidP="002A29E0">
      <w:pPr>
        <w:pStyle w:val="Heading4"/>
      </w:pPr>
      <w:bookmarkStart w:id="1428" w:name="_Ref470555203"/>
      <w:r>
        <w:t>The Doxology of the Entry of the Theotokos into the Temple</w:t>
      </w:r>
      <w:r>
        <w:rPr>
          <w:rStyle w:val="FootnoteReference"/>
        </w:rPr>
        <w:footnoteReference w:id="1007"/>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29" w:name="_Toc485108666"/>
      <w:r>
        <w:t>November 30 (December 1) / Koiak 4: Martyrdom of St. Andrew the Apostle</w:t>
      </w:r>
      <w:bookmarkEnd w:id="1429"/>
    </w:p>
    <w:p w14:paraId="352D828F" w14:textId="2DCAF192" w:rsidR="00205EA4" w:rsidRPr="00205EA4"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bookmarkEnd w:id="1351"/>
      <w:r>
        <w:t>.</w:t>
      </w:r>
    </w:p>
    <w:p w14:paraId="2DF67188" w14:textId="77777777" w:rsidR="00495F1A" w:rsidRDefault="00495F1A" w:rsidP="00495F1A">
      <w:pPr>
        <w:pStyle w:val="Heading2"/>
        <w:rPr>
          <w:rFonts w:ascii="FreeSerifAvvaShenouda" w:hAnsi="FreeSerifAvvaShenouda" w:cs="FreeSerifAvvaShenouda"/>
        </w:rPr>
      </w:pPr>
      <w:bookmarkStart w:id="1430" w:name="_Toc410196202"/>
      <w:bookmarkStart w:id="1431" w:name="_Toc410196444"/>
      <w:bookmarkStart w:id="1432" w:name="_Toc410196946"/>
      <w:bookmarkStart w:id="1433" w:name="_Toc485108586"/>
      <w:bookmarkStart w:id="1434" w:name="_Toc485108667"/>
      <w:bookmarkStart w:id="1435" w:name="December"/>
      <w:r>
        <w:lastRenderedPageBreak/>
        <w:t>December</w:t>
      </w:r>
      <w:bookmarkEnd w:id="1430"/>
      <w:bookmarkEnd w:id="1431"/>
      <w:bookmarkEnd w:id="1432"/>
      <w:r w:rsidR="00205EA4">
        <w:t xml:space="preserve"> or </w:t>
      </w:r>
      <w:r w:rsidR="00205EA4">
        <w:rPr>
          <w:rFonts w:ascii="FreeSerifAvvaShenouda" w:hAnsi="FreeSerifAvvaShenouda" w:cs="FreeSerifAvvaShenouda"/>
        </w:rPr>
        <w:t>Ⲕⲟⲓⲁϩⲕ</w:t>
      </w:r>
      <w:bookmarkEnd w:id="1433"/>
      <w:bookmarkEnd w:id="1434"/>
    </w:p>
    <w:sdt>
      <w:sdtPr>
        <w:id w:val="1691259792"/>
        <w:docPartObj>
          <w:docPartGallery w:val="Table of Contents"/>
          <w:docPartUnique/>
        </w:docPartObj>
      </w:sdtPr>
      <w:sdtEndPr>
        <w:rPr>
          <w:b/>
          <w:bCs/>
          <w:noProof/>
        </w:rPr>
      </w:sdtEndPr>
      <w:sdtContent>
        <w:p w14:paraId="0299DCDD" w14:textId="5F8C2A12" w:rsidR="00187E8E"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108667" w:history="1">
            <w:r w:rsidR="00187E8E" w:rsidRPr="002A1D8E">
              <w:rPr>
                <w:rStyle w:val="Hyperlink"/>
                <w:noProof/>
              </w:rPr>
              <w:t xml:space="preserve">December or </w:t>
            </w:r>
            <w:r w:rsidR="00187E8E" w:rsidRPr="002A1D8E">
              <w:rPr>
                <w:rStyle w:val="Hyperlink"/>
                <w:rFonts w:ascii="FreeSerifAvvaShenouda" w:hAnsi="FreeSerifAvvaShenouda" w:cs="FreeSerifAvvaShenouda"/>
                <w:noProof/>
              </w:rPr>
              <w:t>Ⲕⲟⲓⲁϩⲕ</w:t>
            </w:r>
            <w:r w:rsidR="00187E8E">
              <w:rPr>
                <w:noProof/>
                <w:webHidden/>
              </w:rPr>
              <w:tab/>
            </w:r>
            <w:r w:rsidR="00187E8E">
              <w:rPr>
                <w:noProof/>
                <w:webHidden/>
              </w:rPr>
              <w:fldChar w:fldCharType="begin"/>
            </w:r>
            <w:r w:rsidR="00187E8E">
              <w:rPr>
                <w:noProof/>
                <w:webHidden/>
              </w:rPr>
              <w:instrText xml:space="preserve"> PAGEREF _Toc485108667 \h </w:instrText>
            </w:r>
            <w:r w:rsidR="00187E8E">
              <w:rPr>
                <w:noProof/>
                <w:webHidden/>
              </w:rPr>
            </w:r>
            <w:r w:rsidR="00187E8E">
              <w:rPr>
                <w:noProof/>
                <w:webHidden/>
              </w:rPr>
              <w:fldChar w:fldCharType="separate"/>
            </w:r>
            <w:r w:rsidR="00187E8E">
              <w:rPr>
                <w:noProof/>
                <w:webHidden/>
              </w:rPr>
              <w:t>1044</w:t>
            </w:r>
            <w:r w:rsidR="00187E8E">
              <w:rPr>
                <w:noProof/>
                <w:webHidden/>
              </w:rPr>
              <w:fldChar w:fldCharType="end"/>
            </w:r>
          </w:hyperlink>
        </w:p>
        <w:p w14:paraId="63BAB2AB" w14:textId="33DC8A59" w:rsidR="00187E8E" w:rsidRDefault="004942E9">
          <w:pPr>
            <w:pStyle w:val="TOC3"/>
            <w:tabs>
              <w:tab w:val="right" w:leader="dot" w:pos="8846"/>
            </w:tabs>
            <w:rPr>
              <w:rFonts w:asciiTheme="minorHAnsi" w:eastAsiaTheme="minorEastAsia" w:hAnsiTheme="minorHAnsi"/>
              <w:noProof/>
              <w:sz w:val="22"/>
              <w:lang w:val="en-US"/>
            </w:rPr>
          </w:pPr>
          <w:hyperlink w:anchor="_Toc485108668" w:history="1">
            <w:r w:rsidR="00187E8E" w:rsidRPr="002A1D8E">
              <w:rPr>
                <w:rStyle w:val="Hyperlink"/>
                <w:noProof/>
              </w:rPr>
              <w:t>December 1 (2) / Koiak 5: Martyrdom of St. Victor</w:t>
            </w:r>
            <w:r w:rsidR="00187E8E">
              <w:rPr>
                <w:noProof/>
                <w:webHidden/>
              </w:rPr>
              <w:tab/>
            </w:r>
            <w:r w:rsidR="00187E8E">
              <w:rPr>
                <w:noProof/>
                <w:webHidden/>
              </w:rPr>
              <w:fldChar w:fldCharType="begin"/>
            </w:r>
            <w:r w:rsidR="00187E8E">
              <w:rPr>
                <w:noProof/>
                <w:webHidden/>
              </w:rPr>
              <w:instrText xml:space="preserve"> PAGEREF _Toc485108668 \h </w:instrText>
            </w:r>
            <w:r w:rsidR="00187E8E">
              <w:rPr>
                <w:noProof/>
                <w:webHidden/>
              </w:rPr>
            </w:r>
            <w:r w:rsidR="00187E8E">
              <w:rPr>
                <w:noProof/>
                <w:webHidden/>
              </w:rPr>
              <w:fldChar w:fldCharType="separate"/>
            </w:r>
            <w:r w:rsidR="00187E8E">
              <w:rPr>
                <w:noProof/>
                <w:webHidden/>
              </w:rPr>
              <w:t>1068</w:t>
            </w:r>
            <w:r w:rsidR="00187E8E">
              <w:rPr>
                <w:noProof/>
                <w:webHidden/>
              </w:rPr>
              <w:fldChar w:fldCharType="end"/>
            </w:r>
          </w:hyperlink>
        </w:p>
        <w:p w14:paraId="0C6546A8" w14:textId="24B2E6C7" w:rsidR="00187E8E" w:rsidRDefault="004942E9">
          <w:pPr>
            <w:pStyle w:val="TOC3"/>
            <w:tabs>
              <w:tab w:val="right" w:leader="dot" w:pos="8846"/>
            </w:tabs>
            <w:rPr>
              <w:rFonts w:asciiTheme="minorHAnsi" w:eastAsiaTheme="minorEastAsia" w:hAnsiTheme="minorHAnsi"/>
              <w:noProof/>
              <w:sz w:val="22"/>
              <w:lang w:val="en-US"/>
            </w:rPr>
          </w:pPr>
          <w:hyperlink w:anchor="_Toc485108669" w:history="1">
            <w:r w:rsidR="00187E8E" w:rsidRPr="002A1D8E">
              <w:rPr>
                <w:rStyle w:val="Hyperlink"/>
                <w:noProof/>
              </w:rPr>
              <w:t>December 2 (3) / Koiak 6: Pope Abraam the Syrian</w:t>
            </w:r>
            <w:r w:rsidR="00187E8E">
              <w:rPr>
                <w:noProof/>
                <w:webHidden/>
              </w:rPr>
              <w:tab/>
            </w:r>
            <w:r w:rsidR="00187E8E">
              <w:rPr>
                <w:noProof/>
                <w:webHidden/>
              </w:rPr>
              <w:fldChar w:fldCharType="begin"/>
            </w:r>
            <w:r w:rsidR="00187E8E">
              <w:rPr>
                <w:noProof/>
                <w:webHidden/>
              </w:rPr>
              <w:instrText xml:space="preserve"> PAGEREF _Toc485108669 \h </w:instrText>
            </w:r>
            <w:r w:rsidR="00187E8E">
              <w:rPr>
                <w:noProof/>
                <w:webHidden/>
              </w:rPr>
            </w:r>
            <w:r w:rsidR="00187E8E">
              <w:rPr>
                <w:noProof/>
                <w:webHidden/>
              </w:rPr>
              <w:fldChar w:fldCharType="separate"/>
            </w:r>
            <w:r w:rsidR="00187E8E">
              <w:rPr>
                <w:noProof/>
                <w:webHidden/>
              </w:rPr>
              <w:t>1069</w:t>
            </w:r>
            <w:r w:rsidR="00187E8E">
              <w:rPr>
                <w:noProof/>
                <w:webHidden/>
              </w:rPr>
              <w:fldChar w:fldCharType="end"/>
            </w:r>
          </w:hyperlink>
        </w:p>
        <w:p w14:paraId="2454612B" w14:textId="47268AD6" w:rsidR="00187E8E" w:rsidRDefault="004942E9">
          <w:pPr>
            <w:pStyle w:val="TOC3"/>
            <w:tabs>
              <w:tab w:val="right" w:leader="dot" w:pos="8846"/>
            </w:tabs>
            <w:rPr>
              <w:rFonts w:asciiTheme="minorHAnsi" w:eastAsiaTheme="minorEastAsia" w:hAnsiTheme="minorHAnsi"/>
              <w:noProof/>
              <w:sz w:val="22"/>
              <w:lang w:val="en-US"/>
            </w:rPr>
          </w:pPr>
          <w:hyperlink w:anchor="_Toc485108670" w:history="1">
            <w:r w:rsidR="00187E8E" w:rsidRPr="002A1D8E">
              <w:rPr>
                <w:rStyle w:val="Hyperlink"/>
                <w:noProof/>
              </w:rPr>
              <w:t>December 4 (5) / Koiak 8: The Martyrdom of Sts. Barbara and Juliana</w:t>
            </w:r>
            <w:r w:rsidR="00187E8E">
              <w:rPr>
                <w:noProof/>
                <w:webHidden/>
              </w:rPr>
              <w:tab/>
            </w:r>
            <w:r w:rsidR="00187E8E">
              <w:rPr>
                <w:noProof/>
                <w:webHidden/>
              </w:rPr>
              <w:fldChar w:fldCharType="begin"/>
            </w:r>
            <w:r w:rsidR="00187E8E">
              <w:rPr>
                <w:noProof/>
                <w:webHidden/>
              </w:rPr>
              <w:instrText xml:space="preserve"> PAGEREF _Toc485108670 \h </w:instrText>
            </w:r>
            <w:r w:rsidR="00187E8E">
              <w:rPr>
                <w:noProof/>
                <w:webHidden/>
              </w:rPr>
            </w:r>
            <w:r w:rsidR="00187E8E">
              <w:rPr>
                <w:noProof/>
                <w:webHidden/>
              </w:rPr>
              <w:fldChar w:fldCharType="separate"/>
            </w:r>
            <w:r w:rsidR="00187E8E">
              <w:rPr>
                <w:noProof/>
                <w:webHidden/>
              </w:rPr>
              <w:t>1070</w:t>
            </w:r>
            <w:r w:rsidR="00187E8E">
              <w:rPr>
                <w:noProof/>
                <w:webHidden/>
              </w:rPr>
              <w:fldChar w:fldCharType="end"/>
            </w:r>
          </w:hyperlink>
        </w:p>
        <w:p w14:paraId="542062B2" w14:textId="0680DB34" w:rsidR="00187E8E" w:rsidRDefault="004942E9">
          <w:pPr>
            <w:pStyle w:val="TOC3"/>
            <w:tabs>
              <w:tab w:val="right" w:leader="dot" w:pos="8846"/>
            </w:tabs>
            <w:rPr>
              <w:rFonts w:asciiTheme="minorHAnsi" w:eastAsiaTheme="minorEastAsia" w:hAnsiTheme="minorHAnsi"/>
              <w:noProof/>
              <w:sz w:val="22"/>
              <w:lang w:val="en-US"/>
            </w:rPr>
          </w:pPr>
          <w:hyperlink w:anchor="_Toc485108671" w:history="1">
            <w:r w:rsidR="00187E8E" w:rsidRPr="002A1D8E">
              <w:rPr>
                <w:rStyle w:val="Hyperlink"/>
                <w:noProof/>
              </w:rPr>
              <w:t>December 4 (5) / Koiak 8: Also St. Samuel the Confessor</w:t>
            </w:r>
            <w:r w:rsidR="00187E8E">
              <w:rPr>
                <w:noProof/>
                <w:webHidden/>
              </w:rPr>
              <w:tab/>
            </w:r>
            <w:r w:rsidR="00187E8E">
              <w:rPr>
                <w:noProof/>
                <w:webHidden/>
              </w:rPr>
              <w:fldChar w:fldCharType="begin"/>
            </w:r>
            <w:r w:rsidR="00187E8E">
              <w:rPr>
                <w:noProof/>
                <w:webHidden/>
              </w:rPr>
              <w:instrText xml:space="preserve"> PAGEREF _Toc485108671 \h </w:instrText>
            </w:r>
            <w:r w:rsidR="00187E8E">
              <w:rPr>
                <w:noProof/>
                <w:webHidden/>
              </w:rPr>
            </w:r>
            <w:r w:rsidR="00187E8E">
              <w:rPr>
                <w:noProof/>
                <w:webHidden/>
              </w:rPr>
              <w:fldChar w:fldCharType="separate"/>
            </w:r>
            <w:r w:rsidR="00187E8E">
              <w:rPr>
                <w:noProof/>
                <w:webHidden/>
              </w:rPr>
              <w:t>1072</w:t>
            </w:r>
            <w:r w:rsidR="00187E8E">
              <w:rPr>
                <w:noProof/>
                <w:webHidden/>
              </w:rPr>
              <w:fldChar w:fldCharType="end"/>
            </w:r>
          </w:hyperlink>
        </w:p>
        <w:p w14:paraId="797729B7" w14:textId="5D0AF6BD" w:rsidR="00187E8E" w:rsidRDefault="004942E9">
          <w:pPr>
            <w:pStyle w:val="TOC3"/>
            <w:tabs>
              <w:tab w:val="right" w:leader="dot" w:pos="8846"/>
            </w:tabs>
            <w:rPr>
              <w:rFonts w:asciiTheme="minorHAnsi" w:eastAsiaTheme="minorEastAsia" w:hAnsiTheme="minorHAnsi"/>
              <w:noProof/>
              <w:sz w:val="22"/>
              <w:lang w:val="en-US"/>
            </w:rPr>
          </w:pPr>
          <w:hyperlink w:anchor="_Toc485108672" w:history="1">
            <w:r w:rsidR="00187E8E" w:rsidRPr="002A1D8E">
              <w:rPr>
                <w:rStyle w:val="Hyperlink"/>
                <w:noProof/>
              </w:rPr>
              <w:t>December 6 (7) / Koiak 10: St. Nicholas</w:t>
            </w:r>
            <w:r w:rsidR="00187E8E">
              <w:rPr>
                <w:noProof/>
                <w:webHidden/>
              </w:rPr>
              <w:tab/>
            </w:r>
            <w:r w:rsidR="00187E8E">
              <w:rPr>
                <w:noProof/>
                <w:webHidden/>
              </w:rPr>
              <w:fldChar w:fldCharType="begin"/>
            </w:r>
            <w:r w:rsidR="00187E8E">
              <w:rPr>
                <w:noProof/>
                <w:webHidden/>
              </w:rPr>
              <w:instrText xml:space="preserve"> PAGEREF _Toc485108672 \h </w:instrText>
            </w:r>
            <w:r w:rsidR="00187E8E">
              <w:rPr>
                <w:noProof/>
                <w:webHidden/>
              </w:rPr>
            </w:r>
            <w:r w:rsidR="00187E8E">
              <w:rPr>
                <w:noProof/>
                <w:webHidden/>
              </w:rPr>
              <w:fldChar w:fldCharType="separate"/>
            </w:r>
            <w:r w:rsidR="00187E8E">
              <w:rPr>
                <w:noProof/>
                <w:webHidden/>
              </w:rPr>
              <w:t>1073</w:t>
            </w:r>
            <w:r w:rsidR="00187E8E">
              <w:rPr>
                <w:noProof/>
                <w:webHidden/>
              </w:rPr>
              <w:fldChar w:fldCharType="end"/>
            </w:r>
          </w:hyperlink>
        </w:p>
        <w:p w14:paraId="6B8856A0" w14:textId="525105B2" w:rsidR="00187E8E" w:rsidRDefault="004942E9">
          <w:pPr>
            <w:pStyle w:val="TOC3"/>
            <w:tabs>
              <w:tab w:val="right" w:leader="dot" w:pos="8846"/>
            </w:tabs>
            <w:rPr>
              <w:rFonts w:asciiTheme="minorHAnsi" w:eastAsiaTheme="minorEastAsia" w:hAnsiTheme="minorHAnsi"/>
              <w:noProof/>
              <w:sz w:val="22"/>
              <w:lang w:val="en-US"/>
            </w:rPr>
          </w:pPr>
          <w:hyperlink w:anchor="_Toc485108673" w:history="1">
            <w:r w:rsidR="00187E8E" w:rsidRPr="002A1D8E">
              <w:rPr>
                <w:rStyle w:val="Hyperlink"/>
                <w:noProof/>
              </w:rPr>
              <w:t>December 6 (7) / Koiak 10: Relocation of St. Severus’ Relics</w:t>
            </w:r>
            <w:r w:rsidR="00187E8E">
              <w:rPr>
                <w:noProof/>
                <w:webHidden/>
              </w:rPr>
              <w:tab/>
            </w:r>
            <w:r w:rsidR="00187E8E">
              <w:rPr>
                <w:noProof/>
                <w:webHidden/>
              </w:rPr>
              <w:fldChar w:fldCharType="begin"/>
            </w:r>
            <w:r w:rsidR="00187E8E">
              <w:rPr>
                <w:noProof/>
                <w:webHidden/>
              </w:rPr>
              <w:instrText xml:space="preserve"> PAGEREF _Toc485108673 \h </w:instrText>
            </w:r>
            <w:r w:rsidR="00187E8E">
              <w:rPr>
                <w:noProof/>
                <w:webHidden/>
              </w:rPr>
            </w:r>
            <w:r w:rsidR="00187E8E">
              <w:rPr>
                <w:noProof/>
                <w:webHidden/>
              </w:rPr>
              <w:fldChar w:fldCharType="separate"/>
            </w:r>
            <w:r w:rsidR="00187E8E">
              <w:rPr>
                <w:noProof/>
                <w:webHidden/>
              </w:rPr>
              <w:t>1074</w:t>
            </w:r>
            <w:r w:rsidR="00187E8E">
              <w:rPr>
                <w:noProof/>
                <w:webHidden/>
              </w:rPr>
              <w:fldChar w:fldCharType="end"/>
            </w:r>
          </w:hyperlink>
        </w:p>
        <w:p w14:paraId="68702FC9" w14:textId="7814AA00" w:rsidR="00187E8E" w:rsidRDefault="004942E9">
          <w:pPr>
            <w:pStyle w:val="TOC3"/>
            <w:tabs>
              <w:tab w:val="right" w:leader="dot" w:pos="8846"/>
            </w:tabs>
            <w:rPr>
              <w:rFonts w:asciiTheme="minorHAnsi" w:eastAsiaTheme="minorEastAsia" w:hAnsiTheme="minorHAnsi"/>
              <w:noProof/>
              <w:sz w:val="22"/>
              <w:lang w:val="en-US"/>
            </w:rPr>
          </w:pPr>
          <w:hyperlink w:anchor="_Toc485108674" w:history="1">
            <w:r w:rsidR="00187E8E" w:rsidRPr="002A1D8E">
              <w:rPr>
                <w:rStyle w:val="Hyperlink"/>
                <w:noProof/>
              </w:rPr>
              <w:t>December 7 (8) / Koiak 11: St. Ambrose</w:t>
            </w:r>
            <w:r w:rsidR="00187E8E">
              <w:rPr>
                <w:noProof/>
                <w:webHidden/>
              </w:rPr>
              <w:tab/>
            </w:r>
            <w:r w:rsidR="00187E8E">
              <w:rPr>
                <w:noProof/>
                <w:webHidden/>
              </w:rPr>
              <w:fldChar w:fldCharType="begin"/>
            </w:r>
            <w:r w:rsidR="00187E8E">
              <w:rPr>
                <w:noProof/>
                <w:webHidden/>
              </w:rPr>
              <w:instrText xml:space="preserve"> PAGEREF _Toc485108674 \h </w:instrText>
            </w:r>
            <w:r w:rsidR="00187E8E">
              <w:rPr>
                <w:noProof/>
                <w:webHidden/>
              </w:rPr>
            </w:r>
            <w:r w:rsidR="00187E8E">
              <w:rPr>
                <w:noProof/>
                <w:webHidden/>
              </w:rPr>
              <w:fldChar w:fldCharType="separate"/>
            </w:r>
            <w:r w:rsidR="00187E8E">
              <w:rPr>
                <w:noProof/>
                <w:webHidden/>
              </w:rPr>
              <w:t>1074</w:t>
            </w:r>
            <w:r w:rsidR="00187E8E">
              <w:rPr>
                <w:noProof/>
                <w:webHidden/>
              </w:rPr>
              <w:fldChar w:fldCharType="end"/>
            </w:r>
          </w:hyperlink>
        </w:p>
        <w:p w14:paraId="32E60F02" w14:textId="4688C9E9" w:rsidR="00187E8E" w:rsidRDefault="004942E9">
          <w:pPr>
            <w:pStyle w:val="TOC3"/>
            <w:tabs>
              <w:tab w:val="right" w:leader="dot" w:pos="8846"/>
            </w:tabs>
            <w:rPr>
              <w:rFonts w:asciiTheme="minorHAnsi" w:eastAsiaTheme="minorEastAsia" w:hAnsiTheme="minorHAnsi"/>
              <w:noProof/>
              <w:sz w:val="22"/>
              <w:lang w:val="en-US"/>
            </w:rPr>
          </w:pPr>
          <w:hyperlink w:anchor="_Toc485108675" w:history="1">
            <w:r w:rsidR="00187E8E" w:rsidRPr="002A1D8E">
              <w:rPr>
                <w:rStyle w:val="Hyperlink"/>
                <w:noProof/>
              </w:rPr>
              <w:t>December 8 (9) / Koiak 12: Commemoration of Archangel Michael</w:t>
            </w:r>
            <w:r w:rsidR="00187E8E">
              <w:rPr>
                <w:noProof/>
                <w:webHidden/>
              </w:rPr>
              <w:tab/>
            </w:r>
            <w:r w:rsidR="00187E8E">
              <w:rPr>
                <w:noProof/>
                <w:webHidden/>
              </w:rPr>
              <w:fldChar w:fldCharType="begin"/>
            </w:r>
            <w:r w:rsidR="00187E8E">
              <w:rPr>
                <w:noProof/>
                <w:webHidden/>
              </w:rPr>
              <w:instrText xml:space="preserve"> PAGEREF _Toc485108675 \h </w:instrText>
            </w:r>
            <w:r w:rsidR="00187E8E">
              <w:rPr>
                <w:noProof/>
                <w:webHidden/>
              </w:rPr>
            </w:r>
            <w:r w:rsidR="00187E8E">
              <w:rPr>
                <w:noProof/>
                <w:webHidden/>
              </w:rPr>
              <w:fldChar w:fldCharType="separate"/>
            </w:r>
            <w:r w:rsidR="00187E8E">
              <w:rPr>
                <w:noProof/>
                <w:webHidden/>
              </w:rPr>
              <w:t>1075</w:t>
            </w:r>
            <w:r w:rsidR="00187E8E">
              <w:rPr>
                <w:noProof/>
                <w:webHidden/>
              </w:rPr>
              <w:fldChar w:fldCharType="end"/>
            </w:r>
          </w:hyperlink>
        </w:p>
        <w:p w14:paraId="3EDA832A" w14:textId="52BD4ABD" w:rsidR="00187E8E" w:rsidRDefault="004942E9">
          <w:pPr>
            <w:pStyle w:val="TOC3"/>
            <w:tabs>
              <w:tab w:val="right" w:leader="dot" w:pos="8846"/>
            </w:tabs>
            <w:rPr>
              <w:rFonts w:asciiTheme="minorHAnsi" w:eastAsiaTheme="minorEastAsia" w:hAnsiTheme="minorHAnsi"/>
              <w:noProof/>
              <w:sz w:val="22"/>
              <w:lang w:val="en-US"/>
            </w:rPr>
          </w:pPr>
          <w:hyperlink w:anchor="_Toc485108676" w:history="1">
            <w:r w:rsidR="00187E8E" w:rsidRPr="002A1D8E">
              <w:rPr>
                <w:rStyle w:val="Hyperlink"/>
                <w:noProof/>
              </w:rPr>
              <w:t>December 11 (12) / Koiak 15: St. Gregory the Armenian</w:t>
            </w:r>
            <w:r w:rsidR="00187E8E">
              <w:rPr>
                <w:noProof/>
                <w:webHidden/>
              </w:rPr>
              <w:tab/>
            </w:r>
            <w:r w:rsidR="00187E8E">
              <w:rPr>
                <w:noProof/>
                <w:webHidden/>
              </w:rPr>
              <w:fldChar w:fldCharType="begin"/>
            </w:r>
            <w:r w:rsidR="00187E8E">
              <w:rPr>
                <w:noProof/>
                <w:webHidden/>
              </w:rPr>
              <w:instrText xml:space="preserve"> PAGEREF _Toc485108676 \h </w:instrText>
            </w:r>
            <w:r w:rsidR="00187E8E">
              <w:rPr>
                <w:noProof/>
                <w:webHidden/>
              </w:rPr>
            </w:r>
            <w:r w:rsidR="00187E8E">
              <w:rPr>
                <w:noProof/>
                <w:webHidden/>
              </w:rPr>
              <w:fldChar w:fldCharType="separate"/>
            </w:r>
            <w:r w:rsidR="00187E8E">
              <w:rPr>
                <w:noProof/>
                <w:webHidden/>
              </w:rPr>
              <w:t>1075</w:t>
            </w:r>
            <w:r w:rsidR="00187E8E">
              <w:rPr>
                <w:noProof/>
                <w:webHidden/>
              </w:rPr>
              <w:fldChar w:fldCharType="end"/>
            </w:r>
          </w:hyperlink>
        </w:p>
        <w:p w14:paraId="5FE6A804" w14:textId="223F940A" w:rsidR="00187E8E" w:rsidRDefault="004942E9">
          <w:pPr>
            <w:pStyle w:val="TOC3"/>
            <w:tabs>
              <w:tab w:val="right" w:leader="dot" w:pos="8846"/>
            </w:tabs>
            <w:rPr>
              <w:rFonts w:asciiTheme="minorHAnsi" w:eastAsiaTheme="minorEastAsia" w:hAnsiTheme="minorHAnsi"/>
              <w:noProof/>
              <w:sz w:val="22"/>
              <w:lang w:val="en-US"/>
            </w:rPr>
          </w:pPr>
          <w:hyperlink w:anchor="_Toc485108677" w:history="1">
            <w:r w:rsidR="00187E8E" w:rsidRPr="002A1D8E">
              <w:rPr>
                <w:rStyle w:val="Hyperlink"/>
                <w:noProof/>
              </w:rPr>
              <w:t>December 12 (13) / Koiak 16: Saint Spyridon</w:t>
            </w:r>
            <w:r w:rsidR="00187E8E">
              <w:rPr>
                <w:noProof/>
                <w:webHidden/>
              </w:rPr>
              <w:tab/>
            </w:r>
            <w:r w:rsidR="00187E8E">
              <w:rPr>
                <w:noProof/>
                <w:webHidden/>
              </w:rPr>
              <w:fldChar w:fldCharType="begin"/>
            </w:r>
            <w:r w:rsidR="00187E8E">
              <w:rPr>
                <w:noProof/>
                <w:webHidden/>
              </w:rPr>
              <w:instrText xml:space="preserve"> PAGEREF _Toc485108677 \h </w:instrText>
            </w:r>
            <w:r w:rsidR="00187E8E">
              <w:rPr>
                <w:noProof/>
                <w:webHidden/>
              </w:rPr>
            </w:r>
            <w:r w:rsidR="00187E8E">
              <w:rPr>
                <w:noProof/>
                <w:webHidden/>
              </w:rPr>
              <w:fldChar w:fldCharType="separate"/>
            </w:r>
            <w:r w:rsidR="00187E8E">
              <w:rPr>
                <w:noProof/>
                <w:webHidden/>
              </w:rPr>
              <w:t>1076</w:t>
            </w:r>
            <w:r w:rsidR="00187E8E">
              <w:rPr>
                <w:noProof/>
                <w:webHidden/>
              </w:rPr>
              <w:fldChar w:fldCharType="end"/>
            </w:r>
          </w:hyperlink>
        </w:p>
        <w:p w14:paraId="2EC87F6A" w14:textId="31C0E3AD" w:rsidR="00187E8E" w:rsidRDefault="004942E9">
          <w:pPr>
            <w:pStyle w:val="TOC3"/>
            <w:tabs>
              <w:tab w:val="right" w:leader="dot" w:pos="8846"/>
            </w:tabs>
            <w:rPr>
              <w:rFonts w:asciiTheme="minorHAnsi" w:eastAsiaTheme="minorEastAsia" w:hAnsiTheme="minorHAnsi"/>
              <w:noProof/>
              <w:sz w:val="22"/>
              <w:lang w:val="en-US"/>
            </w:rPr>
          </w:pPr>
          <w:hyperlink w:anchor="_Toc485108678" w:history="1">
            <w:r w:rsidR="00187E8E" w:rsidRPr="002A1D8E">
              <w:rPr>
                <w:rStyle w:val="Hyperlink"/>
                <w:noProof/>
              </w:rPr>
              <w:t>December 17 (18) / Koiak 21: Commemoration of the Theotokos</w:t>
            </w:r>
            <w:r w:rsidR="00187E8E">
              <w:rPr>
                <w:noProof/>
                <w:webHidden/>
              </w:rPr>
              <w:tab/>
            </w:r>
            <w:r w:rsidR="00187E8E">
              <w:rPr>
                <w:noProof/>
                <w:webHidden/>
              </w:rPr>
              <w:fldChar w:fldCharType="begin"/>
            </w:r>
            <w:r w:rsidR="00187E8E">
              <w:rPr>
                <w:noProof/>
                <w:webHidden/>
              </w:rPr>
              <w:instrText xml:space="preserve"> PAGEREF _Toc485108678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5CCCD6CE" w14:textId="4ABB05CD" w:rsidR="00187E8E" w:rsidRDefault="004942E9">
          <w:pPr>
            <w:pStyle w:val="TOC3"/>
            <w:tabs>
              <w:tab w:val="right" w:leader="dot" w:pos="8846"/>
            </w:tabs>
            <w:rPr>
              <w:rFonts w:asciiTheme="minorHAnsi" w:eastAsiaTheme="minorEastAsia" w:hAnsiTheme="minorHAnsi"/>
              <w:noProof/>
              <w:sz w:val="22"/>
              <w:lang w:val="en-US"/>
            </w:rPr>
          </w:pPr>
          <w:hyperlink w:anchor="_Toc485108679" w:history="1">
            <w:r w:rsidR="00187E8E" w:rsidRPr="002A1D8E">
              <w:rPr>
                <w:rStyle w:val="Hyperlink"/>
                <w:noProof/>
              </w:rPr>
              <w:t>December 17 (18) / Koiak 21: Also the Martyrdom of St. Barnabas, one of the Seventy Two</w:t>
            </w:r>
            <w:r w:rsidR="00187E8E">
              <w:rPr>
                <w:noProof/>
                <w:webHidden/>
              </w:rPr>
              <w:tab/>
            </w:r>
            <w:r w:rsidR="00187E8E">
              <w:rPr>
                <w:noProof/>
                <w:webHidden/>
              </w:rPr>
              <w:fldChar w:fldCharType="begin"/>
            </w:r>
            <w:r w:rsidR="00187E8E">
              <w:rPr>
                <w:noProof/>
                <w:webHidden/>
              </w:rPr>
              <w:instrText xml:space="preserve"> PAGEREF _Toc485108679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395979BF" w14:textId="58ECC0DD" w:rsidR="00187E8E" w:rsidRDefault="004942E9">
          <w:pPr>
            <w:pStyle w:val="TOC3"/>
            <w:tabs>
              <w:tab w:val="right" w:leader="dot" w:pos="8846"/>
            </w:tabs>
            <w:rPr>
              <w:rFonts w:asciiTheme="minorHAnsi" w:eastAsiaTheme="minorEastAsia" w:hAnsiTheme="minorHAnsi"/>
              <w:noProof/>
              <w:sz w:val="22"/>
              <w:lang w:val="en-US"/>
            </w:rPr>
          </w:pPr>
          <w:hyperlink w:anchor="_Toc485108680" w:history="1">
            <w:r w:rsidR="00187E8E" w:rsidRPr="002A1D8E">
              <w:rPr>
                <w:rStyle w:val="Hyperlink"/>
                <w:noProof/>
              </w:rPr>
              <w:t>December 18 (19) / Koiak 22: Archangel Gabriel (Consecration)</w:t>
            </w:r>
            <w:r w:rsidR="00187E8E">
              <w:rPr>
                <w:noProof/>
                <w:webHidden/>
              </w:rPr>
              <w:tab/>
            </w:r>
            <w:r w:rsidR="00187E8E">
              <w:rPr>
                <w:noProof/>
                <w:webHidden/>
              </w:rPr>
              <w:fldChar w:fldCharType="begin"/>
            </w:r>
            <w:r w:rsidR="00187E8E">
              <w:rPr>
                <w:noProof/>
                <w:webHidden/>
              </w:rPr>
              <w:instrText xml:space="preserve"> PAGEREF _Toc485108680 \h </w:instrText>
            </w:r>
            <w:r w:rsidR="00187E8E">
              <w:rPr>
                <w:noProof/>
                <w:webHidden/>
              </w:rPr>
            </w:r>
            <w:r w:rsidR="00187E8E">
              <w:rPr>
                <w:noProof/>
                <w:webHidden/>
              </w:rPr>
              <w:fldChar w:fldCharType="separate"/>
            </w:r>
            <w:r w:rsidR="00187E8E">
              <w:rPr>
                <w:noProof/>
                <w:webHidden/>
              </w:rPr>
              <w:t>1077</w:t>
            </w:r>
            <w:r w:rsidR="00187E8E">
              <w:rPr>
                <w:noProof/>
                <w:webHidden/>
              </w:rPr>
              <w:fldChar w:fldCharType="end"/>
            </w:r>
          </w:hyperlink>
        </w:p>
        <w:p w14:paraId="38A07738" w14:textId="2AB2A1B9" w:rsidR="00187E8E" w:rsidRDefault="004942E9">
          <w:pPr>
            <w:pStyle w:val="TOC3"/>
            <w:tabs>
              <w:tab w:val="right" w:leader="dot" w:pos="8846"/>
            </w:tabs>
            <w:rPr>
              <w:rFonts w:asciiTheme="minorHAnsi" w:eastAsiaTheme="minorEastAsia" w:hAnsiTheme="minorHAnsi"/>
              <w:noProof/>
              <w:sz w:val="22"/>
              <w:lang w:val="en-US"/>
            </w:rPr>
          </w:pPr>
          <w:hyperlink w:anchor="_Toc485108681" w:history="1">
            <w:r w:rsidR="00187E8E" w:rsidRPr="002A1D8E">
              <w:rPr>
                <w:rStyle w:val="Hyperlink"/>
                <w:noProof/>
              </w:rPr>
              <w:t>December 20 (21) / Koiak 24: St. Ignatius of Antioch</w:t>
            </w:r>
            <w:r w:rsidR="00187E8E">
              <w:rPr>
                <w:noProof/>
                <w:webHidden/>
              </w:rPr>
              <w:tab/>
            </w:r>
            <w:r w:rsidR="00187E8E">
              <w:rPr>
                <w:noProof/>
                <w:webHidden/>
              </w:rPr>
              <w:fldChar w:fldCharType="begin"/>
            </w:r>
            <w:r w:rsidR="00187E8E">
              <w:rPr>
                <w:noProof/>
                <w:webHidden/>
              </w:rPr>
              <w:instrText xml:space="preserve"> PAGEREF _Toc485108681 \h </w:instrText>
            </w:r>
            <w:r w:rsidR="00187E8E">
              <w:rPr>
                <w:noProof/>
                <w:webHidden/>
              </w:rPr>
            </w:r>
            <w:r w:rsidR="00187E8E">
              <w:rPr>
                <w:noProof/>
                <w:webHidden/>
              </w:rPr>
              <w:fldChar w:fldCharType="separate"/>
            </w:r>
            <w:r w:rsidR="00187E8E">
              <w:rPr>
                <w:noProof/>
                <w:webHidden/>
              </w:rPr>
              <w:t>1078</w:t>
            </w:r>
            <w:r w:rsidR="00187E8E">
              <w:rPr>
                <w:noProof/>
                <w:webHidden/>
              </w:rPr>
              <w:fldChar w:fldCharType="end"/>
            </w:r>
          </w:hyperlink>
        </w:p>
        <w:p w14:paraId="7F0A6938" w14:textId="5C1AF336" w:rsidR="00187E8E" w:rsidRDefault="004942E9">
          <w:pPr>
            <w:pStyle w:val="TOC3"/>
            <w:tabs>
              <w:tab w:val="right" w:leader="dot" w:pos="8846"/>
            </w:tabs>
            <w:rPr>
              <w:rFonts w:asciiTheme="minorHAnsi" w:eastAsiaTheme="minorEastAsia" w:hAnsiTheme="minorHAnsi"/>
              <w:noProof/>
              <w:sz w:val="22"/>
              <w:lang w:val="en-US"/>
            </w:rPr>
          </w:pPr>
          <w:hyperlink w:anchor="_Toc485108682" w:history="1">
            <w:r w:rsidR="00187E8E" w:rsidRPr="002A1D8E">
              <w:rPr>
                <w:rStyle w:val="Hyperlink"/>
                <w:noProof/>
              </w:rPr>
              <w:t>December 20 (21) / Koiak 24: The Birth of St. Takle Haymanot</w:t>
            </w:r>
            <w:r w:rsidR="00187E8E">
              <w:rPr>
                <w:noProof/>
                <w:webHidden/>
              </w:rPr>
              <w:tab/>
            </w:r>
            <w:r w:rsidR="00187E8E">
              <w:rPr>
                <w:noProof/>
                <w:webHidden/>
              </w:rPr>
              <w:fldChar w:fldCharType="begin"/>
            </w:r>
            <w:r w:rsidR="00187E8E">
              <w:rPr>
                <w:noProof/>
                <w:webHidden/>
              </w:rPr>
              <w:instrText xml:space="preserve"> PAGEREF _Toc485108682 \h </w:instrText>
            </w:r>
            <w:r w:rsidR="00187E8E">
              <w:rPr>
                <w:noProof/>
                <w:webHidden/>
              </w:rPr>
            </w:r>
            <w:r w:rsidR="00187E8E">
              <w:rPr>
                <w:noProof/>
                <w:webHidden/>
              </w:rPr>
              <w:fldChar w:fldCharType="separate"/>
            </w:r>
            <w:r w:rsidR="00187E8E">
              <w:rPr>
                <w:noProof/>
                <w:webHidden/>
              </w:rPr>
              <w:t>1079</w:t>
            </w:r>
            <w:r w:rsidR="00187E8E">
              <w:rPr>
                <w:noProof/>
                <w:webHidden/>
              </w:rPr>
              <w:fldChar w:fldCharType="end"/>
            </w:r>
          </w:hyperlink>
        </w:p>
        <w:p w14:paraId="4D738D4B" w14:textId="6DEF896B" w:rsidR="00187E8E" w:rsidRDefault="004942E9">
          <w:pPr>
            <w:pStyle w:val="TOC3"/>
            <w:tabs>
              <w:tab w:val="right" w:leader="dot" w:pos="8846"/>
            </w:tabs>
            <w:rPr>
              <w:rFonts w:asciiTheme="minorHAnsi" w:eastAsiaTheme="minorEastAsia" w:hAnsiTheme="minorHAnsi"/>
              <w:noProof/>
              <w:sz w:val="22"/>
              <w:lang w:val="en-US"/>
            </w:rPr>
          </w:pPr>
          <w:hyperlink w:anchor="_Toc485108683" w:history="1">
            <w:r w:rsidR="00187E8E" w:rsidRPr="002A1D8E">
              <w:rPr>
                <w:rStyle w:val="Hyperlink"/>
                <w:noProof/>
              </w:rPr>
              <w:t>December 21 (22) / Koiak 25: St. John Kami</w:t>
            </w:r>
            <w:r w:rsidR="00187E8E">
              <w:rPr>
                <w:noProof/>
                <w:webHidden/>
              </w:rPr>
              <w:tab/>
            </w:r>
            <w:r w:rsidR="00187E8E">
              <w:rPr>
                <w:noProof/>
                <w:webHidden/>
              </w:rPr>
              <w:fldChar w:fldCharType="begin"/>
            </w:r>
            <w:r w:rsidR="00187E8E">
              <w:rPr>
                <w:noProof/>
                <w:webHidden/>
              </w:rPr>
              <w:instrText xml:space="preserve"> PAGEREF _Toc485108683 \h </w:instrText>
            </w:r>
            <w:r w:rsidR="00187E8E">
              <w:rPr>
                <w:noProof/>
                <w:webHidden/>
              </w:rPr>
            </w:r>
            <w:r w:rsidR="00187E8E">
              <w:rPr>
                <w:noProof/>
                <w:webHidden/>
              </w:rPr>
              <w:fldChar w:fldCharType="separate"/>
            </w:r>
            <w:r w:rsidR="00187E8E">
              <w:rPr>
                <w:noProof/>
                <w:webHidden/>
              </w:rPr>
              <w:t>1079</w:t>
            </w:r>
            <w:r w:rsidR="00187E8E">
              <w:rPr>
                <w:noProof/>
                <w:webHidden/>
              </w:rPr>
              <w:fldChar w:fldCharType="end"/>
            </w:r>
          </w:hyperlink>
        </w:p>
        <w:p w14:paraId="65004B23" w14:textId="3D97FA91" w:rsidR="00187E8E" w:rsidRDefault="004942E9">
          <w:pPr>
            <w:pStyle w:val="TOC3"/>
            <w:tabs>
              <w:tab w:val="right" w:leader="dot" w:pos="8846"/>
            </w:tabs>
            <w:rPr>
              <w:rFonts w:asciiTheme="minorHAnsi" w:eastAsiaTheme="minorEastAsia" w:hAnsiTheme="minorHAnsi"/>
              <w:noProof/>
              <w:sz w:val="22"/>
              <w:lang w:val="en-US"/>
            </w:rPr>
          </w:pPr>
          <w:hyperlink w:anchor="_Toc485108684" w:history="1">
            <w:r w:rsidR="00187E8E" w:rsidRPr="002A1D8E">
              <w:rPr>
                <w:rStyle w:val="Hyperlink"/>
                <w:noProof/>
              </w:rPr>
              <w:t>December 24 (25) / Koiak 28: Nativity Preparation Day</w:t>
            </w:r>
            <w:r w:rsidR="00187E8E">
              <w:rPr>
                <w:noProof/>
                <w:webHidden/>
              </w:rPr>
              <w:tab/>
            </w:r>
            <w:r w:rsidR="00187E8E">
              <w:rPr>
                <w:noProof/>
                <w:webHidden/>
              </w:rPr>
              <w:fldChar w:fldCharType="begin"/>
            </w:r>
            <w:r w:rsidR="00187E8E">
              <w:rPr>
                <w:noProof/>
                <w:webHidden/>
              </w:rPr>
              <w:instrText xml:space="preserve"> PAGEREF _Toc485108684 \h </w:instrText>
            </w:r>
            <w:r w:rsidR="00187E8E">
              <w:rPr>
                <w:noProof/>
                <w:webHidden/>
              </w:rPr>
            </w:r>
            <w:r w:rsidR="00187E8E">
              <w:rPr>
                <w:noProof/>
                <w:webHidden/>
              </w:rPr>
              <w:fldChar w:fldCharType="separate"/>
            </w:r>
            <w:r w:rsidR="00187E8E">
              <w:rPr>
                <w:noProof/>
                <w:webHidden/>
              </w:rPr>
              <w:t>1080</w:t>
            </w:r>
            <w:r w:rsidR="00187E8E">
              <w:rPr>
                <w:noProof/>
                <w:webHidden/>
              </w:rPr>
              <w:fldChar w:fldCharType="end"/>
            </w:r>
          </w:hyperlink>
        </w:p>
        <w:p w14:paraId="574F7633" w14:textId="178DC67A" w:rsidR="00187E8E" w:rsidRDefault="004942E9">
          <w:pPr>
            <w:pStyle w:val="TOC3"/>
            <w:tabs>
              <w:tab w:val="right" w:leader="dot" w:pos="8846"/>
            </w:tabs>
            <w:rPr>
              <w:rFonts w:asciiTheme="minorHAnsi" w:eastAsiaTheme="minorEastAsia" w:hAnsiTheme="minorHAnsi"/>
              <w:noProof/>
              <w:sz w:val="22"/>
              <w:lang w:val="en-US"/>
            </w:rPr>
          </w:pPr>
          <w:hyperlink w:anchor="_Toc485108685" w:history="1">
            <w:r w:rsidR="00187E8E" w:rsidRPr="002A1D8E">
              <w:rPr>
                <w:rStyle w:val="Hyperlink"/>
                <w:noProof/>
              </w:rPr>
              <w:t>December 25 (26) / Koiak 29: The Feast of the Nativity</w:t>
            </w:r>
            <w:r w:rsidR="00187E8E">
              <w:rPr>
                <w:noProof/>
                <w:webHidden/>
              </w:rPr>
              <w:tab/>
            </w:r>
            <w:r w:rsidR="00187E8E">
              <w:rPr>
                <w:noProof/>
                <w:webHidden/>
              </w:rPr>
              <w:fldChar w:fldCharType="begin"/>
            </w:r>
            <w:r w:rsidR="00187E8E">
              <w:rPr>
                <w:noProof/>
                <w:webHidden/>
              </w:rPr>
              <w:instrText xml:space="preserve"> PAGEREF _Toc485108685 \h </w:instrText>
            </w:r>
            <w:r w:rsidR="00187E8E">
              <w:rPr>
                <w:noProof/>
                <w:webHidden/>
              </w:rPr>
            </w:r>
            <w:r w:rsidR="00187E8E">
              <w:rPr>
                <w:noProof/>
                <w:webHidden/>
              </w:rPr>
              <w:fldChar w:fldCharType="separate"/>
            </w:r>
            <w:r w:rsidR="00187E8E">
              <w:rPr>
                <w:noProof/>
                <w:webHidden/>
              </w:rPr>
              <w:t>1083</w:t>
            </w:r>
            <w:r w:rsidR="00187E8E">
              <w:rPr>
                <w:noProof/>
                <w:webHidden/>
              </w:rPr>
              <w:fldChar w:fldCharType="end"/>
            </w:r>
          </w:hyperlink>
        </w:p>
        <w:p w14:paraId="1E765F5E" w14:textId="12E44A81" w:rsidR="00187E8E" w:rsidRDefault="004942E9">
          <w:pPr>
            <w:pStyle w:val="TOC3"/>
            <w:tabs>
              <w:tab w:val="right" w:leader="dot" w:pos="8846"/>
            </w:tabs>
            <w:rPr>
              <w:rFonts w:asciiTheme="minorHAnsi" w:eastAsiaTheme="minorEastAsia" w:hAnsiTheme="minorHAnsi"/>
              <w:noProof/>
              <w:sz w:val="22"/>
              <w:lang w:val="en-US"/>
            </w:rPr>
          </w:pPr>
          <w:hyperlink w:anchor="_Toc485108686" w:history="1">
            <w:r w:rsidR="00187E8E" w:rsidRPr="002A1D8E">
              <w:rPr>
                <w:rStyle w:val="Hyperlink"/>
                <w:noProof/>
              </w:rPr>
              <w:t>December 26 (27) / Koiak 30: The Second Day of the Feast of the Nativity</w:t>
            </w:r>
            <w:r w:rsidR="00187E8E">
              <w:rPr>
                <w:noProof/>
                <w:webHidden/>
              </w:rPr>
              <w:tab/>
            </w:r>
            <w:r w:rsidR="00187E8E">
              <w:rPr>
                <w:noProof/>
                <w:webHidden/>
              </w:rPr>
              <w:fldChar w:fldCharType="begin"/>
            </w:r>
            <w:r w:rsidR="00187E8E">
              <w:rPr>
                <w:noProof/>
                <w:webHidden/>
              </w:rPr>
              <w:instrText xml:space="preserve"> PAGEREF _Toc485108686 \h </w:instrText>
            </w:r>
            <w:r w:rsidR="00187E8E">
              <w:rPr>
                <w:noProof/>
                <w:webHidden/>
              </w:rPr>
            </w:r>
            <w:r w:rsidR="00187E8E">
              <w:rPr>
                <w:noProof/>
                <w:webHidden/>
              </w:rPr>
              <w:fldChar w:fldCharType="separate"/>
            </w:r>
            <w:r w:rsidR="00187E8E">
              <w:rPr>
                <w:noProof/>
                <w:webHidden/>
              </w:rPr>
              <w:t>1125</w:t>
            </w:r>
            <w:r w:rsidR="00187E8E">
              <w:rPr>
                <w:noProof/>
                <w:webHidden/>
              </w:rPr>
              <w:fldChar w:fldCharType="end"/>
            </w:r>
          </w:hyperlink>
        </w:p>
        <w:p w14:paraId="3E354EA6" w14:textId="38BE3F04" w:rsidR="00187E8E" w:rsidRDefault="004942E9">
          <w:pPr>
            <w:pStyle w:val="TOC3"/>
            <w:tabs>
              <w:tab w:val="right" w:leader="dot" w:pos="8846"/>
            </w:tabs>
            <w:rPr>
              <w:rFonts w:asciiTheme="minorHAnsi" w:eastAsiaTheme="minorEastAsia" w:hAnsiTheme="minorHAnsi"/>
              <w:noProof/>
              <w:sz w:val="22"/>
              <w:lang w:val="en-US"/>
            </w:rPr>
          </w:pPr>
          <w:hyperlink w:anchor="_Toc485108687" w:history="1">
            <w:r w:rsidR="00187E8E" w:rsidRPr="002A1D8E">
              <w:rPr>
                <w:rStyle w:val="Hyperlink"/>
                <w:noProof/>
              </w:rPr>
              <w:t>December 27 (28) / Tobi 1: St. Stephen Day</w:t>
            </w:r>
            <w:r w:rsidR="00187E8E">
              <w:rPr>
                <w:noProof/>
                <w:webHidden/>
              </w:rPr>
              <w:tab/>
            </w:r>
            <w:r w:rsidR="00187E8E">
              <w:rPr>
                <w:noProof/>
                <w:webHidden/>
              </w:rPr>
              <w:fldChar w:fldCharType="begin"/>
            </w:r>
            <w:r w:rsidR="00187E8E">
              <w:rPr>
                <w:noProof/>
                <w:webHidden/>
              </w:rPr>
              <w:instrText xml:space="preserve"> PAGEREF _Toc485108687 \h </w:instrText>
            </w:r>
            <w:r w:rsidR="00187E8E">
              <w:rPr>
                <w:noProof/>
                <w:webHidden/>
              </w:rPr>
            </w:r>
            <w:r w:rsidR="00187E8E">
              <w:rPr>
                <w:noProof/>
                <w:webHidden/>
              </w:rPr>
              <w:fldChar w:fldCharType="separate"/>
            </w:r>
            <w:r w:rsidR="00187E8E">
              <w:rPr>
                <w:noProof/>
                <w:webHidden/>
              </w:rPr>
              <w:t>1125</w:t>
            </w:r>
            <w:r w:rsidR="00187E8E">
              <w:rPr>
                <w:noProof/>
                <w:webHidden/>
              </w:rPr>
              <w:fldChar w:fldCharType="end"/>
            </w:r>
          </w:hyperlink>
        </w:p>
        <w:p w14:paraId="1E17044F" w14:textId="04A65C1A" w:rsidR="00187E8E" w:rsidRDefault="004942E9">
          <w:pPr>
            <w:pStyle w:val="TOC3"/>
            <w:tabs>
              <w:tab w:val="right" w:leader="dot" w:pos="8846"/>
            </w:tabs>
            <w:rPr>
              <w:rFonts w:asciiTheme="minorHAnsi" w:eastAsiaTheme="minorEastAsia" w:hAnsiTheme="minorHAnsi"/>
              <w:noProof/>
              <w:sz w:val="22"/>
              <w:lang w:val="en-US"/>
            </w:rPr>
          </w:pPr>
          <w:hyperlink w:anchor="_Toc485108688" w:history="1">
            <w:r w:rsidR="00187E8E" w:rsidRPr="002A1D8E">
              <w:rPr>
                <w:rStyle w:val="Hyperlink"/>
                <w:noProof/>
              </w:rPr>
              <w:t>December 29 (30) / Tobi 3: The One Hundred and Forty Four Thousand</w:t>
            </w:r>
            <w:r w:rsidR="00187E8E">
              <w:rPr>
                <w:noProof/>
                <w:webHidden/>
              </w:rPr>
              <w:tab/>
            </w:r>
            <w:r w:rsidR="00187E8E">
              <w:rPr>
                <w:noProof/>
                <w:webHidden/>
              </w:rPr>
              <w:fldChar w:fldCharType="begin"/>
            </w:r>
            <w:r w:rsidR="00187E8E">
              <w:rPr>
                <w:noProof/>
                <w:webHidden/>
              </w:rPr>
              <w:instrText xml:space="preserve"> PAGEREF _Toc485108688 \h </w:instrText>
            </w:r>
            <w:r w:rsidR="00187E8E">
              <w:rPr>
                <w:noProof/>
                <w:webHidden/>
              </w:rPr>
            </w:r>
            <w:r w:rsidR="00187E8E">
              <w:rPr>
                <w:noProof/>
                <w:webHidden/>
              </w:rPr>
              <w:fldChar w:fldCharType="separate"/>
            </w:r>
            <w:r w:rsidR="00187E8E">
              <w:rPr>
                <w:noProof/>
                <w:webHidden/>
              </w:rPr>
              <w:t>1126</w:t>
            </w:r>
            <w:r w:rsidR="00187E8E">
              <w:rPr>
                <w:noProof/>
                <w:webHidden/>
              </w:rPr>
              <w:fldChar w:fldCharType="end"/>
            </w:r>
          </w:hyperlink>
        </w:p>
        <w:p w14:paraId="740D018B" w14:textId="4C2306F5" w:rsidR="00187E8E" w:rsidRDefault="004942E9">
          <w:pPr>
            <w:pStyle w:val="TOC3"/>
            <w:tabs>
              <w:tab w:val="right" w:leader="dot" w:pos="8846"/>
            </w:tabs>
            <w:rPr>
              <w:rFonts w:asciiTheme="minorHAnsi" w:eastAsiaTheme="minorEastAsia" w:hAnsiTheme="minorHAnsi"/>
              <w:noProof/>
              <w:sz w:val="22"/>
              <w:lang w:val="en-US"/>
            </w:rPr>
          </w:pPr>
          <w:hyperlink w:anchor="_Toc485108689" w:history="1">
            <w:r w:rsidR="00187E8E" w:rsidRPr="002A1D8E">
              <w:rPr>
                <w:rStyle w:val="Hyperlink"/>
                <w:noProof/>
              </w:rPr>
              <w:t>December 30 (31) / Tobi 4: St. John the Evangelist</w:t>
            </w:r>
            <w:r w:rsidR="00187E8E">
              <w:rPr>
                <w:noProof/>
                <w:webHidden/>
              </w:rPr>
              <w:tab/>
            </w:r>
            <w:r w:rsidR="00187E8E">
              <w:rPr>
                <w:noProof/>
                <w:webHidden/>
              </w:rPr>
              <w:fldChar w:fldCharType="begin"/>
            </w:r>
            <w:r w:rsidR="00187E8E">
              <w:rPr>
                <w:noProof/>
                <w:webHidden/>
              </w:rPr>
              <w:instrText xml:space="preserve"> PAGEREF _Toc485108689 \h </w:instrText>
            </w:r>
            <w:r w:rsidR="00187E8E">
              <w:rPr>
                <w:noProof/>
                <w:webHidden/>
              </w:rPr>
            </w:r>
            <w:r w:rsidR="00187E8E">
              <w:rPr>
                <w:noProof/>
                <w:webHidden/>
              </w:rPr>
              <w:fldChar w:fldCharType="separate"/>
            </w:r>
            <w:r w:rsidR="00187E8E">
              <w:rPr>
                <w:noProof/>
                <w:webHidden/>
              </w:rPr>
              <w:t>1126</w:t>
            </w:r>
            <w:r w:rsidR="00187E8E">
              <w:rPr>
                <w:noProof/>
                <w:webHidden/>
              </w:rPr>
              <w:fldChar w:fldCharType="end"/>
            </w:r>
          </w:hyperlink>
        </w:p>
        <w:p w14:paraId="18168135" w14:textId="40908061"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36" w:name="_Ref434478837"/>
      <w:r w:rsidR="009E261C">
        <w:t xml:space="preserve"> four Sundays before the Feast.</w:t>
      </w:r>
    </w:p>
    <w:p w14:paraId="6C63C034" w14:textId="77777777" w:rsidR="001E7A09" w:rsidRDefault="001E7A09" w:rsidP="001E7A09">
      <w:pPr>
        <w:pStyle w:val="Heading4"/>
      </w:pPr>
      <w:bookmarkStart w:id="1437"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38" w:name="_Ref485108130"/>
      <w:r>
        <w:t xml:space="preserve">The First Doxology of December or </w:t>
      </w:r>
      <w:r w:rsidRPr="006C0F49">
        <w:rPr>
          <w:rFonts w:ascii="FreeSerifAvvaShenouda" w:hAnsi="FreeSerifAvvaShenouda" w:cs="FreeSerifAvvaShenouda"/>
        </w:rPr>
        <w:t>Ⲕⲟⲓⲁϩⲕ</w:t>
      </w:r>
      <w:bookmarkEnd w:id="1436"/>
      <w:bookmarkEnd w:id="1437"/>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3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39"/>
            <w:r>
              <w:rPr>
                <w:rStyle w:val="CommentReference"/>
                <w:rFonts w:ascii="Times New Roman" w:eastAsiaTheme="minorHAnsi" w:hAnsi="Times New Roman" w:cstheme="minorBidi"/>
                <w:color w:val="auto"/>
              </w:rPr>
              <w:commentReference w:id="143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40"/>
            <w:r>
              <w:t xml:space="preserve">Announced </w:t>
            </w:r>
            <w:commentRangeEnd w:id="1440"/>
            <w:r>
              <w:rPr>
                <w:rStyle w:val="CommentReference"/>
                <w:rFonts w:ascii="Times New Roman" w:eastAsiaTheme="minorHAnsi" w:hAnsi="Times New Roman" w:cstheme="minorBidi"/>
                <w:color w:val="auto"/>
              </w:rPr>
              <w:commentReference w:id="144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0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4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42" w:name="_Ref434478867"/>
      <w:r>
        <w:lastRenderedPageBreak/>
        <w:t xml:space="preserve">The Third Doxology of December or </w:t>
      </w:r>
      <w:r w:rsidRPr="006C0F49">
        <w:rPr>
          <w:rFonts w:ascii="FreeSerifAvvaShenouda" w:hAnsi="FreeSerifAvvaShenouda" w:cs="FreeSerifAvvaShenouda"/>
        </w:rPr>
        <w:t>Ⲕⲟⲓⲁϩⲕ</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0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43" w:name="_Ref434478878"/>
      <w:r>
        <w:lastRenderedPageBreak/>
        <w:t xml:space="preserve">The Fourth Doxology of December or </w:t>
      </w:r>
      <w:r w:rsidRPr="006C0F49">
        <w:rPr>
          <w:rFonts w:ascii="FreeSerifAvvaShenouda" w:hAnsi="FreeSerifAvvaShenouda" w:cs="FreeSerifAvvaShenouda"/>
        </w:rPr>
        <w:t>Ⲕⲟⲓⲁϩⲕ</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44"/>
            <w:r>
              <w:t>He raised us with a new invitation.</w:t>
            </w:r>
            <w:commentRangeEnd w:id="1444"/>
            <w:r>
              <w:rPr>
                <w:rStyle w:val="CommentReference"/>
                <w:rFonts w:ascii="Times New Roman" w:eastAsiaTheme="minorHAnsi" w:hAnsi="Times New Roman" w:cstheme="minorBidi"/>
                <w:color w:val="auto"/>
              </w:rPr>
              <w:commentReference w:id="144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45"/>
            <w:r>
              <w:t>Bride</w:t>
            </w:r>
            <w:commentRangeEnd w:id="1445"/>
            <w:r>
              <w:rPr>
                <w:rStyle w:val="CommentReference"/>
                <w:rFonts w:ascii="Times New Roman" w:eastAsiaTheme="minorHAnsi" w:hAnsi="Times New Roman" w:cstheme="minorBidi"/>
                <w:color w:val="auto"/>
              </w:rPr>
              <w:commentReference w:id="144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46" w:name="_Ref434478888"/>
      <w:r>
        <w:lastRenderedPageBreak/>
        <w:t xml:space="preserve">The Fifth Doxology of December or </w:t>
      </w:r>
      <w:r w:rsidRPr="006C0F49">
        <w:rPr>
          <w:rFonts w:ascii="FreeSerifAvvaShenouda" w:hAnsi="FreeSerifAvvaShenouda" w:cs="FreeSerifAvvaShenouda"/>
        </w:rPr>
        <w:t>Ⲕⲟⲓⲁϩⲕ</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1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47" w:name="_Ref434478907"/>
      <w:r>
        <w:lastRenderedPageBreak/>
        <w:t xml:space="preserve">The Sixth Doxology of December or </w:t>
      </w:r>
      <w:r w:rsidRPr="006C0F49">
        <w:rPr>
          <w:rFonts w:ascii="FreeSerifAvvaShenouda" w:hAnsi="FreeSerifAvvaShenouda" w:cs="FreeSerifAvvaShenouda"/>
        </w:rPr>
        <w:t>Ⲕⲟⲓⲁϩⲕ</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48"/>
            <w:r>
              <w:t xml:space="preserve">return </w:t>
            </w:r>
            <w:commentRangeEnd w:id="1448"/>
            <w:r>
              <w:rPr>
                <w:rStyle w:val="CommentReference"/>
              </w:rPr>
              <w:commentReference w:id="144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49"/>
            <w:r>
              <w:t xml:space="preserve">confirmation </w:t>
            </w:r>
            <w:commentRangeEnd w:id="1449"/>
            <w:r>
              <w:rPr>
                <w:rStyle w:val="CommentReference"/>
              </w:rPr>
              <w:commentReference w:id="144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50" w:name="_Ref434478922"/>
      <w:r>
        <w:t xml:space="preserve">The Doxology of Archangel Gabriel for December or </w:t>
      </w:r>
      <w:r w:rsidRPr="006C0F49">
        <w:rPr>
          <w:rFonts w:ascii="FreeSerifAvvaShenouda" w:hAnsi="FreeSerifAvvaShenouda" w:cs="FreeSerifAvvaShenouda"/>
        </w:rPr>
        <w:t>Ⲕⲟⲓⲁϩⲕ</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51"/>
            <w:r>
              <w:t>Angel-evangel of Good News</w:t>
            </w:r>
            <w:commentRangeEnd w:id="1451"/>
            <w:r>
              <w:rPr>
                <w:rStyle w:val="CommentReference"/>
                <w:rFonts w:ascii="Times New Roman" w:eastAsiaTheme="minorHAnsi" w:hAnsi="Times New Roman" w:cstheme="minorBidi"/>
                <w:color w:val="auto"/>
              </w:rPr>
              <w:commentReference w:id="145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52"/>
            <w:r>
              <w:t>Hail, O full of grace</w:t>
            </w:r>
            <w:commentRangeEnd w:id="1452"/>
            <w:r>
              <w:rPr>
                <w:rStyle w:val="CommentReference"/>
                <w:rFonts w:ascii="Times New Roman" w:eastAsiaTheme="minorHAnsi" w:hAnsi="Times New Roman" w:cstheme="minorBidi"/>
                <w:color w:val="auto"/>
              </w:rPr>
              <w:commentReference w:id="145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53"/>
            <w:r>
              <w:t>Angel-Evangel</w:t>
            </w:r>
            <w:commentRangeEnd w:id="1453"/>
            <w:r>
              <w:rPr>
                <w:rStyle w:val="CommentReference"/>
                <w:rFonts w:ascii="Times New Roman" w:eastAsiaTheme="minorHAnsi" w:hAnsi="Times New Roman" w:cstheme="minorBidi"/>
                <w:color w:val="auto"/>
              </w:rPr>
              <w:commentReference w:id="145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54" w:name="_Ref434564112"/>
      <w:bookmarkStart w:id="1455" w:name="_Toc410196203"/>
      <w:bookmarkStart w:id="1456" w:name="_Toc410196445"/>
      <w:bookmarkStart w:id="1457"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lastRenderedPageBreak/>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58" w:name="_Toc485108668"/>
      <w:bookmarkStart w:id="1459" w:name="_Ref485109271"/>
      <w:bookmarkStart w:id="1460" w:name="_Ref485109278"/>
      <w:r>
        <w:t>December 1 (2) / Koiak 5: Martyrdom of St. Victor</w:t>
      </w:r>
      <w:bookmarkEnd w:id="1454"/>
      <w:bookmarkEnd w:id="1458"/>
      <w:bookmarkEnd w:id="1459"/>
      <w:bookmarkEnd w:id="1460"/>
    </w:p>
    <w:p w14:paraId="5851AA48" w14:textId="77777777" w:rsidR="00253C5F" w:rsidRDefault="00253C5F" w:rsidP="00253C5F">
      <w:pPr>
        <w:pStyle w:val="Heading4"/>
      </w:pPr>
      <w:bookmarkStart w:id="1461" w:name="_Ref434489590"/>
      <w:r>
        <w:t>The Doxology</w:t>
      </w:r>
      <w:r w:rsidR="00B46E6E">
        <w:t xml:space="preserve"> for St. Victor</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62"/>
            <w:r>
              <w:t>saint</w:t>
            </w:r>
            <w:commentRangeEnd w:id="1462"/>
            <w:r>
              <w:rPr>
                <w:rStyle w:val="CommentReference"/>
                <w:rFonts w:ascii="Times New Roman" w:eastAsiaTheme="minorHAnsi" w:hAnsi="Times New Roman" w:cstheme="minorBidi"/>
                <w:color w:val="auto"/>
              </w:rPr>
              <w:commentReference w:id="146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lastRenderedPageBreak/>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63" w:name="_Toc485108669"/>
      <w:r>
        <w:t>December 2 (3) / Koiak 6: Pope Abraam the Syrian</w:t>
      </w:r>
      <w:bookmarkEnd w:id="1463"/>
    </w:p>
    <w:p w14:paraId="705AECE8" w14:textId="77777777" w:rsidR="00F416C6" w:rsidRDefault="00F416C6" w:rsidP="00F416C6">
      <w:pPr>
        <w:pStyle w:val="Heading4"/>
      </w:pPr>
      <w:bookmarkStart w:id="1464" w:name="_Ref434492343"/>
      <w:r>
        <w:t>The Doxology of St. Simon the Tanner</w:t>
      </w:r>
      <w:r>
        <w:rPr>
          <w:rStyle w:val="FootnoteReference"/>
        </w:rPr>
        <w:footnoteReference w:id="1011"/>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1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65" w:name="_Toc485108670"/>
      <w:r>
        <w:t xml:space="preserve">December 4 (5) / Koiak 8: </w:t>
      </w:r>
      <w:r w:rsidR="00743CE8">
        <w:t xml:space="preserve">The Martyrdom of </w:t>
      </w:r>
      <w:r>
        <w:t>Sts. Barbara and Juliana</w:t>
      </w:r>
      <w:bookmarkEnd w:id="1465"/>
    </w:p>
    <w:p w14:paraId="708D2111" w14:textId="7CD9674E" w:rsidR="003663F9" w:rsidRDefault="003663F9" w:rsidP="003663F9">
      <w:pPr>
        <w:pStyle w:val="Heading4"/>
      </w:pPr>
      <w:bookmarkStart w:id="1466"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67" w:name="_Ref459401359"/>
      <w:r>
        <w:t>The Doxology</w:t>
      </w:r>
      <w:r w:rsidR="00B46E6E">
        <w:t xml:space="preserve"> for Sts. Barbara and Juliana</w:t>
      </w:r>
      <w:bookmarkEnd w:id="1466"/>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68" w:name="_Toc485108671"/>
      <w:r>
        <w:lastRenderedPageBreak/>
        <w:t>December 4 (5) / Koiak 8: Also St. Samuel the Confessor</w:t>
      </w:r>
      <w:bookmarkEnd w:id="1468"/>
    </w:p>
    <w:p w14:paraId="2EE78AB4" w14:textId="77777777" w:rsidR="00224925" w:rsidRDefault="00224925" w:rsidP="00224925">
      <w:pPr>
        <w:pStyle w:val="Heading4"/>
      </w:pPr>
      <w:bookmarkStart w:id="1469" w:name="_Ref434491260"/>
      <w:r>
        <w:t>The Doxology</w:t>
      </w:r>
      <w:r w:rsidR="00810F04">
        <w:t xml:space="preserve"> for St. Samuel the Confessor</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1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73" w:name="_Toc485108672"/>
      <w:r>
        <w:t>December 6 (7) / Koiak 10: St. Nicholas</w:t>
      </w:r>
      <w:bookmarkEnd w:id="1473"/>
    </w:p>
    <w:p w14:paraId="6C72D403" w14:textId="3BE941B3" w:rsidR="002A29E0" w:rsidRDefault="002A29E0" w:rsidP="002A29E0">
      <w:pPr>
        <w:pStyle w:val="Heading4"/>
      </w:pPr>
      <w:bookmarkStart w:id="1474" w:name="_Ref470555294"/>
      <w:r>
        <w:t>The Doxology of St. Nicholas</w:t>
      </w:r>
      <w:r>
        <w:rPr>
          <w:rStyle w:val="FootnoteReference"/>
        </w:rPr>
        <w:footnoteReference w:id="1014"/>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lastRenderedPageBreak/>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75" w:name="_Toc485108673"/>
      <w:r>
        <w:t>December 6 (7) / Koiak 10: Relocation of St. Severus’ Relics</w:t>
      </w:r>
      <w:bookmarkEnd w:id="1475"/>
    </w:p>
    <w:p w14:paraId="34367220" w14:textId="009B0EBC"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87E8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87E8E">
        <w:rPr>
          <w:noProof/>
        </w:rPr>
        <w:t>1003</w:t>
      </w:r>
      <w:r w:rsidR="00191A26">
        <w:fldChar w:fldCharType="end"/>
      </w:r>
      <w:r w:rsidR="00191A26">
        <w:t>.</w:t>
      </w:r>
    </w:p>
    <w:p w14:paraId="1F4B0C61" w14:textId="778FEB0B" w:rsidR="002A29E0" w:rsidRDefault="002A29E0" w:rsidP="002A29E0">
      <w:pPr>
        <w:pStyle w:val="Heading3"/>
      </w:pPr>
      <w:bookmarkStart w:id="1476" w:name="_Toc485108674"/>
      <w:r>
        <w:t>December 7 (8) / Koiak 11: St. Ambrose</w:t>
      </w:r>
      <w:bookmarkEnd w:id="1476"/>
    </w:p>
    <w:p w14:paraId="5BA1907D" w14:textId="29C3B57A" w:rsidR="002A29E0" w:rsidRDefault="002A29E0" w:rsidP="002A29E0">
      <w:pPr>
        <w:pStyle w:val="Heading4"/>
      </w:pPr>
      <w:bookmarkStart w:id="1477" w:name="_Ref470555388"/>
      <w:r>
        <w:t>The Doxology of St. Ambrose</w:t>
      </w:r>
      <w:r>
        <w:rPr>
          <w:rStyle w:val="FootnoteReference"/>
        </w:rPr>
        <w:footnoteReference w:id="1015"/>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78" w:name="_Toc485108675"/>
      <w:r>
        <w:t>December 8 (9) / Koiak 12: Commemoration of Archangel Michael</w:t>
      </w:r>
      <w:bookmarkEnd w:id="1478"/>
    </w:p>
    <w:p w14:paraId="4AB33F26" w14:textId="5235E5A7" w:rsidR="00191A26"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74B14457" w14:textId="5817E206" w:rsidR="002A29E0" w:rsidRDefault="002A29E0" w:rsidP="002A29E0">
      <w:pPr>
        <w:pStyle w:val="Heading3"/>
      </w:pPr>
      <w:bookmarkStart w:id="1479" w:name="_Toc485108676"/>
      <w:r>
        <w:t>December 11 (12) / Koiak 15: St. Gregory the Armenian</w:t>
      </w:r>
      <w:bookmarkEnd w:id="1479"/>
    </w:p>
    <w:p w14:paraId="68D305ED" w14:textId="4394EE49" w:rsidR="002A29E0" w:rsidRDefault="002A29E0" w:rsidP="002A29E0">
      <w:pPr>
        <w:pStyle w:val="Heading4"/>
      </w:pPr>
      <w:bookmarkStart w:id="1480" w:name="_Ref470555434"/>
      <w:r>
        <w:t>The Doxology of St. Gregory the Armenian</w:t>
      </w:r>
      <w:r>
        <w:rPr>
          <w:rStyle w:val="FootnoteReference"/>
        </w:rPr>
        <w:footnoteReference w:id="1016"/>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81" w:name="_Toc485108677"/>
      <w:r>
        <w:t>December 12 (13) / Koiak 16: Saint Spyridon</w:t>
      </w:r>
      <w:r>
        <w:rPr>
          <w:rStyle w:val="FootnoteReference"/>
        </w:rPr>
        <w:footnoteReference w:id="1017"/>
      </w:r>
      <w:bookmarkEnd w:id="1481"/>
    </w:p>
    <w:p w14:paraId="62C88580" w14:textId="20113B9E" w:rsidR="002A29E0" w:rsidRDefault="002A29E0" w:rsidP="002A29E0">
      <w:pPr>
        <w:pStyle w:val="Heading4"/>
      </w:pPr>
      <w:bookmarkStart w:id="1482" w:name="_Ref470555491"/>
      <w:r>
        <w:t>The Doxology of St. Spyridon</w:t>
      </w:r>
      <w:r>
        <w:rPr>
          <w:rStyle w:val="FootnoteReference"/>
        </w:rPr>
        <w:footnoteReference w:id="1018"/>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lastRenderedPageBreak/>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83" w:name="_Toc485108678"/>
      <w:r>
        <w:t>December 17 (18) / Koiak 21: Commemoration of the Theotokos</w:t>
      </w:r>
      <w:bookmarkEnd w:id="1483"/>
    </w:p>
    <w:p w14:paraId="2A71E82A" w14:textId="36EB91C6"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1128</w:t>
      </w:r>
      <w:r>
        <w:fldChar w:fldCharType="end"/>
      </w:r>
      <w:r>
        <w:t>.</w:t>
      </w:r>
    </w:p>
    <w:p w14:paraId="3EDC8594" w14:textId="77777777" w:rsidR="007F571C" w:rsidRDefault="007F571C" w:rsidP="007F571C">
      <w:pPr>
        <w:pStyle w:val="Heading3"/>
      </w:pPr>
      <w:bookmarkStart w:id="1484" w:name="_Toc485108679"/>
      <w:r>
        <w:t>December 17 (18) / Koiak 21: Also the Martyrdom of St. Barnabas, on</w:t>
      </w:r>
      <w:r w:rsidR="00743CE8">
        <w:t>e</w:t>
      </w:r>
      <w:r>
        <w:t xml:space="preserve"> of the Seventy Two</w:t>
      </w:r>
      <w:bookmarkEnd w:id="1484"/>
    </w:p>
    <w:p w14:paraId="2CFD651F" w14:textId="36920457" w:rsidR="007F571C" w:rsidRPr="007F571C"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01D0E63" w14:textId="77777777" w:rsidR="00CA0AB7" w:rsidRDefault="00CA0AB7" w:rsidP="00CA0AB7">
      <w:pPr>
        <w:pStyle w:val="Heading3"/>
      </w:pPr>
      <w:bookmarkStart w:id="1485" w:name="_Toc485108680"/>
      <w:r>
        <w:t>December 18 (19) / Koiak 22: Archangel Gabriel</w:t>
      </w:r>
      <w:r w:rsidR="00481AE5">
        <w:t xml:space="preserve"> (Consecration)</w:t>
      </w:r>
      <w:bookmarkEnd w:id="1485"/>
    </w:p>
    <w:p w14:paraId="45BDA150" w14:textId="7C94735A" w:rsidR="00CA0AB7" w:rsidRPr="00CA0AB7" w:rsidRDefault="002853EA" w:rsidP="002853EA">
      <w:pPr>
        <w:pStyle w:val="Rubric"/>
      </w:pPr>
      <w:r>
        <w:t xml:space="preserve">See </w:t>
      </w:r>
      <w:r>
        <w:fldChar w:fldCharType="begin"/>
      </w:r>
      <w:r>
        <w:instrText xml:space="preserve"> REF _Ref485107608 \h </w:instrText>
      </w:r>
      <w:r>
        <w:fldChar w:fldCharType="separate"/>
      </w:r>
      <w:r>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Pr>
          <w:noProof/>
        </w:rPr>
        <w:t>978</w:t>
      </w:r>
      <w:r>
        <w:fldChar w:fldCharType="end"/>
      </w:r>
      <w:r w:rsidR="00CA0AB7">
        <w:t>.</w:t>
      </w:r>
    </w:p>
    <w:p w14:paraId="78D35A39" w14:textId="31313210" w:rsidR="00D94D36" w:rsidRDefault="00D94D36" w:rsidP="00D94D36">
      <w:pPr>
        <w:pStyle w:val="Heading3"/>
      </w:pPr>
      <w:bookmarkStart w:id="1486" w:name="_Toc485108681"/>
      <w:r>
        <w:lastRenderedPageBreak/>
        <w:t>December 20 (21) / Koiak 24: St. Ignatius of Antioch</w:t>
      </w:r>
      <w:bookmarkEnd w:id="1486"/>
    </w:p>
    <w:p w14:paraId="2887E1AE" w14:textId="14F194FE" w:rsidR="00D94D36" w:rsidRDefault="00D94D36" w:rsidP="00D94D36">
      <w:pPr>
        <w:pStyle w:val="Heading4"/>
      </w:pPr>
      <w:bookmarkStart w:id="1487" w:name="_Ref472885708"/>
      <w:r>
        <w:t>The Doxology of St. Ignatius</w:t>
      </w:r>
      <w:r>
        <w:rPr>
          <w:rStyle w:val="FootnoteReference"/>
        </w:rPr>
        <w:footnoteReference w:id="1019"/>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488" w:name="_Toc485108682"/>
      <w:r>
        <w:t>December 20 (21) / Koiak 24: The Birth of St. Takle Haymanot</w:t>
      </w:r>
      <w:bookmarkEnd w:id="1488"/>
    </w:p>
    <w:p w14:paraId="059C80DE" w14:textId="3B2DB7FF"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6D6137">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6D6137">
        <w:rPr>
          <w:noProof/>
        </w:rPr>
        <w:t>1215</w:t>
      </w:r>
      <w:r w:rsidR="006D6137">
        <w:fldChar w:fldCharType="end"/>
      </w:r>
      <w:r>
        <w:t>.</w:t>
      </w:r>
    </w:p>
    <w:p w14:paraId="600875E0" w14:textId="77777777" w:rsidR="00FF5FF3" w:rsidRDefault="00FF5FF3" w:rsidP="00FF5FF3">
      <w:pPr>
        <w:pStyle w:val="Heading3"/>
      </w:pPr>
      <w:bookmarkStart w:id="1489" w:name="_Toc485108683"/>
      <w:r>
        <w:t>December 21 (22) / Koiak 25: St. John Kami</w:t>
      </w:r>
      <w:bookmarkEnd w:id="1489"/>
    </w:p>
    <w:p w14:paraId="3F9EF92D" w14:textId="77777777" w:rsidR="00810F04" w:rsidRPr="00810F04" w:rsidRDefault="00810F04" w:rsidP="00810F04">
      <w:pPr>
        <w:pStyle w:val="Heading4"/>
      </w:pPr>
      <w:bookmarkStart w:id="1490" w:name="_Ref434491108"/>
      <w:r>
        <w:t>The Doxology for St. John Kami</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91" w:name="_Toc485108684"/>
      <w:r>
        <w:t>December 24 (25) / Koiak 28: Nativity Preparation Day</w:t>
      </w:r>
      <w:bookmarkEnd w:id="149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92" w:name="_Ref434477504"/>
      <w:r>
        <w:t>The Doxology</w:t>
      </w:r>
      <w:r w:rsidR="00E21EA3">
        <w:t xml:space="preserve"> for the Preparation Day of Nativity</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93"/>
            <w:r>
              <w:t>Theotokos</w:t>
            </w:r>
            <w:commentRangeEnd w:id="1493"/>
            <w:r>
              <w:rPr>
                <w:rStyle w:val="CommentReference"/>
                <w:rFonts w:ascii="Times New Roman" w:eastAsiaTheme="minorHAnsi" w:hAnsi="Times New Roman" w:cstheme="minorBidi"/>
                <w:color w:val="auto"/>
              </w:rPr>
              <w:commentReference w:id="1493"/>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94" w:name="_Toc485108685"/>
      <w:r>
        <w:t>December 25 (26) / Koiak 29: The Feast of the Nativity</w:t>
      </w:r>
      <w:bookmarkEnd w:id="1494"/>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95"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496" w:name="_Ref485108167"/>
      <w:r>
        <w:t xml:space="preserve">The </w:t>
      </w:r>
      <w:r w:rsidR="00C33BEB">
        <w:t xml:space="preserve">First </w:t>
      </w:r>
      <w:r>
        <w:t>Doxology</w:t>
      </w:r>
      <w:r w:rsidR="00C33BEB">
        <w:t xml:space="preserve"> for Nativity</w:t>
      </w:r>
      <w:bookmarkEnd w:id="1495"/>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97" w:name="_Ref434477542"/>
      <w:r>
        <w:lastRenderedPageBreak/>
        <w:t>The Second Doxology for Nativity</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98"/>
            <w:r>
              <w:t xml:space="preserve">rescued </w:t>
            </w:r>
            <w:commentRangeEnd w:id="1498"/>
            <w:r>
              <w:rPr>
                <w:rStyle w:val="CommentReference"/>
                <w:rFonts w:ascii="Times New Roman" w:eastAsiaTheme="minorHAnsi" w:hAnsi="Times New Roman" w:cstheme="minorBidi"/>
                <w:color w:val="auto"/>
              </w:rPr>
              <w:commentReference w:id="1498"/>
            </w:r>
            <w:r>
              <w:t>and saved us,</w:t>
            </w:r>
          </w:p>
          <w:p w14:paraId="372D1056" w14:textId="77777777" w:rsidR="00C33BEB" w:rsidRDefault="00C33BEB" w:rsidP="00C33BEB">
            <w:pPr>
              <w:pStyle w:val="EngHangEnd"/>
            </w:pPr>
            <w:commentRangeStart w:id="1499"/>
            <w:r>
              <w:t xml:space="preserve">We </w:t>
            </w:r>
            <w:commentRangeEnd w:id="1499"/>
            <w:r>
              <w:rPr>
                <w:rStyle w:val="CommentReference"/>
                <w:rFonts w:ascii="Times New Roman" w:eastAsiaTheme="minorHAnsi" w:hAnsi="Times New Roman" w:cstheme="minorBidi"/>
                <w:color w:val="auto"/>
              </w:rPr>
              <w:commentReference w:id="14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00" w:name="_Ref434477554"/>
      <w:r>
        <w:t>The Third Doxology for Nativity</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01" w:name="_Ref434475057"/>
      <w:r>
        <w:lastRenderedPageBreak/>
        <w:t>The Sunday Psali Adam</w:t>
      </w:r>
      <w:r w:rsidR="006C1B94">
        <w:t xml:space="preserve"> for Nativity</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02" w:name="_Ref434475083"/>
      <w:r>
        <w:t>The Monday Psali Adam</w:t>
      </w:r>
      <w:r w:rsidR="006C1B94">
        <w:t xml:space="preserve"> for Nativity</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2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03" w:name="_Ref434475102"/>
      <w:r>
        <w:t>The Tuesday Psali Adam</w:t>
      </w:r>
      <w:r w:rsidR="006C1B94">
        <w:t xml:space="preserve"> for Nativity</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04"/>
            <w:r>
              <w:t xml:space="preserve">Shone </w:t>
            </w:r>
            <w:commentRangeEnd w:id="1504"/>
            <w:r>
              <w:rPr>
                <w:rStyle w:val="CommentReference"/>
              </w:rPr>
              <w:commentReference w:id="15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05"/>
            <w:r>
              <w:t>All</w:t>
            </w:r>
            <w:commentRangeEnd w:id="1505"/>
            <w:r>
              <w:rPr>
                <w:rStyle w:val="CommentReference"/>
              </w:rPr>
              <w:commentReference w:id="15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06"/>
            <w:r>
              <w:t>seals</w:t>
            </w:r>
            <w:commentRangeEnd w:id="1506"/>
            <w:r>
              <w:rPr>
                <w:rStyle w:val="CommentReference"/>
              </w:rPr>
              <w:commentReference w:id="15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07"/>
            <w:r>
              <w:t>Tetra</w:t>
            </w:r>
            <w:commentRangeEnd w:id="1507"/>
            <w:r>
              <w:rPr>
                <w:rStyle w:val="CommentReference"/>
              </w:rPr>
              <w:commentReference w:id="15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08"/>
            <w:r>
              <w:t xml:space="preserve">flaming </w:t>
            </w:r>
            <w:commentRangeEnd w:id="1508"/>
            <w:r>
              <w:rPr>
                <w:rStyle w:val="CommentReference"/>
              </w:rPr>
              <w:commentReference w:id="15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09"/>
            <w:r>
              <w:t>disease</w:t>
            </w:r>
            <w:commentRangeEnd w:id="1509"/>
            <w:r>
              <w:rPr>
                <w:rStyle w:val="CommentReference"/>
              </w:rPr>
              <w:commentReference w:id="15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10" w:name="_Ref434475128"/>
      <w:r>
        <w:t>The Wednesday Psali Batos</w:t>
      </w:r>
      <w:r w:rsidR="006C1B94">
        <w:t xml:space="preserve"> for Nativity</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11" w:name="_Ref434475150"/>
      <w:r>
        <w:t>The Thursday Psali Batos</w:t>
      </w:r>
      <w:r w:rsidR="006C1B94">
        <w:t xml:space="preserve"> for Nativity</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12"/>
            <w:r>
              <w:t xml:space="preserve">Isaiah </w:t>
            </w:r>
            <w:commentRangeEnd w:id="1512"/>
            <w:r>
              <w:rPr>
                <w:rStyle w:val="CommentReference"/>
              </w:rPr>
              <w:commentReference w:id="15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13" w:name="_Ref434475177"/>
      <w:r>
        <w:t>The Friday Psali Batos</w:t>
      </w:r>
      <w:r w:rsidR="006C1B94">
        <w:t xml:space="preserve">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14" w:name="_Ref434475196"/>
      <w:r>
        <w:t>The Saturday Psali Batos</w:t>
      </w:r>
      <w:r w:rsidR="006C1B94">
        <w:t xml:space="preserve"> for Nativity</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15"/>
            <w:r>
              <w:t>For I cannot speak.</w:t>
            </w:r>
            <w:commentRangeEnd w:id="1515"/>
            <w:r>
              <w:rPr>
                <w:rStyle w:val="CommentReference"/>
              </w:rPr>
              <w:commentReference w:id="15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lastRenderedPageBreak/>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lastRenderedPageBreak/>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16" w:name="_Toc485108686"/>
      <w:r>
        <w:t>December 26 (27) / Koiak 30: The Second Day of the Feast of the Nativity</w:t>
      </w:r>
      <w:bookmarkEnd w:id="15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17" w:name="_Ref434561401"/>
      <w:bookmarkStart w:id="1518" w:name="_Toc485108687"/>
      <w:r>
        <w:t>December 27 (28) / Tobi 1: St. Stephen Day</w:t>
      </w:r>
      <w:bookmarkEnd w:id="1517"/>
      <w:bookmarkEnd w:id="1518"/>
    </w:p>
    <w:p w14:paraId="1250AF95" w14:textId="3D8E112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187E8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187E8E">
        <w:rPr>
          <w:noProof/>
        </w:rPr>
        <w:t>937</w:t>
      </w:r>
      <w:r w:rsidR="002409EF">
        <w:fldChar w:fldCharType="end"/>
      </w:r>
      <w:r w:rsidR="002409EF">
        <w:t>.</w:t>
      </w:r>
    </w:p>
    <w:p w14:paraId="3C6CAB04" w14:textId="77777777" w:rsidR="00073003" w:rsidRDefault="00073003" w:rsidP="00073003">
      <w:pPr>
        <w:pStyle w:val="Heading3"/>
      </w:pPr>
      <w:bookmarkStart w:id="1519" w:name="_Toc485108688"/>
      <w:r>
        <w:lastRenderedPageBreak/>
        <w:t>December 29 (30) / Tobi 3: The One Hundred and Forty Four Thousand</w:t>
      </w:r>
      <w:bookmarkEnd w:id="1519"/>
    </w:p>
    <w:p w14:paraId="2FE981A9" w14:textId="77777777" w:rsidR="00073003" w:rsidRDefault="00073003" w:rsidP="00073003">
      <w:pPr>
        <w:pStyle w:val="Heading4"/>
      </w:pPr>
      <w:bookmarkStart w:id="1520" w:name="_Ref434488616"/>
      <w:r>
        <w:t>The Doxology</w:t>
      </w:r>
      <w:r w:rsidR="00B46E6E">
        <w:t xml:space="preserve"> for the One Hundred and Forty Four Thousand</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2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2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21" w:name="_Ref434564016"/>
      <w:bookmarkStart w:id="1522" w:name="_Toc485108689"/>
      <w:r>
        <w:t>December 30 (31) / Tobi 4: St. John the Evangelist</w:t>
      </w:r>
      <w:bookmarkEnd w:id="1521"/>
      <w:bookmarkEnd w:id="1522"/>
    </w:p>
    <w:p w14:paraId="3C0BCC81" w14:textId="77777777" w:rsidR="00FF5FF3" w:rsidRDefault="00FF5FF3" w:rsidP="00FF5FF3">
      <w:pPr>
        <w:pStyle w:val="Heading4"/>
      </w:pPr>
      <w:bookmarkStart w:id="1523" w:name="_Ref434488768"/>
      <w:r>
        <w:t>The Doxology</w:t>
      </w:r>
      <w:r w:rsidR="00B46E6E">
        <w:t xml:space="preserve"> for</w:t>
      </w:r>
      <w:r w:rsidR="00BC160E">
        <w:t xml:space="preserve"> St. John the Evangelist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24"/>
            <w:r>
              <w:t>Zebulun</w:t>
            </w:r>
            <w:commentRangeEnd w:id="1524"/>
            <w:r>
              <w:rPr>
                <w:rStyle w:val="FootnoteReference"/>
              </w:rPr>
              <w:footnoteReference w:id="1023"/>
            </w:r>
            <w:r>
              <w:rPr>
                <w:rStyle w:val="CommentReference"/>
                <w:rFonts w:ascii="Times New Roman" w:eastAsiaTheme="minorHAnsi" w:hAnsi="Times New Roman" w:cstheme="minorBidi"/>
                <w:color w:val="auto"/>
              </w:rPr>
              <w:commentReference w:id="15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lastRenderedPageBreak/>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2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lastRenderedPageBreak/>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25" w:name="_Toc410196204"/>
      <w:bookmarkStart w:id="1526" w:name="_Toc410196446"/>
      <w:bookmarkStart w:id="1527" w:name="_Toc410196948"/>
      <w:bookmarkStart w:id="1528" w:name="_Toc485108587"/>
      <w:bookmarkStart w:id="1529" w:name="January"/>
      <w:bookmarkEnd w:id="1435"/>
      <w:bookmarkEnd w:id="1455"/>
      <w:bookmarkEnd w:id="1456"/>
      <w:bookmarkEnd w:id="1457"/>
      <w:r>
        <w:lastRenderedPageBreak/>
        <w:t>January</w:t>
      </w:r>
      <w:bookmarkEnd w:id="1525"/>
      <w:bookmarkEnd w:id="1526"/>
      <w:bookmarkEnd w:id="1527"/>
      <w:r w:rsidR="00FF5FF3">
        <w:t xml:space="preserve"> or </w:t>
      </w:r>
      <w:r w:rsidR="00FF5FF3">
        <w:rPr>
          <w:rFonts w:ascii="FreeSerifAvvaShenouda" w:hAnsi="FreeSerifAvvaShenouda" w:cs="FreeSerifAvvaShenouda"/>
        </w:rPr>
        <w:t>Ⲧⲱⲃⲓ</w:t>
      </w:r>
      <w:bookmarkEnd w:id="1528"/>
    </w:p>
    <w:bookmarkStart w:id="1530" w:name="_Toc410196949" w:displacedByCustomXml="next"/>
    <w:bookmarkStart w:id="1531" w:name="_Toc410196447" w:displacedByCustomXml="next"/>
    <w:bookmarkStart w:id="1532" w:name="_Toc410196205" w:displacedByCustomXml="next"/>
    <w:sdt>
      <w:sdtPr>
        <w:id w:val="-286434970"/>
        <w:docPartObj>
          <w:docPartGallery w:val="Table of Contents"/>
          <w:docPartUnique/>
        </w:docPartObj>
      </w:sdtPr>
      <w:sdtEndPr>
        <w:rPr>
          <w:b/>
          <w:bCs/>
          <w:noProof/>
        </w:rPr>
      </w:sdtEndPr>
      <w:sdtContent>
        <w:p w14:paraId="3E4865F5" w14:textId="38D2E3F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108690" w:history="1">
            <w:r w:rsidR="00187E8E" w:rsidRPr="007B1AC7">
              <w:rPr>
                <w:rStyle w:val="Hyperlink"/>
                <w:noProof/>
                <w:lang w:val="en-US"/>
              </w:rPr>
              <w:t xml:space="preserve">January 1 (2) / Tobi 6: The Feast of the </w:t>
            </w:r>
            <w:r w:rsidR="00187E8E" w:rsidRPr="007B1AC7">
              <w:rPr>
                <w:rStyle w:val="Hyperlink"/>
                <w:noProof/>
              </w:rPr>
              <w:t>Circumcision</w:t>
            </w:r>
            <w:r w:rsidR="00187E8E">
              <w:rPr>
                <w:noProof/>
                <w:webHidden/>
              </w:rPr>
              <w:tab/>
            </w:r>
            <w:r w:rsidR="00187E8E">
              <w:rPr>
                <w:noProof/>
                <w:webHidden/>
              </w:rPr>
              <w:fldChar w:fldCharType="begin"/>
            </w:r>
            <w:r w:rsidR="00187E8E">
              <w:rPr>
                <w:noProof/>
                <w:webHidden/>
              </w:rPr>
              <w:instrText xml:space="preserve"> PAGEREF _Toc485108690 \h </w:instrText>
            </w:r>
            <w:r w:rsidR="00187E8E">
              <w:rPr>
                <w:noProof/>
                <w:webHidden/>
              </w:rPr>
            </w:r>
            <w:r w:rsidR="00187E8E">
              <w:rPr>
                <w:noProof/>
                <w:webHidden/>
              </w:rPr>
              <w:fldChar w:fldCharType="separate"/>
            </w:r>
            <w:r w:rsidR="00187E8E">
              <w:rPr>
                <w:noProof/>
                <w:webHidden/>
              </w:rPr>
              <w:t>1132</w:t>
            </w:r>
            <w:r w:rsidR="00187E8E">
              <w:rPr>
                <w:noProof/>
                <w:webHidden/>
              </w:rPr>
              <w:fldChar w:fldCharType="end"/>
            </w:r>
          </w:hyperlink>
        </w:p>
        <w:p w14:paraId="7A7C37CD" w14:textId="03C3AF59" w:rsidR="00187E8E" w:rsidRDefault="004942E9">
          <w:pPr>
            <w:pStyle w:val="TOC3"/>
            <w:tabs>
              <w:tab w:val="right" w:leader="dot" w:pos="8846"/>
            </w:tabs>
            <w:rPr>
              <w:rFonts w:asciiTheme="minorHAnsi" w:eastAsiaTheme="minorEastAsia" w:hAnsiTheme="minorHAnsi"/>
              <w:noProof/>
              <w:sz w:val="22"/>
              <w:lang w:val="en-US"/>
            </w:rPr>
          </w:pPr>
          <w:hyperlink w:anchor="_Toc485108691" w:history="1">
            <w:r w:rsidR="00187E8E" w:rsidRPr="007B1AC7">
              <w:rPr>
                <w:rStyle w:val="Hyperlink"/>
                <w:noProof/>
              </w:rPr>
              <w:t>January 6 (7) / Tobi 11: The Feast of Theophany</w:t>
            </w:r>
            <w:r w:rsidR="00187E8E">
              <w:rPr>
                <w:noProof/>
                <w:webHidden/>
              </w:rPr>
              <w:tab/>
            </w:r>
            <w:r w:rsidR="00187E8E">
              <w:rPr>
                <w:noProof/>
                <w:webHidden/>
              </w:rPr>
              <w:fldChar w:fldCharType="begin"/>
            </w:r>
            <w:r w:rsidR="00187E8E">
              <w:rPr>
                <w:noProof/>
                <w:webHidden/>
              </w:rPr>
              <w:instrText xml:space="preserve"> PAGEREF _Toc485108691 \h </w:instrText>
            </w:r>
            <w:r w:rsidR="00187E8E">
              <w:rPr>
                <w:noProof/>
                <w:webHidden/>
              </w:rPr>
            </w:r>
            <w:r w:rsidR="00187E8E">
              <w:rPr>
                <w:noProof/>
                <w:webHidden/>
              </w:rPr>
              <w:fldChar w:fldCharType="separate"/>
            </w:r>
            <w:r w:rsidR="00187E8E">
              <w:rPr>
                <w:noProof/>
                <w:webHidden/>
              </w:rPr>
              <w:t>1142</w:t>
            </w:r>
            <w:r w:rsidR="00187E8E">
              <w:rPr>
                <w:noProof/>
                <w:webHidden/>
              </w:rPr>
              <w:fldChar w:fldCharType="end"/>
            </w:r>
          </w:hyperlink>
        </w:p>
        <w:p w14:paraId="0A759E79" w14:textId="62E6601E" w:rsidR="00187E8E" w:rsidRDefault="004942E9">
          <w:pPr>
            <w:pStyle w:val="TOC3"/>
            <w:tabs>
              <w:tab w:val="right" w:leader="dot" w:pos="8846"/>
            </w:tabs>
            <w:rPr>
              <w:rFonts w:asciiTheme="minorHAnsi" w:eastAsiaTheme="minorEastAsia" w:hAnsiTheme="minorHAnsi"/>
              <w:noProof/>
              <w:sz w:val="22"/>
              <w:lang w:val="en-US"/>
            </w:rPr>
          </w:pPr>
          <w:hyperlink w:anchor="_Toc485108692" w:history="1">
            <w:r w:rsidR="00187E8E" w:rsidRPr="007B1AC7">
              <w:rPr>
                <w:rStyle w:val="Hyperlink"/>
                <w:noProof/>
              </w:rPr>
              <w:t>January 7 (8) / Tobi 12: The Second Day of the Feast of Theophany</w:t>
            </w:r>
            <w:r w:rsidR="00187E8E">
              <w:rPr>
                <w:noProof/>
                <w:webHidden/>
              </w:rPr>
              <w:tab/>
            </w:r>
            <w:r w:rsidR="00187E8E">
              <w:rPr>
                <w:noProof/>
                <w:webHidden/>
              </w:rPr>
              <w:fldChar w:fldCharType="begin"/>
            </w:r>
            <w:r w:rsidR="00187E8E">
              <w:rPr>
                <w:noProof/>
                <w:webHidden/>
              </w:rPr>
              <w:instrText xml:space="preserve"> PAGEREF _Toc485108692 \h </w:instrText>
            </w:r>
            <w:r w:rsidR="00187E8E">
              <w:rPr>
                <w:noProof/>
                <w:webHidden/>
              </w:rPr>
            </w:r>
            <w:r w:rsidR="00187E8E">
              <w:rPr>
                <w:noProof/>
                <w:webHidden/>
              </w:rPr>
              <w:fldChar w:fldCharType="separate"/>
            </w:r>
            <w:r w:rsidR="00187E8E">
              <w:rPr>
                <w:noProof/>
                <w:webHidden/>
              </w:rPr>
              <w:t>1178</w:t>
            </w:r>
            <w:r w:rsidR="00187E8E">
              <w:rPr>
                <w:noProof/>
                <w:webHidden/>
              </w:rPr>
              <w:fldChar w:fldCharType="end"/>
            </w:r>
          </w:hyperlink>
        </w:p>
        <w:p w14:paraId="5D4D4A1E" w14:textId="62997B63" w:rsidR="00187E8E" w:rsidRDefault="004942E9">
          <w:pPr>
            <w:pStyle w:val="TOC3"/>
            <w:tabs>
              <w:tab w:val="right" w:leader="dot" w:pos="8846"/>
            </w:tabs>
            <w:rPr>
              <w:rFonts w:asciiTheme="minorHAnsi" w:eastAsiaTheme="minorEastAsia" w:hAnsiTheme="minorHAnsi"/>
              <w:noProof/>
              <w:sz w:val="22"/>
              <w:lang w:val="en-US"/>
            </w:rPr>
          </w:pPr>
          <w:hyperlink w:anchor="_Toc485108693" w:history="1">
            <w:r w:rsidR="00187E8E" w:rsidRPr="007B1AC7">
              <w:rPr>
                <w:rStyle w:val="Hyperlink"/>
                <w:noProof/>
              </w:rPr>
              <w:t>January 7 (8) / Tobi 12: Also the Commemoration of Archangel Michael</w:t>
            </w:r>
            <w:r w:rsidR="00187E8E">
              <w:rPr>
                <w:noProof/>
                <w:webHidden/>
              </w:rPr>
              <w:tab/>
            </w:r>
            <w:r w:rsidR="00187E8E">
              <w:rPr>
                <w:noProof/>
                <w:webHidden/>
              </w:rPr>
              <w:fldChar w:fldCharType="begin"/>
            </w:r>
            <w:r w:rsidR="00187E8E">
              <w:rPr>
                <w:noProof/>
                <w:webHidden/>
              </w:rPr>
              <w:instrText xml:space="preserve"> PAGEREF _Toc485108693 \h </w:instrText>
            </w:r>
            <w:r w:rsidR="00187E8E">
              <w:rPr>
                <w:noProof/>
                <w:webHidden/>
              </w:rPr>
            </w:r>
            <w:r w:rsidR="00187E8E">
              <w:rPr>
                <w:noProof/>
                <w:webHidden/>
              </w:rPr>
              <w:fldChar w:fldCharType="separate"/>
            </w:r>
            <w:r w:rsidR="00187E8E">
              <w:rPr>
                <w:noProof/>
                <w:webHidden/>
              </w:rPr>
              <w:t>1179</w:t>
            </w:r>
            <w:r w:rsidR="00187E8E">
              <w:rPr>
                <w:noProof/>
                <w:webHidden/>
              </w:rPr>
              <w:fldChar w:fldCharType="end"/>
            </w:r>
          </w:hyperlink>
        </w:p>
        <w:p w14:paraId="792149A5" w14:textId="593F67A7" w:rsidR="00187E8E" w:rsidRDefault="004942E9">
          <w:pPr>
            <w:pStyle w:val="TOC3"/>
            <w:tabs>
              <w:tab w:val="right" w:leader="dot" w:pos="8846"/>
            </w:tabs>
            <w:rPr>
              <w:rFonts w:asciiTheme="minorHAnsi" w:eastAsiaTheme="minorEastAsia" w:hAnsiTheme="minorHAnsi"/>
              <w:noProof/>
              <w:sz w:val="22"/>
              <w:lang w:val="en-US"/>
            </w:rPr>
          </w:pPr>
          <w:hyperlink w:anchor="_Toc485108694" w:history="1">
            <w:r w:rsidR="00187E8E" w:rsidRPr="007B1AC7">
              <w:rPr>
                <w:rStyle w:val="Hyperlink"/>
                <w:noProof/>
              </w:rPr>
              <w:t>January 7 (8) / Tobi 12: Also St. Theodore Anatoly</w:t>
            </w:r>
            <w:r w:rsidR="00187E8E">
              <w:rPr>
                <w:noProof/>
                <w:webHidden/>
              </w:rPr>
              <w:tab/>
            </w:r>
            <w:r w:rsidR="00187E8E">
              <w:rPr>
                <w:noProof/>
                <w:webHidden/>
              </w:rPr>
              <w:fldChar w:fldCharType="begin"/>
            </w:r>
            <w:r w:rsidR="00187E8E">
              <w:rPr>
                <w:noProof/>
                <w:webHidden/>
              </w:rPr>
              <w:instrText xml:space="preserve"> PAGEREF _Toc485108694 \h </w:instrText>
            </w:r>
            <w:r w:rsidR="00187E8E">
              <w:rPr>
                <w:noProof/>
                <w:webHidden/>
              </w:rPr>
            </w:r>
            <w:r w:rsidR="00187E8E">
              <w:rPr>
                <w:noProof/>
                <w:webHidden/>
              </w:rPr>
              <w:fldChar w:fldCharType="separate"/>
            </w:r>
            <w:r w:rsidR="00187E8E">
              <w:rPr>
                <w:noProof/>
                <w:webHidden/>
              </w:rPr>
              <w:t>1179</w:t>
            </w:r>
            <w:r w:rsidR="00187E8E">
              <w:rPr>
                <w:noProof/>
                <w:webHidden/>
              </w:rPr>
              <w:fldChar w:fldCharType="end"/>
            </w:r>
          </w:hyperlink>
        </w:p>
        <w:p w14:paraId="0D133C99" w14:textId="5F179F42" w:rsidR="00187E8E" w:rsidRDefault="004942E9">
          <w:pPr>
            <w:pStyle w:val="TOC3"/>
            <w:tabs>
              <w:tab w:val="right" w:leader="dot" w:pos="8846"/>
            </w:tabs>
            <w:rPr>
              <w:rFonts w:asciiTheme="minorHAnsi" w:eastAsiaTheme="minorEastAsia" w:hAnsiTheme="minorHAnsi"/>
              <w:noProof/>
              <w:sz w:val="22"/>
              <w:lang w:val="en-US"/>
            </w:rPr>
          </w:pPr>
          <w:hyperlink w:anchor="_Toc485108695" w:history="1">
            <w:r w:rsidR="00187E8E" w:rsidRPr="007B1AC7">
              <w:rPr>
                <w:rStyle w:val="Hyperlink"/>
                <w:noProof/>
              </w:rPr>
              <w:t>January 8 (9) / Tobi 13: The Feast of The Wedding of Cana of Galilee</w:t>
            </w:r>
            <w:r w:rsidR="00187E8E">
              <w:rPr>
                <w:noProof/>
                <w:webHidden/>
              </w:rPr>
              <w:tab/>
            </w:r>
            <w:r w:rsidR="00187E8E">
              <w:rPr>
                <w:noProof/>
                <w:webHidden/>
              </w:rPr>
              <w:fldChar w:fldCharType="begin"/>
            </w:r>
            <w:r w:rsidR="00187E8E">
              <w:rPr>
                <w:noProof/>
                <w:webHidden/>
              </w:rPr>
              <w:instrText xml:space="preserve"> PAGEREF _Toc485108695 \h </w:instrText>
            </w:r>
            <w:r w:rsidR="00187E8E">
              <w:rPr>
                <w:noProof/>
                <w:webHidden/>
              </w:rPr>
            </w:r>
            <w:r w:rsidR="00187E8E">
              <w:rPr>
                <w:noProof/>
                <w:webHidden/>
              </w:rPr>
              <w:fldChar w:fldCharType="separate"/>
            </w:r>
            <w:r w:rsidR="00187E8E">
              <w:rPr>
                <w:noProof/>
                <w:webHidden/>
              </w:rPr>
              <w:t>1180</w:t>
            </w:r>
            <w:r w:rsidR="00187E8E">
              <w:rPr>
                <w:noProof/>
                <w:webHidden/>
              </w:rPr>
              <w:fldChar w:fldCharType="end"/>
            </w:r>
          </w:hyperlink>
        </w:p>
        <w:p w14:paraId="36088496" w14:textId="7F38CAA3" w:rsidR="00187E8E" w:rsidRDefault="004942E9">
          <w:pPr>
            <w:pStyle w:val="TOC3"/>
            <w:tabs>
              <w:tab w:val="right" w:leader="dot" w:pos="8846"/>
            </w:tabs>
            <w:rPr>
              <w:rFonts w:asciiTheme="minorHAnsi" w:eastAsiaTheme="minorEastAsia" w:hAnsiTheme="minorHAnsi"/>
              <w:noProof/>
              <w:sz w:val="22"/>
              <w:lang w:val="en-US"/>
            </w:rPr>
          </w:pPr>
          <w:hyperlink w:anchor="_Toc485108696" w:history="1">
            <w:r w:rsidR="00187E8E" w:rsidRPr="007B1AC7">
              <w:rPr>
                <w:rStyle w:val="Hyperlink"/>
                <w:noProof/>
              </w:rPr>
              <w:t>January 8 (9) / Tobi 13: Also the Martyrdom of St. Demiana</w:t>
            </w:r>
            <w:r w:rsidR="00187E8E">
              <w:rPr>
                <w:noProof/>
                <w:webHidden/>
              </w:rPr>
              <w:tab/>
            </w:r>
            <w:r w:rsidR="00187E8E">
              <w:rPr>
                <w:noProof/>
                <w:webHidden/>
              </w:rPr>
              <w:fldChar w:fldCharType="begin"/>
            </w:r>
            <w:r w:rsidR="00187E8E">
              <w:rPr>
                <w:noProof/>
                <w:webHidden/>
              </w:rPr>
              <w:instrText xml:space="preserve"> PAGEREF _Toc485108696 \h </w:instrText>
            </w:r>
            <w:r w:rsidR="00187E8E">
              <w:rPr>
                <w:noProof/>
                <w:webHidden/>
              </w:rPr>
            </w:r>
            <w:r w:rsidR="00187E8E">
              <w:rPr>
                <w:noProof/>
                <w:webHidden/>
              </w:rPr>
              <w:fldChar w:fldCharType="separate"/>
            </w:r>
            <w:r w:rsidR="00187E8E">
              <w:rPr>
                <w:noProof/>
                <w:webHidden/>
              </w:rPr>
              <w:t>1192</w:t>
            </w:r>
            <w:r w:rsidR="00187E8E">
              <w:rPr>
                <w:noProof/>
                <w:webHidden/>
              </w:rPr>
              <w:fldChar w:fldCharType="end"/>
            </w:r>
          </w:hyperlink>
        </w:p>
        <w:p w14:paraId="7FD34182" w14:textId="4E64B02E" w:rsidR="00187E8E" w:rsidRDefault="004942E9">
          <w:pPr>
            <w:pStyle w:val="TOC3"/>
            <w:tabs>
              <w:tab w:val="right" w:leader="dot" w:pos="8846"/>
            </w:tabs>
            <w:rPr>
              <w:rFonts w:asciiTheme="minorHAnsi" w:eastAsiaTheme="minorEastAsia" w:hAnsiTheme="minorHAnsi"/>
              <w:noProof/>
              <w:sz w:val="22"/>
              <w:lang w:val="en-US"/>
            </w:rPr>
          </w:pPr>
          <w:hyperlink w:anchor="_Toc485108697" w:history="1">
            <w:r w:rsidR="00187E8E" w:rsidRPr="007B1AC7">
              <w:rPr>
                <w:rStyle w:val="Hyperlink"/>
                <w:noProof/>
              </w:rPr>
              <w:t>January 9 (10) / Tobi 14: St. Maximus</w:t>
            </w:r>
            <w:r w:rsidR="00187E8E">
              <w:rPr>
                <w:noProof/>
                <w:webHidden/>
              </w:rPr>
              <w:tab/>
            </w:r>
            <w:r w:rsidR="00187E8E">
              <w:rPr>
                <w:noProof/>
                <w:webHidden/>
              </w:rPr>
              <w:fldChar w:fldCharType="begin"/>
            </w:r>
            <w:r w:rsidR="00187E8E">
              <w:rPr>
                <w:noProof/>
                <w:webHidden/>
              </w:rPr>
              <w:instrText xml:space="preserve"> PAGEREF _Toc485108697 \h </w:instrText>
            </w:r>
            <w:r w:rsidR="00187E8E">
              <w:rPr>
                <w:noProof/>
                <w:webHidden/>
              </w:rPr>
            </w:r>
            <w:r w:rsidR="00187E8E">
              <w:rPr>
                <w:noProof/>
                <w:webHidden/>
              </w:rPr>
              <w:fldChar w:fldCharType="separate"/>
            </w:r>
            <w:r w:rsidR="00187E8E">
              <w:rPr>
                <w:noProof/>
                <w:webHidden/>
              </w:rPr>
              <w:t>1194</w:t>
            </w:r>
            <w:r w:rsidR="00187E8E">
              <w:rPr>
                <w:noProof/>
                <w:webHidden/>
              </w:rPr>
              <w:fldChar w:fldCharType="end"/>
            </w:r>
          </w:hyperlink>
        </w:p>
        <w:p w14:paraId="66852251" w14:textId="587E735E" w:rsidR="00187E8E" w:rsidRDefault="004942E9">
          <w:pPr>
            <w:pStyle w:val="TOC3"/>
            <w:tabs>
              <w:tab w:val="right" w:leader="dot" w:pos="8846"/>
            </w:tabs>
            <w:rPr>
              <w:rFonts w:asciiTheme="minorHAnsi" w:eastAsiaTheme="minorEastAsia" w:hAnsiTheme="minorHAnsi"/>
              <w:noProof/>
              <w:sz w:val="22"/>
              <w:lang w:val="en-US"/>
            </w:rPr>
          </w:pPr>
          <w:hyperlink w:anchor="_Toc485108698" w:history="1">
            <w:r w:rsidR="00187E8E" w:rsidRPr="007B1AC7">
              <w:rPr>
                <w:rStyle w:val="Hyperlink"/>
                <w:noProof/>
              </w:rPr>
              <w:t>January 12 (13) / Tobi 17: St. Dometius</w:t>
            </w:r>
            <w:r w:rsidR="00187E8E">
              <w:rPr>
                <w:noProof/>
                <w:webHidden/>
              </w:rPr>
              <w:tab/>
            </w:r>
            <w:r w:rsidR="00187E8E">
              <w:rPr>
                <w:noProof/>
                <w:webHidden/>
              </w:rPr>
              <w:fldChar w:fldCharType="begin"/>
            </w:r>
            <w:r w:rsidR="00187E8E">
              <w:rPr>
                <w:noProof/>
                <w:webHidden/>
              </w:rPr>
              <w:instrText xml:space="preserve"> PAGEREF _Toc485108698 \h </w:instrText>
            </w:r>
            <w:r w:rsidR="00187E8E">
              <w:rPr>
                <w:noProof/>
                <w:webHidden/>
              </w:rPr>
            </w:r>
            <w:r w:rsidR="00187E8E">
              <w:rPr>
                <w:noProof/>
                <w:webHidden/>
              </w:rPr>
              <w:fldChar w:fldCharType="separate"/>
            </w:r>
            <w:r w:rsidR="00187E8E">
              <w:rPr>
                <w:noProof/>
                <w:webHidden/>
              </w:rPr>
              <w:t>1195</w:t>
            </w:r>
            <w:r w:rsidR="00187E8E">
              <w:rPr>
                <w:noProof/>
                <w:webHidden/>
              </w:rPr>
              <w:fldChar w:fldCharType="end"/>
            </w:r>
          </w:hyperlink>
        </w:p>
        <w:p w14:paraId="1C8274A4" w14:textId="7720F99E" w:rsidR="00187E8E" w:rsidRDefault="004942E9">
          <w:pPr>
            <w:pStyle w:val="TOC3"/>
            <w:tabs>
              <w:tab w:val="right" w:leader="dot" w:pos="8846"/>
            </w:tabs>
            <w:rPr>
              <w:rFonts w:asciiTheme="minorHAnsi" w:eastAsiaTheme="minorEastAsia" w:hAnsiTheme="minorHAnsi"/>
              <w:noProof/>
              <w:sz w:val="22"/>
              <w:lang w:val="en-US"/>
            </w:rPr>
          </w:pPr>
          <w:hyperlink w:anchor="_Toc485108699" w:history="1">
            <w:r w:rsidR="00187E8E" w:rsidRPr="007B1AC7">
              <w:rPr>
                <w:rStyle w:val="Hyperlink"/>
                <w:noProof/>
              </w:rPr>
              <w:t>January 13 (14) / Tobi 18: St. Hilary of Poitiers</w:t>
            </w:r>
            <w:r w:rsidR="00187E8E">
              <w:rPr>
                <w:noProof/>
                <w:webHidden/>
              </w:rPr>
              <w:tab/>
            </w:r>
            <w:r w:rsidR="00187E8E">
              <w:rPr>
                <w:noProof/>
                <w:webHidden/>
              </w:rPr>
              <w:fldChar w:fldCharType="begin"/>
            </w:r>
            <w:r w:rsidR="00187E8E">
              <w:rPr>
                <w:noProof/>
                <w:webHidden/>
              </w:rPr>
              <w:instrText xml:space="preserve"> PAGEREF _Toc485108699 \h </w:instrText>
            </w:r>
            <w:r w:rsidR="00187E8E">
              <w:rPr>
                <w:noProof/>
                <w:webHidden/>
              </w:rPr>
            </w:r>
            <w:r w:rsidR="00187E8E">
              <w:rPr>
                <w:noProof/>
                <w:webHidden/>
              </w:rPr>
              <w:fldChar w:fldCharType="separate"/>
            </w:r>
            <w:r w:rsidR="00187E8E">
              <w:rPr>
                <w:noProof/>
                <w:webHidden/>
              </w:rPr>
              <w:t>1196</w:t>
            </w:r>
            <w:r w:rsidR="00187E8E">
              <w:rPr>
                <w:noProof/>
                <w:webHidden/>
              </w:rPr>
              <w:fldChar w:fldCharType="end"/>
            </w:r>
          </w:hyperlink>
        </w:p>
        <w:p w14:paraId="53C16AAE" w14:textId="30ADBCB2" w:rsidR="00187E8E" w:rsidRDefault="004942E9">
          <w:pPr>
            <w:pStyle w:val="TOC3"/>
            <w:tabs>
              <w:tab w:val="right" w:leader="dot" w:pos="8846"/>
            </w:tabs>
            <w:rPr>
              <w:rFonts w:asciiTheme="minorHAnsi" w:eastAsiaTheme="minorEastAsia" w:hAnsiTheme="minorHAnsi"/>
              <w:noProof/>
              <w:sz w:val="22"/>
              <w:lang w:val="en-US"/>
            </w:rPr>
          </w:pPr>
          <w:hyperlink w:anchor="_Toc485108700" w:history="1">
            <w:r w:rsidR="00187E8E" w:rsidRPr="007B1AC7">
              <w:rPr>
                <w:rStyle w:val="Hyperlink"/>
                <w:noProof/>
              </w:rPr>
              <w:t>January 15 (16) / Tobi 20: Departure of St. Prochorus the Disciple</w:t>
            </w:r>
            <w:r w:rsidR="00187E8E">
              <w:rPr>
                <w:noProof/>
                <w:webHidden/>
              </w:rPr>
              <w:tab/>
            </w:r>
            <w:r w:rsidR="00187E8E">
              <w:rPr>
                <w:noProof/>
                <w:webHidden/>
              </w:rPr>
              <w:fldChar w:fldCharType="begin"/>
            </w:r>
            <w:r w:rsidR="00187E8E">
              <w:rPr>
                <w:noProof/>
                <w:webHidden/>
              </w:rPr>
              <w:instrText xml:space="preserve"> PAGEREF _Toc485108700 \h </w:instrText>
            </w:r>
            <w:r w:rsidR="00187E8E">
              <w:rPr>
                <w:noProof/>
                <w:webHidden/>
              </w:rPr>
            </w:r>
            <w:r w:rsidR="00187E8E">
              <w:rPr>
                <w:noProof/>
                <w:webHidden/>
              </w:rPr>
              <w:fldChar w:fldCharType="separate"/>
            </w:r>
            <w:r w:rsidR="00187E8E">
              <w:rPr>
                <w:noProof/>
                <w:webHidden/>
              </w:rPr>
              <w:t>1197</w:t>
            </w:r>
            <w:r w:rsidR="00187E8E">
              <w:rPr>
                <w:noProof/>
                <w:webHidden/>
              </w:rPr>
              <w:fldChar w:fldCharType="end"/>
            </w:r>
          </w:hyperlink>
        </w:p>
        <w:p w14:paraId="3E266A68" w14:textId="3A579DDE" w:rsidR="00187E8E" w:rsidRDefault="004942E9">
          <w:pPr>
            <w:pStyle w:val="TOC3"/>
            <w:tabs>
              <w:tab w:val="right" w:leader="dot" w:pos="8846"/>
            </w:tabs>
            <w:rPr>
              <w:rFonts w:asciiTheme="minorHAnsi" w:eastAsiaTheme="minorEastAsia" w:hAnsiTheme="minorHAnsi"/>
              <w:noProof/>
              <w:sz w:val="22"/>
              <w:lang w:val="en-US"/>
            </w:rPr>
          </w:pPr>
          <w:hyperlink w:anchor="_Toc485108701" w:history="1">
            <w:r w:rsidR="00187E8E" w:rsidRPr="007B1AC7">
              <w:rPr>
                <w:rStyle w:val="Hyperlink"/>
                <w:noProof/>
              </w:rPr>
              <w:t>January 16 (17) / Tobi 21: The Dormition of the Virgin</w:t>
            </w:r>
            <w:r w:rsidR="00187E8E">
              <w:rPr>
                <w:noProof/>
                <w:webHidden/>
              </w:rPr>
              <w:tab/>
            </w:r>
            <w:r w:rsidR="00187E8E">
              <w:rPr>
                <w:noProof/>
                <w:webHidden/>
              </w:rPr>
              <w:fldChar w:fldCharType="begin"/>
            </w:r>
            <w:r w:rsidR="00187E8E">
              <w:rPr>
                <w:noProof/>
                <w:webHidden/>
              </w:rPr>
              <w:instrText xml:space="preserve"> PAGEREF _Toc485108701 \h </w:instrText>
            </w:r>
            <w:r w:rsidR="00187E8E">
              <w:rPr>
                <w:noProof/>
                <w:webHidden/>
              </w:rPr>
            </w:r>
            <w:r w:rsidR="00187E8E">
              <w:rPr>
                <w:noProof/>
                <w:webHidden/>
              </w:rPr>
              <w:fldChar w:fldCharType="separate"/>
            </w:r>
            <w:r w:rsidR="00187E8E">
              <w:rPr>
                <w:noProof/>
                <w:webHidden/>
              </w:rPr>
              <w:t>1198</w:t>
            </w:r>
            <w:r w:rsidR="00187E8E">
              <w:rPr>
                <w:noProof/>
                <w:webHidden/>
              </w:rPr>
              <w:fldChar w:fldCharType="end"/>
            </w:r>
          </w:hyperlink>
        </w:p>
        <w:p w14:paraId="62CCDF69" w14:textId="43CCE703" w:rsidR="00187E8E" w:rsidRDefault="004942E9">
          <w:pPr>
            <w:pStyle w:val="TOC3"/>
            <w:tabs>
              <w:tab w:val="right" w:leader="dot" w:pos="8846"/>
            </w:tabs>
            <w:rPr>
              <w:rFonts w:asciiTheme="minorHAnsi" w:eastAsiaTheme="minorEastAsia" w:hAnsiTheme="minorHAnsi"/>
              <w:noProof/>
              <w:sz w:val="22"/>
              <w:lang w:val="en-US"/>
            </w:rPr>
          </w:pPr>
          <w:hyperlink w:anchor="_Toc485108702" w:history="1">
            <w:r w:rsidR="00187E8E" w:rsidRPr="007B1AC7">
              <w:rPr>
                <w:rStyle w:val="Hyperlink"/>
                <w:noProof/>
              </w:rPr>
              <w:t>January 17 (18) / Tobi 22: St. Anthony the Great</w:t>
            </w:r>
            <w:r w:rsidR="00187E8E">
              <w:rPr>
                <w:noProof/>
                <w:webHidden/>
              </w:rPr>
              <w:tab/>
            </w:r>
            <w:r w:rsidR="00187E8E">
              <w:rPr>
                <w:noProof/>
                <w:webHidden/>
              </w:rPr>
              <w:fldChar w:fldCharType="begin"/>
            </w:r>
            <w:r w:rsidR="00187E8E">
              <w:rPr>
                <w:noProof/>
                <w:webHidden/>
              </w:rPr>
              <w:instrText xml:space="preserve"> PAGEREF _Toc485108702 \h </w:instrText>
            </w:r>
            <w:r w:rsidR="00187E8E">
              <w:rPr>
                <w:noProof/>
                <w:webHidden/>
              </w:rPr>
            </w:r>
            <w:r w:rsidR="00187E8E">
              <w:rPr>
                <w:noProof/>
                <w:webHidden/>
              </w:rPr>
              <w:fldChar w:fldCharType="separate"/>
            </w:r>
            <w:r w:rsidR="00187E8E">
              <w:rPr>
                <w:noProof/>
                <w:webHidden/>
              </w:rPr>
              <w:t>1198</w:t>
            </w:r>
            <w:r w:rsidR="00187E8E">
              <w:rPr>
                <w:noProof/>
                <w:webHidden/>
              </w:rPr>
              <w:fldChar w:fldCharType="end"/>
            </w:r>
          </w:hyperlink>
        </w:p>
        <w:p w14:paraId="68A3B1DC" w14:textId="6A4074F4" w:rsidR="00187E8E" w:rsidRDefault="004942E9">
          <w:pPr>
            <w:pStyle w:val="TOC3"/>
            <w:tabs>
              <w:tab w:val="right" w:leader="dot" w:pos="8846"/>
            </w:tabs>
            <w:rPr>
              <w:rFonts w:asciiTheme="minorHAnsi" w:eastAsiaTheme="minorEastAsia" w:hAnsiTheme="minorHAnsi"/>
              <w:noProof/>
              <w:sz w:val="22"/>
              <w:lang w:val="en-US"/>
            </w:rPr>
          </w:pPr>
          <w:hyperlink w:anchor="_Toc485108703" w:history="1">
            <w:r w:rsidR="00187E8E" w:rsidRPr="007B1AC7">
              <w:rPr>
                <w:rStyle w:val="Hyperlink"/>
                <w:noProof/>
              </w:rPr>
              <w:t>January 18 (19) / Tobi 23: St. Timothy the Apostle</w:t>
            </w:r>
            <w:r w:rsidR="00187E8E">
              <w:rPr>
                <w:noProof/>
                <w:webHidden/>
              </w:rPr>
              <w:tab/>
            </w:r>
            <w:r w:rsidR="00187E8E">
              <w:rPr>
                <w:noProof/>
                <w:webHidden/>
              </w:rPr>
              <w:fldChar w:fldCharType="begin"/>
            </w:r>
            <w:r w:rsidR="00187E8E">
              <w:rPr>
                <w:noProof/>
                <w:webHidden/>
              </w:rPr>
              <w:instrText xml:space="preserve"> PAGEREF _Toc485108703 \h </w:instrText>
            </w:r>
            <w:r w:rsidR="00187E8E">
              <w:rPr>
                <w:noProof/>
                <w:webHidden/>
              </w:rPr>
            </w:r>
            <w:r w:rsidR="00187E8E">
              <w:rPr>
                <w:noProof/>
                <w:webHidden/>
              </w:rPr>
              <w:fldChar w:fldCharType="separate"/>
            </w:r>
            <w:r w:rsidR="00187E8E">
              <w:rPr>
                <w:noProof/>
                <w:webHidden/>
              </w:rPr>
              <w:t>1199</w:t>
            </w:r>
            <w:r w:rsidR="00187E8E">
              <w:rPr>
                <w:noProof/>
                <w:webHidden/>
              </w:rPr>
              <w:fldChar w:fldCharType="end"/>
            </w:r>
          </w:hyperlink>
        </w:p>
        <w:p w14:paraId="6AEB2248" w14:textId="5D3257C3" w:rsidR="00187E8E" w:rsidRDefault="004942E9">
          <w:pPr>
            <w:pStyle w:val="TOC3"/>
            <w:tabs>
              <w:tab w:val="right" w:leader="dot" w:pos="8846"/>
            </w:tabs>
            <w:rPr>
              <w:rFonts w:asciiTheme="minorHAnsi" w:eastAsiaTheme="minorEastAsia" w:hAnsiTheme="minorHAnsi"/>
              <w:noProof/>
              <w:sz w:val="22"/>
              <w:lang w:val="en-US"/>
            </w:rPr>
          </w:pPr>
          <w:hyperlink w:anchor="_Toc485108704" w:history="1">
            <w:r w:rsidR="00187E8E" w:rsidRPr="007B1AC7">
              <w:rPr>
                <w:rStyle w:val="Hyperlink"/>
                <w:noProof/>
              </w:rPr>
              <w:t>January 22 (23) / Tobi 27: Archangel Suriel</w:t>
            </w:r>
            <w:r w:rsidR="00187E8E">
              <w:rPr>
                <w:noProof/>
                <w:webHidden/>
              </w:rPr>
              <w:tab/>
            </w:r>
            <w:r w:rsidR="00187E8E">
              <w:rPr>
                <w:noProof/>
                <w:webHidden/>
              </w:rPr>
              <w:fldChar w:fldCharType="begin"/>
            </w:r>
            <w:r w:rsidR="00187E8E">
              <w:rPr>
                <w:noProof/>
                <w:webHidden/>
              </w:rPr>
              <w:instrText xml:space="preserve"> PAGEREF _Toc485108704 \h </w:instrText>
            </w:r>
            <w:r w:rsidR="00187E8E">
              <w:rPr>
                <w:noProof/>
                <w:webHidden/>
              </w:rPr>
            </w:r>
            <w:r w:rsidR="00187E8E">
              <w:rPr>
                <w:noProof/>
                <w:webHidden/>
              </w:rPr>
              <w:fldChar w:fldCharType="separate"/>
            </w:r>
            <w:r w:rsidR="00187E8E">
              <w:rPr>
                <w:noProof/>
                <w:webHidden/>
              </w:rPr>
              <w:t>1199</w:t>
            </w:r>
            <w:r w:rsidR="00187E8E">
              <w:rPr>
                <w:noProof/>
                <w:webHidden/>
              </w:rPr>
              <w:fldChar w:fldCharType="end"/>
            </w:r>
          </w:hyperlink>
        </w:p>
        <w:p w14:paraId="598F0A6F" w14:textId="706483DB" w:rsidR="00187E8E" w:rsidRDefault="004942E9">
          <w:pPr>
            <w:pStyle w:val="TOC3"/>
            <w:tabs>
              <w:tab w:val="right" w:leader="dot" w:pos="8846"/>
            </w:tabs>
            <w:rPr>
              <w:rFonts w:asciiTheme="minorHAnsi" w:eastAsiaTheme="minorEastAsia" w:hAnsiTheme="minorHAnsi"/>
              <w:noProof/>
              <w:sz w:val="22"/>
              <w:lang w:val="en-US"/>
            </w:rPr>
          </w:pPr>
          <w:hyperlink w:anchor="_Toc485108705" w:history="1">
            <w:r w:rsidR="00187E8E" w:rsidRPr="007B1AC7">
              <w:rPr>
                <w:rStyle w:val="Hyperlink"/>
                <w:noProof/>
              </w:rPr>
              <w:t>January 22 (23) / Tobi 27: Also Relocation of St. Timothy the Apostle’s Relics</w:t>
            </w:r>
            <w:r w:rsidR="00187E8E">
              <w:rPr>
                <w:noProof/>
                <w:webHidden/>
              </w:rPr>
              <w:tab/>
            </w:r>
            <w:r w:rsidR="00187E8E">
              <w:rPr>
                <w:noProof/>
                <w:webHidden/>
              </w:rPr>
              <w:fldChar w:fldCharType="begin"/>
            </w:r>
            <w:r w:rsidR="00187E8E">
              <w:rPr>
                <w:noProof/>
                <w:webHidden/>
              </w:rPr>
              <w:instrText xml:space="preserve"> PAGEREF _Toc485108705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5F901BEA" w14:textId="2AC7F4E5" w:rsidR="00187E8E" w:rsidRDefault="004942E9">
          <w:pPr>
            <w:pStyle w:val="TOC3"/>
            <w:tabs>
              <w:tab w:val="right" w:leader="dot" w:pos="8846"/>
            </w:tabs>
            <w:rPr>
              <w:rFonts w:asciiTheme="minorHAnsi" w:eastAsiaTheme="minorEastAsia" w:hAnsiTheme="minorHAnsi"/>
              <w:noProof/>
              <w:sz w:val="22"/>
              <w:lang w:val="en-US"/>
            </w:rPr>
          </w:pPr>
          <w:hyperlink w:anchor="_Toc485108706" w:history="1">
            <w:r w:rsidR="00187E8E" w:rsidRPr="007B1AC7">
              <w:rPr>
                <w:rStyle w:val="Hyperlink"/>
                <w:noProof/>
              </w:rPr>
              <w:t>January 24 (25) / Tobi 29: Commemoration of the Annunciation, Nativity, and Resurrection on the 29</w:t>
            </w:r>
            <w:r w:rsidR="00187E8E" w:rsidRPr="007B1AC7">
              <w:rPr>
                <w:rStyle w:val="Hyperlink"/>
                <w:noProof/>
                <w:vertAlign w:val="superscript"/>
              </w:rPr>
              <w:t>th</w:t>
            </w:r>
            <w:r w:rsidR="00187E8E" w:rsidRPr="007B1AC7">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_Toc485108706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368BC6CF" w14:textId="524A5C95" w:rsidR="00187E8E" w:rsidRDefault="004942E9">
          <w:pPr>
            <w:pStyle w:val="TOC3"/>
            <w:tabs>
              <w:tab w:val="right" w:leader="dot" w:pos="8846"/>
            </w:tabs>
            <w:rPr>
              <w:rFonts w:asciiTheme="minorHAnsi" w:eastAsiaTheme="minorEastAsia" w:hAnsiTheme="minorHAnsi"/>
              <w:noProof/>
              <w:sz w:val="22"/>
              <w:lang w:val="en-US"/>
            </w:rPr>
          </w:pPr>
          <w:hyperlink w:anchor="_Toc485108707" w:history="1">
            <w:r w:rsidR="00187E8E" w:rsidRPr="007B1AC7">
              <w:rPr>
                <w:rStyle w:val="Hyperlink"/>
                <w:noProof/>
              </w:rPr>
              <w:t>January 27 (28) / Meshir 2: St. Paul the Anchorite</w:t>
            </w:r>
            <w:r w:rsidR="00187E8E">
              <w:rPr>
                <w:noProof/>
                <w:webHidden/>
              </w:rPr>
              <w:tab/>
            </w:r>
            <w:r w:rsidR="00187E8E">
              <w:rPr>
                <w:noProof/>
                <w:webHidden/>
              </w:rPr>
              <w:fldChar w:fldCharType="begin"/>
            </w:r>
            <w:r w:rsidR="00187E8E">
              <w:rPr>
                <w:noProof/>
                <w:webHidden/>
              </w:rPr>
              <w:instrText xml:space="preserve"> PAGEREF _Toc485108707 \h </w:instrText>
            </w:r>
            <w:r w:rsidR="00187E8E">
              <w:rPr>
                <w:noProof/>
                <w:webHidden/>
              </w:rPr>
            </w:r>
            <w:r w:rsidR="00187E8E">
              <w:rPr>
                <w:noProof/>
                <w:webHidden/>
              </w:rPr>
              <w:fldChar w:fldCharType="separate"/>
            </w:r>
            <w:r w:rsidR="00187E8E">
              <w:rPr>
                <w:noProof/>
                <w:webHidden/>
              </w:rPr>
              <w:t>1200</w:t>
            </w:r>
            <w:r w:rsidR="00187E8E">
              <w:rPr>
                <w:noProof/>
                <w:webHidden/>
              </w:rPr>
              <w:fldChar w:fldCharType="end"/>
            </w:r>
          </w:hyperlink>
        </w:p>
        <w:p w14:paraId="2B56D522" w14:textId="58761BA4" w:rsidR="00187E8E" w:rsidRDefault="004942E9">
          <w:pPr>
            <w:pStyle w:val="TOC3"/>
            <w:tabs>
              <w:tab w:val="right" w:leader="dot" w:pos="8846"/>
            </w:tabs>
            <w:rPr>
              <w:rFonts w:asciiTheme="minorHAnsi" w:eastAsiaTheme="minorEastAsia" w:hAnsiTheme="minorHAnsi"/>
              <w:noProof/>
              <w:sz w:val="22"/>
              <w:lang w:val="en-US"/>
            </w:rPr>
          </w:pPr>
          <w:hyperlink w:anchor="_Toc485108708" w:history="1">
            <w:r w:rsidR="00187E8E" w:rsidRPr="007B1AC7">
              <w:rPr>
                <w:rStyle w:val="Hyperlink"/>
                <w:noProof/>
              </w:rPr>
              <w:t>January 29 (30) / Meshir 4: Martyrdom of St. Agabus the Disciple</w:t>
            </w:r>
            <w:r w:rsidR="00187E8E">
              <w:rPr>
                <w:noProof/>
                <w:webHidden/>
              </w:rPr>
              <w:tab/>
            </w:r>
            <w:r w:rsidR="00187E8E">
              <w:rPr>
                <w:noProof/>
                <w:webHidden/>
              </w:rPr>
              <w:fldChar w:fldCharType="begin"/>
            </w:r>
            <w:r w:rsidR="00187E8E">
              <w:rPr>
                <w:noProof/>
                <w:webHidden/>
              </w:rPr>
              <w:instrText xml:space="preserve"> PAGEREF _Toc485108708 \h </w:instrText>
            </w:r>
            <w:r w:rsidR="00187E8E">
              <w:rPr>
                <w:noProof/>
                <w:webHidden/>
              </w:rPr>
            </w:r>
            <w:r w:rsidR="00187E8E">
              <w:rPr>
                <w:noProof/>
                <w:webHidden/>
              </w:rPr>
              <w:fldChar w:fldCharType="separate"/>
            </w:r>
            <w:r w:rsidR="00187E8E">
              <w:rPr>
                <w:noProof/>
                <w:webHidden/>
              </w:rPr>
              <w:t>1201</w:t>
            </w:r>
            <w:r w:rsidR="00187E8E">
              <w:rPr>
                <w:noProof/>
                <w:webHidden/>
              </w:rPr>
              <w:fldChar w:fldCharType="end"/>
            </w:r>
          </w:hyperlink>
        </w:p>
        <w:p w14:paraId="3D3B3C57" w14:textId="3BB53DE1" w:rsidR="00187E8E" w:rsidRDefault="004942E9">
          <w:pPr>
            <w:pStyle w:val="TOC3"/>
            <w:tabs>
              <w:tab w:val="right" w:leader="dot" w:pos="8846"/>
            </w:tabs>
            <w:rPr>
              <w:rFonts w:asciiTheme="minorHAnsi" w:eastAsiaTheme="minorEastAsia" w:hAnsiTheme="minorHAnsi"/>
              <w:noProof/>
              <w:sz w:val="22"/>
              <w:lang w:val="en-US"/>
            </w:rPr>
          </w:pPr>
          <w:hyperlink w:anchor="_Toc485108709" w:history="1">
            <w:r w:rsidR="00187E8E" w:rsidRPr="007B1AC7">
              <w:rPr>
                <w:rStyle w:val="Hyperlink"/>
                <w:noProof/>
              </w:rPr>
              <w:t>January 21 (31) / Meshir 5: St. Apollo the Friend of St. Apip</w:t>
            </w:r>
            <w:r w:rsidR="00187E8E">
              <w:rPr>
                <w:noProof/>
                <w:webHidden/>
              </w:rPr>
              <w:tab/>
            </w:r>
            <w:r w:rsidR="00187E8E">
              <w:rPr>
                <w:noProof/>
                <w:webHidden/>
              </w:rPr>
              <w:fldChar w:fldCharType="begin"/>
            </w:r>
            <w:r w:rsidR="00187E8E">
              <w:rPr>
                <w:noProof/>
                <w:webHidden/>
              </w:rPr>
              <w:instrText xml:space="preserve"> PAGEREF _Toc485108709 \h </w:instrText>
            </w:r>
            <w:r w:rsidR="00187E8E">
              <w:rPr>
                <w:noProof/>
                <w:webHidden/>
              </w:rPr>
            </w:r>
            <w:r w:rsidR="00187E8E">
              <w:rPr>
                <w:noProof/>
                <w:webHidden/>
              </w:rPr>
              <w:fldChar w:fldCharType="separate"/>
            </w:r>
            <w:r w:rsidR="00187E8E">
              <w:rPr>
                <w:noProof/>
                <w:webHidden/>
              </w:rPr>
              <w:t>1201</w:t>
            </w:r>
            <w:r w:rsidR="00187E8E">
              <w:rPr>
                <w:noProof/>
                <w:webHidden/>
              </w:rPr>
              <w:fldChar w:fldCharType="end"/>
            </w:r>
          </w:hyperlink>
        </w:p>
        <w:p w14:paraId="4926FAF9" w14:textId="11387760"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33" w:name="_Toc485108690"/>
      <w:r>
        <w:rPr>
          <w:lang w:val="en-US"/>
        </w:rPr>
        <w:lastRenderedPageBreak/>
        <w:t>January 1 (2) / Tobi 6</w:t>
      </w:r>
      <w:r w:rsidR="00FF5FF3">
        <w:rPr>
          <w:lang w:val="en-US"/>
        </w:rPr>
        <w:t xml:space="preserve">: The Feast of the </w:t>
      </w:r>
      <w:r w:rsidR="00495F1A">
        <w:t>Circumcision</w:t>
      </w:r>
      <w:bookmarkEnd w:id="1532"/>
      <w:bookmarkEnd w:id="1531"/>
      <w:bookmarkEnd w:id="1530"/>
      <w:bookmarkEnd w:id="1533"/>
    </w:p>
    <w:p w14:paraId="1A97CDDF" w14:textId="50667650" w:rsidR="00240FF0" w:rsidRPr="000E62F4" w:rsidRDefault="00240FF0" w:rsidP="00240FF0">
      <w:pPr>
        <w:pStyle w:val="Heading4"/>
        <w:rPr>
          <w:rFonts w:ascii="Arial Unicode MS" w:eastAsia="Arial Unicode MS" w:hAnsi="Arial Unicode MS" w:cs="Arial Unicode MS"/>
        </w:rPr>
      </w:pPr>
      <w:bookmarkStart w:id="1534"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35" w:name="_Ref485108210"/>
      <w:r>
        <w:t>The Doxology</w:t>
      </w:r>
      <w:r w:rsidR="00E21EA3">
        <w:t xml:space="preserve"> for the Circumcision</w:t>
      </w:r>
      <w:bookmarkEnd w:id="1534"/>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36"/>
            <w:r>
              <w:t xml:space="preserve">Christian </w:t>
            </w:r>
            <w:commentRangeEnd w:id="1536"/>
            <w:r>
              <w:rPr>
                <w:rStyle w:val="CommentReference"/>
                <w:rFonts w:ascii="Times New Roman" w:eastAsiaTheme="minorHAnsi" w:hAnsi="Times New Roman" w:cstheme="minorBidi"/>
                <w:color w:val="auto"/>
              </w:rPr>
              <w:commentReference w:id="15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37" w:name="_Ref434475229"/>
      <w:r>
        <w:t>The Psali Adam</w:t>
      </w:r>
      <w:r w:rsidR="006C1B94">
        <w:t xml:space="preserve"> for the Circumcision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38"/>
            <w:r>
              <w:t xml:space="preserve">Victorious </w:t>
            </w:r>
            <w:commentRangeEnd w:id="1538"/>
            <w:r>
              <w:rPr>
                <w:rStyle w:val="CommentReference"/>
              </w:rPr>
              <w:commentReference w:id="15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39" w:name="_Ref434475252"/>
      <w:r>
        <w:t>The Psali Batos</w:t>
      </w:r>
      <w:r w:rsidR="006C1B94">
        <w:t xml:space="preserve"> for the Circumcision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40"/>
            <w:r>
              <w:t>divinity</w:t>
            </w:r>
            <w:commentRangeEnd w:id="1540"/>
            <w:r>
              <w:rPr>
                <w:rStyle w:val="CommentReference"/>
              </w:rPr>
              <w:commentReference w:id="15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41" w:name="_Toc410196206"/>
      <w:bookmarkStart w:id="1542" w:name="_Toc410196448"/>
      <w:bookmarkStart w:id="1543"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bookmarkStart w:id="1544" w:name="_Toc485108691"/>
      <w:r>
        <w:t xml:space="preserve">January 6 (7) / Tobi 11: The Feast of </w:t>
      </w:r>
      <w:r w:rsidR="00495F1A">
        <w:t>Theophany</w:t>
      </w:r>
      <w:bookmarkEnd w:id="1541"/>
      <w:bookmarkEnd w:id="1542"/>
      <w:bookmarkEnd w:id="1543"/>
      <w:bookmarkEnd w:id="1544"/>
    </w:p>
    <w:p w14:paraId="6163B419" w14:textId="17C71E69" w:rsidR="008712A7" w:rsidRPr="008712A7" w:rsidRDefault="008712A7" w:rsidP="008712A7">
      <w:pPr>
        <w:pStyle w:val="Heading4"/>
        <w:rPr>
          <w:rFonts w:ascii="Arial Unicode MS" w:eastAsia="Arial Unicode MS" w:hAnsi="Arial Unicode MS" w:cs="Arial Unicode MS"/>
        </w:rPr>
      </w:pPr>
      <w:bookmarkStart w:id="1545"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46" w:name="_Ref485108233"/>
      <w:r>
        <w:lastRenderedPageBreak/>
        <w:t>An</w:t>
      </w:r>
      <w:r w:rsidR="00FF5FF3">
        <w:t xml:space="preserve"> </w:t>
      </w:r>
      <w:r>
        <w:t xml:space="preserve">Abridged </w:t>
      </w:r>
      <w:r w:rsidR="00FF5FF3">
        <w:t>Doxology</w:t>
      </w:r>
      <w:r w:rsidR="00E21EA3">
        <w:t xml:space="preserve"> for Theophany</w:t>
      </w:r>
      <w:bookmarkEnd w:id="1545"/>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47" w:name="_Ref434477641"/>
      <w:r>
        <w:t>The First Doxology for Theophany</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lastRenderedPageBreak/>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lastRenderedPageBreak/>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48" w:name="_Ref434477660"/>
      <w:r>
        <w:t>The Second Doxology for Theophany</w:t>
      </w:r>
      <w:bookmarkEnd w:id="1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lastRenderedPageBreak/>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lastRenderedPageBreak/>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49" w:name="_Ref434475280"/>
      <w:r>
        <w:t>The Sunday Psali Adam</w:t>
      </w:r>
      <w:r w:rsidR="006C1B94">
        <w:t xml:space="preserve"> for Theophany</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50"/>
            <w:r>
              <w:t xml:space="preserve">confirm </w:t>
            </w:r>
            <w:commentRangeEnd w:id="1550"/>
            <w:r>
              <w:rPr>
                <w:rStyle w:val="CommentReference"/>
              </w:rPr>
              <w:commentReference w:id="155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51"/>
            <w:r>
              <w:t>ⲛ̀ϫⲉ</w:t>
            </w:r>
            <w:commentRangeEnd w:id="1551"/>
            <w:r>
              <w:rPr>
                <w:rStyle w:val="CommentReference"/>
                <w:rFonts w:ascii="Times New Roman" w:hAnsi="Times New Roman"/>
              </w:rPr>
              <w:commentReference w:id="155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52"/>
            <w:r>
              <w:t>moved</w:t>
            </w:r>
            <w:commentRangeEnd w:id="1552"/>
            <w:r>
              <w:rPr>
                <w:rStyle w:val="CommentReference"/>
              </w:rPr>
              <w:commentReference w:id="155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53"/>
            <w:r>
              <w:t>thrice holy,</w:t>
            </w:r>
            <w:commentRangeEnd w:id="1553"/>
            <w:r>
              <w:rPr>
                <w:rStyle w:val="CommentReference"/>
              </w:rPr>
              <w:commentReference w:id="155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54" w:name="_Ref434475309"/>
      <w:r>
        <w:lastRenderedPageBreak/>
        <w:t>The Monday Psali Adam</w:t>
      </w:r>
      <w:r w:rsidR="006C1B94">
        <w:t xml:space="preserve"> for Theophany</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55"/>
            <w:r>
              <w:t xml:space="preserve">Ⲓⲱⲁⲛⲛⲟⲩ </w:t>
            </w:r>
            <w:commentRangeEnd w:id="1555"/>
            <w:r>
              <w:rPr>
                <w:rStyle w:val="CommentReference"/>
                <w:rFonts w:ascii="Times New Roman" w:hAnsi="Times New Roman"/>
              </w:rPr>
              <w:commentReference w:id="155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56"/>
            <w:r>
              <w:rPr>
                <w:rFonts w:eastAsia="Arial Unicode MS" w:cs="FreeSerifAvvaShenouda"/>
              </w:rPr>
              <w:t>ⲛⲓϯϩⲟ</w:t>
            </w:r>
            <w:commentRangeEnd w:id="1556"/>
            <w:r>
              <w:rPr>
                <w:rStyle w:val="CommentReference"/>
                <w:rFonts w:ascii="Times New Roman" w:hAnsi="Times New Roman"/>
              </w:rPr>
              <w:commentReference w:id="155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57" w:name="_Ref434475331"/>
      <w:r>
        <w:t>The Tuesday Psali Adam</w:t>
      </w:r>
      <w:r w:rsidR="006C1B94">
        <w:t xml:space="preserve"> for Theophany</w:t>
      </w:r>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58"/>
            <w:r>
              <w:t>ⲫⲏ</w:t>
            </w:r>
            <w:commentRangeEnd w:id="1558"/>
            <w:r>
              <w:rPr>
                <w:rStyle w:val="CommentReference"/>
                <w:rFonts w:ascii="Times New Roman" w:hAnsi="Times New Roman"/>
              </w:rPr>
              <w:commentReference w:id="155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59"/>
            <w:r>
              <w:t>ϯⲥⲩⲛⲧⲉⲗⲓⲁ</w:t>
            </w:r>
            <w:commentRangeEnd w:id="1559"/>
            <w:r>
              <w:rPr>
                <w:rStyle w:val="CommentReference"/>
                <w:rFonts w:ascii="Times New Roman" w:hAnsi="Times New Roman"/>
              </w:rPr>
              <w:commentReference w:id="155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60" w:name="_Ref434475362"/>
      <w:r>
        <w:t>The Wednesday Psali Batos</w:t>
      </w:r>
      <w:r w:rsidR="006C1B94">
        <w:t xml:space="preserve"> for Theophany</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2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61" w:name="_Ref434475388"/>
      <w:r>
        <w:t>The Thursday Psali Batos</w:t>
      </w:r>
      <w:r w:rsidR="006C1B94">
        <w:t xml:space="preserve"> for Theophany</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62" w:name="_Ref434475411"/>
      <w:r>
        <w:t>The Friday Psali Batos</w:t>
      </w:r>
      <w:r w:rsidR="006C1B94">
        <w:t xml:space="preserve"> for Theophany</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63" w:name="_Ref434475434"/>
      <w:r>
        <w:t>The Saturday Psali Batos</w:t>
      </w:r>
      <w:r w:rsidR="006C1B94">
        <w:t xml:space="preserve"> for Theophany</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64"/>
            <w:r>
              <w:t>liberty</w:t>
            </w:r>
            <w:commentRangeEnd w:id="1564"/>
            <w:r>
              <w:rPr>
                <w:rStyle w:val="CommentReference"/>
              </w:rPr>
              <w:commentReference w:id="156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65"/>
            <w:r>
              <w:t xml:space="preserve">confirm </w:t>
            </w:r>
            <w:commentRangeEnd w:id="1565"/>
            <w:r>
              <w:rPr>
                <w:rStyle w:val="CommentReference"/>
              </w:rPr>
              <w:commentReference w:id="156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lastRenderedPageBreak/>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66" w:name="_Toc485108692"/>
      <w:r>
        <w:t>January 7 (8) / Tobi 12</w:t>
      </w:r>
      <w:r w:rsidR="001225FA">
        <w:t xml:space="preserve">: </w:t>
      </w:r>
      <w:r>
        <w:t>The Second Day of the Feast of Theophany</w:t>
      </w:r>
      <w:bookmarkEnd w:id="156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67" w:name="_Toc485108693"/>
      <w:r>
        <w:lastRenderedPageBreak/>
        <w:t>January 7 (8) / Tobi 12</w:t>
      </w:r>
      <w:r w:rsidR="001225FA">
        <w:t xml:space="preserve">: </w:t>
      </w:r>
      <w:r>
        <w:t>Also the Commemoration of Archangel Michael</w:t>
      </w:r>
      <w:bookmarkEnd w:id="1567"/>
    </w:p>
    <w:p w14:paraId="322A578A" w14:textId="3D805E23" w:rsidR="00191A26" w:rsidRPr="00B637D8" w:rsidRDefault="003D4731" w:rsidP="00191A26">
      <w:pPr>
        <w:pStyle w:val="Rubric"/>
      </w:pPr>
      <w:bookmarkStart w:id="1568" w:name="_Toc410196207"/>
      <w:bookmarkStart w:id="1569" w:name="_Toc410196449"/>
      <w:bookmarkStart w:id="1570" w:name="_Toc410196951"/>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D6D1BDB" w14:textId="77777777" w:rsidR="006B44CE" w:rsidRDefault="006B44CE" w:rsidP="006B44CE">
      <w:pPr>
        <w:pStyle w:val="Heading3"/>
      </w:pPr>
      <w:bookmarkStart w:id="1571" w:name="_Ref434562461"/>
      <w:bookmarkStart w:id="1572" w:name="_Toc485108694"/>
      <w:r>
        <w:t>January 7 (8) / Tobi 12</w:t>
      </w:r>
      <w:r w:rsidR="001225FA">
        <w:t xml:space="preserve">: </w:t>
      </w:r>
      <w:commentRangeStart w:id="1573"/>
      <w:r>
        <w:t>Also St. Theodore Anatoly</w:t>
      </w:r>
      <w:commentRangeEnd w:id="1573"/>
      <w:r>
        <w:rPr>
          <w:rStyle w:val="CommentReference"/>
          <w:rFonts w:eastAsiaTheme="minorHAnsi" w:cstheme="minorBidi"/>
          <w:b w:val="0"/>
          <w:bCs w:val="0"/>
        </w:rPr>
        <w:commentReference w:id="1573"/>
      </w:r>
      <w:bookmarkEnd w:id="1571"/>
      <w:bookmarkEnd w:id="1572"/>
    </w:p>
    <w:p w14:paraId="7DD26869" w14:textId="77777777" w:rsidR="006B44CE" w:rsidRDefault="006B44CE" w:rsidP="006B44CE">
      <w:pPr>
        <w:pStyle w:val="Heading4"/>
      </w:pPr>
      <w:bookmarkStart w:id="1574" w:name="_Ref434477694"/>
      <w:bookmarkStart w:id="1575" w:name="_Ref434489376"/>
      <w:r>
        <w:t>The Doxology</w:t>
      </w:r>
      <w:bookmarkEnd w:id="1574"/>
      <w:r w:rsidR="00B46E6E">
        <w:t xml:space="preserve"> for St. Theodore Anatoly</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76" w:name="_Ref485107416"/>
      <w:bookmarkStart w:id="1577" w:name="_Ref485107423"/>
      <w:bookmarkStart w:id="1578" w:name="_Toc485108695"/>
      <w:r>
        <w:t>January 8 (9) / Tobi 13: The Feast of T</w:t>
      </w:r>
      <w:r w:rsidR="00495F1A">
        <w:t>he Wedding of Cana of Galilee</w:t>
      </w:r>
      <w:bookmarkEnd w:id="1568"/>
      <w:bookmarkEnd w:id="1569"/>
      <w:bookmarkEnd w:id="1570"/>
      <w:bookmarkEnd w:id="1576"/>
      <w:bookmarkEnd w:id="1577"/>
      <w:bookmarkEnd w:id="1578"/>
    </w:p>
    <w:p w14:paraId="54A3A903" w14:textId="55426CC8" w:rsidR="00A9348E" w:rsidRPr="00A9348E" w:rsidRDefault="00A9348E" w:rsidP="00A9348E">
      <w:pPr>
        <w:pStyle w:val="Heading4"/>
        <w:rPr>
          <w:rFonts w:ascii="Arial Unicode MS" w:eastAsia="Arial Unicode MS" w:hAnsi="Arial Unicode MS" w:cs="Arial Unicode MS"/>
        </w:rPr>
      </w:pPr>
      <w:bookmarkStart w:id="1579"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80" w:name="_Ref485108263"/>
      <w:r>
        <w:t>The Doxology</w:t>
      </w:r>
      <w:r w:rsidR="00E21EA3">
        <w:t xml:space="preserve"> for the Wedding of Cana</w:t>
      </w:r>
      <w:bookmarkEnd w:id="1579"/>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lastRenderedPageBreak/>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81" w:name="_Ref434475472"/>
      <w:r>
        <w:t>The Psali Adam</w:t>
      </w:r>
      <w:r w:rsidR="006C1B94">
        <w:t xml:space="preserve"> for the Wedding of Cana</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68AC4184" w:rsidR="000847B6" w:rsidRDefault="00B01D40" w:rsidP="00E6009C">
            <w:pPr>
              <w:pStyle w:val="EngHangEnd"/>
            </w:pPr>
            <w:r>
              <w:t>TODO</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lastRenderedPageBreak/>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lastRenderedPageBreak/>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582" w:name="_Ref434475500"/>
      <w:r>
        <w:t>The Psali Batos</w:t>
      </w:r>
      <w:r w:rsidR="006C1B94">
        <w:t xml:space="preserve"> for the Wedding of Cana</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lastRenderedPageBreak/>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583"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584" w:name="_Toc485108696"/>
      <w:r>
        <w:t>January 8 (9) / Tobi 13: Also the Martyrdom of St. Demiana</w:t>
      </w:r>
      <w:bookmarkEnd w:id="1583"/>
      <w:bookmarkEnd w:id="1584"/>
    </w:p>
    <w:p w14:paraId="1CED9AFC" w14:textId="0CF80793"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187E8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187E8E">
        <w:rPr>
          <w:noProof/>
        </w:rPr>
        <w:t>940</w:t>
      </w:r>
      <w:r w:rsidR="002409EF">
        <w:fldChar w:fldCharType="end"/>
      </w:r>
      <w:r>
        <w:t>.</w:t>
      </w:r>
    </w:p>
    <w:p w14:paraId="625F7E74" w14:textId="77777777" w:rsidR="00B53E05" w:rsidRDefault="00B53E05" w:rsidP="00B53E05">
      <w:pPr>
        <w:pStyle w:val="Heading4"/>
      </w:pPr>
      <w:bookmarkStart w:id="1585" w:name="_Ref434490124"/>
      <w:r>
        <w:t>Another Doxology of St. Demiana</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586" w:name="_Ref434563224"/>
      <w:bookmarkStart w:id="1587" w:name="_Toc485108697"/>
      <w:r>
        <w:t>January 9 (10) / Tobi 14: St. Maximus</w:t>
      </w:r>
      <w:bookmarkEnd w:id="1586"/>
      <w:bookmarkEnd w:id="1587"/>
    </w:p>
    <w:p w14:paraId="1847ABB1" w14:textId="77777777" w:rsidR="00662600" w:rsidRDefault="00810F04" w:rsidP="00810F04">
      <w:pPr>
        <w:pStyle w:val="Heading4"/>
      </w:pPr>
      <w:bookmarkStart w:id="1588" w:name="_Ref434490957"/>
      <w:r>
        <w:t>The Doxology for</w:t>
      </w:r>
      <w:r w:rsidR="00662600">
        <w:t xml:space="preserve"> Sts. Maximus and Dometius</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92" w:name="_Toc485108698"/>
      <w:r>
        <w:t>Jan</w:t>
      </w:r>
      <w:r w:rsidR="00662600">
        <w:t>uary 12 (13) / Tobi 17: St. Dome</w:t>
      </w:r>
      <w:r>
        <w:t>tius</w:t>
      </w:r>
      <w:bookmarkEnd w:id="1592"/>
    </w:p>
    <w:p w14:paraId="1995A2EE" w14:textId="4B4C87D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187E8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187E8E">
        <w:rPr>
          <w:noProof/>
        </w:rPr>
        <w:t>1194</w:t>
      </w:r>
      <w:r w:rsidR="002409EF">
        <w:fldChar w:fldCharType="end"/>
      </w:r>
      <w:r>
        <w:t>.</w:t>
      </w:r>
    </w:p>
    <w:p w14:paraId="31A975E9" w14:textId="2AC36875" w:rsidR="00740C6C" w:rsidRDefault="00740C6C" w:rsidP="00740C6C">
      <w:pPr>
        <w:pStyle w:val="Heading3"/>
      </w:pPr>
      <w:bookmarkStart w:id="1593" w:name="_Toc485108699"/>
      <w:r>
        <w:lastRenderedPageBreak/>
        <w:t>January 13 (14) / Tobi 18: St. Hilary of Poitiers</w:t>
      </w:r>
      <w:bookmarkEnd w:id="1593"/>
    </w:p>
    <w:p w14:paraId="17E429FC" w14:textId="7FC8029F" w:rsidR="00A96087" w:rsidRDefault="00A96087" w:rsidP="00A96087">
      <w:pPr>
        <w:pStyle w:val="Heading4"/>
      </w:pPr>
      <w:r>
        <w:t>The Doxology for St. Hilary of Poitiers</w:t>
      </w:r>
      <w:r w:rsidR="006035EE">
        <w:rPr>
          <w:rStyle w:val="FootnoteReference"/>
        </w:rPr>
        <w:footnoteReference w:id="103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94" w:name="_Toc485108700"/>
      <w:bookmarkStart w:id="1595" w:name="_Toc410196208"/>
      <w:bookmarkStart w:id="1596" w:name="_Toc410196450"/>
      <w:bookmarkStart w:id="1597" w:name="_Toc410196952"/>
      <w:r>
        <w:t>January 15 (16) / Tobi 20: Departure of St. Prochorus the Disciple</w:t>
      </w:r>
      <w:bookmarkEnd w:id="1594"/>
    </w:p>
    <w:p w14:paraId="19B1C0D1" w14:textId="23A70B6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33EC0AE" w14:textId="77777777" w:rsidR="00495F1A" w:rsidRDefault="00FF5FF3" w:rsidP="00495F1A">
      <w:pPr>
        <w:pStyle w:val="Heading3"/>
      </w:pPr>
      <w:bookmarkStart w:id="1598" w:name="_Toc485108701"/>
      <w:r>
        <w:lastRenderedPageBreak/>
        <w:t xml:space="preserve">January 16 (17) / Tobi 21: </w:t>
      </w:r>
      <w:r w:rsidR="00495F1A">
        <w:t>The Dormition of the Virgin</w:t>
      </w:r>
      <w:bookmarkEnd w:id="1595"/>
      <w:bookmarkEnd w:id="1596"/>
      <w:bookmarkEnd w:id="1597"/>
      <w:bookmarkEnd w:id="1598"/>
    </w:p>
    <w:p w14:paraId="721B09D4" w14:textId="32D486CC" w:rsidR="00DD1748" w:rsidRDefault="00DD1748" w:rsidP="00DD1748">
      <w:pPr>
        <w:pStyle w:val="Rubric"/>
      </w:pPr>
      <w:bookmarkStart w:id="1599" w:name="_Ref434560171"/>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315F86A2" w14:textId="77777777" w:rsidR="00FF5FF3" w:rsidRDefault="00FF5FF3" w:rsidP="00FF5FF3">
      <w:pPr>
        <w:pStyle w:val="Heading3"/>
      </w:pPr>
      <w:bookmarkStart w:id="1600" w:name="_Toc485108702"/>
      <w:bookmarkStart w:id="1601" w:name="_Ref485109335"/>
      <w:bookmarkStart w:id="1602" w:name="_Ref485109342"/>
      <w:r>
        <w:t>January 17 (18) / Tobi 22: St. Anthony the Great</w:t>
      </w:r>
      <w:bookmarkEnd w:id="1599"/>
      <w:bookmarkEnd w:id="1600"/>
      <w:bookmarkEnd w:id="1601"/>
      <w:bookmarkEnd w:id="1602"/>
    </w:p>
    <w:p w14:paraId="38BCD1D7" w14:textId="77777777" w:rsidR="00FF5FF3" w:rsidRDefault="00FF5FF3" w:rsidP="00FF5FF3">
      <w:pPr>
        <w:pStyle w:val="Heading4"/>
      </w:pPr>
      <w:bookmarkStart w:id="1603" w:name="_Ref434490340"/>
      <w:r>
        <w:t>The Doxology</w:t>
      </w:r>
      <w:r w:rsidR="00B46E6E">
        <w:t xml:space="preserve"> for St. Anthony the Great</w:t>
      </w:r>
      <w:bookmarkEnd w:id="1603"/>
    </w:p>
    <w:p w14:paraId="3ECAE88B" w14:textId="48609C4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187E8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187E8E">
        <w:rPr>
          <w:noProof/>
        </w:rPr>
        <w:t>949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04" w:name="_Toc485108703"/>
      <w:r>
        <w:t>January 18 (19) / Tobi 23: St. Timothy the Apostle</w:t>
      </w:r>
      <w:bookmarkEnd w:id="1604"/>
    </w:p>
    <w:p w14:paraId="7EAF3C01" w14:textId="5827340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239DDB91" w14:textId="77777777" w:rsidR="00596AC8" w:rsidRDefault="00596AC8" w:rsidP="00596AC8">
      <w:pPr>
        <w:pStyle w:val="Heading3"/>
      </w:pPr>
      <w:bookmarkStart w:id="1605" w:name="_Toc485108704"/>
      <w:r>
        <w:t>January 22 (23) / Tobi 27: Archangel Suriel</w:t>
      </w:r>
      <w:bookmarkEnd w:id="1605"/>
    </w:p>
    <w:p w14:paraId="79FCFE0C" w14:textId="77777777" w:rsidR="00596AC8" w:rsidRDefault="00596AC8" w:rsidP="00596AC8">
      <w:pPr>
        <w:pStyle w:val="Heading4"/>
      </w:pPr>
      <w:bookmarkStart w:id="1606" w:name="_Ref434488250"/>
      <w:r>
        <w:t>The Doxology</w:t>
      </w:r>
      <w:r w:rsidR="00B46E6E">
        <w:t xml:space="preserve"> for Archangel Suriel</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07" w:name="_Toc485108705"/>
      <w:r>
        <w:t>January 22 (23) / Tobi 27: Also Relocation of St. Timothy the Apostle’s Relics</w:t>
      </w:r>
      <w:bookmarkEnd w:id="1607"/>
    </w:p>
    <w:p w14:paraId="3FBC7E0C" w14:textId="00480928" w:rsidR="00191A26" w:rsidRDefault="00191A26" w:rsidP="00191A26">
      <w:pPr>
        <w:pStyle w:val="Rubric"/>
      </w:pPr>
      <w:bookmarkStart w:id="1608" w:name="_Ref434560218"/>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3D3C66F4" w14:textId="77777777" w:rsidR="00B52D77" w:rsidRDefault="00B52D77" w:rsidP="00B52D77">
      <w:pPr>
        <w:pStyle w:val="Heading3"/>
      </w:pPr>
      <w:bookmarkStart w:id="1609" w:name="_Toc485108706"/>
      <w:r>
        <w:t>January 24 (25) / Tobi 29: Commemoration of the Annunciation, Nativity, and Resurrection on the 29</w:t>
      </w:r>
      <w:r w:rsidRPr="00C0205C">
        <w:rPr>
          <w:vertAlign w:val="superscript"/>
        </w:rPr>
        <w:t>th</w:t>
      </w:r>
      <w:r>
        <w:t xml:space="preserve"> of Every Month</w:t>
      </w:r>
      <w:bookmarkEnd w:id="1609"/>
    </w:p>
    <w:p w14:paraId="51467B40" w14:textId="0CCEECCC"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17F33393" w14:textId="77777777" w:rsidR="00C30529" w:rsidRDefault="00C30529" w:rsidP="00C30529">
      <w:pPr>
        <w:pStyle w:val="Heading3"/>
      </w:pPr>
      <w:bookmarkStart w:id="1610" w:name="_Toc485108707"/>
      <w:r>
        <w:t>January 27 (28) / Meshir 2: St. Paul the Anchorite</w:t>
      </w:r>
      <w:bookmarkEnd w:id="1608"/>
      <w:bookmarkEnd w:id="1610"/>
    </w:p>
    <w:p w14:paraId="680E4267" w14:textId="77777777" w:rsidR="00C30529" w:rsidRDefault="00C30529" w:rsidP="00C30529">
      <w:pPr>
        <w:pStyle w:val="Heading4"/>
      </w:pPr>
      <w:bookmarkStart w:id="1611" w:name="_Ref434490368"/>
      <w:r>
        <w:t>The Doxology</w:t>
      </w:r>
      <w:r w:rsidR="00B46E6E">
        <w:t xml:space="preserve"> for St. Paul the Anchorite</w:t>
      </w:r>
      <w:bookmarkEnd w:id="1611"/>
    </w:p>
    <w:p w14:paraId="06164582" w14:textId="15FE5106"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187E8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187E8E">
        <w:rPr>
          <w:noProof/>
        </w:rPr>
        <w:t>949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3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3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12" w:name="_Toc485108708"/>
      <w:r>
        <w:t>January 29 (30) / Meshir 4: Martyrdom of St. Agabus the Disciple</w:t>
      </w:r>
      <w:bookmarkEnd w:id="1612"/>
    </w:p>
    <w:p w14:paraId="6DDD9040" w14:textId="2B744C13" w:rsidR="00191A26" w:rsidRDefault="00191A26" w:rsidP="00191A26">
      <w:pPr>
        <w:pStyle w:val="Rubric"/>
      </w:pPr>
      <w:bookmarkStart w:id="1613" w:name="_Toc410196209"/>
      <w:bookmarkStart w:id="1614" w:name="_Toc410196451"/>
      <w:bookmarkStart w:id="1615" w:name="_Toc410196953"/>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7F3DC96" w14:textId="77777777" w:rsidR="00E30E2D" w:rsidRDefault="00E30E2D" w:rsidP="00E30E2D">
      <w:pPr>
        <w:pStyle w:val="Heading3"/>
      </w:pPr>
      <w:bookmarkStart w:id="1616" w:name="_Toc485108709"/>
      <w:r>
        <w:t>January 21 (31) / Meshir 5: St. Apollo the Friend of St. Apip</w:t>
      </w:r>
      <w:bookmarkEnd w:id="1616"/>
    </w:p>
    <w:p w14:paraId="116251B8" w14:textId="7A3341BF"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187E8E">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187E8E">
        <w:rPr>
          <w:noProof/>
        </w:rPr>
        <w:t>1014</w:t>
      </w:r>
      <w:r w:rsidR="00DD1748">
        <w:fldChar w:fldCharType="end"/>
      </w:r>
      <w:r>
        <w:t>.</w:t>
      </w:r>
    </w:p>
    <w:p w14:paraId="03E5B08D" w14:textId="77777777" w:rsidR="00495F1A" w:rsidRDefault="00495F1A" w:rsidP="00495F1A">
      <w:pPr>
        <w:pStyle w:val="Heading2"/>
      </w:pPr>
      <w:bookmarkStart w:id="1617" w:name="_Toc485108588"/>
      <w:bookmarkStart w:id="1618" w:name="February"/>
      <w:bookmarkEnd w:id="1529"/>
      <w:r>
        <w:lastRenderedPageBreak/>
        <w:t>February</w:t>
      </w:r>
      <w:bookmarkEnd w:id="1613"/>
      <w:bookmarkEnd w:id="1614"/>
      <w:bookmarkEnd w:id="1615"/>
      <w:r w:rsidR="00C30529">
        <w:t xml:space="preserve"> or </w:t>
      </w:r>
      <w:r w:rsidR="00C30529">
        <w:rPr>
          <w:rFonts w:ascii="FreeSerifAvvaShenouda" w:hAnsi="FreeSerifAvvaShenouda" w:cs="FreeSerifAvvaShenouda"/>
        </w:rPr>
        <w:t>Ⲙϣⲓⲣ</w:t>
      </w:r>
      <w:bookmarkEnd w:id="1617"/>
    </w:p>
    <w:bookmarkStart w:id="1619" w:name="_Toc410196954" w:displacedByCustomXml="next"/>
    <w:bookmarkStart w:id="1620" w:name="_Toc410196452" w:displacedByCustomXml="next"/>
    <w:bookmarkStart w:id="1621" w:name="_Toc410196210" w:displacedByCustomXml="next"/>
    <w:sdt>
      <w:sdtPr>
        <w:id w:val="603392108"/>
        <w:docPartObj>
          <w:docPartGallery w:val="Table of Contents"/>
          <w:docPartUnique/>
        </w:docPartObj>
      </w:sdtPr>
      <w:sdtEndPr>
        <w:rPr>
          <w:b/>
          <w:bCs/>
          <w:noProof/>
        </w:rPr>
      </w:sdtEndPr>
      <w:sdtContent>
        <w:p w14:paraId="10A5A826" w14:textId="43DBCC45"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108710" w:history="1">
            <w:r w:rsidR="00187E8E" w:rsidRPr="00D30FB9">
              <w:rPr>
                <w:rStyle w:val="Hyperlink"/>
                <w:noProof/>
              </w:rPr>
              <w:t>February 2 (3): Meshir 8: The Entrance into the Temple</w:t>
            </w:r>
            <w:r w:rsidR="00187E8E">
              <w:rPr>
                <w:noProof/>
                <w:webHidden/>
              </w:rPr>
              <w:tab/>
            </w:r>
            <w:r w:rsidR="00187E8E">
              <w:rPr>
                <w:noProof/>
                <w:webHidden/>
              </w:rPr>
              <w:fldChar w:fldCharType="begin"/>
            </w:r>
            <w:r w:rsidR="00187E8E">
              <w:rPr>
                <w:noProof/>
                <w:webHidden/>
              </w:rPr>
              <w:instrText xml:space="preserve"> PAGEREF _Toc485108710 \h </w:instrText>
            </w:r>
            <w:r w:rsidR="00187E8E">
              <w:rPr>
                <w:noProof/>
                <w:webHidden/>
              </w:rPr>
            </w:r>
            <w:r w:rsidR="00187E8E">
              <w:rPr>
                <w:noProof/>
                <w:webHidden/>
              </w:rPr>
              <w:fldChar w:fldCharType="separate"/>
            </w:r>
            <w:r w:rsidR="00187E8E">
              <w:rPr>
                <w:noProof/>
                <w:webHidden/>
              </w:rPr>
              <w:t>1203</w:t>
            </w:r>
            <w:r w:rsidR="00187E8E">
              <w:rPr>
                <w:noProof/>
                <w:webHidden/>
              </w:rPr>
              <w:fldChar w:fldCharType="end"/>
            </w:r>
          </w:hyperlink>
        </w:p>
        <w:p w14:paraId="3E307F6A" w14:textId="3BDC582C" w:rsidR="00187E8E" w:rsidRDefault="004942E9">
          <w:pPr>
            <w:pStyle w:val="TOC3"/>
            <w:tabs>
              <w:tab w:val="right" w:leader="dot" w:pos="8846"/>
            </w:tabs>
            <w:rPr>
              <w:rFonts w:asciiTheme="minorHAnsi" w:eastAsiaTheme="minorEastAsia" w:hAnsiTheme="minorHAnsi"/>
              <w:noProof/>
              <w:sz w:val="22"/>
              <w:lang w:val="en-US"/>
            </w:rPr>
          </w:pPr>
          <w:hyperlink w:anchor="_Toc485108711" w:history="1">
            <w:r w:rsidR="00187E8E" w:rsidRPr="00D30FB9">
              <w:rPr>
                <w:rStyle w:val="Hyperlink"/>
                <w:noProof/>
              </w:rPr>
              <w:t>February 4 (5) / Meshir 10: Martyrdom of St. James the Son of Alphaeus</w:t>
            </w:r>
            <w:r w:rsidR="00187E8E">
              <w:rPr>
                <w:noProof/>
                <w:webHidden/>
              </w:rPr>
              <w:tab/>
            </w:r>
            <w:r w:rsidR="00187E8E">
              <w:rPr>
                <w:noProof/>
                <w:webHidden/>
              </w:rPr>
              <w:fldChar w:fldCharType="begin"/>
            </w:r>
            <w:r w:rsidR="00187E8E">
              <w:rPr>
                <w:noProof/>
                <w:webHidden/>
              </w:rPr>
              <w:instrText xml:space="preserve"> PAGEREF _Toc485108711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6594D587" w14:textId="33BF8786" w:rsidR="00187E8E" w:rsidRDefault="004942E9">
          <w:pPr>
            <w:pStyle w:val="TOC3"/>
            <w:tabs>
              <w:tab w:val="right" w:leader="dot" w:pos="8846"/>
            </w:tabs>
            <w:rPr>
              <w:rFonts w:asciiTheme="minorHAnsi" w:eastAsiaTheme="minorEastAsia" w:hAnsiTheme="minorHAnsi"/>
              <w:noProof/>
              <w:sz w:val="22"/>
              <w:lang w:val="en-US"/>
            </w:rPr>
          </w:pPr>
          <w:hyperlink w:anchor="_Toc485108712" w:history="1">
            <w:r w:rsidR="00187E8E" w:rsidRPr="00D30FB9">
              <w:rPr>
                <w:rStyle w:val="Hyperlink"/>
                <w:noProof/>
              </w:rPr>
              <w:t>February 6 (7) / Meshir 12: Commemoration of Archangel Michael</w:t>
            </w:r>
            <w:r w:rsidR="00187E8E">
              <w:rPr>
                <w:noProof/>
                <w:webHidden/>
              </w:rPr>
              <w:tab/>
            </w:r>
            <w:r w:rsidR="00187E8E">
              <w:rPr>
                <w:noProof/>
                <w:webHidden/>
              </w:rPr>
              <w:fldChar w:fldCharType="begin"/>
            </w:r>
            <w:r w:rsidR="00187E8E">
              <w:rPr>
                <w:noProof/>
                <w:webHidden/>
              </w:rPr>
              <w:instrText xml:space="preserve"> PAGEREF _Toc485108712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19D09BF3" w14:textId="57201121" w:rsidR="00187E8E" w:rsidRDefault="004942E9">
          <w:pPr>
            <w:pStyle w:val="TOC3"/>
            <w:tabs>
              <w:tab w:val="right" w:leader="dot" w:pos="8846"/>
            </w:tabs>
            <w:rPr>
              <w:rFonts w:asciiTheme="minorHAnsi" w:eastAsiaTheme="minorEastAsia" w:hAnsiTheme="minorHAnsi"/>
              <w:noProof/>
              <w:sz w:val="22"/>
              <w:lang w:val="en-US"/>
            </w:rPr>
          </w:pPr>
          <w:hyperlink w:anchor="_Toc485108713" w:history="1">
            <w:r w:rsidR="00187E8E" w:rsidRPr="00D30FB9">
              <w:rPr>
                <w:rStyle w:val="Hyperlink"/>
                <w:noProof/>
              </w:rPr>
              <w:t>February 8 (9) / Meshir 14: The Departure of St. Severus</w:t>
            </w:r>
            <w:r w:rsidR="00187E8E">
              <w:rPr>
                <w:noProof/>
                <w:webHidden/>
              </w:rPr>
              <w:tab/>
            </w:r>
            <w:r w:rsidR="00187E8E">
              <w:rPr>
                <w:noProof/>
                <w:webHidden/>
              </w:rPr>
              <w:fldChar w:fldCharType="begin"/>
            </w:r>
            <w:r w:rsidR="00187E8E">
              <w:rPr>
                <w:noProof/>
                <w:webHidden/>
              </w:rPr>
              <w:instrText xml:space="preserve"> PAGEREF _Toc485108713 \h </w:instrText>
            </w:r>
            <w:r w:rsidR="00187E8E">
              <w:rPr>
                <w:noProof/>
                <w:webHidden/>
              </w:rPr>
            </w:r>
            <w:r w:rsidR="00187E8E">
              <w:rPr>
                <w:noProof/>
                <w:webHidden/>
              </w:rPr>
              <w:fldChar w:fldCharType="separate"/>
            </w:r>
            <w:r w:rsidR="00187E8E">
              <w:rPr>
                <w:noProof/>
                <w:webHidden/>
              </w:rPr>
              <w:t>1205</w:t>
            </w:r>
            <w:r w:rsidR="00187E8E">
              <w:rPr>
                <w:noProof/>
                <w:webHidden/>
              </w:rPr>
              <w:fldChar w:fldCharType="end"/>
            </w:r>
          </w:hyperlink>
        </w:p>
        <w:p w14:paraId="72FB6F13" w14:textId="5928090F" w:rsidR="00187E8E" w:rsidRDefault="004942E9">
          <w:pPr>
            <w:pStyle w:val="TOC3"/>
            <w:tabs>
              <w:tab w:val="right" w:leader="dot" w:pos="8846"/>
            </w:tabs>
            <w:rPr>
              <w:rFonts w:asciiTheme="minorHAnsi" w:eastAsiaTheme="minorEastAsia" w:hAnsiTheme="minorHAnsi"/>
              <w:noProof/>
              <w:sz w:val="22"/>
              <w:lang w:val="en-US"/>
            </w:rPr>
          </w:pPr>
          <w:hyperlink w:anchor="_Toc485108714" w:history="1">
            <w:r w:rsidR="00187E8E" w:rsidRPr="00D30FB9">
              <w:rPr>
                <w:rStyle w:val="Hyperlink"/>
                <w:noProof/>
              </w:rPr>
              <w:t>February 10 (11) / Meshir 16: Isaac the Syrian</w:t>
            </w:r>
            <w:r w:rsidR="00187E8E">
              <w:rPr>
                <w:noProof/>
                <w:webHidden/>
              </w:rPr>
              <w:tab/>
            </w:r>
            <w:r w:rsidR="00187E8E">
              <w:rPr>
                <w:noProof/>
                <w:webHidden/>
              </w:rPr>
              <w:fldChar w:fldCharType="begin"/>
            </w:r>
            <w:r w:rsidR="00187E8E">
              <w:rPr>
                <w:noProof/>
                <w:webHidden/>
              </w:rPr>
              <w:instrText xml:space="preserve"> PAGEREF _Toc485108714 \h </w:instrText>
            </w:r>
            <w:r w:rsidR="00187E8E">
              <w:rPr>
                <w:noProof/>
                <w:webHidden/>
              </w:rPr>
            </w:r>
            <w:r w:rsidR="00187E8E">
              <w:rPr>
                <w:noProof/>
                <w:webHidden/>
              </w:rPr>
              <w:fldChar w:fldCharType="separate"/>
            </w:r>
            <w:r w:rsidR="00187E8E">
              <w:rPr>
                <w:noProof/>
                <w:webHidden/>
              </w:rPr>
              <w:t>1206</w:t>
            </w:r>
            <w:r w:rsidR="00187E8E">
              <w:rPr>
                <w:noProof/>
                <w:webHidden/>
              </w:rPr>
              <w:fldChar w:fldCharType="end"/>
            </w:r>
          </w:hyperlink>
        </w:p>
        <w:p w14:paraId="32E115C7" w14:textId="096CBF12" w:rsidR="00187E8E" w:rsidRDefault="004942E9">
          <w:pPr>
            <w:pStyle w:val="TOC3"/>
            <w:tabs>
              <w:tab w:val="right" w:leader="dot" w:pos="8846"/>
            </w:tabs>
            <w:rPr>
              <w:rFonts w:asciiTheme="minorHAnsi" w:eastAsiaTheme="minorEastAsia" w:hAnsiTheme="minorHAnsi"/>
              <w:noProof/>
              <w:sz w:val="22"/>
              <w:lang w:val="en-US"/>
            </w:rPr>
          </w:pPr>
          <w:hyperlink w:anchor="_Toc485108715" w:history="1">
            <w:r w:rsidR="00187E8E" w:rsidRPr="00D30FB9">
              <w:rPr>
                <w:rStyle w:val="Hyperlink"/>
                <w:noProof/>
              </w:rPr>
              <w:t>February 15 (16) / Meshir 21: Commemoration of the Theotokos</w:t>
            </w:r>
            <w:r w:rsidR="00187E8E">
              <w:rPr>
                <w:noProof/>
                <w:webHidden/>
              </w:rPr>
              <w:tab/>
            </w:r>
            <w:r w:rsidR="00187E8E">
              <w:rPr>
                <w:noProof/>
                <w:webHidden/>
              </w:rPr>
              <w:fldChar w:fldCharType="begin"/>
            </w:r>
            <w:r w:rsidR="00187E8E">
              <w:rPr>
                <w:noProof/>
                <w:webHidden/>
              </w:rPr>
              <w:instrText xml:space="preserve"> PAGEREF _Toc485108715 \h </w:instrText>
            </w:r>
            <w:r w:rsidR="00187E8E">
              <w:rPr>
                <w:noProof/>
                <w:webHidden/>
              </w:rPr>
            </w:r>
            <w:r w:rsidR="00187E8E">
              <w:rPr>
                <w:noProof/>
                <w:webHidden/>
              </w:rPr>
              <w:fldChar w:fldCharType="separate"/>
            </w:r>
            <w:r w:rsidR="00187E8E">
              <w:rPr>
                <w:noProof/>
                <w:webHidden/>
              </w:rPr>
              <w:t>1206</w:t>
            </w:r>
            <w:r w:rsidR="00187E8E">
              <w:rPr>
                <w:noProof/>
                <w:webHidden/>
              </w:rPr>
              <w:fldChar w:fldCharType="end"/>
            </w:r>
          </w:hyperlink>
        </w:p>
        <w:p w14:paraId="000D4019" w14:textId="49626985" w:rsidR="00187E8E" w:rsidRDefault="004942E9">
          <w:pPr>
            <w:pStyle w:val="TOC3"/>
            <w:tabs>
              <w:tab w:val="right" w:leader="dot" w:pos="8846"/>
            </w:tabs>
            <w:rPr>
              <w:rFonts w:asciiTheme="minorHAnsi" w:eastAsiaTheme="minorEastAsia" w:hAnsiTheme="minorHAnsi"/>
              <w:noProof/>
              <w:sz w:val="22"/>
              <w:lang w:val="en-US"/>
            </w:rPr>
          </w:pPr>
          <w:hyperlink w:anchor="_Toc485108716" w:history="1">
            <w:r w:rsidR="00187E8E" w:rsidRPr="00D30FB9">
              <w:rPr>
                <w:rStyle w:val="Hyperlink"/>
                <w:noProof/>
              </w:rPr>
              <w:t>February 15 (16) / Meshir 21: Also Martyrdom of St. Onesimus, the Disciple of St. Paul</w:t>
            </w:r>
            <w:r w:rsidR="00187E8E">
              <w:rPr>
                <w:noProof/>
                <w:webHidden/>
              </w:rPr>
              <w:tab/>
            </w:r>
            <w:r w:rsidR="00187E8E">
              <w:rPr>
                <w:noProof/>
                <w:webHidden/>
              </w:rPr>
              <w:fldChar w:fldCharType="begin"/>
            </w:r>
            <w:r w:rsidR="00187E8E">
              <w:rPr>
                <w:noProof/>
                <w:webHidden/>
              </w:rPr>
              <w:instrText xml:space="preserve"> PAGEREF _Toc485108716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1760B987" w14:textId="4FDBD4DE" w:rsidR="00187E8E" w:rsidRDefault="004942E9">
          <w:pPr>
            <w:pStyle w:val="TOC3"/>
            <w:tabs>
              <w:tab w:val="right" w:leader="dot" w:pos="8846"/>
            </w:tabs>
            <w:rPr>
              <w:rFonts w:asciiTheme="minorHAnsi" w:eastAsiaTheme="minorEastAsia" w:hAnsiTheme="minorHAnsi"/>
              <w:noProof/>
              <w:sz w:val="22"/>
              <w:lang w:val="en-US"/>
            </w:rPr>
          </w:pPr>
          <w:hyperlink w:anchor="_Toc485108717" w:history="1">
            <w:r w:rsidR="00187E8E" w:rsidRPr="00D30FB9">
              <w:rPr>
                <w:rStyle w:val="Hyperlink"/>
                <w:noProof/>
              </w:rPr>
              <w:t>February 23 (24) / Meshir 29: Commemoration of the Annunciation, Nativity, and Resurrection on the 29</w:t>
            </w:r>
            <w:r w:rsidR="00187E8E" w:rsidRPr="00D30FB9">
              <w:rPr>
                <w:rStyle w:val="Hyperlink"/>
                <w:noProof/>
                <w:vertAlign w:val="superscript"/>
              </w:rPr>
              <w:t>th</w:t>
            </w:r>
            <w:r w:rsidR="00187E8E" w:rsidRPr="00D30FB9">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_Toc485108717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74BA3D98" w14:textId="714CE624" w:rsidR="00187E8E" w:rsidRDefault="004942E9">
          <w:pPr>
            <w:pStyle w:val="TOC3"/>
            <w:tabs>
              <w:tab w:val="right" w:leader="dot" w:pos="8846"/>
            </w:tabs>
            <w:rPr>
              <w:rFonts w:asciiTheme="minorHAnsi" w:eastAsiaTheme="minorEastAsia" w:hAnsiTheme="minorHAnsi"/>
              <w:noProof/>
              <w:sz w:val="22"/>
              <w:lang w:val="en-US"/>
            </w:rPr>
          </w:pPr>
          <w:hyperlink w:anchor="_Toc485108718" w:history="1">
            <w:r w:rsidR="00187E8E" w:rsidRPr="00D30FB9">
              <w:rPr>
                <w:rStyle w:val="Hyperlink"/>
                <w:noProof/>
              </w:rPr>
              <w:t>February 24 (25) / Meshir 30: Appearance of the Head of St. John the Baptist</w:t>
            </w:r>
            <w:r w:rsidR="00187E8E">
              <w:rPr>
                <w:noProof/>
                <w:webHidden/>
              </w:rPr>
              <w:tab/>
            </w:r>
            <w:r w:rsidR="00187E8E">
              <w:rPr>
                <w:noProof/>
                <w:webHidden/>
              </w:rPr>
              <w:fldChar w:fldCharType="begin"/>
            </w:r>
            <w:r w:rsidR="00187E8E">
              <w:rPr>
                <w:noProof/>
                <w:webHidden/>
              </w:rPr>
              <w:instrText xml:space="preserve"> PAGEREF _Toc485108718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27D9D7A4" w14:textId="663330FF" w:rsidR="00187E8E" w:rsidRDefault="004942E9">
          <w:pPr>
            <w:pStyle w:val="TOC3"/>
            <w:tabs>
              <w:tab w:val="right" w:leader="dot" w:pos="8846"/>
            </w:tabs>
            <w:rPr>
              <w:rFonts w:asciiTheme="minorHAnsi" w:eastAsiaTheme="minorEastAsia" w:hAnsiTheme="minorHAnsi"/>
              <w:noProof/>
              <w:sz w:val="22"/>
              <w:lang w:val="en-US"/>
            </w:rPr>
          </w:pPr>
          <w:hyperlink w:anchor="_Toc485108719" w:history="1">
            <w:r w:rsidR="00187E8E" w:rsidRPr="00D30FB9">
              <w:rPr>
                <w:rStyle w:val="Hyperlink"/>
                <w:noProof/>
              </w:rPr>
              <w:t>February 24 (25) / Meshir 30: Also St. Cyril VI</w:t>
            </w:r>
            <w:r w:rsidR="00187E8E">
              <w:rPr>
                <w:noProof/>
                <w:webHidden/>
              </w:rPr>
              <w:tab/>
            </w:r>
            <w:r w:rsidR="00187E8E">
              <w:rPr>
                <w:noProof/>
                <w:webHidden/>
              </w:rPr>
              <w:fldChar w:fldCharType="begin"/>
            </w:r>
            <w:r w:rsidR="00187E8E">
              <w:rPr>
                <w:noProof/>
                <w:webHidden/>
              </w:rPr>
              <w:instrText xml:space="preserve"> PAGEREF _Toc485108719 \h </w:instrText>
            </w:r>
            <w:r w:rsidR="00187E8E">
              <w:rPr>
                <w:noProof/>
                <w:webHidden/>
              </w:rPr>
            </w:r>
            <w:r w:rsidR="00187E8E">
              <w:rPr>
                <w:noProof/>
                <w:webHidden/>
              </w:rPr>
              <w:fldChar w:fldCharType="separate"/>
            </w:r>
            <w:r w:rsidR="00187E8E">
              <w:rPr>
                <w:noProof/>
                <w:webHidden/>
              </w:rPr>
              <w:t>1207</w:t>
            </w:r>
            <w:r w:rsidR="00187E8E">
              <w:rPr>
                <w:noProof/>
                <w:webHidden/>
              </w:rPr>
              <w:fldChar w:fldCharType="end"/>
            </w:r>
          </w:hyperlink>
        </w:p>
        <w:p w14:paraId="460A3E10" w14:textId="48661E4F"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22" w:name="_Toc485108710"/>
      <w:r>
        <w:lastRenderedPageBreak/>
        <w:t xml:space="preserve">February 2 (3): Meshir 8: </w:t>
      </w:r>
      <w:r w:rsidR="00495F1A">
        <w:t>The Entrance into the Temple</w:t>
      </w:r>
      <w:bookmarkEnd w:id="1621"/>
      <w:bookmarkEnd w:id="1620"/>
      <w:bookmarkEnd w:id="1619"/>
      <w:bookmarkEnd w:id="1622"/>
    </w:p>
    <w:p w14:paraId="1BDF8DD5" w14:textId="6632A6F6" w:rsidR="0039401F" w:rsidRPr="00A9348E" w:rsidRDefault="0039401F" w:rsidP="0039401F">
      <w:pPr>
        <w:pStyle w:val="Heading4"/>
        <w:rPr>
          <w:rFonts w:ascii="Arial Unicode MS" w:eastAsia="Arial Unicode MS" w:hAnsi="Arial Unicode MS" w:cs="Arial Unicode MS"/>
        </w:rPr>
      </w:pPr>
      <w:bookmarkStart w:id="162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24" w:name="_Ref485108288"/>
      <w:r>
        <w:t>The Doxology</w:t>
      </w:r>
      <w:r w:rsidR="00E21EA3">
        <w:t xml:space="preserve"> for the Entrance into the Temple</w:t>
      </w:r>
      <w:bookmarkEnd w:id="1623"/>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6438D083" w:rsidR="008D6DBB" w:rsidRDefault="008D6DBB" w:rsidP="008D6DBB">
      <w:r>
        <w:t xml:space="preserve">See the </w:t>
      </w:r>
      <w:r w:rsidR="002409EF">
        <w:fldChar w:fldCharType="begin"/>
      </w:r>
      <w:r w:rsidR="002409EF">
        <w:instrText xml:space="preserve"> REF _Ref434475229 \h </w:instrText>
      </w:r>
      <w:r w:rsidR="002409EF">
        <w:fldChar w:fldCharType="separate"/>
      </w:r>
      <w:r w:rsidR="00187E8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187E8E">
        <w:rPr>
          <w:noProof/>
        </w:rPr>
        <w:t>1133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187E8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187E8E">
        <w:rPr>
          <w:noProof/>
        </w:rPr>
        <w:t>1137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1E791D0B"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187E8E">
        <w:rPr>
          <w:noProof/>
        </w:rPr>
        <w:t>726</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25" w:name="_Toc485108711"/>
      <w:r>
        <w:t>February 4 (5) / Meshir 10: Martyrdom of St. James the Son of Alphaeus</w:t>
      </w:r>
      <w:bookmarkEnd w:id="1625"/>
    </w:p>
    <w:p w14:paraId="0FA9E3A3" w14:textId="0A0741F5"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38E9A04" w14:textId="77777777" w:rsidR="00DD5136" w:rsidRDefault="00DD5136" w:rsidP="00DD5136">
      <w:pPr>
        <w:pStyle w:val="Heading3"/>
      </w:pPr>
      <w:bookmarkStart w:id="1626" w:name="_Toc485108712"/>
      <w:r>
        <w:t>February 6 (7) / Meshir 12: Commemoration of Archangel Michael</w:t>
      </w:r>
      <w:bookmarkEnd w:id="1626"/>
    </w:p>
    <w:p w14:paraId="10B74EF7" w14:textId="55B70C9A" w:rsidR="00191A26" w:rsidRPr="00B637D8" w:rsidRDefault="003D4731" w:rsidP="00191A26">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35D2675" w14:textId="77777777" w:rsidR="000274A5" w:rsidRDefault="000274A5" w:rsidP="000274A5">
      <w:pPr>
        <w:pStyle w:val="Heading3"/>
      </w:pPr>
      <w:bookmarkStart w:id="1627" w:name="_Toc485108713"/>
      <w:r>
        <w:t>February 8 (9) / Meshir 14: The Departure of St. Severus</w:t>
      </w:r>
      <w:bookmarkEnd w:id="1627"/>
      <w:r>
        <w:t xml:space="preserve"> </w:t>
      </w:r>
    </w:p>
    <w:p w14:paraId="07993059" w14:textId="6E05487C"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187E8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187E8E">
        <w:rPr>
          <w:noProof/>
        </w:rPr>
        <w:t>1003</w:t>
      </w:r>
      <w:r w:rsidR="002409EF">
        <w:fldChar w:fldCharType="end"/>
      </w:r>
      <w:r>
        <w:t>.</w:t>
      </w:r>
    </w:p>
    <w:p w14:paraId="1AE071A5" w14:textId="460956DB" w:rsidR="00420011" w:rsidRDefault="00420011" w:rsidP="00420011">
      <w:pPr>
        <w:pStyle w:val="Heading3"/>
      </w:pPr>
      <w:bookmarkStart w:id="1628" w:name="_Toc485108714"/>
      <w:r>
        <w:lastRenderedPageBreak/>
        <w:t>February 10 (11) / Meshir 16: Isaac the Syrian</w:t>
      </w:r>
      <w:bookmarkEnd w:id="1628"/>
    </w:p>
    <w:p w14:paraId="5326C3FA" w14:textId="7B1DD7DD" w:rsidR="00DD1748" w:rsidRDefault="00DD1748" w:rsidP="00DD1748">
      <w:pPr>
        <w:pStyle w:val="Heading4"/>
      </w:pPr>
      <w:bookmarkStart w:id="1629" w:name="_Ref485108083"/>
      <w:r>
        <w:t>The Doxology for St. Isaac the Syrian</w:t>
      </w:r>
      <w:r>
        <w:rPr>
          <w:rStyle w:val="FootnoteReference"/>
        </w:rPr>
        <w:footnoteReference w:id="1033"/>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30" w:name="_Toc485108715"/>
      <w:r>
        <w:t>February</w:t>
      </w:r>
      <w:r w:rsidR="005329C1">
        <w:t xml:space="preserve"> 15 (16) / Meshir 21: Commemoration of the Theotokos</w:t>
      </w:r>
      <w:bookmarkEnd w:id="1630"/>
    </w:p>
    <w:p w14:paraId="55CD0DD9" w14:textId="088F131E"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1210</w:t>
      </w:r>
      <w:r>
        <w:fldChar w:fldCharType="end"/>
      </w:r>
      <w:r>
        <w:t>.</w:t>
      </w:r>
    </w:p>
    <w:p w14:paraId="6DD82E8A" w14:textId="77777777" w:rsidR="00160DE3" w:rsidRDefault="00160DE3" w:rsidP="00160DE3">
      <w:pPr>
        <w:pStyle w:val="Heading3"/>
      </w:pPr>
      <w:bookmarkStart w:id="1631" w:name="_Toc485108716"/>
      <w:r>
        <w:lastRenderedPageBreak/>
        <w:t>February 15 (16) / Meshir 21: Also Martyrdom of St. Onesimus, the Disciple of St. Paul</w:t>
      </w:r>
      <w:bookmarkEnd w:id="1631"/>
    </w:p>
    <w:p w14:paraId="197E567A" w14:textId="77777777" w:rsidR="00B52D77" w:rsidRDefault="00B52D77" w:rsidP="00B52D77">
      <w:pPr>
        <w:pStyle w:val="Heading3"/>
      </w:pPr>
      <w:bookmarkStart w:id="1632" w:name="_Toc485108717"/>
      <w:r>
        <w:t>February 23 (24) / Meshir 29: Commemoration of the Annunciation, Nativity, and Resurrection on the 29</w:t>
      </w:r>
      <w:r w:rsidRPr="00C0205C">
        <w:rPr>
          <w:vertAlign w:val="superscript"/>
        </w:rPr>
        <w:t>th</w:t>
      </w:r>
      <w:r>
        <w:t xml:space="preserve"> of Every Month</w:t>
      </w:r>
      <w:bookmarkEnd w:id="1632"/>
    </w:p>
    <w:p w14:paraId="1EC840FE" w14:textId="3C96AD5F"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3720C5F" w14:textId="77777777" w:rsidR="005242D1" w:rsidRDefault="005242D1" w:rsidP="005242D1">
      <w:pPr>
        <w:pStyle w:val="Heading3"/>
      </w:pPr>
      <w:bookmarkStart w:id="1633" w:name="_Toc485108718"/>
      <w:r>
        <w:t>February 24 (25) / Meshir 30: Appearance of the Head of St. John the Baptist</w:t>
      </w:r>
      <w:bookmarkEnd w:id="1633"/>
    </w:p>
    <w:p w14:paraId="49513F8D" w14:textId="63842B84" w:rsidR="00191A26" w:rsidRDefault="00191A26" w:rsidP="00191A26">
      <w:pPr>
        <w:pStyle w:val="Rubric"/>
      </w:pPr>
      <w:bookmarkStart w:id="1634" w:name="_Toc410196211"/>
      <w:bookmarkStart w:id="1635" w:name="_Toc410196453"/>
      <w:bookmarkStart w:id="1636" w:name="_Toc410196955"/>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4CFFD00D" w14:textId="77777777" w:rsidR="001779C0" w:rsidRDefault="001779C0" w:rsidP="001779C0">
      <w:pPr>
        <w:pStyle w:val="Heading3"/>
      </w:pPr>
      <w:bookmarkStart w:id="1637" w:name="_Toc485108719"/>
      <w:r>
        <w:t>February 24 (25) / Meshir 30: Also St. Cyril VI</w:t>
      </w:r>
      <w:bookmarkEnd w:id="1637"/>
    </w:p>
    <w:p w14:paraId="0CDD55AC" w14:textId="77777777" w:rsidR="001779C0" w:rsidRDefault="001779C0" w:rsidP="001779C0">
      <w:pPr>
        <w:pStyle w:val="Heading4"/>
      </w:pPr>
      <w:bookmarkStart w:id="1638" w:name="_Ref434492506"/>
      <w:r>
        <w:t>The Doxology</w:t>
      </w:r>
      <w:r w:rsidR="00B82753">
        <w:t xml:space="preserve"> for St. Cyril VI</w:t>
      </w:r>
      <w:r>
        <w:rPr>
          <w:rStyle w:val="FootnoteReference"/>
        </w:rPr>
        <w:footnoteReference w:id="1034"/>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lastRenderedPageBreak/>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39" w:name="_Toc485108589"/>
      <w:bookmarkStart w:id="1640" w:name="March"/>
      <w:bookmarkEnd w:id="1618"/>
      <w:r>
        <w:lastRenderedPageBreak/>
        <w:t>March</w:t>
      </w:r>
      <w:bookmarkEnd w:id="1634"/>
      <w:bookmarkEnd w:id="1635"/>
      <w:bookmarkEnd w:id="1636"/>
      <w:r w:rsidR="00C30529">
        <w:t xml:space="preserve"> or </w:t>
      </w:r>
      <w:r w:rsidR="00C30529">
        <w:rPr>
          <w:rFonts w:ascii="FreeSerifAvvaShenouda" w:hAnsi="FreeSerifAvvaShenouda" w:cs="FreeSerifAvvaShenouda"/>
        </w:rPr>
        <w:t>Ⲡⲁⲣⲙϩⲟⲧⲡ</w:t>
      </w:r>
      <w:bookmarkEnd w:id="1639"/>
    </w:p>
    <w:bookmarkStart w:id="1641" w:name="_Toc410196956" w:displacedByCustomXml="next"/>
    <w:bookmarkStart w:id="1642" w:name="_Toc410196454" w:displacedByCustomXml="next"/>
    <w:bookmarkStart w:id="1643" w:name="_Toc410196212" w:displacedByCustomXml="next"/>
    <w:sdt>
      <w:sdtPr>
        <w:id w:val="-1351720020"/>
        <w:docPartObj>
          <w:docPartGallery w:val="Table of Contents"/>
          <w:docPartUnique/>
        </w:docPartObj>
      </w:sdtPr>
      <w:sdtEndPr>
        <w:rPr>
          <w:b/>
          <w:bCs/>
          <w:noProof/>
        </w:rPr>
      </w:sdtEndPr>
      <w:sdtContent>
        <w:p w14:paraId="7F7A00D4" w14:textId="66BCE62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108720" w:history="1">
            <w:r w:rsidR="00187E8E" w:rsidRPr="007C4605">
              <w:rPr>
                <w:rStyle w:val="Hyperlink"/>
                <w:noProof/>
              </w:rPr>
              <w:t>March 2: Departure of St. Chad of Mercia</w:t>
            </w:r>
            <w:r w:rsidR="00187E8E">
              <w:rPr>
                <w:noProof/>
                <w:webHidden/>
              </w:rPr>
              <w:tab/>
            </w:r>
            <w:r w:rsidR="00187E8E">
              <w:rPr>
                <w:noProof/>
                <w:webHidden/>
              </w:rPr>
              <w:fldChar w:fldCharType="begin"/>
            </w:r>
            <w:r w:rsidR="00187E8E">
              <w:rPr>
                <w:noProof/>
                <w:webHidden/>
              </w:rPr>
              <w:instrText xml:space="preserve"> PAGEREF _Toc485108720 \h </w:instrText>
            </w:r>
            <w:r w:rsidR="00187E8E">
              <w:rPr>
                <w:noProof/>
                <w:webHidden/>
              </w:rPr>
            </w:r>
            <w:r w:rsidR="00187E8E">
              <w:rPr>
                <w:noProof/>
                <w:webHidden/>
              </w:rPr>
              <w:fldChar w:fldCharType="separate"/>
            </w:r>
            <w:r w:rsidR="00187E8E">
              <w:rPr>
                <w:noProof/>
                <w:webHidden/>
              </w:rPr>
              <w:t>1210</w:t>
            </w:r>
            <w:r w:rsidR="00187E8E">
              <w:rPr>
                <w:noProof/>
                <w:webHidden/>
              </w:rPr>
              <w:fldChar w:fldCharType="end"/>
            </w:r>
          </w:hyperlink>
        </w:p>
        <w:p w14:paraId="067ED123" w14:textId="761E5737" w:rsidR="00187E8E" w:rsidRDefault="004942E9">
          <w:pPr>
            <w:pStyle w:val="TOC3"/>
            <w:tabs>
              <w:tab w:val="right" w:leader="dot" w:pos="8846"/>
            </w:tabs>
            <w:rPr>
              <w:rFonts w:asciiTheme="minorHAnsi" w:eastAsiaTheme="minorEastAsia" w:hAnsiTheme="minorHAnsi"/>
              <w:noProof/>
              <w:sz w:val="22"/>
              <w:lang w:val="en-US"/>
            </w:rPr>
          </w:pPr>
          <w:hyperlink w:anchor="_Toc485108721" w:history="1">
            <w:r w:rsidR="00187E8E" w:rsidRPr="007C4605">
              <w:rPr>
                <w:rStyle w:val="Hyperlink"/>
                <w:noProof/>
              </w:rPr>
              <w:t>March 4 / Phamenoth 8: Martyrdom of St. Matthias the Apostle</w:t>
            </w:r>
            <w:r w:rsidR="00187E8E">
              <w:rPr>
                <w:noProof/>
                <w:webHidden/>
              </w:rPr>
              <w:tab/>
            </w:r>
            <w:r w:rsidR="00187E8E">
              <w:rPr>
                <w:noProof/>
                <w:webHidden/>
              </w:rPr>
              <w:fldChar w:fldCharType="begin"/>
            </w:r>
            <w:r w:rsidR="00187E8E">
              <w:rPr>
                <w:noProof/>
                <w:webHidden/>
              </w:rPr>
              <w:instrText xml:space="preserve"> PAGEREF _Toc485108721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A29D29A" w14:textId="12007C27" w:rsidR="00187E8E" w:rsidRDefault="004942E9">
          <w:pPr>
            <w:pStyle w:val="TOC3"/>
            <w:tabs>
              <w:tab w:val="right" w:leader="dot" w:pos="8846"/>
            </w:tabs>
            <w:rPr>
              <w:rFonts w:asciiTheme="minorHAnsi" w:eastAsiaTheme="minorEastAsia" w:hAnsiTheme="minorHAnsi"/>
              <w:noProof/>
              <w:sz w:val="22"/>
              <w:lang w:val="en-US"/>
            </w:rPr>
          </w:pPr>
          <w:hyperlink w:anchor="_Toc485108722" w:history="1">
            <w:r w:rsidR="00187E8E" w:rsidRPr="007C4605">
              <w:rPr>
                <w:rStyle w:val="Hyperlink"/>
                <w:noProof/>
              </w:rPr>
              <w:t>March 6 / Phamenoth 10: The Finding of the Holy Cross</w:t>
            </w:r>
            <w:r w:rsidR="00187E8E">
              <w:rPr>
                <w:noProof/>
                <w:webHidden/>
              </w:rPr>
              <w:tab/>
            </w:r>
            <w:r w:rsidR="00187E8E">
              <w:rPr>
                <w:noProof/>
                <w:webHidden/>
              </w:rPr>
              <w:fldChar w:fldCharType="begin"/>
            </w:r>
            <w:r w:rsidR="00187E8E">
              <w:rPr>
                <w:noProof/>
                <w:webHidden/>
              </w:rPr>
              <w:instrText xml:space="preserve"> PAGEREF _Toc485108722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1814233" w14:textId="6B3F9795" w:rsidR="00187E8E" w:rsidRDefault="004942E9">
          <w:pPr>
            <w:pStyle w:val="TOC3"/>
            <w:tabs>
              <w:tab w:val="right" w:leader="dot" w:pos="8846"/>
            </w:tabs>
            <w:rPr>
              <w:rFonts w:asciiTheme="minorHAnsi" w:eastAsiaTheme="minorEastAsia" w:hAnsiTheme="minorHAnsi"/>
              <w:noProof/>
              <w:sz w:val="22"/>
              <w:lang w:val="en-US"/>
            </w:rPr>
          </w:pPr>
          <w:hyperlink w:anchor="_Toc485108723" w:history="1">
            <w:r w:rsidR="00187E8E" w:rsidRPr="007C4605">
              <w:rPr>
                <w:rStyle w:val="Hyperlink"/>
                <w:noProof/>
              </w:rPr>
              <w:t>March 8 / Phamenoth 12: Commemoration of Archangel Michael</w:t>
            </w:r>
            <w:r w:rsidR="00187E8E">
              <w:rPr>
                <w:noProof/>
                <w:webHidden/>
              </w:rPr>
              <w:tab/>
            </w:r>
            <w:r w:rsidR="00187E8E">
              <w:rPr>
                <w:noProof/>
                <w:webHidden/>
              </w:rPr>
              <w:fldChar w:fldCharType="begin"/>
            </w:r>
            <w:r w:rsidR="00187E8E">
              <w:rPr>
                <w:noProof/>
                <w:webHidden/>
              </w:rPr>
              <w:instrText xml:space="preserve"> PAGEREF _Toc485108723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16D579B8" w14:textId="3A0FFA74" w:rsidR="00187E8E" w:rsidRDefault="004942E9">
          <w:pPr>
            <w:pStyle w:val="TOC3"/>
            <w:tabs>
              <w:tab w:val="right" w:leader="dot" w:pos="8846"/>
            </w:tabs>
            <w:rPr>
              <w:rFonts w:asciiTheme="minorHAnsi" w:eastAsiaTheme="minorEastAsia" w:hAnsiTheme="minorHAnsi"/>
              <w:noProof/>
              <w:sz w:val="22"/>
              <w:lang w:val="en-US"/>
            </w:rPr>
          </w:pPr>
          <w:hyperlink w:anchor="_Toc485108724" w:history="1">
            <w:r w:rsidR="00187E8E" w:rsidRPr="007C4605">
              <w:rPr>
                <w:rStyle w:val="Hyperlink"/>
                <w:noProof/>
              </w:rPr>
              <w:t>March 9 / Phamenoth 13: Return of St. Macarius the Great and St. Macarius of Alexandria from Exile</w:t>
            </w:r>
            <w:r w:rsidR="00187E8E">
              <w:rPr>
                <w:noProof/>
                <w:webHidden/>
              </w:rPr>
              <w:tab/>
            </w:r>
            <w:r w:rsidR="00187E8E">
              <w:rPr>
                <w:noProof/>
                <w:webHidden/>
              </w:rPr>
              <w:fldChar w:fldCharType="begin"/>
            </w:r>
            <w:r w:rsidR="00187E8E">
              <w:rPr>
                <w:noProof/>
                <w:webHidden/>
              </w:rPr>
              <w:instrText xml:space="preserve"> PAGEREF _Toc485108724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16AB3D7F" w14:textId="20A1BA1A" w:rsidR="00187E8E" w:rsidRDefault="004942E9">
          <w:pPr>
            <w:pStyle w:val="TOC3"/>
            <w:tabs>
              <w:tab w:val="right" w:leader="dot" w:pos="8846"/>
            </w:tabs>
            <w:rPr>
              <w:rFonts w:asciiTheme="minorHAnsi" w:eastAsiaTheme="minorEastAsia" w:hAnsiTheme="minorHAnsi"/>
              <w:noProof/>
              <w:sz w:val="22"/>
              <w:lang w:val="en-US"/>
            </w:rPr>
          </w:pPr>
          <w:hyperlink w:anchor="_Toc485108725" w:history="1">
            <w:r w:rsidR="00187E8E" w:rsidRPr="007C4605">
              <w:rPr>
                <w:rStyle w:val="Hyperlink"/>
                <w:noProof/>
              </w:rPr>
              <w:t>March 15 / Phamenoth 19: Martyrdom of St. Aristobulus the Apostle</w:t>
            </w:r>
            <w:r w:rsidR="00187E8E">
              <w:rPr>
                <w:noProof/>
                <w:webHidden/>
              </w:rPr>
              <w:tab/>
            </w:r>
            <w:r w:rsidR="00187E8E">
              <w:rPr>
                <w:noProof/>
                <w:webHidden/>
              </w:rPr>
              <w:fldChar w:fldCharType="begin"/>
            </w:r>
            <w:r w:rsidR="00187E8E">
              <w:rPr>
                <w:noProof/>
                <w:webHidden/>
              </w:rPr>
              <w:instrText xml:space="preserve"> PAGEREF _Toc485108725 \h </w:instrText>
            </w:r>
            <w:r w:rsidR="00187E8E">
              <w:rPr>
                <w:noProof/>
                <w:webHidden/>
              </w:rPr>
            </w:r>
            <w:r w:rsidR="00187E8E">
              <w:rPr>
                <w:noProof/>
                <w:webHidden/>
              </w:rPr>
              <w:fldChar w:fldCharType="separate"/>
            </w:r>
            <w:r w:rsidR="00187E8E">
              <w:rPr>
                <w:noProof/>
                <w:webHidden/>
              </w:rPr>
              <w:t>1211</w:t>
            </w:r>
            <w:r w:rsidR="00187E8E">
              <w:rPr>
                <w:noProof/>
                <w:webHidden/>
              </w:rPr>
              <w:fldChar w:fldCharType="end"/>
            </w:r>
          </w:hyperlink>
        </w:p>
        <w:p w14:paraId="4262E6B6" w14:textId="3A41A71B" w:rsidR="00187E8E" w:rsidRDefault="004942E9">
          <w:pPr>
            <w:pStyle w:val="TOC3"/>
            <w:tabs>
              <w:tab w:val="right" w:leader="dot" w:pos="8846"/>
            </w:tabs>
            <w:rPr>
              <w:rFonts w:asciiTheme="minorHAnsi" w:eastAsiaTheme="minorEastAsia" w:hAnsiTheme="minorHAnsi"/>
              <w:noProof/>
              <w:sz w:val="22"/>
              <w:lang w:val="en-US"/>
            </w:rPr>
          </w:pPr>
          <w:hyperlink w:anchor="_Toc485108726" w:history="1">
            <w:r w:rsidR="00187E8E" w:rsidRPr="007C4605">
              <w:rPr>
                <w:rStyle w:val="Hyperlink"/>
                <w:noProof/>
              </w:rPr>
              <w:t>March 17 / Phamenoth 21: Commemoration of the Theotokos</w:t>
            </w:r>
            <w:r w:rsidR="00187E8E">
              <w:rPr>
                <w:noProof/>
                <w:webHidden/>
              </w:rPr>
              <w:tab/>
            </w:r>
            <w:r w:rsidR="00187E8E">
              <w:rPr>
                <w:noProof/>
                <w:webHidden/>
              </w:rPr>
              <w:fldChar w:fldCharType="begin"/>
            </w:r>
            <w:r w:rsidR="00187E8E">
              <w:rPr>
                <w:noProof/>
                <w:webHidden/>
              </w:rPr>
              <w:instrText xml:space="preserve"> PAGEREF _Toc485108726 \h </w:instrText>
            </w:r>
            <w:r w:rsidR="00187E8E">
              <w:rPr>
                <w:noProof/>
                <w:webHidden/>
              </w:rPr>
            </w:r>
            <w:r w:rsidR="00187E8E">
              <w:rPr>
                <w:noProof/>
                <w:webHidden/>
              </w:rPr>
              <w:fldChar w:fldCharType="separate"/>
            </w:r>
            <w:r w:rsidR="00187E8E">
              <w:rPr>
                <w:noProof/>
                <w:webHidden/>
              </w:rPr>
              <w:t>1212</w:t>
            </w:r>
            <w:r w:rsidR="00187E8E">
              <w:rPr>
                <w:noProof/>
                <w:webHidden/>
              </w:rPr>
              <w:fldChar w:fldCharType="end"/>
            </w:r>
          </w:hyperlink>
        </w:p>
        <w:p w14:paraId="6739A915" w14:textId="697F09D1" w:rsidR="00187E8E" w:rsidRDefault="004942E9">
          <w:pPr>
            <w:pStyle w:val="TOC3"/>
            <w:tabs>
              <w:tab w:val="right" w:leader="dot" w:pos="8846"/>
            </w:tabs>
            <w:rPr>
              <w:rFonts w:asciiTheme="minorHAnsi" w:eastAsiaTheme="minorEastAsia" w:hAnsiTheme="minorHAnsi"/>
              <w:noProof/>
              <w:sz w:val="22"/>
              <w:lang w:val="en-US"/>
            </w:rPr>
          </w:pPr>
          <w:hyperlink w:anchor="_Toc485108727" w:history="1">
            <w:r w:rsidR="00187E8E" w:rsidRPr="007C4605">
              <w:rPr>
                <w:rStyle w:val="Hyperlink"/>
                <w:noProof/>
              </w:rPr>
              <w:t>March 23 / Phamenoth 27: St. Macarius the Great</w:t>
            </w:r>
            <w:r w:rsidR="00187E8E">
              <w:rPr>
                <w:noProof/>
                <w:webHidden/>
              </w:rPr>
              <w:tab/>
            </w:r>
            <w:r w:rsidR="00187E8E">
              <w:rPr>
                <w:noProof/>
                <w:webHidden/>
              </w:rPr>
              <w:fldChar w:fldCharType="begin"/>
            </w:r>
            <w:r w:rsidR="00187E8E">
              <w:rPr>
                <w:noProof/>
                <w:webHidden/>
              </w:rPr>
              <w:instrText xml:space="preserve"> PAGEREF _Toc485108727 \h </w:instrText>
            </w:r>
            <w:r w:rsidR="00187E8E">
              <w:rPr>
                <w:noProof/>
                <w:webHidden/>
              </w:rPr>
            </w:r>
            <w:r w:rsidR="00187E8E">
              <w:rPr>
                <w:noProof/>
                <w:webHidden/>
              </w:rPr>
              <w:fldChar w:fldCharType="separate"/>
            </w:r>
            <w:r w:rsidR="00187E8E">
              <w:rPr>
                <w:noProof/>
                <w:webHidden/>
              </w:rPr>
              <w:t>1212</w:t>
            </w:r>
            <w:r w:rsidR="00187E8E">
              <w:rPr>
                <w:noProof/>
                <w:webHidden/>
              </w:rPr>
              <w:fldChar w:fldCharType="end"/>
            </w:r>
          </w:hyperlink>
        </w:p>
        <w:p w14:paraId="2A188A15" w14:textId="4857D242" w:rsidR="00187E8E" w:rsidRDefault="004942E9">
          <w:pPr>
            <w:pStyle w:val="TOC3"/>
            <w:tabs>
              <w:tab w:val="right" w:leader="dot" w:pos="8846"/>
            </w:tabs>
            <w:rPr>
              <w:rFonts w:asciiTheme="minorHAnsi" w:eastAsiaTheme="minorEastAsia" w:hAnsiTheme="minorHAnsi"/>
              <w:noProof/>
              <w:sz w:val="22"/>
              <w:lang w:val="en-US"/>
            </w:rPr>
          </w:pPr>
          <w:hyperlink w:anchor="_Toc485108728" w:history="1">
            <w:r w:rsidR="00187E8E" w:rsidRPr="007C4605">
              <w:rPr>
                <w:rStyle w:val="Hyperlink"/>
                <w:noProof/>
              </w:rPr>
              <w:t>March 25 / Phamenoth 29: Annunciation</w:t>
            </w:r>
            <w:r w:rsidR="00187E8E">
              <w:rPr>
                <w:noProof/>
                <w:webHidden/>
              </w:rPr>
              <w:tab/>
            </w:r>
            <w:r w:rsidR="00187E8E">
              <w:rPr>
                <w:noProof/>
                <w:webHidden/>
              </w:rPr>
              <w:fldChar w:fldCharType="begin"/>
            </w:r>
            <w:r w:rsidR="00187E8E">
              <w:rPr>
                <w:noProof/>
                <w:webHidden/>
              </w:rPr>
              <w:instrText xml:space="preserve"> PAGEREF _Toc485108728 \h </w:instrText>
            </w:r>
            <w:r w:rsidR="00187E8E">
              <w:rPr>
                <w:noProof/>
                <w:webHidden/>
              </w:rPr>
            </w:r>
            <w:r w:rsidR="00187E8E">
              <w:rPr>
                <w:noProof/>
                <w:webHidden/>
              </w:rPr>
              <w:fldChar w:fldCharType="separate"/>
            </w:r>
            <w:r w:rsidR="00187E8E">
              <w:rPr>
                <w:noProof/>
                <w:webHidden/>
              </w:rPr>
              <w:t>1216</w:t>
            </w:r>
            <w:r w:rsidR="00187E8E">
              <w:rPr>
                <w:noProof/>
                <w:webHidden/>
              </w:rPr>
              <w:fldChar w:fldCharType="end"/>
            </w:r>
          </w:hyperlink>
        </w:p>
        <w:p w14:paraId="0A762059" w14:textId="4D293529" w:rsidR="00187E8E" w:rsidRDefault="004942E9">
          <w:pPr>
            <w:pStyle w:val="TOC3"/>
            <w:tabs>
              <w:tab w:val="right" w:leader="dot" w:pos="8846"/>
            </w:tabs>
            <w:rPr>
              <w:rFonts w:asciiTheme="minorHAnsi" w:eastAsiaTheme="minorEastAsia" w:hAnsiTheme="minorHAnsi"/>
              <w:noProof/>
              <w:sz w:val="22"/>
              <w:lang w:val="en-US"/>
            </w:rPr>
          </w:pPr>
          <w:hyperlink w:anchor="_Toc485108729" w:history="1">
            <w:r w:rsidR="00187E8E" w:rsidRPr="007C4605">
              <w:rPr>
                <w:rStyle w:val="Hyperlink"/>
                <w:noProof/>
              </w:rPr>
              <w:t>March 26 / Phamenoth 30: Archangel Gabriel</w:t>
            </w:r>
            <w:r w:rsidR="00187E8E">
              <w:rPr>
                <w:noProof/>
                <w:webHidden/>
              </w:rPr>
              <w:tab/>
            </w:r>
            <w:r w:rsidR="00187E8E">
              <w:rPr>
                <w:noProof/>
                <w:webHidden/>
              </w:rPr>
              <w:fldChar w:fldCharType="begin"/>
            </w:r>
            <w:r w:rsidR="00187E8E">
              <w:rPr>
                <w:noProof/>
                <w:webHidden/>
              </w:rPr>
              <w:instrText xml:space="preserve"> PAGEREF _Toc485108729 \h </w:instrText>
            </w:r>
            <w:r w:rsidR="00187E8E">
              <w:rPr>
                <w:noProof/>
                <w:webHidden/>
              </w:rPr>
            </w:r>
            <w:r w:rsidR="00187E8E">
              <w:rPr>
                <w:noProof/>
                <w:webHidden/>
              </w:rPr>
              <w:fldChar w:fldCharType="separate"/>
            </w:r>
            <w:r w:rsidR="00187E8E">
              <w:rPr>
                <w:noProof/>
                <w:webHidden/>
              </w:rPr>
              <w:t>1228</w:t>
            </w:r>
            <w:r w:rsidR="00187E8E">
              <w:rPr>
                <w:noProof/>
                <w:webHidden/>
              </w:rPr>
              <w:fldChar w:fldCharType="end"/>
            </w:r>
          </w:hyperlink>
        </w:p>
        <w:p w14:paraId="70C3AC34" w14:textId="62251BD5" w:rsidR="00187E8E" w:rsidRDefault="004942E9">
          <w:pPr>
            <w:pStyle w:val="TOC3"/>
            <w:tabs>
              <w:tab w:val="right" w:leader="dot" w:pos="8846"/>
            </w:tabs>
            <w:rPr>
              <w:rFonts w:asciiTheme="minorHAnsi" w:eastAsiaTheme="minorEastAsia" w:hAnsiTheme="minorHAnsi"/>
              <w:noProof/>
              <w:sz w:val="22"/>
              <w:lang w:val="en-US"/>
            </w:rPr>
          </w:pPr>
          <w:hyperlink w:anchor="_Toc485108730" w:history="1">
            <w:r w:rsidR="00187E8E" w:rsidRPr="007C4605">
              <w:rPr>
                <w:rStyle w:val="Hyperlink"/>
                <w:noProof/>
              </w:rPr>
              <w:t>March 28 / Pharamuthi 2: Martyrdom of St. James the son of Zebedee, the Apostles</w:t>
            </w:r>
            <w:r w:rsidR="00187E8E">
              <w:rPr>
                <w:noProof/>
                <w:webHidden/>
              </w:rPr>
              <w:tab/>
            </w:r>
            <w:r w:rsidR="00187E8E">
              <w:rPr>
                <w:noProof/>
                <w:webHidden/>
              </w:rPr>
              <w:fldChar w:fldCharType="begin"/>
            </w:r>
            <w:r w:rsidR="00187E8E">
              <w:rPr>
                <w:noProof/>
                <w:webHidden/>
              </w:rPr>
              <w:instrText xml:space="preserve"> PAGEREF _Toc485108730 \h </w:instrText>
            </w:r>
            <w:r w:rsidR="00187E8E">
              <w:rPr>
                <w:noProof/>
                <w:webHidden/>
              </w:rPr>
            </w:r>
            <w:r w:rsidR="00187E8E">
              <w:rPr>
                <w:noProof/>
                <w:webHidden/>
              </w:rPr>
              <w:fldChar w:fldCharType="separate"/>
            </w:r>
            <w:r w:rsidR="00187E8E">
              <w:rPr>
                <w:noProof/>
                <w:webHidden/>
              </w:rPr>
              <w:t>1228</w:t>
            </w:r>
            <w:r w:rsidR="00187E8E">
              <w:rPr>
                <w:noProof/>
                <w:webHidden/>
              </w:rPr>
              <w:fldChar w:fldCharType="end"/>
            </w:r>
          </w:hyperlink>
        </w:p>
        <w:p w14:paraId="3B5219DF" w14:textId="4645D14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44" w:name="_Toc485108720"/>
      <w:r>
        <w:lastRenderedPageBreak/>
        <w:t>March 2: Departure of St. Chad of Mercia</w:t>
      </w:r>
      <w:r w:rsidR="00377E51">
        <w:rPr>
          <w:rStyle w:val="FootnoteReference"/>
        </w:rPr>
        <w:footnoteReference w:id="1035"/>
      </w:r>
      <w:bookmarkEnd w:id="1644"/>
    </w:p>
    <w:p w14:paraId="668738F1" w14:textId="77777777" w:rsidR="006A140A" w:rsidRDefault="006A140A" w:rsidP="006A140A">
      <w:pPr>
        <w:pStyle w:val="Heading4"/>
      </w:pPr>
      <w:bookmarkStart w:id="1645" w:name="_Ref434492702"/>
      <w:r>
        <w:t>The Doxology</w:t>
      </w:r>
      <w:r w:rsidR="00B82753">
        <w:t xml:space="preserve"> for St. Chad of Mercia</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46" w:name="_Toc485108721"/>
      <w:r>
        <w:t>March 4 / Phamenoth 8: Martyrdom of St. Matthias the Apostle</w:t>
      </w:r>
      <w:bookmarkEnd w:id="1646"/>
    </w:p>
    <w:p w14:paraId="5CD8BDEB" w14:textId="04478767"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1FACE98" w14:textId="77777777" w:rsidR="00495F1A" w:rsidRDefault="00C30529" w:rsidP="00495F1A">
      <w:pPr>
        <w:pStyle w:val="Heading3"/>
      </w:pPr>
      <w:bookmarkStart w:id="1647" w:name="_Toc485108722"/>
      <w:r>
        <w:t xml:space="preserve">March 6 / Phamenoth 10: </w:t>
      </w:r>
      <w:r w:rsidR="00495F1A">
        <w:t>The Finding of the Holy Cross</w:t>
      </w:r>
      <w:bookmarkEnd w:id="1643"/>
      <w:bookmarkEnd w:id="1642"/>
      <w:bookmarkEnd w:id="1641"/>
      <w:bookmarkEnd w:id="1647"/>
    </w:p>
    <w:p w14:paraId="0DD4581E" w14:textId="27E67DBF"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187E8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187E8E">
        <w:rPr>
          <w:noProof/>
        </w:rPr>
        <w:t>975</w:t>
      </w:r>
      <w:r w:rsidR="002409EF">
        <w:fldChar w:fldCharType="end"/>
      </w:r>
      <w:r>
        <w:t>.</w:t>
      </w:r>
    </w:p>
    <w:p w14:paraId="26452189" w14:textId="77777777" w:rsidR="00DD5136" w:rsidRDefault="00DD5136" w:rsidP="00DD5136">
      <w:pPr>
        <w:pStyle w:val="Heading3"/>
      </w:pPr>
      <w:bookmarkStart w:id="1648" w:name="_Toc485108723"/>
      <w:r>
        <w:t>March 8 / Phamenoth</w:t>
      </w:r>
      <w:r w:rsidR="005329C1">
        <w:t xml:space="preserve"> 12</w:t>
      </w:r>
      <w:r>
        <w:t>: Commemoration of Archangel Michael</w:t>
      </w:r>
      <w:bookmarkEnd w:id="1648"/>
    </w:p>
    <w:p w14:paraId="1F61648E" w14:textId="3EDE56D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F095B73" w14:textId="77777777" w:rsidR="00494FE4" w:rsidRDefault="00494FE4" w:rsidP="00494FE4">
      <w:pPr>
        <w:pStyle w:val="Heading3"/>
      </w:pPr>
      <w:bookmarkStart w:id="1649" w:name="_Toc485108724"/>
      <w:r>
        <w:t>March 9 / Phamenoth 13: Return of St. Macarius the Great and St. Macarius of Alexandria from Exile</w:t>
      </w:r>
      <w:bookmarkEnd w:id="1649"/>
    </w:p>
    <w:p w14:paraId="450613FB" w14:textId="31C1ED03"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B01D40">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B01D40">
        <w:rPr>
          <w:noProof/>
        </w:rPr>
        <w:t>962</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187E8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01D40">
        <w:rPr>
          <w:noProof/>
        </w:rPr>
        <w:t>985</w:t>
      </w:r>
      <w:r w:rsidR="002409EF">
        <w:fldChar w:fldCharType="end"/>
      </w:r>
      <w:r>
        <w:t>.</w:t>
      </w:r>
    </w:p>
    <w:p w14:paraId="15396FC9" w14:textId="77777777" w:rsidR="007F571C" w:rsidRDefault="007F571C" w:rsidP="007F571C">
      <w:pPr>
        <w:pStyle w:val="Heading3"/>
      </w:pPr>
      <w:bookmarkStart w:id="1650" w:name="_Toc485108725"/>
      <w:r>
        <w:t>March 15 / Phamenoth 19: Martyrdom of St. Aristobulus the Apostle</w:t>
      </w:r>
      <w:bookmarkEnd w:id="1650"/>
    </w:p>
    <w:p w14:paraId="57821F33" w14:textId="2143567D" w:rsidR="00191A26" w:rsidRDefault="00191A26" w:rsidP="00191A26">
      <w:pPr>
        <w:pStyle w:val="Rubric"/>
      </w:pPr>
      <w:bookmarkStart w:id="1651" w:name="_Toc410196213"/>
      <w:bookmarkStart w:id="1652" w:name="_Toc410196455"/>
      <w:bookmarkStart w:id="1653" w:name="_Toc410196957"/>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35F3D5AC" w14:textId="77777777" w:rsidR="005329C1" w:rsidRDefault="005329C1" w:rsidP="005329C1">
      <w:pPr>
        <w:pStyle w:val="Heading3"/>
      </w:pPr>
      <w:bookmarkStart w:id="1654" w:name="_Toc485108726"/>
      <w:r>
        <w:lastRenderedPageBreak/>
        <w:t>March 17 / Phamenoth 21: Commemoration of the Theotokos</w:t>
      </w:r>
      <w:bookmarkEnd w:id="1654"/>
    </w:p>
    <w:p w14:paraId="613D176A" w14:textId="166FE98E" w:rsidR="00DD1748" w:rsidRDefault="00DD1748" w:rsidP="00DD1748">
      <w:pPr>
        <w:pStyle w:val="Rubric"/>
      </w:pPr>
      <w:bookmarkStart w:id="1655" w:name="_Ref434563557"/>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1230</w:t>
      </w:r>
      <w:r>
        <w:fldChar w:fldCharType="end"/>
      </w:r>
      <w:r>
        <w:t>.</w:t>
      </w:r>
    </w:p>
    <w:p w14:paraId="7FA5DE0B" w14:textId="77777777" w:rsidR="00C30529" w:rsidRDefault="00C30529" w:rsidP="00C30529">
      <w:pPr>
        <w:pStyle w:val="Heading3"/>
      </w:pPr>
      <w:bookmarkStart w:id="1656" w:name="_Toc485108727"/>
      <w:bookmarkStart w:id="1657" w:name="_Ref485109371"/>
      <w:bookmarkStart w:id="1658" w:name="_Ref485109379"/>
      <w:bookmarkStart w:id="1659" w:name="_Ref485191508"/>
      <w:bookmarkStart w:id="1660" w:name="_Ref485191516"/>
      <w:r>
        <w:t>March 23 / Phamenoth 27: St. Macarius the Great</w:t>
      </w:r>
      <w:bookmarkEnd w:id="1655"/>
      <w:bookmarkEnd w:id="1656"/>
      <w:bookmarkEnd w:id="1657"/>
      <w:bookmarkEnd w:id="1658"/>
      <w:bookmarkEnd w:id="1659"/>
      <w:bookmarkEnd w:id="1660"/>
    </w:p>
    <w:p w14:paraId="19445963" w14:textId="77777777" w:rsidR="003E7329" w:rsidRDefault="003E7329" w:rsidP="003E7329">
      <w:pPr>
        <w:pStyle w:val="Heading4"/>
      </w:pPr>
      <w:bookmarkStart w:id="1661" w:name="_Ref434490507"/>
      <w:r>
        <w:t>The Doxology of St. Macarius the Great</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3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3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68" w:name="_Ref434490525"/>
      <w:r>
        <w:t>Another Doxology of St. Macarius the Great</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69" w:name="_Ref434490542"/>
      <w:r>
        <w:t>Another</w:t>
      </w:r>
      <w:r w:rsidR="00C30529">
        <w:t xml:space="preserve"> Doxology</w:t>
      </w:r>
      <w:r>
        <w:t xml:space="preserve"> of St. Macarius the Great</w:t>
      </w:r>
      <w:r>
        <w:rPr>
          <w:rStyle w:val="FootnoteReference"/>
        </w:rPr>
        <w:footnoteReference w:id="1038"/>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70" w:name="_Toc485108728"/>
      <w:r>
        <w:lastRenderedPageBreak/>
        <w:t xml:space="preserve">March 25 / Phamenoth 29: </w:t>
      </w:r>
      <w:r w:rsidR="00495F1A">
        <w:t>Annunciation</w:t>
      </w:r>
      <w:bookmarkEnd w:id="1651"/>
      <w:bookmarkEnd w:id="1652"/>
      <w:bookmarkEnd w:id="1653"/>
      <w:bookmarkEnd w:id="1670"/>
    </w:p>
    <w:p w14:paraId="2B8989CB" w14:textId="77777777" w:rsidR="004246C3" w:rsidRDefault="004246C3" w:rsidP="004246C3">
      <w:pPr>
        <w:pStyle w:val="Heading4"/>
      </w:pPr>
      <w:bookmarkStart w:id="16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672" w:name="_Ref459399117"/>
      <w:r>
        <w:t>The Doxology</w:t>
      </w:r>
      <w:r w:rsidR="00E21EA3">
        <w:t xml:space="preserve"> for the Annunciation</w:t>
      </w:r>
      <w:bookmarkEnd w:id="1671"/>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673" w:name="_Ref434475566"/>
      <w:bookmarkStart w:id="1674" w:name="_Toc410196214"/>
      <w:bookmarkStart w:id="1675" w:name="_Toc410196456"/>
      <w:bookmarkStart w:id="1676" w:name="_Toc410196958"/>
      <w:r>
        <w:lastRenderedPageBreak/>
        <w:t>The Psali Adam</w:t>
      </w:r>
      <w:r w:rsidR="006C1B94">
        <w:t xml:space="preserve"> for Annunciation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677"/>
            <w:r>
              <w:t>Head</w:t>
            </w:r>
            <w:commentRangeEnd w:id="1677"/>
            <w:r>
              <w:rPr>
                <w:rStyle w:val="CommentReference"/>
              </w:rPr>
              <w:commentReference w:id="16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678" w:name="_Ref434475591"/>
      <w:r>
        <w:lastRenderedPageBreak/>
        <w:t>The Psali Batos</w:t>
      </w:r>
      <w:r w:rsidR="006C1B94">
        <w:t xml:space="preserve"> for Annunciation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679"/>
            <w:r>
              <w:t>ruler</w:t>
            </w:r>
            <w:commentRangeEnd w:id="1679"/>
            <w:r>
              <w:rPr>
                <w:rStyle w:val="CommentReference"/>
              </w:rPr>
              <w:commentReference w:id="16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3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lastRenderedPageBreak/>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680"/>
            <w:r>
              <w:t xml:space="preserve">peoples </w:t>
            </w:r>
            <w:commentRangeEnd w:id="1680"/>
            <w:r>
              <w:rPr>
                <w:rStyle w:val="CommentReference"/>
              </w:rPr>
              <w:commentReference w:id="16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681"/>
            <w:r>
              <w:t>burned</w:t>
            </w:r>
            <w:commentRangeEnd w:id="1681"/>
            <w:r>
              <w:rPr>
                <w:rStyle w:val="CommentReference"/>
              </w:rPr>
              <w:commentReference w:id="16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lastRenderedPageBreak/>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682"/>
            <w:r>
              <w:t>Servant</w:t>
            </w:r>
            <w:commentRangeEnd w:id="1682"/>
            <w:r>
              <w:rPr>
                <w:rStyle w:val="CommentReference"/>
              </w:rPr>
              <w:commentReference w:id="16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683"/>
            <w:r>
              <w:t xml:space="preserve">Ⲫⲱⲕ </w:t>
            </w:r>
            <w:commentRangeEnd w:id="1683"/>
            <w:r>
              <w:rPr>
                <w:rStyle w:val="CommentReference"/>
                <w:rFonts w:ascii="Times New Roman" w:hAnsi="Times New Roman"/>
              </w:rPr>
              <w:commentReference w:id="16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684" w:name="_Ref434562998"/>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685" w:name="_Ref485107608"/>
      <w:bookmarkStart w:id="1686" w:name="_Toc485108729"/>
      <w:r>
        <w:t xml:space="preserve">March 26 / Phamenoth 30: </w:t>
      </w:r>
      <w:r w:rsidR="00D31016">
        <w:t>Arch</w:t>
      </w:r>
      <w:r>
        <w:t>angel Gabriel</w:t>
      </w:r>
      <w:bookmarkEnd w:id="1684"/>
      <w:bookmarkEnd w:id="1685"/>
      <w:bookmarkEnd w:id="1686"/>
    </w:p>
    <w:p w14:paraId="79F33061" w14:textId="4192AFCA"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187E8E">
        <w:rPr>
          <w:noProof/>
        </w:rPr>
        <w:t>1059</w:t>
      </w:r>
      <w:r w:rsidR="002409EF">
        <w:fldChar w:fldCharType="end"/>
      </w:r>
      <w:r>
        <w:t xml:space="preserve">, </w:t>
      </w:r>
      <w:r w:rsidR="002409EF">
        <w:fldChar w:fldCharType="begin"/>
      </w:r>
      <w:r w:rsidR="002409EF">
        <w:instrText xml:space="preserve"> REF _Ref434487984 \h </w:instrText>
      </w:r>
      <w:r w:rsidR="002409EF">
        <w:fldChar w:fldCharType="separate"/>
      </w:r>
      <w:r w:rsidR="00187E8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187E8E">
        <w:rPr>
          <w:noProof/>
        </w:rPr>
        <w:t>1022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187E8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187E8E">
        <w:rPr>
          <w:noProof/>
        </w:rPr>
        <w:t>1230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687" w:name="_Toc485108730"/>
      <w:r>
        <w:t xml:space="preserve">March 28 / Pharamuthi 2: Martyrdom of St. James </w:t>
      </w:r>
      <w:r w:rsidR="008762FF">
        <w:t xml:space="preserve">the son of </w:t>
      </w:r>
      <w:r w:rsidR="002E495E">
        <w:t>Zebedee</w:t>
      </w:r>
      <w:r>
        <w:t>, the Apostles</w:t>
      </w:r>
      <w:bookmarkEnd w:id="1687"/>
    </w:p>
    <w:p w14:paraId="2200D664" w14:textId="7DD07981"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688" w:name="_Toc485108590"/>
      <w:bookmarkStart w:id="1689" w:name="April"/>
      <w:bookmarkEnd w:id="1640"/>
      <w:r>
        <w:lastRenderedPageBreak/>
        <w:t>April</w:t>
      </w:r>
      <w:bookmarkEnd w:id="1674"/>
      <w:bookmarkEnd w:id="1675"/>
      <w:bookmarkEnd w:id="16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688"/>
    </w:p>
    <w:sdt>
      <w:sdtPr>
        <w:id w:val="637921212"/>
        <w:docPartObj>
          <w:docPartGallery w:val="Table of Contents"/>
          <w:docPartUnique/>
        </w:docPartObj>
      </w:sdtPr>
      <w:sdtEndPr>
        <w:rPr>
          <w:b/>
          <w:bCs/>
          <w:noProof/>
        </w:rPr>
      </w:sdtEndPr>
      <w:sdtContent>
        <w:p w14:paraId="098B293A" w14:textId="6195FABA"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108731" w:history="1">
            <w:r w:rsidR="00187E8E" w:rsidRPr="007A3743">
              <w:rPr>
                <w:rStyle w:val="Hyperlink"/>
                <w:noProof/>
              </w:rPr>
              <w:t>April 1 / Pharamuthi 6: Saint Mary of Egypt</w:t>
            </w:r>
            <w:r w:rsidR="00187E8E">
              <w:rPr>
                <w:noProof/>
                <w:webHidden/>
              </w:rPr>
              <w:tab/>
            </w:r>
            <w:r w:rsidR="00187E8E">
              <w:rPr>
                <w:noProof/>
                <w:webHidden/>
              </w:rPr>
              <w:fldChar w:fldCharType="begin"/>
            </w:r>
            <w:r w:rsidR="00187E8E">
              <w:rPr>
                <w:noProof/>
                <w:webHidden/>
              </w:rPr>
              <w:instrText xml:space="preserve"> PAGEREF _Toc485108731 \h </w:instrText>
            </w:r>
            <w:r w:rsidR="00187E8E">
              <w:rPr>
                <w:noProof/>
                <w:webHidden/>
              </w:rPr>
            </w:r>
            <w:r w:rsidR="00187E8E">
              <w:rPr>
                <w:noProof/>
                <w:webHidden/>
              </w:rPr>
              <w:fldChar w:fldCharType="separate"/>
            </w:r>
            <w:r w:rsidR="00187E8E">
              <w:rPr>
                <w:noProof/>
                <w:webHidden/>
              </w:rPr>
              <w:t>1230</w:t>
            </w:r>
            <w:r w:rsidR="00187E8E">
              <w:rPr>
                <w:noProof/>
                <w:webHidden/>
              </w:rPr>
              <w:fldChar w:fldCharType="end"/>
            </w:r>
          </w:hyperlink>
        </w:p>
        <w:p w14:paraId="3AB954A3" w14:textId="31292D91" w:rsidR="00187E8E" w:rsidRDefault="004942E9">
          <w:pPr>
            <w:pStyle w:val="TOC3"/>
            <w:tabs>
              <w:tab w:val="right" w:leader="dot" w:pos="8846"/>
            </w:tabs>
            <w:rPr>
              <w:rFonts w:asciiTheme="minorHAnsi" w:eastAsiaTheme="minorEastAsia" w:hAnsiTheme="minorHAnsi"/>
              <w:noProof/>
              <w:sz w:val="22"/>
              <w:lang w:val="en-US"/>
            </w:rPr>
          </w:pPr>
          <w:hyperlink w:anchor="_Toc485108732" w:history="1">
            <w:r w:rsidR="00187E8E" w:rsidRPr="007A3743">
              <w:rPr>
                <w:rStyle w:val="Hyperlink"/>
                <w:noProof/>
              </w:rPr>
              <w:t>April 7 / Pharamuthi 12: Commemoration of Archangel Michael</w:t>
            </w:r>
            <w:r w:rsidR="00187E8E">
              <w:rPr>
                <w:noProof/>
                <w:webHidden/>
              </w:rPr>
              <w:tab/>
            </w:r>
            <w:r w:rsidR="00187E8E">
              <w:rPr>
                <w:noProof/>
                <w:webHidden/>
              </w:rPr>
              <w:fldChar w:fldCharType="begin"/>
            </w:r>
            <w:r w:rsidR="00187E8E">
              <w:rPr>
                <w:noProof/>
                <w:webHidden/>
              </w:rPr>
              <w:instrText xml:space="preserve"> PAGEREF _Toc485108732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72F0BE63" w14:textId="7C90939B" w:rsidR="00187E8E" w:rsidRDefault="004942E9">
          <w:pPr>
            <w:pStyle w:val="TOC3"/>
            <w:tabs>
              <w:tab w:val="right" w:leader="dot" w:pos="8846"/>
            </w:tabs>
            <w:rPr>
              <w:rFonts w:asciiTheme="minorHAnsi" w:eastAsiaTheme="minorEastAsia" w:hAnsiTheme="minorHAnsi"/>
              <w:noProof/>
              <w:sz w:val="22"/>
              <w:lang w:val="en-US"/>
            </w:rPr>
          </w:pPr>
          <w:hyperlink w:anchor="_Toc485108733" w:history="1">
            <w:r w:rsidR="00187E8E" w:rsidRPr="007A3743">
              <w:rPr>
                <w:rStyle w:val="Hyperlink"/>
                <w:noProof/>
              </w:rPr>
              <w:t>April 10 / Pharamuthi 15: Consecrating of the Church of St. Agabus the Apostle</w:t>
            </w:r>
            <w:r w:rsidR="00187E8E">
              <w:rPr>
                <w:noProof/>
                <w:webHidden/>
              </w:rPr>
              <w:tab/>
            </w:r>
            <w:r w:rsidR="00187E8E">
              <w:rPr>
                <w:noProof/>
                <w:webHidden/>
              </w:rPr>
              <w:fldChar w:fldCharType="begin"/>
            </w:r>
            <w:r w:rsidR="00187E8E">
              <w:rPr>
                <w:noProof/>
                <w:webHidden/>
              </w:rPr>
              <w:instrText xml:space="preserve"> PAGEREF _Toc485108733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18C4DF9E" w14:textId="238912DE" w:rsidR="00187E8E" w:rsidRDefault="004942E9">
          <w:pPr>
            <w:pStyle w:val="TOC3"/>
            <w:tabs>
              <w:tab w:val="right" w:leader="dot" w:pos="8846"/>
            </w:tabs>
            <w:rPr>
              <w:rFonts w:asciiTheme="minorHAnsi" w:eastAsiaTheme="minorEastAsia" w:hAnsiTheme="minorHAnsi"/>
              <w:noProof/>
              <w:sz w:val="22"/>
              <w:lang w:val="en-US"/>
            </w:rPr>
          </w:pPr>
          <w:hyperlink w:anchor="_Toc485108734" w:history="1">
            <w:r w:rsidR="00187E8E" w:rsidRPr="007A3743">
              <w:rPr>
                <w:rStyle w:val="Hyperlink"/>
                <w:noProof/>
              </w:rPr>
              <w:t>April 12 / Pharamuthi 17: Martyrdom of St. James the brother of the Lord the bishop of Jerusalem</w:t>
            </w:r>
            <w:r w:rsidR="00187E8E">
              <w:rPr>
                <w:noProof/>
                <w:webHidden/>
              </w:rPr>
              <w:tab/>
            </w:r>
            <w:r w:rsidR="00187E8E">
              <w:rPr>
                <w:noProof/>
                <w:webHidden/>
              </w:rPr>
              <w:fldChar w:fldCharType="begin"/>
            </w:r>
            <w:r w:rsidR="00187E8E">
              <w:rPr>
                <w:noProof/>
                <w:webHidden/>
              </w:rPr>
              <w:instrText xml:space="preserve"> PAGEREF _Toc485108734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53C3696B" w14:textId="36E5996B" w:rsidR="00187E8E" w:rsidRDefault="004942E9">
          <w:pPr>
            <w:pStyle w:val="TOC3"/>
            <w:tabs>
              <w:tab w:val="right" w:leader="dot" w:pos="8846"/>
            </w:tabs>
            <w:rPr>
              <w:rFonts w:asciiTheme="minorHAnsi" w:eastAsiaTheme="minorEastAsia" w:hAnsiTheme="minorHAnsi"/>
              <w:noProof/>
              <w:sz w:val="22"/>
              <w:lang w:val="en-US"/>
            </w:rPr>
          </w:pPr>
          <w:hyperlink w:anchor="_Toc485108735" w:history="1">
            <w:r w:rsidR="00187E8E" w:rsidRPr="007A3743">
              <w:rPr>
                <w:rStyle w:val="Hyperlink"/>
                <w:noProof/>
              </w:rPr>
              <w:t>April 16 / Pharamuthi 21: Commemoration of the Theotokos</w:t>
            </w:r>
            <w:r w:rsidR="00187E8E">
              <w:rPr>
                <w:noProof/>
                <w:webHidden/>
              </w:rPr>
              <w:tab/>
            </w:r>
            <w:r w:rsidR="00187E8E">
              <w:rPr>
                <w:noProof/>
                <w:webHidden/>
              </w:rPr>
              <w:fldChar w:fldCharType="begin"/>
            </w:r>
            <w:r w:rsidR="00187E8E">
              <w:rPr>
                <w:noProof/>
                <w:webHidden/>
              </w:rPr>
              <w:instrText xml:space="preserve"> PAGEREF _Toc485108735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0AB0107B" w14:textId="51C42BA3" w:rsidR="00187E8E" w:rsidRDefault="004942E9">
          <w:pPr>
            <w:pStyle w:val="TOC3"/>
            <w:tabs>
              <w:tab w:val="right" w:leader="dot" w:pos="8846"/>
            </w:tabs>
            <w:rPr>
              <w:rFonts w:asciiTheme="minorHAnsi" w:eastAsiaTheme="minorEastAsia" w:hAnsiTheme="minorHAnsi"/>
              <w:noProof/>
              <w:sz w:val="22"/>
              <w:lang w:val="en-US"/>
            </w:rPr>
          </w:pPr>
          <w:hyperlink w:anchor="_Toc485108736" w:history="1">
            <w:r w:rsidR="00187E8E" w:rsidRPr="007A3743">
              <w:rPr>
                <w:rStyle w:val="Hyperlink"/>
                <w:noProof/>
              </w:rPr>
              <w:t>April 18 / Pharamuthi 23: Martyrdom of St. George the Prince of the Martyrs</w:t>
            </w:r>
            <w:r w:rsidR="00187E8E">
              <w:rPr>
                <w:noProof/>
                <w:webHidden/>
              </w:rPr>
              <w:tab/>
            </w:r>
            <w:r w:rsidR="00187E8E">
              <w:rPr>
                <w:noProof/>
                <w:webHidden/>
              </w:rPr>
              <w:fldChar w:fldCharType="begin"/>
            </w:r>
            <w:r w:rsidR="00187E8E">
              <w:rPr>
                <w:noProof/>
                <w:webHidden/>
              </w:rPr>
              <w:instrText xml:space="preserve"> PAGEREF _Toc485108736 \h </w:instrText>
            </w:r>
            <w:r w:rsidR="00187E8E">
              <w:rPr>
                <w:noProof/>
                <w:webHidden/>
              </w:rPr>
            </w:r>
            <w:r w:rsidR="00187E8E">
              <w:rPr>
                <w:noProof/>
                <w:webHidden/>
              </w:rPr>
              <w:fldChar w:fldCharType="separate"/>
            </w:r>
            <w:r w:rsidR="00187E8E">
              <w:rPr>
                <w:noProof/>
                <w:webHidden/>
              </w:rPr>
              <w:t>1231</w:t>
            </w:r>
            <w:r w:rsidR="00187E8E">
              <w:rPr>
                <w:noProof/>
                <w:webHidden/>
              </w:rPr>
              <w:fldChar w:fldCharType="end"/>
            </w:r>
          </w:hyperlink>
        </w:p>
        <w:p w14:paraId="1F74F3A9" w14:textId="09606E84" w:rsidR="00187E8E" w:rsidRDefault="004942E9">
          <w:pPr>
            <w:pStyle w:val="TOC3"/>
            <w:tabs>
              <w:tab w:val="right" w:leader="dot" w:pos="8846"/>
            </w:tabs>
            <w:rPr>
              <w:rFonts w:asciiTheme="minorHAnsi" w:eastAsiaTheme="minorEastAsia" w:hAnsiTheme="minorHAnsi"/>
              <w:noProof/>
              <w:sz w:val="22"/>
              <w:lang w:val="en-US"/>
            </w:rPr>
          </w:pPr>
          <w:hyperlink w:anchor="_Toc485108737" w:history="1">
            <w:r w:rsidR="00187E8E" w:rsidRPr="007A3743">
              <w:rPr>
                <w:rStyle w:val="Hyperlink"/>
                <w:noProof/>
              </w:rPr>
              <w:t>April 24 / Pharamuthi 29: Commemoration of the Annunciation, Nativity, and Resurrection on the 29</w:t>
            </w:r>
            <w:r w:rsidR="00187E8E" w:rsidRPr="007A3743">
              <w:rPr>
                <w:rStyle w:val="Hyperlink"/>
                <w:noProof/>
                <w:vertAlign w:val="superscript"/>
              </w:rPr>
              <w:t>th</w:t>
            </w:r>
            <w:r w:rsidR="00187E8E" w:rsidRPr="007A3743">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_Toc485108737 \h </w:instrText>
            </w:r>
            <w:r w:rsidR="00187E8E">
              <w:rPr>
                <w:noProof/>
                <w:webHidden/>
              </w:rPr>
            </w:r>
            <w:r w:rsidR="00187E8E">
              <w:rPr>
                <w:noProof/>
                <w:webHidden/>
              </w:rPr>
              <w:fldChar w:fldCharType="separate"/>
            </w:r>
            <w:r w:rsidR="00187E8E">
              <w:rPr>
                <w:noProof/>
                <w:webHidden/>
              </w:rPr>
              <w:t>1232</w:t>
            </w:r>
            <w:r w:rsidR="00187E8E">
              <w:rPr>
                <w:noProof/>
                <w:webHidden/>
              </w:rPr>
              <w:fldChar w:fldCharType="end"/>
            </w:r>
          </w:hyperlink>
        </w:p>
        <w:p w14:paraId="64B45DFA" w14:textId="2752B9AA" w:rsidR="00187E8E" w:rsidRDefault="004942E9">
          <w:pPr>
            <w:pStyle w:val="TOC3"/>
            <w:tabs>
              <w:tab w:val="right" w:leader="dot" w:pos="8846"/>
            </w:tabs>
            <w:rPr>
              <w:rFonts w:asciiTheme="minorHAnsi" w:eastAsiaTheme="minorEastAsia" w:hAnsiTheme="minorHAnsi"/>
              <w:noProof/>
              <w:sz w:val="22"/>
              <w:lang w:val="en-US"/>
            </w:rPr>
          </w:pPr>
          <w:hyperlink w:anchor="_Toc485108738" w:history="1">
            <w:r w:rsidR="00187E8E" w:rsidRPr="007A3743">
              <w:rPr>
                <w:rStyle w:val="Hyperlink"/>
                <w:noProof/>
              </w:rPr>
              <w:t>April 24 / Pharamuthi 29: Also the Departure of St. Erastus the Apostle</w:t>
            </w:r>
            <w:r w:rsidR="00187E8E">
              <w:rPr>
                <w:noProof/>
                <w:webHidden/>
              </w:rPr>
              <w:tab/>
            </w:r>
            <w:r w:rsidR="00187E8E">
              <w:rPr>
                <w:noProof/>
                <w:webHidden/>
              </w:rPr>
              <w:fldChar w:fldCharType="begin"/>
            </w:r>
            <w:r w:rsidR="00187E8E">
              <w:rPr>
                <w:noProof/>
                <w:webHidden/>
              </w:rPr>
              <w:instrText xml:space="preserve"> PAGEREF _Toc485108738 \h </w:instrText>
            </w:r>
            <w:r w:rsidR="00187E8E">
              <w:rPr>
                <w:noProof/>
                <w:webHidden/>
              </w:rPr>
            </w:r>
            <w:r w:rsidR="00187E8E">
              <w:rPr>
                <w:noProof/>
                <w:webHidden/>
              </w:rPr>
              <w:fldChar w:fldCharType="separate"/>
            </w:r>
            <w:r w:rsidR="00187E8E">
              <w:rPr>
                <w:noProof/>
                <w:webHidden/>
              </w:rPr>
              <w:t>1233</w:t>
            </w:r>
            <w:r w:rsidR="00187E8E">
              <w:rPr>
                <w:noProof/>
                <w:webHidden/>
              </w:rPr>
              <w:fldChar w:fldCharType="end"/>
            </w:r>
          </w:hyperlink>
        </w:p>
        <w:p w14:paraId="768639E0" w14:textId="26CE55A8" w:rsidR="00187E8E" w:rsidRDefault="004942E9">
          <w:pPr>
            <w:pStyle w:val="TOC3"/>
            <w:tabs>
              <w:tab w:val="right" w:leader="dot" w:pos="8846"/>
            </w:tabs>
            <w:rPr>
              <w:rFonts w:asciiTheme="minorHAnsi" w:eastAsiaTheme="minorEastAsia" w:hAnsiTheme="minorHAnsi"/>
              <w:noProof/>
              <w:sz w:val="22"/>
              <w:lang w:val="en-US"/>
            </w:rPr>
          </w:pPr>
          <w:hyperlink w:anchor="_Toc485108739" w:history="1">
            <w:r w:rsidR="00187E8E" w:rsidRPr="007A3743">
              <w:rPr>
                <w:rStyle w:val="Hyperlink"/>
                <w:noProof/>
              </w:rPr>
              <w:t>April 25 / Pharamuthi 30: Martyrdom of St. Mark the Evangelist</w:t>
            </w:r>
            <w:r w:rsidR="00187E8E">
              <w:rPr>
                <w:noProof/>
                <w:webHidden/>
              </w:rPr>
              <w:tab/>
            </w:r>
            <w:r w:rsidR="00187E8E">
              <w:rPr>
                <w:noProof/>
                <w:webHidden/>
              </w:rPr>
              <w:fldChar w:fldCharType="begin"/>
            </w:r>
            <w:r w:rsidR="00187E8E">
              <w:rPr>
                <w:noProof/>
                <w:webHidden/>
              </w:rPr>
              <w:instrText xml:space="preserve"> PAGEREF _Toc485108739 \h </w:instrText>
            </w:r>
            <w:r w:rsidR="00187E8E">
              <w:rPr>
                <w:noProof/>
                <w:webHidden/>
              </w:rPr>
            </w:r>
            <w:r w:rsidR="00187E8E">
              <w:rPr>
                <w:noProof/>
                <w:webHidden/>
              </w:rPr>
              <w:fldChar w:fldCharType="separate"/>
            </w:r>
            <w:r w:rsidR="00187E8E">
              <w:rPr>
                <w:noProof/>
                <w:webHidden/>
              </w:rPr>
              <w:t>1233</w:t>
            </w:r>
            <w:r w:rsidR="00187E8E">
              <w:rPr>
                <w:noProof/>
                <w:webHidden/>
              </w:rPr>
              <w:fldChar w:fldCharType="end"/>
            </w:r>
          </w:hyperlink>
        </w:p>
        <w:p w14:paraId="16674276" w14:textId="3AE71EAE" w:rsidR="00187E8E" w:rsidRDefault="004942E9">
          <w:pPr>
            <w:pStyle w:val="TOC3"/>
            <w:tabs>
              <w:tab w:val="right" w:leader="dot" w:pos="8846"/>
            </w:tabs>
            <w:rPr>
              <w:rFonts w:asciiTheme="minorHAnsi" w:eastAsiaTheme="minorEastAsia" w:hAnsiTheme="minorHAnsi"/>
              <w:noProof/>
              <w:sz w:val="22"/>
              <w:lang w:val="en-US"/>
            </w:rPr>
          </w:pPr>
          <w:hyperlink w:anchor="_Toc485108740" w:history="1">
            <w:r w:rsidR="00187E8E" w:rsidRPr="007A3743">
              <w:rPr>
                <w:rStyle w:val="Hyperlink"/>
                <w:noProof/>
              </w:rPr>
              <w:t>April 26 / Pashons 1: Nativity of the Theotokos</w:t>
            </w:r>
            <w:r w:rsidR="00187E8E">
              <w:rPr>
                <w:noProof/>
                <w:webHidden/>
              </w:rPr>
              <w:tab/>
            </w:r>
            <w:r w:rsidR="00187E8E">
              <w:rPr>
                <w:noProof/>
                <w:webHidden/>
              </w:rPr>
              <w:fldChar w:fldCharType="begin"/>
            </w:r>
            <w:r w:rsidR="00187E8E">
              <w:rPr>
                <w:noProof/>
                <w:webHidden/>
              </w:rPr>
              <w:instrText xml:space="preserve"> PAGEREF _Toc485108740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126D548E" w14:textId="08295C6F" w:rsidR="00187E8E" w:rsidRDefault="004942E9">
          <w:pPr>
            <w:pStyle w:val="TOC3"/>
            <w:tabs>
              <w:tab w:val="right" w:leader="dot" w:pos="8846"/>
            </w:tabs>
            <w:rPr>
              <w:rFonts w:asciiTheme="minorHAnsi" w:eastAsiaTheme="minorEastAsia" w:hAnsiTheme="minorHAnsi"/>
              <w:noProof/>
              <w:sz w:val="22"/>
              <w:lang w:val="en-US"/>
            </w:rPr>
          </w:pPr>
          <w:hyperlink w:anchor="_Toc485108741" w:history="1">
            <w:r w:rsidR="00187E8E" w:rsidRPr="007A3743">
              <w:rPr>
                <w:rStyle w:val="Hyperlink"/>
                <w:noProof/>
              </w:rPr>
              <w:t>April 28 / Pashons 3: Departure of St. Jason the Disciple</w:t>
            </w:r>
            <w:r w:rsidR="00187E8E">
              <w:rPr>
                <w:noProof/>
                <w:webHidden/>
              </w:rPr>
              <w:tab/>
            </w:r>
            <w:r w:rsidR="00187E8E">
              <w:rPr>
                <w:noProof/>
                <w:webHidden/>
              </w:rPr>
              <w:fldChar w:fldCharType="begin"/>
            </w:r>
            <w:r w:rsidR="00187E8E">
              <w:rPr>
                <w:noProof/>
                <w:webHidden/>
              </w:rPr>
              <w:instrText xml:space="preserve"> PAGEREF _Toc485108741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07517B18" w14:textId="64AA37A5" w:rsidR="00187E8E" w:rsidRDefault="004942E9">
          <w:pPr>
            <w:pStyle w:val="TOC3"/>
            <w:tabs>
              <w:tab w:val="right" w:leader="dot" w:pos="8846"/>
            </w:tabs>
            <w:rPr>
              <w:rFonts w:asciiTheme="minorHAnsi" w:eastAsiaTheme="minorEastAsia" w:hAnsiTheme="minorHAnsi"/>
              <w:noProof/>
              <w:sz w:val="22"/>
              <w:lang w:val="en-US"/>
            </w:rPr>
          </w:pPr>
          <w:hyperlink w:anchor="_Toc485108742" w:history="1">
            <w:r w:rsidR="00187E8E" w:rsidRPr="007A3743">
              <w:rPr>
                <w:rStyle w:val="Hyperlink"/>
                <w:noProof/>
              </w:rPr>
              <w:t>April 28 / Pashons 3: Also St. Theodore the Disciple of St. Pachom</w:t>
            </w:r>
            <w:r w:rsidR="00187E8E">
              <w:rPr>
                <w:noProof/>
                <w:webHidden/>
              </w:rPr>
              <w:tab/>
            </w:r>
            <w:r w:rsidR="00187E8E">
              <w:rPr>
                <w:noProof/>
                <w:webHidden/>
              </w:rPr>
              <w:fldChar w:fldCharType="begin"/>
            </w:r>
            <w:r w:rsidR="00187E8E">
              <w:rPr>
                <w:noProof/>
                <w:webHidden/>
              </w:rPr>
              <w:instrText xml:space="preserve"> PAGEREF _Toc485108742 \h </w:instrText>
            </w:r>
            <w:r w:rsidR="00187E8E">
              <w:rPr>
                <w:noProof/>
                <w:webHidden/>
              </w:rPr>
            </w:r>
            <w:r w:rsidR="00187E8E">
              <w:rPr>
                <w:noProof/>
                <w:webHidden/>
              </w:rPr>
              <w:fldChar w:fldCharType="separate"/>
            </w:r>
            <w:r w:rsidR="00187E8E">
              <w:rPr>
                <w:noProof/>
                <w:webHidden/>
              </w:rPr>
              <w:t>1234</w:t>
            </w:r>
            <w:r w:rsidR="00187E8E">
              <w:rPr>
                <w:noProof/>
                <w:webHidden/>
              </w:rPr>
              <w:fldChar w:fldCharType="end"/>
            </w:r>
          </w:hyperlink>
        </w:p>
        <w:p w14:paraId="7037429A" w14:textId="21A672B4"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690" w:name="_Toc485108731"/>
      <w:r>
        <w:lastRenderedPageBreak/>
        <w:t>April 1 / Pharamuthi 6</w:t>
      </w:r>
      <w:r w:rsidR="006E4762">
        <w:t xml:space="preserve">: </w:t>
      </w:r>
      <w:r>
        <w:t>Saint Mary of Egypt</w:t>
      </w:r>
      <w:bookmarkEnd w:id="1690"/>
    </w:p>
    <w:p w14:paraId="70D0F650" w14:textId="77777777" w:rsidR="00254945" w:rsidRDefault="00254945" w:rsidP="00254945">
      <w:pPr>
        <w:pStyle w:val="Heading4"/>
      </w:pPr>
      <w:bookmarkStart w:id="1691" w:name="_Ref434491512"/>
      <w:r>
        <w:t>The Doxology</w:t>
      </w:r>
      <w:r w:rsidR="00810F04">
        <w:t xml:space="preserve"> for St. Mary of Egypt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692" w:name="_Toc485108732"/>
      <w:r>
        <w:lastRenderedPageBreak/>
        <w:t>April 7 / Pharamuthi 12: Commemoration of Archangel Michael</w:t>
      </w:r>
      <w:bookmarkEnd w:id="1692"/>
    </w:p>
    <w:p w14:paraId="479C2235" w14:textId="5B140BE4"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3190F8B" w14:textId="77777777" w:rsidR="00072324" w:rsidRDefault="00072324" w:rsidP="00072324">
      <w:pPr>
        <w:pStyle w:val="Heading3"/>
      </w:pPr>
      <w:bookmarkStart w:id="1693" w:name="_Toc485108733"/>
      <w:r>
        <w:t>April 10 / Pharamuthi 15: Consecrating of the Church of St. Agabus the Apostle</w:t>
      </w:r>
      <w:bookmarkEnd w:id="1693"/>
    </w:p>
    <w:p w14:paraId="537622D5" w14:textId="4F6ED5E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76232F53" w14:textId="77777777" w:rsidR="00072324" w:rsidRDefault="00072324" w:rsidP="00072324">
      <w:pPr>
        <w:pStyle w:val="Heading3"/>
      </w:pPr>
      <w:bookmarkStart w:id="1694" w:name="_Toc485108734"/>
      <w:r>
        <w:t xml:space="preserve">April 12 / Pharamuthi 17: Martyrdom of St. </w:t>
      </w:r>
      <w:commentRangeStart w:id="1695"/>
      <w:r>
        <w:t xml:space="preserve">James </w:t>
      </w:r>
      <w:commentRangeEnd w:id="1695"/>
      <w:r>
        <w:rPr>
          <w:rStyle w:val="CommentReference"/>
          <w:rFonts w:eastAsiaTheme="minorHAnsi" w:cstheme="minorBidi"/>
          <w:b w:val="0"/>
          <w:bCs w:val="0"/>
        </w:rPr>
        <w:commentReference w:id="1695"/>
      </w:r>
      <w:r>
        <w:t xml:space="preserve">the brother of </w:t>
      </w:r>
      <w:r w:rsidR="002E495E">
        <w:t>the Lord the bishop of Jerusalem</w:t>
      </w:r>
      <w:bookmarkEnd w:id="1694"/>
    </w:p>
    <w:p w14:paraId="3EDB7D36" w14:textId="555A6920"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55F566A" w14:textId="77777777" w:rsidR="005329C1" w:rsidRDefault="005329C1" w:rsidP="005329C1">
      <w:pPr>
        <w:pStyle w:val="Heading3"/>
      </w:pPr>
      <w:bookmarkStart w:id="1696" w:name="_Toc485108735"/>
      <w:r>
        <w:t>April 16 / Pharamuthi 21: Commemoration of the Theotokos</w:t>
      </w:r>
      <w:bookmarkEnd w:id="1696"/>
    </w:p>
    <w:p w14:paraId="3A82478B" w14:textId="4BA5B7C9" w:rsidR="00DD1748" w:rsidRDefault="00DD1748" w:rsidP="00DD1748">
      <w:pPr>
        <w:pStyle w:val="Rubric"/>
      </w:pPr>
      <w:bookmarkStart w:id="1697" w:name="_Ref434560035"/>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76EB9DA3" w14:textId="77777777" w:rsidR="00AF6D10" w:rsidRDefault="00AF6D10" w:rsidP="00AF6D10">
      <w:pPr>
        <w:pStyle w:val="Heading3"/>
      </w:pPr>
      <w:bookmarkStart w:id="1698" w:name="_Toc485108736"/>
      <w:bookmarkStart w:id="1699" w:name="_Ref485109216"/>
      <w:bookmarkStart w:id="1700" w:name="_Ref485109221"/>
      <w:r>
        <w:t>April 18 / Pharamuthi 23: Martyrdom of St. George the Prince of the Martyrs</w:t>
      </w:r>
      <w:bookmarkEnd w:id="1697"/>
      <w:bookmarkEnd w:id="1698"/>
      <w:bookmarkEnd w:id="1699"/>
      <w:bookmarkEnd w:id="1700"/>
    </w:p>
    <w:p w14:paraId="480B7CF0" w14:textId="77777777" w:rsidR="00AF6D10" w:rsidRDefault="00AF6D10" w:rsidP="00AF6D10">
      <w:pPr>
        <w:pStyle w:val="Heading4"/>
      </w:pPr>
      <w:bookmarkStart w:id="1701" w:name="_Ref434489211"/>
      <w:r>
        <w:t>Another Doxology of St. George</w:t>
      </w:r>
      <w:bookmarkEnd w:id="1701"/>
    </w:p>
    <w:p w14:paraId="7BC4CD70" w14:textId="763708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187E8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187E8E">
        <w:rPr>
          <w:noProof/>
        </w:rPr>
        <w:t>939</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02" w:name="_Toc485108737"/>
      <w:r>
        <w:t>April 24 / Pharamuthi 29: Commemoration of the Annunciation, Nativity, and Resurrection on the 29</w:t>
      </w:r>
      <w:r w:rsidRPr="00C0205C">
        <w:rPr>
          <w:vertAlign w:val="superscript"/>
        </w:rPr>
        <w:t>th</w:t>
      </w:r>
      <w:r>
        <w:t xml:space="preserve"> of Every Month</w:t>
      </w:r>
      <w:bookmarkEnd w:id="1702"/>
    </w:p>
    <w:p w14:paraId="303C033D" w14:textId="64FB3413"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955026C" w14:textId="77777777" w:rsidR="00072324" w:rsidRDefault="00072324" w:rsidP="00072324">
      <w:pPr>
        <w:pStyle w:val="Heading3"/>
      </w:pPr>
      <w:bookmarkStart w:id="1703" w:name="_Toc485108738"/>
      <w:r>
        <w:lastRenderedPageBreak/>
        <w:t xml:space="preserve">April 24 / Pharamuthi 29: </w:t>
      </w:r>
      <w:r w:rsidR="00B52D77">
        <w:t xml:space="preserve">Also the </w:t>
      </w:r>
      <w:r>
        <w:t>Departure of St. Erastus the Apostle</w:t>
      </w:r>
      <w:bookmarkEnd w:id="1703"/>
    </w:p>
    <w:p w14:paraId="1D4A92BF" w14:textId="341E9D5E"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0EC74FD" w14:textId="77777777" w:rsidR="00072324" w:rsidRDefault="00072324" w:rsidP="00072324">
      <w:pPr>
        <w:pStyle w:val="Heading3"/>
      </w:pPr>
      <w:bookmarkStart w:id="1704" w:name="_Ref434562195"/>
      <w:bookmarkStart w:id="1705" w:name="_Toc485108739"/>
      <w:r>
        <w:t>April 25 / Pharamuthi 30: Martyrdom of St. Mark the Evangelist</w:t>
      </w:r>
      <w:bookmarkEnd w:id="1704"/>
      <w:bookmarkEnd w:id="1705"/>
    </w:p>
    <w:p w14:paraId="1A50F251" w14:textId="77777777" w:rsidR="00072324" w:rsidRDefault="00B46E6E" w:rsidP="00072324">
      <w:pPr>
        <w:pStyle w:val="Heading4"/>
      </w:pPr>
      <w:bookmarkStart w:id="1706" w:name="_Ref434488936"/>
      <w:r>
        <w:t>Another</w:t>
      </w:r>
      <w:r w:rsidR="00072324">
        <w:t xml:space="preserve"> Doxology</w:t>
      </w:r>
      <w:r>
        <w:t xml:space="preserve"> of St. Mark</w:t>
      </w:r>
      <w:bookmarkEnd w:id="1706"/>
    </w:p>
    <w:p w14:paraId="2E6CD030" w14:textId="7FA43A7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187E8E">
        <w:t>The Doxology of St. Mark</w:t>
      </w:r>
      <w:r>
        <w:fldChar w:fldCharType="end"/>
      </w:r>
      <w:r>
        <w:t xml:space="preserve">, page </w:t>
      </w:r>
      <w:r>
        <w:fldChar w:fldCharType="begin"/>
      </w:r>
      <w:r>
        <w:instrText xml:space="preserve"> PAGEREF _Ref434488814 \h </w:instrText>
      </w:r>
      <w:r>
        <w:fldChar w:fldCharType="separate"/>
      </w:r>
      <w:r w:rsidR="00187E8E">
        <w:rPr>
          <w:noProof/>
        </w:rPr>
        <w:t>935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40"/>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07" w:name="_Toc485108740"/>
      <w:r>
        <w:t>April 26 / Pashons 1: Nativity of the Theotokos</w:t>
      </w:r>
      <w:bookmarkEnd w:id="1707"/>
    </w:p>
    <w:p w14:paraId="39FC1B42" w14:textId="06688FF3"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1236</w:t>
      </w:r>
      <w:r>
        <w:fldChar w:fldCharType="end"/>
      </w:r>
      <w:r>
        <w:t>.</w:t>
      </w:r>
    </w:p>
    <w:p w14:paraId="4644CD75" w14:textId="77777777" w:rsidR="00160DE3" w:rsidRDefault="00160DE3" w:rsidP="00160DE3">
      <w:pPr>
        <w:pStyle w:val="Heading3"/>
      </w:pPr>
      <w:bookmarkStart w:id="1708" w:name="_Toc485108741"/>
      <w:r>
        <w:t>April 28 /</w:t>
      </w:r>
      <w:r w:rsidR="00F66BB3">
        <w:t xml:space="preserve"> Pashons 3: Departure of St. Jas</w:t>
      </w:r>
      <w:r>
        <w:t>on the Disciple</w:t>
      </w:r>
      <w:bookmarkEnd w:id="1708"/>
    </w:p>
    <w:p w14:paraId="588AE276" w14:textId="61E633C1" w:rsidR="00191A26" w:rsidRDefault="00191A26" w:rsidP="00191A26">
      <w:pPr>
        <w:pStyle w:val="Rubric"/>
      </w:pPr>
      <w:bookmarkStart w:id="1709" w:name="_Toc410196215"/>
      <w:bookmarkStart w:id="1710" w:name="_Toc410196457"/>
      <w:bookmarkStart w:id="1711" w:name="_Toc410196959"/>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31EA45A" w14:textId="77777777" w:rsidR="00F66BB3" w:rsidRDefault="00F66BB3" w:rsidP="00F66BB3">
      <w:pPr>
        <w:pStyle w:val="Heading3"/>
      </w:pPr>
      <w:bookmarkStart w:id="1712" w:name="_Toc485108742"/>
      <w:r>
        <w:t>April 28 / Pashons 3: Also St. Theodore</w:t>
      </w:r>
      <w:r w:rsidR="00AF6F9B">
        <w:t xml:space="preserve"> the Disciple of St. Pachom</w:t>
      </w:r>
      <w:bookmarkEnd w:id="1712"/>
    </w:p>
    <w:p w14:paraId="29940895" w14:textId="5C1890BB" w:rsidR="00F66BB3" w:rsidRDefault="00F66BB3" w:rsidP="00F66BB3">
      <w:pPr>
        <w:pStyle w:val="Rubric"/>
      </w:pPr>
      <w:r>
        <w:t>See</w:t>
      </w:r>
      <w:r w:rsidR="00DB1A80">
        <w:t xml:space="preserve"> </w:t>
      </w:r>
      <w:r w:rsidR="00DB1A80">
        <w:fldChar w:fldCharType="begin"/>
      </w:r>
      <w:r w:rsidR="00DB1A80">
        <w:instrText xml:space="preserve"> REF _Ref485107348 \h </w:instrText>
      </w:r>
      <w:r w:rsidR="00DB1A80">
        <w:fldChar w:fldCharType="separate"/>
      </w:r>
      <w:r w:rsidR="00187E8E">
        <w:t>May 9 / Pashons 14: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sidR="00187E8E">
        <w:rPr>
          <w:noProof/>
        </w:rPr>
        <w:t>1236</w:t>
      </w:r>
      <w:r w:rsidR="00DB1A80">
        <w:fldChar w:fldCharType="end"/>
      </w:r>
      <w:r w:rsidR="00DB1A80">
        <w:t>.</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13" w:name="_Toc485108591"/>
      <w:bookmarkStart w:id="1714" w:name="May"/>
      <w:bookmarkEnd w:id="1689"/>
      <w:r>
        <w:lastRenderedPageBreak/>
        <w:t>May</w:t>
      </w:r>
      <w:r w:rsidR="00495F1A">
        <w:t xml:space="preserve"> or </w:t>
      </w:r>
      <w:bookmarkEnd w:id="1709"/>
      <w:bookmarkEnd w:id="1710"/>
      <w:bookmarkEnd w:id="1711"/>
      <w:r w:rsidRPr="00FB5E62">
        <w:rPr>
          <w:rFonts w:ascii="FreeSerifAvvaShenouda" w:eastAsia="Arial Unicode MS" w:hAnsi="FreeSerifAvvaShenouda" w:cs="FreeSerifAvvaShenouda"/>
          <w:lang w:val="en-US"/>
        </w:rPr>
        <w:t>Ⲡⲁϣⲁⲛⲥ</w:t>
      </w:r>
      <w:bookmarkEnd w:id="1713"/>
    </w:p>
    <w:bookmarkStart w:id="1715" w:name="_Ref434563583" w:displacedByCustomXml="next"/>
    <w:bookmarkStart w:id="1716" w:name="_Toc410196960" w:displacedByCustomXml="next"/>
    <w:bookmarkStart w:id="1717" w:name="_Toc410196458" w:displacedByCustomXml="next"/>
    <w:bookmarkStart w:id="1718" w:name="_Toc410196216" w:displacedByCustomXml="next"/>
    <w:sdt>
      <w:sdtPr>
        <w:id w:val="-252591667"/>
        <w:docPartObj>
          <w:docPartGallery w:val="Table of Contents"/>
          <w:docPartUnique/>
        </w:docPartObj>
      </w:sdtPr>
      <w:sdtEndPr>
        <w:rPr>
          <w:b/>
          <w:bCs/>
          <w:noProof/>
        </w:rPr>
      </w:sdtEndPr>
      <w:sdtContent>
        <w:p w14:paraId="2418413E" w14:textId="7A868C61"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108743" w:history="1">
            <w:r w:rsidR="00187E8E" w:rsidRPr="005764B6">
              <w:rPr>
                <w:rStyle w:val="Hyperlink"/>
                <w:noProof/>
              </w:rPr>
              <w:t>May 1 / Pashons 6: St. Macarius of Alexandria, the Presbyter</w:t>
            </w:r>
            <w:r w:rsidR="00187E8E">
              <w:rPr>
                <w:noProof/>
                <w:webHidden/>
              </w:rPr>
              <w:tab/>
            </w:r>
            <w:r w:rsidR="00187E8E">
              <w:rPr>
                <w:noProof/>
                <w:webHidden/>
              </w:rPr>
              <w:fldChar w:fldCharType="begin"/>
            </w:r>
            <w:r w:rsidR="00187E8E">
              <w:rPr>
                <w:noProof/>
                <w:webHidden/>
              </w:rPr>
              <w:instrText xml:space="preserve"> PAGEREF _Toc485108743 \h </w:instrText>
            </w:r>
            <w:r w:rsidR="00187E8E">
              <w:rPr>
                <w:noProof/>
                <w:webHidden/>
              </w:rPr>
            </w:r>
            <w:r w:rsidR="00187E8E">
              <w:rPr>
                <w:noProof/>
                <w:webHidden/>
              </w:rPr>
              <w:fldChar w:fldCharType="separate"/>
            </w:r>
            <w:r w:rsidR="00187E8E">
              <w:rPr>
                <w:noProof/>
                <w:webHidden/>
              </w:rPr>
              <w:t>1236</w:t>
            </w:r>
            <w:r w:rsidR="00187E8E">
              <w:rPr>
                <w:noProof/>
                <w:webHidden/>
              </w:rPr>
              <w:fldChar w:fldCharType="end"/>
            </w:r>
          </w:hyperlink>
        </w:p>
        <w:p w14:paraId="518BB200" w14:textId="23555515" w:rsidR="00187E8E" w:rsidRDefault="004942E9">
          <w:pPr>
            <w:pStyle w:val="TOC3"/>
            <w:tabs>
              <w:tab w:val="right" w:leader="dot" w:pos="8846"/>
            </w:tabs>
            <w:rPr>
              <w:rFonts w:asciiTheme="minorHAnsi" w:eastAsiaTheme="minorEastAsia" w:hAnsiTheme="minorHAnsi"/>
              <w:noProof/>
              <w:sz w:val="22"/>
              <w:lang w:val="en-US"/>
            </w:rPr>
          </w:pPr>
          <w:hyperlink w:anchor="_Toc485108744" w:history="1">
            <w:r w:rsidR="00187E8E" w:rsidRPr="005764B6">
              <w:rPr>
                <w:rStyle w:val="Hyperlink"/>
                <w:noProof/>
              </w:rPr>
              <w:t>May 2 / Pashons 7: St. Athanasius the Apostolic</w:t>
            </w:r>
            <w:r w:rsidR="00187E8E">
              <w:rPr>
                <w:noProof/>
                <w:webHidden/>
              </w:rPr>
              <w:tab/>
            </w:r>
            <w:r w:rsidR="00187E8E">
              <w:rPr>
                <w:noProof/>
                <w:webHidden/>
              </w:rPr>
              <w:fldChar w:fldCharType="begin"/>
            </w:r>
            <w:r w:rsidR="00187E8E">
              <w:rPr>
                <w:noProof/>
                <w:webHidden/>
              </w:rPr>
              <w:instrText xml:space="preserve"> PAGEREF _Toc485108744 \h </w:instrText>
            </w:r>
            <w:r w:rsidR="00187E8E">
              <w:rPr>
                <w:noProof/>
                <w:webHidden/>
              </w:rPr>
            </w:r>
            <w:r w:rsidR="00187E8E">
              <w:rPr>
                <w:noProof/>
                <w:webHidden/>
              </w:rPr>
              <w:fldChar w:fldCharType="separate"/>
            </w:r>
            <w:r w:rsidR="00187E8E">
              <w:rPr>
                <w:noProof/>
                <w:webHidden/>
              </w:rPr>
              <w:t>1236</w:t>
            </w:r>
            <w:r w:rsidR="00187E8E">
              <w:rPr>
                <w:noProof/>
                <w:webHidden/>
              </w:rPr>
              <w:fldChar w:fldCharType="end"/>
            </w:r>
          </w:hyperlink>
        </w:p>
        <w:p w14:paraId="773898F7" w14:textId="2A96DC45" w:rsidR="00187E8E" w:rsidRDefault="004942E9">
          <w:pPr>
            <w:pStyle w:val="TOC3"/>
            <w:tabs>
              <w:tab w:val="right" w:leader="dot" w:pos="8846"/>
            </w:tabs>
            <w:rPr>
              <w:rFonts w:asciiTheme="minorHAnsi" w:eastAsiaTheme="minorEastAsia" w:hAnsiTheme="minorHAnsi"/>
              <w:noProof/>
              <w:sz w:val="22"/>
              <w:lang w:val="en-US"/>
            </w:rPr>
          </w:pPr>
          <w:hyperlink w:anchor="_Toc485108745" w:history="1">
            <w:r w:rsidR="00187E8E" w:rsidRPr="005764B6">
              <w:rPr>
                <w:rStyle w:val="Hyperlink"/>
                <w:noProof/>
              </w:rPr>
              <w:t>May 7 / Pashons 12: Commemoration of Archangel Michael</w:t>
            </w:r>
            <w:r w:rsidR="00187E8E">
              <w:rPr>
                <w:noProof/>
                <w:webHidden/>
              </w:rPr>
              <w:tab/>
            </w:r>
            <w:r w:rsidR="00187E8E">
              <w:rPr>
                <w:noProof/>
                <w:webHidden/>
              </w:rPr>
              <w:fldChar w:fldCharType="begin"/>
            </w:r>
            <w:r w:rsidR="00187E8E">
              <w:rPr>
                <w:noProof/>
                <w:webHidden/>
              </w:rPr>
              <w:instrText xml:space="preserve"> PAGEREF _Toc485108745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51513C4F" w14:textId="114CB4FA" w:rsidR="00187E8E" w:rsidRDefault="004942E9">
          <w:pPr>
            <w:pStyle w:val="TOC3"/>
            <w:tabs>
              <w:tab w:val="right" w:leader="dot" w:pos="8846"/>
            </w:tabs>
            <w:rPr>
              <w:rFonts w:asciiTheme="minorHAnsi" w:eastAsiaTheme="minorEastAsia" w:hAnsiTheme="minorHAnsi"/>
              <w:noProof/>
              <w:sz w:val="22"/>
              <w:lang w:val="en-US"/>
            </w:rPr>
          </w:pPr>
          <w:hyperlink w:anchor="_Toc485108746" w:history="1">
            <w:r w:rsidR="00187E8E" w:rsidRPr="005764B6">
              <w:rPr>
                <w:rStyle w:val="Hyperlink"/>
                <w:noProof/>
              </w:rPr>
              <w:t>May 7 / Pashons 12: Also the Consecration of the Church of St. Demiana</w:t>
            </w:r>
            <w:r w:rsidR="00187E8E">
              <w:rPr>
                <w:noProof/>
                <w:webHidden/>
              </w:rPr>
              <w:tab/>
            </w:r>
            <w:r w:rsidR="00187E8E">
              <w:rPr>
                <w:noProof/>
                <w:webHidden/>
              </w:rPr>
              <w:fldChar w:fldCharType="begin"/>
            </w:r>
            <w:r w:rsidR="00187E8E">
              <w:rPr>
                <w:noProof/>
                <w:webHidden/>
              </w:rPr>
              <w:instrText xml:space="preserve"> PAGEREF _Toc485108746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348370DA" w14:textId="6AE90FFA" w:rsidR="00187E8E" w:rsidRDefault="004942E9">
          <w:pPr>
            <w:pStyle w:val="TOC3"/>
            <w:tabs>
              <w:tab w:val="right" w:leader="dot" w:pos="8846"/>
            </w:tabs>
            <w:rPr>
              <w:rFonts w:asciiTheme="minorHAnsi" w:eastAsiaTheme="minorEastAsia" w:hAnsiTheme="minorHAnsi"/>
              <w:noProof/>
              <w:sz w:val="22"/>
              <w:lang w:val="en-US"/>
            </w:rPr>
          </w:pPr>
          <w:hyperlink w:anchor="_Toc485108747" w:history="1">
            <w:r w:rsidR="00187E8E" w:rsidRPr="005764B6">
              <w:rPr>
                <w:rStyle w:val="Hyperlink"/>
                <w:noProof/>
              </w:rPr>
              <w:t>May 8 / Pashons 13 St. Junia of the Seventy Two Disciples</w:t>
            </w:r>
            <w:r w:rsidR="00187E8E">
              <w:rPr>
                <w:noProof/>
                <w:webHidden/>
              </w:rPr>
              <w:tab/>
            </w:r>
            <w:r w:rsidR="00187E8E">
              <w:rPr>
                <w:noProof/>
                <w:webHidden/>
              </w:rPr>
              <w:fldChar w:fldCharType="begin"/>
            </w:r>
            <w:r w:rsidR="00187E8E">
              <w:rPr>
                <w:noProof/>
                <w:webHidden/>
              </w:rPr>
              <w:instrText xml:space="preserve"> PAGEREF _Toc485108747 \h </w:instrText>
            </w:r>
            <w:r w:rsidR="00187E8E">
              <w:rPr>
                <w:noProof/>
                <w:webHidden/>
              </w:rPr>
            </w:r>
            <w:r w:rsidR="00187E8E">
              <w:rPr>
                <w:noProof/>
                <w:webHidden/>
              </w:rPr>
              <w:fldChar w:fldCharType="separate"/>
            </w:r>
            <w:r w:rsidR="00187E8E">
              <w:rPr>
                <w:noProof/>
                <w:webHidden/>
              </w:rPr>
              <w:t>1239</w:t>
            </w:r>
            <w:r w:rsidR="00187E8E">
              <w:rPr>
                <w:noProof/>
                <w:webHidden/>
              </w:rPr>
              <w:fldChar w:fldCharType="end"/>
            </w:r>
          </w:hyperlink>
        </w:p>
        <w:p w14:paraId="318D1FFB" w14:textId="1F10D9D2" w:rsidR="00187E8E" w:rsidRDefault="004942E9">
          <w:pPr>
            <w:pStyle w:val="TOC3"/>
            <w:tabs>
              <w:tab w:val="right" w:leader="dot" w:pos="8846"/>
            </w:tabs>
            <w:rPr>
              <w:rFonts w:asciiTheme="minorHAnsi" w:eastAsiaTheme="minorEastAsia" w:hAnsiTheme="minorHAnsi"/>
              <w:noProof/>
              <w:sz w:val="22"/>
              <w:lang w:val="en-US"/>
            </w:rPr>
          </w:pPr>
          <w:hyperlink w:anchor="_Toc485108748" w:history="1">
            <w:r w:rsidR="00187E8E" w:rsidRPr="005764B6">
              <w:rPr>
                <w:rStyle w:val="Hyperlink"/>
                <w:noProof/>
              </w:rPr>
              <w:t>May 8 / Pashons 13 Also St. Arsenius</w:t>
            </w:r>
            <w:r w:rsidR="00187E8E">
              <w:rPr>
                <w:noProof/>
                <w:webHidden/>
              </w:rPr>
              <w:tab/>
            </w:r>
            <w:r w:rsidR="00187E8E">
              <w:rPr>
                <w:noProof/>
                <w:webHidden/>
              </w:rPr>
              <w:fldChar w:fldCharType="begin"/>
            </w:r>
            <w:r w:rsidR="00187E8E">
              <w:rPr>
                <w:noProof/>
                <w:webHidden/>
              </w:rPr>
              <w:instrText xml:space="preserve"> PAGEREF _Toc485108748 \h </w:instrText>
            </w:r>
            <w:r w:rsidR="00187E8E">
              <w:rPr>
                <w:noProof/>
                <w:webHidden/>
              </w:rPr>
            </w:r>
            <w:r w:rsidR="00187E8E">
              <w:rPr>
                <w:noProof/>
                <w:webHidden/>
              </w:rPr>
              <w:fldChar w:fldCharType="separate"/>
            </w:r>
            <w:r w:rsidR="00187E8E">
              <w:rPr>
                <w:noProof/>
                <w:webHidden/>
              </w:rPr>
              <w:t>1240</w:t>
            </w:r>
            <w:r w:rsidR="00187E8E">
              <w:rPr>
                <w:noProof/>
                <w:webHidden/>
              </w:rPr>
              <w:fldChar w:fldCharType="end"/>
            </w:r>
          </w:hyperlink>
        </w:p>
        <w:p w14:paraId="0E10B049" w14:textId="7FA8143E" w:rsidR="00187E8E" w:rsidRDefault="004942E9">
          <w:pPr>
            <w:pStyle w:val="TOC3"/>
            <w:tabs>
              <w:tab w:val="right" w:leader="dot" w:pos="8846"/>
            </w:tabs>
            <w:rPr>
              <w:rFonts w:asciiTheme="minorHAnsi" w:eastAsiaTheme="minorEastAsia" w:hAnsiTheme="minorHAnsi"/>
              <w:noProof/>
              <w:sz w:val="22"/>
              <w:lang w:val="en-US"/>
            </w:rPr>
          </w:pPr>
          <w:hyperlink w:anchor="_Toc485108749" w:history="1">
            <w:r w:rsidR="00187E8E" w:rsidRPr="005764B6">
              <w:rPr>
                <w:rStyle w:val="Hyperlink"/>
                <w:noProof/>
              </w:rPr>
              <w:t>May 9 / Pashons 14: St. Pachomius</w:t>
            </w:r>
            <w:r w:rsidR="00187E8E">
              <w:rPr>
                <w:noProof/>
                <w:webHidden/>
              </w:rPr>
              <w:tab/>
            </w:r>
            <w:r w:rsidR="00187E8E">
              <w:rPr>
                <w:noProof/>
                <w:webHidden/>
              </w:rPr>
              <w:fldChar w:fldCharType="begin"/>
            </w:r>
            <w:r w:rsidR="00187E8E">
              <w:rPr>
                <w:noProof/>
                <w:webHidden/>
              </w:rPr>
              <w:instrText xml:space="preserve"> PAGEREF _Toc485108749 \h </w:instrText>
            </w:r>
            <w:r w:rsidR="00187E8E">
              <w:rPr>
                <w:noProof/>
                <w:webHidden/>
              </w:rPr>
            </w:r>
            <w:r w:rsidR="00187E8E">
              <w:rPr>
                <w:noProof/>
                <w:webHidden/>
              </w:rPr>
              <w:fldChar w:fldCharType="separate"/>
            </w:r>
            <w:r w:rsidR="00187E8E">
              <w:rPr>
                <w:noProof/>
                <w:webHidden/>
              </w:rPr>
              <w:t>1241</w:t>
            </w:r>
            <w:r w:rsidR="00187E8E">
              <w:rPr>
                <w:noProof/>
                <w:webHidden/>
              </w:rPr>
              <w:fldChar w:fldCharType="end"/>
            </w:r>
          </w:hyperlink>
        </w:p>
        <w:p w14:paraId="31479AAA" w14:textId="6891C168" w:rsidR="00187E8E" w:rsidRDefault="004942E9">
          <w:pPr>
            <w:pStyle w:val="TOC3"/>
            <w:tabs>
              <w:tab w:val="right" w:leader="dot" w:pos="8846"/>
            </w:tabs>
            <w:rPr>
              <w:rFonts w:asciiTheme="minorHAnsi" w:eastAsiaTheme="minorEastAsia" w:hAnsiTheme="minorHAnsi"/>
              <w:noProof/>
              <w:sz w:val="22"/>
              <w:lang w:val="en-US"/>
            </w:rPr>
          </w:pPr>
          <w:hyperlink w:anchor="_Toc485108750" w:history="1">
            <w:r w:rsidR="00187E8E" w:rsidRPr="005764B6">
              <w:rPr>
                <w:rStyle w:val="Hyperlink"/>
                <w:noProof/>
              </w:rPr>
              <w:t>May 11 / Pashons 16: Commemoration of St. John the Evangelist</w:t>
            </w:r>
            <w:r w:rsidR="00187E8E">
              <w:rPr>
                <w:noProof/>
                <w:webHidden/>
              </w:rPr>
              <w:tab/>
            </w:r>
            <w:r w:rsidR="00187E8E">
              <w:rPr>
                <w:noProof/>
                <w:webHidden/>
              </w:rPr>
              <w:fldChar w:fldCharType="begin"/>
            </w:r>
            <w:r w:rsidR="00187E8E">
              <w:rPr>
                <w:noProof/>
                <w:webHidden/>
              </w:rPr>
              <w:instrText xml:space="preserve"> PAGEREF _Toc485108750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230543CD" w14:textId="1409EE1D" w:rsidR="00187E8E" w:rsidRDefault="004942E9">
          <w:pPr>
            <w:pStyle w:val="TOC3"/>
            <w:tabs>
              <w:tab w:val="right" w:leader="dot" w:pos="8846"/>
            </w:tabs>
            <w:rPr>
              <w:rFonts w:asciiTheme="minorHAnsi" w:eastAsiaTheme="minorEastAsia" w:hAnsiTheme="minorHAnsi"/>
              <w:noProof/>
              <w:sz w:val="22"/>
              <w:lang w:val="en-US"/>
            </w:rPr>
          </w:pPr>
          <w:hyperlink w:anchor="_Toc485108751" w:history="1">
            <w:r w:rsidR="00187E8E" w:rsidRPr="005764B6">
              <w:rPr>
                <w:rStyle w:val="Hyperlink"/>
                <w:noProof/>
              </w:rPr>
              <w:t>May 16 / Pashons 21: Commemoration of the Theotokos</w:t>
            </w:r>
            <w:r w:rsidR="00187E8E">
              <w:rPr>
                <w:noProof/>
                <w:webHidden/>
              </w:rPr>
              <w:tab/>
            </w:r>
            <w:r w:rsidR="00187E8E">
              <w:rPr>
                <w:noProof/>
                <w:webHidden/>
              </w:rPr>
              <w:fldChar w:fldCharType="begin"/>
            </w:r>
            <w:r w:rsidR="00187E8E">
              <w:rPr>
                <w:noProof/>
                <w:webHidden/>
              </w:rPr>
              <w:instrText xml:space="preserve"> PAGEREF _Toc485108751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1C06D35C" w14:textId="50A7CC8B" w:rsidR="00187E8E" w:rsidRDefault="004942E9">
          <w:pPr>
            <w:pStyle w:val="TOC3"/>
            <w:tabs>
              <w:tab w:val="right" w:leader="dot" w:pos="8846"/>
            </w:tabs>
            <w:rPr>
              <w:rFonts w:asciiTheme="minorHAnsi" w:eastAsiaTheme="minorEastAsia" w:hAnsiTheme="minorHAnsi"/>
              <w:noProof/>
              <w:sz w:val="22"/>
              <w:lang w:val="en-US"/>
            </w:rPr>
          </w:pPr>
          <w:hyperlink w:anchor="_Toc485108752" w:history="1">
            <w:r w:rsidR="00187E8E" w:rsidRPr="005764B6">
              <w:rPr>
                <w:rStyle w:val="Hyperlink"/>
                <w:noProof/>
              </w:rPr>
              <w:t>May 17 / Pashons 22: Departure of St. Andronicus the Disciple</w:t>
            </w:r>
            <w:r w:rsidR="00187E8E">
              <w:rPr>
                <w:noProof/>
                <w:webHidden/>
              </w:rPr>
              <w:tab/>
            </w:r>
            <w:r w:rsidR="00187E8E">
              <w:rPr>
                <w:noProof/>
                <w:webHidden/>
              </w:rPr>
              <w:fldChar w:fldCharType="begin"/>
            </w:r>
            <w:r w:rsidR="00187E8E">
              <w:rPr>
                <w:noProof/>
                <w:webHidden/>
              </w:rPr>
              <w:instrText xml:space="preserve"> PAGEREF _Toc485108752 \h </w:instrText>
            </w:r>
            <w:r w:rsidR="00187E8E">
              <w:rPr>
                <w:noProof/>
                <w:webHidden/>
              </w:rPr>
            </w:r>
            <w:r w:rsidR="00187E8E">
              <w:rPr>
                <w:noProof/>
                <w:webHidden/>
              </w:rPr>
              <w:fldChar w:fldCharType="separate"/>
            </w:r>
            <w:r w:rsidR="00187E8E">
              <w:rPr>
                <w:noProof/>
                <w:webHidden/>
              </w:rPr>
              <w:t>1242</w:t>
            </w:r>
            <w:r w:rsidR="00187E8E">
              <w:rPr>
                <w:noProof/>
                <w:webHidden/>
              </w:rPr>
              <w:fldChar w:fldCharType="end"/>
            </w:r>
          </w:hyperlink>
        </w:p>
        <w:p w14:paraId="4CE739A0" w14:textId="5D4DA6BF" w:rsidR="00187E8E" w:rsidRDefault="004942E9">
          <w:pPr>
            <w:pStyle w:val="TOC3"/>
            <w:tabs>
              <w:tab w:val="right" w:leader="dot" w:pos="8846"/>
            </w:tabs>
            <w:rPr>
              <w:rFonts w:asciiTheme="minorHAnsi" w:eastAsiaTheme="minorEastAsia" w:hAnsiTheme="minorHAnsi"/>
              <w:noProof/>
              <w:sz w:val="22"/>
              <w:lang w:val="en-US"/>
            </w:rPr>
          </w:pPr>
          <w:hyperlink w:anchor="_Toc485108753" w:history="1">
            <w:r w:rsidR="00187E8E" w:rsidRPr="005764B6">
              <w:rPr>
                <w:rStyle w:val="Hyperlink"/>
                <w:noProof/>
              </w:rPr>
              <w:t>May 19 / Pashons 24: The Entry into Egypt</w:t>
            </w:r>
            <w:r w:rsidR="00187E8E">
              <w:rPr>
                <w:noProof/>
                <w:webHidden/>
              </w:rPr>
              <w:tab/>
            </w:r>
            <w:r w:rsidR="00187E8E">
              <w:rPr>
                <w:noProof/>
                <w:webHidden/>
              </w:rPr>
              <w:fldChar w:fldCharType="begin"/>
            </w:r>
            <w:r w:rsidR="00187E8E">
              <w:rPr>
                <w:noProof/>
                <w:webHidden/>
              </w:rPr>
              <w:instrText xml:space="preserve"> PAGEREF _Toc485108753 \h </w:instrText>
            </w:r>
            <w:r w:rsidR="00187E8E">
              <w:rPr>
                <w:noProof/>
                <w:webHidden/>
              </w:rPr>
            </w:r>
            <w:r w:rsidR="00187E8E">
              <w:rPr>
                <w:noProof/>
                <w:webHidden/>
              </w:rPr>
              <w:fldChar w:fldCharType="separate"/>
            </w:r>
            <w:r w:rsidR="00187E8E">
              <w:rPr>
                <w:noProof/>
                <w:webHidden/>
              </w:rPr>
              <w:t>1243</w:t>
            </w:r>
            <w:r w:rsidR="00187E8E">
              <w:rPr>
                <w:noProof/>
                <w:webHidden/>
              </w:rPr>
              <w:fldChar w:fldCharType="end"/>
            </w:r>
          </w:hyperlink>
        </w:p>
        <w:p w14:paraId="5D9A9AB8" w14:textId="1938C173" w:rsidR="00187E8E" w:rsidRDefault="004942E9">
          <w:pPr>
            <w:pStyle w:val="TOC3"/>
            <w:tabs>
              <w:tab w:val="right" w:leader="dot" w:pos="8846"/>
            </w:tabs>
            <w:rPr>
              <w:rFonts w:asciiTheme="minorHAnsi" w:eastAsiaTheme="minorEastAsia" w:hAnsiTheme="minorHAnsi"/>
              <w:noProof/>
              <w:sz w:val="22"/>
              <w:lang w:val="en-US"/>
            </w:rPr>
          </w:pPr>
          <w:hyperlink w:anchor="_Toc485108754" w:history="1">
            <w:r w:rsidR="00187E8E" w:rsidRPr="005764B6">
              <w:rPr>
                <w:rStyle w:val="Hyperlink"/>
                <w:noProof/>
              </w:rPr>
              <w:t>May 19 / Pashons 24: Also, St. Pashnouni, the Monk and Martyr</w:t>
            </w:r>
            <w:r w:rsidR="00187E8E">
              <w:rPr>
                <w:noProof/>
                <w:webHidden/>
              </w:rPr>
              <w:tab/>
            </w:r>
            <w:r w:rsidR="00187E8E">
              <w:rPr>
                <w:noProof/>
                <w:webHidden/>
              </w:rPr>
              <w:fldChar w:fldCharType="begin"/>
            </w:r>
            <w:r w:rsidR="00187E8E">
              <w:rPr>
                <w:noProof/>
                <w:webHidden/>
              </w:rPr>
              <w:instrText xml:space="preserve"> PAGEREF _Toc485108754 \h </w:instrText>
            </w:r>
            <w:r w:rsidR="00187E8E">
              <w:rPr>
                <w:noProof/>
                <w:webHidden/>
              </w:rPr>
            </w:r>
            <w:r w:rsidR="00187E8E">
              <w:rPr>
                <w:noProof/>
                <w:webHidden/>
              </w:rPr>
              <w:fldChar w:fldCharType="separate"/>
            </w:r>
            <w:r w:rsidR="00187E8E">
              <w:rPr>
                <w:noProof/>
                <w:webHidden/>
              </w:rPr>
              <w:t>1253</w:t>
            </w:r>
            <w:r w:rsidR="00187E8E">
              <w:rPr>
                <w:noProof/>
                <w:webHidden/>
              </w:rPr>
              <w:fldChar w:fldCharType="end"/>
            </w:r>
          </w:hyperlink>
        </w:p>
        <w:p w14:paraId="0F2E7EC1" w14:textId="09AD7782" w:rsidR="00187E8E" w:rsidRDefault="004942E9">
          <w:pPr>
            <w:pStyle w:val="TOC3"/>
            <w:tabs>
              <w:tab w:val="right" w:leader="dot" w:pos="8846"/>
            </w:tabs>
            <w:rPr>
              <w:rFonts w:asciiTheme="minorHAnsi" w:eastAsiaTheme="minorEastAsia" w:hAnsiTheme="minorHAnsi"/>
              <w:noProof/>
              <w:sz w:val="22"/>
              <w:lang w:val="en-US"/>
            </w:rPr>
          </w:pPr>
          <w:hyperlink w:anchor="_Toc485108755" w:history="1">
            <w:r w:rsidR="00187E8E" w:rsidRPr="005764B6">
              <w:rPr>
                <w:rStyle w:val="Hyperlink"/>
                <w:noProof/>
              </w:rPr>
              <w:t>May 21 / Pashons 26: Martyrdom of St. Thomas the Apostle</w:t>
            </w:r>
            <w:r w:rsidR="00187E8E">
              <w:rPr>
                <w:noProof/>
                <w:webHidden/>
              </w:rPr>
              <w:tab/>
            </w:r>
            <w:r w:rsidR="00187E8E">
              <w:rPr>
                <w:noProof/>
                <w:webHidden/>
              </w:rPr>
              <w:fldChar w:fldCharType="begin"/>
            </w:r>
            <w:r w:rsidR="00187E8E">
              <w:rPr>
                <w:noProof/>
                <w:webHidden/>
              </w:rPr>
              <w:instrText xml:space="preserve"> PAGEREF _Toc485108755 \h </w:instrText>
            </w:r>
            <w:r w:rsidR="00187E8E">
              <w:rPr>
                <w:noProof/>
                <w:webHidden/>
              </w:rPr>
            </w:r>
            <w:r w:rsidR="00187E8E">
              <w:rPr>
                <w:noProof/>
                <w:webHidden/>
              </w:rPr>
              <w:fldChar w:fldCharType="separate"/>
            </w:r>
            <w:r w:rsidR="00187E8E">
              <w:rPr>
                <w:noProof/>
                <w:webHidden/>
              </w:rPr>
              <w:t>1254</w:t>
            </w:r>
            <w:r w:rsidR="00187E8E">
              <w:rPr>
                <w:noProof/>
                <w:webHidden/>
              </w:rPr>
              <w:fldChar w:fldCharType="end"/>
            </w:r>
          </w:hyperlink>
        </w:p>
        <w:p w14:paraId="05C179E6" w14:textId="2C15DE45" w:rsidR="00187E8E" w:rsidRDefault="004942E9">
          <w:pPr>
            <w:pStyle w:val="TOC3"/>
            <w:tabs>
              <w:tab w:val="right" w:leader="dot" w:pos="8846"/>
            </w:tabs>
            <w:rPr>
              <w:rFonts w:asciiTheme="minorHAnsi" w:eastAsiaTheme="minorEastAsia" w:hAnsiTheme="minorHAnsi"/>
              <w:noProof/>
              <w:sz w:val="22"/>
              <w:lang w:val="en-US"/>
            </w:rPr>
          </w:pPr>
          <w:hyperlink w:anchor="_Toc485108756" w:history="1">
            <w:r w:rsidR="00187E8E" w:rsidRPr="005764B6">
              <w:rPr>
                <w:rStyle w:val="Hyperlink"/>
                <w:noProof/>
              </w:rPr>
              <w:t>May 22 / Pashons 27: St. Thomas the Anchorite</w:t>
            </w:r>
            <w:r w:rsidR="00187E8E">
              <w:rPr>
                <w:noProof/>
                <w:webHidden/>
              </w:rPr>
              <w:tab/>
            </w:r>
            <w:r w:rsidR="00187E8E">
              <w:rPr>
                <w:noProof/>
                <w:webHidden/>
              </w:rPr>
              <w:fldChar w:fldCharType="begin"/>
            </w:r>
            <w:r w:rsidR="00187E8E">
              <w:rPr>
                <w:noProof/>
                <w:webHidden/>
              </w:rPr>
              <w:instrText xml:space="preserve"> PAGEREF _Toc485108756 \h </w:instrText>
            </w:r>
            <w:r w:rsidR="00187E8E">
              <w:rPr>
                <w:noProof/>
                <w:webHidden/>
              </w:rPr>
            </w:r>
            <w:r w:rsidR="00187E8E">
              <w:rPr>
                <w:noProof/>
                <w:webHidden/>
              </w:rPr>
              <w:fldChar w:fldCharType="separate"/>
            </w:r>
            <w:r w:rsidR="00187E8E">
              <w:rPr>
                <w:noProof/>
                <w:webHidden/>
              </w:rPr>
              <w:t>1255</w:t>
            </w:r>
            <w:r w:rsidR="00187E8E">
              <w:rPr>
                <w:noProof/>
                <w:webHidden/>
              </w:rPr>
              <w:fldChar w:fldCharType="end"/>
            </w:r>
          </w:hyperlink>
        </w:p>
        <w:p w14:paraId="6A6E207A" w14:textId="6459EFFE" w:rsidR="00187E8E" w:rsidRDefault="004942E9">
          <w:pPr>
            <w:pStyle w:val="TOC3"/>
            <w:tabs>
              <w:tab w:val="right" w:leader="dot" w:pos="8846"/>
            </w:tabs>
            <w:rPr>
              <w:rFonts w:asciiTheme="minorHAnsi" w:eastAsiaTheme="minorEastAsia" w:hAnsiTheme="minorHAnsi"/>
              <w:noProof/>
              <w:sz w:val="22"/>
              <w:lang w:val="en-US"/>
            </w:rPr>
          </w:pPr>
          <w:hyperlink w:anchor="_Toc485108757" w:history="1">
            <w:r w:rsidR="00187E8E" w:rsidRPr="005764B6">
              <w:rPr>
                <w:rStyle w:val="Hyperlink"/>
                <w:noProof/>
              </w:rPr>
              <w:t>May 24 (25) / Pashons 29: Commemoration of the Annunciation, Nativity, and Resurrection on the 29</w:t>
            </w:r>
            <w:r w:rsidR="00187E8E" w:rsidRPr="005764B6">
              <w:rPr>
                <w:rStyle w:val="Hyperlink"/>
                <w:noProof/>
                <w:vertAlign w:val="superscript"/>
              </w:rPr>
              <w:t>th</w:t>
            </w:r>
            <w:r w:rsidR="00187E8E" w:rsidRPr="005764B6">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_Toc485108757 \h </w:instrText>
            </w:r>
            <w:r w:rsidR="00187E8E">
              <w:rPr>
                <w:noProof/>
                <w:webHidden/>
              </w:rPr>
            </w:r>
            <w:r w:rsidR="00187E8E">
              <w:rPr>
                <w:noProof/>
                <w:webHidden/>
              </w:rPr>
              <w:fldChar w:fldCharType="separate"/>
            </w:r>
            <w:r w:rsidR="00187E8E">
              <w:rPr>
                <w:noProof/>
                <w:webHidden/>
              </w:rPr>
              <w:t>1256</w:t>
            </w:r>
            <w:r w:rsidR="00187E8E">
              <w:rPr>
                <w:noProof/>
                <w:webHidden/>
              </w:rPr>
              <w:fldChar w:fldCharType="end"/>
            </w:r>
          </w:hyperlink>
        </w:p>
        <w:p w14:paraId="1DE0E3CE" w14:textId="7574E4B9" w:rsidR="00187E8E" w:rsidRDefault="004942E9">
          <w:pPr>
            <w:pStyle w:val="TOC3"/>
            <w:tabs>
              <w:tab w:val="right" w:leader="dot" w:pos="8846"/>
            </w:tabs>
            <w:rPr>
              <w:rFonts w:asciiTheme="minorHAnsi" w:eastAsiaTheme="minorEastAsia" w:hAnsiTheme="minorHAnsi"/>
              <w:noProof/>
              <w:sz w:val="22"/>
              <w:lang w:val="en-US"/>
            </w:rPr>
          </w:pPr>
          <w:hyperlink w:anchor="_Toc485108758" w:history="1">
            <w:r w:rsidR="00187E8E" w:rsidRPr="005764B6">
              <w:rPr>
                <w:rStyle w:val="Hyperlink"/>
                <w:noProof/>
              </w:rPr>
              <w:t>May 24 (25) / Pashons 29: Also St. Simeon the Stylite</w:t>
            </w:r>
            <w:r w:rsidR="00187E8E">
              <w:rPr>
                <w:noProof/>
                <w:webHidden/>
              </w:rPr>
              <w:tab/>
            </w:r>
            <w:r w:rsidR="00187E8E">
              <w:rPr>
                <w:noProof/>
                <w:webHidden/>
              </w:rPr>
              <w:fldChar w:fldCharType="begin"/>
            </w:r>
            <w:r w:rsidR="00187E8E">
              <w:rPr>
                <w:noProof/>
                <w:webHidden/>
              </w:rPr>
              <w:instrText xml:space="preserve"> PAGEREF _Toc485108758 \h </w:instrText>
            </w:r>
            <w:r w:rsidR="00187E8E">
              <w:rPr>
                <w:noProof/>
                <w:webHidden/>
              </w:rPr>
            </w:r>
            <w:r w:rsidR="00187E8E">
              <w:rPr>
                <w:noProof/>
                <w:webHidden/>
              </w:rPr>
              <w:fldChar w:fldCharType="separate"/>
            </w:r>
            <w:r w:rsidR="00187E8E">
              <w:rPr>
                <w:noProof/>
                <w:webHidden/>
              </w:rPr>
              <w:t>1256</w:t>
            </w:r>
            <w:r w:rsidR="00187E8E">
              <w:rPr>
                <w:noProof/>
                <w:webHidden/>
              </w:rPr>
              <w:fldChar w:fldCharType="end"/>
            </w:r>
          </w:hyperlink>
        </w:p>
        <w:p w14:paraId="5790167F" w14:textId="78659B49" w:rsidR="00187E8E" w:rsidRDefault="004942E9">
          <w:pPr>
            <w:pStyle w:val="TOC3"/>
            <w:tabs>
              <w:tab w:val="right" w:leader="dot" w:pos="8846"/>
            </w:tabs>
            <w:rPr>
              <w:rFonts w:asciiTheme="minorHAnsi" w:eastAsiaTheme="minorEastAsia" w:hAnsiTheme="minorHAnsi"/>
              <w:noProof/>
              <w:sz w:val="22"/>
              <w:lang w:val="en-US"/>
            </w:rPr>
          </w:pPr>
          <w:hyperlink w:anchor="_Toc485108759" w:history="1">
            <w:r w:rsidR="00187E8E" w:rsidRPr="005764B6">
              <w:rPr>
                <w:rStyle w:val="Hyperlink"/>
                <w:noProof/>
              </w:rPr>
              <w:t>May 25 / Pashons 30: Departure of St. Fournous the Disciple</w:t>
            </w:r>
            <w:r w:rsidR="00187E8E">
              <w:rPr>
                <w:noProof/>
                <w:webHidden/>
              </w:rPr>
              <w:tab/>
            </w:r>
            <w:r w:rsidR="00187E8E">
              <w:rPr>
                <w:noProof/>
                <w:webHidden/>
              </w:rPr>
              <w:fldChar w:fldCharType="begin"/>
            </w:r>
            <w:r w:rsidR="00187E8E">
              <w:rPr>
                <w:noProof/>
                <w:webHidden/>
              </w:rPr>
              <w:instrText xml:space="preserve"> PAGEREF _Toc485108759 \h </w:instrText>
            </w:r>
            <w:r w:rsidR="00187E8E">
              <w:rPr>
                <w:noProof/>
                <w:webHidden/>
              </w:rPr>
            </w:r>
            <w:r w:rsidR="00187E8E">
              <w:rPr>
                <w:noProof/>
                <w:webHidden/>
              </w:rPr>
              <w:fldChar w:fldCharType="separate"/>
            </w:r>
            <w:r w:rsidR="00187E8E">
              <w:rPr>
                <w:noProof/>
                <w:webHidden/>
              </w:rPr>
              <w:t>1257</w:t>
            </w:r>
            <w:r w:rsidR="00187E8E">
              <w:rPr>
                <w:noProof/>
                <w:webHidden/>
              </w:rPr>
              <w:fldChar w:fldCharType="end"/>
            </w:r>
          </w:hyperlink>
        </w:p>
        <w:p w14:paraId="4DBBFCF9" w14:textId="54ACDFDB" w:rsidR="00187E8E" w:rsidRDefault="004942E9">
          <w:pPr>
            <w:pStyle w:val="TOC3"/>
            <w:tabs>
              <w:tab w:val="right" w:leader="dot" w:pos="8846"/>
            </w:tabs>
            <w:rPr>
              <w:rFonts w:asciiTheme="minorHAnsi" w:eastAsiaTheme="minorEastAsia" w:hAnsiTheme="minorHAnsi"/>
              <w:noProof/>
              <w:sz w:val="22"/>
              <w:lang w:val="en-US"/>
            </w:rPr>
          </w:pPr>
          <w:hyperlink w:anchor="_Toc485108760" w:history="1">
            <w:r w:rsidR="00187E8E" w:rsidRPr="005764B6">
              <w:rPr>
                <w:rStyle w:val="Hyperlink"/>
                <w:noProof/>
              </w:rPr>
              <w:t>May 27 / Paoni 2: St. Commemoration of the Appearance of the Bodies of St. John the Baptist and Elisha the Prophet</w:t>
            </w:r>
            <w:r w:rsidR="00187E8E">
              <w:rPr>
                <w:noProof/>
                <w:webHidden/>
              </w:rPr>
              <w:tab/>
            </w:r>
            <w:r w:rsidR="00187E8E">
              <w:rPr>
                <w:noProof/>
                <w:webHidden/>
              </w:rPr>
              <w:fldChar w:fldCharType="begin"/>
            </w:r>
            <w:r w:rsidR="00187E8E">
              <w:rPr>
                <w:noProof/>
                <w:webHidden/>
              </w:rPr>
              <w:instrText xml:space="preserve"> PAGEREF _Toc485108760 \h </w:instrText>
            </w:r>
            <w:r w:rsidR="00187E8E">
              <w:rPr>
                <w:noProof/>
                <w:webHidden/>
              </w:rPr>
            </w:r>
            <w:r w:rsidR="00187E8E">
              <w:rPr>
                <w:noProof/>
                <w:webHidden/>
              </w:rPr>
              <w:fldChar w:fldCharType="separate"/>
            </w:r>
            <w:r w:rsidR="00187E8E">
              <w:rPr>
                <w:noProof/>
                <w:webHidden/>
              </w:rPr>
              <w:t>1257</w:t>
            </w:r>
            <w:r w:rsidR="00187E8E">
              <w:rPr>
                <w:noProof/>
                <w:webHidden/>
              </w:rPr>
              <w:fldChar w:fldCharType="end"/>
            </w:r>
          </w:hyperlink>
        </w:p>
        <w:p w14:paraId="3FE4B972" w14:textId="5285BEF2" w:rsidR="00187E8E" w:rsidRDefault="004942E9">
          <w:pPr>
            <w:pStyle w:val="TOC3"/>
            <w:tabs>
              <w:tab w:val="right" w:leader="dot" w:pos="8846"/>
            </w:tabs>
            <w:rPr>
              <w:rFonts w:asciiTheme="minorHAnsi" w:eastAsiaTheme="minorEastAsia" w:hAnsiTheme="minorHAnsi"/>
              <w:noProof/>
              <w:sz w:val="22"/>
              <w:lang w:val="en-US"/>
            </w:rPr>
          </w:pPr>
          <w:hyperlink w:anchor="_Toc485108761" w:history="1">
            <w:r w:rsidR="00187E8E" w:rsidRPr="005764B6">
              <w:rPr>
                <w:rStyle w:val="Hyperlink"/>
                <w:noProof/>
              </w:rPr>
              <w:t>May 28 / Paoni 3: Consecration of St. George’s Church</w:t>
            </w:r>
            <w:r w:rsidR="00187E8E">
              <w:rPr>
                <w:noProof/>
                <w:webHidden/>
              </w:rPr>
              <w:tab/>
            </w:r>
            <w:r w:rsidR="00187E8E">
              <w:rPr>
                <w:noProof/>
                <w:webHidden/>
              </w:rPr>
              <w:fldChar w:fldCharType="begin"/>
            </w:r>
            <w:r w:rsidR="00187E8E">
              <w:rPr>
                <w:noProof/>
                <w:webHidden/>
              </w:rPr>
              <w:instrText xml:space="preserve"> PAGEREF _Toc485108761 \h </w:instrText>
            </w:r>
            <w:r w:rsidR="00187E8E">
              <w:rPr>
                <w:noProof/>
                <w:webHidden/>
              </w:rPr>
            </w:r>
            <w:r w:rsidR="00187E8E">
              <w:rPr>
                <w:noProof/>
                <w:webHidden/>
              </w:rPr>
              <w:fldChar w:fldCharType="separate"/>
            </w:r>
            <w:r w:rsidR="00187E8E">
              <w:rPr>
                <w:noProof/>
                <w:webHidden/>
              </w:rPr>
              <w:t>1258</w:t>
            </w:r>
            <w:r w:rsidR="00187E8E">
              <w:rPr>
                <w:noProof/>
                <w:webHidden/>
              </w:rPr>
              <w:fldChar w:fldCharType="end"/>
            </w:r>
          </w:hyperlink>
        </w:p>
        <w:p w14:paraId="44AB0DD9" w14:textId="6B3FFB08" w:rsidR="00187E8E" w:rsidRDefault="004942E9">
          <w:pPr>
            <w:pStyle w:val="TOC3"/>
            <w:tabs>
              <w:tab w:val="right" w:leader="dot" w:pos="8846"/>
            </w:tabs>
            <w:rPr>
              <w:rFonts w:asciiTheme="minorHAnsi" w:eastAsiaTheme="minorEastAsia" w:hAnsiTheme="minorHAnsi"/>
              <w:noProof/>
              <w:sz w:val="22"/>
              <w:lang w:val="en-US"/>
            </w:rPr>
          </w:pPr>
          <w:hyperlink w:anchor="_Toc485108762" w:history="1">
            <w:r w:rsidR="00187E8E" w:rsidRPr="005764B6">
              <w:rPr>
                <w:rStyle w:val="Hyperlink"/>
                <w:noProof/>
              </w:rPr>
              <w:t>May 28 / Paoni 3: Also St. Abraam of Fayyoum</w:t>
            </w:r>
            <w:r w:rsidR="00187E8E">
              <w:rPr>
                <w:noProof/>
                <w:webHidden/>
              </w:rPr>
              <w:tab/>
            </w:r>
            <w:r w:rsidR="00187E8E">
              <w:rPr>
                <w:noProof/>
                <w:webHidden/>
              </w:rPr>
              <w:fldChar w:fldCharType="begin"/>
            </w:r>
            <w:r w:rsidR="00187E8E">
              <w:rPr>
                <w:noProof/>
                <w:webHidden/>
              </w:rPr>
              <w:instrText xml:space="preserve"> PAGEREF _Toc485108762 \h </w:instrText>
            </w:r>
            <w:r w:rsidR="00187E8E">
              <w:rPr>
                <w:noProof/>
                <w:webHidden/>
              </w:rPr>
            </w:r>
            <w:r w:rsidR="00187E8E">
              <w:rPr>
                <w:noProof/>
                <w:webHidden/>
              </w:rPr>
              <w:fldChar w:fldCharType="separate"/>
            </w:r>
            <w:r w:rsidR="00187E8E">
              <w:rPr>
                <w:noProof/>
                <w:webHidden/>
              </w:rPr>
              <w:t>1258</w:t>
            </w:r>
            <w:r w:rsidR="00187E8E">
              <w:rPr>
                <w:noProof/>
                <w:webHidden/>
              </w:rPr>
              <w:fldChar w:fldCharType="end"/>
            </w:r>
          </w:hyperlink>
        </w:p>
        <w:p w14:paraId="713F29F3" w14:textId="386E2B23" w:rsidR="00187E8E" w:rsidRDefault="004942E9">
          <w:pPr>
            <w:pStyle w:val="TOC3"/>
            <w:tabs>
              <w:tab w:val="right" w:leader="dot" w:pos="8846"/>
            </w:tabs>
            <w:rPr>
              <w:rFonts w:asciiTheme="minorHAnsi" w:eastAsiaTheme="minorEastAsia" w:hAnsiTheme="minorHAnsi"/>
              <w:noProof/>
              <w:sz w:val="22"/>
              <w:lang w:val="en-US"/>
            </w:rPr>
          </w:pPr>
          <w:hyperlink w:anchor="_Toc485108763" w:history="1">
            <w:r w:rsidR="00187E8E" w:rsidRPr="005764B6">
              <w:rPr>
                <w:rStyle w:val="Hyperlink"/>
                <w:noProof/>
              </w:rPr>
              <w:t>May 30 / Paoni 5: Consecration of the Church of St. Victor</w:t>
            </w:r>
            <w:r w:rsidR="00187E8E">
              <w:rPr>
                <w:noProof/>
                <w:webHidden/>
              </w:rPr>
              <w:tab/>
            </w:r>
            <w:r w:rsidR="00187E8E">
              <w:rPr>
                <w:noProof/>
                <w:webHidden/>
              </w:rPr>
              <w:fldChar w:fldCharType="begin"/>
            </w:r>
            <w:r w:rsidR="00187E8E">
              <w:rPr>
                <w:noProof/>
                <w:webHidden/>
              </w:rPr>
              <w:instrText xml:space="preserve"> PAGEREF _Toc485108763 \h </w:instrText>
            </w:r>
            <w:r w:rsidR="00187E8E">
              <w:rPr>
                <w:noProof/>
                <w:webHidden/>
              </w:rPr>
            </w:r>
            <w:r w:rsidR="00187E8E">
              <w:rPr>
                <w:noProof/>
                <w:webHidden/>
              </w:rPr>
              <w:fldChar w:fldCharType="separate"/>
            </w:r>
            <w:r w:rsidR="00187E8E">
              <w:rPr>
                <w:noProof/>
                <w:webHidden/>
              </w:rPr>
              <w:t>1260</w:t>
            </w:r>
            <w:r w:rsidR="00187E8E">
              <w:rPr>
                <w:noProof/>
                <w:webHidden/>
              </w:rPr>
              <w:fldChar w:fldCharType="end"/>
            </w:r>
          </w:hyperlink>
        </w:p>
        <w:p w14:paraId="69157D6B" w14:textId="16FA86F6" w:rsidR="009E261C" w:rsidRDefault="009E261C" w:rsidP="009E261C">
          <w:r>
            <w:rPr>
              <w:b/>
              <w:bCs/>
              <w:noProof/>
            </w:rPr>
            <w:fldChar w:fldCharType="end"/>
          </w:r>
        </w:p>
      </w:sdtContent>
    </w:sdt>
    <w:p w14:paraId="1AC07996" w14:textId="77777777" w:rsidR="00137929" w:rsidRDefault="00137929" w:rsidP="00137929">
      <w:pPr>
        <w:pStyle w:val="Heading3"/>
      </w:pPr>
      <w:bookmarkStart w:id="1719" w:name="_Ref436250616"/>
      <w:bookmarkStart w:id="1720" w:name="_Toc485108743"/>
      <w:r>
        <w:lastRenderedPageBreak/>
        <w:t>May 1 / Pashons 6: St. Macarius of Alexandria, the Presbyter</w:t>
      </w:r>
      <w:bookmarkEnd w:id="1715"/>
      <w:bookmarkEnd w:id="1719"/>
      <w:bookmarkEnd w:id="1720"/>
    </w:p>
    <w:p w14:paraId="65054283" w14:textId="77777777" w:rsidR="00137929" w:rsidRDefault="00137929" w:rsidP="00137929">
      <w:pPr>
        <w:pStyle w:val="Heading4"/>
      </w:pPr>
      <w:bookmarkStart w:id="1721" w:name="_Ref434490596"/>
      <w:r>
        <w:t>The Doxology</w:t>
      </w:r>
      <w:r w:rsidR="00B46E6E">
        <w:t xml:space="preserve"> for St. Macarius of Alexandria, the Presbyter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22" w:name="_Ref434560539"/>
      <w:bookmarkStart w:id="1723" w:name="_Toc485108744"/>
      <w:r>
        <w:t>May 2 / Pashons 7: St. Athanasius the Apostolic</w:t>
      </w:r>
      <w:bookmarkEnd w:id="1722"/>
      <w:bookmarkEnd w:id="1723"/>
    </w:p>
    <w:p w14:paraId="5C918841" w14:textId="77777777" w:rsidR="00EE657B" w:rsidRDefault="00EE657B" w:rsidP="00EE657B">
      <w:pPr>
        <w:pStyle w:val="Heading4"/>
      </w:pPr>
      <w:bookmarkStart w:id="1724" w:name="_Ref434492183"/>
      <w:r>
        <w:t>The Doxology</w:t>
      </w:r>
      <w:r w:rsidR="00B82753">
        <w:t xml:space="preserve"> for St. Athanasius the Apostolic</w:t>
      </w:r>
      <w:bookmarkEnd w:id="1724"/>
    </w:p>
    <w:p w14:paraId="56250E5D" w14:textId="4253845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187E8E">
        <w:t>The Doxology of St. Athanasius the Apostolic</w:t>
      </w:r>
      <w:r>
        <w:fldChar w:fldCharType="end"/>
      </w:r>
      <w:r>
        <w:t xml:space="preserve">, page </w:t>
      </w:r>
      <w:r>
        <w:fldChar w:fldCharType="begin"/>
      </w:r>
      <w:r>
        <w:instrText xml:space="preserve"> PAGEREF _Ref434492161 \h </w:instrText>
      </w:r>
      <w:r>
        <w:fldChar w:fldCharType="separate"/>
      </w:r>
      <w:r w:rsidR="00187E8E">
        <w:rPr>
          <w:noProof/>
        </w:rPr>
        <w:t>952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25" w:name="_Ref434492196"/>
      <w:r>
        <w:t>Another</w:t>
      </w:r>
      <w:r w:rsidR="0047441D">
        <w:t xml:space="preserve"> Doxology</w:t>
      </w:r>
      <w:r>
        <w:t xml:space="preserve"> for St. Athanasius the Apostolic</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41"/>
            </w:r>
            <w:r>
              <w:t>;</w:t>
            </w:r>
          </w:p>
          <w:p w14:paraId="38DFDD79" w14:textId="77777777" w:rsidR="0047441D" w:rsidRDefault="0047441D" w:rsidP="0047441D">
            <w:pPr>
              <w:pStyle w:val="EngHang"/>
            </w:pPr>
            <w:r>
              <w:t>He sent them “the Father of Peace</w:t>
            </w:r>
            <w:r>
              <w:rPr>
                <w:rStyle w:val="FootnoteReference"/>
              </w:rPr>
              <w:footnoteReference w:id="104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726" w:name="_Toc485108745"/>
      <w:r>
        <w:t>May 7 / Pashons 12: Commemoration of Archangel Michael</w:t>
      </w:r>
      <w:bookmarkEnd w:id="1726"/>
    </w:p>
    <w:p w14:paraId="78149016" w14:textId="43BD88B1"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8F2AB5D" w14:textId="77777777" w:rsidR="00B53E05" w:rsidRDefault="00B53E05" w:rsidP="00B53E05">
      <w:pPr>
        <w:pStyle w:val="Heading3"/>
      </w:pPr>
      <w:bookmarkStart w:id="1727" w:name="_Toc485108746"/>
      <w:r>
        <w:t>May 7 / Pashons 12: Also the Consecration of the Church of St. Demiana</w:t>
      </w:r>
      <w:bookmarkEnd w:id="1727"/>
    </w:p>
    <w:p w14:paraId="30A4D1C6" w14:textId="337BBF8E"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187E8E">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187E8E">
        <w:rPr>
          <w:noProof/>
        </w:rPr>
        <w:t>1180</w:t>
      </w:r>
      <w:r w:rsidR="00DB1A80">
        <w:fldChar w:fldCharType="end"/>
      </w:r>
      <w:r w:rsidR="00DB1A80">
        <w:t>.</w:t>
      </w:r>
    </w:p>
    <w:p w14:paraId="3E105B3E" w14:textId="77777777" w:rsidR="00220DFD" w:rsidRDefault="00220DFD" w:rsidP="00220DFD">
      <w:pPr>
        <w:pStyle w:val="Heading3"/>
      </w:pPr>
      <w:bookmarkStart w:id="1728" w:name="_Toc485108747"/>
      <w:r>
        <w:t>May 8 / Pashons 13 St. Junia of the Seventy Two Disciples</w:t>
      </w:r>
      <w:bookmarkEnd w:id="1728"/>
    </w:p>
    <w:p w14:paraId="148929D9" w14:textId="4386BBFC"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D1738E1" w14:textId="77777777" w:rsidR="00220DFD" w:rsidRDefault="00220DFD" w:rsidP="00220DFD">
      <w:pPr>
        <w:pStyle w:val="Heading3"/>
      </w:pPr>
      <w:bookmarkStart w:id="1729" w:name="_Toc485108748"/>
      <w:r>
        <w:lastRenderedPageBreak/>
        <w:t xml:space="preserve">May 8 / Pashons 13 Also St. </w:t>
      </w:r>
      <w:commentRangeStart w:id="1730"/>
      <w:r>
        <w:t>Arsenius</w:t>
      </w:r>
      <w:commentRangeEnd w:id="1730"/>
      <w:r>
        <w:rPr>
          <w:rStyle w:val="CommentReference"/>
          <w:rFonts w:eastAsiaTheme="minorHAnsi" w:cstheme="minorBidi"/>
          <w:b w:val="0"/>
          <w:bCs w:val="0"/>
        </w:rPr>
        <w:commentReference w:id="1730"/>
      </w:r>
      <w:bookmarkEnd w:id="1729"/>
    </w:p>
    <w:p w14:paraId="2EEE01C8" w14:textId="77777777" w:rsidR="00220DFD" w:rsidRDefault="00220DFD" w:rsidP="00220DFD">
      <w:pPr>
        <w:pStyle w:val="Heading4"/>
      </w:pPr>
      <w:bookmarkStart w:id="1731" w:name="_Ref434490892"/>
      <w:r>
        <w:t>The Doxology</w:t>
      </w:r>
      <w:r w:rsidR="00810F04">
        <w:t xml:space="preserve"> for St. Arsenius</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732" w:name="_Ref485107348"/>
      <w:bookmarkStart w:id="1733" w:name="_Ref485107356"/>
      <w:bookmarkStart w:id="1734" w:name="_Toc485108749"/>
      <w:r>
        <w:t>May 9 / Pashons 14: St. Pachomius</w:t>
      </w:r>
      <w:bookmarkEnd w:id="1732"/>
      <w:bookmarkEnd w:id="1733"/>
      <w:bookmarkEnd w:id="1734"/>
    </w:p>
    <w:p w14:paraId="1731E46B" w14:textId="77777777" w:rsidR="00C30529" w:rsidRDefault="00C30529" w:rsidP="00C30529">
      <w:pPr>
        <w:pStyle w:val="Heading4"/>
      </w:pPr>
      <w:bookmarkStart w:id="1735" w:name="_Ref434491150"/>
      <w:r>
        <w:t>The Doxology</w:t>
      </w:r>
      <w:r w:rsidR="00810F04">
        <w:t xml:space="preserve"> for St. Pachomius</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36" w:name="_Toc485108750"/>
      <w:r>
        <w:t>May 11 / Pashons 16: Commemoration of St. John the Evangelist</w:t>
      </w:r>
      <w:bookmarkEnd w:id="1736"/>
    </w:p>
    <w:p w14:paraId="2ADA71D1" w14:textId="56E0CEC4"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187E8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187E8E">
        <w:rPr>
          <w:noProof/>
        </w:rPr>
        <w:t>1129</w:t>
      </w:r>
      <w:r w:rsidR="002409EF">
        <w:fldChar w:fldCharType="end"/>
      </w:r>
      <w:r>
        <w:t>.</w:t>
      </w:r>
    </w:p>
    <w:p w14:paraId="194D23B6" w14:textId="77777777" w:rsidR="005329C1" w:rsidRDefault="005329C1" w:rsidP="005329C1">
      <w:pPr>
        <w:pStyle w:val="Heading3"/>
      </w:pPr>
      <w:bookmarkStart w:id="1737" w:name="_Toc485108751"/>
      <w:r>
        <w:t>May 16 / Pashons 21: Commemoration of the Theotokos</w:t>
      </w:r>
      <w:bookmarkEnd w:id="1737"/>
    </w:p>
    <w:p w14:paraId="678F262C" w14:textId="6E8CE399"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1269</w:t>
      </w:r>
      <w:r>
        <w:fldChar w:fldCharType="end"/>
      </w:r>
      <w:r>
        <w:t>.</w:t>
      </w:r>
    </w:p>
    <w:p w14:paraId="5950977D" w14:textId="77777777" w:rsidR="00160DE3" w:rsidRDefault="00160DE3" w:rsidP="00160DE3">
      <w:pPr>
        <w:pStyle w:val="Heading3"/>
      </w:pPr>
      <w:bookmarkStart w:id="1738" w:name="_Toc485108752"/>
      <w:r>
        <w:t xml:space="preserve">May 17 / Pashons 22: Departure of St. Andronicus the </w:t>
      </w:r>
      <w:r w:rsidR="00191A26">
        <w:t>Disciple</w:t>
      </w:r>
      <w:bookmarkEnd w:id="1738"/>
    </w:p>
    <w:p w14:paraId="03D06E74" w14:textId="0D1DDAE2"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E2A1C06" w14:textId="552935F4" w:rsidR="00495F1A" w:rsidRDefault="00C30529" w:rsidP="00495F1A">
      <w:pPr>
        <w:pStyle w:val="Heading3"/>
      </w:pPr>
      <w:bookmarkStart w:id="1739" w:name="_Ref485108333"/>
      <w:bookmarkStart w:id="1740" w:name="_Ref485108337"/>
      <w:bookmarkStart w:id="1741" w:name="_Toc485108753"/>
      <w:r>
        <w:lastRenderedPageBreak/>
        <w:t xml:space="preserve">May 19 / Pashons 24: </w:t>
      </w:r>
      <w:r w:rsidR="00495F1A">
        <w:t>The Entr</w:t>
      </w:r>
      <w:r w:rsidR="00CC0A2E">
        <w:t>y</w:t>
      </w:r>
      <w:r w:rsidR="00495F1A">
        <w:t xml:space="preserve"> into Egypt</w:t>
      </w:r>
      <w:bookmarkEnd w:id="1718"/>
      <w:bookmarkEnd w:id="1717"/>
      <w:bookmarkEnd w:id="1716"/>
      <w:bookmarkEnd w:id="1739"/>
      <w:bookmarkEnd w:id="1740"/>
      <w:bookmarkEnd w:id="1741"/>
    </w:p>
    <w:p w14:paraId="344CD129" w14:textId="08BCC326" w:rsidR="00D1689A" w:rsidRPr="008712A7" w:rsidRDefault="00D1689A" w:rsidP="00D1689A">
      <w:pPr>
        <w:pStyle w:val="Heading4"/>
        <w:rPr>
          <w:rFonts w:ascii="Arial Unicode MS" w:eastAsia="Arial Unicode MS" w:hAnsi="Arial Unicode MS" w:cs="Arial Unicode MS"/>
        </w:rPr>
      </w:pPr>
      <w:bookmarkStart w:id="1742"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43" w:name="_Ref434476089"/>
      <w:r>
        <w:t>The Psali Adam</w:t>
      </w:r>
      <w:r w:rsidR="006C1B94">
        <w:t xml:space="preserve"> for the Entr</w:t>
      </w:r>
      <w:r w:rsidR="00CC0A2E">
        <w:t>y</w:t>
      </w:r>
      <w:r w:rsidR="006C1B94">
        <w:t xml:space="preserve"> into Egypt</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44" w:name="_Ref434476112"/>
      <w:r>
        <w:t>The Psali Batos</w:t>
      </w:r>
      <w:r w:rsidR="006C1B94">
        <w:t xml:space="preserve"> for the Entr</w:t>
      </w:r>
      <w:r w:rsidR="00CC0A2E">
        <w:t>y</w:t>
      </w:r>
      <w:r w:rsidR="006C1B94">
        <w:t xml:space="preserve"> into Egypt</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45"/>
            <w:r>
              <w:t>approached</w:t>
            </w:r>
            <w:commentRangeEnd w:id="1745"/>
            <w:r>
              <w:rPr>
                <w:rStyle w:val="CommentReference"/>
              </w:rPr>
              <w:commentReference w:id="174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46"/>
            <w:r>
              <w:t xml:space="preserve">Ⲫⲱⲕ </w:t>
            </w:r>
            <w:commentRangeEnd w:id="1746"/>
            <w:r>
              <w:rPr>
                <w:rStyle w:val="CommentReference"/>
                <w:rFonts w:ascii="Times New Roman" w:hAnsi="Times New Roman"/>
              </w:rPr>
              <w:commentReference w:id="174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47" w:name="_Toc485108754"/>
      <w:r>
        <w:t>May 19 / Pashons 24: Also, St. Pashnouni, the Monk and Martyr</w:t>
      </w:r>
      <w:bookmarkEnd w:id="1747"/>
    </w:p>
    <w:p w14:paraId="408F0E44" w14:textId="77777777" w:rsidR="00A055D8" w:rsidRDefault="00A055D8" w:rsidP="00A055D8">
      <w:pPr>
        <w:pStyle w:val="Heading4"/>
      </w:pPr>
      <w:bookmarkStart w:id="1748" w:name="_Ref434491429"/>
      <w:r>
        <w:t>The Doxology</w:t>
      </w:r>
      <w:r w:rsidR="00810F04">
        <w:t xml:space="preserve"> for St. Pashnouni</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49" w:name="_Toc485108755"/>
      <w:r>
        <w:t xml:space="preserve">May 21 / Pashons 26: </w:t>
      </w:r>
      <w:r w:rsidR="00072324">
        <w:t>Martyrdom of St. Thomas the Apostle</w:t>
      </w:r>
      <w:bookmarkEnd w:id="1749"/>
    </w:p>
    <w:p w14:paraId="574A2F34" w14:textId="371A6553"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401C91D" w14:textId="77777777" w:rsidR="007A6E4F" w:rsidRDefault="007A6E4F" w:rsidP="00160DE3">
      <w:pPr>
        <w:pStyle w:val="Heading3"/>
      </w:pPr>
      <w:bookmarkStart w:id="1750" w:name="_Toc485108756"/>
      <w:r>
        <w:lastRenderedPageBreak/>
        <w:t>May 22 / Pashons 27: St. Thomas the Anchorite</w:t>
      </w:r>
      <w:bookmarkEnd w:id="1750"/>
    </w:p>
    <w:p w14:paraId="638D349A" w14:textId="77777777" w:rsidR="007A6E4F" w:rsidRDefault="007A6E4F" w:rsidP="007A6E4F">
      <w:pPr>
        <w:pStyle w:val="Heading4"/>
      </w:pPr>
      <w:bookmarkStart w:id="1751" w:name="_Ref434490403"/>
      <w:r>
        <w:t>The Doxology</w:t>
      </w:r>
      <w:r w:rsidR="00B46E6E">
        <w:t xml:space="preserve"> for St. Thomas the Anchorite</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52"/>
            <w:r>
              <w:t>Like amber</w:t>
            </w:r>
          </w:p>
          <w:p w14:paraId="2CE5E879" w14:textId="77777777" w:rsidR="007A6E4F" w:rsidRDefault="007A6E4F" w:rsidP="007A6E4F">
            <w:pPr>
              <w:pStyle w:val="EngHangEnd"/>
            </w:pPr>
            <w:r>
              <w:t>Spreading in paradise.</w:t>
            </w:r>
            <w:commentRangeEnd w:id="1752"/>
            <w:r>
              <w:rPr>
                <w:rStyle w:val="CommentReference"/>
                <w:rFonts w:ascii="Times New Roman" w:eastAsiaTheme="minorHAnsi" w:hAnsi="Times New Roman" w:cstheme="minorBidi"/>
                <w:color w:val="auto"/>
              </w:rPr>
              <w:commentReference w:id="175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53" w:name="_Toc485108757"/>
      <w:r>
        <w:t>May 24 (25) / Pashons 29: Commemoration of the Annunciation, Nativity, and Resurrection on the 29</w:t>
      </w:r>
      <w:r w:rsidRPr="00C0205C">
        <w:rPr>
          <w:vertAlign w:val="superscript"/>
        </w:rPr>
        <w:t>th</w:t>
      </w:r>
      <w:r>
        <w:t xml:space="preserve"> of Every Month</w:t>
      </w:r>
      <w:bookmarkEnd w:id="1753"/>
    </w:p>
    <w:p w14:paraId="328345A0" w14:textId="129FA608"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035949E7" w14:textId="702B32CB" w:rsidR="00D552F6" w:rsidRDefault="00D552F6" w:rsidP="00D552F6">
      <w:pPr>
        <w:pStyle w:val="Heading3"/>
      </w:pPr>
      <w:bookmarkStart w:id="1754" w:name="_Toc485108758"/>
      <w:r>
        <w:t xml:space="preserve">May 24 (25) / Pashons 29: Also St. </w:t>
      </w:r>
      <w:r w:rsidR="00F525F0">
        <w:t>Simeon</w:t>
      </w:r>
      <w:r>
        <w:t xml:space="preserve"> the Stylite</w:t>
      </w:r>
      <w:bookmarkEnd w:id="1754"/>
    </w:p>
    <w:p w14:paraId="6BC6625E" w14:textId="07CBC558" w:rsidR="00F525F0" w:rsidRPr="00F525F0" w:rsidRDefault="00F525F0" w:rsidP="00F525F0">
      <w:pPr>
        <w:pStyle w:val="Heading4"/>
      </w:pPr>
      <w:bookmarkStart w:id="1755" w:name="_Ref439328220"/>
      <w:r>
        <w:t>The Doxology for St. Simeon the Stylite</w:t>
      </w:r>
      <w:r w:rsidR="00BD2B3F">
        <w:rPr>
          <w:rStyle w:val="FootnoteReference"/>
        </w:rPr>
        <w:footnoteReference w:id="1043"/>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56" w:name="_Toc485108759"/>
      <w:r>
        <w:t>May 25 / Pashons 30: Departure of St. Fournous the Disciple</w:t>
      </w:r>
      <w:bookmarkEnd w:id="1756"/>
    </w:p>
    <w:p w14:paraId="78E47792" w14:textId="7BA50E49"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FCC02EA" w14:textId="77777777" w:rsidR="00F26510" w:rsidRDefault="00F26510" w:rsidP="00F26510">
      <w:pPr>
        <w:pStyle w:val="Heading3"/>
      </w:pPr>
      <w:bookmarkStart w:id="1757" w:name="_Toc485108760"/>
      <w:r>
        <w:t>May 27 / Paoni 2: St. Commemoration of the Appearance of the Bodies of St. John the Baptist and Elisha the Prophet</w:t>
      </w:r>
      <w:bookmarkEnd w:id="1757"/>
    </w:p>
    <w:p w14:paraId="0098B3FD" w14:textId="5C170179" w:rsidR="00191A26" w:rsidRDefault="00191A26" w:rsidP="00191A26">
      <w:pPr>
        <w:pStyle w:val="Rubric"/>
      </w:pPr>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7D3D9074" w14:textId="77777777" w:rsidR="00601ED3" w:rsidRDefault="00601ED3" w:rsidP="00601ED3">
      <w:pPr>
        <w:pStyle w:val="Heading3"/>
      </w:pPr>
      <w:bookmarkStart w:id="1758" w:name="_Toc485108761"/>
      <w:r>
        <w:lastRenderedPageBreak/>
        <w:t>May 28 / Paoni 3: Consecration of St. George’s Church</w:t>
      </w:r>
      <w:bookmarkEnd w:id="1758"/>
    </w:p>
    <w:p w14:paraId="3DDB9E0A" w14:textId="5C13F13A"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6D6137">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6D6137">
        <w:rPr>
          <w:noProof/>
        </w:rPr>
        <w:t>1109</w:t>
      </w:r>
      <w:r w:rsidR="006D6137">
        <w:fldChar w:fldCharType="end"/>
      </w:r>
      <w:r>
        <w:t>.</w:t>
      </w:r>
    </w:p>
    <w:p w14:paraId="2D4ABA3A" w14:textId="77777777" w:rsidR="00C30529" w:rsidRDefault="00C30529" w:rsidP="00C30529">
      <w:pPr>
        <w:pStyle w:val="Heading3"/>
      </w:pPr>
      <w:bookmarkStart w:id="1759" w:name="_Toc485108762"/>
      <w:r>
        <w:t xml:space="preserve">May 28 / Paoni 3: </w:t>
      </w:r>
      <w:r w:rsidR="00601ED3">
        <w:t xml:space="preserve">Also </w:t>
      </w:r>
      <w:r>
        <w:t>St. Abraam of Fayyoum</w:t>
      </w:r>
      <w:bookmarkEnd w:id="1759"/>
    </w:p>
    <w:p w14:paraId="26D71FAF" w14:textId="77777777" w:rsidR="00C30529" w:rsidRDefault="00C30529" w:rsidP="00C30529">
      <w:pPr>
        <w:pStyle w:val="Heading4"/>
      </w:pPr>
      <w:bookmarkStart w:id="1760" w:name="_Ref434492469"/>
      <w:r>
        <w:t>The Doxology</w:t>
      </w:r>
      <w:r w:rsidR="00B82753">
        <w:t xml:space="preserve"> for St. Abraam of Fayyoum</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4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764" w:name="_Toc485108763"/>
      <w:r>
        <w:t>May 30 / Paoni 5: Consecration of the Church of St. Victor</w:t>
      </w:r>
      <w:bookmarkEnd w:id="1764"/>
    </w:p>
    <w:p w14:paraId="311B6702" w14:textId="78EF863A"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6D6137">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6D6137">
        <w:rPr>
          <w:noProof/>
        </w:rPr>
        <w:t>946</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765" w:name="_Toc410196217"/>
      <w:bookmarkStart w:id="1766" w:name="_Toc410196459"/>
      <w:bookmarkStart w:id="1767" w:name="_Toc410196961"/>
      <w:bookmarkStart w:id="1768" w:name="_Toc485108592"/>
      <w:bookmarkStart w:id="1769" w:name="June"/>
      <w:bookmarkEnd w:id="1714"/>
      <w:r>
        <w:lastRenderedPageBreak/>
        <w:t>June</w:t>
      </w:r>
      <w:bookmarkEnd w:id="1765"/>
      <w:bookmarkEnd w:id="1766"/>
      <w:bookmarkEnd w:id="1767"/>
      <w:r w:rsidR="00C30529">
        <w:t xml:space="preserve"> or </w:t>
      </w:r>
      <w:r w:rsidR="00C30529">
        <w:rPr>
          <w:rFonts w:ascii="FreeSerifAvvaShenouda" w:hAnsi="FreeSerifAvvaShenouda" w:cs="FreeSerifAvvaShenouda"/>
        </w:rPr>
        <w:t>Ⲡⲁⲱⲛⲉ</w:t>
      </w:r>
      <w:bookmarkEnd w:id="1768"/>
    </w:p>
    <w:sdt>
      <w:sdtPr>
        <w:id w:val="-1182355935"/>
        <w:docPartObj>
          <w:docPartGallery w:val="Table of Contents"/>
          <w:docPartUnique/>
        </w:docPartObj>
      </w:sdtPr>
      <w:sdtEndPr>
        <w:rPr>
          <w:b/>
          <w:bCs/>
          <w:noProof/>
        </w:rPr>
      </w:sdtEndPr>
      <w:sdtContent>
        <w:p w14:paraId="30426A22" w14:textId="69553958"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108764" w:history="1">
            <w:r w:rsidR="00187E8E" w:rsidRPr="00A56873">
              <w:rPr>
                <w:rStyle w:val="Hyperlink"/>
                <w:noProof/>
              </w:rPr>
              <w:t>The Apostles' Fast</w:t>
            </w:r>
            <w:r w:rsidR="00187E8E">
              <w:rPr>
                <w:noProof/>
                <w:webHidden/>
              </w:rPr>
              <w:tab/>
            </w:r>
            <w:r w:rsidR="00187E8E">
              <w:rPr>
                <w:noProof/>
                <w:webHidden/>
              </w:rPr>
              <w:fldChar w:fldCharType="begin"/>
            </w:r>
            <w:r w:rsidR="00187E8E">
              <w:rPr>
                <w:noProof/>
                <w:webHidden/>
              </w:rPr>
              <w:instrText xml:space="preserve"> PAGEREF _Toc485108764 \h </w:instrText>
            </w:r>
            <w:r w:rsidR="00187E8E">
              <w:rPr>
                <w:noProof/>
                <w:webHidden/>
              </w:rPr>
            </w:r>
            <w:r w:rsidR="00187E8E">
              <w:rPr>
                <w:noProof/>
                <w:webHidden/>
              </w:rPr>
              <w:fldChar w:fldCharType="separate"/>
            </w:r>
            <w:r w:rsidR="00187E8E">
              <w:rPr>
                <w:noProof/>
                <w:webHidden/>
              </w:rPr>
              <w:t>1269</w:t>
            </w:r>
            <w:r w:rsidR="00187E8E">
              <w:rPr>
                <w:noProof/>
                <w:webHidden/>
              </w:rPr>
              <w:fldChar w:fldCharType="end"/>
            </w:r>
          </w:hyperlink>
        </w:p>
        <w:p w14:paraId="7EEE686C" w14:textId="6D6B5000" w:rsidR="00187E8E" w:rsidRDefault="004942E9">
          <w:pPr>
            <w:pStyle w:val="TOC3"/>
            <w:tabs>
              <w:tab w:val="right" w:leader="dot" w:pos="8846"/>
            </w:tabs>
            <w:rPr>
              <w:rFonts w:asciiTheme="minorHAnsi" w:eastAsiaTheme="minorEastAsia" w:hAnsiTheme="minorHAnsi"/>
              <w:noProof/>
              <w:sz w:val="22"/>
              <w:lang w:val="en-US"/>
            </w:rPr>
          </w:pPr>
          <w:hyperlink w:anchor="_Toc485108765" w:history="1">
            <w:r w:rsidR="00187E8E" w:rsidRPr="00A56873">
              <w:rPr>
                <w:rStyle w:val="Hyperlink"/>
                <w:noProof/>
              </w:rPr>
              <w:t>June 6 / Paoni 12: Commemoration of Archangel Michael</w:t>
            </w:r>
            <w:r w:rsidR="00187E8E">
              <w:rPr>
                <w:noProof/>
                <w:webHidden/>
              </w:rPr>
              <w:tab/>
            </w:r>
            <w:r w:rsidR="00187E8E">
              <w:rPr>
                <w:noProof/>
                <w:webHidden/>
              </w:rPr>
              <w:fldChar w:fldCharType="begin"/>
            </w:r>
            <w:r w:rsidR="00187E8E">
              <w:rPr>
                <w:noProof/>
                <w:webHidden/>
              </w:rPr>
              <w:instrText xml:space="preserve"> PAGEREF _Toc485108765 \h </w:instrText>
            </w:r>
            <w:r w:rsidR="00187E8E">
              <w:rPr>
                <w:noProof/>
                <w:webHidden/>
              </w:rPr>
            </w:r>
            <w:r w:rsidR="00187E8E">
              <w:rPr>
                <w:noProof/>
                <w:webHidden/>
              </w:rPr>
              <w:fldChar w:fldCharType="separate"/>
            </w:r>
            <w:r w:rsidR="00187E8E">
              <w:rPr>
                <w:noProof/>
                <w:webHidden/>
              </w:rPr>
              <w:t>1279</w:t>
            </w:r>
            <w:r w:rsidR="00187E8E">
              <w:rPr>
                <w:noProof/>
                <w:webHidden/>
              </w:rPr>
              <w:fldChar w:fldCharType="end"/>
            </w:r>
          </w:hyperlink>
        </w:p>
        <w:p w14:paraId="1B2901C8" w14:textId="7A88AFAE" w:rsidR="00187E8E" w:rsidRDefault="004942E9">
          <w:pPr>
            <w:pStyle w:val="TOC3"/>
            <w:tabs>
              <w:tab w:val="right" w:leader="dot" w:pos="8846"/>
            </w:tabs>
            <w:rPr>
              <w:rFonts w:asciiTheme="minorHAnsi" w:eastAsiaTheme="minorEastAsia" w:hAnsiTheme="minorHAnsi"/>
              <w:noProof/>
              <w:sz w:val="22"/>
              <w:lang w:val="en-US"/>
            </w:rPr>
          </w:pPr>
          <w:hyperlink w:anchor="_Toc485108766" w:history="1">
            <w:r w:rsidR="00187E8E" w:rsidRPr="00A56873">
              <w:rPr>
                <w:rStyle w:val="Hyperlink"/>
                <w:noProof/>
              </w:rPr>
              <w:t>June 7 / Paoni 13: Archangel Gabriel, the Evangelist of Daniel</w:t>
            </w:r>
            <w:r w:rsidR="00187E8E">
              <w:rPr>
                <w:noProof/>
                <w:webHidden/>
              </w:rPr>
              <w:tab/>
            </w:r>
            <w:r w:rsidR="00187E8E">
              <w:rPr>
                <w:noProof/>
                <w:webHidden/>
              </w:rPr>
              <w:fldChar w:fldCharType="begin"/>
            </w:r>
            <w:r w:rsidR="00187E8E">
              <w:rPr>
                <w:noProof/>
                <w:webHidden/>
              </w:rPr>
              <w:instrText xml:space="preserve"> PAGEREF _Toc485108766 \h </w:instrText>
            </w:r>
            <w:r w:rsidR="00187E8E">
              <w:rPr>
                <w:noProof/>
                <w:webHidden/>
              </w:rPr>
            </w:r>
            <w:r w:rsidR="00187E8E">
              <w:rPr>
                <w:noProof/>
                <w:webHidden/>
              </w:rPr>
              <w:fldChar w:fldCharType="separate"/>
            </w:r>
            <w:r w:rsidR="00187E8E">
              <w:rPr>
                <w:noProof/>
                <w:webHidden/>
              </w:rPr>
              <w:t>1280</w:t>
            </w:r>
            <w:r w:rsidR="00187E8E">
              <w:rPr>
                <w:noProof/>
                <w:webHidden/>
              </w:rPr>
              <w:fldChar w:fldCharType="end"/>
            </w:r>
          </w:hyperlink>
        </w:p>
        <w:p w14:paraId="0F360397" w14:textId="3B5CF793" w:rsidR="00187E8E" w:rsidRDefault="004942E9">
          <w:pPr>
            <w:pStyle w:val="TOC3"/>
            <w:tabs>
              <w:tab w:val="right" w:leader="dot" w:pos="8846"/>
            </w:tabs>
            <w:rPr>
              <w:rFonts w:asciiTheme="minorHAnsi" w:eastAsiaTheme="minorEastAsia" w:hAnsiTheme="minorHAnsi"/>
              <w:noProof/>
              <w:sz w:val="22"/>
              <w:lang w:val="en-US"/>
            </w:rPr>
          </w:pPr>
          <w:hyperlink w:anchor="_Toc485108767" w:history="1">
            <w:r w:rsidR="00187E8E" w:rsidRPr="00A56873">
              <w:rPr>
                <w:rStyle w:val="Hyperlink"/>
                <w:noProof/>
              </w:rPr>
              <w:t>June 8 / Paoni 14: Sts. Apakir and John</w:t>
            </w:r>
            <w:r w:rsidR="00187E8E">
              <w:rPr>
                <w:noProof/>
                <w:webHidden/>
              </w:rPr>
              <w:tab/>
            </w:r>
            <w:r w:rsidR="00187E8E">
              <w:rPr>
                <w:noProof/>
                <w:webHidden/>
              </w:rPr>
              <w:fldChar w:fldCharType="begin"/>
            </w:r>
            <w:r w:rsidR="00187E8E">
              <w:rPr>
                <w:noProof/>
                <w:webHidden/>
              </w:rPr>
              <w:instrText xml:space="preserve"> PAGEREF _Toc485108767 \h </w:instrText>
            </w:r>
            <w:r w:rsidR="00187E8E">
              <w:rPr>
                <w:noProof/>
                <w:webHidden/>
              </w:rPr>
            </w:r>
            <w:r w:rsidR="00187E8E">
              <w:rPr>
                <w:noProof/>
                <w:webHidden/>
              </w:rPr>
              <w:fldChar w:fldCharType="separate"/>
            </w:r>
            <w:r w:rsidR="00187E8E">
              <w:rPr>
                <w:noProof/>
                <w:webHidden/>
              </w:rPr>
              <w:t>1281</w:t>
            </w:r>
            <w:r w:rsidR="00187E8E">
              <w:rPr>
                <w:noProof/>
                <w:webHidden/>
              </w:rPr>
              <w:fldChar w:fldCharType="end"/>
            </w:r>
          </w:hyperlink>
        </w:p>
        <w:p w14:paraId="26347898" w14:textId="27B89F1B" w:rsidR="00187E8E" w:rsidRDefault="004942E9">
          <w:pPr>
            <w:pStyle w:val="TOC3"/>
            <w:tabs>
              <w:tab w:val="right" w:leader="dot" w:pos="8846"/>
            </w:tabs>
            <w:rPr>
              <w:rFonts w:asciiTheme="minorHAnsi" w:eastAsiaTheme="minorEastAsia" w:hAnsiTheme="minorHAnsi"/>
              <w:noProof/>
              <w:sz w:val="22"/>
              <w:lang w:val="en-US"/>
            </w:rPr>
          </w:pPr>
          <w:hyperlink w:anchor="_Toc485108768" w:history="1">
            <w:r w:rsidR="00187E8E" w:rsidRPr="00A56873">
              <w:rPr>
                <w:rStyle w:val="Hyperlink"/>
                <w:noProof/>
                <w:lang w:val="en-US"/>
              </w:rPr>
              <w:t>June 9 / Paoni 15: Handing over of St. Mark's Relics</w:t>
            </w:r>
            <w:r w:rsidR="00187E8E">
              <w:rPr>
                <w:noProof/>
                <w:webHidden/>
              </w:rPr>
              <w:tab/>
            </w:r>
            <w:r w:rsidR="00187E8E">
              <w:rPr>
                <w:noProof/>
                <w:webHidden/>
              </w:rPr>
              <w:fldChar w:fldCharType="begin"/>
            </w:r>
            <w:r w:rsidR="00187E8E">
              <w:rPr>
                <w:noProof/>
                <w:webHidden/>
              </w:rPr>
              <w:instrText xml:space="preserve"> PAGEREF _Toc485108768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460336A9" w14:textId="1649D726" w:rsidR="00187E8E" w:rsidRDefault="004942E9">
          <w:pPr>
            <w:pStyle w:val="TOC3"/>
            <w:tabs>
              <w:tab w:val="right" w:leader="dot" w:pos="8846"/>
            </w:tabs>
            <w:rPr>
              <w:rFonts w:asciiTheme="minorHAnsi" w:eastAsiaTheme="minorEastAsia" w:hAnsiTheme="minorHAnsi"/>
              <w:noProof/>
              <w:sz w:val="22"/>
              <w:lang w:val="en-US"/>
            </w:rPr>
          </w:pPr>
          <w:hyperlink w:anchor="_Toc485108769" w:history="1">
            <w:r w:rsidR="00187E8E" w:rsidRPr="00A56873">
              <w:rPr>
                <w:rStyle w:val="Hyperlink"/>
                <w:noProof/>
                <w:lang w:val="en-US"/>
              </w:rPr>
              <w:t>June 11 / Paoni 17: Return of St. Mark's Relics</w:t>
            </w:r>
            <w:r w:rsidR="00187E8E">
              <w:rPr>
                <w:noProof/>
                <w:webHidden/>
              </w:rPr>
              <w:tab/>
            </w:r>
            <w:r w:rsidR="00187E8E">
              <w:rPr>
                <w:noProof/>
                <w:webHidden/>
              </w:rPr>
              <w:fldChar w:fldCharType="begin"/>
            </w:r>
            <w:r w:rsidR="00187E8E">
              <w:rPr>
                <w:noProof/>
                <w:webHidden/>
              </w:rPr>
              <w:instrText xml:space="preserve"> PAGEREF _Toc485108769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0454CA43" w14:textId="0FC5A018" w:rsidR="00187E8E" w:rsidRDefault="004942E9">
          <w:pPr>
            <w:pStyle w:val="TOC3"/>
            <w:tabs>
              <w:tab w:val="right" w:leader="dot" w:pos="8846"/>
            </w:tabs>
            <w:rPr>
              <w:rFonts w:asciiTheme="minorHAnsi" w:eastAsiaTheme="minorEastAsia" w:hAnsiTheme="minorHAnsi"/>
              <w:noProof/>
              <w:sz w:val="22"/>
              <w:lang w:val="en-US"/>
            </w:rPr>
          </w:pPr>
          <w:hyperlink w:anchor="_Toc485108770" w:history="1">
            <w:r w:rsidR="00187E8E" w:rsidRPr="00A56873">
              <w:rPr>
                <w:rStyle w:val="Hyperlink"/>
                <w:noProof/>
                <w:lang w:val="en-US"/>
              </w:rPr>
              <w:t>June 13 / Paoni 19: Martyrdom of St. George of Zahim</w:t>
            </w:r>
            <w:r w:rsidR="00187E8E">
              <w:rPr>
                <w:noProof/>
                <w:webHidden/>
              </w:rPr>
              <w:tab/>
            </w:r>
            <w:r w:rsidR="00187E8E">
              <w:rPr>
                <w:noProof/>
                <w:webHidden/>
              </w:rPr>
              <w:fldChar w:fldCharType="begin"/>
            </w:r>
            <w:r w:rsidR="00187E8E">
              <w:rPr>
                <w:noProof/>
                <w:webHidden/>
              </w:rPr>
              <w:instrText xml:space="preserve"> PAGEREF _Toc485108770 \h </w:instrText>
            </w:r>
            <w:r w:rsidR="00187E8E">
              <w:rPr>
                <w:noProof/>
                <w:webHidden/>
              </w:rPr>
            </w:r>
            <w:r w:rsidR="00187E8E">
              <w:rPr>
                <w:noProof/>
                <w:webHidden/>
              </w:rPr>
              <w:fldChar w:fldCharType="separate"/>
            </w:r>
            <w:r w:rsidR="00187E8E">
              <w:rPr>
                <w:noProof/>
                <w:webHidden/>
              </w:rPr>
              <w:t>1282</w:t>
            </w:r>
            <w:r w:rsidR="00187E8E">
              <w:rPr>
                <w:noProof/>
                <w:webHidden/>
              </w:rPr>
              <w:fldChar w:fldCharType="end"/>
            </w:r>
          </w:hyperlink>
        </w:p>
        <w:p w14:paraId="43E03026" w14:textId="6FFA0CDF" w:rsidR="00187E8E" w:rsidRDefault="004942E9">
          <w:pPr>
            <w:pStyle w:val="TOC3"/>
            <w:tabs>
              <w:tab w:val="right" w:leader="dot" w:pos="8846"/>
            </w:tabs>
            <w:rPr>
              <w:rFonts w:asciiTheme="minorHAnsi" w:eastAsiaTheme="minorEastAsia" w:hAnsiTheme="minorHAnsi"/>
              <w:noProof/>
              <w:sz w:val="22"/>
              <w:lang w:val="en-US"/>
            </w:rPr>
          </w:pPr>
          <w:hyperlink w:anchor="_Toc485108771" w:history="1">
            <w:r w:rsidR="00187E8E" w:rsidRPr="00A56873">
              <w:rPr>
                <w:rStyle w:val="Hyperlink"/>
                <w:noProof/>
              </w:rPr>
              <w:t>June 15 / Paoni 21: Commemoration of the Theotokos</w:t>
            </w:r>
            <w:r w:rsidR="00187E8E">
              <w:rPr>
                <w:noProof/>
                <w:webHidden/>
              </w:rPr>
              <w:tab/>
            </w:r>
            <w:r w:rsidR="00187E8E">
              <w:rPr>
                <w:noProof/>
                <w:webHidden/>
              </w:rPr>
              <w:fldChar w:fldCharType="begin"/>
            </w:r>
            <w:r w:rsidR="00187E8E">
              <w:rPr>
                <w:noProof/>
                <w:webHidden/>
              </w:rPr>
              <w:instrText xml:space="preserve"> PAGEREF _Toc485108771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0AA40A68" w14:textId="0EA46FEC" w:rsidR="00187E8E" w:rsidRDefault="004942E9">
          <w:pPr>
            <w:pStyle w:val="TOC3"/>
            <w:tabs>
              <w:tab w:val="right" w:leader="dot" w:pos="8846"/>
            </w:tabs>
            <w:rPr>
              <w:rFonts w:asciiTheme="minorHAnsi" w:eastAsiaTheme="minorEastAsia" w:hAnsiTheme="minorHAnsi"/>
              <w:noProof/>
              <w:sz w:val="22"/>
              <w:lang w:val="en-US"/>
            </w:rPr>
          </w:pPr>
          <w:hyperlink w:anchor="_Toc485108772" w:history="1">
            <w:r w:rsidR="00187E8E" w:rsidRPr="00A56873">
              <w:rPr>
                <w:rStyle w:val="Hyperlink"/>
                <w:noProof/>
              </w:rPr>
              <w:t>June 16 / Paoni 22: Consecration of a Church of St. Cosmas and Damian, Their Brothers and Their Mother</w:t>
            </w:r>
            <w:r w:rsidR="00187E8E">
              <w:rPr>
                <w:noProof/>
                <w:webHidden/>
              </w:rPr>
              <w:tab/>
            </w:r>
            <w:r w:rsidR="00187E8E">
              <w:rPr>
                <w:noProof/>
                <w:webHidden/>
              </w:rPr>
              <w:fldChar w:fldCharType="begin"/>
            </w:r>
            <w:r w:rsidR="00187E8E">
              <w:rPr>
                <w:noProof/>
                <w:webHidden/>
              </w:rPr>
              <w:instrText xml:space="preserve"> PAGEREF _Toc485108772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52300123" w14:textId="66621D95" w:rsidR="00187E8E" w:rsidRDefault="004942E9">
          <w:pPr>
            <w:pStyle w:val="TOC3"/>
            <w:tabs>
              <w:tab w:val="right" w:leader="dot" w:pos="8846"/>
            </w:tabs>
            <w:rPr>
              <w:rFonts w:asciiTheme="minorHAnsi" w:eastAsiaTheme="minorEastAsia" w:hAnsiTheme="minorHAnsi"/>
              <w:noProof/>
              <w:sz w:val="22"/>
              <w:lang w:val="en-US"/>
            </w:rPr>
          </w:pPr>
          <w:hyperlink w:anchor="_Toc485108773" w:history="1">
            <w:r w:rsidR="00187E8E" w:rsidRPr="00A56873">
              <w:rPr>
                <w:rStyle w:val="Hyperlink"/>
                <w:noProof/>
                <w:lang w:val="en-US"/>
              </w:rPr>
              <w:t>June 18 / Paoni 24: The Strong St. Moses</w:t>
            </w:r>
            <w:r w:rsidR="00187E8E">
              <w:rPr>
                <w:noProof/>
                <w:webHidden/>
              </w:rPr>
              <w:tab/>
            </w:r>
            <w:r w:rsidR="00187E8E">
              <w:rPr>
                <w:noProof/>
                <w:webHidden/>
              </w:rPr>
              <w:fldChar w:fldCharType="begin"/>
            </w:r>
            <w:r w:rsidR="00187E8E">
              <w:rPr>
                <w:noProof/>
                <w:webHidden/>
              </w:rPr>
              <w:instrText xml:space="preserve"> PAGEREF _Toc485108773 \h </w:instrText>
            </w:r>
            <w:r w:rsidR="00187E8E">
              <w:rPr>
                <w:noProof/>
                <w:webHidden/>
              </w:rPr>
            </w:r>
            <w:r w:rsidR="00187E8E">
              <w:rPr>
                <w:noProof/>
                <w:webHidden/>
              </w:rPr>
              <w:fldChar w:fldCharType="separate"/>
            </w:r>
            <w:r w:rsidR="00187E8E">
              <w:rPr>
                <w:noProof/>
                <w:webHidden/>
              </w:rPr>
              <w:t>1283</w:t>
            </w:r>
            <w:r w:rsidR="00187E8E">
              <w:rPr>
                <w:noProof/>
                <w:webHidden/>
              </w:rPr>
              <w:fldChar w:fldCharType="end"/>
            </w:r>
          </w:hyperlink>
        </w:p>
        <w:p w14:paraId="16A86EE3" w14:textId="37799D4A" w:rsidR="00187E8E" w:rsidRDefault="004942E9">
          <w:pPr>
            <w:pStyle w:val="TOC3"/>
            <w:tabs>
              <w:tab w:val="right" w:leader="dot" w:pos="8846"/>
            </w:tabs>
            <w:rPr>
              <w:rFonts w:asciiTheme="minorHAnsi" w:eastAsiaTheme="minorEastAsia" w:hAnsiTheme="minorHAnsi"/>
              <w:noProof/>
              <w:sz w:val="22"/>
              <w:lang w:val="en-US"/>
            </w:rPr>
          </w:pPr>
          <w:hyperlink w:anchor="_Toc485108774" w:history="1">
            <w:r w:rsidR="00187E8E" w:rsidRPr="00A56873">
              <w:rPr>
                <w:rStyle w:val="Hyperlink"/>
                <w:noProof/>
                <w:lang w:val="en-US"/>
              </w:rPr>
              <w:t>June 19 / Paoni 25: Martyrdom of St. Jude the Disciple and Epistle-Writer</w:t>
            </w:r>
            <w:r w:rsidR="00187E8E">
              <w:rPr>
                <w:noProof/>
                <w:webHidden/>
              </w:rPr>
              <w:tab/>
            </w:r>
            <w:r w:rsidR="00187E8E">
              <w:rPr>
                <w:noProof/>
                <w:webHidden/>
              </w:rPr>
              <w:fldChar w:fldCharType="begin"/>
            </w:r>
            <w:r w:rsidR="00187E8E">
              <w:rPr>
                <w:noProof/>
                <w:webHidden/>
              </w:rPr>
              <w:instrText xml:space="preserve"> PAGEREF _Toc485108774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56B2C5C4" w14:textId="4D043808" w:rsidR="00187E8E" w:rsidRDefault="004942E9">
          <w:pPr>
            <w:pStyle w:val="TOC3"/>
            <w:tabs>
              <w:tab w:val="right" w:leader="dot" w:pos="8846"/>
            </w:tabs>
            <w:rPr>
              <w:rFonts w:asciiTheme="minorHAnsi" w:eastAsiaTheme="minorEastAsia" w:hAnsiTheme="minorHAnsi"/>
              <w:noProof/>
              <w:sz w:val="22"/>
              <w:lang w:val="en-US"/>
            </w:rPr>
          </w:pPr>
          <w:hyperlink w:anchor="_Toc485108775" w:history="1">
            <w:r w:rsidR="00187E8E" w:rsidRPr="00A56873">
              <w:rPr>
                <w:rStyle w:val="Hyperlink"/>
                <w:noProof/>
              </w:rPr>
              <w:t>June 20 / Paoni 26: Consecration of the Church of Archangel Gabriel</w:t>
            </w:r>
            <w:r w:rsidR="00187E8E">
              <w:rPr>
                <w:noProof/>
                <w:webHidden/>
              </w:rPr>
              <w:tab/>
            </w:r>
            <w:r w:rsidR="00187E8E">
              <w:rPr>
                <w:noProof/>
                <w:webHidden/>
              </w:rPr>
              <w:fldChar w:fldCharType="begin"/>
            </w:r>
            <w:r w:rsidR="00187E8E">
              <w:rPr>
                <w:noProof/>
                <w:webHidden/>
              </w:rPr>
              <w:instrText xml:space="preserve"> PAGEREF _Toc485108775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2359DF19" w14:textId="47893D77" w:rsidR="00187E8E" w:rsidRDefault="004942E9">
          <w:pPr>
            <w:pStyle w:val="TOC3"/>
            <w:tabs>
              <w:tab w:val="right" w:leader="dot" w:pos="8846"/>
            </w:tabs>
            <w:rPr>
              <w:rFonts w:asciiTheme="minorHAnsi" w:eastAsiaTheme="minorEastAsia" w:hAnsiTheme="minorHAnsi"/>
              <w:noProof/>
              <w:sz w:val="22"/>
              <w:lang w:val="en-US"/>
            </w:rPr>
          </w:pPr>
          <w:hyperlink w:anchor="_Toc485108776" w:history="1">
            <w:r w:rsidR="00187E8E" w:rsidRPr="00A56873">
              <w:rPr>
                <w:rStyle w:val="Hyperlink"/>
                <w:noProof/>
                <w:lang w:val="en-US"/>
              </w:rPr>
              <w:t>June 21 / Paoni 27: Martyrdom of St. Ananias the Apostle</w:t>
            </w:r>
            <w:r w:rsidR="00187E8E">
              <w:rPr>
                <w:noProof/>
                <w:webHidden/>
              </w:rPr>
              <w:tab/>
            </w:r>
            <w:r w:rsidR="00187E8E">
              <w:rPr>
                <w:noProof/>
                <w:webHidden/>
              </w:rPr>
              <w:fldChar w:fldCharType="begin"/>
            </w:r>
            <w:r w:rsidR="00187E8E">
              <w:rPr>
                <w:noProof/>
                <w:webHidden/>
              </w:rPr>
              <w:instrText xml:space="preserve"> PAGEREF _Toc485108776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49D09554" w14:textId="5915CD80" w:rsidR="00187E8E" w:rsidRDefault="004942E9">
          <w:pPr>
            <w:pStyle w:val="TOC3"/>
            <w:tabs>
              <w:tab w:val="right" w:leader="dot" w:pos="8846"/>
            </w:tabs>
            <w:rPr>
              <w:rFonts w:asciiTheme="minorHAnsi" w:eastAsiaTheme="minorEastAsia" w:hAnsiTheme="minorHAnsi"/>
              <w:noProof/>
              <w:sz w:val="22"/>
              <w:lang w:val="en-US"/>
            </w:rPr>
          </w:pPr>
          <w:hyperlink w:anchor="_Toc485108777" w:history="1">
            <w:r w:rsidR="00187E8E" w:rsidRPr="00A56873">
              <w:rPr>
                <w:rStyle w:val="Hyperlink"/>
                <w:noProof/>
              </w:rPr>
              <w:t>June 23 / Paoni 29: Commemoration of the Annunciation, Nativity, and Resurrection on the 29</w:t>
            </w:r>
            <w:r w:rsidR="00187E8E" w:rsidRPr="00A56873">
              <w:rPr>
                <w:rStyle w:val="Hyperlink"/>
                <w:noProof/>
                <w:vertAlign w:val="superscript"/>
              </w:rPr>
              <w:t>th</w:t>
            </w:r>
            <w:r w:rsidR="00187E8E" w:rsidRPr="00A56873">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_Toc485108777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61FD89C9" w14:textId="48BD9E32" w:rsidR="00187E8E" w:rsidRDefault="004942E9">
          <w:pPr>
            <w:pStyle w:val="TOC3"/>
            <w:tabs>
              <w:tab w:val="right" w:leader="dot" w:pos="8846"/>
            </w:tabs>
            <w:rPr>
              <w:rFonts w:asciiTheme="minorHAnsi" w:eastAsiaTheme="minorEastAsia" w:hAnsiTheme="minorHAnsi"/>
              <w:noProof/>
              <w:sz w:val="22"/>
              <w:lang w:val="en-US"/>
            </w:rPr>
          </w:pPr>
          <w:hyperlink w:anchor="_Toc485108778" w:history="1">
            <w:r w:rsidR="00187E8E" w:rsidRPr="00A56873">
              <w:rPr>
                <w:rStyle w:val="Hyperlink"/>
                <w:noProof/>
                <w:lang w:val="en-US"/>
              </w:rPr>
              <w:t>June 24 / Paoni 30: The Nativity of St. John the Baptist</w:t>
            </w:r>
            <w:r w:rsidR="00187E8E">
              <w:rPr>
                <w:noProof/>
                <w:webHidden/>
              </w:rPr>
              <w:tab/>
            </w:r>
            <w:r w:rsidR="00187E8E">
              <w:rPr>
                <w:noProof/>
                <w:webHidden/>
              </w:rPr>
              <w:fldChar w:fldCharType="begin"/>
            </w:r>
            <w:r w:rsidR="00187E8E">
              <w:rPr>
                <w:noProof/>
                <w:webHidden/>
              </w:rPr>
              <w:instrText xml:space="preserve"> PAGEREF _Toc485108778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569BCECB" w14:textId="033DF0F7" w:rsidR="00187E8E" w:rsidRDefault="004942E9">
          <w:pPr>
            <w:pStyle w:val="TOC3"/>
            <w:tabs>
              <w:tab w:val="right" w:leader="dot" w:pos="8846"/>
            </w:tabs>
            <w:rPr>
              <w:rFonts w:asciiTheme="minorHAnsi" w:eastAsiaTheme="minorEastAsia" w:hAnsiTheme="minorHAnsi"/>
              <w:noProof/>
              <w:sz w:val="22"/>
              <w:lang w:val="en-US"/>
            </w:rPr>
          </w:pPr>
          <w:hyperlink w:anchor="_Toc485108779" w:history="1">
            <w:r w:rsidR="00187E8E" w:rsidRPr="00A56873">
              <w:rPr>
                <w:rStyle w:val="Hyperlink"/>
                <w:noProof/>
              </w:rPr>
              <w:t>June 26 / Epip 2: Departure of St. Thaddaeus the Apostle</w:t>
            </w:r>
            <w:r w:rsidR="00187E8E">
              <w:rPr>
                <w:noProof/>
                <w:webHidden/>
              </w:rPr>
              <w:tab/>
            </w:r>
            <w:r w:rsidR="00187E8E">
              <w:rPr>
                <w:noProof/>
                <w:webHidden/>
              </w:rPr>
              <w:fldChar w:fldCharType="begin"/>
            </w:r>
            <w:r w:rsidR="00187E8E">
              <w:rPr>
                <w:noProof/>
                <w:webHidden/>
              </w:rPr>
              <w:instrText xml:space="preserve"> PAGEREF _Toc485108779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3259155E" w14:textId="55382C01" w:rsidR="00187E8E" w:rsidRDefault="004942E9">
          <w:pPr>
            <w:pStyle w:val="TOC3"/>
            <w:tabs>
              <w:tab w:val="right" w:leader="dot" w:pos="8846"/>
            </w:tabs>
            <w:rPr>
              <w:rFonts w:asciiTheme="minorHAnsi" w:eastAsiaTheme="minorEastAsia" w:hAnsiTheme="minorHAnsi"/>
              <w:noProof/>
              <w:sz w:val="22"/>
              <w:lang w:val="en-US"/>
            </w:rPr>
          </w:pPr>
          <w:hyperlink w:anchor="_Toc485108780" w:history="1">
            <w:r w:rsidR="00187E8E" w:rsidRPr="00A56873">
              <w:rPr>
                <w:rStyle w:val="Hyperlink"/>
                <w:noProof/>
              </w:rPr>
              <w:t>June 27 / Epip 3: St. Cyril of Alexandria</w:t>
            </w:r>
            <w:r w:rsidR="00187E8E">
              <w:rPr>
                <w:noProof/>
                <w:webHidden/>
              </w:rPr>
              <w:tab/>
            </w:r>
            <w:r w:rsidR="00187E8E">
              <w:rPr>
                <w:noProof/>
                <w:webHidden/>
              </w:rPr>
              <w:fldChar w:fldCharType="begin"/>
            </w:r>
            <w:r w:rsidR="00187E8E">
              <w:rPr>
                <w:noProof/>
                <w:webHidden/>
              </w:rPr>
              <w:instrText xml:space="preserve"> PAGEREF _Toc485108780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1E9585E7" w14:textId="357D14C4" w:rsidR="00187E8E" w:rsidRDefault="004942E9">
          <w:pPr>
            <w:pStyle w:val="TOC3"/>
            <w:tabs>
              <w:tab w:val="right" w:leader="dot" w:pos="8846"/>
            </w:tabs>
            <w:rPr>
              <w:rFonts w:asciiTheme="minorHAnsi" w:eastAsiaTheme="minorEastAsia" w:hAnsiTheme="minorHAnsi"/>
              <w:noProof/>
              <w:sz w:val="22"/>
              <w:lang w:val="en-US"/>
            </w:rPr>
          </w:pPr>
          <w:hyperlink w:anchor="_Toc485108781" w:history="1">
            <w:r w:rsidR="00187E8E" w:rsidRPr="00A56873">
              <w:rPr>
                <w:rStyle w:val="Hyperlink"/>
                <w:noProof/>
              </w:rPr>
              <w:t>June 28 / Epip 4: Sts. Apakir and John</w:t>
            </w:r>
            <w:r w:rsidR="00187E8E">
              <w:rPr>
                <w:noProof/>
                <w:webHidden/>
              </w:rPr>
              <w:tab/>
            </w:r>
            <w:r w:rsidR="00187E8E">
              <w:rPr>
                <w:noProof/>
                <w:webHidden/>
              </w:rPr>
              <w:fldChar w:fldCharType="begin"/>
            </w:r>
            <w:r w:rsidR="00187E8E">
              <w:rPr>
                <w:noProof/>
                <w:webHidden/>
              </w:rPr>
              <w:instrText xml:space="preserve"> PAGEREF _Toc485108781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693E9EB8" w14:textId="5CC88E89" w:rsidR="00187E8E" w:rsidRDefault="004942E9">
          <w:pPr>
            <w:pStyle w:val="TOC3"/>
            <w:tabs>
              <w:tab w:val="right" w:leader="dot" w:pos="8846"/>
            </w:tabs>
            <w:rPr>
              <w:rFonts w:asciiTheme="minorHAnsi" w:eastAsiaTheme="minorEastAsia" w:hAnsiTheme="minorHAnsi"/>
              <w:noProof/>
              <w:sz w:val="22"/>
              <w:lang w:val="en-US"/>
            </w:rPr>
          </w:pPr>
          <w:hyperlink w:anchor="_Toc485108782" w:history="1">
            <w:r w:rsidR="00187E8E" w:rsidRPr="00A56873">
              <w:rPr>
                <w:rStyle w:val="Hyperlink"/>
                <w:noProof/>
                <w:lang w:val="en-US"/>
              </w:rPr>
              <w:t>June 29 / Epip 5: The Apostles’ Feast</w:t>
            </w:r>
            <w:r w:rsidR="00187E8E">
              <w:rPr>
                <w:noProof/>
                <w:webHidden/>
              </w:rPr>
              <w:tab/>
            </w:r>
            <w:r w:rsidR="00187E8E">
              <w:rPr>
                <w:noProof/>
                <w:webHidden/>
              </w:rPr>
              <w:fldChar w:fldCharType="begin"/>
            </w:r>
            <w:r w:rsidR="00187E8E">
              <w:rPr>
                <w:noProof/>
                <w:webHidden/>
              </w:rPr>
              <w:instrText xml:space="preserve"> PAGEREF _Toc485108782 \h </w:instrText>
            </w:r>
            <w:r w:rsidR="00187E8E">
              <w:rPr>
                <w:noProof/>
                <w:webHidden/>
              </w:rPr>
            </w:r>
            <w:r w:rsidR="00187E8E">
              <w:rPr>
                <w:noProof/>
                <w:webHidden/>
              </w:rPr>
              <w:fldChar w:fldCharType="separate"/>
            </w:r>
            <w:r w:rsidR="00187E8E">
              <w:rPr>
                <w:noProof/>
                <w:webHidden/>
              </w:rPr>
              <w:t>1286</w:t>
            </w:r>
            <w:r w:rsidR="00187E8E">
              <w:rPr>
                <w:noProof/>
                <w:webHidden/>
              </w:rPr>
              <w:fldChar w:fldCharType="end"/>
            </w:r>
          </w:hyperlink>
        </w:p>
        <w:p w14:paraId="225BF4B4" w14:textId="4CA8E368" w:rsidR="00187E8E" w:rsidRDefault="004942E9">
          <w:pPr>
            <w:pStyle w:val="TOC3"/>
            <w:tabs>
              <w:tab w:val="right" w:leader="dot" w:pos="8846"/>
            </w:tabs>
            <w:rPr>
              <w:rFonts w:asciiTheme="minorHAnsi" w:eastAsiaTheme="minorEastAsia" w:hAnsiTheme="minorHAnsi"/>
              <w:noProof/>
              <w:sz w:val="22"/>
              <w:lang w:val="en-US"/>
            </w:rPr>
          </w:pPr>
          <w:hyperlink w:anchor="_Toc485108783" w:history="1">
            <w:r w:rsidR="00187E8E" w:rsidRPr="00A56873">
              <w:rPr>
                <w:rStyle w:val="Hyperlink"/>
                <w:noProof/>
                <w:lang w:val="en-US"/>
              </w:rPr>
              <w:t>June 30 / Epip 6: Martyrdom of St. Aoulimpas the Apostle</w:t>
            </w:r>
            <w:r w:rsidR="00187E8E">
              <w:rPr>
                <w:noProof/>
                <w:webHidden/>
              </w:rPr>
              <w:tab/>
            </w:r>
            <w:r w:rsidR="00187E8E">
              <w:rPr>
                <w:noProof/>
                <w:webHidden/>
              </w:rPr>
              <w:fldChar w:fldCharType="begin"/>
            </w:r>
            <w:r w:rsidR="00187E8E">
              <w:rPr>
                <w:noProof/>
                <w:webHidden/>
              </w:rPr>
              <w:instrText xml:space="preserve"> PAGEREF _Toc485108783 \h </w:instrText>
            </w:r>
            <w:r w:rsidR="00187E8E">
              <w:rPr>
                <w:noProof/>
                <w:webHidden/>
              </w:rPr>
            </w:r>
            <w:r w:rsidR="00187E8E">
              <w:rPr>
                <w:noProof/>
                <w:webHidden/>
              </w:rPr>
              <w:fldChar w:fldCharType="separate"/>
            </w:r>
            <w:r w:rsidR="00187E8E">
              <w:rPr>
                <w:noProof/>
                <w:webHidden/>
              </w:rPr>
              <w:t>1300</w:t>
            </w:r>
            <w:r w:rsidR="00187E8E">
              <w:rPr>
                <w:noProof/>
                <w:webHidden/>
              </w:rPr>
              <w:fldChar w:fldCharType="end"/>
            </w:r>
          </w:hyperlink>
        </w:p>
        <w:p w14:paraId="79195AF6" w14:textId="14E1A9F9" w:rsidR="009E261C" w:rsidRDefault="009E261C" w:rsidP="009E261C">
          <w:r>
            <w:rPr>
              <w:b/>
              <w:bCs/>
              <w:noProof/>
            </w:rPr>
            <w:fldChar w:fldCharType="end"/>
          </w:r>
        </w:p>
      </w:sdtContent>
    </w:sdt>
    <w:p w14:paraId="6C0E934F" w14:textId="77777777" w:rsidR="00980D99" w:rsidRDefault="00980D99" w:rsidP="00980D99">
      <w:pPr>
        <w:pStyle w:val="Heading3"/>
      </w:pPr>
      <w:bookmarkStart w:id="1770" w:name="_Toc485108764"/>
      <w:r>
        <w:lastRenderedPageBreak/>
        <w:t>The Apostles' Fast</w:t>
      </w:r>
      <w:bookmarkEnd w:id="1770"/>
    </w:p>
    <w:p w14:paraId="06362FF7" w14:textId="77777777" w:rsidR="00654C55" w:rsidRDefault="00654C55" w:rsidP="00654C55">
      <w:pPr>
        <w:pStyle w:val="Heading4"/>
      </w:pPr>
      <w:bookmarkStart w:id="1771" w:name="_Ref434476183"/>
      <w:r>
        <w:t>The Psali Adam</w:t>
      </w:r>
      <w:r w:rsidR="006C1B94">
        <w:t xml:space="preserve"> for the Apostles’ Fast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772" w:name="_Ref434476204"/>
      <w:r>
        <w:t>The Psali Batos</w:t>
      </w:r>
      <w:r w:rsidR="006C1B94">
        <w:t xml:space="preserve"> for the Apostles’ Fast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773"/>
            <w:r>
              <w:t xml:space="preserve">the </w:t>
            </w:r>
            <w:commentRangeEnd w:id="1773"/>
            <w:r>
              <w:rPr>
                <w:rStyle w:val="CommentReference"/>
              </w:rPr>
              <w:commentReference w:id="177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774"/>
            <w:r>
              <w:t xml:space="preserve">sound </w:t>
            </w:r>
            <w:commentRangeEnd w:id="1774"/>
            <w:r>
              <w:rPr>
                <w:rStyle w:val="CommentReference"/>
                <w:rFonts w:ascii="Times New Roman" w:eastAsiaTheme="minorHAnsi" w:hAnsi="Times New Roman" w:cstheme="minorBidi"/>
                <w:color w:val="auto"/>
              </w:rPr>
              <w:commentReference w:id="1774"/>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775" w:name="_Toc485108765"/>
      <w:r>
        <w:t>June 6 / Paoni 12: Commemoration of Archangel Michael</w:t>
      </w:r>
      <w:bookmarkEnd w:id="1775"/>
    </w:p>
    <w:p w14:paraId="2964AB65" w14:textId="15526B9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6B7BA1A2" w14:textId="77777777" w:rsidR="00595AF3" w:rsidRDefault="00595AF3" w:rsidP="00595AF3">
      <w:pPr>
        <w:pStyle w:val="Heading3"/>
      </w:pPr>
      <w:bookmarkStart w:id="1776" w:name="_Toc485108766"/>
      <w:r>
        <w:lastRenderedPageBreak/>
        <w:t>June 7 / Paoni 13: Archangel Gabriel</w:t>
      </w:r>
      <w:r w:rsidR="00D31016">
        <w:t>, the Evangelist of Daniel</w:t>
      </w:r>
      <w:bookmarkEnd w:id="1776"/>
    </w:p>
    <w:p w14:paraId="00F4ACC1" w14:textId="77777777" w:rsidR="00595AF3" w:rsidRPr="00980D99" w:rsidRDefault="00595AF3" w:rsidP="00595AF3">
      <w:pPr>
        <w:pStyle w:val="Heading4"/>
      </w:pPr>
      <w:bookmarkStart w:id="1777" w:name="_Ref434488149"/>
      <w:r>
        <w:t>The Doxology</w:t>
      </w:r>
      <w:r w:rsidR="00B46E6E">
        <w:t xml:space="preserve"> for Archangel Gabriel, the Evangelist of Daniel</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4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4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4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778" w:name="_Ref434564551"/>
      <w:bookmarkStart w:id="1779" w:name="_Toc485108767"/>
      <w:r>
        <w:lastRenderedPageBreak/>
        <w:t>June 8 / Paoni 14: Sts. Apakir and John</w:t>
      </w:r>
      <w:bookmarkEnd w:id="1778"/>
      <w:bookmarkEnd w:id="1779"/>
    </w:p>
    <w:p w14:paraId="25CBD4EF" w14:textId="77777777" w:rsidR="006A0D7C" w:rsidRPr="00980D99" w:rsidRDefault="006A0D7C" w:rsidP="006A0D7C">
      <w:pPr>
        <w:pStyle w:val="Heading4"/>
      </w:pPr>
      <w:bookmarkStart w:id="1780" w:name="_Ref434489722"/>
      <w:r>
        <w:t>The Doxology</w:t>
      </w:r>
      <w:r w:rsidR="00B46E6E">
        <w:t xml:space="preserve"> for Sts. Apakir and John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781" w:name="_Toc485108768"/>
      <w:r>
        <w:rPr>
          <w:lang w:val="en-US"/>
        </w:rPr>
        <w:lastRenderedPageBreak/>
        <w:t>June 9 / Paoni 15: Handing over of St. Mark's Relics</w:t>
      </w:r>
      <w:bookmarkEnd w:id="1781"/>
    </w:p>
    <w:p w14:paraId="12A16B61" w14:textId="77777777" w:rsidR="00980D99" w:rsidRDefault="00980D99" w:rsidP="00980D99">
      <w:pPr>
        <w:pStyle w:val="Heading3"/>
        <w:rPr>
          <w:lang w:val="en-US"/>
        </w:rPr>
      </w:pPr>
      <w:bookmarkStart w:id="1782" w:name="_Toc485108769"/>
      <w:r>
        <w:rPr>
          <w:lang w:val="en-US"/>
        </w:rPr>
        <w:t>June 11 / Paoni 17: Return of St. Mark's Relics</w:t>
      </w:r>
      <w:bookmarkEnd w:id="1782"/>
    </w:p>
    <w:p w14:paraId="55A12BE6" w14:textId="7D07431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187E8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187E8E">
        <w:rPr>
          <w:noProof/>
          <w:lang w:val="en-US"/>
        </w:rPr>
        <w:t>1233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783" w:name="_Toc485108770"/>
      <w:r>
        <w:rPr>
          <w:lang w:val="en-US"/>
        </w:rPr>
        <w:t>June 13 / Paoni 19: Martyrdom of St. George of Zahim</w:t>
      </w:r>
      <w:bookmarkEnd w:id="1783"/>
    </w:p>
    <w:p w14:paraId="4EBBC2F1" w14:textId="77777777" w:rsidR="006D27E4" w:rsidRPr="00980D99" w:rsidRDefault="006D27E4" w:rsidP="006D27E4">
      <w:pPr>
        <w:pStyle w:val="Heading4"/>
      </w:pPr>
      <w:bookmarkStart w:id="1784" w:name="_Ref434489925"/>
      <w:r>
        <w:t>The Doxology</w:t>
      </w:r>
      <w:r w:rsidR="00B46E6E">
        <w:t xml:space="preserve"> for St. George of Zahim</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4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785" w:name="_Toc485108771"/>
      <w:r>
        <w:t>June 15 / Paoni 21: Commemoration of the Theotokos</w:t>
      </w:r>
      <w:bookmarkEnd w:id="1785"/>
    </w:p>
    <w:p w14:paraId="67DE9EE2" w14:textId="34E0E95D"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1302</w:t>
      </w:r>
      <w:r>
        <w:fldChar w:fldCharType="end"/>
      </w:r>
      <w:r>
        <w:t>.</w:t>
      </w:r>
    </w:p>
    <w:p w14:paraId="5EECE7CB" w14:textId="77777777" w:rsidR="00027E5B" w:rsidRDefault="00027E5B" w:rsidP="00027E5B">
      <w:pPr>
        <w:pStyle w:val="Heading3"/>
      </w:pPr>
      <w:bookmarkStart w:id="1786" w:name="_Toc485108772"/>
      <w:r>
        <w:t>June 16 / Paoni 22: Consecration of a Church of St. Cosmas and Damian, Their Brothers and Their Mother</w:t>
      </w:r>
      <w:bookmarkEnd w:id="1786"/>
    </w:p>
    <w:p w14:paraId="41853561" w14:textId="2BE450C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187E8E">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187E8E">
        <w:rPr>
          <w:noProof/>
        </w:rPr>
        <w:t>1031</w:t>
      </w:r>
      <w:r w:rsidR="00EA5667">
        <w:fldChar w:fldCharType="end"/>
      </w:r>
      <w:r>
        <w:t>.</w:t>
      </w:r>
    </w:p>
    <w:p w14:paraId="2E5DB3E3" w14:textId="77777777" w:rsidR="00980D99" w:rsidRDefault="00980D99" w:rsidP="00980D99">
      <w:pPr>
        <w:pStyle w:val="Heading3"/>
        <w:rPr>
          <w:lang w:val="en-US"/>
        </w:rPr>
      </w:pPr>
      <w:bookmarkStart w:id="1787" w:name="_Toc485108773"/>
      <w:r>
        <w:rPr>
          <w:lang w:val="en-US"/>
        </w:rPr>
        <w:t xml:space="preserve">June 18 / Paoni 24: </w:t>
      </w:r>
      <w:r w:rsidR="001B4E41">
        <w:rPr>
          <w:lang w:val="en-US"/>
        </w:rPr>
        <w:t xml:space="preserve">The Strong </w:t>
      </w:r>
      <w:r>
        <w:rPr>
          <w:lang w:val="en-US"/>
        </w:rPr>
        <w:t>St. Moses</w:t>
      </w:r>
      <w:bookmarkEnd w:id="1787"/>
    </w:p>
    <w:p w14:paraId="5BCAE9A6" w14:textId="77777777" w:rsidR="00980D99" w:rsidRDefault="00980D99" w:rsidP="00980D99">
      <w:pPr>
        <w:pStyle w:val="Heading4"/>
        <w:rPr>
          <w:lang w:val="en-US"/>
        </w:rPr>
      </w:pPr>
      <w:bookmarkStart w:id="1788" w:name="_Ref434491006"/>
      <w:r>
        <w:rPr>
          <w:lang w:val="en-US"/>
        </w:rPr>
        <w:t>The Doxology</w:t>
      </w:r>
      <w:r w:rsidR="00810F04">
        <w:rPr>
          <w:lang w:val="en-US"/>
        </w:rPr>
        <w:t xml:space="preserve"> for the Strong St. Moses</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4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5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5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799" w:name="_Toc485108774"/>
      <w:r>
        <w:rPr>
          <w:lang w:val="en-US"/>
        </w:rPr>
        <w:lastRenderedPageBreak/>
        <w:t>June 19 / Paoni 25: Martyrdom of St</w:t>
      </w:r>
      <w:r w:rsidR="00191A26">
        <w:rPr>
          <w:lang w:val="en-US"/>
        </w:rPr>
        <w:t>. Jude the Disciple and Epistle-</w:t>
      </w:r>
      <w:r>
        <w:rPr>
          <w:lang w:val="en-US"/>
        </w:rPr>
        <w:t>Writer</w:t>
      </w:r>
      <w:bookmarkEnd w:id="1799"/>
    </w:p>
    <w:p w14:paraId="3C380312" w14:textId="2D4CDDF1"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4BDA9DC2" w14:textId="77777777" w:rsidR="00980D99" w:rsidRDefault="00980D99" w:rsidP="00980D99">
      <w:pPr>
        <w:pStyle w:val="Heading3"/>
      </w:pPr>
      <w:bookmarkStart w:id="1800" w:name="_Toc485108775"/>
      <w:r>
        <w:t xml:space="preserve">June 20 / Paoni 26: </w:t>
      </w:r>
      <w:r w:rsidR="00237D47">
        <w:t xml:space="preserve">Consecration of the Church of </w:t>
      </w:r>
      <w:r>
        <w:t>Archangel Gabriel</w:t>
      </w:r>
      <w:bookmarkEnd w:id="1800"/>
    </w:p>
    <w:p w14:paraId="1CE2FB9D" w14:textId="052D8466"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187E8E">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187E8E">
        <w:rPr>
          <w:noProof/>
        </w:rPr>
        <w:t>1228</w:t>
      </w:r>
      <w:r w:rsidR="00220A88">
        <w:fldChar w:fldCharType="end"/>
      </w:r>
      <w:r w:rsidR="00220A88">
        <w:t>.</w:t>
      </w:r>
    </w:p>
    <w:p w14:paraId="4ADB6B3C" w14:textId="77777777" w:rsidR="00072324" w:rsidRDefault="00072324" w:rsidP="00072324">
      <w:pPr>
        <w:pStyle w:val="Heading3"/>
        <w:rPr>
          <w:lang w:val="en-US"/>
        </w:rPr>
      </w:pPr>
      <w:bookmarkStart w:id="1801" w:name="_Toc485108776"/>
      <w:r>
        <w:rPr>
          <w:lang w:val="en-US"/>
        </w:rPr>
        <w:t>June 21 / Paoni 27: Martyrdom of St. Ananias the Apostle</w:t>
      </w:r>
      <w:bookmarkEnd w:id="1801"/>
    </w:p>
    <w:p w14:paraId="5EADB549" w14:textId="1BD4A633"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r w:rsidR="00220A88">
        <w:tab/>
      </w:r>
    </w:p>
    <w:p w14:paraId="49109F37" w14:textId="77777777" w:rsidR="00B52D77" w:rsidRDefault="00B52D77" w:rsidP="00B52D77">
      <w:pPr>
        <w:pStyle w:val="Heading3"/>
      </w:pPr>
      <w:bookmarkStart w:id="1802" w:name="_Toc485108777"/>
      <w:r>
        <w:t>June 23 / Paoni 29: Commemoration of the Annunciation, Nativity, and Resurrection on the 29</w:t>
      </w:r>
      <w:r w:rsidRPr="00C0205C">
        <w:rPr>
          <w:vertAlign w:val="superscript"/>
        </w:rPr>
        <w:t>th</w:t>
      </w:r>
      <w:r>
        <w:t xml:space="preserve"> of Every Month</w:t>
      </w:r>
      <w:bookmarkEnd w:id="1802"/>
    </w:p>
    <w:p w14:paraId="1DB8D7D3" w14:textId="6738C224" w:rsidR="00B52D77" w:rsidRP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573C8122" w14:textId="77777777" w:rsidR="00980D99" w:rsidRDefault="00980D99" w:rsidP="00980D99">
      <w:pPr>
        <w:pStyle w:val="Heading3"/>
        <w:rPr>
          <w:lang w:val="en-US"/>
        </w:rPr>
      </w:pPr>
      <w:bookmarkStart w:id="1803" w:name="_Toc485108778"/>
      <w:r>
        <w:rPr>
          <w:lang w:val="en-US"/>
        </w:rPr>
        <w:t>June 24 / Paoni 30: The Nativity of St. John the Baptist</w:t>
      </w:r>
      <w:bookmarkEnd w:id="1803"/>
    </w:p>
    <w:p w14:paraId="4732DA21" w14:textId="08E3BC0C" w:rsidR="00191A26" w:rsidRDefault="00191A26" w:rsidP="00191A26">
      <w:pPr>
        <w:pStyle w:val="Rubric"/>
      </w:pPr>
      <w:r>
        <w:t xml:space="preserve">See </w:t>
      </w:r>
      <w:r>
        <w:fldChar w:fldCharType="begin"/>
      </w:r>
      <w:r>
        <w:instrText xml:space="preserve"> REF _Ref434488524 \h </w:instrText>
      </w:r>
      <w:r>
        <w:fldChar w:fldCharType="separate"/>
      </w:r>
      <w:r w:rsidR="00187E8E">
        <w:t>The Doxology of St. John the Baptist</w:t>
      </w:r>
      <w:r>
        <w:fldChar w:fldCharType="end"/>
      </w:r>
      <w:r>
        <w:t xml:space="preserve"> on pages </w:t>
      </w:r>
      <w:r>
        <w:fldChar w:fldCharType="begin"/>
      </w:r>
      <w:r>
        <w:instrText xml:space="preserve"> PAGEREF _Ref434488524 \h </w:instrText>
      </w:r>
      <w:r>
        <w:fldChar w:fldCharType="separate"/>
      </w:r>
      <w:r w:rsidR="00187E8E">
        <w:rPr>
          <w:noProof/>
        </w:rPr>
        <w:t>932</w:t>
      </w:r>
      <w:r>
        <w:fldChar w:fldCharType="end"/>
      </w:r>
      <w:r>
        <w:t xml:space="preserve"> and </w:t>
      </w:r>
      <w:r>
        <w:fldChar w:fldCharType="begin"/>
      </w:r>
      <w:r>
        <w:instrText xml:space="preserve"> PAGEREF _Ref434488546 \h </w:instrText>
      </w:r>
      <w:r>
        <w:fldChar w:fldCharType="separate"/>
      </w:r>
      <w:r w:rsidR="00187E8E">
        <w:rPr>
          <w:noProof/>
        </w:rPr>
        <w:t>933</w:t>
      </w:r>
      <w:r>
        <w:fldChar w:fldCharType="end"/>
      </w:r>
      <w:r>
        <w:t>.</w:t>
      </w:r>
    </w:p>
    <w:p w14:paraId="04E70998" w14:textId="77777777" w:rsidR="005B716A" w:rsidRDefault="005B716A" w:rsidP="005B716A">
      <w:pPr>
        <w:pStyle w:val="Heading3"/>
      </w:pPr>
      <w:bookmarkStart w:id="1804" w:name="_Toc485108779"/>
      <w:r>
        <w:t>June 26 / Epip 2: Departure of St. Thaddaeus the Apostle</w:t>
      </w:r>
      <w:bookmarkEnd w:id="1804"/>
    </w:p>
    <w:p w14:paraId="2E67CB62" w14:textId="6D04ED3D"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5EF24D29" w14:textId="77777777" w:rsidR="00980D99" w:rsidRDefault="00980D99" w:rsidP="00980D99">
      <w:pPr>
        <w:pStyle w:val="Heading3"/>
      </w:pPr>
      <w:bookmarkStart w:id="1805" w:name="_Toc485108780"/>
      <w:r>
        <w:t>June 27 / Epip 3: St. Cyril of Alexandria</w:t>
      </w:r>
      <w:bookmarkEnd w:id="1805"/>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06" w:name="_Toc485108781"/>
      <w:r>
        <w:t>June 28 / Epip 4: Sts. Apakir and John</w:t>
      </w:r>
      <w:bookmarkEnd w:id="1806"/>
    </w:p>
    <w:p w14:paraId="4A6BAA95" w14:textId="78DF7E33"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187E8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187E8E">
        <w:rPr>
          <w:noProof/>
        </w:rPr>
        <w:t>1281</w:t>
      </w:r>
      <w:r w:rsidR="00237D47">
        <w:fldChar w:fldCharType="end"/>
      </w:r>
      <w:r>
        <w:t>.</w:t>
      </w:r>
    </w:p>
    <w:p w14:paraId="1F7BEA33" w14:textId="77777777" w:rsidR="00980D99" w:rsidRDefault="00980D99" w:rsidP="00980D99">
      <w:pPr>
        <w:pStyle w:val="Heading3"/>
        <w:rPr>
          <w:lang w:val="en-US"/>
        </w:rPr>
      </w:pPr>
      <w:bookmarkStart w:id="1807" w:name="_Toc485108782"/>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07"/>
    </w:p>
    <w:p w14:paraId="251E582D" w14:textId="4DB63EF3" w:rsidR="00D62D89" w:rsidRPr="00D62D89" w:rsidRDefault="00D62D89" w:rsidP="00D62D89">
      <w:pPr>
        <w:pStyle w:val="Heading4"/>
        <w:rPr>
          <w:rFonts w:ascii="Segoe UI Historic" w:eastAsia="Arial Unicode MS" w:hAnsi="Segoe UI Historic" w:cs="Segoe UI Historic"/>
        </w:rPr>
      </w:pPr>
      <w:bookmarkStart w:id="1808"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09" w:name="_Ref485107884"/>
      <w:r>
        <w:lastRenderedPageBreak/>
        <w:t>The Doxology of Sts. Peter and Paul</w:t>
      </w:r>
      <w:bookmarkEnd w:id="1808"/>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10"/>
            <w:r>
              <w:t>Are the working husbandmen</w:t>
            </w:r>
            <w:commentRangeEnd w:id="1810"/>
            <w:r>
              <w:rPr>
                <w:rStyle w:val="CommentReference"/>
                <w:rFonts w:ascii="Times New Roman" w:eastAsiaTheme="minorHAnsi" w:hAnsi="Times New Roman" w:cstheme="minorBidi"/>
                <w:color w:val="auto"/>
              </w:rPr>
              <w:commentReference w:id="181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11"/>
            <w:r>
              <w:t xml:space="preserve">With </w:t>
            </w:r>
            <w:commentRangeEnd w:id="1811"/>
            <w:r>
              <w:rPr>
                <w:rStyle w:val="CommentReference"/>
                <w:rFonts w:ascii="Times New Roman" w:eastAsiaTheme="minorHAnsi" w:hAnsi="Times New Roman" w:cstheme="minorBidi"/>
                <w:color w:val="auto"/>
              </w:rPr>
              <w:commentReference w:id="181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12"/>
            <w:commentRangeStart w:id="1813"/>
            <w:r>
              <w:t xml:space="preserve">sound </w:t>
            </w:r>
            <w:commentRangeEnd w:id="1812"/>
            <w:r>
              <w:rPr>
                <w:rStyle w:val="CommentReference"/>
                <w:rFonts w:ascii="Times New Roman" w:eastAsiaTheme="minorHAnsi" w:hAnsi="Times New Roman" w:cstheme="minorBidi"/>
                <w:color w:val="auto"/>
              </w:rPr>
              <w:commentReference w:id="1812"/>
            </w:r>
            <w:commentRangeEnd w:id="1813"/>
            <w:r>
              <w:rPr>
                <w:rStyle w:val="CommentReference"/>
                <w:rFonts w:ascii="Times New Roman" w:eastAsiaTheme="minorHAnsi" w:hAnsi="Times New Roman" w:cstheme="minorBidi"/>
                <w:color w:val="auto"/>
              </w:rPr>
              <w:commentReference w:id="181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14" w:name="_Ref434488724"/>
      <w:r>
        <w:t>The Doxology of St. Paul</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1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16"/>
            <w:r>
              <w:t xml:space="preserve">To </w:t>
            </w:r>
            <w:commentRangeEnd w:id="1816"/>
            <w:r>
              <w:rPr>
                <w:rStyle w:val="CommentReference"/>
                <w:rFonts w:ascii="Times New Roman" w:eastAsiaTheme="minorHAnsi" w:hAnsi="Times New Roman" w:cstheme="minorBidi"/>
                <w:color w:val="auto"/>
              </w:rPr>
              <w:commentReference w:id="1816"/>
            </w:r>
            <w:r>
              <w:t xml:space="preserve">all the </w:t>
            </w:r>
            <w:commentRangeStart w:id="1817"/>
            <w:r>
              <w:t>Gentiles</w:t>
            </w:r>
            <w:commentRangeEnd w:id="1817"/>
            <w:r>
              <w:rPr>
                <w:rStyle w:val="CommentReference"/>
                <w:rFonts w:ascii="Times New Roman" w:eastAsiaTheme="minorHAnsi" w:hAnsi="Times New Roman" w:cstheme="minorBidi"/>
                <w:color w:val="auto"/>
              </w:rPr>
              <w:commentReference w:id="181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18"/>
            <w:r>
              <w:t>To be completely filled</w:t>
            </w:r>
          </w:p>
          <w:p w14:paraId="68A85021" w14:textId="77777777" w:rsidR="00306181" w:rsidRDefault="00306181" w:rsidP="00306181">
            <w:pPr>
              <w:pStyle w:val="EngHangEnd"/>
            </w:pPr>
            <w:r>
              <w:t>With God in love.</w:t>
            </w:r>
            <w:commentRangeEnd w:id="1818"/>
            <w:r>
              <w:rPr>
                <w:rStyle w:val="CommentReference"/>
                <w:rFonts w:ascii="Times New Roman" w:eastAsiaTheme="minorHAnsi" w:hAnsi="Times New Roman" w:cstheme="minorBidi"/>
                <w:color w:val="auto"/>
              </w:rPr>
              <w:commentReference w:id="181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19" w:name="_Ref434476236"/>
      <w:r>
        <w:t>The Psali Adam</w:t>
      </w:r>
      <w:r w:rsidR="006C1B94">
        <w:t xml:space="preserve"> for the Apostles’ Feast</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20" w:name="_Ref434476261"/>
      <w:r>
        <w:t>The Psali Batos</w:t>
      </w:r>
      <w:r w:rsidR="006C1B94">
        <w:t xml:space="preserve"> for the Apostles’ Feast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lastRenderedPageBreak/>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21" w:name="_Toc485108783"/>
      <w:r>
        <w:rPr>
          <w:lang w:val="en-US"/>
        </w:rPr>
        <w:t>June 30 / Epip 6: Martyrdom of St. Aoulimpas the Apostle</w:t>
      </w:r>
      <w:bookmarkEnd w:id="1821"/>
    </w:p>
    <w:p w14:paraId="0DEE2976" w14:textId="04105B8E"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22" w:name="_Toc410196218"/>
      <w:bookmarkStart w:id="1823" w:name="_Toc410196460"/>
      <w:bookmarkStart w:id="1824" w:name="_Toc410196962"/>
      <w:bookmarkStart w:id="1825" w:name="_Toc485108593"/>
      <w:bookmarkStart w:id="1826" w:name="July"/>
      <w:bookmarkEnd w:id="1769"/>
      <w:r>
        <w:lastRenderedPageBreak/>
        <w:t>July</w:t>
      </w:r>
      <w:bookmarkEnd w:id="1822"/>
      <w:bookmarkEnd w:id="1823"/>
      <w:bookmarkEnd w:id="1824"/>
      <w:r w:rsidR="00980D99">
        <w:t xml:space="preserve"> or </w:t>
      </w:r>
      <w:r w:rsidR="00980D99">
        <w:rPr>
          <w:rFonts w:ascii="FreeSerifAvvaShenouda" w:hAnsi="FreeSerifAvvaShenouda" w:cs="FreeSerifAvvaShenouda"/>
        </w:rPr>
        <w:t>Ⲉⲡⲏⲡ</w:t>
      </w:r>
      <w:bookmarkEnd w:id="1825"/>
    </w:p>
    <w:bookmarkStart w:id="1827" w:name="_Ref434562742" w:displacedByCustomXml="next"/>
    <w:bookmarkStart w:id="1828" w:name="_Toc410196965" w:displacedByCustomXml="next"/>
    <w:bookmarkStart w:id="1829" w:name="_Toc410196463" w:displacedByCustomXml="next"/>
    <w:bookmarkStart w:id="1830" w:name="_Toc410196221" w:displacedByCustomXml="next"/>
    <w:sdt>
      <w:sdtPr>
        <w:id w:val="233667495"/>
        <w:docPartObj>
          <w:docPartGallery w:val="Table of Contents"/>
          <w:docPartUnique/>
        </w:docPartObj>
      </w:sdtPr>
      <w:sdtEndPr>
        <w:rPr>
          <w:b/>
          <w:bCs/>
          <w:noProof/>
        </w:rPr>
      </w:sdtEndPr>
      <w:sdtContent>
        <w:p w14:paraId="25F4B5DE" w14:textId="5C5B42AE"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108784" w:history="1">
            <w:r w:rsidR="00187E8E" w:rsidRPr="007F7120">
              <w:rPr>
                <w:rStyle w:val="Hyperlink"/>
                <w:rFonts w:ascii="Times New Roman" w:hAnsi="Times New Roman" w:cs="Times New Roman"/>
                <w:noProof/>
              </w:rPr>
              <w:t>July 1 / Epip 7: St. Shenoute</w:t>
            </w:r>
            <w:r w:rsidR="00187E8E">
              <w:rPr>
                <w:noProof/>
                <w:webHidden/>
              </w:rPr>
              <w:tab/>
            </w:r>
            <w:r w:rsidR="00187E8E">
              <w:rPr>
                <w:noProof/>
                <w:webHidden/>
              </w:rPr>
              <w:fldChar w:fldCharType="begin"/>
            </w:r>
            <w:r w:rsidR="00187E8E">
              <w:rPr>
                <w:noProof/>
                <w:webHidden/>
              </w:rPr>
              <w:instrText xml:space="preserve"> PAGEREF _Toc485108784 \h </w:instrText>
            </w:r>
            <w:r w:rsidR="00187E8E">
              <w:rPr>
                <w:noProof/>
                <w:webHidden/>
              </w:rPr>
            </w:r>
            <w:r w:rsidR="00187E8E">
              <w:rPr>
                <w:noProof/>
                <w:webHidden/>
              </w:rPr>
              <w:fldChar w:fldCharType="separate"/>
            </w:r>
            <w:r w:rsidR="00187E8E">
              <w:rPr>
                <w:noProof/>
                <w:webHidden/>
              </w:rPr>
              <w:t>1302</w:t>
            </w:r>
            <w:r w:rsidR="00187E8E">
              <w:rPr>
                <w:noProof/>
                <w:webHidden/>
              </w:rPr>
              <w:fldChar w:fldCharType="end"/>
            </w:r>
          </w:hyperlink>
        </w:p>
        <w:p w14:paraId="37F1DAB1" w14:textId="0C2BE683" w:rsidR="00187E8E" w:rsidRDefault="004942E9">
          <w:pPr>
            <w:pStyle w:val="TOC3"/>
            <w:tabs>
              <w:tab w:val="right" w:leader="dot" w:pos="8846"/>
            </w:tabs>
            <w:rPr>
              <w:rFonts w:asciiTheme="minorHAnsi" w:eastAsiaTheme="minorEastAsia" w:hAnsiTheme="minorHAnsi"/>
              <w:noProof/>
              <w:sz w:val="22"/>
              <w:lang w:val="en-US"/>
            </w:rPr>
          </w:pPr>
          <w:hyperlink w:anchor="_Toc485108785" w:history="1">
            <w:r w:rsidR="00187E8E" w:rsidRPr="007F7120">
              <w:rPr>
                <w:rStyle w:val="Hyperlink"/>
                <w:rFonts w:ascii="Times New Roman" w:hAnsi="Times New Roman" w:cs="Times New Roman"/>
                <w:noProof/>
              </w:rPr>
              <w:t>July 1 / Epip 7: Also St. Ignatius</w:t>
            </w:r>
            <w:r w:rsidR="00187E8E">
              <w:rPr>
                <w:noProof/>
                <w:webHidden/>
              </w:rPr>
              <w:tab/>
            </w:r>
            <w:r w:rsidR="00187E8E">
              <w:rPr>
                <w:noProof/>
                <w:webHidden/>
              </w:rPr>
              <w:fldChar w:fldCharType="begin"/>
            </w:r>
            <w:r w:rsidR="00187E8E">
              <w:rPr>
                <w:noProof/>
                <w:webHidden/>
              </w:rPr>
              <w:instrText xml:space="preserve"> PAGEREF _Toc485108785 \h </w:instrText>
            </w:r>
            <w:r w:rsidR="00187E8E">
              <w:rPr>
                <w:noProof/>
                <w:webHidden/>
              </w:rPr>
            </w:r>
            <w:r w:rsidR="00187E8E">
              <w:rPr>
                <w:noProof/>
                <w:webHidden/>
              </w:rPr>
              <w:fldChar w:fldCharType="separate"/>
            </w:r>
            <w:r w:rsidR="00187E8E">
              <w:rPr>
                <w:noProof/>
                <w:webHidden/>
              </w:rPr>
              <w:t>1304</w:t>
            </w:r>
            <w:r w:rsidR="00187E8E">
              <w:rPr>
                <w:noProof/>
                <w:webHidden/>
              </w:rPr>
              <w:fldChar w:fldCharType="end"/>
            </w:r>
          </w:hyperlink>
        </w:p>
        <w:p w14:paraId="545F985C" w14:textId="0E3893C8" w:rsidR="00187E8E" w:rsidRDefault="004942E9">
          <w:pPr>
            <w:pStyle w:val="TOC3"/>
            <w:tabs>
              <w:tab w:val="right" w:leader="dot" w:pos="8846"/>
            </w:tabs>
            <w:rPr>
              <w:rFonts w:asciiTheme="minorHAnsi" w:eastAsiaTheme="minorEastAsia" w:hAnsiTheme="minorHAnsi"/>
              <w:noProof/>
              <w:sz w:val="22"/>
              <w:lang w:val="en-US"/>
            </w:rPr>
          </w:pPr>
          <w:hyperlink w:anchor="_Toc485108786" w:history="1">
            <w:r w:rsidR="00187E8E" w:rsidRPr="007F7120">
              <w:rPr>
                <w:rStyle w:val="Hyperlink"/>
                <w:noProof/>
                <w:lang w:val="en-US"/>
              </w:rPr>
              <w:t>July 2 / Epip 8: St. Pishoy</w:t>
            </w:r>
            <w:r w:rsidR="00187E8E">
              <w:rPr>
                <w:noProof/>
                <w:webHidden/>
              </w:rPr>
              <w:tab/>
            </w:r>
            <w:r w:rsidR="00187E8E">
              <w:rPr>
                <w:noProof/>
                <w:webHidden/>
              </w:rPr>
              <w:fldChar w:fldCharType="begin"/>
            </w:r>
            <w:r w:rsidR="00187E8E">
              <w:rPr>
                <w:noProof/>
                <w:webHidden/>
              </w:rPr>
              <w:instrText xml:space="preserve"> PAGEREF _Toc485108786 \h </w:instrText>
            </w:r>
            <w:r w:rsidR="00187E8E">
              <w:rPr>
                <w:noProof/>
                <w:webHidden/>
              </w:rPr>
            </w:r>
            <w:r w:rsidR="00187E8E">
              <w:rPr>
                <w:noProof/>
                <w:webHidden/>
              </w:rPr>
              <w:fldChar w:fldCharType="separate"/>
            </w:r>
            <w:r w:rsidR="00187E8E">
              <w:rPr>
                <w:noProof/>
                <w:webHidden/>
              </w:rPr>
              <w:t>1304</w:t>
            </w:r>
            <w:r w:rsidR="00187E8E">
              <w:rPr>
                <w:noProof/>
                <w:webHidden/>
              </w:rPr>
              <w:fldChar w:fldCharType="end"/>
            </w:r>
          </w:hyperlink>
        </w:p>
        <w:p w14:paraId="7264D603" w14:textId="39C21E60" w:rsidR="00187E8E" w:rsidRDefault="004942E9">
          <w:pPr>
            <w:pStyle w:val="TOC3"/>
            <w:tabs>
              <w:tab w:val="right" w:leader="dot" w:pos="8846"/>
            </w:tabs>
            <w:rPr>
              <w:rFonts w:asciiTheme="minorHAnsi" w:eastAsiaTheme="minorEastAsia" w:hAnsiTheme="minorHAnsi"/>
              <w:noProof/>
              <w:sz w:val="22"/>
              <w:lang w:val="en-US"/>
            </w:rPr>
          </w:pPr>
          <w:hyperlink w:anchor="_Toc485108787" w:history="1">
            <w:r w:rsidR="00187E8E" w:rsidRPr="007F7120">
              <w:rPr>
                <w:rStyle w:val="Hyperlink"/>
                <w:noProof/>
                <w:lang w:val="en-US"/>
              </w:rPr>
              <w:t>July 3 / Epip 9: Martyrdom of St. Simon Cleophas the Apostle</w:t>
            </w:r>
            <w:r w:rsidR="00187E8E">
              <w:rPr>
                <w:noProof/>
                <w:webHidden/>
              </w:rPr>
              <w:tab/>
            </w:r>
            <w:r w:rsidR="00187E8E">
              <w:rPr>
                <w:noProof/>
                <w:webHidden/>
              </w:rPr>
              <w:fldChar w:fldCharType="begin"/>
            </w:r>
            <w:r w:rsidR="00187E8E">
              <w:rPr>
                <w:noProof/>
                <w:webHidden/>
              </w:rPr>
              <w:instrText xml:space="preserve"> PAGEREF _Toc485108787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21733411" w14:textId="3F5AB846" w:rsidR="00187E8E" w:rsidRDefault="004942E9">
          <w:pPr>
            <w:pStyle w:val="TOC3"/>
            <w:tabs>
              <w:tab w:val="right" w:leader="dot" w:pos="8846"/>
            </w:tabs>
            <w:rPr>
              <w:rFonts w:asciiTheme="minorHAnsi" w:eastAsiaTheme="minorEastAsia" w:hAnsiTheme="minorHAnsi"/>
              <w:noProof/>
              <w:sz w:val="22"/>
              <w:lang w:val="en-US"/>
            </w:rPr>
          </w:pPr>
          <w:hyperlink w:anchor="_Toc485108788" w:history="1">
            <w:r w:rsidR="00187E8E" w:rsidRPr="007F7120">
              <w:rPr>
                <w:rStyle w:val="Hyperlink"/>
                <w:noProof/>
              </w:rPr>
              <w:t>July 6 / Epip 12: Commemoration of Archangel Michael</w:t>
            </w:r>
            <w:r w:rsidR="00187E8E">
              <w:rPr>
                <w:noProof/>
                <w:webHidden/>
              </w:rPr>
              <w:tab/>
            </w:r>
            <w:r w:rsidR="00187E8E">
              <w:rPr>
                <w:noProof/>
                <w:webHidden/>
              </w:rPr>
              <w:fldChar w:fldCharType="begin"/>
            </w:r>
            <w:r w:rsidR="00187E8E">
              <w:rPr>
                <w:noProof/>
                <w:webHidden/>
              </w:rPr>
              <w:instrText xml:space="preserve"> PAGEREF _Toc485108788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5BA13722" w14:textId="2B79AE90" w:rsidR="00187E8E" w:rsidRDefault="004942E9">
          <w:pPr>
            <w:pStyle w:val="TOC3"/>
            <w:tabs>
              <w:tab w:val="right" w:leader="dot" w:pos="8846"/>
            </w:tabs>
            <w:rPr>
              <w:rFonts w:asciiTheme="minorHAnsi" w:eastAsiaTheme="minorEastAsia" w:hAnsiTheme="minorHAnsi"/>
              <w:noProof/>
              <w:sz w:val="22"/>
              <w:lang w:val="en-US"/>
            </w:rPr>
          </w:pPr>
          <w:hyperlink w:anchor="_Toc485108789" w:history="1">
            <w:r w:rsidR="00187E8E" w:rsidRPr="007F7120">
              <w:rPr>
                <w:rStyle w:val="Hyperlink"/>
                <w:noProof/>
              </w:rPr>
              <w:t>July 12 / Epip 18: Martyrdom of St. James the Apostle, the Bishop of Jerusalem</w:t>
            </w:r>
            <w:r w:rsidR="00187E8E">
              <w:rPr>
                <w:noProof/>
                <w:webHidden/>
              </w:rPr>
              <w:tab/>
            </w:r>
            <w:r w:rsidR="00187E8E">
              <w:rPr>
                <w:noProof/>
                <w:webHidden/>
              </w:rPr>
              <w:fldChar w:fldCharType="begin"/>
            </w:r>
            <w:r w:rsidR="00187E8E">
              <w:rPr>
                <w:noProof/>
                <w:webHidden/>
              </w:rPr>
              <w:instrText xml:space="preserve"> PAGEREF _Toc485108789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52CCEDB7" w14:textId="7E7A73DF" w:rsidR="00187E8E" w:rsidRDefault="004942E9">
          <w:pPr>
            <w:pStyle w:val="TOC3"/>
            <w:tabs>
              <w:tab w:val="right" w:leader="dot" w:pos="8846"/>
            </w:tabs>
            <w:rPr>
              <w:rFonts w:asciiTheme="minorHAnsi" w:eastAsiaTheme="minorEastAsia" w:hAnsiTheme="minorHAnsi"/>
              <w:noProof/>
              <w:sz w:val="22"/>
              <w:lang w:val="en-US"/>
            </w:rPr>
          </w:pPr>
          <w:hyperlink w:anchor="_Toc485108790" w:history="1">
            <w:r w:rsidR="00187E8E" w:rsidRPr="007F7120">
              <w:rPr>
                <w:rStyle w:val="Hyperlink"/>
                <w:noProof/>
              </w:rPr>
              <w:t>July 14 / Epip 20: Martyrdom of St. Theodore of Shotep, the General</w:t>
            </w:r>
            <w:r w:rsidR="00187E8E">
              <w:rPr>
                <w:noProof/>
                <w:webHidden/>
              </w:rPr>
              <w:tab/>
            </w:r>
            <w:r w:rsidR="00187E8E">
              <w:rPr>
                <w:noProof/>
                <w:webHidden/>
              </w:rPr>
              <w:fldChar w:fldCharType="begin"/>
            </w:r>
            <w:r w:rsidR="00187E8E">
              <w:rPr>
                <w:noProof/>
                <w:webHidden/>
              </w:rPr>
              <w:instrText xml:space="preserve"> PAGEREF _Toc485108790 \h </w:instrText>
            </w:r>
            <w:r w:rsidR="00187E8E">
              <w:rPr>
                <w:noProof/>
                <w:webHidden/>
              </w:rPr>
            </w:r>
            <w:r w:rsidR="00187E8E">
              <w:rPr>
                <w:noProof/>
                <w:webHidden/>
              </w:rPr>
              <w:fldChar w:fldCharType="separate"/>
            </w:r>
            <w:r w:rsidR="00187E8E">
              <w:rPr>
                <w:noProof/>
                <w:webHidden/>
              </w:rPr>
              <w:t>1306</w:t>
            </w:r>
            <w:r w:rsidR="00187E8E">
              <w:rPr>
                <w:noProof/>
                <w:webHidden/>
              </w:rPr>
              <w:fldChar w:fldCharType="end"/>
            </w:r>
          </w:hyperlink>
        </w:p>
        <w:p w14:paraId="1AC86192" w14:textId="452380EC" w:rsidR="00187E8E" w:rsidRDefault="004942E9">
          <w:pPr>
            <w:pStyle w:val="TOC3"/>
            <w:tabs>
              <w:tab w:val="right" w:leader="dot" w:pos="8846"/>
            </w:tabs>
            <w:rPr>
              <w:rFonts w:asciiTheme="minorHAnsi" w:eastAsiaTheme="minorEastAsia" w:hAnsiTheme="minorHAnsi"/>
              <w:noProof/>
              <w:sz w:val="22"/>
              <w:lang w:val="en-US"/>
            </w:rPr>
          </w:pPr>
          <w:hyperlink w:anchor="_Toc485108791" w:history="1">
            <w:r w:rsidR="00187E8E" w:rsidRPr="007F7120">
              <w:rPr>
                <w:rStyle w:val="Hyperlink"/>
                <w:noProof/>
              </w:rPr>
              <w:t>July 15 / Epip 21: Commemoration of the Theotokos</w:t>
            </w:r>
            <w:r w:rsidR="00187E8E">
              <w:rPr>
                <w:noProof/>
                <w:webHidden/>
              </w:rPr>
              <w:tab/>
            </w:r>
            <w:r w:rsidR="00187E8E">
              <w:rPr>
                <w:noProof/>
                <w:webHidden/>
              </w:rPr>
              <w:fldChar w:fldCharType="begin"/>
            </w:r>
            <w:r w:rsidR="00187E8E">
              <w:rPr>
                <w:noProof/>
                <w:webHidden/>
              </w:rPr>
              <w:instrText xml:space="preserve"> PAGEREF _Toc485108791 \h </w:instrText>
            </w:r>
            <w:r w:rsidR="00187E8E">
              <w:rPr>
                <w:noProof/>
                <w:webHidden/>
              </w:rPr>
            </w:r>
            <w:r w:rsidR="00187E8E">
              <w:rPr>
                <w:noProof/>
                <w:webHidden/>
              </w:rPr>
              <w:fldChar w:fldCharType="separate"/>
            </w:r>
            <w:r w:rsidR="00187E8E">
              <w:rPr>
                <w:noProof/>
                <w:webHidden/>
              </w:rPr>
              <w:t>1308</w:t>
            </w:r>
            <w:r w:rsidR="00187E8E">
              <w:rPr>
                <w:noProof/>
                <w:webHidden/>
              </w:rPr>
              <w:fldChar w:fldCharType="end"/>
            </w:r>
          </w:hyperlink>
        </w:p>
        <w:p w14:paraId="1453DA96" w14:textId="235FF1F1" w:rsidR="00187E8E" w:rsidRDefault="004942E9">
          <w:pPr>
            <w:pStyle w:val="TOC3"/>
            <w:tabs>
              <w:tab w:val="right" w:leader="dot" w:pos="8846"/>
            </w:tabs>
            <w:rPr>
              <w:rFonts w:asciiTheme="minorHAnsi" w:eastAsiaTheme="minorEastAsia" w:hAnsiTheme="minorHAnsi"/>
              <w:noProof/>
              <w:sz w:val="22"/>
              <w:lang w:val="en-US"/>
            </w:rPr>
          </w:pPr>
          <w:hyperlink w:anchor="_Toc485108792" w:history="1">
            <w:r w:rsidR="00187E8E" w:rsidRPr="007F7120">
              <w:rPr>
                <w:rStyle w:val="Hyperlink"/>
                <w:noProof/>
              </w:rPr>
              <w:t>July 17 / Epip 23: The Martyrdom of St. Marina</w:t>
            </w:r>
            <w:r w:rsidR="00187E8E">
              <w:rPr>
                <w:noProof/>
                <w:webHidden/>
              </w:rPr>
              <w:tab/>
            </w:r>
            <w:r w:rsidR="00187E8E">
              <w:rPr>
                <w:noProof/>
                <w:webHidden/>
              </w:rPr>
              <w:fldChar w:fldCharType="begin"/>
            </w:r>
            <w:r w:rsidR="00187E8E">
              <w:rPr>
                <w:noProof/>
                <w:webHidden/>
              </w:rPr>
              <w:instrText xml:space="preserve"> PAGEREF _Toc485108792 \h </w:instrText>
            </w:r>
            <w:r w:rsidR="00187E8E">
              <w:rPr>
                <w:noProof/>
                <w:webHidden/>
              </w:rPr>
            </w:r>
            <w:r w:rsidR="00187E8E">
              <w:rPr>
                <w:noProof/>
                <w:webHidden/>
              </w:rPr>
              <w:fldChar w:fldCharType="separate"/>
            </w:r>
            <w:r w:rsidR="00187E8E">
              <w:rPr>
                <w:noProof/>
                <w:webHidden/>
              </w:rPr>
              <w:t>1308</w:t>
            </w:r>
            <w:r w:rsidR="00187E8E">
              <w:rPr>
                <w:noProof/>
                <w:webHidden/>
              </w:rPr>
              <w:fldChar w:fldCharType="end"/>
            </w:r>
          </w:hyperlink>
        </w:p>
        <w:p w14:paraId="6FF556F9" w14:textId="14D28EBC" w:rsidR="00187E8E" w:rsidRDefault="004942E9">
          <w:pPr>
            <w:pStyle w:val="TOC3"/>
            <w:tabs>
              <w:tab w:val="right" w:leader="dot" w:pos="8846"/>
            </w:tabs>
            <w:rPr>
              <w:rFonts w:asciiTheme="minorHAnsi" w:eastAsiaTheme="minorEastAsia" w:hAnsiTheme="minorHAnsi"/>
              <w:noProof/>
              <w:sz w:val="22"/>
              <w:lang w:val="en-US"/>
            </w:rPr>
          </w:pPr>
          <w:hyperlink w:anchor="_Toc485108793" w:history="1">
            <w:r w:rsidR="00187E8E" w:rsidRPr="007F7120">
              <w:rPr>
                <w:rStyle w:val="Hyperlink"/>
                <w:noProof/>
              </w:rPr>
              <w:t>July 18 / Epip 24: The Martyrdom of Abba Noub</w:t>
            </w:r>
            <w:r w:rsidR="00187E8E">
              <w:rPr>
                <w:noProof/>
                <w:webHidden/>
              </w:rPr>
              <w:tab/>
            </w:r>
            <w:r w:rsidR="00187E8E">
              <w:rPr>
                <w:noProof/>
                <w:webHidden/>
              </w:rPr>
              <w:fldChar w:fldCharType="begin"/>
            </w:r>
            <w:r w:rsidR="00187E8E">
              <w:rPr>
                <w:noProof/>
                <w:webHidden/>
              </w:rPr>
              <w:instrText xml:space="preserve"> PAGEREF _Toc485108793 \h </w:instrText>
            </w:r>
            <w:r w:rsidR="00187E8E">
              <w:rPr>
                <w:noProof/>
                <w:webHidden/>
              </w:rPr>
            </w:r>
            <w:r w:rsidR="00187E8E">
              <w:rPr>
                <w:noProof/>
                <w:webHidden/>
              </w:rPr>
              <w:fldChar w:fldCharType="separate"/>
            </w:r>
            <w:r w:rsidR="00187E8E">
              <w:rPr>
                <w:noProof/>
                <w:webHidden/>
              </w:rPr>
              <w:t>1309</w:t>
            </w:r>
            <w:r w:rsidR="00187E8E">
              <w:rPr>
                <w:noProof/>
                <w:webHidden/>
              </w:rPr>
              <w:fldChar w:fldCharType="end"/>
            </w:r>
          </w:hyperlink>
        </w:p>
        <w:p w14:paraId="32168E49" w14:textId="3A9D7CC7" w:rsidR="00187E8E" w:rsidRDefault="004942E9">
          <w:pPr>
            <w:pStyle w:val="TOC3"/>
            <w:tabs>
              <w:tab w:val="right" w:leader="dot" w:pos="8846"/>
            </w:tabs>
            <w:rPr>
              <w:rFonts w:asciiTheme="minorHAnsi" w:eastAsiaTheme="minorEastAsia" w:hAnsiTheme="minorHAnsi"/>
              <w:noProof/>
              <w:sz w:val="22"/>
              <w:lang w:val="en-US"/>
            </w:rPr>
          </w:pPr>
          <w:hyperlink w:anchor="_Toc485108794" w:history="1">
            <w:r w:rsidR="00187E8E" w:rsidRPr="007F7120">
              <w:rPr>
                <w:rStyle w:val="Hyperlink"/>
                <w:noProof/>
              </w:rPr>
              <w:t>July 20 / Epip 26: Joseph the Carpenter</w:t>
            </w:r>
            <w:r w:rsidR="00187E8E">
              <w:rPr>
                <w:noProof/>
                <w:webHidden/>
              </w:rPr>
              <w:tab/>
            </w:r>
            <w:r w:rsidR="00187E8E">
              <w:rPr>
                <w:noProof/>
                <w:webHidden/>
              </w:rPr>
              <w:fldChar w:fldCharType="begin"/>
            </w:r>
            <w:r w:rsidR="00187E8E">
              <w:rPr>
                <w:noProof/>
                <w:webHidden/>
              </w:rPr>
              <w:instrText xml:space="preserve"> PAGEREF _Toc485108794 \h </w:instrText>
            </w:r>
            <w:r w:rsidR="00187E8E">
              <w:rPr>
                <w:noProof/>
                <w:webHidden/>
              </w:rPr>
            </w:r>
            <w:r w:rsidR="00187E8E">
              <w:rPr>
                <w:noProof/>
                <w:webHidden/>
              </w:rPr>
              <w:fldChar w:fldCharType="separate"/>
            </w:r>
            <w:r w:rsidR="00187E8E">
              <w:rPr>
                <w:noProof/>
                <w:webHidden/>
              </w:rPr>
              <w:t>1311</w:t>
            </w:r>
            <w:r w:rsidR="00187E8E">
              <w:rPr>
                <w:noProof/>
                <w:webHidden/>
              </w:rPr>
              <w:fldChar w:fldCharType="end"/>
            </w:r>
          </w:hyperlink>
        </w:p>
        <w:p w14:paraId="265D5BDD" w14:textId="15EAF68E" w:rsidR="00187E8E" w:rsidRDefault="004942E9">
          <w:pPr>
            <w:pStyle w:val="TOC3"/>
            <w:tabs>
              <w:tab w:val="right" w:leader="dot" w:pos="8846"/>
            </w:tabs>
            <w:rPr>
              <w:rFonts w:asciiTheme="minorHAnsi" w:eastAsiaTheme="minorEastAsia" w:hAnsiTheme="minorHAnsi"/>
              <w:noProof/>
              <w:sz w:val="22"/>
              <w:lang w:val="en-US"/>
            </w:rPr>
          </w:pPr>
          <w:hyperlink w:anchor="_Toc485108795" w:history="1">
            <w:r w:rsidR="00187E8E" w:rsidRPr="007F7120">
              <w:rPr>
                <w:rStyle w:val="Hyperlink"/>
                <w:noProof/>
              </w:rPr>
              <w:t>July 20 / Epip 26: Also St. Frumentius (Abune Selama), the First Bishop of Ethiopia</w:t>
            </w:r>
            <w:r w:rsidR="00187E8E">
              <w:rPr>
                <w:noProof/>
                <w:webHidden/>
              </w:rPr>
              <w:tab/>
            </w:r>
            <w:r w:rsidR="00187E8E">
              <w:rPr>
                <w:noProof/>
                <w:webHidden/>
              </w:rPr>
              <w:fldChar w:fldCharType="begin"/>
            </w:r>
            <w:r w:rsidR="00187E8E">
              <w:rPr>
                <w:noProof/>
                <w:webHidden/>
              </w:rPr>
              <w:instrText xml:space="preserve"> PAGEREF _Toc485108795 \h </w:instrText>
            </w:r>
            <w:r w:rsidR="00187E8E">
              <w:rPr>
                <w:noProof/>
                <w:webHidden/>
              </w:rPr>
            </w:r>
            <w:r w:rsidR="00187E8E">
              <w:rPr>
                <w:noProof/>
                <w:webHidden/>
              </w:rPr>
              <w:fldChar w:fldCharType="separate"/>
            </w:r>
            <w:r w:rsidR="00187E8E">
              <w:rPr>
                <w:noProof/>
                <w:webHidden/>
              </w:rPr>
              <w:t>1312</w:t>
            </w:r>
            <w:r w:rsidR="00187E8E">
              <w:rPr>
                <w:noProof/>
                <w:webHidden/>
              </w:rPr>
              <w:fldChar w:fldCharType="end"/>
            </w:r>
          </w:hyperlink>
        </w:p>
        <w:p w14:paraId="669A02DA" w14:textId="4D10587F" w:rsidR="00187E8E" w:rsidRDefault="004942E9">
          <w:pPr>
            <w:pStyle w:val="TOC3"/>
            <w:tabs>
              <w:tab w:val="right" w:leader="dot" w:pos="8846"/>
            </w:tabs>
            <w:rPr>
              <w:rFonts w:asciiTheme="minorHAnsi" w:eastAsiaTheme="minorEastAsia" w:hAnsiTheme="minorHAnsi"/>
              <w:noProof/>
              <w:sz w:val="22"/>
              <w:lang w:val="en-US"/>
            </w:rPr>
          </w:pPr>
          <w:hyperlink w:anchor="_Toc485108796" w:history="1">
            <w:r w:rsidR="00187E8E" w:rsidRPr="007F7120">
              <w:rPr>
                <w:rStyle w:val="Hyperlink"/>
                <w:noProof/>
              </w:rPr>
              <w:t>July 22 / Epip 28: Departure of St. Mary Magdalene</w:t>
            </w:r>
            <w:r w:rsidR="00187E8E">
              <w:rPr>
                <w:noProof/>
                <w:webHidden/>
              </w:rPr>
              <w:tab/>
            </w:r>
            <w:r w:rsidR="00187E8E">
              <w:rPr>
                <w:noProof/>
                <w:webHidden/>
              </w:rPr>
              <w:fldChar w:fldCharType="begin"/>
            </w:r>
            <w:r w:rsidR="00187E8E">
              <w:rPr>
                <w:noProof/>
                <w:webHidden/>
              </w:rPr>
              <w:instrText xml:space="preserve"> PAGEREF _Toc485108796 \h </w:instrText>
            </w:r>
            <w:r w:rsidR="00187E8E">
              <w:rPr>
                <w:noProof/>
                <w:webHidden/>
              </w:rPr>
            </w:r>
            <w:r w:rsidR="00187E8E">
              <w:rPr>
                <w:noProof/>
                <w:webHidden/>
              </w:rPr>
              <w:fldChar w:fldCharType="separate"/>
            </w:r>
            <w:r w:rsidR="00187E8E">
              <w:rPr>
                <w:noProof/>
                <w:webHidden/>
              </w:rPr>
              <w:t>1312</w:t>
            </w:r>
            <w:r w:rsidR="00187E8E">
              <w:rPr>
                <w:noProof/>
                <w:webHidden/>
              </w:rPr>
              <w:fldChar w:fldCharType="end"/>
            </w:r>
          </w:hyperlink>
        </w:p>
        <w:p w14:paraId="3D6C4FAB" w14:textId="463CB705" w:rsidR="00187E8E" w:rsidRDefault="004942E9">
          <w:pPr>
            <w:pStyle w:val="TOC3"/>
            <w:tabs>
              <w:tab w:val="right" w:leader="dot" w:pos="8846"/>
            </w:tabs>
            <w:rPr>
              <w:rFonts w:asciiTheme="minorHAnsi" w:eastAsiaTheme="minorEastAsia" w:hAnsiTheme="minorHAnsi"/>
              <w:noProof/>
              <w:sz w:val="22"/>
              <w:lang w:val="en-US"/>
            </w:rPr>
          </w:pPr>
          <w:hyperlink w:anchor="_Toc485108797" w:history="1">
            <w:r w:rsidR="00187E8E" w:rsidRPr="007F7120">
              <w:rPr>
                <w:rStyle w:val="Hyperlink"/>
                <w:noProof/>
              </w:rPr>
              <w:t>July 23 / Epip 29: Commemoration of the Annunciation, Nativity, and Resurrection on the 29</w:t>
            </w:r>
            <w:r w:rsidR="00187E8E" w:rsidRPr="007F7120">
              <w:rPr>
                <w:rStyle w:val="Hyperlink"/>
                <w:noProof/>
                <w:vertAlign w:val="superscript"/>
              </w:rPr>
              <w:t>th</w:t>
            </w:r>
            <w:r w:rsidR="00187E8E" w:rsidRPr="007F7120">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_Toc485108797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7F39313A" w14:textId="2540A770" w:rsidR="00187E8E" w:rsidRDefault="004942E9">
          <w:pPr>
            <w:pStyle w:val="TOC3"/>
            <w:tabs>
              <w:tab w:val="right" w:leader="dot" w:pos="8846"/>
            </w:tabs>
            <w:rPr>
              <w:rFonts w:asciiTheme="minorHAnsi" w:eastAsiaTheme="minorEastAsia" w:hAnsiTheme="minorHAnsi"/>
              <w:noProof/>
              <w:sz w:val="22"/>
              <w:lang w:val="en-US"/>
            </w:rPr>
          </w:pPr>
          <w:hyperlink w:anchor="_Toc485108798" w:history="1">
            <w:r w:rsidR="00187E8E" w:rsidRPr="007F7120">
              <w:rPr>
                <w:rStyle w:val="Hyperlink"/>
                <w:noProof/>
              </w:rPr>
              <w:t>July 23 / Epip 29: Also the Translocation of the Relics of St. Andrew, the Apostle</w:t>
            </w:r>
            <w:r w:rsidR="00187E8E">
              <w:rPr>
                <w:noProof/>
                <w:webHidden/>
              </w:rPr>
              <w:tab/>
            </w:r>
            <w:r w:rsidR="00187E8E">
              <w:rPr>
                <w:noProof/>
                <w:webHidden/>
              </w:rPr>
              <w:fldChar w:fldCharType="begin"/>
            </w:r>
            <w:r w:rsidR="00187E8E">
              <w:rPr>
                <w:noProof/>
                <w:webHidden/>
              </w:rPr>
              <w:instrText xml:space="preserve"> PAGEREF _Toc485108798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502283AB" w14:textId="4AD7A1E8" w:rsidR="00187E8E" w:rsidRDefault="004942E9">
          <w:pPr>
            <w:pStyle w:val="TOC3"/>
            <w:tabs>
              <w:tab w:val="right" w:leader="dot" w:pos="8846"/>
            </w:tabs>
            <w:rPr>
              <w:rFonts w:asciiTheme="minorHAnsi" w:eastAsiaTheme="minorEastAsia" w:hAnsiTheme="minorHAnsi"/>
              <w:noProof/>
              <w:sz w:val="22"/>
              <w:lang w:val="en-US"/>
            </w:rPr>
          </w:pPr>
          <w:hyperlink w:anchor="_Toc485108799" w:history="1">
            <w:r w:rsidR="00187E8E" w:rsidRPr="007F7120">
              <w:rPr>
                <w:rStyle w:val="Hyperlink"/>
                <w:noProof/>
              </w:rPr>
              <w:t>July 25 / Mesori 1: The Virgin’s Fast</w:t>
            </w:r>
            <w:r w:rsidR="00187E8E">
              <w:rPr>
                <w:noProof/>
                <w:webHidden/>
              </w:rPr>
              <w:tab/>
            </w:r>
            <w:r w:rsidR="00187E8E">
              <w:rPr>
                <w:noProof/>
                <w:webHidden/>
              </w:rPr>
              <w:fldChar w:fldCharType="begin"/>
            </w:r>
            <w:r w:rsidR="00187E8E">
              <w:rPr>
                <w:noProof/>
                <w:webHidden/>
              </w:rPr>
              <w:instrText xml:space="preserve"> PAGEREF _Toc485108799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57220BDD" w14:textId="0E06926D" w:rsidR="00187E8E" w:rsidRDefault="004942E9">
          <w:pPr>
            <w:pStyle w:val="TOC3"/>
            <w:tabs>
              <w:tab w:val="right" w:leader="dot" w:pos="8846"/>
            </w:tabs>
            <w:rPr>
              <w:rFonts w:asciiTheme="minorHAnsi" w:eastAsiaTheme="minorEastAsia" w:hAnsiTheme="minorHAnsi"/>
              <w:noProof/>
              <w:sz w:val="22"/>
              <w:lang w:val="en-US"/>
            </w:rPr>
          </w:pPr>
          <w:hyperlink w:anchor="_Toc485108800" w:history="1">
            <w:r w:rsidR="00187E8E" w:rsidRPr="007F7120">
              <w:rPr>
                <w:rStyle w:val="Hyperlink"/>
                <w:noProof/>
              </w:rPr>
              <w:t>July 28 / Mesori 4: Consecration of the Church of St. Anthony</w:t>
            </w:r>
            <w:r w:rsidR="00187E8E">
              <w:rPr>
                <w:noProof/>
                <w:webHidden/>
              </w:rPr>
              <w:tab/>
            </w:r>
            <w:r w:rsidR="00187E8E">
              <w:rPr>
                <w:noProof/>
                <w:webHidden/>
              </w:rPr>
              <w:fldChar w:fldCharType="begin"/>
            </w:r>
            <w:r w:rsidR="00187E8E">
              <w:rPr>
                <w:noProof/>
                <w:webHidden/>
              </w:rPr>
              <w:instrText xml:space="preserve"> PAGEREF _Toc485108800 \h </w:instrText>
            </w:r>
            <w:r w:rsidR="00187E8E">
              <w:rPr>
                <w:noProof/>
                <w:webHidden/>
              </w:rPr>
            </w:r>
            <w:r w:rsidR="00187E8E">
              <w:rPr>
                <w:noProof/>
                <w:webHidden/>
              </w:rPr>
              <w:fldChar w:fldCharType="separate"/>
            </w:r>
            <w:r w:rsidR="00187E8E">
              <w:rPr>
                <w:noProof/>
                <w:webHidden/>
              </w:rPr>
              <w:t>1314</w:t>
            </w:r>
            <w:r w:rsidR="00187E8E">
              <w:rPr>
                <w:noProof/>
                <w:webHidden/>
              </w:rPr>
              <w:fldChar w:fldCharType="end"/>
            </w:r>
          </w:hyperlink>
        </w:p>
        <w:p w14:paraId="11911C47" w14:textId="6E5DF7B4"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31" w:name="_Ref436250323"/>
      <w:bookmarkStart w:id="1832" w:name="_Toc485108784"/>
      <w:r>
        <w:rPr>
          <w:rFonts w:ascii="Times New Roman" w:hAnsi="Times New Roman" w:cs="Times New Roman"/>
        </w:rPr>
        <w:lastRenderedPageBreak/>
        <w:t>July 1 / Epip 7: St. Shenoute</w:t>
      </w:r>
      <w:bookmarkEnd w:id="1827"/>
      <w:bookmarkEnd w:id="1831"/>
      <w:bookmarkEnd w:id="1832"/>
    </w:p>
    <w:p w14:paraId="5B5A5AD3" w14:textId="77777777" w:rsidR="00980D99" w:rsidRDefault="00980D99" w:rsidP="00980D99">
      <w:pPr>
        <w:pStyle w:val="Heading4"/>
        <w:rPr>
          <w:lang w:val="en-US"/>
        </w:rPr>
      </w:pPr>
      <w:bookmarkStart w:id="1833" w:name="_Ref434491186"/>
      <w:r>
        <w:rPr>
          <w:lang w:val="en-US"/>
        </w:rPr>
        <w:t>The Doxology</w:t>
      </w:r>
      <w:r w:rsidR="00810F04">
        <w:rPr>
          <w:lang w:val="en-US"/>
        </w:rPr>
        <w:t xml:space="preserve"> for St. Shenoute</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5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5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5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37" w:name="_Ref434491207"/>
      <w:r>
        <w:rPr>
          <w:lang w:val="en-US"/>
        </w:rPr>
        <w:t>A Doxology for St. Besa</w:t>
      </w:r>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38" w:name="_Toc485108785"/>
      <w:r>
        <w:rPr>
          <w:rFonts w:ascii="Times New Roman" w:hAnsi="Times New Roman" w:cs="Times New Roman"/>
        </w:rPr>
        <w:t>July 1 / Epip 7: Also St. Ignatius</w:t>
      </w:r>
      <w:bookmarkEnd w:id="1838"/>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39" w:name="_Ref434560325"/>
      <w:bookmarkStart w:id="1840" w:name="_Toc485108786"/>
      <w:r>
        <w:rPr>
          <w:lang w:val="en-US"/>
        </w:rPr>
        <w:t>July 2 / Epip 8: St. Pishoy</w:t>
      </w:r>
      <w:bookmarkEnd w:id="1839"/>
      <w:bookmarkEnd w:id="1840"/>
    </w:p>
    <w:p w14:paraId="3F31CCDA" w14:textId="77777777" w:rsidR="00980D99" w:rsidRDefault="00980D99" w:rsidP="00980D99">
      <w:pPr>
        <w:pStyle w:val="Heading4"/>
        <w:rPr>
          <w:lang w:val="en-US"/>
        </w:rPr>
      </w:pPr>
      <w:bookmarkStart w:id="1841" w:name="_Ref434490783"/>
      <w:r>
        <w:rPr>
          <w:lang w:val="en-US"/>
        </w:rPr>
        <w:t>The Doxology</w:t>
      </w:r>
      <w:r w:rsidR="00810F04">
        <w:rPr>
          <w:lang w:val="en-US"/>
        </w:rPr>
        <w:t xml:space="preserve"> for St. Pishoy</w:t>
      </w:r>
      <w:bookmarkEnd w:id="1841"/>
    </w:p>
    <w:p w14:paraId="748CA5AD" w14:textId="010FCFB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187E8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187E8E">
        <w:rPr>
          <w:noProof/>
          <w:lang w:val="en-US"/>
        </w:rPr>
        <w:t>951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5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5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51" w:name="_Toc485108787"/>
      <w:bookmarkEnd w:id="1830"/>
      <w:bookmarkEnd w:id="1829"/>
      <w:bookmarkEnd w:id="1828"/>
      <w:r>
        <w:rPr>
          <w:lang w:val="en-US"/>
        </w:rPr>
        <w:t>July 3 / Epip 9: Martyrdom of</w:t>
      </w:r>
      <w:r w:rsidR="00FE0AE4">
        <w:rPr>
          <w:lang w:val="en-US"/>
        </w:rPr>
        <w:t xml:space="preserve"> </w:t>
      </w:r>
      <w:r>
        <w:rPr>
          <w:lang w:val="en-US"/>
        </w:rPr>
        <w:t>St. Simon Cleophas the Apostle</w:t>
      </w:r>
      <w:bookmarkEnd w:id="1851"/>
    </w:p>
    <w:p w14:paraId="4B2873D8" w14:textId="38D4688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9F0F33E" w14:textId="77777777" w:rsidR="00DD5136" w:rsidRDefault="00DD5136" w:rsidP="00DD5136">
      <w:pPr>
        <w:pStyle w:val="Heading3"/>
      </w:pPr>
      <w:bookmarkStart w:id="1852" w:name="_Toc485108788"/>
      <w:r>
        <w:t>July 6 / Epip 12: Commemoration of Archangel Michael</w:t>
      </w:r>
      <w:bookmarkEnd w:id="1852"/>
    </w:p>
    <w:p w14:paraId="05CD381F" w14:textId="282CFC92"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1D32BC82" w14:textId="77777777" w:rsidR="005B716A" w:rsidRDefault="005B716A" w:rsidP="005B716A">
      <w:pPr>
        <w:pStyle w:val="Heading3"/>
      </w:pPr>
      <w:bookmarkStart w:id="1853" w:name="_Toc485108789"/>
      <w:r>
        <w:t>July 12 / Epip 18: Martyrdom of St. James the Apostle, the Bishop of Jerusalem</w:t>
      </w:r>
      <w:bookmarkEnd w:id="1853"/>
    </w:p>
    <w:p w14:paraId="3E767F80" w14:textId="74C0C4FF"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630614C9" w14:textId="77777777" w:rsidR="009C1989" w:rsidRDefault="009C1989" w:rsidP="009C1989">
      <w:pPr>
        <w:pStyle w:val="Heading3"/>
      </w:pPr>
      <w:bookmarkStart w:id="1854" w:name="_Ref434562330"/>
      <w:bookmarkStart w:id="1855" w:name="_Toc485108790"/>
      <w:r>
        <w:t>July 14 / Epip 20: Martyrdom of St. Theodore of Shotep, the General</w:t>
      </w:r>
      <w:bookmarkEnd w:id="1854"/>
      <w:bookmarkEnd w:id="1855"/>
    </w:p>
    <w:p w14:paraId="7B584133" w14:textId="77777777" w:rsidR="009C1989" w:rsidRDefault="009C1989" w:rsidP="009C1989">
      <w:pPr>
        <w:pStyle w:val="Heading4"/>
      </w:pPr>
      <w:bookmarkStart w:id="1856" w:name="_Ref434489277"/>
      <w:r>
        <w:t>The Doxology of St. Theodore of Shotep, the General</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57" w:name="_Ref434489296"/>
      <w:r>
        <w:t>Another Doxology of St. Theodore of Shotep, the General</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58"/>
            <w:r>
              <w:t>struggler</w:t>
            </w:r>
            <w:commentRangeEnd w:id="1858"/>
            <w:r>
              <w:rPr>
                <w:rStyle w:val="CommentReference"/>
                <w:rFonts w:ascii="Times New Roman" w:eastAsiaTheme="minorHAnsi" w:hAnsi="Times New Roman" w:cstheme="minorBidi"/>
                <w:color w:val="auto"/>
              </w:rPr>
              <w:commentReference w:id="185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59" w:name="_Toc485108791"/>
      <w:r>
        <w:t>July 15 / Epip 21: Commemoration of the Theotokos</w:t>
      </w:r>
      <w:bookmarkEnd w:id="1859"/>
    </w:p>
    <w:p w14:paraId="4AA179DA" w14:textId="2369B797" w:rsidR="00DD1748" w:rsidRDefault="00DD1748" w:rsidP="00DD1748">
      <w:pPr>
        <w:pStyle w:val="Rubric"/>
      </w:pPr>
      <w:bookmarkStart w:id="1860" w:name="_Ref434562663"/>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1077</w:t>
      </w:r>
      <w:r>
        <w:fldChar w:fldCharType="end"/>
      </w:r>
      <w:r>
        <w:t>.</w:t>
      </w:r>
    </w:p>
    <w:p w14:paraId="46562046" w14:textId="77777777" w:rsidR="0078548F" w:rsidRDefault="0078548F" w:rsidP="0078548F">
      <w:pPr>
        <w:pStyle w:val="Heading3"/>
      </w:pPr>
      <w:bookmarkStart w:id="1861" w:name="_Toc485108792"/>
      <w:bookmarkStart w:id="1862" w:name="_Ref485190899"/>
      <w:bookmarkStart w:id="1863" w:name="_Ref485190907"/>
      <w:r>
        <w:t>July 17 / Epip 23: The Martyrdom of St. Marina</w:t>
      </w:r>
      <w:bookmarkEnd w:id="1860"/>
      <w:bookmarkEnd w:id="1861"/>
      <w:bookmarkEnd w:id="1862"/>
      <w:bookmarkEnd w:id="1863"/>
    </w:p>
    <w:p w14:paraId="71210AE6" w14:textId="77777777" w:rsidR="0078548F" w:rsidRDefault="0078548F" w:rsidP="0078548F">
      <w:pPr>
        <w:pStyle w:val="Heading4"/>
      </w:pPr>
      <w:bookmarkStart w:id="1864" w:name="_Ref434490204"/>
      <w:r>
        <w:t>The Doxology</w:t>
      </w:r>
      <w:r w:rsidR="00B46E6E">
        <w:t xml:space="preserve"> for St. Marina</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865" w:name="_Toc485108793"/>
      <w:r>
        <w:t>July 18 / Epip 24: The Martyrdom of Abba Noub</w:t>
      </w:r>
      <w:bookmarkEnd w:id="1865"/>
    </w:p>
    <w:p w14:paraId="45A4C76D" w14:textId="77777777" w:rsidR="00951605" w:rsidRDefault="00951605" w:rsidP="00951605">
      <w:pPr>
        <w:pStyle w:val="Heading4"/>
      </w:pPr>
      <w:bookmarkStart w:id="1866" w:name="_Ref434489534"/>
      <w:r>
        <w:t>The Doxology</w:t>
      </w:r>
      <w:r w:rsidR="00B46E6E">
        <w:t xml:space="preserve"> for Abba Noub</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867"/>
            <w:r>
              <w:t>Abba Noub</w:t>
            </w:r>
            <w:commentRangeEnd w:id="1867"/>
            <w:r>
              <w:rPr>
                <w:rStyle w:val="CommentReference"/>
                <w:rFonts w:ascii="Times New Roman" w:eastAsiaTheme="minorHAnsi" w:hAnsi="Times New Roman" w:cstheme="minorBidi"/>
                <w:color w:val="auto"/>
              </w:rPr>
              <w:commentReference w:id="186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868"/>
            <w:r>
              <w:t xml:space="preserve">upright </w:t>
            </w:r>
            <w:commentRangeEnd w:id="1868"/>
            <w:r>
              <w:rPr>
                <w:rStyle w:val="CommentReference"/>
                <w:rFonts w:ascii="Times New Roman" w:eastAsiaTheme="minorHAnsi" w:hAnsi="Times New Roman" w:cstheme="minorBidi"/>
                <w:color w:val="auto"/>
              </w:rPr>
              <w:commentReference w:id="186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869" w:name="_Toc485108794"/>
      <w:r>
        <w:lastRenderedPageBreak/>
        <w:t>July 20 / Epip 26: Joseph the Carpenter</w:t>
      </w:r>
      <w:bookmarkEnd w:id="1869"/>
    </w:p>
    <w:p w14:paraId="5DE3B33E" w14:textId="77777777" w:rsidR="00BF240D" w:rsidRDefault="00BF240D" w:rsidP="00BF240D">
      <w:pPr>
        <w:pStyle w:val="Heading4"/>
      </w:pPr>
      <w:bookmarkStart w:id="1870" w:name="_Ref434488476"/>
      <w:r>
        <w:t>The Doxology</w:t>
      </w:r>
      <w:r w:rsidR="00B46E6E">
        <w:t xml:space="preserve"> for St. Joseph the Carpenter</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5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871" w:name="_Toc485108795"/>
      <w:bookmarkStart w:id="1872" w:name="_Toc410196222"/>
      <w:bookmarkStart w:id="1873" w:name="_Toc410196464"/>
      <w:bookmarkStart w:id="1874" w:name="_Toc410196966"/>
      <w:r>
        <w:t>July 20 / Epip 26: Also St. Frumentius (Abune Selama), the First Bishop of Ethiopia</w:t>
      </w:r>
      <w:bookmarkEnd w:id="1871"/>
    </w:p>
    <w:p w14:paraId="5EE79286" w14:textId="57A1773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187E8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187E8E">
        <w:rPr>
          <w:noProof/>
        </w:rPr>
        <w:t>1238</w:t>
      </w:r>
      <w:r w:rsidR="00237D47">
        <w:fldChar w:fldCharType="end"/>
      </w:r>
      <w:r>
        <w:t>.</w:t>
      </w:r>
    </w:p>
    <w:p w14:paraId="74ECF631" w14:textId="77777777" w:rsidR="00C325FC" w:rsidRDefault="00C325FC" w:rsidP="005B716A">
      <w:pPr>
        <w:pStyle w:val="Heading3"/>
      </w:pPr>
      <w:bookmarkStart w:id="1875" w:name="_Toc485108796"/>
      <w:r>
        <w:t>July 22 / Epip 28: Departure of St. Mary Magdalene</w:t>
      </w:r>
      <w:bookmarkEnd w:id="1875"/>
    </w:p>
    <w:p w14:paraId="41ADBBFF" w14:textId="77777777" w:rsidR="00C325FC" w:rsidRDefault="00C325FC" w:rsidP="00C325FC">
      <w:pPr>
        <w:pStyle w:val="Heading4"/>
      </w:pPr>
      <w:bookmarkStart w:id="1876" w:name="_Ref434489077"/>
      <w:r>
        <w:t>The Doxology</w:t>
      </w:r>
      <w:r w:rsidR="00B46E6E">
        <w:t xml:space="preserve"> for St. Mary Magdalene</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877"/>
            <w:r>
              <w:t xml:space="preserve">ϯⲁⲅⲓⲁ </w:t>
            </w:r>
            <w:commentRangeEnd w:id="1877"/>
            <w:r>
              <w:rPr>
                <w:rStyle w:val="CommentReference"/>
                <w:rFonts w:ascii="Times New Roman" w:hAnsi="Times New Roman" w:cstheme="minorBidi"/>
                <w:noProof w:val="0"/>
              </w:rPr>
              <w:commentReference w:id="187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878" w:name="_Toc48510879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878"/>
    </w:p>
    <w:p w14:paraId="19C57F68" w14:textId="6BE7EF29" w:rsidR="00B52D77" w:rsidRDefault="00B52D77" w:rsidP="00B52D77">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48B57972" w14:textId="77777777" w:rsidR="005B716A" w:rsidRDefault="005B716A" w:rsidP="005B716A">
      <w:pPr>
        <w:pStyle w:val="Heading3"/>
      </w:pPr>
      <w:bookmarkStart w:id="1879" w:name="_Toc485108798"/>
      <w:r>
        <w:t xml:space="preserve">July 23 / Epip 29: </w:t>
      </w:r>
      <w:r w:rsidR="00B52D77">
        <w:t xml:space="preserve">Also the </w:t>
      </w:r>
      <w:r>
        <w:t>Translocation of the Relics of St. Andrew, the Apostle</w:t>
      </w:r>
      <w:bookmarkEnd w:id="1879"/>
    </w:p>
    <w:p w14:paraId="7500DAE2" w14:textId="72449190"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19ADAAAA" w14:textId="32A52D84" w:rsidR="00953E32" w:rsidRDefault="00953E32" w:rsidP="00953E32">
      <w:pPr>
        <w:pStyle w:val="Heading3"/>
      </w:pPr>
      <w:bookmarkStart w:id="1880" w:name="_Toc485108799"/>
      <w:r>
        <w:t>July 25 / Mesori 1: The Virgin’s Fast</w:t>
      </w:r>
      <w:bookmarkEnd w:id="1880"/>
    </w:p>
    <w:p w14:paraId="05CFE451" w14:textId="6C5EF845"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1316</w:t>
      </w:r>
      <w:r>
        <w:fldChar w:fldCharType="end"/>
      </w:r>
      <w:r>
        <w:t>.</w:t>
      </w:r>
    </w:p>
    <w:p w14:paraId="3CDA1374" w14:textId="375A2E44" w:rsidR="00960235" w:rsidRDefault="00960235" w:rsidP="00960235">
      <w:pPr>
        <w:pStyle w:val="Heading3"/>
      </w:pPr>
      <w:bookmarkStart w:id="1881" w:name="_Toc485108800"/>
      <w:r>
        <w:t>July 28 / Mesori 4: Consecration of the Church of St. Anthony</w:t>
      </w:r>
      <w:bookmarkEnd w:id="1881"/>
    </w:p>
    <w:p w14:paraId="15290CA7" w14:textId="0891F3AB"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6D6137">
        <w:t>January 17 (18) / Tobi 22: St. Anthony the Great</w:t>
      </w:r>
      <w:r w:rsidR="006D6137">
        <w:fldChar w:fldCharType="end"/>
      </w:r>
      <w:r w:rsidR="00237D47">
        <w:t>, page</w:t>
      </w:r>
      <w:bookmarkEnd w:id="1826"/>
      <w:r w:rsidR="006D6137">
        <w:t xml:space="preserve"> </w:t>
      </w:r>
      <w:r w:rsidR="006D6137">
        <w:fldChar w:fldCharType="begin"/>
      </w:r>
      <w:r w:rsidR="006D6137">
        <w:instrText xml:space="preserve"> PAGEREF _Ref485109342 \h </w:instrText>
      </w:r>
      <w:r w:rsidR="006D6137">
        <w:fldChar w:fldCharType="separate"/>
      </w:r>
      <w:r w:rsidR="006D6137">
        <w:rPr>
          <w:noProof/>
        </w:rPr>
        <w:t>1076</w:t>
      </w:r>
      <w:r w:rsidR="006D6137">
        <w:fldChar w:fldCharType="end"/>
      </w:r>
      <w:r>
        <w:t>.</w:t>
      </w:r>
    </w:p>
    <w:p w14:paraId="62D72F65" w14:textId="77777777" w:rsidR="00495F1A" w:rsidRPr="00980D99" w:rsidRDefault="00495F1A" w:rsidP="00495F1A">
      <w:pPr>
        <w:pStyle w:val="Heading2"/>
        <w:rPr>
          <w:lang w:val="en-US"/>
        </w:rPr>
      </w:pPr>
      <w:bookmarkStart w:id="1882" w:name="_Toc485108594"/>
      <w:bookmarkStart w:id="1883" w:name="August"/>
      <w:r>
        <w:lastRenderedPageBreak/>
        <w:t>August</w:t>
      </w:r>
      <w:bookmarkEnd w:id="1872"/>
      <w:bookmarkEnd w:id="1873"/>
      <w:bookmarkEnd w:id="187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882"/>
    </w:p>
    <w:bookmarkStart w:id="1884" w:name="_Toc410196967" w:displacedByCustomXml="next"/>
    <w:bookmarkStart w:id="1885" w:name="_Toc410196465" w:displacedByCustomXml="next"/>
    <w:bookmarkStart w:id="1886" w:name="_Toc410196223" w:displacedByCustomXml="next"/>
    <w:sdt>
      <w:sdtPr>
        <w:id w:val="-1335066635"/>
        <w:docPartObj>
          <w:docPartGallery w:val="Table of Contents"/>
          <w:docPartUnique/>
        </w:docPartObj>
      </w:sdtPr>
      <w:sdtEndPr>
        <w:rPr>
          <w:b/>
          <w:bCs/>
          <w:noProof/>
        </w:rPr>
      </w:sdtEndPr>
      <w:sdtContent>
        <w:p w14:paraId="43B2042D" w14:textId="34D850A5" w:rsidR="00187E8E"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108801" w:history="1">
            <w:r w:rsidR="00187E8E" w:rsidRPr="0064513E">
              <w:rPr>
                <w:rStyle w:val="Hyperlink"/>
                <w:noProof/>
              </w:rPr>
              <w:t>August 1 / Mesori 8: The Confession of St. Peter</w:t>
            </w:r>
            <w:r w:rsidR="00187E8E">
              <w:rPr>
                <w:noProof/>
                <w:webHidden/>
              </w:rPr>
              <w:tab/>
            </w:r>
            <w:r w:rsidR="00187E8E">
              <w:rPr>
                <w:noProof/>
                <w:webHidden/>
              </w:rPr>
              <w:fldChar w:fldCharType="begin"/>
            </w:r>
            <w:r w:rsidR="00187E8E">
              <w:rPr>
                <w:noProof/>
                <w:webHidden/>
              </w:rPr>
              <w:instrText xml:space="preserve"> PAGEREF _Toc485108801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1F5710D6" w14:textId="01081410" w:rsidR="00187E8E" w:rsidRDefault="004942E9">
          <w:pPr>
            <w:pStyle w:val="TOC3"/>
            <w:tabs>
              <w:tab w:val="right" w:leader="dot" w:pos="8846"/>
            </w:tabs>
            <w:rPr>
              <w:rFonts w:asciiTheme="minorHAnsi" w:eastAsiaTheme="minorEastAsia" w:hAnsiTheme="minorHAnsi"/>
              <w:noProof/>
              <w:sz w:val="22"/>
              <w:lang w:val="en-US"/>
            </w:rPr>
          </w:pPr>
          <w:hyperlink w:anchor="_Toc485108802" w:history="1">
            <w:r w:rsidR="00187E8E" w:rsidRPr="0064513E">
              <w:rPr>
                <w:rStyle w:val="Hyperlink"/>
                <w:noProof/>
              </w:rPr>
              <w:t>August 5 / Mesori 12: Commemoration of Archangel Michael</w:t>
            </w:r>
            <w:r w:rsidR="00187E8E">
              <w:rPr>
                <w:noProof/>
                <w:webHidden/>
              </w:rPr>
              <w:tab/>
            </w:r>
            <w:r w:rsidR="00187E8E">
              <w:rPr>
                <w:noProof/>
                <w:webHidden/>
              </w:rPr>
              <w:fldChar w:fldCharType="begin"/>
            </w:r>
            <w:r w:rsidR="00187E8E">
              <w:rPr>
                <w:noProof/>
                <w:webHidden/>
              </w:rPr>
              <w:instrText xml:space="preserve"> PAGEREF _Toc485108802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6A2D9717" w14:textId="2D0B9E6D" w:rsidR="00187E8E" w:rsidRDefault="004942E9">
          <w:pPr>
            <w:pStyle w:val="TOC3"/>
            <w:tabs>
              <w:tab w:val="right" w:leader="dot" w:pos="8846"/>
            </w:tabs>
            <w:rPr>
              <w:rFonts w:asciiTheme="minorHAnsi" w:eastAsiaTheme="minorEastAsia" w:hAnsiTheme="minorHAnsi"/>
              <w:noProof/>
              <w:sz w:val="22"/>
              <w:lang w:val="en-US"/>
            </w:rPr>
          </w:pPr>
          <w:hyperlink w:anchor="_Toc485108803" w:history="1">
            <w:r w:rsidR="00187E8E" w:rsidRPr="0064513E">
              <w:rPr>
                <w:rStyle w:val="Hyperlink"/>
                <w:noProof/>
              </w:rPr>
              <w:t>August 6 / Mesori 13: The Transfiguration</w:t>
            </w:r>
            <w:r w:rsidR="00187E8E">
              <w:rPr>
                <w:noProof/>
                <w:webHidden/>
              </w:rPr>
              <w:tab/>
            </w:r>
            <w:r w:rsidR="00187E8E">
              <w:rPr>
                <w:noProof/>
                <w:webHidden/>
              </w:rPr>
              <w:fldChar w:fldCharType="begin"/>
            </w:r>
            <w:r w:rsidR="00187E8E">
              <w:rPr>
                <w:noProof/>
                <w:webHidden/>
              </w:rPr>
              <w:instrText xml:space="preserve"> PAGEREF _Toc485108803 \h </w:instrText>
            </w:r>
            <w:r w:rsidR="00187E8E">
              <w:rPr>
                <w:noProof/>
                <w:webHidden/>
              </w:rPr>
            </w:r>
            <w:r w:rsidR="00187E8E">
              <w:rPr>
                <w:noProof/>
                <w:webHidden/>
              </w:rPr>
              <w:fldChar w:fldCharType="separate"/>
            </w:r>
            <w:r w:rsidR="00187E8E">
              <w:rPr>
                <w:noProof/>
                <w:webHidden/>
              </w:rPr>
              <w:t>1316</w:t>
            </w:r>
            <w:r w:rsidR="00187E8E">
              <w:rPr>
                <w:noProof/>
                <w:webHidden/>
              </w:rPr>
              <w:fldChar w:fldCharType="end"/>
            </w:r>
          </w:hyperlink>
        </w:p>
        <w:p w14:paraId="720A33C8" w14:textId="1410A82D" w:rsidR="00187E8E" w:rsidRDefault="004942E9">
          <w:pPr>
            <w:pStyle w:val="TOC3"/>
            <w:tabs>
              <w:tab w:val="right" w:leader="dot" w:pos="8846"/>
            </w:tabs>
            <w:rPr>
              <w:rFonts w:asciiTheme="minorHAnsi" w:eastAsiaTheme="minorEastAsia" w:hAnsiTheme="minorHAnsi"/>
              <w:noProof/>
              <w:sz w:val="22"/>
              <w:lang w:val="en-US"/>
            </w:rPr>
          </w:pPr>
          <w:hyperlink w:anchor="_Toc485108804" w:history="1">
            <w:r w:rsidR="00187E8E" w:rsidRPr="0064513E">
              <w:rPr>
                <w:rStyle w:val="Hyperlink"/>
                <w:noProof/>
              </w:rPr>
              <w:t>August 9 / Mesori 16: The Assumption of the Virgin</w:t>
            </w:r>
            <w:r w:rsidR="00187E8E">
              <w:rPr>
                <w:noProof/>
                <w:webHidden/>
              </w:rPr>
              <w:tab/>
            </w:r>
            <w:r w:rsidR="00187E8E">
              <w:rPr>
                <w:noProof/>
                <w:webHidden/>
              </w:rPr>
              <w:fldChar w:fldCharType="begin"/>
            </w:r>
            <w:r w:rsidR="00187E8E">
              <w:rPr>
                <w:noProof/>
                <w:webHidden/>
              </w:rPr>
              <w:instrText xml:space="preserve"> PAGEREF _Toc485108804 \h </w:instrText>
            </w:r>
            <w:r w:rsidR="00187E8E">
              <w:rPr>
                <w:noProof/>
                <w:webHidden/>
              </w:rPr>
            </w:r>
            <w:r w:rsidR="00187E8E">
              <w:rPr>
                <w:noProof/>
                <w:webHidden/>
              </w:rPr>
              <w:fldChar w:fldCharType="separate"/>
            </w:r>
            <w:r w:rsidR="00187E8E">
              <w:rPr>
                <w:noProof/>
                <w:webHidden/>
              </w:rPr>
              <w:t>1327</w:t>
            </w:r>
            <w:r w:rsidR="00187E8E">
              <w:rPr>
                <w:noProof/>
                <w:webHidden/>
              </w:rPr>
              <w:fldChar w:fldCharType="end"/>
            </w:r>
          </w:hyperlink>
        </w:p>
        <w:p w14:paraId="0C71651D" w14:textId="55E83B87" w:rsidR="00187E8E" w:rsidRDefault="004942E9">
          <w:pPr>
            <w:pStyle w:val="TOC3"/>
            <w:tabs>
              <w:tab w:val="right" w:leader="dot" w:pos="8846"/>
            </w:tabs>
            <w:rPr>
              <w:rFonts w:asciiTheme="minorHAnsi" w:eastAsiaTheme="minorEastAsia" w:hAnsiTheme="minorHAnsi"/>
              <w:noProof/>
              <w:sz w:val="22"/>
              <w:lang w:val="en-US"/>
            </w:rPr>
          </w:pPr>
          <w:hyperlink w:anchor="_Toc485108805" w:history="1">
            <w:r w:rsidR="00187E8E" w:rsidRPr="0064513E">
              <w:rPr>
                <w:rStyle w:val="Hyperlink"/>
                <w:noProof/>
              </w:rPr>
              <w:t>August 12 / Mesori 19: Translocation of the Relics of St. Macarius the Great</w:t>
            </w:r>
            <w:r w:rsidR="00187E8E">
              <w:rPr>
                <w:noProof/>
                <w:webHidden/>
              </w:rPr>
              <w:tab/>
            </w:r>
            <w:r w:rsidR="00187E8E">
              <w:rPr>
                <w:noProof/>
                <w:webHidden/>
              </w:rPr>
              <w:fldChar w:fldCharType="begin"/>
            </w:r>
            <w:r w:rsidR="00187E8E">
              <w:rPr>
                <w:noProof/>
                <w:webHidden/>
              </w:rPr>
              <w:instrText xml:space="preserve"> PAGEREF _Toc485108805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7540BAE9" w14:textId="0FA19B03" w:rsidR="00187E8E" w:rsidRDefault="004942E9">
          <w:pPr>
            <w:pStyle w:val="TOC3"/>
            <w:tabs>
              <w:tab w:val="right" w:leader="dot" w:pos="8846"/>
            </w:tabs>
            <w:rPr>
              <w:rFonts w:asciiTheme="minorHAnsi" w:eastAsiaTheme="minorEastAsia" w:hAnsiTheme="minorHAnsi"/>
              <w:noProof/>
              <w:sz w:val="22"/>
              <w:lang w:val="en-US"/>
            </w:rPr>
          </w:pPr>
          <w:hyperlink w:anchor="_Toc485108806" w:history="1">
            <w:r w:rsidR="00187E8E" w:rsidRPr="0064513E">
              <w:rPr>
                <w:rStyle w:val="Hyperlink"/>
                <w:noProof/>
              </w:rPr>
              <w:t>August 14 / Mesori 21: Commemoration of the Theotokos</w:t>
            </w:r>
            <w:r w:rsidR="00187E8E">
              <w:rPr>
                <w:noProof/>
                <w:webHidden/>
              </w:rPr>
              <w:tab/>
            </w:r>
            <w:r w:rsidR="00187E8E">
              <w:rPr>
                <w:noProof/>
                <w:webHidden/>
              </w:rPr>
              <w:fldChar w:fldCharType="begin"/>
            </w:r>
            <w:r w:rsidR="00187E8E">
              <w:rPr>
                <w:noProof/>
                <w:webHidden/>
              </w:rPr>
              <w:instrText xml:space="preserve"> PAGEREF _Toc485108806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4F4F7162" w14:textId="0DF098EE" w:rsidR="00187E8E" w:rsidRDefault="004942E9">
          <w:pPr>
            <w:pStyle w:val="TOC3"/>
            <w:tabs>
              <w:tab w:val="right" w:leader="dot" w:pos="8846"/>
            </w:tabs>
            <w:rPr>
              <w:rFonts w:asciiTheme="minorHAnsi" w:eastAsiaTheme="minorEastAsia" w:hAnsiTheme="minorHAnsi"/>
              <w:noProof/>
              <w:sz w:val="22"/>
              <w:lang w:val="en-US"/>
            </w:rPr>
          </w:pPr>
          <w:hyperlink w:anchor="_Toc485108807" w:history="1">
            <w:r w:rsidR="00187E8E" w:rsidRPr="0064513E">
              <w:rPr>
                <w:rStyle w:val="Hyperlink"/>
                <w:noProof/>
              </w:rPr>
              <w:t>August 17 / Mesori 24: Departure of St. Takle Haymanot</w:t>
            </w:r>
            <w:r w:rsidR="00187E8E">
              <w:rPr>
                <w:noProof/>
                <w:webHidden/>
              </w:rPr>
              <w:tab/>
            </w:r>
            <w:r w:rsidR="00187E8E">
              <w:rPr>
                <w:noProof/>
                <w:webHidden/>
              </w:rPr>
              <w:fldChar w:fldCharType="begin"/>
            </w:r>
            <w:r w:rsidR="00187E8E">
              <w:rPr>
                <w:noProof/>
                <w:webHidden/>
              </w:rPr>
              <w:instrText xml:space="preserve"> PAGEREF _Toc485108807 \h </w:instrText>
            </w:r>
            <w:r w:rsidR="00187E8E">
              <w:rPr>
                <w:noProof/>
                <w:webHidden/>
              </w:rPr>
            </w:r>
            <w:r w:rsidR="00187E8E">
              <w:rPr>
                <w:noProof/>
                <w:webHidden/>
              </w:rPr>
              <w:fldChar w:fldCharType="separate"/>
            </w:r>
            <w:r w:rsidR="00187E8E">
              <w:rPr>
                <w:noProof/>
                <w:webHidden/>
              </w:rPr>
              <w:t>1337</w:t>
            </w:r>
            <w:r w:rsidR="00187E8E">
              <w:rPr>
                <w:noProof/>
                <w:webHidden/>
              </w:rPr>
              <w:fldChar w:fldCharType="end"/>
            </w:r>
          </w:hyperlink>
        </w:p>
        <w:p w14:paraId="35BD9671" w14:textId="2FC41F80" w:rsidR="00187E8E" w:rsidRDefault="004942E9">
          <w:pPr>
            <w:pStyle w:val="TOC3"/>
            <w:tabs>
              <w:tab w:val="right" w:leader="dot" w:pos="8846"/>
            </w:tabs>
            <w:rPr>
              <w:rFonts w:asciiTheme="minorHAnsi" w:eastAsiaTheme="minorEastAsia" w:hAnsiTheme="minorHAnsi"/>
              <w:noProof/>
              <w:sz w:val="22"/>
              <w:lang w:val="en-US"/>
            </w:rPr>
          </w:pPr>
          <w:hyperlink w:anchor="_Toc485108808" w:history="1">
            <w:r w:rsidR="00187E8E" w:rsidRPr="0064513E">
              <w:rPr>
                <w:rStyle w:val="Hyperlink"/>
                <w:noProof/>
              </w:rPr>
              <w:t>August 21 / Mesori 28: The Patriarchs: Abraham, Isaac, and Jacob</w:t>
            </w:r>
            <w:r w:rsidR="00187E8E">
              <w:rPr>
                <w:noProof/>
                <w:webHidden/>
              </w:rPr>
              <w:tab/>
            </w:r>
            <w:r w:rsidR="00187E8E">
              <w:rPr>
                <w:noProof/>
                <w:webHidden/>
              </w:rPr>
              <w:fldChar w:fldCharType="begin"/>
            </w:r>
            <w:r w:rsidR="00187E8E">
              <w:rPr>
                <w:noProof/>
                <w:webHidden/>
              </w:rPr>
              <w:instrText xml:space="preserve"> PAGEREF _Toc485108808 \h </w:instrText>
            </w:r>
            <w:r w:rsidR="00187E8E">
              <w:rPr>
                <w:noProof/>
                <w:webHidden/>
              </w:rPr>
            </w:r>
            <w:r w:rsidR="00187E8E">
              <w:rPr>
                <w:noProof/>
                <w:webHidden/>
              </w:rPr>
              <w:fldChar w:fldCharType="separate"/>
            </w:r>
            <w:r w:rsidR="00187E8E">
              <w:rPr>
                <w:noProof/>
                <w:webHidden/>
              </w:rPr>
              <w:t>1338</w:t>
            </w:r>
            <w:r w:rsidR="00187E8E">
              <w:rPr>
                <w:noProof/>
                <w:webHidden/>
              </w:rPr>
              <w:fldChar w:fldCharType="end"/>
            </w:r>
          </w:hyperlink>
        </w:p>
        <w:p w14:paraId="45413EB9" w14:textId="3BD37B3E" w:rsidR="00187E8E" w:rsidRDefault="004942E9">
          <w:pPr>
            <w:pStyle w:val="TOC3"/>
            <w:tabs>
              <w:tab w:val="right" w:leader="dot" w:pos="8846"/>
            </w:tabs>
            <w:rPr>
              <w:rFonts w:asciiTheme="minorHAnsi" w:eastAsiaTheme="minorEastAsia" w:hAnsiTheme="minorHAnsi"/>
              <w:noProof/>
              <w:sz w:val="22"/>
              <w:lang w:val="en-US"/>
            </w:rPr>
          </w:pPr>
          <w:hyperlink w:anchor="_Toc485108809" w:history="1">
            <w:r w:rsidR="00187E8E" w:rsidRPr="0064513E">
              <w:rPr>
                <w:rStyle w:val="Hyperlink"/>
                <w:noProof/>
              </w:rPr>
              <w:t>August 22 / Mesori 29: Commemoration of the Annunciation, Nativity, and Resurrection on the 29</w:t>
            </w:r>
            <w:r w:rsidR="00187E8E" w:rsidRPr="0064513E">
              <w:rPr>
                <w:rStyle w:val="Hyperlink"/>
                <w:noProof/>
                <w:vertAlign w:val="superscript"/>
              </w:rPr>
              <w:t>th</w:t>
            </w:r>
            <w:r w:rsidR="00187E8E" w:rsidRPr="0064513E">
              <w:rPr>
                <w:rStyle w:val="Hyperlink"/>
                <w:noProof/>
              </w:rPr>
              <w:t xml:space="preserve"> of Every Month</w:t>
            </w:r>
            <w:r w:rsidR="00187E8E">
              <w:rPr>
                <w:noProof/>
                <w:webHidden/>
              </w:rPr>
              <w:tab/>
            </w:r>
            <w:r w:rsidR="00187E8E">
              <w:rPr>
                <w:noProof/>
                <w:webHidden/>
              </w:rPr>
              <w:fldChar w:fldCharType="begin"/>
            </w:r>
            <w:r w:rsidR="00187E8E">
              <w:rPr>
                <w:noProof/>
                <w:webHidden/>
              </w:rPr>
              <w:instrText xml:space="preserve"> PAGEREF _Toc485108809 \h </w:instrText>
            </w:r>
            <w:r w:rsidR="00187E8E">
              <w:rPr>
                <w:noProof/>
                <w:webHidden/>
              </w:rPr>
            </w:r>
            <w:r w:rsidR="00187E8E">
              <w:rPr>
                <w:noProof/>
                <w:webHidden/>
              </w:rPr>
              <w:fldChar w:fldCharType="separate"/>
            </w:r>
            <w:r w:rsidR="00187E8E">
              <w:rPr>
                <w:noProof/>
                <w:webHidden/>
              </w:rPr>
              <w:t>1339</w:t>
            </w:r>
            <w:r w:rsidR="00187E8E">
              <w:rPr>
                <w:noProof/>
                <w:webHidden/>
              </w:rPr>
              <w:fldChar w:fldCharType="end"/>
            </w:r>
          </w:hyperlink>
        </w:p>
        <w:p w14:paraId="73101898" w14:textId="6823F262" w:rsidR="00187E8E" w:rsidRDefault="004942E9">
          <w:pPr>
            <w:pStyle w:val="TOC3"/>
            <w:tabs>
              <w:tab w:val="right" w:leader="dot" w:pos="8846"/>
            </w:tabs>
            <w:rPr>
              <w:rFonts w:asciiTheme="minorHAnsi" w:eastAsiaTheme="minorEastAsia" w:hAnsiTheme="minorHAnsi"/>
              <w:noProof/>
              <w:sz w:val="22"/>
              <w:lang w:val="en-US"/>
            </w:rPr>
          </w:pPr>
          <w:hyperlink w:anchor="_Toc485108810" w:history="1">
            <w:r w:rsidR="00187E8E" w:rsidRPr="0064513E">
              <w:rPr>
                <w:rStyle w:val="Hyperlink"/>
                <w:noProof/>
              </w:rPr>
              <w:t>August 22 / Mesori 29: Also the Translocation of the Relics of St. John the Short to Scetis</w:t>
            </w:r>
            <w:r w:rsidR="00187E8E">
              <w:rPr>
                <w:noProof/>
                <w:webHidden/>
              </w:rPr>
              <w:tab/>
            </w:r>
            <w:r w:rsidR="00187E8E">
              <w:rPr>
                <w:noProof/>
                <w:webHidden/>
              </w:rPr>
              <w:fldChar w:fldCharType="begin"/>
            </w:r>
            <w:r w:rsidR="00187E8E">
              <w:rPr>
                <w:noProof/>
                <w:webHidden/>
              </w:rPr>
              <w:instrText xml:space="preserve"> PAGEREF _Toc485108810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4B8C73CF" w14:textId="0C6D3F45" w:rsidR="00187E8E" w:rsidRDefault="004942E9">
          <w:pPr>
            <w:pStyle w:val="TOC3"/>
            <w:tabs>
              <w:tab w:val="right" w:leader="dot" w:pos="8846"/>
            </w:tabs>
            <w:rPr>
              <w:rFonts w:asciiTheme="minorHAnsi" w:eastAsiaTheme="minorEastAsia" w:hAnsiTheme="minorHAnsi"/>
              <w:noProof/>
              <w:sz w:val="22"/>
              <w:lang w:val="en-US"/>
            </w:rPr>
          </w:pPr>
          <w:hyperlink w:anchor="_Toc485108811" w:history="1">
            <w:r w:rsidR="00187E8E" w:rsidRPr="0064513E">
              <w:rPr>
                <w:rStyle w:val="Hyperlink"/>
                <w:noProof/>
              </w:rPr>
              <w:t>See October 11 (12) / Paopi 14: St. Philip the Deacon, One of the 72</w:t>
            </w:r>
            <w:r w:rsidR="00187E8E">
              <w:rPr>
                <w:noProof/>
                <w:webHidden/>
              </w:rPr>
              <w:tab/>
            </w:r>
            <w:r w:rsidR="00187E8E">
              <w:rPr>
                <w:noProof/>
                <w:webHidden/>
              </w:rPr>
              <w:fldChar w:fldCharType="begin"/>
            </w:r>
            <w:r w:rsidR="00187E8E">
              <w:rPr>
                <w:noProof/>
                <w:webHidden/>
              </w:rPr>
              <w:instrText xml:space="preserve"> PAGEREF _Toc485108811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664397F3" w14:textId="6BC187E6" w:rsidR="00187E8E" w:rsidRDefault="004942E9">
          <w:pPr>
            <w:pStyle w:val="TOC3"/>
            <w:tabs>
              <w:tab w:val="right" w:leader="dot" w:pos="8846"/>
            </w:tabs>
            <w:rPr>
              <w:rFonts w:asciiTheme="minorHAnsi" w:eastAsiaTheme="minorEastAsia" w:hAnsiTheme="minorHAnsi"/>
              <w:noProof/>
              <w:sz w:val="22"/>
              <w:lang w:val="en-US"/>
            </w:rPr>
          </w:pPr>
          <w:hyperlink w:anchor="_Toc485108812" w:history="1">
            <w:r w:rsidR="00187E8E" w:rsidRPr="0064513E">
              <w:rPr>
                <w:rStyle w:val="Hyperlink"/>
                <w:noProof/>
              </w:rPr>
              <w:t>August 25 / Little Month 2: Departure of St. Titus the Apostle</w:t>
            </w:r>
            <w:r w:rsidR="00187E8E">
              <w:rPr>
                <w:noProof/>
                <w:webHidden/>
              </w:rPr>
              <w:tab/>
            </w:r>
            <w:r w:rsidR="00187E8E">
              <w:rPr>
                <w:noProof/>
                <w:webHidden/>
              </w:rPr>
              <w:fldChar w:fldCharType="begin"/>
            </w:r>
            <w:r w:rsidR="00187E8E">
              <w:rPr>
                <w:noProof/>
                <w:webHidden/>
              </w:rPr>
              <w:instrText xml:space="preserve"> PAGEREF _Toc485108812 \h </w:instrText>
            </w:r>
            <w:r w:rsidR="00187E8E">
              <w:rPr>
                <w:noProof/>
                <w:webHidden/>
              </w:rPr>
            </w:r>
            <w:r w:rsidR="00187E8E">
              <w:rPr>
                <w:noProof/>
                <w:webHidden/>
              </w:rPr>
              <w:fldChar w:fldCharType="separate"/>
            </w:r>
            <w:r w:rsidR="00187E8E">
              <w:rPr>
                <w:noProof/>
                <w:webHidden/>
              </w:rPr>
              <w:t>1340</w:t>
            </w:r>
            <w:r w:rsidR="00187E8E">
              <w:rPr>
                <w:noProof/>
                <w:webHidden/>
              </w:rPr>
              <w:fldChar w:fldCharType="end"/>
            </w:r>
          </w:hyperlink>
        </w:p>
        <w:p w14:paraId="4A29379E" w14:textId="6D8F177E" w:rsidR="00187E8E" w:rsidRDefault="004942E9">
          <w:pPr>
            <w:pStyle w:val="TOC3"/>
            <w:tabs>
              <w:tab w:val="right" w:leader="dot" w:pos="8846"/>
            </w:tabs>
            <w:rPr>
              <w:rFonts w:asciiTheme="minorHAnsi" w:eastAsiaTheme="minorEastAsia" w:hAnsiTheme="minorHAnsi"/>
              <w:noProof/>
              <w:sz w:val="22"/>
              <w:lang w:val="en-US"/>
            </w:rPr>
          </w:pPr>
          <w:hyperlink w:anchor="_Toc485108813" w:history="1">
            <w:r w:rsidR="00187E8E" w:rsidRPr="0064513E">
              <w:rPr>
                <w:rStyle w:val="Hyperlink"/>
                <w:noProof/>
              </w:rPr>
              <w:t>August 26 / Little Month 3: Archangel Raphael</w:t>
            </w:r>
            <w:r w:rsidR="00187E8E">
              <w:rPr>
                <w:noProof/>
                <w:webHidden/>
              </w:rPr>
              <w:tab/>
            </w:r>
            <w:r w:rsidR="00187E8E">
              <w:rPr>
                <w:noProof/>
                <w:webHidden/>
              </w:rPr>
              <w:fldChar w:fldCharType="begin"/>
            </w:r>
            <w:r w:rsidR="00187E8E">
              <w:rPr>
                <w:noProof/>
                <w:webHidden/>
              </w:rPr>
              <w:instrText xml:space="preserve"> PAGEREF _Toc485108813 \h </w:instrText>
            </w:r>
            <w:r w:rsidR="00187E8E">
              <w:rPr>
                <w:noProof/>
                <w:webHidden/>
              </w:rPr>
            </w:r>
            <w:r w:rsidR="00187E8E">
              <w:rPr>
                <w:noProof/>
                <w:webHidden/>
              </w:rPr>
              <w:fldChar w:fldCharType="separate"/>
            </w:r>
            <w:r w:rsidR="00187E8E">
              <w:rPr>
                <w:noProof/>
                <w:webHidden/>
              </w:rPr>
              <w:t>1341</w:t>
            </w:r>
            <w:r w:rsidR="00187E8E">
              <w:rPr>
                <w:noProof/>
                <w:webHidden/>
              </w:rPr>
              <w:fldChar w:fldCharType="end"/>
            </w:r>
          </w:hyperlink>
        </w:p>
        <w:p w14:paraId="2A478948" w14:textId="54F923A5" w:rsidR="00187E8E" w:rsidRDefault="004942E9">
          <w:pPr>
            <w:pStyle w:val="TOC3"/>
            <w:tabs>
              <w:tab w:val="right" w:leader="dot" w:pos="8846"/>
            </w:tabs>
            <w:rPr>
              <w:rFonts w:asciiTheme="minorHAnsi" w:eastAsiaTheme="minorEastAsia" w:hAnsiTheme="minorHAnsi"/>
              <w:noProof/>
              <w:sz w:val="22"/>
              <w:lang w:val="en-US"/>
            </w:rPr>
          </w:pPr>
          <w:hyperlink w:anchor="_Toc485108814" w:history="1">
            <w:r w:rsidR="00187E8E" w:rsidRPr="0064513E">
              <w:rPr>
                <w:rStyle w:val="Hyperlink"/>
                <w:noProof/>
              </w:rPr>
              <w:t>August 28 / Little Month 5: St. Parsouma</w:t>
            </w:r>
            <w:r w:rsidR="00187E8E">
              <w:rPr>
                <w:noProof/>
                <w:webHidden/>
              </w:rPr>
              <w:tab/>
            </w:r>
            <w:r w:rsidR="00187E8E">
              <w:rPr>
                <w:noProof/>
                <w:webHidden/>
              </w:rPr>
              <w:fldChar w:fldCharType="begin"/>
            </w:r>
            <w:r w:rsidR="00187E8E">
              <w:rPr>
                <w:noProof/>
                <w:webHidden/>
              </w:rPr>
              <w:instrText xml:space="preserve"> PAGEREF _Toc485108814 \h </w:instrText>
            </w:r>
            <w:r w:rsidR="00187E8E">
              <w:rPr>
                <w:noProof/>
                <w:webHidden/>
              </w:rPr>
            </w:r>
            <w:r w:rsidR="00187E8E">
              <w:rPr>
                <w:noProof/>
                <w:webHidden/>
              </w:rPr>
              <w:fldChar w:fldCharType="separate"/>
            </w:r>
            <w:r w:rsidR="00187E8E">
              <w:rPr>
                <w:noProof/>
                <w:webHidden/>
              </w:rPr>
              <w:t>1342</w:t>
            </w:r>
            <w:r w:rsidR="00187E8E">
              <w:rPr>
                <w:noProof/>
                <w:webHidden/>
              </w:rPr>
              <w:fldChar w:fldCharType="end"/>
            </w:r>
          </w:hyperlink>
        </w:p>
        <w:p w14:paraId="022B7510" w14:textId="6D0DC100"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887" w:name="_Toc485108801"/>
      <w:r>
        <w:lastRenderedPageBreak/>
        <w:t>August 1 / Mesori 8: The Confession of St. Peter</w:t>
      </w:r>
      <w:bookmarkEnd w:id="1887"/>
    </w:p>
    <w:p w14:paraId="64F4F89B" w14:textId="77777777" w:rsidR="00187E8E"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187E8E">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6B29ED29" w14:textId="77777777" w:rsidTr="00D62D89">
        <w:trPr>
          <w:cantSplit/>
          <w:jc w:val="center"/>
        </w:trPr>
        <w:tc>
          <w:tcPr>
            <w:tcW w:w="288" w:type="dxa"/>
          </w:tcPr>
          <w:p w14:paraId="24F24B3F" w14:textId="77777777" w:rsidR="00187E8E" w:rsidRDefault="00187E8E" w:rsidP="00D62D89">
            <w:pPr>
              <w:pStyle w:val="CopticCross"/>
            </w:pPr>
          </w:p>
        </w:tc>
        <w:tc>
          <w:tcPr>
            <w:tcW w:w="3960" w:type="dxa"/>
          </w:tcPr>
          <w:p w14:paraId="7E3D69CE" w14:textId="77777777" w:rsidR="00187E8E" w:rsidRDefault="00187E8E" w:rsidP="00D62D89">
            <w:pPr>
              <w:pStyle w:val="EngHang"/>
            </w:pPr>
            <w:r>
              <w:t>Hail to our Father Peter,</w:t>
            </w:r>
          </w:p>
          <w:p w14:paraId="1510ED57" w14:textId="77777777" w:rsidR="00187E8E" w:rsidRDefault="00187E8E" w:rsidP="00D62D89">
            <w:pPr>
              <w:pStyle w:val="EngHang"/>
            </w:pPr>
            <w:r>
              <w:t>And our Teacher Paul,</w:t>
            </w:r>
          </w:p>
          <w:p w14:paraId="456DCC7E" w14:textId="77777777" w:rsidR="00187E8E" w:rsidRDefault="00187E8E" w:rsidP="00D62D89">
            <w:pPr>
              <w:pStyle w:val="EngHang"/>
            </w:pPr>
            <w:r>
              <w:t>The great pillars,</w:t>
            </w:r>
          </w:p>
          <w:p w14:paraId="204AC5DB" w14:textId="77777777" w:rsidR="00187E8E" w:rsidRDefault="00187E8E" w:rsidP="00D62D89">
            <w:pPr>
              <w:pStyle w:val="EngHangEnd"/>
            </w:pPr>
            <w:r>
              <w:t>The firmess of the faithful.</w:t>
            </w:r>
          </w:p>
        </w:tc>
        <w:tc>
          <w:tcPr>
            <w:tcW w:w="288" w:type="dxa"/>
          </w:tcPr>
          <w:p w14:paraId="6F95325B" w14:textId="77777777" w:rsidR="00187E8E" w:rsidRDefault="00187E8E" w:rsidP="00D62D89"/>
        </w:tc>
        <w:tc>
          <w:tcPr>
            <w:tcW w:w="288" w:type="dxa"/>
          </w:tcPr>
          <w:p w14:paraId="49B9B80E" w14:textId="77777777" w:rsidR="00187E8E" w:rsidRDefault="00187E8E" w:rsidP="00D62D89">
            <w:pPr>
              <w:pStyle w:val="CopticCross"/>
            </w:pPr>
          </w:p>
        </w:tc>
        <w:tc>
          <w:tcPr>
            <w:tcW w:w="3960" w:type="dxa"/>
          </w:tcPr>
          <w:p w14:paraId="74D6D99C" w14:textId="77777777" w:rsidR="00187E8E" w:rsidRDefault="00187E8E" w:rsidP="00D62D89">
            <w:pPr>
              <w:pStyle w:val="CopticVersemulti-line"/>
            </w:pPr>
            <w:r>
              <w:t>Ⲭⲉⲣⲉ ⲡⲉⲛⲓⲱⲧ Ⲡⲉⲧⲣⲟⲥ:</w:t>
            </w:r>
          </w:p>
          <w:p w14:paraId="71671E6B" w14:textId="77777777" w:rsidR="00187E8E" w:rsidRDefault="00187E8E" w:rsidP="00D62D89">
            <w:pPr>
              <w:pStyle w:val="CopticVersemulti-line"/>
            </w:pPr>
            <w:r>
              <w:t>ⲛⲉⲙ ⲡⲉⲛⲥⲁϧ Ⲡⲁⲩⲗⲟⲥ:</w:t>
            </w:r>
          </w:p>
          <w:p w14:paraId="1C06ECAE" w14:textId="77777777" w:rsidR="00187E8E" w:rsidRDefault="00187E8E" w:rsidP="00D62D89">
            <w:pPr>
              <w:pStyle w:val="CopticVersemulti-line"/>
            </w:pPr>
            <w:r>
              <w:t>ⲛⲓⲛⲓϣϯ ⲛ̀ⲥⲧⲁⲩⲗⲗⲟⲥ:</w:t>
            </w:r>
          </w:p>
          <w:p w14:paraId="50B281C9" w14:textId="77777777" w:rsidR="00187E8E" w:rsidRPr="00240FF0" w:rsidRDefault="00187E8E" w:rsidP="00D62D89">
            <w:pPr>
              <w:pStyle w:val="CopticHangingVerse"/>
              <w:rPr>
                <w:vanish/>
              </w:rPr>
            </w:pPr>
            <w:r>
              <w:t>ⲉⲧⲧⲁϫⲣⲟ ⲛ̀ⲛⲓⲡⲓⲥⲧⲟⲥ.</w:t>
            </w:r>
          </w:p>
        </w:tc>
      </w:tr>
    </w:tbl>
    <w:p w14:paraId="255AA614" w14:textId="37B378F5" w:rsidR="00306181" w:rsidRDefault="00187E8E"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1286</w:t>
      </w:r>
      <w:r w:rsidR="00237D47">
        <w:fldChar w:fldCharType="end"/>
      </w:r>
      <w:r w:rsidR="00306181">
        <w:t>.</w:t>
      </w:r>
    </w:p>
    <w:p w14:paraId="21A226CF" w14:textId="77777777" w:rsidR="00DD5136" w:rsidRDefault="00DD5136" w:rsidP="00DD5136">
      <w:pPr>
        <w:pStyle w:val="Heading3"/>
      </w:pPr>
      <w:bookmarkStart w:id="1888" w:name="_Toc485108802"/>
      <w:r>
        <w:t>August 5 / Mesori 12: Commemoration of Archangel Michael</w:t>
      </w:r>
      <w:bookmarkEnd w:id="1888"/>
    </w:p>
    <w:p w14:paraId="1A62CB0D" w14:textId="00762CFC" w:rsidR="003D4731" w:rsidRPr="00B637D8" w:rsidRDefault="003D4731" w:rsidP="003D4731">
      <w:pPr>
        <w:pStyle w:val="Rubric"/>
      </w:pPr>
      <w:r>
        <w:t xml:space="preserve">See </w:t>
      </w:r>
      <w:r>
        <w:fldChar w:fldCharType="begin"/>
      </w:r>
      <w:r>
        <w:instrText xml:space="preserve"> REF _Ref485105264 \h </w:instrText>
      </w:r>
      <w:r>
        <w:fldChar w:fldCharType="separate"/>
      </w:r>
      <w:r w:rsidR="00187E8E">
        <w:t>November 8 (9) / Athor 12: Archangel Michael</w:t>
      </w:r>
      <w:r>
        <w:fldChar w:fldCharType="end"/>
      </w:r>
      <w:r>
        <w:t xml:space="preserve">, page </w:t>
      </w:r>
      <w:r>
        <w:fldChar w:fldCharType="begin"/>
      </w:r>
      <w:r>
        <w:instrText xml:space="preserve"> PAGEREF _Ref485105267 \h </w:instrText>
      </w:r>
      <w:r>
        <w:fldChar w:fldCharType="separate"/>
      </w:r>
      <w:r w:rsidR="00187E8E">
        <w:rPr>
          <w:noProof/>
        </w:rPr>
        <w:t>1020</w:t>
      </w:r>
      <w:r>
        <w:fldChar w:fldCharType="end"/>
      </w:r>
      <w:r>
        <w:t>.</w:t>
      </w:r>
    </w:p>
    <w:p w14:paraId="700F8882" w14:textId="77777777" w:rsidR="00495F1A" w:rsidRDefault="00980D99" w:rsidP="00495F1A">
      <w:pPr>
        <w:pStyle w:val="Heading3"/>
      </w:pPr>
      <w:bookmarkStart w:id="1889" w:name="_Toc485108803"/>
      <w:r>
        <w:t xml:space="preserve">August 6 / Mesori 13: </w:t>
      </w:r>
      <w:r w:rsidR="00495F1A">
        <w:t>The Transfiguration</w:t>
      </w:r>
      <w:bookmarkEnd w:id="1886"/>
      <w:bookmarkEnd w:id="1885"/>
      <w:bookmarkEnd w:id="1884"/>
      <w:bookmarkEnd w:id="1889"/>
    </w:p>
    <w:p w14:paraId="7EAEB060" w14:textId="12F0EC4C" w:rsidR="00155D64" w:rsidRPr="008712A7" w:rsidRDefault="00155D64" w:rsidP="00155D64">
      <w:pPr>
        <w:pStyle w:val="Heading4"/>
        <w:rPr>
          <w:rFonts w:ascii="Arial Unicode MS" w:eastAsia="Arial Unicode MS" w:hAnsi="Arial Unicode MS" w:cs="Arial Unicode MS"/>
        </w:rPr>
      </w:pPr>
      <w:bookmarkStart w:id="1890"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891" w:name="_Ref485108387"/>
      <w:r>
        <w:t>The Doxology</w:t>
      </w:r>
      <w:r w:rsidR="00E21EA3">
        <w:t xml:space="preserve"> of the Transfiguration</w:t>
      </w:r>
      <w:bookmarkEnd w:id="1890"/>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892" w:name="_Ref434476299"/>
      <w:r>
        <w:t>The Psali Adam</w:t>
      </w:r>
      <w:r w:rsidR="006C1B94">
        <w:t xml:space="preserve"> for the Transfiguration</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893" w:name="_Ref434476316"/>
      <w:r>
        <w:lastRenderedPageBreak/>
        <w:t>The Psali Batos</w:t>
      </w:r>
      <w:r w:rsidR="006C1B94">
        <w:t xml:space="preserve"> for the Transfiguration</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894" w:name="_Toc410196224"/>
      <w:bookmarkStart w:id="1895" w:name="_Toc410196466"/>
      <w:bookmarkStart w:id="1896" w:name="_Toc410196968"/>
      <w:bookmarkStart w:id="1897" w:name="_Ref435642801"/>
      <w:bookmarkStart w:id="1898"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899" w:name="_Ref485102883"/>
      <w:bookmarkStart w:id="1900" w:name="_Toc485108804"/>
      <w:r>
        <w:t xml:space="preserve">August 9 / Mesori 16: </w:t>
      </w:r>
      <w:r w:rsidR="00495F1A">
        <w:t>The Assumption of the Virgin</w:t>
      </w:r>
      <w:bookmarkEnd w:id="1894"/>
      <w:bookmarkEnd w:id="1895"/>
      <w:bookmarkEnd w:id="1896"/>
      <w:bookmarkEnd w:id="1897"/>
      <w:bookmarkEnd w:id="1898"/>
      <w:bookmarkEnd w:id="1899"/>
      <w:bookmarkEnd w:id="1900"/>
    </w:p>
    <w:p w14:paraId="7CA90D1D" w14:textId="7FF594DA" w:rsidR="003D07AB" w:rsidRDefault="003D07AB" w:rsidP="003D07AB">
      <w:pPr>
        <w:pStyle w:val="Heading4"/>
      </w:pPr>
      <w:bookmarkStart w:id="1901"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02" w:name="_Ref485192399"/>
      <w:r>
        <w:lastRenderedPageBreak/>
        <w:t xml:space="preserve">The Psali </w:t>
      </w:r>
      <w:commentRangeStart w:id="1903"/>
      <w:r>
        <w:t xml:space="preserve">Adam </w:t>
      </w:r>
      <w:commentRangeEnd w:id="1903"/>
      <w:r>
        <w:rPr>
          <w:rStyle w:val="CommentReference"/>
          <w:rFonts w:eastAsiaTheme="minorHAnsi" w:cstheme="minorBidi"/>
          <w:b w:val="0"/>
          <w:bCs w:val="0"/>
          <w:iCs w:val="0"/>
          <w:color w:val="auto"/>
        </w:rPr>
        <w:commentReference w:id="1903"/>
      </w:r>
      <w:r>
        <w:t>for the Virgin</w:t>
      </w:r>
      <w:bookmarkEnd w:id="1901"/>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04"/>
            <w:r>
              <w:t>With divine hands.”</w:t>
            </w:r>
            <w:commentRangeEnd w:id="1904"/>
            <w:r>
              <w:rPr>
                <w:rStyle w:val="CommentReference"/>
                <w:rFonts w:ascii="Times New Roman" w:eastAsiaTheme="minorHAnsi" w:hAnsi="Times New Roman" w:cstheme="minorBidi"/>
                <w:color w:val="auto"/>
              </w:rPr>
              <w:commentReference w:id="190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05" w:name="_Ref435734818"/>
      <w:r>
        <w:t>The Psali Batos for the Virgin</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5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06"/>
            <w:r>
              <w:t>forever</w:t>
            </w:r>
            <w:commentRangeEnd w:id="1906"/>
            <w:r>
              <w:rPr>
                <w:rStyle w:val="CommentReference"/>
                <w:rFonts w:ascii="Times New Roman" w:eastAsiaTheme="minorHAnsi" w:hAnsi="Times New Roman" w:cstheme="minorBidi"/>
                <w:color w:val="auto"/>
              </w:rPr>
              <w:commentReference w:id="190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07"/>
            <w:r>
              <w:t>In the unshakable places.</w:t>
            </w:r>
            <w:commentRangeEnd w:id="1907"/>
            <w:r>
              <w:rPr>
                <w:rStyle w:val="CommentReference"/>
                <w:rFonts w:ascii="Times New Roman" w:eastAsiaTheme="minorHAnsi" w:hAnsi="Times New Roman" w:cstheme="minorBidi"/>
                <w:color w:val="auto"/>
              </w:rPr>
              <w:commentReference w:id="190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08"/>
            <w:r>
              <w:t>Your name adorns our works.</w:t>
            </w:r>
            <w:commentRangeEnd w:id="1908"/>
            <w:r>
              <w:rPr>
                <w:rStyle w:val="CommentReference"/>
                <w:rFonts w:ascii="Times New Roman" w:eastAsiaTheme="minorHAnsi" w:hAnsi="Times New Roman" w:cstheme="minorBidi"/>
                <w:color w:val="auto"/>
              </w:rPr>
              <w:commentReference w:id="190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09"/>
            <w:r>
              <w:t xml:space="preserve">Interceding </w:t>
            </w:r>
            <w:commentRangeEnd w:id="1909"/>
            <w:r>
              <w:rPr>
                <w:rStyle w:val="CommentReference"/>
                <w:rFonts w:ascii="Times New Roman" w:eastAsiaTheme="minorHAnsi" w:hAnsi="Times New Roman" w:cstheme="minorBidi"/>
                <w:color w:val="auto"/>
              </w:rPr>
              <w:commentReference w:id="190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lastRenderedPageBreak/>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10" w:name="_Toc485108805"/>
      <w:r>
        <w:t>August 12 / Mesori 19: Translocation of the Relics of St. Macarius the Great</w:t>
      </w:r>
      <w:bookmarkEnd w:id="1910"/>
    </w:p>
    <w:p w14:paraId="0744AB3C" w14:textId="279C79FD"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6D6137">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6D6137">
        <w:rPr>
          <w:noProof/>
        </w:rPr>
        <w:t>1090</w:t>
      </w:r>
      <w:r w:rsidR="006D6137">
        <w:fldChar w:fldCharType="end"/>
      </w:r>
      <w:r w:rsidR="00237D47">
        <w:t>.</w:t>
      </w:r>
    </w:p>
    <w:p w14:paraId="7069CDB9" w14:textId="77777777" w:rsidR="005329C1" w:rsidRDefault="005329C1" w:rsidP="005329C1">
      <w:pPr>
        <w:pStyle w:val="Heading3"/>
      </w:pPr>
      <w:bookmarkStart w:id="1911" w:name="_Toc485108806"/>
      <w:r>
        <w:t>August 14 / Mesori 21: Commemoration of the Theotokos</w:t>
      </w:r>
      <w:bookmarkEnd w:id="1911"/>
    </w:p>
    <w:p w14:paraId="3E243021" w14:textId="2595BFFE" w:rsidR="00DD1748" w:rsidRDefault="00DD1748" w:rsidP="00DD1748">
      <w:pPr>
        <w:pStyle w:val="Rubric"/>
      </w:pPr>
      <w:bookmarkStart w:id="1912" w:name="_Ref434563030"/>
      <w:r>
        <w:t xml:space="preserve">See the Doxologies, Psali, and Theotokia for the Virgin. See </w:t>
      </w:r>
      <w:r>
        <w:fldChar w:fldCharType="begin"/>
      </w:r>
      <w:r>
        <w:instrText xml:space="preserve"> REF _Ref485102883 \h </w:instrText>
      </w:r>
      <w:r>
        <w:fldChar w:fldCharType="separate"/>
      </w:r>
      <w:r w:rsidR="00187E8E">
        <w:t>August 9 / Mesori 16: The Assumption of the Virgin</w:t>
      </w:r>
      <w:r>
        <w:fldChar w:fldCharType="end"/>
      </w:r>
      <w:r>
        <w:t xml:space="preserve">, page </w:t>
      </w:r>
      <w:r>
        <w:fldChar w:fldCharType="begin"/>
      </w:r>
      <w:r>
        <w:instrText xml:space="preserve"> PAGEREF _Ref485102883 \h </w:instrText>
      </w:r>
      <w:r>
        <w:fldChar w:fldCharType="separate"/>
      </w:r>
      <w:r w:rsidR="00187E8E">
        <w:rPr>
          <w:noProof/>
        </w:rPr>
        <w:t>1127</w:t>
      </w:r>
      <w:r>
        <w:fldChar w:fldCharType="end"/>
      </w:r>
      <w:r>
        <w:t>.</w:t>
      </w:r>
    </w:p>
    <w:p w14:paraId="548CB18D" w14:textId="77777777" w:rsidR="009F60F1" w:rsidRDefault="009F60F1" w:rsidP="009F60F1">
      <w:pPr>
        <w:pStyle w:val="Heading3"/>
      </w:pPr>
      <w:bookmarkStart w:id="1913" w:name="_Toc485108807"/>
      <w:bookmarkStart w:id="1914" w:name="_Ref485109122"/>
      <w:bookmarkStart w:id="1915" w:name="_Ref485109128"/>
      <w:r>
        <w:t>August 17 / Mesori 24: Departure of St. Takle Haymanot</w:t>
      </w:r>
      <w:bookmarkEnd w:id="1912"/>
      <w:bookmarkEnd w:id="1913"/>
      <w:bookmarkEnd w:id="1914"/>
      <w:bookmarkEnd w:id="1915"/>
    </w:p>
    <w:p w14:paraId="34845613" w14:textId="77777777" w:rsidR="009F60F1" w:rsidRDefault="009F60F1" w:rsidP="009F60F1">
      <w:pPr>
        <w:pStyle w:val="Heading4"/>
      </w:pPr>
      <w:bookmarkStart w:id="1916" w:name="_Ref434492302"/>
      <w:r>
        <w:t>The Doxology</w:t>
      </w:r>
      <w:r w:rsidR="00B82753">
        <w:t xml:space="preserve"> for St. Takle Haymanot</w:t>
      </w:r>
      <w:bookmarkEnd w:id="1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17" w:name="_Toc485108808"/>
      <w:r>
        <w:t>August 21 / Mesori 28: The Patriarchs: Abraham, Isaac, and Jacob</w:t>
      </w:r>
      <w:bookmarkEnd w:id="1917"/>
    </w:p>
    <w:p w14:paraId="1D063B19" w14:textId="77777777" w:rsidR="00431ABD" w:rsidRDefault="00431ABD" w:rsidP="00431ABD">
      <w:pPr>
        <w:pStyle w:val="Heading4"/>
      </w:pPr>
      <w:bookmarkStart w:id="1918" w:name="_Ref434492413"/>
      <w:r>
        <w:t>The Doxology</w:t>
      </w:r>
      <w:r w:rsidR="00B82753">
        <w:t xml:space="preserve"> for the Patriarchs: Abraham, Isaac, and Jacob</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lastRenderedPageBreak/>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19" w:name="_Toc485108809"/>
      <w:r>
        <w:t>August 22 / Mesori 29: Commemoration of the Annunciation, Nativity, and Resurrection on the 29</w:t>
      </w:r>
      <w:r w:rsidRPr="00C0205C">
        <w:rPr>
          <w:vertAlign w:val="superscript"/>
        </w:rPr>
        <w:t>th</w:t>
      </w:r>
      <w:r>
        <w:t xml:space="preserve"> of Every Month</w:t>
      </w:r>
      <w:bookmarkEnd w:id="1919"/>
    </w:p>
    <w:p w14:paraId="19306DA7" w14:textId="120A35C1" w:rsidR="007D439A" w:rsidRPr="00B52D77" w:rsidRDefault="007D439A" w:rsidP="007D439A">
      <w:pPr>
        <w:pStyle w:val="Rubric"/>
      </w:pPr>
      <w:r>
        <w:t xml:space="preserve">See </w:t>
      </w:r>
      <w:r>
        <w:fldChar w:fldCharType="begin"/>
      </w:r>
      <w:r>
        <w:instrText xml:space="preserve"> REF _Ref435003974 \h </w:instrText>
      </w:r>
      <w:r>
        <w:fldChar w:fldCharType="separate"/>
      </w:r>
      <w:r w:rsidR="00187E8E">
        <w:t>September 26 (27) / Tho-out 29: Commemoration of the Annunciation, Nativity, and Resurrection on the 29</w:t>
      </w:r>
      <w:r w:rsidR="00187E8E" w:rsidRPr="00C0205C">
        <w:rPr>
          <w:vertAlign w:val="superscript"/>
        </w:rPr>
        <w:t>th</w:t>
      </w:r>
      <w:r w:rsidR="00187E8E">
        <w:t xml:space="preserve"> of Every Coptic Month</w:t>
      </w:r>
      <w:r>
        <w:fldChar w:fldCharType="end"/>
      </w:r>
      <w:r>
        <w:t xml:space="preserve">, page </w:t>
      </w:r>
      <w:r>
        <w:fldChar w:fldCharType="begin"/>
      </w:r>
      <w:r>
        <w:instrText xml:space="preserve"> PAGEREF _Ref435003974 \h </w:instrText>
      </w:r>
      <w:r>
        <w:fldChar w:fldCharType="separate"/>
      </w:r>
      <w:r w:rsidR="00187E8E">
        <w:rPr>
          <w:noProof/>
        </w:rPr>
        <w:t>994</w:t>
      </w:r>
      <w:r>
        <w:fldChar w:fldCharType="end"/>
      </w:r>
      <w:r>
        <w:t>.</w:t>
      </w:r>
    </w:p>
    <w:p w14:paraId="71EB5850" w14:textId="77777777" w:rsidR="0070722E" w:rsidRDefault="0070722E" w:rsidP="0070722E">
      <w:pPr>
        <w:pStyle w:val="Heading3"/>
      </w:pPr>
      <w:bookmarkStart w:id="1920" w:name="_Toc485108810"/>
      <w:r>
        <w:lastRenderedPageBreak/>
        <w:t xml:space="preserve">August 22 / Mesori 29: </w:t>
      </w:r>
      <w:r w:rsidR="007D439A">
        <w:t xml:space="preserve">Also the </w:t>
      </w:r>
      <w:r>
        <w:t>Translocation of the Relics of St. John the Short to Scetis</w:t>
      </w:r>
      <w:bookmarkEnd w:id="1920"/>
    </w:p>
    <w:p w14:paraId="6CA7DB30" w14:textId="73A389EA" w:rsidR="0070722E" w:rsidRDefault="0070722E" w:rsidP="006D6137">
      <w:pPr>
        <w:pStyle w:val="Rubric"/>
      </w:pPr>
      <w:bookmarkStart w:id="1921" w:name="_Toc485108811"/>
      <w:r>
        <w:t>See</w:t>
      </w:r>
      <w:bookmarkEnd w:id="1921"/>
      <w:r w:rsidR="006D6137">
        <w:t xml:space="preserve"> </w:t>
      </w:r>
      <w:r w:rsidR="006D6137">
        <w:fldChar w:fldCharType="begin"/>
      </w:r>
      <w:r w:rsidR="006D6137">
        <w:instrText xml:space="preserve"> REF _Ref485109408 \h </w:instrText>
      </w:r>
      <w:r w:rsidR="006D6137">
        <w:fldChar w:fldCharType="separate"/>
      </w:r>
      <w:r w:rsidR="006D6137">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6D6137">
        <w:rPr>
          <w:noProof/>
        </w:rPr>
        <w:t>889</w:t>
      </w:r>
      <w:r w:rsidR="006D6137">
        <w:fldChar w:fldCharType="end"/>
      </w:r>
      <w:r>
        <w:t>.</w:t>
      </w:r>
    </w:p>
    <w:p w14:paraId="7E90B074" w14:textId="77777777" w:rsidR="00D46726" w:rsidRDefault="00D46726" w:rsidP="00D46726">
      <w:pPr>
        <w:pStyle w:val="Heading3"/>
      </w:pPr>
      <w:bookmarkStart w:id="1922" w:name="_Toc485108812"/>
      <w:r>
        <w:t>August 25 / Little Month 2: Departure of St. Titus the Apostle</w:t>
      </w:r>
      <w:bookmarkEnd w:id="1922"/>
    </w:p>
    <w:p w14:paraId="0FCE4143" w14:textId="39B5390A" w:rsidR="00191A26" w:rsidRDefault="00191A26" w:rsidP="00191A26">
      <w:pPr>
        <w:pStyle w:val="Rubric"/>
      </w:pPr>
      <w:r>
        <w:t xml:space="preserve">See </w:t>
      </w:r>
      <w:r>
        <w:fldChar w:fldCharType="begin"/>
      </w:r>
      <w:r>
        <w:instrText xml:space="preserve"> REF _Ref434488644 \h </w:instrText>
      </w:r>
      <w:r>
        <w:fldChar w:fldCharType="separate"/>
      </w:r>
      <w:r w:rsidR="00187E8E">
        <w:t>A Doxology for the Apostles</w:t>
      </w:r>
      <w:r>
        <w:fldChar w:fldCharType="end"/>
      </w:r>
      <w:r>
        <w:t xml:space="preserve">, on pages </w:t>
      </w:r>
      <w:r>
        <w:fldChar w:fldCharType="begin"/>
      </w:r>
      <w:r>
        <w:instrText xml:space="preserve"> PAGEREF _Ref434488644 \h </w:instrText>
      </w:r>
      <w:r>
        <w:fldChar w:fldCharType="separate"/>
      </w:r>
      <w:r w:rsidR="00187E8E">
        <w:rPr>
          <w:noProof/>
        </w:rPr>
        <w:t>934</w:t>
      </w:r>
      <w:r>
        <w:fldChar w:fldCharType="end"/>
      </w:r>
      <w:r>
        <w:t xml:space="preserve">, </w:t>
      </w:r>
      <w:r>
        <w:fldChar w:fldCharType="begin"/>
      </w:r>
      <w:r>
        <w:instrText xml:space="preserve"> PAGEREF _Ref434488657 \h </w:instrText>
      </w:r>
      <w:r>
        <w:fldChar w:fldCharType="separate"/>
      </w:r>
      <w:r w:rsidR="00187E8E">
        <w:rPr>
          <w:noProof/>
        </w:rPr>
        <w:t>934</w:t>
      </w:r>
      <w:r>
        <w:fldChar w:fldCharType="end"/>
      </w:r>
      <w:r>
        <w:t xml:space="preserve">, or </w:t>
      </w:r>
      <w:r>
        <w:fldChar w:fldCharType="begin"/>
      </w:r>
      <w:r>
        <w:instrText xml:space="preserve"> PAGEREF _Ref434488992 \h </w:instrText>
      </w:r>
      <w:r>
        <w:fldChar w:fldCharType="separate"/>
      </w:r>
      <w:r w:rsidR="00187E8E">
        <w:rPr>
          <w:noProof/>
        </w:rPr>
        <w:t>936</w:t>
      </w:r>
      <w:r>
        <w:fldChar w:fldCharType="end"/>
      </w:r>
      <w:r>
        <w:t>.</w:t>
      </w:r>
    </w:p>
    <w:p w14:paraId="76AA6933" w14:textId="77777777" w:rsidR="00C30039" w:rsidRDefault="00C30039" w:rsidP="00C30039">
      <w:pPr>
        <w:pStyle w:val="Heading3"/>
      </w:pPr>
      <w:bookmarkStart w:id="1923" w:name="_Toc485108813"/>
      <w:r>
        <w:t>August 26 / Little Month 3: Archangel Raphael</w:t>
      </w:r>
      <w:bookmarkEnd w:id="1923"/>
    </w:p>
    <w:p w14:paraId="0292BCC5" w14:textId="77777777" w:rsidR="00C30039" w:rsidRDefault="00C30039" w:rsidP="00C30039">
      <w:pPr>
        <w:pStyle w:val="Heading4"/>
      </w:pPr>
      <w:bookmarkStart w:id="1924" w:name="_Ref434488208"/>
      <w:r>
        <w:t>The Doxology</w:t>
      </w:r>
      <w:r w:rsidR="00B46E6E">
        <w:t xml:space="preserve"> for Archangel Raphael</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lastRenderedPageBreak/>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25" w:name="_Toc485108814"/>
      <w:r>
        <w:t>August 28 / Little Month 5</w:t>
      </w:r>
      <w:r w:rsidR="00980D99">
        <w:t>: St. Parsouma</w:t>
      </w:r>
      <w:bookmarkEnd w:id="1925"/>
    </w:p>
    <w:p w14:paraId="32F5CFB7" w14:textId="77777777" w:rsidR="00980D99" w:rsidRDefault="00980D99" w:rsidP="00980D99">
      <w:pPr>
        <w:pStyle w:val="Heading4"/>
      </w:pPr>
      <w:bookmarkStart w:id="1926" w:name="_Ref434491294"/>
      <w:r>
        <w:t>The Doxology</w:t>
      </w:r>
      <w:r w:rsidR="00810F04">
        <w:t xml:space="preserve"> for St. Parsouma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5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30"/>
            <w:r>
              <w:t xml:space="preserve">ⲙ̀Ⲡⲭ̄ⲥ̄ </w:t>
            </w:r>
            <w:commentRangeEnd w:id="1930"/>
            <w:r>
              <w:rPr>
                <w:rStyle w:val="CommentReference"/>
                <w:rFonts w:ascii="Times New Roman" w:hAnsi="Times New Roman" w:cstheme="minorBidi"/>
                <w:noProof w:val="0"/>
              </w:rPr>
              <w:commentReference w:id="193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31"/>
            <w:r>
              <w:t xml:space="preserve">ⲡⲉⲛⲥⲱⲧⲏⲣ </w:t>
            </w:r>
            <w:commentRangeEnd w:id="1931"/>
            <w:r>
              <w:rPr>
                <w:rStyle w:val="CommentReference"/>
                <w:rFonts w:ascii="Times New Roman" w:hAnsi="Times New Roman" w:cstheme="minorBidi"/>
                <w:noProof w:val="0"/>
              </w:rPr>
              <w:commentReference w:id="193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32" w:name="_Toc410196226"/>
      <w:bookmarkStart w:id="1933" w:name="_Toc410196468"/>
      <w:bookmarkStart w:id="1934" w:name="_Toc410196970"/>
      <w:bookmarkStart w:id="1935" w:name="_Toc485108595"/>
      <w:bookmarkStart w:id="1936" w:name="Pascal"/>
      <w:bookmarkEnd w:id="1883"/>
      <w:r>
        <w:lastRenderedPageBreak/>
        <w:t>The Pascal Cycle</w:t>
      </w:r>
      <w:bookmarkEnd w:id="1932"/>
      <w:bookmarkEnd w:id="1933"/>
      <w:bookmarkEnd w:id="1934"/>
      <w:bookmarkEnd w:id="1935"/>
    </w:p>
    <w:p w14:paraId="5B5D97E6" w14:textId="018E9B71" w:rsidR="009E261C" w:rsidRDefault="00EF4931" w:rsidP="00EF4931">
      <w:pPr>
        <w:pStyle w:val="TOC3"/>
        <w:tabs>
          <w:tab w:val="right" w:leader="dot" w:pos="8846"/>
        </w:tabs>
      </w:pPr>
      <w:bookmarkStart w:id="1937" w:name="_Toc410196227"/>
      <w:bookmarkStart w:id="1938" w:name="_Toc410196469"/>
      <w:bookmarkStart w:id="1939" w:name="_Toc410196971"/>
      <w:r>
        <w:t>TODO: READD TOC</w:t>
      </w:r>
    </w:p>
    <w:p w14:paraId="0AD076AD" w14:textId="5D532FCC" w:rsidR="00495F1A" w:rsidRDefault="00495F1A" w:rsidP="00495F1A">
      <w:pPr>
        <w:pStyle w:val="Heading3"/>
      </w:pPr>
      <w:bookmarkStart w:id="1940" w:name="_Toc479145670"/>
      <w:r>
        <w:t>Jonah’s Fast</w:t>
      </w:r>
      <w:bookmarkEnd w:id="1937"/>
      <w:bookmarkEnd w:id="1938"/>
      <w:bookmarkEnd w:id="1939"/>
      <w:bookmarkEnd w:id="1940"/>
    </w:p>
    <w:p w14:paraId="7A658690" w14:textId="77777777" w:rsidR="001E5E16" w:rsidRPr="001E5E16" w:rsidRDefault="001E5E16" w:rsidP="001E5E16">
      <w:pPr>
        <w:pStyle w:val="Heading4"/>
      </w:pPr>
      <w:bookmarkStart w:id="1941" w:name="_Ref434478053"/>
      <w:r>
        <w:t>The Doxology</w:t>
      </w:r>
      <w:r w:rsidR="00E21EA3">
        <w:t xml:space="preserve"> of Jonah’s Fast</w:t>
      </w:r>
      <w:bookmarkEnd w:id="1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42" w:name="_Toc410196228"/>
      <w:bookmarkStart w:id="1943" w:name="_Toc410196470"/>
      <w:bookmarkStart w:id="1944" w:name="_Toc410196972"/>
      <w:bookmarkStart w:id="1945" w:name="_Toc479145671"/>
      <w:r>
        <w:t>Jonah’s Feast</w:t>
      </w:r>
      <w:bookmarkEnd w:id="1942"/>
      <w:bookmarkEnd w:id="1943"/>
      <w:bookmarkEnd w:id="1944"/>
      <w:bookmarkEnd w:id="1945"/>
    </w:p>
    <w:p w14:paraId="6EE6C439" w14:textId="77777777" w:rsidR="00495F1A" w:rsidRDefault="00495F1A" w:rsidP="00495F1A">
      <w:pPr>
        <w:pStyle w:val="Heading3"/>
      </w:pPr>
      <w:bookmarkStart w:id="1946" w:name="_Toc410196229"/>
      <w:bookmarkStart w:id="1947" w:name="_Toc410196471"/>
      <w:bookmarkStart w:id="1948" w:name="_Toc410196973"/>
      <w:bookmarkStart w:id="1949" w:name="_Toc479145672"/>
      <w:r>
        <w:t>Great Lent</w:t>
      </w:r>
      <w:bookmarkEnd w:id="1946"/>
      <w:bookmarkEnd w:id="1947"/>
      <w:bookmarkEnd w:id="1948"/>
      <w:bookmarkEnd w:id="1949"/>
    </w:p>
    <w:p w14:paraId="100B48D2" w14:textId="61FB6051" w:rsidR="008C6F4C" w:rsidRDefault="008C6F4C" w:rsidP="008C6F4C">
      <w:pPr>
        <w:pStyle w:val="Heading4"/>
      </w:pPr>
      <w:bookmarkStart w:id="1950"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51"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50"/>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52" w:name="_Ref434478104"/>
      <w:r>
        <w:t>The Doxology</w:t>
      </w:r>
      <w:r w:rsidR="00E21EA3">
        <w:t xml:space="preserve"> for Weekdays in Great Lent</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53"/>
            <w:r>
              <w:t>ⲛⲓⲉ̀ⲛⲉϩ</w:t>
            </w:r>
            <w:commentRangeEnd w:id="1953"/>
            <w:r>
              <w:rPr>
                <w:rStyle w:val="CommentReference"/>
                <w:rFonts w:ascii="Times New Roman" w:hAnsi="Times New Roman" w:cstheme="minorBidi"/>
                <w:noProof w:val="0"/>
              </w:rPr>
              <w:commentReference w:id="1953"/>
            </w:r>
            <w:r>
              <w:t>.</w:t>
            </w:r>
          </w:p>
        </w:tc>
      </w:tr>
    </w:tbl>
    <w:p w14:paraId="1A70F51E" w14:textId="77777777" w:rsidR="00420CFA" w:rsidRPr="001E5E16" w:rsidRDefault="00420CFA" w:rsidP="00420CFA">
      <w:pPr>
        <w:pStyle w:val="Heading4"/>
      </w:pPr>
      <w:bookmarkStart w:id="1954" w:name="_Ref434478128"/>
      <w:r>
        <w:t>A Second Doxology for Weekdays</w:t>
      </w:r>
      <w:r w:rsidR="00E21EA3">
        <w:t xml:space="preserve"> in Great Lent</w:t>
      </w:r>
      <w:bookmarkEnd w:id="1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55"/>
            <w:r>
              <w:t xml:space="preserve">He </w:t>
            </w:r>
            <w:r w:rsidR="00253DD3">
              <w:t>humiliated</w:t>
            </w:r>
          </w:p>
          <w:p w14:paraId="774AFAE4" w14:textId="77777777" w:rsidR="00420CFA" w:rsidRDefault="00420CFA" w:rsidP="00420CFA">
            <w:pPr>
              <w:pStyle w:val="EngHangEnd"/>
            </w:pPr>
            <w:r>
              <w:t>The Tempter</w:t>
            </w:r>
            <w:commentRangeEnd w:id="1955"/>
            <w:r>
              <w:rPr>
                <w:rStyle w:val="CommentReference"/>
              </w:rPr>
              <w:commentReference w:id="195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56"/>
            <w:r>
              <w:t>“Fast in watchfulness</w:t>
            </w:r>
          </w:p>
          <w:p w14:paraId="6B2FDE71" w14:textId="77777777" w:rsidR="00420CFA" w:rsidRDefault="00420CFA" w:rsidP="00420CFA">
            <w:pPr>
              <w:pStyle w:val="EngHangEnd"/>
            </w:pPr>
            <w:r>
              <w:t>By day and by night.”</w:t>
            </w:r>
            <w:commentRangeEnd w:id="1956"/>
            <w:r>
              <w:rPr>
                <w:rStyle w:val="CommentReference"/>
              </w:rPr>
              <w:commentReference w:id="195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57" w:name="_Ref434478147"/>
      <w:r>
        <w:t>A Third</w:t>
      </w:r>
      <w:r w:rsidR="00420CFA">
        <w:t xml:space="preserve"> Doxology</w:t>
      </w:r>
      <w:r>
        <w:t xml:space="preserve"> for Weekdays</w:t>
      </w:r>
      <w:r w:rsidR="00E21EA3">
        <w:t xml:space="preserve"> in Great Lent</w:t>
      </w:r>
      <w:bookmarkEnd w:id="1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58" w:name="_Ref434478172"/>
      <w:r>
        <w:t xml:space="preserve">The </w:t>
      </w:r>
      <w:r w:rsidR="007A72D2">
        <w:t xml:space="preserve">Fourth </w:t>
      </w:r>
      <w:r>
        <w:t>Doxology</w:t>
      </w:r>
      <w:r w:rsidR="007A72D2">
        <w:t xml:space="preserve"> </w:t>
      </w:r>
      <w:r w:rsidR="00E21EA3">
        <w:t>for Great Lent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959"/>
            <w:r>
              <w:t xml:space="preserve">Ϯⲛⲏⲥⲧⲓⲁ̀ </w:t>
            </w:r>
            <w:commentRangeEnd w:id="1959"/>
            <w:r>
              <w:rPr>
                <w:rStyle w:val="CommentReference"/>
                <w:rFonts w:ascii="Times New Roman" w:hAnsi="Times New Roman" w:cstheme="minorBidi"/>
                <w:noProof w:val="0"/>
              </w:rPr>
              <w:commentReference w:id="195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960"/>
            <w:r>
              <w:t>pretense</w:t>
            </w:r>
            <w:commentRangeEnd w:id="1960"/>
            <w:r>
              <w:rPr>
                <w:rStyle w:val="CommentReference"/>
              </w:rPr>
              <w:commentReference w:id="196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961"/>
            <w:r>
              <w:t>strugglers</w:t>
            </w:r>
            <w:commentRangeEnd w:id="1961"/>
            <w:r>
              <w:rPr>
                <w:rStyle w:val="CommentReference"/>
              </w:rPr>
              <w:commentReference w:id="196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962"/>
            <w:r>
              <w:t>martyrdom</w:t>
            </w:r>
            <w:commentRangeEnd w:id="1962"/>
            <w:r>
              <w:rPr>
                <w:rStyle w:val="CommentReference"/>
              </w:rPr>
              <w:commentReference w:id="196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lastRenderedPageBreak/>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lastRenderedPageBreak/>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963"/>
            <w:r>
              <w:t xml:space="preserve">carries </w:t>
            </w:r>
            <w:commentRangeEnd w:id="1963"/>
            <w:r>
              <w:rPr>
                <w:rStyle w:val="CommentReference"/>
              </w:rPr>
              <w:commentReference w:id="196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964"/>
            <w:r>
              <w:t>assembly</w:t>
            </w:r>
            <w:commentRangeEnd w:id="1964"/>
            <w:r>
              <w:rPr>
                <w:rStyle w:val="CommentReference"/>
              </w:rPr>
              <w:commentReference w:id="1964"/>
            </w:r>
            <w:r>
              <w:t>,</w:t>
            </w:r>
          </w:p>
          <w:p w14:paraId="33941A18" w14:textId="77777777" w:rsidR="006A78B4" w:rsidRDefault="006A78B4" w:rsidP="006A78B4">
            <w:pPr>
              <w:pStyle w:val="EngHangEnd"/>
            </w:pPr>
            <w:r>
              <w:t xml:space="preserve">From now until the </w:t>
            </w:r>
            <w:commentRangeStart w:id="1965"/>
            <w:r>
              <w:t>ages of ages</w:t>
            </w:r>
            <w:commentRangeEnd w:id="1965"/>
            <w:r>
              <w:rPr>
                <w:rStyle w:val="CommentReference"/>
              </w:rPr>
              <w:commentReference w:id="196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966" w:name="_Ref434476347"/>
      <w:r>
        <w:t>The Psali Adam</w:t>
      </w:r>
      <w:r w:rsidR="006C1B94">
        <w:t xml:space="preserve"> for Great Lent</w:t>
      </w:r>
      <w:bookmarkEnd w:id="1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lastRenderedPageBreak/>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lastRenderedPageBreak/>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967" w:name="_Ref434476369"/>
      <w:r>
        <w:t>The Psali Batos</w:t>
      </w:r>
      <w:r w:rsidR="006C1B94">
        <w:t xml:space="preserve"> for Great Lent</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lastRenderedPageBreak/>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1968" w:name="_Toc410196230"/>
      <w:bookmarkStart w:id="1969" w:name="_Toc410196472"/>
      <w:bookmarkStart w:id="1970" w:name="_Toc410196974"/>
      <w:bookmarkStart w:id="1971"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lastRenderedPageBreak/>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lastRenderedPageBreak/>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lastRenderedPageBreak/>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1968"/>
      <w:bookmarkEnd w:id="1969"/>
      <w:bookmarkEnd w:id="1970"/>
      <w:bookmarkEnd w:id="1971"/>
    </w:p>
    <w:p w14:paraId="536840DE" w14:textId="77777777" w:rsidR="00EC2AEB" w:rsidRPr="001E5E16" w:rsidRDefault="00EC2AEB" w:rsidP="00EC2AEB">
      <w:pPr>
        <w:pStyle w:val="Heading4"/>
      </w:pPr>
      <w:bookmarkStart w:id="1972" w:name="_Ref434478195"/>
      <w:r>
        <w:t>The Doxology</w:t>
      </w:r>
      <w:r w:rsidR="00E21EA3">
        <w:t xml:space="preserve"> for Lazarus Saturday</w:t>
      </w:r>
      <w:bookmarkEnd w:id="1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73" w:name="_Ref434476394"/>
      <w:r>
        <w:t>The Psali Batos</w:t>
      </w:r>
      <w:r w:rsidR="006C1B94">
        <w:t xml:space="preserve"> for Lazarus Saturday</w:t>
      </w:r>
      <w:bookmarkEnd w:id="1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74"/>
            <w:r>
              <w:t>With glory befitting You</w:t>
            </w:r>
            <w:commentRangeEnd w:id="1974"/>
            <w:r>
              <w:rPr>
                <w:rStyle w:val="CommentReference"/>
              </w:rPr>
              <w:commentReference w:id="197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75" w:name="_Toc410196231"/>
      <w:bookmarkStart w:id="1976" w:name="_Toc410196473"/>
      <w:bookmarkStart w:id="1977" w:name="_Toc410196975"/>
      <w:bookmarkStart w:id="1978" w:name="_Toc479145674"/>
      <w:r>
        <w:lastRenderedPageBreak/>
        <w:t>Palm Sunday</w:t>
      </w:r>
      <w:bookmarkEnd w:id="1975"/>
      <w:bookmarkEnd w:id="1976"/>
      <w:bookmarkEnd w:id="1977"/>
      <w:bookmarkEnd w:id="1978"/>
    </w:p>
    <w:p w14:paraId="1C79214B" w14:textId="452580E2" w:rsidR="00B91DD6" w:rsidRPr="00B91DD6" w:rsidRDefault="00B91DD6" w:rsidP="00B91DD6">
      <w:pPr>
        <w:pStyle w:val="Heading4"/>
        <w:rPr>
          <w:rFonts w:ascii="Arial Unicode MS" w:eastAsia="Arial Unicode MS" w:hAnsi="Arial Unicode MS" w:cs="Arial Unicode MS"/>
        </w:rPr>
      </w:pPr>
      <w:bookmarkStart w:id="1979"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1980" w:name="_Ref485108442"/>
      <w:r>
        <w:t xml:space="preserve">The </w:t>
      </w:r>
      <w:r w:rsidR="00FA139D">
        <w:t xml:space="preserve">First </w:t>
      </w:r>
      <w:r>
        <w:t>Doxology</w:t>
      </w:r>
      <w:r w:rsidR="00E21EA3">
        <w:t xml:space="preserve"> for Palm Sunday</w:t>
      </w:r>
      <w:bookmarkEnd w:id="1979"/>
      <w:bookmarkEnd w:id="1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81"/>
            <w:r>
              <w:t>To the ages.</w:t>
            </w:r>
            <w:commentRangeEnd w:id="1981"/>
            <w:r>
              <w:rPr>
                <w:rStyle w:val="CommentReference"/>
              </w:rPr>
              <w:commentReference w:id="198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82" w:name="_Ref434478234"/>
      <w:r>
        <w:lastRenderedPageBreak/>
        <w:t>The Second Doxology</w:t>
      </w:r>
      <w:r w:rsidR="00E21EA3">
        <w:t xml:space="preserve"> for Palm Sunday</w:t>
      </w:r>
      <w:bookmarkEnd w:id="1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6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83" w:name="_Ref434478255"/>
      <w:r>
        <w:t>The Third Doxology</w:t>
      </w:r>
      <w:r w:rsidR="00E21EA3">
        <w:t xml:space="preserve"> for Palm Sunday</w:t>
      </w:r>
      <w:bookmarkEnd w:id="1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6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84"/>
            <w:r>
              <w:t xml:space="preserve">is </w:t>
            </w:r>
            <w:commentRangeEnd w:id="1984"/>
            <w:r>
              <w:rPr>
                <w:rStyle w:val="CommentReference"/>
              </w:rPr>
              <w:commentReference w:id="198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1985" w:name="_Ref434476417"/>
      <w:r>
        <w:rPr>
          <w:lang w:val="en-US"/>
        </w:rPr>
        <w:lastRenderedPageBreak/>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1986" w:name="_Ref485192297"/>
      <w:r>
        <w:t>The Psali Adam</w:t>
      </w:r>
      <w:r w:rsidR="006C1B94">
        <w:t xml:space="preserve"> for Palm Sunday</w:t>
      </w:r>
      <w:bookmarkEnd w:id="1985"/>
      <w:bookmarkEnd w:id="1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87"/>
            <w:r>
              <w:t xml:space="preserve">Offer </w:t>
            </w:r>
            <w:commentRangeEnd w:id="1987"/>
            <w:r>
              <w:rPr>
                <w:rStyle w:val="CommentReference"/>
              </w:rPr>
              <w:commentReference w:id="198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88"/>
            <w:r>
              <w:t>Kranion</w:t>
            </w:r>
            <w:commentRangeEnd w:id="1988"/>
            <w:r>
              <w:rPr>
                <w:rStyle w:val="CommentReference"/>
              </w:rPr>
              <w:commentReference w:id="198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lastRenderedPageBreak/>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lastRenderedPageBreak/>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1989" w:name="_Toc479145675"/>
      <w:bookmarkStart w:id="1990" w:name="_Toc410196232"/>
      <w:bookmarkStart w:id="1991" w:name="_Toc410196474"/>
      <w:bookmarkStart w:id="1992" w:name="_Toc410196976"/>
      <w:r>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1993" w:name="_Ref485365426"/>
      <w:r>
        <w:lastRenderedPageBreak/>
        <w:t>Bright</w:t>
      </w:r>
      <w:r w:rsidR="003E106D">
        <w:t xml:space="preserve"> Saturday</w:t>
      </w:r>
      <w:bookmarkEnd w:id="1989"/>
      <w:bookmarkEnd w:id="1993"/>
    </w:p>
    <w:p w14:paraId="65F4337A" w14:textId="2CA465AF" w:rsidR="003E106D" w:rsidRDefault="003E106D" w:rsidP="003E106D">
      <w:pPr>
        <w:pStyle w:val="Heading4"/>
      </w:pPr>
      <w:bookmarkStart w:id="1994" w:name="_Ref435562018"/>
      <w:r>
        <w:t>The Psali Batos for the Joyous Saturday</w:t>
      </w:r>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95"/>
            <w:r>
              <w:t xml:space="preserve">abolished </w:t>
            </w:r>
            <w:commentRangeEnd w:id="1995"/>
            <w:r>
              <w:rPr>
                <w:rStyle w:val="CommentReference"/>
              </w:rPr>
              <w:commentReference w:id="199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96"/>
            <w:r>
              <w:t>power</w:t>
            </w:r>
            <w:commentRangeEnd w:id="1996"/>
            <w:r>
              <w:rPr>
                <w:rStyle w:val="CommentReference"/>
              </w:rPr>
              <w:commentReference w:id="199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1997" w:name="_Toc479145676"/>
      <w:bookmarkEnd w:id="1990"/>
      <w:bookmarkEnd w:id="1991"/>
      <w:bookmarkEnd w:id="1992"/>
      <w:r>
        <w:rPr>
          <w:lang w:val="en-US"/>
        </w:rPr>
        <w:t>Pascha</w:t>
      </w:r>
      <w:bookmarkEnd w:id="1997"/>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1998"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1999" w:name="_Ref485108466"/>
      <w:r>
        <w:t>The Doxology</w:t>
      </w:r>
      <w:r w:rsidR="00E21EA3">
        <w:t xml:space="preserve"> for </w:t>
      </w:r>
      <w:r w:rsidR="00D22853">
        <w:t>Pascha</w:t>
      </w:r>
      <w:bookmarkEnd w:id="1998"/>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00"/>
            <w:r>
              <w:t>Name</w:t>
            </w:r>
            <w:commentRangeEnd w:id="2000"/>
            <w:r>
              <w:rPr>
                <w:rStyle w:val="CommentReference"/>
              </w:rPr>
              <w:commentReference w:id="200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01" w:name="_Ref434478317"/>
      <w:r>
        <w:t>A</w:t>
      </w:r>
      <w:r w:rsidR="00E21EA3">
        <w:t>nother</w:t>
      </w:r>
      <w:r>
        <w:t xml:space="preserve"> Doxology</w:t>
      </w:r>
      <w:r w:rsidR="00E21EA3">
        <w:t xml:space="preserve"> </w:t>
      </w:r>
      <w:r w:rsidR="00D22853">
        <w:t>Pascha</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02" w:name="_Ref434478347"/>
      <w:r>
        <w:lastRenderedPageBreak/>
        <w:t>A Doxology for Archangel Michael</w:t>
      </w:r>
      <w:r w:rsidR="00E21EA3">
        <w:t xml:space="preserve"> </w:t>
      </w:r>
      <w:r w:rsidR="00D22853">
        <w:t>Pascha</w:t>
      </w:r>
      <w:bookmarkEnd w:id="2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6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6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03"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04" w:name="_Ref485192337"/>
      <w:r>
        <w:t>The Psali Adam</w:t>
      </w:r>
      <w:r w:rsidR="006C1B94">
        <w:t xml:space="preserve"> </w:t>
      </w:r>
      <w:r w:rsidR="00D22853">
        <w:t>Pascha</w:t>
      </w:r>
      <w:bookmarkEnd w:id="2003"/>
      <w:bookmarkEnd w:id="2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05" w:name="_Ref434476459"/>
      <w:r>
        <w:lastRenderedPageBreak/>
        <w:t>The Psali Batos</w:t>
      </w:r>
      <w:r w:rsidR="006C1B94">
        <w:t xml:space="preserve"> </w:t>
      </w:r>
      <w:r w:rsidR="00D22853">
        <w:t>Pascha</w:t>
      </w:r>
      <w:bookmarkEnd w:id="2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06" w:name="_Toc479145677"/>
      <w:bookmarkStart w:id="2007" w:name="_Toc410196233"/>
      <w:bookmarkStart w:id="2008" w:name="_Toc410196475"/>
      <w:bookmarkStart w:id="2009"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06"/>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10" w:name="_Toc479145678"/>
      <w:r>
        <w:t>Thomas Sunday</w:t>
      </w:r>
      <w:bookmarkEnd w:id="2007"/>
      <w:bookmarkEnd w:id="2008"/>
      <w:bookmarkEnd w:id="2009"/>
      <w:bookmarkEnd w:id="2010"/>
    </w:p>
    <w:p w14:paraId="1CFE554E" w14:textId="77777777" w:rsidR="00EC2AEB" w:rsidRDefault="00EC2AEB" w:rsidP="00EC2AEB">
      <w:pPr>
        <w:pStyle w:val="Heading4"/>
      </w:pPr>
      <w:bookmarkStart w:id="2011" w:name="_Ref434478375"/>
      <w:r>
        <w:t>The Doxology</w:t>
      </w:r>
      <w:r w:rsidR="00E21EA3">
        <w:t xml:space="preserve"> for Thomas Sunday</w:t>
      </w:r>
      <w:bookmarkEnd w:id="2011"/>
    </w:p>
    <w:p w14:paraId="641B4975" w14:textId="69003966"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943F6D">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943F6D">
        <w:rPr>
          <w:noProof/>
        </w:rPr>
        <w:t>1271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12"/>
            <w:r>
              <w:t xml:space="preserve">Jesus </w:t>
            </w:r>
            <w:commentRangeEnd w:id="2012"/>
            <w:r>
              <w:rPr>
                <w:rStyle w:val="CommentReference"/>
                <w:rFonts w:ascii="Times New Roman" w:hAnsi="Times New Roman"/>
              </w:rPr>
              <w:commentReference w:id="20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13" w:name="_Toc410196235"/>
      <w:bookmarkStart w:id="2014" w:name="_Toc410196477"/>
      <w:bookmarkStart w:id="2015" w:name="_Toc410196979"/>
      <w:bookmarkStart w:id="2016" w:name="_Toc479145679"/>
      <w:r>
        <w:lastRenderedPageBreak/>
        <w:t>Ascension</w:t>
      </w:r>
      <w:bookmarkEnd w:id="2013"/>
      <w:bookmarkEnd w:id="2014"/>
      <w:bookmarkEnd w:id="2015"/>
      <w:bookmarkEnd w:id="2016"/>
    </w:p>
    <w:p w14:paraId="55079EBC" w14:textId="6DF7C14F" w:rsidR="000437A2" w:rsidRDefault="000437A2" w:rsidP="000437A2">
      <w:pPr>
        <w:pStyle w:val="Heading4"/>
      </w:pPr>
      <w:bookmarkStart w:id="2017"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18" w:name="_Ref485108492"/>
      <w:r>
        <w:t>The Doxology</w:t>
      </w:r>
      <w:r w:rsidR="00CC1CA8">
        <w:t xml:space="preserve"> for the Ascension</w:t>
      </w:r>
      <w:bookmarkEnd w:id="2017"/>
      <w:bookmarkEnd w:id="2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19"/>
            <w:r>
              <w:t>Name</w:t>
            </w:r>
            <w:commentRangeEnd w:id="2019"/>
            <w:r>
              <w:rPr>
                <w:rStyle w:val="CommentReference"/>
              </w:rPr>
              <w:commentReference w:id="201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20"/>
            <w:r>
              <w:t>to Him</w:t>
            </w:r>
            <w:commentRangeEnd w:id="2020"/>
            <w:r>
              <w:rPr>
                <w:rStyle w:val="CommentReference"/>
              </w:rPr>
              <w:commentReference w:id="202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21"/>
            <w:r>
              <w:t>might</w:t>
            </w:r>
            <w:commentRangeEnd w:id="2021"/>
            <w:r>
              <w:rPr>
                <w:rStyle w:val="CommentReference"/>
              </w:rPr>
              <w:commentReference w:id="202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22"/>
            <w:r>
              <w:t xml:space="preserve">Jesus </w:t>
            </w:r>
            <w:commentRangeEnd w:id="2022"/>
            <w:r>
              <w:rPr>
                <w:rStyle w:val="CommentReference"/>
                <w:rFonts w:ascii="Times New Roman" w:hAnsi="Times New Roman"/>
              </w:rPr>
              <w:commentReference w:id="202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23" w:name="_Ref434476482"/>
      <w:r>
        <w:t>The Psali Adam</w:t>
      </w:r>
      <w:r w:rsidR="006C1B94">
        <w:t xml:space="preserve"> for the Ascension</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24" w:name="_Ref434476541"/>
      <w:r>
        <w:t>The Psali Batos</w:t>
      </w:r>
      <w:r w:rsidR="006C1B94">
        <w:t xml:space="preserve"> for the Ascension</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25"/>
            <w:r>
              <w:t>miracles</w:t>
            </w:r>
            <w:commentRangeEnd w:id="2025"/>
            <w:r>
              <w:rPr>
                <w:rStyle w:val="CommentReference"/>
              </w:rPr>
              <w:commentReference w:id="202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26" w:name="_Toc410196236"/>
      <w:bookmarkStart w:id="2027" w:name="_Toc410196478"/>
      <w:bookmarkStart w:id="2028" w:name="_Toc410196980"/>
      <w:bookmarkStart w:id="2029"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26"/>
      <w:bookmarkEnd w:id="2027"/>
      <w:bookmarkEnd w:id="2028"/>
      <w:bookmarkEnd w:id="2029"/>
    </w:p>
    <w:p w14:paraId="32BBB15A" w14:textId="73B730F0" w:rsidR="00D46EC1" w:rsidRPr="00924C51" w:rsidRDefault="00D46EC1" w:rsidP="00D46EC1">
      <w:pPr>
        <w:pStyle w:val="Heading4"/>
      </w:pPr>
      <w:bookmarkStart w:id="2030"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31" w:name="_Ref485108524"/>
      <w:r>
        <w:t>The Doxology</w:t>
      </w:r>
      <w:r w:rsidR="00CC1CA8">
        <w:t xml:space="preserve"> for Pentecost</w:t>
      </w:r>
      <w:bookmarkEnd w:id="2030"/>
      <w:bookmarkEnd w:id="2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32"/>
            <w:r>
              <w:t>Name</w:t>
            </w:r>
            <w:commentRangeEnd w:id="2032"/>
            <w:r>
              <w:rPr>
                <w:rStyle w:val="CommentReference"/>
              </w:rPr>
              <w:commentReference w:id="203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33"/>
            <w:r>
              <w:t>to Him</w:t>
            </w:r>
            <w:commentRangeEnd w:id="2033"/>
            <w:r>
              <w:rPr>
                <w:rStyle w:val="CommentReference"/>
              </w:rPr>
              <w:commentReference w:id="203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34"/>
            <w:r>
              <w:t>might</w:t>
            </w:r>
            <w:commentRangeEnd w:id="2034"/>
            <w:r>
              <w:rPr>
                <w:rStyle w:val="CommentReference"/>
              </w:rPr>
              <w:commentReference w:id="203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35" w:name="_Ref434476566"/>
      <w:r>
        <w:lastRenderedPageBreak/>
        <w:t>The Psali Adam</w:t>
      </w:r>
      <w:r w:rsidR="006C1B94">
        <w:t xml:space="preserve"> for Pentecost</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36"/>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36" w:name="_Toc485108596"/>
      <w:r>
        <w:lastRenderedPageBreak/>
        <w:t>Index of Psalis</w:t>
      </w:r>
      <w:bookmarkEnd w:id="2036"/>
    </w:p>
    <w:p w14:paraId="440035E9" w14:textId="572103FC" w:rsidR="003E106D" w:rsidRPr="003E106D" w:rsidRDefault="003E106D" w:rsidP="003E106D">
      <w:pPr>
        <w:pStyle w:val="Heading3"/>
      </w:pPr>
      <w:r>
        <w:t>Seasonal Psalis</w:t>
      </w:r>
    </w:p>
    <w:p w14:paraId="0EFBDCCD" w14:textId="3A212939"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187E8E">
        <w:t>The Psali Adam for the Ecclesiastical New Year</w:t>
      </w:r>
      <w:r>
        <w:fldChar w:fldCharType="end"/>
      </w:r>
      <w:r>
        <w:tab/>
      </w:r>
      <w:r>
        <w:fldChar w:fldCharType="begin"/>
      </w:r>
      <w:r>
        <w:instrText xml:space="preserve"> PAGEREF _Ref434473482 \h </w:instrText>
      </w:r>
      <w:r>
        <w:fldChar w:fldCharType="separate"/>
      </w:r>
      <w:r w:rsidR="00187E8E">
        <w:rPr>
          <w:noProof/>
        </w:rPr>
        <w:t>957</w:t>
      </w:r>
      <w:r>
        <w:fldChar w:fldCharType="end"/>
      </w:r>
    </w:p>
    <w:p w14:paraId="6F52649C" w14:textId="159304B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187E8E">
        <w:t>The Psali Batos for the Ecclesiastical New Year</w:t>
      </w:r>
      <w:r>
        <w:fldChar w:fldCharType="end"/>
      </w:r>
      <w:r>
        <w:tab/>
      </w:r>
      <w:r>
        <w:fldChar w:fldCharType="begin"/>
      </w:r>
      <w:r>
        <w:instrText xml:space="preserve"> PAGEREF _Ref434473530 \h </w:instrText>
      </w:r>
      <w:r>
        <w:fldChar w:fldCharType="separate"/>
      </w:r>
      <w:r w:rsidR="00187E8E">
        <w:rPr>
          <w:noProof/>
        </w:rPr>
        <w:t>962</w:t>
      </w:r>
      <w:r>
        <w:fldChar w:fldCharType="end"/>
      </w:r>
    </w:p>
    <w:p w14:paraId="46EAAC98" w14:textId="7B2DB114"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187E8E">
        <w:t>The Psali Adam for the Feast of the Cross</w:t>
      </w:r>
      <w:r>
        <w:fldChar w:fldCharType="end"/>
      </w:r>
      <w:r>
        <w:tab/>
      </w:r>
      <w:r>
        <w:fldChar w:fldCharType="begin"/>
      </w:r>
      <w:r>
        <w:instrText xml:space="preserve"> PAGEREF _Ref434474964 \h </w:instrText>
      </w:r>
      <w:r>
        <w:fldChar w:fldCharType="separate"/>
      </w:r>
      <w:r w:rsidR="00187E8E">
        <w:rPr>
          <w:noProof/>
        </w:rPr>
        <w:t>979</w:t>
      </w:r>
      <w:r>
        <w:fldChar w:fldCharType="end"/>
      </w:r>
    </w:p>
    <w:p w14:paraId="33EC2573" w14:textId="0622D129"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187E8E">
        <w:t>The Psali Batos for the Feast of the Cross</w:t>
      </w:r>
      <w:r>
        <w:fldChar w:fldCharType="end"/>
      </w:r>
      <w:r>
        <w:tab/>
      </w:r>
      <w:r>
        <w:fldChar w:fldCharType="begin"/>
      </w:r>
      <w:r>
        <w:instrText xml:space="preserve"> PAGEREF _Ref434474992 \h </w:instrText>
      </w:r>
      <w:r>
        <w:fldChar w:fldCharType="separate"/>
      </w:r>
      <w:r w:rsidR="00187E8E">
        <w:rPr>
          <w:noProof/>
        </w:rPr>
        <w:t>983</w:t>
      </w:r>
      <w:r>
        <w:fldChar w:fldCharType="end"/>
      </w:r>
    </w:p>
    <w:p w14:paraId="05658BA4" w14:textId="01945B30"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187E8E">
        <w:t>The Psali Adam for the 29</w:t>
      </w:r>
      <w:r w:rsidR="00187E8E" w:rsidRPr="00C0205C">
        <w:rPr>
          <w:vertAlign w:val="superscript"/>
        </w:rPr>
        <w:t>th</w:t>
      </w:r>
      <w:r w:rsidR="00187E8E">
        <w:t xml:space="preserve"> of Every Coptic Month</w:t>
      </w:r>
      <w:r>
        <w:fldChar w:fldCharType="end"/>
      </w:r>
      <w:r>
        <w:tab/>
      </w:r>
      <w:r>
        <w:fldChar w:fldCharType="begin"/>
      </w:r>
      <w:r>
        <w:instrText xml:space="preserve"> PAGEREF _Ref435003845 \h </w:instrText>
      </w:r>
      <w:r>
        <w:fldChar w:fldCharType="separate"/>
      </w:r>
      <w:r w:rsidR="00187E8E">
        <w:rPr>
          <w:noProof/>
        </w:rPr>
        <w:t>994</w:t>
      </w:r>
      <w:r>
        <w:fldChar w:fldCharType="end"/>
      </w:r>
    </w:p>
    <w:p w14:paraId="23AAC468" w14:textId="26FD2F11"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187E8E">
        <w:t>The Psali Batos for the 29</w:t>
      </w:r>
      <w:r w:rsidR="00187E8E" w:rsidRPr="00C0205C">
        <w:rPr>
          <w:vertAlign w:val="superscript"/>
        </w:rPr>
        <w:t>th</w:t>
      </w:r>
      <w:r w:rsidR="00187E8E">
        <w:t xml:space="preserve"> of Every Month</w:t>
      </w:r>
      <w:r>
        <w:fldChar w:fldCharType="end"/>
      </w:r>
      <w:r>
        <w:tab/>
      </w:r>
      <w:r>
        <w:fldChar w:fldCharType="begin"/>
      </w:r>
      <w:r>
        <w:instrText xml:space="preserve"> PAGEREF _Ref435003860 \h </w:instrText>
      </w:r>
      <w:r>
        <w:fldChar w:fldCharType="separate"/>
      </w:r>
      <w:r w:rsidR="00187E8E">
        <w:rPr>
          <w:noProof/>
        </w:rPr>
        <w:t>999</w:t>
      </w:r>
      <w:r>
        <w:fldChar w:fldCharType="end"/>
      </w:r>
    </w:p>
    <w:p w14:paraId="693D9B9A" w14:textId="03E22B63"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187E8E">
        <w:t>The Sunday Psali Adam for Nativity</w:t>
      </w:r>
      <w:r>
        <w:fldChar w:fldCharType="end"/>
      </w:r>
      <w:r>
        <w:tab/>
      </w:r>
      <w:r>
        <w:fldChar w:fldCharType="begin"/>
      </w:r>
      <w:r>
        <w:instrText xml:space="preserve"> PAGEREF _Ref434475057 \h </w:instrText>
      </w:r>
      <w:r>
        <w:fldChar w:fldCharType="separate"/>
      </w:r>
      <w:r w:rsidR="00187E8E">
        <w:rPr>
          <w:noProof/>
        </w:rPr>
        <w:t>1091</w:t>
      </w:r>
      <w:r>
        <w:fldChar w:fldCharType="end"/>
      </w:r>
    </w:p>
    <w:p w14:paraId="7B874A45" w14:textId="1DEAC9B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187E8E">
        <w:t>The Monday Psali Adam for Nativity</w:t>
      </w:r>
      <w:r>
        <w:fldChar w:fldCharType="end"/>
      </w:r>
      <w:r>
        <w:tab/>
      </w:r>
      <w:r>
        <w:fldChar w:fldCharType="begin"/>
      </w:r>
      <w:r>
        <w:instrText xml:space="preserve"> PAGEREF _Ref434475083 \h </w:instrText>
      </w:r>
      <w:r>
        <w:fldChar w:fldCharType="separate"/>
      </w:r>
      <w:r w:rsidR="00187E8E">
        <w:rPr>
          <w:noProof/>
        </w:rPr>
        <w:t>1095</w:t>
      </w:r>
      <w:r>
        <w:fldChar w:fldCharType="end"/>
      </w:r>
    </w:p>
    <w:p w14:paraId="1039256A" w14:textId="14B5C461"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187E8E">
        <w:t>The Tuesday Psali Adam for Nativity</w:t>
      </w:r>
      <w:r>
        <w:fldChar w:fldCharType="end"/>
      </w:r>
      <w:r>
        <w:tab/>
      </w:r>
      <w:r>
        <w:fldChar w:fldCharType="begin"/>
      </w:r>
      <w:r>
        <w:instrText xml:space="preserve"> PAGEREF _Ref434475102 \h </w:instrText>
      </w:r>
      <w:r>
        <w:fldChar w:fldCharType="separate"/>
      </w:r>
      <w:r w:rsidR="00187E8E">
        <w:rPr>
          <w:noProof/>
        </w:rPr>
        <w:t>1100</w:t>
      </w:r>
      <w:r>
        <w:fldChar w:fldCharType="end"/>
      </w:r>
    </w:p>
    <w:p w14:paraId="7B5D2028" w14:textId="466BCEE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187E8E">
        <w:t>The Wednesday Psali Batos for Nativity</w:t>
      </w:r>
      <w:r>
        <w:fldChar w:fldCharType="end"/>
      </w:r>
      <w:r>
        <w:tab/>
      </w:r>
      <w:r>
        <w:fldChar w:fldCharType="begin"/>
      </w:r>
      <w:r>
        <w:instrText xml:space="preserve"> PAGEREF _Ref434475128 \h </w:instrText>
      </w:r>
      <w:r>
        <w:fldChar w:fldCharType="separate"/>
      </w:r>
      <w:r w:rsidR="00187E8E">
        <w:rPr>
          <w:noProof/>
        </w:rPr>
        <w:t>1105</w:t>
      </w:r>
      <w:r>
        <w:fldChar w:fldCharType="end"/>
      </w:r>
    </w:p>
    <w:p w14:paraId="3EA797C4" w14:textId="7EB2D1C5"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187E8E">
        <w:t>The Thursday Psali Batos for Nativity</w:t>
      </w:r>
      <w:r>
        <w:fldChar w:fldCharType="end"/>
      </w:r>
      <w:r>
        <w:tab/>
      </w:r>
      <w:r>
        <w:fldChar w:fldCharType="begin"/>
      </w:r>
      <w:r>
        <w:instrText xml:space="preserve"> PAGEREF _Ref434475150 \h </w:instrText>
      </w:r>
      <w:r>
        <w:fldChar w:fldCharType="separate"/>
      </w:r>
      <w:r w:rsidR="00187E8E">
        <w:rPr>
          <w:noProof/>
        </w:rPr>
        <w:t>1108</w:t>
      </w:r>
      <w:r>
        <w:fldChar w:fldCharType="end"/>
      </w:r>
    </w:p>
    <w:p w14:paraId="3E761025" w14:textId="24B1852C"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187E8E">
        <w:t>The Friday Psali Batos for Nativity</w:t>
      </w:r>
      <w:r>
        <w:fldChar w:fldCharType="end"/>
      </w:r>
      <w:r>
        <w:tab/>
      </w:r>
      <w:r>
        <w:fldChar w:fldCharType="begin"/>
      </w:r>
      <w:r>
        <w:instrText xml:space="preserve"> PAGEREF _Ref434475177 \h </w:instrText>
      </w:r>
      <w:r>
        <w:fldChar w:fldCharType="separate"/>
      </w:r>
      <w:r w:rsidR="00187E8E">
        <w:rPr>
          <w:noProof/>
        </w:rPr>
        <w:t>1112</w:t>
      </w:r>
      <w:r>
        <w:fldChar w:fldCharType="end"/>
      </w:r>
    </w:p>
    <w:p w14:paraId="52564264" w14:textId="7E9DBEFB"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187E8E">
        <w:t>The Saturday Psali Batos for Nativity</w:t>
      </w:r>
      <w:r>
        <w:fldChar w:fldCharType="end"/>
      </w:r>
      <w:r>
        <w:tab/>
      </w:r>
      <w:r>
        <w:fldChar w:fldCharType="begin"/>
      </w:r>
      <w:r>
        <w:instrText xml:space="preserve"> PAGEREF _Ref434475196 \h </w:instrText>
      </w:r>
      <w:r>
        <w:fldChar w:fldCharType="separate"/>
      </w:r>
      <w:r w:rsidR="00187E8E">
        <w:rPr>
          <w:noProof/>
        </w:rPr>
        <w:t>1117</w:t>
      </w:r>
      <w:r>
        <w:fldChar w:fldCharType="end"/>
      </w:r>
    </w:p>
    <w:p w14:paraId="523DE632" w14:textId="7F9D5C95"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187E8E">
        <w:t>The Psali Adam for the Circumcision</w:t>
      </w:r>
      <w:r>
        <w:fldChar w:fldCharType="end"/>
      </w:r>
      <w:r>
        <w:tab/>
      </w:r>
      <w:r>
        <w:fldChar w:fldCharType="begin"/>
      </w:r>
      <w:r>
        <w:instrText xml:space="preserve"> PAGEREF _Ref434475229 \h </w:instrText>
      </w:r>
      <w:r>
        <w:fldChar w:fldCharType="separate"/>
      </w:r>
      <w:r w:rsidR="00187E8E">
        <w:rPr>
          <w:noProof/>
        </w:rPr>
        <w:t>1133</w:t>
      </w:r>
      <w:r>
        <w:fldChar w:fldCharType="end"/>
      </w:r>
    </w:p>
    <w:p w14:paraId="2BB4ED46" w14:textId="28CDF03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187E8E">
        <w:t>The Psali Batos for the Circumcision</w:t>
      </w:r>
      <w:r>
        <w:fldChar w:fldCharType="end"/>
      </w:r>
      <w:r>
        <w:tab/>
      </w:r>
      <w:r>
        <w:fldChar w:fldCharType="begin"/>
      </w:r>
      <w:r>
        <w:instrText xml:space="preserve"> PAGEREF _Ref434475252 \h </w:instrText>
      </w:r>
      <w:r>
        <w:fldChar w:fldCharType="separate"/>
      </w:r>
      <w:r w:rsidR="00187E8E">
        <w:rPr>
          <w:noProof/>
        </w:rPr>
        <w:t>1137</w:t>
      </w:r>
      <w:r>
        <w:fldChar w:fldCharType="end"/>
      </w:r>
    </w:p>
    <w:p w14:paraId="56FF597D" w14:textId="5DAA1243"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187E8E">
        <w:t>The Sunday Psali Adam for Theophany</w:t>
      </w:r>
      <w:r>
        <w:fldChar w:fldCharType="end"/>
      </w:r>
      <w:r>
        <w:tab/>
      </w:r>
      <w:r>
        <w:fldChar w:fldCharType="begin"/>
      </w:r>
      <w:r>
        <w:instrText xml:space="preserve"> PAGEREF _Ref434475280 \h </w:instrText>
      </w:r>
      <w:r>
        <w:fldChar w:fldCharType="separate"/>
      </w:r>
      <w:r w:rsidR="00187E8E">
        <w:rPr>
          <w:noProof/>
        </w:rPr>
        <w:t>1149</w:t>
      </w:r>
      <w:r>
        <w:fldChar w:fldCharType="end"/>
      </w:r>
    </w:p>
    <w:p w14:paraId="1D19000E" w14:textId="4C17343B"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187E8E">
        <w:t>The Monday Psali Adam for Theophany</w:t>
      </w:r>
      <w:r>
        <w:fldChar w:fldCharType="end"/>
      </w:r>
      <w:r>
        <w:tab/>
      </w:r>
      <w:r>
        <w:fldChar w:fldCharType="begin"/>
      </w:r>
      <w:r>
        <w:instrText xml:space="preserve"> PAGEREF _Ref434475309 \h </w:instrText>
      </w:r>
      <w:r>
        <w:fldChar w:fldCharType="separate"/>
      </w:r>
      <w:r w:rsidR="00187E8E">
        <w:rPr>
          <w:noProof/>
        </w:rPr>
        <w:t>1153</w:t>
      </w:r>
      <w:r>
        <w:fldChar w:fldCharType="end"/>
      </w:r>
    </w:p>
    <w:p w14:paraId="6323E549" w14:textId="38C2F4D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187E8E">
        <w:t>The Tuesday Psali Adam for Theophany</w:t>
      </w:r>
      <w:r>
        <w:fldChar w:fldCharType="end"/>
      </w:r>
      <w:r>
        <w:tab/>
      </w:r>
      <w:r>
        <w:fldChar w:fldCharType="begin"/>
      </w:r>
      <w:r>
        <w:instrText xml:space="preserve"> PAGEREF _Ref434475331 \h </w:instrText>
      </w:r>
      <w:r>
        <w:fldChar w:fldCharType="separate"/>
      </w:r>
      <w:r w:rsidR="00187E8E">
        <w:rPr>
          <w:noProof/>
        </w:rPr>
        <w:t>1156</w:t>
      </w:r>
      <w:r>
        <w:fldChar w:fldCharType="end"/>
      </w:r>
    </w:p>
    <w:p w14:paraId="7320174E" w14:textId="4999A5AC"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187E8E">
        <w:t>The Wednesday Psali Batos for Theophany</w:t>
      </w:r>
      <w:r>
        <w:fldChar w:fldCharType="end"/>
      </w:r>
      <w:r>
        <w:tab/>
      </w:r>
      <w:r>
        <w:fldChar w:fldCharType="begin"/>
      </w:r>
      <w:r>
        <w:instrText xml:space="preserve"> PAGEREF _Ref434475362 \h </w:instrText>
      </w:r>
      <w:r>
        <w:fldChar w:fldCharType="separate"/>
      </w:r>
      <w:r w:rsidR="00187E8E">
        <w:rPr>
          <w:noProof/>
        </w:rPr>
        <w:t>1160</w:t>
      </w:r>
      <w:r>
        <w:fldChar w:fldCharType="end"/>
      </w:r>
    </w:p>
    <w:p w14:paraId="312AF9DB" w14:textId="1D79FB46"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187E8E">
        <w:t>The Thursday Psali Batos for Theophany</w:t>
      </w:r>
      <w:r>
        <w:fldChar w:fldCharType="end"/>
      </w:r>
      <w:r>
        <w:tab/>
      </w:r>
      <w:r>
        <w:fldChar w:fldCharType="begin"/>
      </w:r>
      <w:r>
        <w:instrText xml:space="preserve"> PAGEREF _Ref434475388 \h </w:instrText>
      </w:r>
      <w:r>
        <w:fldChar w:fldCharType="separate"/>
      </w:r>
      <w:r w:rsidR="00187E8E">
        <w:rPr>
          <w:noProof/>
        </w:rPr>
        <w:t>1164</w:t>
      </w:r>
      <w:r>
        <w:fldChar w:fldCharType="end"/>
      </w:r>
    </w:p>
    <w:p w14:paraId="58C01D66" w14:textId="0DFC426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187E8E">
        <w:t>The Friday Psali Batos for Theophany</w:t>
      </w:r>
      <w:r>
        <w:fldChar w:fldCharType="end"/>
      </w:r>
      <w:r>
        <w:tab/>
      </w:r>
      <w:r>
        <w:fldChar w:fldCharType="begin"/>
      </w:r>
      <w:r>
        <w:instrText xml:space="preserve"> PAGEREF _Ref434475411 \h </w:instrText>
      </w:r>
      <w:r>
        <w:fldChar w:fldCharType="separate"/>
      </w:r>
      <w:r w:rsidR="00187E8E">
        <w:rPr>
          <w:noProof/>
        </w:rPr>
        <w:t>1168</w:t>
      </w:r>
      <w:r>
        <w:fldChar w:fldCharType="end"/>
      </w:r>
    </w:p>
    <w:p w14:paraId="5D34BFE6" w14:textId="08F7FD43"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187E8E">
        <w:t>The Saturday Psali Batos for Theophany</w:t>
      </w:r>
      <w:r>
        <w:fldChar w:fldCharType="end"/>
      </w:r>
      <w:r>
        <w:tab/>
      </w:r>
      <w:r>
        <w:fldChar w:fldCharType="begin"/>
      </w:r>
      <w:r>
        <w:instrText xml:space="preserve"> PAGEREF _Ref434475434 \h </w:instrText>
      </w:r>
      <w:r>
        <w:fldChar w:fldCharType="separate"/>
      </w:r>
      <w:r w:rsidR="00187E8E">
        <w:rPr>
          <w:noProof/>
        </w:rPr>
        <w:t>1172</w:t>
      </w:r>
      <w:r>
        <w:fldChar w:fldCharType="end"/>
      </w:r>
    </w:p>
    <w:p w14:paraId="4BB2BF55" w14:textId="2D86325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187E8E">
        <w:t>The Psali Adam for the Wedding of Cana</w:t>
      </w:r>
      <w:r>
        <w:fldChar w:fldCharType="end"/>
      </w:r>
      <w:r>
        <w:tab/>
      </w:r>
      <w:r>
        <w:fldChar w:fldCharType="begin"/>
      </w:r>
      <w:r>
        <w:instrText xml:space="preserve"> PAGEREF _Ref434475472 \h </w:instrText>
      </w:r>
      <w:r>
        <w:fldChar w:fldCharType="separate"/>
      </w:r>
      <w:r w:rsidR="00187E8E">
        <w:rPr>
          <w:noProof/>
        </w:rPr>
        <w:t>1181</w:t>
      </w:r>
      <w:r>
        <w:fldChar w:fldCharType="end"/>
      </w:r>
    </w:p>
    <w:p w14:paraId="2363057C" w14:textId="3CC85F9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187E8E">
        <w:t>The Psali Batos for the Wedding of Cana</w:t>
      </w:r>
      <w:r>
        <w:fldChar w:fldCharType="end"/>
      </w:r>
      <w:r>
        <w:tab/>
      </w:r>
      <w:r>
        <w:fldChar w:fldCharType="begin"/>
      </w:r>
      <w:r>
        <w:instrText xml:space="preserve"> PAGEREF _Ref434475500 \h </w:instrText>
      </w:r>
      <w:r>
        <w:fldChar w:fldCharType="separate"/>
      </w:r>
      <w:r w:rsidR="00187E8E">
        <w:rPr>
          <w:noProof/>
        </w:rPr>
        <w:t>1185</w:t>
      </w:r>
      <w:r>
        <w:fldChar w:fldCharType="end"/>
      </w:r>
    </w:p>
    <w:p w14:paraId="28D62537" w14:textId="7C953E4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187E8E">
        <w:t>The Psali Adam for Annunciation</w:t>
      </w:r>
      <w:r>
        <w:fldChar w:fldCharType="end"/>
      </w:r>
      <w:r>
        <w:tab/>
      </w:r>
      <w:r>
        <w:fldChar w:fldCharType="begin"/>
      </w:r>
      <w:r>
        <w:instrText xml:space="preserve"> PAGEREF _Ref434475566 \h </w:instrText>
      </w:r>
      <w:r>
        <w:fldChar w:fldCharType="separate"/>
      </w:r>
      <w:r w:rsidR="00187E8E">
        <w:rPr>
          <w:noProof/>
        </w:rPr>
        <w:t>1218</w:t>
      </w:r>
      <w:r>
        <w:fldChar w:fldCharType="end"/>
      </w:r>
    </w:p>
    <w:p w14:paraId="3A5E672D" w14:textId="2097B57E"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187E8E">
        <w:t>The Psali Batos for Annunciation</w:t>
      </w:r>
      <w:r>
        <w:fldChar w:fldCharType="end"/>
      </w:r>
      <w:r>
        <w:tab/>
      </w:r>
      <w:r>
        <w:fldChar w:fldCharType="begin"/>
      </w:r>
      <w:r>
        <w:instrText xml:space="preserve"> PAGEREF _Ref434475591 \h </w:instrText>
      </w:r>
      <w:r>
        <w:fldChar w:fldCharType="separate"/>
      </w:r>
      <w:r w:rsidR="00187E8E">
        <w:rPr>
          <w:noProof/>
        </w:rPr>
        <w:t>1222</w:t>
      </w:r>
      <w:r>
        <w:fldChar w:fldCharType="end"/>
      </w:r>
    </w:p>
    <w:p w14:paraId="52A90C07" w14:textId="7FC67A48"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187E8E">
        <w:t>The Psali Adam for the Entry into Egypt</w:t>
      </w:r>
      <w:r>
        <w:fldChar w:fldCharType="end"/>
      </w:r>
      <w:r>
        <w:tab/>
      </w:r>
      <w:r>
        <w:fldChar w:fldCharType="begin"/>
      </w:r>
      <w:r>
        <w:instrText xml:space="preserve"> PAGEREF _Ref434476089 \h </w:instrText>
      </w:r>
      <w:r>
        <w:fldChar w:fldCharType="separate"/>
      </w:r>
      <w:r w:rsidR="00187E8E">
        <w:rPr>
          <w:noProof/>
        </w:rPr>
        <w:t>1244</w:t>
      </w:r>
      <w:r>
        <w:fldChar w:fldCharType="end"/>
      </w:r>
    </w:p>
    <w:p w14:paraId="3A3F4AD9" w14:textId="42E71064"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187E8E">
        <w:t>The Psali Batos for the Entry into Egypt</w:t>
      </w:r>
      <w:r>
        <w:fldChar w:fldCharType="end"/>
      </w:r>
      <w:r>
        <w:tab/>
      </w:r>
      <w:r>
        <w:fldChar w:fldCharType="begin"/>
      </w:r>
      <w:r>
        <w:instrText xml:space="preserve"> PAGEREF _Ref434476112 \h </w:instrText>
      </w:r>
      <w:r>
        <w:fldChar w:fldCharType="separate"/>
      </w:r>
      <w:r w:rsidR="00187E8E">
        <w:rPr>
          <w:noProof/>
        </w:rPr>
        <w:t>1248</w:t>
      </w:r>
      <w:r>
        <w:fldChar w:fldCharType="end"/>
      </w:r>
    </w:p>
    <w:p w14:paraId="29274CA9" w14:textId="52ADE9DB"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187E8E">
        <w:t>The Psali Adam for the Apostles’ Fast</w:t>
      </w:r>
      <w:r>
        <w:fldChar w:fldCharType="end"/>
      </w:r>
      <w:r>
        <w:tab/>
      </w:r>
      <w:r>
        <w:fldChar w:fldCharType="begin"/>
      </w:r>
      <w:r>
        <w:instrText xml:space="preserve"> PAGEREF _Ref434476183 \h </w:instrText>
      </w:r>
      <w:r>
        <w:fldChar w:fldCharType="separate"/>
      </w:r>
      <w:r w:rsidR="00187E8E">
        <w:rPr>
          <w:noProof/>
        </w:rPr>
        <w:t>1269</w:t>
      </w:r>
      <w:r>
        <w:fldChar w:fldCharType="end"/>
      </w:r>
    </w:p>
    <w:p w14:paraId="63B4C376" w14:textId="6BEC3F73"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187E8E">
        <w:t>The Psali Batos for the Apostles’ Fast</w:t>
      </w:r>
      <w:r>
        <w:fldChar w:fldCharType="end"/>
      </w:r>
      <w:r>
        <w:tab/>
      </w:r>
      <w:r>
        <w:fldChar w:fldCharType="begin"/>
      </w:r>
      <w:r>
        <w:instrText xml:space="preserve"> PAGEREF _Ref434476204 \h </w:instrText>
      </w:r>
      <w:r>
        <w:fldChar w:fldCharType="separate"/>
      </w:r>
      <w:r w:rsidR="00187E8E">
        <w:rPr>
          <w:noProof/>
        </w:rPr>
        <w:t>1272</w:t>
      </w:r>
      <w:r>
        <w:fldChar w:fldCharType="end"/>
      </w:r>
    </w:p>
    <w:p w14:paraId="28BB7E6E" w14:textId="61579E8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187E8E">
        <w:t>The Psali Adam for the Apostles’ Feast</w:t>
      </w:r>
      <w:r>
        <w:fldChar w:fldCharType="end"/>
      </w:r>
      <w:r>
        <w:tab/>
      </w:r>
      <w:r>
        <w:fldChar w:fldCharType="begin"/>
      </w:r>
      <w:r>
        <w:instrText xml:space="preserve"> PAGEREF _Ref434476236 \h </w:instrText>
      </w:r>
      <w:r>
        <w:fldChar w:fldCharType="separate"/>
      </w:r>
      <w:r w:rsidR="00187E8E">
        <w:rPr>
          <w:noProof/>
        </w:rPr>
        <w:t>1290</w:t>
      </w:r>
      <w:r>
        <w:fldChar w:fldCharType="end"/>
      </w:r>
    </w:p>
    <w:p w14:paraId="3BEDFF67" w14:textId="168C465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187E8E">
        <w:t>The Psali Batos for the Apostles’ Feast</w:t>
      </w:r>
      <w:r>
        <w:fldChar w:fldCharType="end"/>
      </w:r>
      <w:r>
        <w:tab/>
      </w:r>
      <w:r>
        <w:fldChar w:fldCharType="begin"/>
      </w:r>
      <w:r>
        <w:instrText xml:space="preserve"> PAGEREF _Ref434476261 \h </w:instrText>
      </w:r>
      <w:r>
        <w:fldChar w:fldCharType="separate"/>
      </w:r>
      <w:r w:rsidR="00187E8E">
        <w:rPr>
          <w:noProof/>
        </w:rPr>
        <w:t>1294</w:t>
      </w:r>
      <w:r>
        <w:fldChar w:fldCharType="end"/>
      </w:r>
    </w:p>
    <w:p w14:paraId="346BEA29" w14:textId="6F3BFC5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187E8E">
        <w:t>The Psali Adam for the Transfiguration</w:t>
      </w:r>
      <w:r>
        <w:fldChar w:fldCharType="end"/>
      </w:r>
      <w:r>
        <w:tab/>
      </w:r>
      <w:r>
        <w:fldChar w:fldCharType="begin"/>
      </w:r>
      <w:r>
        <w:instrText xml:space="preserve"> PAGEREF _Ref434476299 \h </w:instrText>
      </w:r>
      <w:r>
        <w:fldChar w:fldCharType="separate"/>
      </w:r>
      <w:r w:rsidR="00187E8E">
        <w:rPr>
          <w:noProof/>
        </w:rPr>
        <w:t>1318</w:t>
      </w:r>
      <w:r>
        <w:fldChar w:fldCharType="end"/>
      </w:r>
    </w:p>
    <w:p w14:paraId="2B02F545" w14:textId="41E67B9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187E8E">
        <w:t>The Psali Batos for the Transfiguration</w:t>
      </w:r>
      <w:r>
        <w:fldChar w:fldCharType="end"/>
      </w:r>
      <w:r>
        <w:tab/>
      </w:r>
      <w:r>
        <w:fldChar w:fldCharType="begin"/>
      </w:r>
      <w:r>
        <w:instrText xml:space="preserve"> PAGEREF _Ref434476316 \h </w:instrText>
      </w:r>
      <w:r>
        <w:fldChar w:fldCharType="separate"/>
      </w:r>
      <w:r w:rsidR="00187E8E">
        <w:rPr>
          <w:noProof/>
        </w:rPr>
        <w:t>1321</w:t>
      </w:r>
      <w:r>
        <w:fldChar w:fldCharType="end"/>
      </w:r>
    </w:p>
    <w:p w14:paraId="2B8831C2" w14:textId="240F4094"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187E8E">
        <w:t>The Psali Adam for Great Lent</w:t>
      </w:r>
      <w:r>
        <w:fldChar w:fldCharType="end"/>
      </w:r>
      <w:r>
        <w:tab/>
      </w:r>
      <w:r>
        <w:fldChar w:fldCharType="begin"/>
      </w:r>
      <w:r>
        <w:instrText xml:space="preserve"> PAGEREF _Ref434476347 \h </w:instrText>
      </w:r>
      <w:r>
        <w:fldChar w:fldCharType="separate"/>
      </w:r>
      <w:r w:rsidR="00187E8E">
        <w:rPr>
          <w:noProof/>
        </w:rPr>
        <w:t>1344</w:t>
      </w:r>
      <w:r>
        <w:fldChar w:fldCharType="end"/>
      </w:r>
    </w:p>
    <w:p w14:paraId="22E9A337" w14:textId="198829A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187E8E">
        <w:t>The Psali Batos for Great Lent</w:t>
      </w:r>
      <w:r>
        <w:fldChar w:fldCharType="end"/>
      </w:r>
      <w:r>
        <w:tab/>
      </w:r>
      <w:r>
        <w:fldChar w:fldCharType="begin"/>
      </w:r>
      <w:r>
        <w:instrText xml:space="preserve"> PAGEREF _Ref434476369 \h </w:instrText>
      </w:r>
      <w:r>
        <w:fldChar w:fldCharType="separate"/>
      </w:r>
      <w:r w:rsidR="00187E8E">
        <w:rPr>
          <w:noProof/>
        </w:rPr>
        <w:t>1344</w:t>
      </w:r>
      <w:r>
        <w:fldChar w:fldCharType="end"/>
      </w:r>
    </w:p>
    <w:p w14:paraId="7827303F" w14:textId="03A5963C"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187E8E">
        <w:t>The Psali Batos for Lazarus Saturday</w:t>
      </w:r>
      <w:r>
        <w:fldChar w:fldCharType="end"/>
      </w:r>
      <w:r>
        <w:tab/>
      </w:r>
      <w:r>
        <w:fldChar w:fldCharType="begin"/>
      </w:r>
      <w:r>
        <w:instrText xml:space="preserve"> PAGEREF _Ref434476394 \h </w:instrText>
      </w:r>
      <w:r>
        <w:fldChar w:fldCharType="separate"/>
      </w:r>
      <w:r w:rsidR="00084B90">
        <w:rPr>
          <w:noProof/>
        </w:rPr>
        <w:t>1115</w:t>
      </w:r>
      <w:r>
        <w:fldChar w:fldCharType="end"/>
      </w:r>
    </w:p>
    <w:p w14:paraId="1272D4BB" w14:textId="5CE3AC64"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t>The Psali Adam for Palm Sunday</w:t>
      </w:r>
      <w:r>
        <w:fldChar w:fldCharType="end"/>
      </w:r>
      <w:r w:rsidR="006C1B94">
        <w:tab/>
      </w:r>
      <w:r>
        <w:fldChar w:fldCharType="begin"/>
      </w:r>
      <w:r>
        <w:instrText xml:space="preserve"> PAGEREF _Ref485192297 \h </w:instrText>
      </w:r>
      <w:r>
        <w:fldChar w:fldCharType="separate"/>
      </w:r>
      <w:r>
        <w:rPr>
          <w:noProof/>
        </w:rPr>
        <w:t>1128</w:t>
      </w:r>
      <w:r>
        <w:fldChar w:fldCharType="end"/>
      </w:r>
    </w:p>
    <w:p w14:paraId="0E4E4E45" w14:textId="68465384"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187E8E">
        <w:t>The Psali Batos for the Joyous Saturday</w:t>
      </w:r>
      <w:r>
        <w:fldChar w:fldCharType="end"/>
      </w:r>
      <w:r>
        <w:tab/>
      </w:r>
      <w:r>
        <w:fldChar w:fldCharType="begin"/>
      </w:r>
      <w:r>
        <w:instrText xml:space="preserve"> PAGEREF _Ref435562018 \h </w:instrText>
      </w:r>
      <w:r>
        <w:fldChar w:fldCharType="separate"/>
      </w:r>
      <w:r w:rsidR="00187E8E">
        <w:rPr>
          <w:noProof/>
        </w:rPr>
        <w:t>1344</w:t>
      </w:r>
      <w:r>
        <w:fldChar w:fldCharType="end"/>
      </w:r>
    </w:p>
    <w:p w14:paraId="5A57B684" w14:textId="3C5A1D7A"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t>The Psali Adam Pascha</w:t>
      </w:r>
      <w:r>
        <w:fldChar w:fldCharType="end"/>
      </w:r>
      <w:r w:rsidR="006C1B94">
        <w:tab/>
      </w:r>
      <w:r>
        <w:fldChar w:fldCharType="begin"/>
      </w:r>
      <w:r>
        <w:instrText xml:space="preserve"> PAGEREF _Ref485192337 \h </w:instrText>
      </w:r>
      <w:r>
        <w:fldChar w:fldCharType="separate"/>
      </w:r>
      <w:r>
        <w:rPr>
          <w:noProof/>
        </w:rPr>
        <w:t>1151</w:t>
      </w:r>
      <w:r>
        <w:fldChar w:fldCharType="end"/>
      </w:r>
    </w:p>
    <w:p w14:paraId="7201C2B6" w14:textId="5A1FE4CF"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187E8E">
        <w:t>The Psali Batos Pascha</w:t>
      </w:r>
      <w:r>
        <w:fldChar w:fldCharType="end"/>
      </w:r>
      <w:r>
        <w:tab/>
      </w:r>
      <w:r>
        <w:fldChar w:fldCharType="begin"/>
      </w:r>
      <w:r>
        <w:instrText xml:space="preserve"> PAGEREF _Ref434476459 \h </w:instrText>
      </w:r>
      <w:r>
        <w:fldChar w:fldCharType="separate"/>
      </w:r>
      <w:r w:rsidR="00187E8E">
        <w:rPr>
          <w:noProof/>
        </w:rPr>
        <w:t>1344</w:t>
      </w:r>
      <w:r>
        <w:fldChar w:fldCharType="end"/>
      </w:r>
    </w:p>
    <w:p w14:paraId="4897BB60" w14:textId="0CCFBD33"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187E8E">
        <w:t>The Psali Adam for the Ascension</w:t>
      </w:r>
      <w:r>
        <w:fldChar w:fldCharType="end"/>
      </w:r>
      <w:r>
        <w:tab/>
      </w:r>
      <w:r>
        <w:fldChar w:fldCharType="begin"/>
      </w:r>
      <w:r>
        <w:instrText xml:space="preserve"> PAGEREF _Ref434476482 \h </w:instrText>
      </w:r>
      <w:r>
        <w:fldChar w:fldCharType="separate"/>
      </w:r>
      <w:r w:rsidR="00084B90">
        <w:rPr>
          <w:noProof/>
        </w:rPr>
        <w:t>1184</w:t>
      </w:r>
      <w:r>
        <w:fldChar w:fldCharType="end"/>
      </w:r>
    </w:p>
    <w:p w14:paraId="7FFC2411" w14:textId="57DF09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187E8E">
        <w:t>The Psali Batos for the Ascension</w:t>
      </w:r>
      <w:r>
        <w:fldChar w:fldCharType="end"/>
      </w:r>
      <w:r>
        <w:tab/>
      </w:r>
      <w:r>
        <w:fldChar w:fldCharType="begin"/>
      </w:r>
      <w:r>
        <w:instrText xml:space="preserve"> PAGEREF _Ref434476541 \h </w:instrText>
      </w:r>
      <w:r>
        <w:fldChar w:fldCharType="separate"/>
      </w:r>
      <w:r w:rsidR="00187E8E">
        <w:rPr>
          <w:noProof/>
        </w:rPr>
        <w:t>1344</w:t>
      </w:r>
      <w:r>
        <w:fldChar w:fldCharType="end"/>
      </w:r>
    </w:p>
    <w:p w14:paraId="0700AA59" w14:textId="682EC3E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187E8E">
        <w:t>The Psali Adam for Pentecost</w:t>
      </w:r>
      <w:r>
        <w:fldChar w:fldCharType="end"/>
      </w:r>
      <w:r>
        <w:tab/>
      </w:r>
      <w:r>
        <w:fldChar w:fldCharType="begin"/>
      </w:r>
      <w:r>
        <w:instrText xml:space="preserve"> PAGEREF _Ref434476566 \h </w:instrText>
      </w:r>
      <w:r>
        <w:fldChar w:fldCharType="separate"/>
      </w:r>
      <w:r w:rsidR="00187E8E">
        <w:rPr>
          <w:noProof/>
        </w:rPr>
        <w:t>1344</w:t>
      </w:r>
      <w:r>
        <w:fldChar w:fldCharType="end"/>
      </w:r>
    </w:p>
    <w:p w14:paraId="28A2BA4F" w14:textId="553FDEAC" w:rsidR="003E106D" w:rsidRDefault="003E106D" w:rsidP="003E106D">
      <w:pPr>
        <w:pStyle w:val="Heading3"/>
      </w:pPr>
      <w:r>
        <w:t>Saints’ Psalis</w:t>
      </w:r>
    </w:p>
    <w:p w14:paraId="6DAFC3E2" w14:textId="0119525A"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t>The Psali Adam for the Virgin</w:t>
      </w:r>
      <w:r>
        <w:fldChar w:fldCharType="end"/>
      </w:r>
      <w:r w:rsidR="007E24F9">
        <w:tab/>
      </w:r>
      <w:r>
        <w:fldChar w:fldCharType="begin"/>
      </w:r>
      <w:r>
        <w:instrText xml:space="preserve"> PAGEREF _Ref485192399 \h </w:instrText>
      </w:r>
      <w:r>
        <w:fldChar w:fldCharType="separate"/>
      </w:r>
      <w:r>
        <w:rPr>
          <w:noProof/>
        </w:rPr>
        <w:t>1070</w:t>
      </w:r>
      <w:r>
        <w:fldChar w:fldCharType="end"/>
      </w:r>
    </w:p>
    <w:p w14:paraId="609D95F6" w14:textId="3BE8F058"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187E8E">
        <w:t>The Psali Batos for the Virgin</w:t>
      </w:r>
      <w:r>
        <w:fldChar w:fldCharType="end"/>
      </w:r>
      <w:r>
        <w:tab/>
      </w:r>
      <w:r>
        <w:fldChar w:fldCharType="begin"/>
      </w:r>
      <w:r>
        <w:instrText xml:space="preserve"> PAGEREF _Ref435734818 \h </w:instrText>
      </w:r>
      <w:r>
        <w:fldChar w:fldCharType="separate"/>
      </w:r>
      <w:r w:rsidR="00084B90">
        <w:rPr>
          <w:noProof/>
        </w:rPr>
        <w:t>1073</w:t>
      </w:r>
      <w:r>
        <w:fldChar w:fldCharType="end"/>
      </w:r>
    </w:p>
    <w:p w14:paraId="3F93C9B6" w14:textId="77777777" w:rsidR="00B411C9" w:rsidRDefault="00B411C9" w:rsidP="00B411C9">
      <w:pPr>
        <w:pStyle w:val="Heading2"/>
      </w:pPr>
      <w:bookmarkStart w:id="2037" w:name="_Toc485108597"/>
      <w:r>
        <w:lastRenderedPageBreak/>
        <w:t>Index of Doxologies</w:t>
      </w:r>
      <w:bookmarkEnd w:id="2037"/>
    </w:p>
    <w:p w14:paraId="23AE197F" w14:textId="3178062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187E8E">
        <w:t>The Introduction to the Doxologies</w:t>
      </w:r>
      <w:r>
        <w:fldChar w:fldCharType="end"/>
      </w:r>
      <w:r>
        <w:tab/>
      </w:r>
      <w:r>
        <w:fldChar w:fldCharType="begin"/>
      </w:r>
      <w:r>
        <w:instrText xml:space="preserve"> PAGEREF _Ref434477171 \h </w:instrText>
      </w:r>
      <w:r>
        <w:fldChar w:fldCharType="separate"/>
      </w:r>
      <w:r w:rsidR="00187E8E">
        <w:rPr>
          <w:noProof/>
        </w:rPr>
        <w:t>912</w:t>
      </w:r>
      <w:r>
        <w:fldChar w:fldCharType="end"/>
      </w:r>
    </w:p>
    <w:p w14:paraId="6914D076" w14:textId="77777777" w:rsidR="00E21EA3" w:rsidRDefault="00E21EA3" w:rsidP="00E21EA3">
      <w:pPr>
        <w:pStyle w:val="Heading3"/>
      </w:pPr>
      <w:bookmarkStart w:id="2038" w:name="_Ref435642966"/>
      <w:r>
        <w:t>Seasonal Doxologies</w:t>
      </w:r>
      <w:bookmarkEnd w:id="2038"/>
    </w:p>
    <w:p w14:paraId="5E8E28F7" w14:textId="1FB18AD0"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187E8E">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187E8E">
        <w:rPr>
          <w:noProof/>
        </w:rPr>
        <w:t>956</w:t>
      </w:r>
      <w:r w:rsidR="00E21EA3">
        <w:fldChar w:fldCharType="end"/>
      </w:r>
    </w:p>
    <w:p w14:paraId="0EC66D5E" w14:textId="1CE4FEF3"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187E8E">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187E8E">
        <w:rPr>
          <w:noProof/>
        </w:rPr>
        <w:t>976</w:t>
      </w:r>
      <w:r w:rsidR="00E21EA3">
        <w:fldChar w:fldCharType="end"/>
      </w:r>
    </w:p>
    <w:p w14:paraId="6D5E5642" w14:textId="370161FE"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t xml:space="preserve">The First Doxology of December or </w:t>
      </w:r>
      <w:r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Pr>
          <w:noProof/>
        </w:rPr>
        <w:t>1045</w:t>
      </w:r>
      <w:r w:rsidR="00CC1CA8">
        <w:fldChar w:fldCharType="end"/>
      </w:r>
    </w:p>
    <w:p w14:paraId="57201B22" w14:textId="68D18E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187E8E">
        <w:t xml:space="preserve">The Second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187E8E">
        <w:rPr>
          <w:noProof/>
        </w:rPr>
        <w:t>1047</w:t>
      </w:r>
      <w:r>
        <w:fldChar w:fldCharType="end"/>
      </w:r>
    </w:p>
    <w:p w14:paraId="05BDDC9E" w14:textId="082B805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187E8E">
        <w:t xml:space="preserve">The Third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187E8E">
        <w:rPr>
          <w:noProof/>
        </w:rPr>
        <w:t>1049</w:t>
      </w:r>
      <w:r>
        <w:fldChar w:fldCharType="end"/>
      </w:r>
    </w:p>
    <w:p w14:paraId="5FC55723" w14:textId="3E6643F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187E8E">
        <w:t xml:space="preserve">The Fourth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187E8E">
        <w:rPr>
          <w:noProof/>
        </w:rPr>
        <w:t>1051</w:t>
      </w:r>
      <w:r>
        <w:fldChar w:fldCharType="end"/>
      </w:r>
    </w:p>
    <w:p w14:paraId="30ACCD55" w14:textId="0CD8D50B"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187E8E">
        <w:t xml:space="preserve">The Fifth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187E8E">
        <w:rPr>
          <w:noProof/>
        </w:rPr>
        <w:t>1052</w:t>
      </w:r>
      <w:r>
        <w:fldChar w:fldCharType="end"/>
      </w:r>
    </w:p>
    <w:p w14:paraId="704DF3C4" w14:textId="17512B2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187E8E">
        <w:t xml:space="preserve">The Sixth Doxology of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187E8E">
        <w:rPr>
          <w:noProof/>
        </w:rPr>
        <w:t>1054</w:t>
      </w:r>
      <w:r>
        <w:fldChar w:fldCharType="end"/>
      </w:r>
    </w:p>
    <w:p w14:paraId="798DA7C0" w14:textId="0445A9AE"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87E8E">
        <w:rPr>
          <w:noProof/>
        </w:rPr>
        <w:t>1059</w:t>
      </w:r>
      <w:r>
        <w:fldChar w:fldCharType="end"/>
      </w:r>
    </w:p>
    <w:p w14:paraId="4A697333" w14:textId="1AFD72FB"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187E8E">
        <w:t>The Doxology for the Preparation Day of Nativity</w:t>
      </w:r>
      <w:r>
        <w:fldChar w:fldCharType="end"/>
      </w:r>
      <w:r>
        <w:tab/>
      </w:r>
      <w:r>
        <w:fldChar w:fldCharType="begin"/>
      </w:r>
      <w:r>
        <w:instrText xml:space="preserve"> PAGEREF _Ref434477504 \h </w:instrText>
      </w:r>
      <w:r>
        <w:fldChar w:fldCharType="separate"/>
      </w:r>
      <w:r w:rsidR="00187E8E">
        <w:rPr>
          <w:noProof/>
        </w:rPr>
        <w:t>1083</w:t>
      </w:r>
      <w:r>
        <w:fldChar w:fldCharType="end"/>
      </w:r>
    </w:p>
    <w:p w14:paraId="4A754E82" w14:textId="26A80E33"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t>The First Doxology for Nativity</w:t>
      </w:r>
      <w:r>
        <w:fldChar w:fldCharType="end"/>
      </w:r>
      <w:r w:rsidR="00E21EA3">
        <w:tab/>
      </w:r>
      <w:r>
        <w:fldChar w:fldCharType="begin"/>
      </w:r>
      <w:r>
        <w:instrText xml:space="preserve"> PAGEREF _Ref485108167 \h </w:instrText>
      </w:r>
      <w:r>
        <w:fldChar w:fldCharType="separate"/>
      </w:r>
      <w:r>
        <w:rPr>
          <w:noProof/>
        </w:rPr>
        <w:t>1086</w:t>
      </w:r>
      <w:r>
        <w:fldChar w:fldCharType="end"/>
      </w:r>
    </w:p>
    <w:p w14:paraId="1151A90C" w14:textId="41E6E9EF"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187E8E">
        <w:t>The Second Doxology for Nativity</w:t>
      </w:r>
      <w:r>
        <w:fldChar w:fldCharType="end"/>
      </w:r>
      <w:r>
        <w:tab/>
      </w:r>
      <w:r>
        <w:fldChar w:fldCharType="begin"/>
      </w:r>
      <w:r>
        <w:instrText xml:space="preserve"> PAGEREF _Ref434477542 \h </w:instrText>
      </w:r>
      <w:r>
        <w:fldChar w:fldCharType="separate"/>
      </w:r>
      <w:r w:rsidR="00187E8E">
        <w:rPr>
          <w:noProof/>
        </w:rPr>
        <w:t>1088</w:t>
      </w:r>
      <w:r>
        <w:fldChar w:fldCharType="end"/>
      </w:r>
    </w:p>
    <w:p w14:paraId="04CEE058" w14:textId="122FDF0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187E8E">
        <w:t>The Third Doxology for Nativity</w:t>
      </w:r>
      <w:r>
        <w:fldChar w:fldCharType="end"/>
      </w:r>
      <w:r>
        <w:tab/>
      </w:r>
      <w:r>
        <w:fldChar w:fldCharType="begin"/>
      </w:r>
      <w:r>
        <w:instrText xml:space="preserve"> PAGEREF _Ref434477554 \h </w:instrText>
      </w:r>
      <w:r>
        <w:fldChar w:fldCharType="separate"/>
      </w:r>
      <w:r w:rsidR="00187E8E">
        <w:rPr>
          <w:noProof/>
        </w:rPr>
        <w:t>1089</w:t>
      </w:r>
      <w:r>
        <w:fldChar w:fldCharType="end"/>
      </w:r>
    </w:p>
    <w:p w14:paraId="0F813F2D" w14:textId="4A2845E2"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t>The Doxology for the Circumcision</w:t>
      </w:r>
      <w:r>
        <w:fldChar w:fldCharType="end"/>
      </w:r>
      <w:r w:rsidR="00E21EA3">
        <w:tab/>
      </w:r>
      <w:r>
        <w:fldChar w:fldCharType="begin"/>
      </w:r>
      <w:r>
        <w:instrText xml:space="preserve"> PAGEREF _Ref485108210 \h </w:instrText>
      </w:r>
      <w:r>
        <w:fldChar w:fldCharType="separate"/>
      </w:r>
      <w:r>
        <w:rPr>
          <w:noProof/>
        </w:rPr>
        <w:t>1132</w:t>
      </w:r>
      <w:r>
        <w:fldChar w:fldCharType="end"/>
      </w:r>
    </w:p>
    <w:p w14:paraId="6C616575" w14:textId="49250EAB"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t>An Abridged Doxology for Theophany</w:t>
      </w:r>
      <w:r>
        <w:fldChar w:fldCharType="end"/>
      </w:r>
      <w:r w:rsidR="00E21EA3">
        <w:tab/>
      </w:r>
      <w:r>
        <w:fldChar w:fldCharType="begin"/>
      </w:r>
      <w:r>
        <w:instrText xml:space="preserve"> PAGEREF _Ref485108233 \h </w:instrText>
      </w:r>
      <w:r>
        <w:fldChar w:fldCharType="separate"/>
      </w:r>
      <w:r>
        <w:rPr>
          <w:noProof/>
        </w:rPr>
        <w:t>1143</w:t>
      </w:r>
      <w:r>
        <w:fldChar w:fldCharType="end"/>
      </w:r>
    </w:p>
    <w:p w14:paraId="6F7E179C" w14:textId="6016818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187E8E">
        <w:t>The First Doxology for Theophany</w:t>
      </w:r>
      <w:r>
        <w:fldChar w:fldCharType="end"/>
      </w:r>
      <w:r>
        <w:tab/>
      </w:r>
      <w:r>
        <w:fldChar w:fldCharType="begin"/>
      </w:r>
      <w:r>
        <w:instrText xml:space="preserve"> PAGEREF _Ref434477641 \h </w:instrText>
      </w:r>
      <w:r>
        <w:fldChar w:fldCharType="separate"/>
      </w:r>
      <w:r w:rsidR="00187E8E">
        <w:rPr>
          <w:noProof/>
        </w:rPr>
        <w:t>1144</w:t>
      </w:r>
      <w:r>
        <w:fldChar w:fldCharType="end"/>
      </w:r>
    </w:p>
    <w:p w14:paraId="535CC145" w14:textId="2D41E365"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187E8E">
        <w:t>The Second Doxology for Theophany</w:t>
      </w:r>
      <w:r>
        <w:fldChar w:fldCharType="end"/>
      </w:r>
      <w:r>
        <w:tab/>
      </w:r>
      <w:r>
        <w:fldChar w:fldCharType="begin"/>
      </w:r>
      <w:r>
        <w:instrText xml:space="preserve"> PAGEREF _Ref434477660 \h </w:instrText>
      </w:r>
      <w:r>
        <w:fldChar w:fldCharType="separate"/>
      </w:r>
      <w:r w:rsidR="00187E8E">
        <w:rPr>
          <w:noProof/>
        </w:rPr>
        <w:t>1146</w:t>
      </w:r>
      <w:r>
        <w:fldChar w:fldCharType="end"/>
      </w:r>
    </w:p>
    <w:p w14:paraId="286F48D0" w14:textId="00C37EEE"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t>The Doxology for the Wedding of Cana</w:t>
      </w:r>
      <w:r>
        <w:fldChar w:fldCharType="end"/>
      </w:r>
      <w:r w:rsidR="00E21EA3">
        <w:tab/>
      </w:r>
      <w:r>
        <w:fldChar w:fldCharType="begin"/>
      </w:r>
      <w:r>
        <w:instrText xml:space="preserve"> PAGEREF _Ref485108263 \h </w:instrText>
      </w:r>
      <w:r>
        <w:fldChar w:fldCharType="separate"/>
      </w:r>
      <w:r>
        <w:rPr>
          <w:noProof/>
        </w:rPr>
        <w:t>1180</w:t>
      </w:r>
      <w:r>
        <w:fldChar w:fldCharType="end"/>
      </w:r>
    </w:p>
    <w:p w14:paraId="504917BF" w14:textId="127968FC"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t>The Doxology for the Entrance into the Temple</w:t>
      </w:r>
      <w:r>
        <w:fldChar w:fldCharType="end"/>
      </w:r>
      <w:r w:rsidR="00E21EA3">
        <w:tab/>
      </w:r>
      <w:r>
        <w:fldChar w:fldCharType="begin"/>
      </w:r>
      <w:r>
        <w:instrText xml:space="preserve"> PAGEREF _Ref485108288 \h </w:instrText>
      </w:r>
      <w:r>
        <w:fldChar w:fldCharType="separate"/>
      </w:r>
      <w:r>
        <w:rPr>
          <w:noProof/>
        </w:rPr>
        <w:t>1203</w:t>
      </w:r>
      <w:r>
        <w:fldChar w:fldCharType="end"/>
      </w:r>
    </w:p>
    <w:p w14:paraId="1F20DF78" w14:textId="11FFFDD9"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187E8E">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187E8E">
        <w:rPr>
          <w:noProof/>
        </w:rPr>
        <w:t>1216</w:t>
      </w:r>
      <w:r w:rsidR="00E21EA3">
        <w:fldChar w:fldCharType="end"/>
      </w:r>
    </w:p>
    <w:p w14:paraId="4B29B358" w14:textId="51E9176D"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t>May 19 / Pashons 24: The Entry into Egypt</w:t>
      </w:r>
      <w:r>
        <w:fldChar w:fldCharType="end"/>
      </w:r>
      <w:r w:rsidR="00E21EA3">
        <w:tab/>
      </w:r>
      <w:r>
        <w:fldChar w:fldCharType="begin"/>
      </w:r>
      <w:r>
        <w:instrText xml:space="preserve"> PAGEREF _Ref485108337 \h </w:instrText>
      </w:r>
      <w:r>
        <w:fldChar w:fldCharType="separate"/>
      </w:r>
      <w:r>
        <w:rPr>
          <w:noProof/>
        </w:rPr>
        <w:t>1243</w:t>
      </w:r>
      <w:r>
        <w:fldChar w:fldCharType="end"/>
      </w:r>
    </w:p>
    <w:p w14:paraId="19D20C04" w14:textId="49DD8A37"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t>The Doxology of Sts. Peter and Paul</w:t>
      </w:r>
      <w:r>
        <w:fldChar w:fldCharType="end"/>
      </w:r>
      <w:r w:rsidR="00E21EA3">
        <w:tab/>
      </w:r>
      <w:r>
        <w:fldChar w:fldCharType="begin"/>
      </w:r>
      <w:r>
        <w:instrText xml:space="preserve"> PAGEREF _Ref485107884 \h </w:instrText>
      </w:r>
      <w:r>
        <w:fldChar w:fldCharType="separate"/>
      </w:r>
      <w:r>
        <w:rPr>
          <w:noProof/>
        </w:rPr>
        <w:t>1287</w:t>
      </w:r>
      <w:r>
        <w:fldChar w:fldCharType="end"/>
      </w:r>
    </w:p>
    <w:p w14:paraId="2A23AF26" w14:textId="61A3E89E"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t>The Doxology of the Transfiguration</w:t>
      </w:r>
      <w:r>
        <w:fldChar w:fldCharType="end"/>
      </w:r>
      <w:r w:rsidR="00E21EA3">
        <w:tab/>
      </w:r>
      <w:r>
        <w:fldChar w:fldCharType="begin"/>
      </w:r>
      <w:r>
        <w:instrText xml:space="preserve"> PAGEREF _Ref485108387 \h </w:instrText>
      </w:r>
      <w:r>
        <w:fldChar w:fldCharType="separate"/>
      </w:r>
      <w:r>
        <w:rPr>
          <w:noProof/>
        </w:rPr>
        <w:t>1316</w:t>
      </w:r>
      <w:r>
        <w:fldChar w:fldCharType="end"/>
      </w:r>
    </w:p>
    <w:p w14:paraId="36031966" w14:textId="0299D661"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187E8E">
        <w:t>The Doxology of Jonah’s Fast</w:t>
      </w:r>
      <w:r>
        <w:fldChar w:fldCharType="end"/>
      </w:r>
      <w:r>
        <w:tab/>
      </w:r>
      <w:r>
        <w:fldChar w:fldCharType="begin"/>
      </w:r>
      <w:r>
        <w:instrText xml:space="preserve"> PAGEREF _Ref434478053 \h </w:instrText>
      </w:r>
      <w:r>
        <w:fldChar w:fldCharType="separate"/>
      </w:r>
      <w:r w:rsidR="00187E8E">
        <w:rPr>
          <w:noProof/>
        </w:rPr>
        <w:t>1344</w:t>
      </w:r>
      <w:r>
        <w:fldChar w:fldCharType="end"/>
      </w:r>
    </w:p>
    <w:p w14:paraId="2FF23AAB" w14:textId="04B580A6"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t>The Doxology for Sundays and Saturdays of Great Lent</w:t>
      </w:r>
      <w:r>
        <w:fldChar w:fldCharType="end"/>
      </w:r>
      <w:r w:rsidR="00E21EA3">
        <w:tab/>
      </w:r>
      <w:r>
        <w:fldChar w:fldCharType="begin"/>
      </w:r>
      <w:r>
        <w:instrText xml:space="preserve"> PAGEREF _Ref485108420 \h </w:instrText>
      </w:r>
      <w:r>
        <w:fldChar w:fldCharType="separate"/>
      </w:r>
      <w:r>
        <w:rPr>
          <w:noProof/>
        </w:rPr>
        <w:t>1344</w:t>
      </w:r>
      <w:r>
        <w:fldChar w:fldCharType="end"/>
      </w:r>
    </w:p>
    <w:p w14:paraId="7AC17913" w14:textId="20913F7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187E8E">
        <w:t>The Doxology for Weekdays in Great Lent</w:t>
      </w:r>
      <w:r>
        <w:fldChar w:fldCharType="end"/>
      </w:r>
      <w:r>
        <w:tab/>
      </w:r>
      <w:r>
        <w:fldChar w:fldCharType="begin"/>
      </w:r>
      <w:r>
        <w:instrText xml:space="preserve"> PAGEREF _Ref434478104 \h </w:instrText>
      </w:r>
      <w:r>
        <w:fldChar w:fldCharType="separate"/>
      </w:r>
      <w:r w:rsidR="00187E8E">
        <w:rPr>
          <w:noProof/>
        </w:rPr>
        <w:t>1344</w:t>
      </w:r>
      <w:r>
        <w:fldChar w:fldCharType="end"/>
      </w:r>
    </w:p>
    <w:p w14:paraId="6B4ECEA0" w14:textId="01124624"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187E8E">
        <w:t>A Second Doxology for Weekdays in Great Lent</w:t>
      </w:r>
      <w:r>
        <w:fldChar w:fldCharType="end"/>
      </w:r>
      <w:r>
        <w:tab/>
      </w:r>
      <w:r>
        <w:fldChar w:fldCharType="begin"/>
      </w:r>
      <w:r>
        <w:instrText xml:space="preserve"> PAGEREF _Ref434478128 \h </w:instrText>
      </w:r>
      <w:r>
        <w:fldChar w:fldCharType="separate"/>
      </w:r>
      <w:r w:rsidR="00187E8E">
        <w:rPr>
          <w:noProof/>
        </w:rPr>
        <w:t>1344</w:t>
      </w:r>
      <w:r>
        <w:fldChar w:fldCharType="end"/>
      </w:r>
    </w:p>
    <w:p w14:paraId="4959D2BA" w14:textId="125EFB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187E8E">
        <w:t>A Third Doxology for Weekdays in Great Lent</w:t>
      </w:r>
      <w:r>
        <w:fldChar w:fldCharType="end"/>
      </w:r>
      <w:r>
        <w:tab/>
      </w:r>
      <w:r>
        <w:fldChar w:fldCharType="begin"/>
      </w:r>
      <w:r>
        <w:instrText xml:space="preserve"> PAGEREF _Ref434478147 \h </w:instrText>
      </w:r>
      <w:r>
        <w:fldChar w:fldCharType="separate"/>
      </w:r>
      <w:r w:rsidR="00187E8E">
        <w:rPr>
          <w:noProof/>
        </w:rPr>
        <w:t>1344</w:t>
      </w:r>
      <w:r>
        <w:fldChar w:fldCharType="end"/>
      </w:r>
    </w:p>
    <w:p w14:paraId="15F5F420" w14:textId="2FF95706"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187E8E">
        <w:t>The Fourth Doxology for Great Lent</w:t>
      </w:r>
      <w:r>
        <w:fldChar w:fldCharType="end"/>
      </w:r>
      <w:r>
        <w:tab/>
      </w:r>
      <w:r>
        <w:fldChar w:fldCharType="begin"/>
      </w:r>
      <w:r>
        <w:instrText xml:space="preserve"> PAGEREF _Ref434478172 \h </w:instrText>
      </w:r>
      <w:r>
        <w:fldChar w:fldCharType="separate"/>
      </w:r>
      <w:r w:rsidR="00187E8E">
        <w:rPr>
          <w:noProof/>
        </w:rPr>
        <w:t>1344</w:t>
      </w:r>
      <w:r>
        <w:fldChar w:fldCharType="end"/>
      </w:r>
    </w:p>
    <w:p w14:paraId="17A33F34" w14:textId="3865C1B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187E8E">
        <w:t>The Doxology for Lazarus Saturday</w:t>
      </w:r>
      <w:r>
        <w:fldChar w:fldCharType="end"/>
      </w:r>
      <w:r>
        <w:tab/>
      </w:r>
      <w:r>
        <w:fldChar w:fldCharType="begin"/>
      </w:r>
      <w:r>
        <w:instrText xml:space="preserve"> PAGEREF _Ref434478195 \h </w:instrText>
      </w:r>
      <w:r>
        <w:fldChar w:fldCharType="separate"/>
      </w:r>
      <w:r w:rsidR="00187E8E">
        <w:rPr>
          <w:noProof/>
        </w:rPr>
        <w:t>1344</w:t>
      </w:r>
      <w:r>
        <w:fldChar w:fldCharType="end"/>
      </w:r>
    </w:p>
    <w:p w14:paraId="6CBC5D9E" w14:textId="6044FF02"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t>The First Doxology for Palm Sunday</w:t>
      </w:r>
      <w:r>
        <w:fldChar w:fldCharType="end"/>
      </w:r>
      <w:r w:rsidR="00E21EA3">
        <w:tab/>
      </w:r>
      <w:r>
        <w:fldChar w:fldCharType="begin"/>
      </w:r>
      <w:r>
        <w:instrText xml:space="preserve"> PAGEREF _Ref485108442 \h </w:instrText>
      </w:r>
      <w:r>
        <w:fldChar w:fldCharType="separate"/>
      </w:r>
      <w:r>
        <w:rPr>
          <w:noProof/>
        </w:rPr>
        <w:t>1344</w:t>
      </w:r>
      <w:r>
        <w:fldChar w:fldCharType="end"/>
      </w:r>
    </w:p>
    <w:p w14:paraId="11606B4A" w14:textId="1B5294E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187E8E">
        <w:t>The Second Doxology for Palm Sunday</w:t>
      </w:r>
      <w:r>
        <w:fldChar w:fldCharType="end"/>
      </w:r>
      <w:r>
        <w:tab/>
      </w:r>
      <w:r>
        <w:fldChar w:fldCharType="begin"/>
      </w:r>
      <w:r>
        <w:instrText xml:space="preserve"> PAGEREF _Ref434478234 \h </w:instrText>
      </w:r>
      <w:r>
        <w:fldChar w:fldCharType="separate"/>
      </w:r>
      <w:r w:rsidR="00187E8E">
        <w:rPr>
          <w:noProof/>
        </w:rPr>
        <w:t>1344</w:t>
      </w:r>
      <w:r>
        <w:fldChar w:fldCharType="end"/>
      </w:r>
    </w:p>
    <w:p w14:paraId="3B00B725" w14:textId="06831C3A"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187E8E">
        <w:t>The Third Doxology for Palm Sunday</w:t>
      </w:r>
      <w:r>
        <w:fldChar w:fldCharType="end"/>
      </w:r>
      <w:r>
        <w:tab/>
      </w:r>
      <w:r>
        <w:fldChar w:fldCharType="begin"/>
      </w:r>
      <w:r>
        <w:instrText xml:space="preserve"> PAGEREF _Ref434478255 \h </w:instrText>
      </w:r>
      <w:r>
        <w:fldChar w:fldCharType="separate"/>
      </w:r>
      <w:r w:rsidR="00187E8E">
        <w:rPr>
          <w:noProof/>
        </w:rPr>
        <w:t>1344</w:t>
      </w:r>
      <w:r>
        <w:fldChar w:fldCharType="end"/>
      </w:r>
    </w:p>
    <w:p w14:paraId="257EE84D" w14:textId="7824DED0"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t>The Doxology for Pascha</w:t>
      </w:r>
      <w:r>
        <w:fldChar w:fldCharType="end"/>
      </w:r>
      <w:r w:rsidR="00E21EA3">
        <w:tab/>
      </w:r>
      <w:r>
        <w:fldChar w:fldCharType="begin"/>
      </w:r>
      <w:r>
        <w:instrText xml:space="preserve"> PAGEREF _Ref485108466 \h </w:instrText>
      </w:r>
      <w:r>
        <w:fldChar w:fldCharType="separate"/>
      </w:r>
      <w:r>
        <w:rPr>
          <w:noProof/>
        </w:rPr>
        <w:t>1344</w:t>
      </w:r>
      <w:r>
        <w:fldChar w:fldCharType="end"/>
      </w:r>
    </w:p>
    <w:p w14:paraId="10A28DFE" w14:textId="36D58439"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187E8E">
        <w:t>Another Doxology Pascha</w:t>
      </w:r>
      <w:r>
        <w:fldChar w:fldCharType="end"/>
      </w:r>
      <w:r>
        <w:tab/>
      </w:r>
      <w:r>
        <w:fldChar w:fldCharType="begin"/>
      </w:r>
      <w:r>
        <w:instrText xml:space="preserve"> PAGEREF _Ref434478317 \h </w:instrText>
      </w:r>
      <w:r>
        <w:fldChar w:fldCharType="separate"/>
      </w:r>
      <w:r w:rsidR="00187E8E">
        <w:rPr>
          <w:noProof/>
        </w:rPr>
        <w:t>1344</w:t>
      </w:r>
      <w:r>
        <w:fldChar w:fldCharType="end"/>
      </w:r>
    </w:p>
    <w:p w14:paraId="472E0FB5" w14:textId="114BC1B3"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187E8E">
        <w:t>A Doxology for Archangel Michael Pascha</w:t>
      </w:r>
      <w:r>
        <w:fldChar w:fldCharType="end"/>
      </w:r>
      <w:r>
        <w:tab/>
      </w:r>
      <w:r>
        <w:fldChar w:fldCharType="begin"/>
      </w:r>
      <w:r>
        <w:instrText xml:space="preserve"> PAGEREF _Ref434478347 \h </w:instrText>
      </w:r>
      <w:r>
        <w:fldChar w:fldCharType="separate"/>
      </w:r>
      <w:r w:rsidR="00187E8E">
        <w:rPr>
          <w:noProof/>
        </w:rPr>
        <w:t>1344</w:t>
      </w:r>
      <w:r>
        <w:fldChar w:fldCharType="end"/>
      </w:r>
    </w:p>
    <w:p w14:paraId="4D1D62B4" w14:textId="20A03DE9"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187E8E">
        <w:t>The Doxology for Thomas Sunday</w:t>
      </w:r>
      <w:r>
        <w:fldChar w:fldCharType="end"/>
      </w:r>
      <w:r>
        <w:tab/>
      </w:r>
      <w:r>
        <w:fldChar w:fldCharType="begin"/>
      </w:r>
      <w:r>
        <w:instrText xml:space="preserve"> PAGEREF _Ref434478375 \h </w:instrText>
      </w:r>
      <w:r>
        <w:fldChar w:fldCharType="separate"/>
      </w:r>
      <w:r w:rsidR="00187E8E">
        <w:rPr>
          <w:noProof/>
        </w:rPr>
        <w:t>1344</w:t>
      </w:r>
      <w:r>
        <w:fldChar w:fldCharType="end"/>
      </w:r>
    </w:p>
    <w:p w14:paraId="7B6065F5" w14:textId="760E0F70"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t>The Doxology for the Ascension</w:t>
      </w:r>
      <w:r>
        <w:fldChar w:fldCharType="end"/>
      </w:r>
      <w:r w:rsidR="00CC1CA8">
        <w:tab/>
      </w:r>
      <w:r>
        <w:fldChar w:fldCharType="begin"/>
      </w:r>
      <w:r>
        <w:instrText xml:space="preserve"> PAGEREF _Ref485108492 \h </w:instrText>
      </w:r>
      <w:r>
        <w:fldChar w:fldCharType="separate"/>
      </w:r>
      <w:r>
        <w:rPr>
          <w:noProof/>
        </w:rPr>
        <w:t>1344</w:t>
      </w:r>
      <w:r>
        <w:fldChar w:fldCharType="end"/>
      </w:r>
    </w:p>
    <w:p w14:paraId="3C346EA7" w14:textId="1A42A5F8"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t>The Doxology for Pentecost</w:t>
      </w:r>
      <w:r>
        <w:fldChar w:fldCharType="end"/>
      </w:r>
      <w:r w:rsidR="00CC1CA8">
        <w:tab/>
      </w:r>
      <w:r>
        <w:fldChar w:fldCharType="begin"/>
      </w:r>
      <w:r>
        <w:instrText xml:space="preserve"> PAGEREF _Ref485108524 \h </w:instrText>
      </w:r>
      <w:r>
        <w:fldChar w:fldCharType="separate"/>
      </w:r>
      <w:r>
        <w:rPr>
          <w:noProof/>
        </w:rPr>
        <w:t>1344</w:t>
      </w:r>
      <w:r>
        <w:fldChar w:fldCharType="end"/>
      </w:r>
    </w:p>
    <w:p w14:paraId="4285BFE1" w14:textId="77777777" w:rsidR="00E21EA3" w:rsidRDefault="00E21EA3" w:rsidP="00E21EA3">
      <w:pPr>
        <w:pStyle w:val="Heading3"/>
      </w:pPr>
      <w:bookmarkStart w:id="2039" w:name="_Ref435643009"/>
      <w:r>
        <w:t>Saints’ Doxologies</w:t>
      </w:r>
      <w:bookmarkEnd w:id="2039"/>
    </w:p>
    <w:p w14:paraId="201EF1F5" w14:textId="38731003"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187E8E">
        <w:t>The Evening Doxology of the Virgin</w:t>
      </w:r>
      <w:r>
        <w:fldChar w:fldCharType="end"/>
      </w:r>
      <w:r>
        <w:tab/>
      </w:r>
      <w:r>
        <w:fldChar w:fldCharType="begin"/>
      </w:r>
      <w:r>
        <w:instrText xml:space="preserve"> PAGEREF _Ref434487836 \h </w:instrText>
      </w:r>
      <w:r>
        <w:fldChar w:fldCharType="separate"/>
      </w:r>
      <w:r w:rsidR="00187E8E">
        <w:rPr>
          <w:noProof/>
        </w:rPr>
        <w:t>913</w:t>
      </w:r>
      <w:r>
        <w:fldChar w:fldCharType="end"/>
      </w:r>
    </w:p>
    <w:p w14:paraId="5E3507F6" w14:textId="28D7489A"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187E8E" w:rsidRPr="00187E8E">
        <w:t>The Doxology of the Virgin for Midnight Praise</w:t>
      </w:r>
      <w:r>
        <w:fldChar w:fldCharType="end"/>
      </w:r>
      <w:r>
        <w:tab/>
      </w:r>
      <w:r>
        <w:fldChar w:fldCharType="begin"/>
      </w:r>
      <w:r>
        <w:instrText xml:space="preserve"> PAGEREF _Ref434487891 \h </w:instrText>
      </w:r>
      <w:r>
        <w:fldChar w:fldCharType="separate"/>
      </w:r>
      <w:r w:rsidR="00187E8E">
        <w:rPr>
          <w:noProof/>
        </w:rPr>
        <w:t>636</w:t>
      </w:r>
      <w:r>
        <w:fldChar w:fldCharType="end"/>
      </w:r>
    </w:p>
    <w:p w14:paraId="337F5EE8" w14:textId="0D6723C4"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187E8E">
        <w:t>The Morning Doxology of the Virgin</w:t>
      </w:r>
      <w:r>
        <w:fldChar w:fldCharType="end"/>
      </w:r>
      <w:r>
        <w:tab/>
      </w:r>
      <w:r>
        <w:fldChar w:fldCharType="begin"/>
      </w:r>
      <w:r>
        <w:instrText xml:space="preserve"> PAGEREF _Ref434487846 \h </w:instrText>
      </w:r>
      <w:r>
        <w:fldChar w:fldCharType="separate"/>
      </w:r>
      <w:r w:rsidR="00187E8E">
        <w:rPr>
          <w:noProof/>
        </w:rPr>
        <w:t>914</w:t>
      </w:r>
      <w:r>
        <w:fldChar w:fldCharType="end"/>
      </w:r>
    </w:p>
    <w:p w14:paraId="11C50006" w14:textId="04C500F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187E8E">
        <w:t>The Doxology of the Entry of the Theotokos into the Temple</w:t>
      </w:r>
      <w:r>
        <w:fldChar w:fldCharType="end"/>
      </w:r>
      <w:r>
        <w:tab/>
      </w:r>
      <w:r>
        <w:fldChar w:fldCharType="begin"/>
      </w:r>
      <w:r>
        <w:instrText xml:space="preserve"> PAGEREF _Ref470555203 \h </w:instrText>
      </w:r>
      <w:r>
        <w:fldChar w:fldCharType="separate"/>
      </w:r>
      <w:r w:rsidR="00187E8E">
        <w:rPr>
          <w:noProof/>
        </w:rPr>
        <w:t>1042</w:t>
      </w:r>
      <w:r>
        <w:fldChar w:fldCharType="end"/>
      </w:r>
    </w:p>
    <w:p w14:paraId="3868AB65" w14:textId="18CDB73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187E8E">
        <w:t>The Doxology for Archangel Michael</w:t>
      </w:r>
      <w:r>
        <w:fldChar w:fldCharType="end"/>
      </w:r>
      <w:r>
        <w:tab/>
      </w:r>
      <w:r>
        <w:fldChar w:fldCharType="begin"/>
      </w:r>
      <w:r>
        <w:instrText xml:space="preserve"> PAGEREF _Ref434487967 \h </w:instrText>
      </w:r>
      <w:r>
        <w:fldChar w:fldCharType="separate"/>
      </w:r>
      <w:r w:rsidR="00187E8E">
        <w:rPr>
          <w:noProof/>
        </w:rPr>
        <w:t>1020</w:t>
      </w:r>
      <w:r>
        <w:fldChar w:fldCharType="end"/>
      </w:r>
    </w:p>
    <w:p w14:paraId="2284159D" w14:textId="2ED7C2F2"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187E8E">
        <w:t xml:space="preserve">The Doxology of Archangel Gabriel for December or </w:t>
      </w:r>
      <w:r w:rsidR="00187E8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87E8E">
        <w:rPr>
          <w:noProof/>
        </w:rPr>
        <w:t>1059</w:t>
      </w:r>
      <w:r>
        <w:fldChar w:fldCharType="end"/>
      </w:r>
    </w:p>
    <w:p w14:paraId="403DEC4C" w14:textId="6325A9C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187E8E">
        <w:t>The Doxology for Archangel Gabriel, the Evangelist of Daniel</w:t>
      </w:r>
      <w:r>
        <w:fldChar w:fldCharType="end"/>
      </w:r>
      <w:r>
        <w:tab/>
      </w:r>
      <w:r>
        <w:fldChar w:fldCharType="begin"/>
      </w:r>
      <w:r>
        <w:instrText xml:space="preserve"> PAGEREF _Ref434488149 \h </w:instrText>
      </w:r>
      <w:r>
        <w:fldChar w:fldCharType="separate"/>
      </w:r>
      <w:r w:rsidR="00187E8E">
        <w:rPr>
          <w:noProof/>
        </w:rPr>
        <w:t>1280</w:t>
      </w:r>
      <w:r>
        <w:fldChar w:fldCharType="end"/>
      </w:r>
    </w:p>
    <w:p w14:paraId="229EE54B" w14:textId="26BD12E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187E8E">
        <w:t>The Doxology for Michael and Gabriel</w:t>
      </w:r>
      <w:r>
        <w:fldChar w:fldCharType="end"/>
      </w:r>
      <w:r>
        <w:tab/>
      </w:r>
      <w:r>
        <w:fldChar w:fldCharType="begin"/>
      </w:r>
      <w:r>
        <w:instrText xml:space="preserve"> PAGEREF _Ref434487984 \h </w:instrText>
      </w:r>
      <w:r>
        <w:fldChar w:fldCharType="separate"/>
      </w:r>
      <w:r w:rsidR="00187E8E">
        <w:rPr>
          <w:noProof/>
        </w:rPr>
        <w:t>1022</w:t>
      </w:r>
      <w:r>
        <w:fldChar w:fldCharType="end"/>
      </w:r>
    </w:p>
    <w:p w14:paraId="44CF453D" w14:textId="38ADFD6A"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187E8E">
        <w:t>The Doxology for Archangel Raphael</w:t>
      </w:r>
      <w:r>
        <w:fldChar w:fldCharType="end"/>
      </w:r>
      <w:r>
        <w:tab/>
      </w:r>
      <w:r>
        <w:fldChar w:fldCharType="begin"/>
      </w:r>
      <w:r>
        <w:instrText xml:space="preserve"> PAGEREF _Ref434488208 \h </w:instrText>
      </w:r>
      <w:r>
        <w:fldChar w:fldCharType="separate"/>
      </w:r>
      <w:r w:rsidR="00187E8E">
        <w:rPr>
          <w:noProof/>
        </w:rPr>
        <w:t>1341</w:t>
      </w:r>
      <w:r>
        <w:fldChar w:fldCharType="end"/>
      </w:r>
    </w:p>
    <w:p w14:paraId="5EA00A94" w14:textId="71518811"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187E8E">
        <w:t>The Doxology for Archangel Suriel</w:t>
      </w:r>
      <w:r>
        <w:fldChar w:fldCharType="end"/>
      </w:r>
      <w:r>
        <w:tab/>
      </w:r>
      <w:r>
        <w:fldChar w:fldCharType="begin"/>
      </w:r>
      <w:r>
        <w:instrText xml:space="preserve"> PAGEREF _Ref434488250 \h </w:instrText>
      </w:r>
      <w:r>
        <w:fldChar w:fldCharType="separate"/>
      </w:r>
      <w:r w:rsidR="00187E8E">
        <w:rPr>
          <w:noProof/>
        </w:rPr>
        <w:t>1199</w:t>
      </w:r>
      <w:r>
        <w:fldChar w:fldCharType="end"/>
      </w:r>
    </w:p>
    <w:p w14:paraId="3CC2AC4D" w14:textId="2ECCA0FA"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187E8E">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187E8E">
        <w:rPr>
          <w:noProof/>
        </w:rPr>
        <w:t>1019</w:t>
      </w:r>
      <w:r w:rsidR="00B46E6E">
        <w:fldChar w:fldCharType="end"/>
      </w:r>
    </w:p>
    <w:p w14:paraId="1358EC54" w14:textId="2CC8C9E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187E8E">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187E8E">
        <w:rPr>
          <w:noProof/>
        </w:rPr>
        <w:t>1032</w:t>
      </w:r>
      <w:r w:rsidR="00B46E6E">
        <w:fldChar w:fldCharType="end"/>
      </w:r>
    </w:p>
    <w:p w14:paraId="556F0AA3" w14:textId="629C32D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187E8E">
        <w:t>The Doxology of the Heavenly</w:t>
      </w:r>
      <w:r>
        <w:fldChar w:fldCharType="end"/>
      </w:r>
      <w:r>
        <w:tab/>
      </w:r>
      <w:r>
        <w:fldChar w:fldCharType="begin"/>
      </w:r>
      <w:r>
        <w:instrText xml:space="preserve"> PAGEREF _Ref434488390 \h </w:instrText>
      </w:r>
      <w:r>
        <w:fldChar w:fldCharType="separate"/>
      </w:r>
      <w:r w:rsidR="00187E8E">
        <w:rPr>
          <w:noProof/>
        </w:rPr>
        <w:t>931</w:t>
      </w:r>
      <w:r>
        <w:fldChar w:fldCharType="end"/>
      </w:r>
    </w:p>
    <w:p w14:paraId="1FF7EAEE" w14:textId="3179AB5D"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187E8E">
        <w:t>The Doxology of St. John the Baptist</w:t>
      </w:r>
      <w:r>
        <w:fldChar w:fldCharType="end"/>
      </w:r>
      <w:r>
        <w:tab/>
      </w:r>
      <w:r>
        <w:fldChar w:fldCharType="begin"/>
      </w:r>
      <w:r>
        <w:instrText xml:space="preserve"> PAGEREF _Ref434488524 \h </w:instrText>
      </w:r>
      <w:r>
        <w:fldChar w:fldCharType="separate"/>
      </w:r>
      <w:r w:rsidR="00187E8E">
        <w:rPr>
          <w:noProof/>
        </w:rPr>
        <w:t>932</w:t>
      </w:r>
      <w:r>
        <w:fldChar w:fldCharType="end"/>
      </w:r>
    </w:p>
    <w:p w14:paraId="04FC6C87" w14:textId="57B83A76"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187E8E">
        <w:t>Another Doxology of St. John the Baptist</w:t>
      </w:r>
      <w:r>
        <w:fldChar w:fldCharType="end"/>
      </w:r>
      <w:r>
        <w:tab/>
      </w:r>
      <w:r>
        <w:fldChar w:fldCharType="begin"/>
      </w:r>
      <w:r>
        <w:instrText xml:space="preserve"> PAGEREF _Ref434488546 \h </w:instrText>
      </w:r>
      <w:r>
        <w:fldChar w:fldCharType="separate"/>
      </w:r>
      <w:r w:rsidR="00187E8E">
        <w:rPr>
          <w:noProof/>
        </w:rPr>
        <w:t>933</w:t>
      </w:r>
      <w:r>
        <w:fldChar w:fldCharType="end"/>
      </w:r>
    </w:p>
    <w:p w14:paraId="62DC3621" w14:textId="018BE62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187E8E">
        <w:t>The Doxology for the One Hundred and Forty Four Thousand</w:t>
      </w:r>
      <w:r>
        <w:fldChar w:fldCharType="end"/>
      </w:r>
      <w:r>
        <w:tab/>
      </w:r>
      <w:r>
        <w:fldChar w:fldCharType="begin"/>
      </w:r>
      <w:r>
        <w:instrText xml:space="preserve"> PAGEREF _Ref434488616 \h </w:instrText>
      </w:r>
      <w:r>
        <w:fldChar w:fldCharType="separate"/>
      </w:r>
      <w:r w:rsidR="00187E8E">
        <w:rPr>
          <w:noProof/>
        </w:rPr>
        <w:t>1128</w:t>
      </w:r>
      <w:r>
        <w:fldChar w:fldCharType="end"/>
      </w:r>
    </w:p>
    <w:p w14:paraId="35158DF2" w14:textId="5DC74FFC"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187E8E">
        <w:t>A Doxology for the Apostles</w:t>
      </w:r>
      <w:r>
        <w:fldChar w:fldCharType="end"/>
      </w:r>
      <w:r>
        <w:tab/>
      </w:r>
      <w:r>
        <w:fldChar w:fldCharType="begin"/>
      </w:r>
      <w:r>
        <w:instrText xml:space="preserve"> PAGEREF _Ref434488644 \h </w:instrText>
      </w:r>
      <w:r>
        <w:fldChar w:fldCharType="separate"/>
      </w:r>
      <w:r w:rsidR="00187E8E">
        <w:rPr>
          <w:noProof/>
        </w:rPr>
        <w:t>934</w:t>
      </w:r>
      <w:r>
        <w:fldChar w:fldCharType="end"/>
      </w:r>
    </w:p>
    <w:p w14:paraId="16F33D5B" w14:textId="365188FA"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187E8E">
        <w:t>Another Doxology for the Apostles</w:t>
      </w:r>
      <w:r>
        <w:fldChar w:fldCharType="end"/>
      </w:r>
      <w:r>
        <w:tab/>
      </w:r>
      <w:r>
        <w:fldChar w:fldCharType="begin"/>
      </w:r>
      <w:r>
        <w:instrText xml:space="preserve"> PAGEREF _Ref434488657 \h </w:instrText>
      </w:r>
      <w:r>
        <w:fldChar w:fldCharType="separate"/>
      </w:r>
      <w:r w:rsidR="00187E8E">
        <w:rPr>
          <w:noProof/>
        </w:rPr>
        <w:t>934</w:t>
      </w:r>
      <w:r>
        <w:fldChar w:fldCharType="end"/>
      </w:r>
    </w:p>
    <w:p w14:paraId="0C8587A1" w14:textId="157EBBA9"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187E8E">
        <w:t>The Doxology of Sts. Peter and Paul</w:t>
      </w:r>
      <w:r>
        <w:fldChar w:fldCharType="end"/>
      </w:r>
      <w:r w:rsidR="00B46E6E">
        <w:tab/>
      </w:r>
      <w:r>
        <w:fldChar w:fldCharType="begin"/>
      </w:r>
      <w:r>
        <w:instrText xml:space="preserve"> PAGEREF _Ref485107884 \h </w:instrText>
      </w:r>
      <w:r>
        <w:fldChar w:fldCharType="separate"/>
      </w:r>
      <w:r w:rsidR="00187E8E">
        <w:rPr>
          <w:noProof/>
        </w:rPr>
        <w:t>1287</w:t>
      </w:r>
      <w:r>
        <w:fldChar w:fldCharType="end"/>
      </w:r>
    </w:p>
    <w:p w14:paraId="79B0EE79" w14:textId="45DCFB3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187E8E">
        <w:t>The Doxology of St. Paul</w:t>
      </w:r>
      <w:r>
        <w:fldChar w:fldCharType="end"/>
      </w:r>
      <w:r>
        <w:tab/>
      </w:r>
      <w:r>
        <w:fldChar w:fldCharType="begin"/>
      </w:r>
      <w:r>
        <w:instrText xml:space="preserve"> PAGEREF _Ref434488724 \h </w:instrText>
      </w:r>
      <w:r>
        <w:fldChar w:fldCharType="separate"/>
      </w:r>
      <w:r w:rsidR="00187E8E">
        <w:rPr>
          <w:noProof/>
        </w:rPr>
        <w:t>1288</w:t>
      </w:r>
      <w:r>
        <w:fldChar w:fldCharType="end"/>
      </w:r>
    </w:p>
    <w:p w14:paraId="13B980A3" w14:textId="54DAC359"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187E8E">
        <w:t>The Doxology for St. John the Evangelist</w:t>
      </w:r>
      <w:r>
        <w:fldChar w:fldCharType="end"/>
      </w:r>
      <w:r>
        <w:tab/>
      </w:r>
      <w:r>
        <w:fldChar w:fldCharType="begin"/>
      </w:r>
      <w:r>
        <w:instrText xml:space="preserve"> PAGEREF _Ref434488768 \h </w:instrText>
      </w:r>
      <w:r>
        <w:fldChar w:fldCharType="separate"/>
      </w:r>
      <w:r w:rsidR="00187E8E">
        <w:rPr>
          <w:noProof/>
        </w:rPr>
        <w:t>1129</w:t>
      </w:r>
      <w:r>
        <w:fldChar w:fldCharType="end"/>
      </w:r>
    </w:p>
    <w:p w14:paraId="4E889740" w14:textId="1A201845"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187E8E">
        <w:t>The Doxology of St. Mark</w:t>
      </w:r>
      <w:r>
        <w:fldChar w:fldCharType="end"/>
      </w:r>
      <w:r>
        <w:tab/>
      </w:r>
      <w:r>
        <w:fldChar w:fldCharType="begin"/>
      </w:r>
      <w:r>
        <w:instrText xml:space="preserve"> PAGEREF _Ref434488814 \h </w:instrText>
      </w:r>
      <w:r>
        <w:fldChar w:fldCharType="separate"/>
      </w:r>
      <w:r w:rsidR="00187E8E">
        <w:rPr>
          <w:noProof/>
        </w:rPr>
        <w:t>935</w:t>
      </w:r>
      <w:r>
        <w:fldChar w:fldCharType="end"/>
      </w:r>
    </w:p>
    <w:p w14:paraId="691F4844" w14:textId="4C99E015"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187E8E">
        <w:t>Another Doxology of St. Mark</w:t>
      </w:r>
      <w:r>
        <w:fldChar w:fldCharType="end"/>
      </w:r>
      <w:r>
        <w:tab/>
      </w:r>
      <w:r>
        <w:fldChar w:fldCharType="begin"/>
      </w:r>
      <w:r>
        <w:instrText xml:space="preserve"> PAGEREF _Ref434488936 \h </w:instrText>
      </w:r>
      <w:r>
        <w:fldChar w:fldCharType="separate"/>
      </w:r>
      <w:r w:rsidR="00187E8E">
        <w:rPr>
          <w:noProof/>
        </w:rPr>
        <w:t>1233</w:t>
      </w:r>
      <w:r>
        <w:fldChar w:fldCharType="end"/>
      </w:r>
    </w:p>
    <w:p w14:paraId="7024469F" w14:textId="4772232A"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187E8E">
        <w:t>The Doxology of Any Apostle</w:t>
      </w:r>
      <w:r>
        <w:fldChar w:fldCharType="end"/>
      </w:r>
      <w:r>
        <w:tab/>
      </w:r>
      <w:r>
        <w:fldChar w:fldCharType="begin"/>
      </w:r>
      <w:r>
        <w:instrText xml:space="preserve"> PAGEREF _Ref434488992 \h </w:instrText>
      </w:r>
      <w:r>
        <w:fldChar w:fldCharType="separate"/>
      </w:r>
      <w:r w:rsidR="00187E8E">
        <w:rPr>
          <w:noProof/>
        </w:rPr>
        <w:t>936</w:t>
      </w:r>
      <w:r>
        <w:fldChar w:fldCharType="end"/>
      </w:r>
    </w:p>
    <w:p w14:paraId="3AB62D82" w14:textId="1BD14ED9"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187E8E">
        <w:t>The Doxology of St. Stephen</w:t>
      </w:r>
      <w:r>
        <w:fldChar w:fldCharType="end"/>
      </w:r>
      <w:r>
        <w:tab/>
      </w:r>
      <w:r>
        <w:fldChar w:fldCharType="begin"/>
      </w:r>
      <w:r>
        <w:instrText xml:space="preserve"> PAGEREF _Ref434489014 \h </w:instrText>
      </w:r>
      <w:r>
        <w:fldChar w:fldCharType="separate"/>
      </w:r>
      <w:r w:rsidR="00187E8E">
        <w:rPr>
          <w:noProof/>
        </w:rPr>
        <w:t>937</w:t>
      </w:r>
      <w:r>
        <w:fldChar w:fldCharType="end"/>
      </w:r>
    </w:p>
    <w:p w14:paraId="15FA9A83" w14:textId="7D4FBB34"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187E8E">
        <w:t>The Doxology for St. Philip the Deacon</w:t>
      </w:r>
      <w:r>
        <w:fldChar w:fldCharType="end"/>
      </w:r>
      <w:r>
        <w:tab/>
      </w:r>
      <w:r>
        <w:fldChar w:fldCharType="begin"/>
      </w:r>
      <w:r>
        <w:instrText xml:space="preserve"> PAGEREF _Ref465591592 \h </w:instrText>
      </w:r>
      <w:r>
        <w:fldChar w:fldCharType="separate"/>
      </w:r>
      <w:r w:rsidR="00187E8E">
        <w:rPr>
          <w:noProof/>
        </w:rPr>
        <w:t>1010</w:t>
      </w:r>
      <w:r>
        <w:fldChar w:fldCharType="end"/>
      </w:r>
    </w:p>
    <w:p w14:paraId="3F6FF356" w14:textId="2EEA62E9" w:rsidR="00E50261" w:rsidRDefault="00E50261" w:rsidP="00B46E6E">
      <w:pPr>
        <w:tabs>
          <w:tab w:val="left" w:leader="dot" w:pos="8280"/>
        </w:tabs>
        <w:spacing w:after="0" w:line="240" w:lineRule="auto"/>
      </w:pPr>
      <w:r>
        <w:fldChar w:fldCharType="begin"/>
      </w:r>
      <w:r>
        <w:instrText xml:space="preserve"> REF _Ref485107985 \h </w:instrText>
      </w:r>
      <w:r>
        <w:fldChar w:fldCharType="separate"/>
      </w:r>
      <w:r w:rsidR="00187E8E">
        <w:t>The Doxology for St. Phoebe the Protodeaconess</w:t>
      </w:r>
      <w:r>
        <w:fldChar w:fldCharType="end"/>
      </w:r>
      <w:r>
        <w:tab/>
      </w:r>
      <w:r>
        <w:fldChar w:fldCharType="begin"/>
      </w:r>
      <w:r>
        <w:instrText xml:space="preserve"> PAGEREF _Ref485107985 \h </w:instrText>
      </w:r>
      <w:r>
        <w:fldChar w:fldCharType="separate"/>
      </w:r>
      <w:r w:rsidR="00187E8E">
        <w:rPr>
          <w:noProof/>
        </w:rPr>
        <w:t>972</w:t>
      </w:r>
      <w:r>
        <w:fldChar w:fldCharType="end"/>
      </w:r>
    </w:p>
    <w:p w14:paraId="79FCB5DB" w14:textId="3D814C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187E8E">
        <w:t>The Doxology for St. Joseph the Carpenter</w:t>
      </w:r>
      <w:r>
        <w:fldChar w:fldCharType="end"/>
      </w:r>
      <w:r>
        <w:tab/>
      </w:r>
      <w:r>
        <w:fldChar w:fldCharType="begin"/>
      </w:r>
      <w:r>
        <w:instrText xml:space="preserve"> PAGEREF _Ref434488476 \h </w:instrText>
      </w:r>
      <w:r>
        <w:fldChar w:fldCharType="separate"/>
      </w:r>
      <w:r w:rsidR="00187E8E">
        <w:rPr>
          <w:noProof/>
        </w:rPr>
        <w:t>1311</w:t>
      </w:r>
      <w:r>
        <w:fldChar w:fldCharType="end"/>
      </w:r>
    </w:p>
    <w:p w14:paraId="6ED98665" w14:textId="37C7A962"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187E8E">
        <w:t>The Doxology for St. Mary Magdalene</w:t>
      </w:r>
      <w:r>
        <w:fldChar w:fldCharType="end"/>
      </w:r>
      <w:r>
        <w:tab/>
      </w:r>
      <w:r>
        <w:fldChar w:fldCharType="begin"/>
      </w:r>
      <w:r>
        <w:instrText xml:space="preserve"> PAGEREF _Ref434489077 \h </w:instrText>
      </w:r>
      <w:r>
        <w:fldChar w:fldCharType="separate"/>
      </w:r>
      <w:r w:rsidR="00187E8E">
        <w:rPr>
          <w:noProof/>
        </w:rPr>
        <w:t>1312</w:t>
      </w:r>
      <w:r>
        <w:fldChar w:fldCharType="end"/>
      </w:r>
    </w:p>
    <w:p w14:paraId="2A05CA01" w14:textId="320C759B"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187E8E">
        <w:t>The Doxology for Lazarus Saturday</w:t>
      </w:r>
      <w:r>
        <w:fldChar w:fldCharType="end"/>
      </w:r>
      <w:r>
        <w:tab/>
      </w:r>
      <w:r>
        <w:fldChar w:fldCharType="begin"/>
      </w:r>
      <w:r>
        <w:instrText xml:space="preserve"> PAGEREF _Ref434478195 \h </w:instrText>
      </w:r>
      <w:r>
        <w:fldChar w:fldCharType="separate"/>
      </w:r>
      <w:r w:rsidR="00187E8E">
        <w:rPr>
          <w:noProof/>
        </w:rPr>
        <w:t>1344</w:t>
      </w:r>
      <w:r>
        <w:fldChar w:fldCharType="end"/>
      </w:r>
    </w:p>
    <w:p w14:paraId="3B233ED6" w14:textId="289A8353"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187E8E">
        <w:t>The Doxology of St. George</w:t>
      </w:r>
      <w:r>
        <w:fldChar w:fldCharType="end"/>
      </w:r>
      <w:r>
        <w:tab/>
      </w:r>
      <w:r>
        <w:fldChar w:fldCharType="begin"/>
      </w:r>
      <w:r>
        <w:instrText xml:space="preserve"> PAGEREF _Ref434489170 \h </w:instrText>
      </w:r>
      <w:r>
        <w:fldChar w:fldCharType="separate"/>
      </w:r>
      <w:r w:rsidR="00187E8E">
        <w:rPr>
          <w:noProof/>
        </w:rPr>
        <w:t>939</w:t>
      </w:r>
      <w:r>
        <w:fldChar w:fldCharType="end"/>
      </w:r>
    </w:p>
    <w:p w14:paraId="522E739A" w14:textId="6A97600F"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187E8E">
        <w:t>Another Doxology of St. George</w:t>
      </w:r>
      <w:r>
        <w:fldChar w:fldCharType="end"/>
      </w:r>
      <w:r>
        <w:tab/>
      </w:r>
      <w:r>
        <w:fldChar w:fldCharType="begin"/>
      </w:r>
      <w:r>
        <w:instrText xml:space="preserve"> PAGEREF _Ref434489211 \h </w:instrText>
      </w:r>
      <w:r>
        <w:fldChar w:fldCharType="separate"/>
      </w:r>
      <w:r w:rsidR="00187E8E">
        <w:rPr>
          <w:noProof/>
        </w:rPr>
        <w:t>1231</w:t>
      </w:r>
      <w:r>
        <w:fldChar w:fldCharType="end"/>
      </w:r>
    </w:p>
    <w:p w14:paraId="6C65AE32" w14:textId="0766B954"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187E8E">
        <w:t>The Doxology of St. Ignatius</w:t>
      </w:r>
      <w:r>
        <w:fldChar w:fldCharType="end"/>
      </w:r>
      <w:r>
        <w:tab/>
      </w:r>
      <w:r>
        <w:fldChar w:fldCharType="begin"/>
      </w:r>
      <w:r>
        <w:instrText xml:space="preserve"> PAGEREF _Ref472885708 \h </w:instrText>
      </w:r>
      <w:r>
        <w:fldChar w:fldCharType="separate"/>
      </w:r>
      <w:r w:rsidR="00187E8E">
        <w:rPr>
          <w:noProof/>
        </w:rPr>
        <w:t>1080</w:t>
      </w:r>
      <w:r>
        <w:fldChar w:fldCharType="end"/>
      </w:r>
    </w:p>
    <w:p w14:paraId="5B15CF4F" w14:textId="3F853FBD"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187E8E">
        <w:t>The Doxology of St. Theodore of Shotep, the General</w:t>
      </w:r>
      <w:r>
        <w:fldChar w:fldCharType="end"/>
      </w:r>
      <w:r>
        <w:tab/>
      </w:r>
      <w:r>
        <w:fldChar w:fldCharType="begin"/>
      </w:r>
      <w:r>
        <w:instrText xml:space="preserve"> PAGEREF _Ref434489277 \h </w:instrText>
      </w:r>
      <w:r>
        <w:fldChar w:fldCharType="separate"/>
      </w:r>
      <w:r w:rsidR="00187E8E">
        <w:rPr>
          <w:noProof/>
        </w:rPr>
        <w:t>1306</w:t>
      </w:r>
      <w:r>
        <w:fldChar w:fldCharType="end"/>
      </w:r>
    </w:p>
    <w:p w14:paraId="6EBEE6E8" w14:textId="70EF677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187E8E">
        <w:t>Another Doxology of St. Theodore of Shotep, the General</w:t>
      </w:r>
      <w:r>
        <w:fldChar w:fldCharType="end"/>
      </w:r>
      <w:r>
        <w:tab/>
      </w:r>
      <w:r>
        <w:fldChar w:fldCharType="begin"/>
      </w:r>
      <w:r>
        <w:instrText xml:space="preserve"> PAGEREF _Ref434489296 \h </w:instrText>
      </w:r>
      <w:r>
        <w:fldChar w:fldCharType="separate"/>
      </w:r>
      <w:r w:rsidR="00187E8E">
        <w:rPr>
          <w:noProof/>
        </w:rPr>
        <w:t>1307</w:t>
      </w:r>
      <w:r>
        <w:fldChar w:fldCharType="end"/>
      </w:r>
    </w:p>
    <w:p w14:paraId="2CAD50FD" w14:textId="02A2D1B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187E8E">
        <w:t>The Doxology for St. Theodore Anatoly</w:t>
      </w:r>
      <w:r>
        <w:fldChar w:fldCharType="end"/>
      </w:r>
      <w:r>
        <w:tab/>
      </w:r>
      <w:r>
        <w:fldChar w:fldCharType="begin"/>
      </w:r>
      <w:r>
        <w:instrText xml:space="preserve"> PAGEREF _Ref434489376 \h </w:instrText>
      </w:r>
      <w:r>
        <w:fldChar w:fldCharType="separate"/>
      </w:r>
      <w:r w:rsidR="00187E8E">
        <w:rPr>
          <w:noProof/>
        </w:rPr>
        <w:t>1179</w:t>
      </w:r>
      <w:r>
        <w:fldChar w:fldCharType="end"/>
      </w:r>
      <w:r>
        <w:tab/>
      </w:r>
    </w:p>
    <w:p w14:paraId="1008B362" w14:textId="7905289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187E8E">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187E8E">
        <w:rPr>
          <w:noProof/>
        </w:rPr>
        <w:t>1035</w:t>
      </w:r>
      <w:r w:rsidR="00B46E6E">
        <w:fldChar w:fldCharType="end"/>
      </w:r>
    </w:p>
    <w:p w14:paraId="38D6764B" w14:textId="0D0E0D1D" w:rsidR="00B46E6E" w:rsidRDefault="0005720D" w:rsidP="0005720D">
      <w:pPr>
        <w:tabs>
          <w:tab w:val="left" w:leader="dot" w:pos="8280"/>
        </w:tabs>
        <w:spacing w:after="0" w:line="240" w:lineRule="auto"/>
      </w:pPr>
      <w:r>
        <w:lastRenderedPageBreak/>
        <w:fldChar w:fldCharType="begin"/>
      </w:r>
      <w:r>
        <w:instrText xml:space="preserve"> REF _Ref465591760 \h </w:instrText>
      </w:r>
      <w:r>
        <w:fldChar w:fldCharType="separate"/>
      </w:r>
      <w:r w:rsidR="00187E8E">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187E8E">
        <w:rPr>
          <w:noProof/>
        </w:rPr>
        <w:t>1026</w:t>
      </w:r>
      <w:r w:rsidR="00B46E6E">
        <w:fldChar w:fldCharType="end"/>
      </w:r>
    </w:p>
    <w:p w14:paraId="1684DDDC" w14:textId="5BB84EDC"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187E8E">
        <w:t>The Doxology for Abba Noub</w:t>
      </w:r>
      <w:r>
        <w:fldChar w:fldCharType="end"/>
      </w:r>
      <w:r>
        <w:tab/>
      </w:r>
      <w:r>
        <w:fldChar w:fldCharType="begin"/>
      </w:r>
      <w:r>
        <w:instrText xml:space="preserve"> PAGEREF _Ref434489534 \h </w:instrText>
      </w:r>
      <w:r>
        <w:fldChar w:fldCharType="separate"/>
      </w:r>
      <w:r w:rsidR="00187E8E">
        <w:rPr>
          <w:noProof/>
        </w:rPr>
        <w:t>1309</w:t>
      </w:r>
      <w:r>
        <w:fldChar w:fldCharType="end"/>
      </w:r>
    </w:p>
    <w:p w14:paraId="024006C2" w14:textId="7FD7E0CF"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187E8E">
        <w:t>The Doxology for St. Victor</w:t>
      </w:r>
      <w:r>
        <w:fldChar w:fldCharType="end"/>
      </w:r>
      <w:r>
        <w:tab/>
      </w:r>
      <w:r>
        <w:fldChar w:fldCharType="begin"/>
      </w:r>
      <w:r>
        <w:instrText xml:space="preserve"> PAGEREF _Ref434489590 \h </w:instrText>
      </w:r>
      <w:r>
        <w:fldChar w:fldCharType="separate"/>
      </w:r>
      <w:r w:rsidR="00187E8E">
        <w:rPr>
          <w:noProof/>
        </w:rPr>
        <w:t>1068</w:t>
      </w:r>
      <w:r>
        <w:fldChar w:fldCharType="end"/>
      </w:r>
    </w:p>
    <w:p w14:paraId="6D4FFF0A" w14:textId="73E41034"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187E8E">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187E8E">
        <w:rPr>
          <w:noProof/>
        </w:rPr>
        <w:t>1006</w:t>
      </w:r>
      <w:r w:rsidR="00B46E6E">
        <w:fldChar w:fldCharType="end"/>
      </w:r>
    </w:p>
    <w:p w14:paraId="30F8162D" w14:textId="01216E11"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187E8E">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187E8E">
        <w:rPr>
          <w:noProof/>
        </w:rPr>
        <w:t>1031</w:t>
      </w:r>
      <w:r>
        <w:fldChar w:fldCharType="end"/>
      </w:r>
    </w:p>
    <w:p w14:paraId="38778A59" w14:textId="33C2D6F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187E8E">
        <w:t>The Doxology for Sts. Apakir and John</w:t>
      </w:r>
      <w:r>
        <w:fldChar w:fldCharType="end"/>
      </w:r>
      <w:r>
        <w:tab/>
      </w:r>
      <w:r>
        <w:fldChar w:fldCharType="begin"/>
      </w:r>
      <w:r>
        <w:instrText xml:space="preserve"> PAGEREF _Ref434489722 \h </w:instrText>
      </w:r>
      <w:r>
        <w:fldChar w:fldCharType="separate"/>
      </w:r>
      <w:r w:rsidR="00187E8E">
        <w:rPr>
          <w:noProof/>
        </w:rPr>
        <w:t>1281</w:t>
      </w:r>
      <w:r>
        <w:fldChar w:fldCharType="end"/>
      </w:r>
    </w:p>
    <w:p w14:paraId="5D03558B" w14:textId="2EFB25A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187E8E">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187E8E">
        <w:rPr>
          <w:noProof/>
        </w:rPr>
        <w:t>1039</w:t>
      </w:r>
      <w:r w:rsidR="00B46E6E">
        <w:fldChar w:fldCharType="end"/>
      </w:r>
    </w:p>
    <w:p w14:paraId="63F58DD6" w14:textId="567F327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187E8E">
        <w:t>The Doxology for St. Maurice and the Theban Legion</w:t>
      </w:r>
      <w:r>
        <w:fldChar w:fldCharType="end"/>
      </w:r>
      <w:r>
        <w:tab/>
      </w:r>
      <w:r>
        <w:fldChar w:fldCharType="begin"/>
      </w:r>
      <w:r>
        <w:instrText xml:space="preserve"> PAGEREF _Ref434489859 \h </w:instrText>
      </w:r>
      <w:r>
        <w:fldChar w:fldCharType="separate"/>
      </w:r>
      <w:r w:rsidR="00187E8E">
        <w:rPr>
          <w:noProof/>
        </w:rPr>
        <w:t>991</w:t>
      </w:r>
      <w:r>
        <w:fldChar w:fldCharType="end"/>
      </w:r>
    </w:p>
    <w:p w14:paraId="5E4F2A80" w14:textId="399135E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187E8E">
        <w:t>Another Doxology of St. Maurice</w:t>
      </w:r>
      <w:r>
        <w:fldChar w:fldCharType="end"/>
      </w:r>
      <w:r>
        <w:tab/>
      </w:r>
      <w:r>
        <w:fldChar w:fldCharType="begin"/>
      </w:r>
      <w:r>
        <w:instrText xml:space="preserve"> PAGEREF _Ref434489873 \h </w:instrText>
      </w:r>
      <w:r>
        <w:fldChar w:fldCharType="separate"/>
      </w:r>
      <w:r w:rsidR="00187E8E">
        <w:rPr>
          <w:noProof/>
        </w:rPr>
        <w:t>992</w:t>
      </w:r>
      <w:r>
        <w:fldChar w:fldCharType="end"/>
      </w:r>
    </w:p>
    <w:p w14:paraId="1E1E4F96" w14:textId="5F2D17AF"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187E8E">
        <w:t>The Doxology for St. George of Zahim</w:t>
      </w:r>
      <w:r>
        <w:fldChar w:fldCharType="end"/>
      </w:r>
      <w:r>
        <w:tab/>
      </w:r>
      <w:r>
        <w:fldChar w:fldCharType="begin"/>
      </w:r>
      <w:r>
        <w:instrText xml:space="preserve"> PAGEREF _Ref434489925 \h </w:instrText>
      </w:r>
      <w:r>
        <w:fldChar w:fldCharType="separate"/>
      </w:r>
      <w:r w:rsidR="00187E8E">
        <w:rPr>
          <w:noProof/>
        </w:rPr>
        <w:t>1282</w:t>
      </w:r>
      <w:r>
        <w:fldChar w:fldCharType="end"/>
      </w:r>
    </w:p>
    <w:p w14:paraId="40B36E78" w14:textId="1536A596"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187E8E">
        <w:t>The Doxology for St. James the Sawn-Asunder</w:t>
      </w:r>
      <w:r>
        <w:fldChar w:fldCharType="end"/>
      </w:r>
      <w:r>
        <w:tab/>
      </w:r>
      <w:r>
        <w:fldChar w:fldCharType="begin"/>
      </w:r>
      <w:r>
        <w:instrText xml:space="preserve"> PAGEREF _Ref468565824 \h </w:instrText>
      </w:r>
      <w:r>
        <w:fldChar w:fldCharType="separate"/>
      </w:r>
      <w:r w:rsidR="00187E8E">
        <w:rPr>
          <w:noProof/>
        </w:rPr>
        <w:t>1038</w:t>
      </w:r>
      <w:r>
        <w:fldChar w:fldCharType="end"/>
      </w:r>
    </w:p>
    <w:p w14:paraId="099E3380" w14:textId="27357CC0"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187E8E">
        <w:t>The Doxology for St. Peter the Seal of the Martyrs</w:t>
      </w:r>
      <w:r>
        <w:fldChar w:fldCharType="end"/>
      </w:r>
      <w:r>
        <w:tab/>
      </w:r>
      <w:r>
        <w:fldChar w:fldCharType="begin"/>
      </w:r>
      <w:r>
        <w:instrText xml:space="preserve"> PAGEREF _Ref472885608 \h </w:instrText>
      </w:r>
      <w:r>
        <w:fldChar w:fldCharType="separate"/>
      </w:r>
      <w:r w:rsidR="00187E8E">
        <w:rPr>
          <w:noProof/>
        </w:rPr>
        <w:t>1041</w:t>
      </w:r>
      <w:r>
        <w:fldChar w:fldCharType="end"/>
      </w:r>
    </w:p>
    <w:p w14:paraId="0BDFF43A" w14:textId="17F20198"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187E8E">
        <w:t>The Doxology of St. Demiana</w:t>
      </w:r>
      <w:r>
        <w:fldChar w:fldCharType="end"/>
      </w:r>
      <w:r>
        <w:tab/>
      </w:r>
      <w:r>
        <w:fldChar w:fldCharType="begin"/>
      </w:r>
      <w:r>
        <w:instrText xml:space="preserve"> PAGEREF _Ref434490082 \h </w:instrText>
      </w:r>
      <w:r>
        <w:fldChar w:fldCharType="separate"/>
      </w:r>
      <w:r w:rsidR="00187E8E">
        <w:rPr>
          <w:noProof/>
        </w:rPr>
        <w:t>940</w:t>
      </w:r>
      <w:r>
        <w:fldChar w:fldCharType="end"/>
      </w:r>
    </w:p>
    <w:p w14:paraId="29A91A88" w14:textId="5CBB4864"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187E8E">
        <w:t>Another Doxology of St. Demiana</w:t>
      </w:r>
      <w:r>
        <w:fldChar w:fldCharType="end"/>
      </w:r>
      <w:r>
        <w:tab/>
      </w:r>
      <w:r>
        <w:fldChar w:fldCharType="begin"/>
      </w:r>
      <w:r>
        <w:instrText xml:space="preserve"> PAGEREF _Ref434490124 \h </w:instrText>
      </w:r>
      <w:r>
        <w:fldChar w:fldCharType="separate"/>
      </w:r>
      <w:r w:rsidR="00187E8E">
        <w:rPr>
          <w:noProof/>
        </w:rPr>
        <w:t>1192</w:t>
      </w:r>
      <w:r>
        <w:fldChar w:fldCharType="end"/>
      </w:r>
    </w:p>
    <w:p w14:paraId="576B957E" w14:textId="5B3F99D6"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187E8E">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187E8E">
        <w:rPr>
          <w:noProof/>
        </w:rPr>
        <w:t>1070</w:t>
      </w:r>
      <w:r w:rsidR="00B46E6E">
        <w:fldChar w:fldCharType="end"/>
      </w:r>
    </w:p>
    <w:p w14:paraId="5552E48E" w14:textId="32ECA7E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187E8E">
        <w:t>The Doxology for St. Marina</w:t>
      </w:r>
      <w:r>
        <w:fldChar w:fldCharType="end"/>
      </w:r>
      <w:r>
        <w:tab/>
      </w:r>
      <w:r>
        <w:fldChar w:fldCharType="begin"/>
      </w:r>
      <w:r>
        <w:instrText xml:space="preserve"> PAGEREF _Ref434490204 \h </w:instrText>
      </w:r>
      <w:r>
        <w:fldChar w:fldCharType="separate"/>
      </w:r>
      <w:r w:rsidR="00187E8E">
        <w:rPr>
          <w:noProof/>
        </w:rPr>
        <w:t>1308</w:t>
      </w:r>
      <w:r>
        <w:fldChar w:fldCharType="end"/>
      </w:r>
    </w:p>
    <w:p w14:paraId="6816F6FF" w14:textId="6CFE644F"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187E8E">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187E8E">
        <w:rPr>
          <w:noProof/>
        </w:rPr>
        <w:t>973</w:t>
      </w:r>
      <w:r w:rsidR="00B46E6E">
        <w:fldChar w:fldCharType="end"/>
      </w:r>
    </w:p>
    <w:p w14:paraId="540E858E" w14:textId="3AFFD0AD"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187E8E">
        <w:t>The Doxology of the Martyrs</w:t>
      </w:r>
      <w:r>
        <w:fldChar w:fldCharType="end"/>
      </w:r>
      <w:r>
        <w:tab/>
      </w:r>
      <w:r>
        <w:fldChar w:fldCharType="begin"/>
      </w:r>
      <w:r>
        <w:instrText xml:space="preserve"> PAGEREF _Ref434489950 \h </w:instrText>
      </w:r>
      <w:r>
        <w:fldChar w:fldCharType="separate"/>
      </w:r>
      <w:r w:rsidR="00187E8E">
        <w:rPr>
          <w:noProof/>
        </w:rPr>
        <w:t>944</w:t>
      </w:r>
      <w:r>
        <w:fldChar w:fldCharType="end"/>
      </w:r>
    </w:p>
    <w:p w14:paraId="4C266829" w14:textId="4F811B88"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187E8E">
        <w:t>The Doxology for St. Anthony the Great</w:t>
      </w:r>
      <w:r>
        <w:fldChar w:fldCharType="end"/>
      </w:r>
      <w:r>
        <w:tab/>
      </w:r>
      <w:r>
        <w:fldChar w:fldCharType="begin"/>
      </w:r>
      <w:r>
        <w:instrText xml:space="preserve"> PAGEREF _Ref434490340 \h </w:instrText>
      </w:r>
      <w:r>
        <w:fldChar w:fldCharType="separate"/>
      </w:r>
      <w:r w:rsidR="00187E8E">
        <w:rPr>
          <w:noProof/>
        </w:rPr>
        <w:t>1198</w:t>
      </w:r>
      <w:r>
        <w:fldChar w:fldCharType="end"/>
      </w:r>
    </w:p>
    <w:p w14:paraId="7876C2FC" w14:textId="26860953"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187E8E">
        <w:t>The Doxology for St. Paul the Anchorite</w:t>
      </w:r>
      <w:r>
        <w:fldChar w:fldCharType="end"/>
      </w:r>
      <w:r>
        <w:tab/>
      </w:r>
      <w:r>
        <w:fldChar w:fldCharType="begin"/>
      </w:r>
      <w:r>
        <w:instrText xml:space="preserve"> PAGEREF _Ref434490368 \h </w:instrText>
      </w:r>
      <w:r>
        <w:fldChar w:fldCharType="separate"/>
      </w:r>
      <w:r w:rsidR="00187E8E">
        <w:rPr>
          <w:noProof/>
        </w:rPr>
        <w:t>1200</w:t>
      </w:r>
      <w:r>
        <w:fldChar w:fldCharType="end"/>
      </w:r>
    </w:p>
    <w:p w14:paraId="7F23326E" w14:textId="308F35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187E8E">
        <w:t>The Doxology of St. Anthony and St. Paul</w:t>
      </w:r>
      <w:r>
        <w:fldChar w:fldCharType="end"/>
      </w:r>
      <w:r>
        <w:tab/>
      </w:r>
      <w:r>
        <w:fldChar w:fldCharType="begin"/>
      </w:r>
      <w:r>
        <w:instrText xml:space="preserve"> PAGEREF _Ref434490311 \h </w:instrText>
      </w:r>
      <w:r>
        <w:fldChar w:fldCharType="separate"/>
      </w:r>
      <w:r w:rsidR="00187E8E">
        <w:rPr>
          <w:noProof/>
        </w:rPr>
        <w:t>949</w:t>
      </w:r>
      <w:r>
        <w:fldChar w:fldCharType="end"/>
      </w:r>
    </w:p>
    <w:p w14:paraId="0452B3F4" w14:textId="3572AEC3"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187E8E">
        <w:rPr>
          <w:lang w:val="en-US"/>
        </w:rPr>
        <w:t>The Doxology for St. Pishoy</w:t>
      </w:r>
      <w:r>
        <w:fldChar w:fldCharType="end"/>
      </w:r>
      <w:r>
        <w:tab/>
      </w:r>
      <w:r>
        <w:fldChar w:fldCharType="begin"/>
      </w:r>
      <w:r>
        <w:instrText xml:space="preserve"> PAGEREF _Ref434490783 \h </w:instrText>
      </w:r>
      <w:r>
        <w:fldChar w:fldCharType="separate"/>
      </w:r>
      <w:r w:rsidR="00187E8E">
        <w:rPr>
          <w:noProof/>
        </w:rPr>
        <w:t>1304</w:t>
      </w:r>
      <w:r>
        <w:fldChar w:fldCharType="end"/>
      </w:r>
    </w:p>
    <w:p w14:paraId="73CE5335" w14:textId="433F6EB9"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187E8E">
        <w:t>The Doxology of St. Pishoy and St. Paul of Tammah</w:t>
      </w:r>
      <w:r>
        <w:fldChar w:fldCharType="end"/>
      </w:r>
      <w:r>
        <w:tab/>
      </w:r>
      <w:r>
        <w:fldChar w:fldCharType="begin"/>
      </w:r>
      <w:r>
        <w:instrText xml:space="preserve"> PAGEREF _Ref434490826 \h </w:instrText>
      </w:r>
      <w:r>
        <w:fldChar w:fldCharType="separate"/>
      </w:r>
      <w:r w:rsidR="00187E8E">
        <w:rPr>
          <w:noProof/>
        </w:rPr>
        <w:t>951</w:t>
      </w:r>
      <w:r>
        <w:fldChar w:fldCharType="end"/>
      </w:r>
    </w:p>
    <w:p w14:paraId="4D5B019A" w14:textId="10A6CDE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187E8E">
        <w:t>The Doxology of St. Macarius the Great</w:t>
      </w:r>
      <w:r>
        <w:fldChar w:fldCharType="end"/>
      </w:r>
      <w:r>
        <w:tab/>
      </w:r>
      <w:r>
        <w:fldChar w:fldCharType="begin"/>
      </w:r>
      <w:r>
        <w:instrText xml:space="preserve"> PAGEREF _Ref434490507 \h </w:instrText>
      </w:r>
      <w:r>
        <w:fldChar w:fldCharType="separate"/>
      </w:r>
      <w:r w:rsidR="00187E8E">
        <w:rPr>
          <w:noProof/>
        </w:rPr>
        <w:t>1212</w:t>
      </w:r>
      <w:r>
        <w:fldChar w:fldCharType="end"/>
      </w:r>
    </w:p>
    <w:p w14:paraId="375959C5" w14:textId="790DBE9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187E8E">
        <w:t>Another Doxology of St. Macarius the Great</w:t>
      </w:r>
      <w:r>
        <w:fldChar w:fldCharType="end"/>
      </w:r>
      <w:r>
        <w:tab/>
      </w:r>
      <w:r>
        <w:fldChar w:fldCharType="begin"/>
      </w:r>
      <w:r>
        <w:instrText xml:space="preserve"> PAGEREF _Ref434490525 \h </w:instrText>
      </w:r>
      <w:r>
        <w:fldChar w:fldCharType="separate"/>
      </w:r>
      <w:r w:rsidR="00187E8E">
        <w:rPr>
          <w:noProof/>
        </w:rPr>
        <w:t>1213</w:t>
      </w:r>
      <w:r>
        <w:fldChar w:fldCharType="end"/>
      </w:r>
    </w:p>
    <w:p w14:paraId="79D5B8D3" w14:textId="5588A44B"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187E8E">
        <w:t>Another Doxology of St. Macarius the Great</w:t>
      </w:r>
      <w:r>
        <w:fldChar w:fldCharType="end"/>
      </w:r>
      <w:r>
        <w:tab/>
      </w:r>
      <w:r>
        <w:fldChar w:fldCharType="begin"/>
      </w:r>
      <w:r>
        <w:instrText xml:space="preserve"> PAGEREF _Ref434490542 \h </w:instrText>
      </w:r>
      <w:r>
        <w:fldChar w:fldCharType="separate"/>
      </w:r>
      <w:r w:rsidR="00187E8E">
        <w:rPr>
          <w:noProof/>
        </w:rPr>
        <w:t>1214</w:t>
      </w:r>
      <w:r>
        <w:fldChar w:fldCharType="end"/>
      </w:r>
    </w:p>
    <w:p w14:paraId="172063D3" w14:textId="21F163F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187E8E">
        <w:t>The Doxology for St. Macarius of Alexandria, the Presbyter</w:t>
      </w:r>
      <w:r>
        <w:fldChar w:fldCharType="end"/>
      </w:r>
      <w:r>
        <w:tab/>
      </w:r>
      <w:r>
        <w:fldChar w:fldCharType="begin"/>
      </w:r>
      <w:r>
        <w:instrText xml:space="preserve"> PAGEREF _Ref434490596 \h </w:instrText>
      </w:r>
      <w:r>
        <w:fldChar w:fldCharType="separate"/>
      </w:r>
      <w:r w:rsidR="00187E8E">
        <w:rPr>
          <w:noProof/>
        </w:rPr>
        <w:t>1236</w:t>
      </w:r>
      <w:r>
        <w:fldChar w:fldCharType="end"/>
      </w:r>
    </w:p>
    <w:p w14:paraId="50A26227" w14:textId="03FBBD85"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187E8E">
        <w:t>The Doxology for St. Macarius the Bishop of Edkow</w:t>
      </w:r>
      <w:r>
        <w:fldChar w:fldCharType="end"/>
      </w:r>
      <w:r>
        <w:tab/>
      </w:r>
      <w:r>
        <w:fldChar w:fldCharType="begin"/>
      </w:r>
      <w:r>
        <w:instrText xml:space="preserve"> PAGEREF _Ref434490474 \h </w:instrText>
      </w:r>
      <w:r>
        <w:fldChar w:fldCharType="separate"/>
      </w:r>
      <w:r w:rsidR="00187E8E">
        <w:rPr>
          <w:noProof/>
        </w:rPr>
        <w:t>1016</w:t>
      </w:r>
      <w:r>
        <w:fldChar w:fldCharType="end"/>
      </w:r>
    </w:p>
    <w:p w14:paraId="009C5D78" w14:textId="764DCEE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187E8E">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187E8E">
        <w:rPr>
          <w:noProof/>
        </w:rPr>
        <w:t>1011</w:t>
      </w:r>
      <w:r w:rsidR="00B46E6E">
        <w:fldChar w:fldCharType="end"/>
      </w:r>
    </w:p>
    <w:p w14:paraId="09BA7C45" w14:textId="7012DF86"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187E8E">
        <w:t>The Doxology for St. Thomas the Anchorite</w:t>
      </w:r>
      <w:r>
        <w:fldChar w:fldCharType="end"/>
      </w:r>
      <w:r>
        <w:tab/>
      </w:r>
      <w:r>
        <w:fldChar w:fldCharType="begin"/>
      </w:r>
      <w:r>
        <w:instrText xml:space="preserve"> PAGEREF _Ref434490403 \h </w:instrText>
      </w:r>
      <w:r>
        <w:fldChar w:fldCharType="separate"/>
      </w:r>
      <w:r w:rsidR="00187E8E">
        <w:rPr>
          <w:noProof/>
        </w:rPr>
        <w:t>1255</w:t>
      </w:r>
      <w:r>
        <w:fldChar w:fldCharType="end"/>
      </w:r>
    </w:p>
    <w:p w14:paraId="523E14F8" w14:textId="14831E56"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187E8E">
        <w:t>The Doxology for St. Arsenius</w:t>
      </w:r>
      <w:r>
        <w:fldChar w:fldCharType="end"/>
      </w:r>
      <w:r>
        <w:tab/>
      </w:r>
      <w:r>
        <w:fldChar w:fldCharType="begin"/>
      </w:r>
      <w:r>
        <w:instrText xml:space="preserve"> PAGEREF _Ref434490892 \h </w:instrText>
      </w:r>
      <w:r>
        <w:fldChar w:fldCharType="separate"/>
      </w:r>
      <w:r w:rsidR="00187E8E">
        <w:rPr>
          <w:noProof/>
        </w:rPr>
        <w:t>1240</w:t>
      </w:r>
      <w:r>
        <w:fldChar w:fldCharType="end"/>
      </w:r>
    </w:p>
    <w:p w14:paraId="32B75263" w14:textId="319E8D80"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187E8E">
        <w:t>The Doxology for Sts. Maximus and Dometius</w:t>
      </w:r>
      <w:r>
        <w:fldChar w:fldCharType="end"/>
      </w:r>
      <w:r>
        <w:tab/>
      </w:r>
      <w:r>
        <w:fldChar w:fldCharType="begin"/>
      </w:r>
      <w:r>
        <w:instrText xml:space="preserve"> PAGEREF _Ref434490957 \h </w:instrText>
      </w:r>
      <w:r>
        <w:fldChar w:fldCharType="separate"/>
      </w:r>
      <w:r w:rsidR="00187E8E">
        <w:rPr>
          <w:noProof/>
        </w:rPr>
        <w:t>1194</w:t>
      </w:r>
      <w:r>
        <w:fldChar w:fldCharType="end"/>
      </w:r>
    </w:p>
    <w:p w14:paraId="3DE06B7E" w14:textId="7223EBFF"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187E8E" w:rsidRPr="00187E8E">
        <w:t>The Doxology for the Strong St. Moses</w:t>
      </w:r>
      <w:r>
        <w:fldChar w:fldCharType="end"/>
      </w:r>
      <w:r>
        <w:tab/>
      </w:r>
      <w:r>
        <w:fldChar w:fldCharType="begin"/>
      </w:r>
      <w:r>
        <w:instrText xml:space="preserve"> PAGEREF _Ref434491006 \h </w:instrText>
      </w:r>
      <w:r>
        <w:fldChar w:fldCharType="separate"/>
      </w:r>
      <w:r w:rsidR="00187E8E">
        <w:rPr>
          <w:noProof/>
        </w:rPr>
        <w:t>1283</w:t>
      </w:r>
      <w:r>
        <w:fldChar w:fldCharType="end"/>
      </w:r>
    </w:p>
    <w:p w14:paraId="65889E35" w14:textId="2D72AB4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187E8E">
        <w:t>The Doxology for St. John Kami</w:t>
      </w:r>
      <w:r>
        <w:fldChar w:fldCharType="end"/>
      </w:r>
      <w:r>
        <w:tab/>
      </w:r>
      <w:r>
        <w:fldChar w:fldCharType="begin"/>
      </w:r>
      <w:r>
        <w:instrText xml:space="preserve"> PAGEREF _Ref434491108 \h </w:instrText>
      </w:r>
      <w:r>
        <w:fldChar w:fldCharType="separate"/>
      </w:r>
      <w:r w:rsidR="00187E8E">
        <w:rPr>
          <w:noProof/>
        </w:rPr>
        <w:t>1082</w:t>
      </w:r>
      <w:r>
        <w:fldChar w:fldCharType="end"/>
      </w:r>
    </w:p>
    <w:p w14:paraId="452A4480" w14:textId="5B0F1006"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187E8E">
        <w:t>The Doxology for St. Pachomius</w:t>
      </w:r>
      <w:r>
        <w:fldChar w:fldCharType="end"/>
      </w:r>
      <w:r>
        <w:tab/>
      </w:r>
      <w:r>
        <w:fldChar w:fldCharType="begin"/>
      </w:r>
      <w:r>
        <w:instrText xml:space="preserve"> PAGEREF _Ref434491150 \h </w:instrText>
      </w:r>
      <w:r>
        <w:fldChar w:fldCharType="separate"/>
      </w:r>
      <w:r w:rsidR="00187E8E">
        <w:rPr>
          <w:noProof/>
        </w:rPr>
        <w:t>1241</w:t>
      </w:r>
      <w:r>
        <w:fldChar w:fldCharType="end"/>
      </w:r>
    </w:p>
    <w:p w14:paraId="0192B5E6" w14:textId="36244BDA"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187E8E">
        <w:rPr>
          <w:lang w:val="en-US"/>
        </w:rPr>
        <w:t>The Doxology for St. Shenoute</w:t>
      </w:r>
      <w:r>
        <w:fldChar w:fldCharType="end"/>
      </w:r>
      <w:r>
        <w:tab/>
      </w:r>
      <w:r>
        <w:fldChar w:fldCharType="begin"/>
      </w:r>
      <w:r>
        <w:instrText xml:space="preserve"> PAGEREF _Ref434491186 \h </w:instrText>
      </w:r>
      <w:r>
        <w:fldChar w:fldCharType="separate"/>
      </w:r>
      <w:r w:rsidR="00187E8E">
        <w:rPr>
          <w:noProof/>
        </w:rPr>
        <w:t>1302</w:t>
      </w:r>
      <w:r>
        <w:fldChar w:fldCharType="end"/>
      </w:r>
    </w:p>
    <w:p w14:paraId="7458F265" w14:textId="3B4E6E7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187E8E">
        <w:rPr>
          <w:lang w:val="en-US"/>
        </w:rPr>
        <w:t>A Doxology for St. Besa</w:t>
      </w:r>
      <w:r>
        <w:fldChar w:fldCharType="end"/>
      </w:r>
      <w:r>
        <w:tab/>
      </w:r>
      <w:r>
        <w:fldChar w:fldCharType="begin"/>
      </w:r>
      <w:r>
        <w:instrText xml:space="preserve"> PAGEREF _Ref434491207 \h </w:instrText>
      </w:r>
      <w:r>
        <w:fldChar w:fldCharType="separate"/>
      </w:r>
      <w:r w:rsidR="00187E8E">
        <w:rPr>
          <w:noProof/>
        </w:rPr>
        <w:t>1303</w:t>
      </w:r>
      <w:r>
        <w:fldChar w:fldCharType="end"/>
      </w:r>
    </w:p>
    <w:p w14:paraId="13581597" w14:textId="5D8BC62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187E8E">
        <w:t>The Doxology for Sts. Apollo and Apip</w:t>
      </w:r>
      <w:r>
        <w:fldChar w:fldCharType="end"/>
      </w:r>
      <w:r>
        <w:tab/>
      </w:r>
      <w:r>
        <w:fldChar w:fldCharType="begin"/>
      </w:r>
      <w:r>
        <w:instrText xml:space="preserve"> PAGEREF _Ref434492837 \h </w:instrText>
      </w:r>
      <w:r>
        <w:fldChar w:fldCharType="separate"/>
      </w:r>
      <w:r w:rsidR="00187E8E">
        <w:rPr>
          <w:noProof/>
        </w:rPr>
        <w:t>1014</w:t>
      </w:r>
      <w:r>
        <w:fldChar w:fldCharType="end"/>
      </w:r>
    </w:p>
    <w:p w14:paraId="3540FB7A" w14:textId="695A025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187E8E">
        <w:t>The Doxology for St. Samuel the Confessor</w:t>
      </w:r>
      <w:r>
        <w:fldChar w:fldCharType="end"/>
      </w:r>
      <w:r>
        <w:tab/>
      </w:r>
      <w:r>
        <w:fldChar w:fldCharType="begin"/>
      </w:r>
      <w:r>
        <w:instrText xml:space="preserve"> PAGEREF _Ref434491260 \h </w:instrText>
      </w:r>
      <w:r>
        <w:fldChar w:fldCharType="separate"/>
      </w:r>
      <w:r w:rsidR="00187E8E">
        <w:rPr>
          <w:noProof/>
        </w:rPr>
        <w:t>1072</w:t>
      </w:r>
      <w:r>
        <w:fldChar w:fldCharType="end"/>
      </w:r>
    </w:p>
    <w:p w14:paraId="18FC44F3" w14:textId="28D9EDA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187E8E">
        <w:t>The Doxology for St. Parsouma</w:t>
      </w:r>
      <w:r>
        <w:fldChar w:fldCharType="end"/>
      </w:r>
      <w:r>
        <w:tab/>
      </w:r>
      <w:r>
        <w:fldChar w:fldCharType="begin"/>
      </w:r>
      <w:r>
        <w:instrText xml:space="preserve"> PAGEREF _Ref434491294 \h </w:instrText>
      </w:r>
      <w:r>
        <w:fldChar w:fldCharType="separate"/>
      </w:r>
      <w:r w:rsidR="00187E8E">
        <w:rPr>
          <w:noProof/>
        </w:rPr>
        <w:t>1342</w:t>
      </w:r>
      <w:r>
        <w:fldChar w:fldCharType="end"/>
      </w:r>
    </w:p>
    <w:p w14:paraId="20EDD8A6" w14:textId="30C4F81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187E8E">
        <w:t>The Doxology for St. Teji (Reweiss)</w:t>
      </w:r>
      <w:r>
        <w:fldChar w:fldCharType="end"/>
      </w:r>
      <w:r>
        <w:tab/>
      </w:r>
      <w:r>
        <w:fldChar w:fldCharType="begin"/>
      </w:r>
      <w:r>
        <w:instrText xml:space="preserve"> PAGEREF _Ref434491337 \h </w:instrText>
      </w:r>
      <w:r>
        <w:fldChar w:fldCharType="separate"/>
      </w:r>
      <w:r w:rsidR="00187E8E">
        <w:rPr>
          <w:noProof/>
        </w:rPr>
        <w:t>1012</w:t>
      </w:r>
      <w:r>
        <w:fldChar w:fldCharType="end"/>
      </w:r>
    </w:p>
    <w:p w14:paraId="5F9D1EE3" w14:textId="2B978FAF"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187E8E">
        <w:t>The Doxology for St. Pashnouni</w:t>
      </w:r>
      <w:r>
        <w:fldChar w:fldCharType="end"/>
      </w:r>
      <w:r>
        <w:tab/>
      </w:r>
      <w:r>
        <w:fldChar w:fldCharType="begin"/>
      </w:r>
      <w:r>
        <w:instrText xml:space="preserve"> PAGEREF _Ref434491429 \h </w:instrText>
      </w:r>
      <w:r>
        <w:fldChar w:fldCharType="separate"/>
      </w:r>
      <w:r w:rsidR="00187E8E">
        <w:rPr>
          <w:noProof/>
        </w:rPr>
        <w:t>1253</w:t>
      </w:r>
      <w:r>
        <w:fldChar w:fldCharType="end"/>
      </w:r>
    </w:p>
    <w:p w14:paraId="6FC9654C" w14:textId="0B144160"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187E8E">
        <w:t>The Doxology for St. Simeon the Stylite</w:t>
      </w:r>
      <w:r>
        <w:fldChar w:fldCharType="end"/>
      </w:r>
      <w:r>
        <w:tab/>
      </w:r>
      <w:r>
        <w:fldChar w:fldCharType="begin"/>
      </w:r>
      <w:r>
        <w:instrText xml:space="preserve"> PAGEREF _Ref439328220 \h </w:instrText>
      </w:r>
      <w:r>
        <w:fldChar w:fldCharType="separate"/>
      </w:r>
      <w:r w:rsidR="00187E8E">
        <w:rPr>
          <w:noProof/>
        </w:rPr>
        <w:t>1256</w:t>
      </w:r>
      <w:r>
        <w:fldChar w:fldCharType="end"/>
      </w:r>
    </w:p>
    <w:p w14:paraId="42D77F6C" w14:textId="25BBE699"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187E8E">
        <w:t>The Doxology for St. Isaac the Syrian</w:t>
      </w:r>
      <w:r>
        <w:fldChar w:fldCharType="end"/>
      </w:r>
      <w:r>
        <w:tab/>
      </w:r>
      <w:r>
        <w:fldChar w:fldCharType="begin"/>
      </w:r>
      <w:r>
        <w:instrText xml:space="preserve"> PAGEREF _Ref485108083 \h </w:instrText>
      </w:r>
      <w:r>
        <w:fldChar w:fldCharType="separate"/>
      </w:r>
      <w:r w:rsidR="00187E8E">
        <w:rPr>
          <w:noProof/>
        </w:rPr>
        <w:t>1206</w:t>
      </w:r>
      <w:r>
        <w:fldChar w:fldCharType="end"/>
      </w:r>
    </w:p>
    <w:p w14:paraId="29B6C85A" w14:textId="3685C667"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187E8E">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187E8E">
        <w:rPr>
          <w:noProof/>
        </w:rPr>
        <w:t>970</w:t>
      </w:r>
      <w:r w:rsidR="00810F04">
        <w:fldChar w:fldCharType="end"/>
      </w:r>
    </w:p>
    <w:p w14:paraId="6430EF06" w14:textId="3686F1C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187E8E">
        <w:t>The Doxology for St. Mary of Egypt</w:t>
      </w:r>
      <w:r>
        <w:fldChar w:fldCharType="end"/>
      </w:r>
      <w:r>
        <w:tab/>
      </w:r>
      <w:r>
        <w:fldChar w:fldCharType="begin"/>
      </w:r>
      <w:r>
        <w:instrText xml:space="preserve"> PAGEREF _Ref434491512 \h </w:instrText>
      </w:r>
      <w:r>
        <w:fldChar w:fldCharType="separate"/>
      </w:r>
      <w:r w:rsidR="00187E8E">
        <w:rPr>
          <w:noProof/>
        </w:rPr>
        <w:t>1230</w:t>
      </w:r>
      <w:r>
        <w:fldChar w:fldCharType="end"/>
      </w:r>
    </w:p>
    <w:p w14:paraId="397F448E" w14:textId="59FB904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187E8E">
        <w:t>The Doxology for St. Pelagia</w:t>
      </w:r>
      <w:r>
        <w:fldChar w:fldCharType="end"/>
      </w:r>
      <w:r>
        <w:tab/>
      </w:r>
      <w:r>
        <w:fldChar w:fldCharType="begin"/>
      </w:r>
      <w:r>
        <w:instrText xml:space="preserve"> PAGEREF _Ref465591664 \h </w:instrText>
      </w:r>
      <w:r>
        <w:fldChar w:fldCharType="separate"/>
      </w:r>
      <w:r w:rsidR="00187E8E">
        <w:rPr>
          <w:noProof/>
        </w:rPr>
        <w:t>1008</w:t>
      </w:r>
      <w:r>
        <w:fldChar w:fldCharType="end"/>
      </w:r>
    </w:p>
    <w:p w14:paraId="444E9A36" w14:textId="0DE879D6"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187E8E">
        <w:t>The Doxology of St. Athanasius the Apostolic</w:t>
      </w:r>
      <w:r>
        <w:fldChar w:fldCharType="end"/>
      </w:r>
      <w:r>
        <w:tab/>
      </w:r>
      <w:r>
        <w:fldChar w:fldCharType="begin"/>
      </w:r>
      <w:r>
        <w:instrText xml:space="preserve"> PAGEREF _Ref434492161 \h </w:instrText>
      </w:r>
      <w:r>
        <w:fldChar w:fldCharType="separate"/>
      </w:r>
      <w:r w:rsidR="00187E8E">
        <w:rPr>
          <w:noProof/>
        </w:rPr>
        <w:t>952</w:t>
      </w:r>
      <w:r>
        <w:fldChar w:fldCharType="end"/>
      </w:r>
    </w:p>
    <w:p w14:paraId="167EEC13" w14:textId="7D896FF9"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187E8E">
        <w:t>The Doxology for St. Athanasius the Apostolic</w:t>
      </w:r>
      <w:r>
        <w:fldChar w:fldCharType="end"/>
      </w:r>
      <w:r>
        <w:tab/>
      </w:r>
      <w:r>
        <w:fldChar w:fldCharType="begin"/>
      </w:r>
      <w:r>
        <w:instrText xml:space="preserve"> PAGEREF _Ref434492183 \h </w:instrText>
      </w:r>
      <w:r>
        <w:fldChar w:fldCharType="separate"/>
      </w:r>
      <w:r w:rsidR="00187E8E">
        <w:rPr>
          <w:noProof/>
        </w:rPr>
        <w:t>1236</w:t>
      </w:r>
      <w:r>
        <w:fldChar w:fldCharType="end"/>
      </w:r>
    </w:p>
    <w:p w14:paraId="1E33624E" w14:textId="1EC1C9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187E8E">
        <w:t>Another Doxology for St. Athanasius the Apostolic</w:t>
      </w:r>
      <w:r>
        <w:fldChar w:fldCharType="end"/>
      </w:r>
      <w:r>
        <w:tab/>
      </w:r>
      <w:r>
        <w:fldChar w:fldCharType="begin"/>
      </w:r>
      <w:r>
        <w:instrText xml:space="preserve"> PAGEREF _Ref434492196 \h </w:instrText>
      </w:r>
      <w:r>
        <w:fldChar w:fldCharType="separate"/>
      </w:r>
      <w:r w:rsidR="00187E8E">
        <w:rPr>
          <w:noProof/>
        </w:rPr>
        <w:t>1238</w:t>
      </w:r>
      <w:r>
        <w:fldChar w:fldCharType="end"/>
      </w:r>
    </w:p>
    <w:p w14:paraId="344F162A" w14:textId="7AAE1F7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187E8E">
        <w:t>The Doxology for St. Severus</w:t>
      </w:r>
      <w:r>
        <w:fldChar w:fldCharType="end"/>
      </w:r>
      <w:r>
        <w:tab/>
      </w:r>
      <w:r>
        <w:fldChar w:fldCharType="begin"/>
      </w:r>
      <w:r>
        <w:instrText xml:space="preserve"> PAGEREF _Ref434492249 \h </w:instrText>
      </w:r>
      <w:r>
        <w:fldChar w:fldCharType="separate"/>
      </w:r>
      <w:r w:rsidR="00187E8E">
        <w:rPr>
          <w:noProof/>
        </w:rPr>
        <w:t>1003</w:t>
      </w:r>
      <w:r>
        <w:fldChar w:fldCharType="end"/>
      </w:r>
    </w:p>
    <w:p w14:paraId="35B9247F" w14:textId="4F8E2FCD"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187E8E">
        <w:t>The Doxology for St. John Chrysostom</w:t>
      </w:r>
      <w:r>
        <w:fldChar w:fldCharType="end"/>
      </w:r>
      <w:r>
        <w:tab/>
      </w:r>
      <w:r>
        <w:fldChar w:fldCharType="begin"/>
      </w:r>
      <w:r>
        <w:instrText xml:space="preserve"> PAGEREF _Ref467356854 \h </w:instrText>
      </w:r>
      <w:r>
        <w:fldChar w:fldCharType="separate"/>
      </w:r>
      <w:r w:rsidR="00187E8E">
        <w:rPr>
          <w:noProof/>
        </w:rPr>
        <w:t>1028</w:t>
      </w:r>
      <w:r>
        <w:fldChar w:fldCharType="end"/>
      </w:r>
    </w:p>
    <w:p w14:paraId="614D3E90" w14:textId="1FD48D0F"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187E8E">
        <w:t>The Doxology for St. Gregory the Wonderworker</w:t>
      </w:r>
      <w:r>
        <w:fldChar w:fldCharType="end"/>
      </w:r>
      <w:r>
        <w:tab/>
      </w:r>
      <w:r>
        <w:fldChar w:fldCharType="begin"/>
      </w:r>
      <w:r>
        <w:instrText xml:space="preserve"> PAGEREF _Ref468134316 \h </w:instrText>
      </w:r>
      <w:r>
        <w:fldChar w:fldCharType="separate"/>
      </w:r>
      <w:r w:rsidR="00187E8E">
        <w:rPr>
          <w:noProof/>
        </w:rPr>
        <w:t>1030</w:t>
      </w:r>
      <w:r>
        <w:fldChar w:fldCharType="end"/>
      </w:r>
    </w:p>
    <w:p w14:paraId="587B61AB" w14:textId="354E2BDF"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187E8E">
        <w:t>The Doxology for St. Gregory of Nyssa</w:t>
      </w:r>
      <w:r>
        <w:fldChar w:fldCharType="end"/>
      </w:r>
      <w:r>
        <w:tab/>
      </w:r>
      <w:r>
        <w:fldChar w:fldCharType="begin"/>
      </w:r>
      <w:r>
        <w:instrText xml:space="preserve"> PAGEREF _Ref468565896 \h </w:instrText>
      </w:r>
      <w:r>
        <w:fldChar w:fldCharType="separate"/>
      </w:r>
      <w:r w:rsidR="00187E8E">
        <w:rPr>
          <w:noProof/>
        </w:rPr>
        <w:t>1036</w:t>
      </w:r>
      <w:r>
        <w:fldChar w:fldCharType="end"/>
      </w:r>
    </w:p>
    <w:p w14:paraId="442E6DD7" w14:textId="5E87D478"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187E8E">
        <w:t>The Doxology of St. Gregory the Armenian</w:t>
      </w:r>
      <w:r>
        <w:fldChar w:fldCharType="end"/>
      </w:r>
      <w:r>
        <w:tab/>
      </w:r>
      <w:r>
        <w:fldChar w:fldCharType="begin"/>
      </w:r>
      <w:r>
        <w:instrText xml:space="preserve"> PAGEREF _Ref470555434 \h </w:instrText>
      </w:r>
      <w:r>
        <w:fldChar w:fldCharType="separate"/>
      </w:r>
      <w:r w:rsidR="00187E8E">
        <w:rPr>
          <w:noProof/>
        </w:rPr>
        <w:t>1075</w:t>
      </w:r>
      <w:r>
        <w:fldChar w:fldCharType="end"/>
      </w:r>
    </w:p>
    <w:p w14:paraId="73EBF89C" w14:textId="3E6AA345"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187E8E">
        <w:t>The Doxology of St. Ambrose</w:t>
      </w:r>
      <w:r>
        <w:fldChar w:fldCharType="end"/>
      </w:r>
      <w:r>
        <w:tab/>
      </w:r>
      <w:r>
        <w:fldChar w:fldCharType="begin"/>
      </w:r>
      <w:r>
        <w:instrText xml:space="preserve"> PAGEREF _Ref470555388 \h </w:instrText>
      </w:r>
      <w:r>
        <w:fldChar w:fldCharType="separate"/>
      </w:r>
      <w:r w:rsidR="00187E8E">
        <w:rPr>
          <w:noProof/>
        </w:rPr>
        <w:t>1074</w:t>
      </w:r>
      <w:r>
        <w:fldChar w:fldCharType="end"/>
      </w:r>
    </w:p>
    <w:p w14:paraId="3E0E25F5" w14:textId="0704A6DA"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187E8E">
        <w:t>The Doxology of St. Spyridon</w:t>
      </w:r>
      <w:r>
        <w:fldChar w:fldCharType="end"/>
      </w:r>
      <w:r>
        <w:tab/>
      </w:r>
      <w:r>
        <w:fldChar w:fldCharType="begin"/>
      </w:r>
      <w:r>
        <w:instrText xml:space="preserve"> PAGEREF _Ref470555491 \h </w:instrText>
      </w:r>
      <w:r>
        <w:fldChar w:fldCharType="separate"/>
      </w:r>
      <w:r w:rsidR="00187E8E">
        <w:rPr>
          <w:noProof/>
        </w:rPr>
        <w:t>1076</w:t>
      </w:r>
      <w:r>
        <w:fldChar w:fldCharType="end"/>
      </w:r>
    </w:p>
    <w:p w14:paraId="7175F111" w14:textId="28B9F02E"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187E8E">
        <w:t>The Doxology of St. Nicholas</w:t>
      </w:r>
      <w:r>
        <w:fldChar w:fldCharType="end"/>
      </w:r>
      <w:r>
        <w:tab/>
      </w:r>
      <w:r>
        <w:fldChar w:fldCharType="begin"/>
      </w:r>
      <w:r>
        <w:instrText xml:space="preserve"> PAGEREF _Ref470555294 \h </w:instrText>
      </w:r>
      <w:r>
        <w:fldChar w:fldCharType="separate"/>
      </w:r>
      <w:r w:rsidR="00187E8E">
        <w:rPr>
          <w:noProof/>
        </w:rPr>
        <w:t>1073</w:t>
      </w:r>
      <w:r>
        <w:fldChar w:fldCharType="end"/>
      </w:r>
    </w:p>
    <w:p w14:paraId="59121C34" w14:textId="7DCE102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187E8E">
        <w:t>The Doxology for St. Takle Haymanot</w:t>
      </w:r>
      <w:r>
        <w:fldChar w:fldCharType="end"/>
      </w:r>
      <w:r>
        <w:tab/>
      </w:r>
      <w:r>
        <w:fldChar w:fldCharType="begin"/>
      </w:r>
      <w:r>
        <w:instrText xml:space="preserve"> PAGEREF _Ref434492302 \h </w:instrText>
      </w:r>
      <w:r>
        <w:fldChar w:fldCharType="separate"/>
      </w:r>
      <w:r w:rsidR="00187E8E">
        <w:rPr>
          <w:noProof/>
        </w:rPr>
        <w:t>1337</w:t>
      </w:r>
      <w:r>
        <w:fldChar w:fldCharType="end"/>
      </w:r>
    </w:p>
    <w:p w14:paraId="26D0D3A7" w14:textId="582C075B"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187E8E">
        <w:t>The Doxology of St. Simon the Tanner</w:t>
      </w:r>
      <w:r>
        <w:fldChar w:fldCharType="end"/>
      </w:r>
      <w:r>
        <w:tab/>
      </w:r>
      <w:r>
        <w:fldChar w:fldCharType="begin"/>
      </w:r>
      <w:r>
        <w:instrText xml:space="preserve"> PAGEREF _Ref434492343 \h </w:instrText>
      </w:r>
      <w:r>
        <w:fldChar w:fldCharType="separate"/>
      </w:r>
      <w:r w:rsidR="00187E8E">
        <w:rPr>
          <w:noProof/>
        </w:rPr>
        <w:t>1069</w:t>
      </w:r>
      <w:r>
        <w:fldChar w:fldCharType="end"/>
      </w:r>
    </w:p>
    <w:p w14:paraId="34548290" w14:textId="58A7B6A5"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187E8E">
        <w:t>The Doxology for St. Cyril VI</w:t>
      </w:r>
      <w:r>
        <w:fldChar w:fldCharType="end"/>
      </w:r>
      <w:r>
        <w:tab/>
      </w:r>
      <w:r>
        <w:fldChar w:fldCharType="begin"/>
      </w:r>
      <w:r>
        <w:instrText xml:space="preserve"> PAGEREF _Ref434492506 \h </w:instrText>
      </w:r>
      <w:r>
        <w:fldChar w:fldCharType="separate"/>
      </w:r>
      <w:r w:rsidR="00187E8E">
        <w:rPr>
          <w:noProof/>
        </w:rPr>
        <w:t>1207</w:t>
      </w:r>
      <w:r>
        <w:fldChar w:fldCharType="end"/>
      </w:r>
    </w:p>
    <w:p w14:paraId="2921A070" w14:textId="32205336"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187E8E">
        <w:t>The Doxology for St. Abraam of Fayyoum</w:t>
      </w:r>
      <w:r>
        <w:fldChar w:fldCharType="end"/>
      </w:r>
      <w:r>
        <w:tab/>
      </w:r>
      <w:r>
        <w:fldChar w:fldCharType="begin"/>
      </w:r>
      <w:r>
        <w:instrText xml:space="preserve"> PAGEREF _Ref434492469 \h </w:instrText>
      </w:r>
      <w:r>
        <w:fldChar w:fldCharType="separate"/>
      </w:r>
      <w:r w:rsidR="00187E8E">
        <w:rPr>
          <w:noProof/>
        </w:rPr>
        <w:t>1258</w:t>
      </w:r>
      <w:r>
        <w:fldChar w:fldCharType="end"/>
      </w:r>
    </w:p>
    <w:p w14:paraId="73E36234" w14:textId="10118BAE"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187E8E">
        <w:t>The Doxology for St. Martin of Tours</w:t>
      </w:r>
      <w:r>
        <w:fldChar w:fldCharType="end"/>
      </w:r>
      <w:r>
        <w:tab/>
      </w:r>
      <w:r>
        <w:fldChar w:fldCharType="begin"/>
      </w:r>
      <w:r>
        <w:instrText xml:space="preserve"> PAGEREF _Ref439518461 \h </w:instrText>
      </w:r>
      <w:r>
        <w:fldChar w:fldCharType="separate"/>
      </w:r>
      <w:r w:rsidR="00187E8E">
        <w:rPr>
          <w:noProof/>
        </w:rPr>
        <w:t>1024</w:t>
      </w:r>
      <w:r>
        <w:fldChar w:fldCharType="end"/>
      </w:r>
    </w:p>
    <w:p w14:paraId="0A149F2A" w14:textId="2D4AF9FC"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187E8E">
        <w:t>The Doxology for St. Chad of Mercia</w:t>
      </w:r>
      <w:r>
        <w:fldChar w:fldCharType="end"/>
      </w:r>
      <w:r>
        <w:tab/>
      </w:r>
      <w:r>
        <w:fldChar w:fldCharType="begin"/>
      </w:r>
      <w:r>
        <w:instrText xml:space="preserve"> PAGEREF _Ref434492702 \h </w:instrText>
      </w:r>
      <w:r>
        <w:fldChar w:fldCharType="separate"/>
      </w:r>
      <w:r w:rsidR="00187E8E">
        <w:rPr>
          <w:noProof/>
        </w:rPr>
        <w:t>1210</w:t>
      </w:r>
      <w:r>
        <w:fldChar w:fldCharType="end"/>
      </w:r>
    </w:p>
    <w:p w14:paraId="542AC3C1" w14:textId="517EF742"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187E8E">
        <w:t>The Doxology for the Patriarchs: Abraham, Isaac, and Jacob</w:t>
      </w:r>
      <w:r>
        <w:fldChar w:fldCharType="end"/>
      </w:r>
      <w:r>
        <w:tab/>
      </w:r>
      <w:r>
        <w:fldChar w:fldCharType="begin"/>
      </w:r>
      <w:r>
        <w:instrText xml:space="preserve"> PAGEREF _Ref434492413 \h </w:instrText>
      </w:r>
      <w:r>
        <w:fldChar w:fldCharType="separate"/>
      </w:r>
      <w:r w:rsidR="00187E8E">
        <w:rPr>
          <w:noProof/>
        </w:rPr>
        <w:t>1338</w:t>
      </w:r>
      <w:r>
        <w:fldChar w:fldCharType="end"/>
      </w:r>
    </w:p>
    <w:p w14:paraId="07A4B77B" w14:textId="74D43270"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187E8E">
        <w:t>The Doxology of the Cross Bearers</w:t>
      </w:r>
      <w:r>
        <w:fldChar w:fldCharType="end"/>
      </w:r>
      <w:r>
        <w:tab/>
      </w:r>
      <w:r>
        <w:fldChar w:fldCharType="begin"/>
      </w:r>
      <w:r>
        <w:instrText xml:space="preserve"> PAGEREF _Ref434492536 \h </w:instrText>
      </w:r>
      <w:r>
        <w:fldChar w:fldCharType="separate"/>
      </w:r>
      <w:r w:rsidR="00187E8E">
        <w:rPr>
          <w:noProof/>
        </w:rPr>
        <w:t>953</w:t>
      </w:r>
      <w:r>
        <w:fldChar w:fldCharType="end"/>
      </w:r>
    </w:p>
    <w:p w14:paraId="551FA088" w14:textId="40655395"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187E8E">
        <w:t>The Doxology for a Hierarch Who is Present</w:t>
      </w:r>
      <w:r>
        <w:fldChar w:fldCharType="end"/>
      </w:r>
      <w:r>
        <w:tab/>
      </w:r>
      <w:r>
        <w:fldChar w:fldCharType="begin"/>
      </w:r>
      <w:r>
        <w:instrText xml:space="preserve"> PAGEREF _Ref434492645 \h </w:instrText>
      </w:r>
      <w:r>
        <w:fldChar w:fldCharType="separate"/>
      </w:r>
      <w:r w:rsidR="00187E8E">
        <w:rPr>
          <w:noProof/>
        </w:rPr>
        <w:t>953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769B0917"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187E8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187E8E">
        <w:rPr>
          <w:noProof/>
          <w:lang w:val="en-US"/>
        </w:rPr>
        <w:t>169</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943F6D">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943F6D">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B1073CD"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187E8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187E8E">
        <w:rPr>
          <w:noProof/>
          <w:lang w:val="en-US"/>
        </w:rPr>
        <w:t>11</w:t>
      </w:r>
      <w:r>
        <w:rPr>
          <w:lang w:val="en-US"/>
        </w:rPr>
        <w:fldChar w:fldCharType="end"/>
      </w:r>
      <w:r>
        <w:rPr>
          <w:lang w:val="en-US"/>
        </w:rPr>
        <w:t>.</w:t>
      </w:r>
    </w:p>
    <w:p w14:paraId="32A2D5AF" w14:textId="4AF40EA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187E8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187E8E">
        <w:rPr>
          <w:noProof/>
          <w:lang w:val="en-US"/>
        </w:rPr>
        <w:t>11</w:t>
      </w:r>
      <w:r>
        <w:rPr>
          <w:lang w:val="en-US"/>
        </w:rPr>
        <w:fldChar w:fldCharType="end"/>
      </w:r>
      <w:r>
        <w:rPr>
          <w:lang w:val="en-US"/>
        </w:rPr>
        <w:t>.</w:t>
      </w:r>
    </w:p>
    <w:p w14:paraId="629A25AC" w14:textId="77777777" w:rsidR="00187E8E" w:rsidRDefault="00513E2D" w:rsidP="00837F89">
      <w:pPr>
        <w:pStyle w:val="Body"/>
      </w:pPr>
      <w:r>
        <w:t xml:space="preserve">In the morning, recite </w:t>
      </w:r>
      <w:r>
        <w:fldChar w:fldCharType="begin"/>
      </w:r>
      <w:r>
        <w:instrText xml:space="preserve"> REF _Ref412098903 \h </w:instrText>
      </w:r>
      <w:r>
        <w:fldChar w:fldCharType="separate"/>
      </w:r>
      <w:r w:rsidR="00187E8E">
        <w:br w:type="page"/>
      </w:r>
    </w:p>
    <w:p w14:paraId="27E7A771" w14:textId="0FF43738" w:rsidR="00513E2D" w:rsidRDefault="00187E8E"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177</w:t>
      </w:r>
      <w:r w:rsidR="00513E2D">
        <w:fldChar w:fldCharType="end"/>
      </w:r>
      <w:r w:rsidR="00513E2D">
        <w:t>, stopping before “O true light”.</w:t>
      </w:r>
    </w:p>
    <w:p w14:paraId="7D0F6700" w14:textId="3E1C4A30" w:rsidR="00513E2D" w:rsidRDefault="00513E2D" w:rsidP="00513E2D">
      <w:pPr>
        <w:pStyle w:val="Rubric"/>
      </w:pPr>
      <w:r>
        <w:t xml:space="preserve">Recite </w:t>
      </w:r>
      <w:r>
        <w:fldChar w:fldCharType="begin"/>
      </w:r>
      <w:r>
        <w:instrText xml:space="preserve"> REF _Ref435789344 \h </w:instrText>
      </w:r>
      <w:r>
        <w:fldChar w:fldCharType="separate"/>
      </w:r>
      <w:r w:rsidR="00187E8E">
        <w:t>The Verses of the Cymbals</w:t>
      </w:r>
      <w:r>
        <w:fldChar w:fldCharType="end"/>
      </w:r>
      <w:r>
        <w:t xml:space="preserve">, page </w:t>
      </w:r>
      <w:r>
        <w:fldChar w:fldCharType="begin"/>
      </w:r>
      <w:r>
        <w:instrText xml:space="preserve"> PAGEREF _Ref435789344 \h </w:instrText>
      </w:r>
      <w:r>
        <w:fldChar w:fldCharType="separate"/>
      </w:r>
      <w:r w:rsidR="00187E8E">
        <w:rPr>
          <w:noProof/>
        </w:rPr>
        <w:t>899</w:t>
      </w:r>
      <w:r>
        <w:fldChar w:fldCharType="end"/>
      </w:r>
      <w:r>
        <w:t>.</w:t>
      </w:r>
    </w:p>
    <w:p w14:paraId="52EF59BE" w14:textId="32B7BE55"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187E8E">
        <w:rPr>
          <w:noProof/>
          <w:lang w:val="en-US"/>
        </w:rPr>
        <w:t>400</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1E3565D" w14:textId="77777777" w:rsidR="00187E8E"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26376799"/>
        <w:docPartObj>
          <w:docPartGallery w:val="Table of Contents"/>
          <w:docPartUnique/>
        </w:docPartObj>
      </w:sdtPr>
      <w:sdtEndPr>
        <w:rPr>
          <w:b/>
          <w:bCs/>
          <w:noProof/>
        </w:rPr>
      </w:sdtEndPr>
      <w:sdtContent>
        <w:p w14:paraId="73CF7819" w14:textId="3EF681EE"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Psalms of Prime</w:t>
          </w:r>
          <w:r>
            <w:rPr>
              <w:noProof/>
              <w:webHidden/>
            </w:rPr>
            <w:tab/>
            <w:t>171</w:t>
          </w:r>
        </w:p>
        <w:p w14:paraId="793F46A6" w14:textId="77777777"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Doxology of Prime</w:t>
          </w:r>
          <w:r>
            <w:rPr>
              <w:noProof/>
              <w:webHidden/>
            </w:rPr>
            <w:tab/>
            <w:t>177</w:t>
          </w:r>
        </w:p>
        <w:p w14:paraId="0B8639FB" w14:textId="77777777" w:rsidR="00187E8E" w:rsidRDefault="00187E8E">
          <w:pPr>
            <w:pStyle w:val="TOC3"/>
            <w:tabs>
              <w:tab w:val="right" w:leader="dot" w:pos="8846"/>
            </w:tabs>
            <w:rPr>
              <w:rFonts w:asciiTheme="minorHAnsi" w:eastAsiaTheme="minorEastAsia" w:hAnsiTheme="minorHAnsi"/>
              <w:noProof/>
              <w:sz w:val="22"/>
              <w:lang w:val="en-US"/>
            </w:rPr>
          </w:pPr>
          <w:r w:rsidRPr="008F2ECF">
            <w:rPr>
              <w:rStyle w:val="Hyperlink"/>
            </w:rPr>
            <w:t>The Raising of Morning Incense</w:t>
          </w:r>
          <w:r>
            <w:rPr>
              <w:noProof/>
              <w:webHidden/>
            </w:rPr>
            <w:tab/>
            <w:t>188</w:t>
          </w:r>
        </w:p>
        <w:p w14:paraId="376B0669" w14:textId="77777777" w:rsidR="00187E8E" w:rsidRDefault="004942E9" w:rsidP="009800DB"/>
      </w:sdtContent>
    </w:sdt>
    <w:p w14:paraId="1FE1B4C7" w14:textId="77777777" w:rsidR="00187E8E" w:rsidRDefault="00187E8E" w:rsidP="00AB3348">
      <w:r>
        <w:br w:type="page"/>
      </w:r>
    </w:p>
    <w:p w14:paraId="7606F17C" w14:textId="5D041815" w:rsidR="00513E2D" w:rsidRPr="007E0213" w:rsidRDefault="00187E8E"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170</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172</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A8AF571" w14:textId="77777777" w:rsidR="00187E8E"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187E8E">
        <w:rPr>
          <w:noProof/>
          <w:lang w:val="en-GB"/>
        </w:rPr>
        <w:t>172</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187E8E">
        <w:br w:type="page"/>
      </w:r>
    </w:p>
    <w:p w14:paraId="6B1C629D" w14:textId="2A5B8679" w:rsidR="00513E2D" w:rsidRDefault="00187E8E"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177</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49635D99" w14:textId="77777777" w:rsidR="00187E8E" w:rsidRDefault="00513E2D" w:rsidP="006869EE">
      <w:pPr>
        <w:pStyle w:val="Body"/>
        <w:rPr>
          <w:lang w:val="en-GB"/>
        </w:rPr>
      </w:pPr>
      <w:r>
        <w:t xml:space="preserve">Recite </w:t>
      </w:r>
      <w:r>
        <w:fldChar w:fldCharType="begin"/>
      </w:r>
      <w:r>
        <w:instrText xml:space="preserve"> REF _Ref435789927 \h </w:instrText>
      </w:r>
      <w:r>
        <w:fldChar w:fldCharType="separate"/>
      </w:r>
      <w:r w:rsidR="00187E8E">
        <w:rPr>
          <w:lang w:val="en-GB"/>
        </w:rPr>
        <w:t>Graciously accord, O Lord, to keep us this night without sin. You are blessed, O Lord, God of our fathers, and Your Holy Name is greatly blessed and full of glory forever. Amen.</w:t>
      </w:r>
    </w:p>
    <w:p w14:paraId="040A88DB" w14:textId="77777777" w:rsidR="00187E8E" w:rsidRDefault="00187E8E" w:rsidP="006869EE">
      <w:pPr>
        <w:pStyle w:val="Body"/>
        <w:rPr>
          <w:lang w:val="en-GB"/>
        </w:rPr>
      </w:pPr>
      <w:r>
        <w:rPr>
          <w:lang w:val="en-GB"/>
        </w:rPr>
        <w:t>Let Your mercy be upon us, O Lord, even as we have set our hope in You. For the eyes of everyone wait upon You, for You give them their food in due season.</w:t>
      </w:r>
    </w:p>
    <w:p w14:paraId="2330FDF8" w14:textId="77777777" w:rsidR="00187E8E" w:rsidRDefault="00187E8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98BE6B7" w14:textId="77777777" w:rsidR="00187E8E" w:rsidRDefault="00187E8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71EC93A" w14:textId="77777777" w:rsidR="00187E8E" w:rsidRDefault="00187E8E" w:rsidP="006869EE">
      <w:pPr>
        <w:pStyle w:val="Body"/>
        <w:rPr>
          <w:lang w:val="en-GB"/>
        </w:rPr>
      </w:pPr>
      <w:r>
        <w:rPr>
          <w:lang w:val="en-GB"/>
        </w:rPr>
        <w:t>Your mercy, O Lord, endures forever. O despise not the works of Your hands.</w:t>
      </w:r>
    </w:p>
    <w:p w14:paraId="731AB299" w14:textId="77777777" w:rsidR="00187E8E" w:rsidRDefault="00187E8E" w:rsidP="006869EE">
      <w:pPr>
        <w:pStyle w:val="Body"/>
        <w:rPr>
          <w:lang w:val="en-GB"/>
        </w:rPr>
      </w:pPr>
      <w:r>
        <w:rPr>
          <w:lang w:val="en-GB"/>
        </w:rPr>
        <w:t>Lord, You have been our refuge in all generations. I said, “Be merciful to me, heal my soul; for I have sinned against You.”</w:t>
      </w:r>
    </w:p>
    <w:p w14:paraId="62429396" w14:textId="77777777" w:rsidR="00187E8E" w:rsidRDefault="00187E8E"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F24D303" w14:textId="77777777" w:rsidR="00187E8E" w:rsidRDefault="00187E8E" w:rsidP="006869EE">
      <w:pPr>
        <w:pStyle w:val="Body"/>
        <w:rPr>
          <w:lang w:val="en-GB"/>
        </w:rPr>
      </w:pPr>
      <w:r>
        <w:rPr>
          <w:lang w:val="en-GB"/>
        </w:rPr>
        <w:t>Blessing belongs to You, praise belongs to You praise, glory belongs to You, O Father, Son and Holy Spirit, now, and forever and ever. Amen.</w:t>
      </w:r>
    </w:p>
    <w:p w14:paraId="32BFD4AF" w14:textId="77777777" w:rsidR="00187E8E" w:rsidRPr="008D61EA" w:rsidRDefault="00187E8E"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EFFAB7C" w14:textId="77777777" w:rsidR="00187E8E" w:rsidRDefault="00187E8E"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1628D82" w14:textId="77777777" w:rsidR="00187E8E" w:rsidRDefault="00187E8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CDBAFC8" w14:textId="77777777" w:rsidR="00187E8E" w:rsidRDefault="00187E8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4F55E894" w:rsidR="00513E2D" w:rsidRDefault="00187E8E"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910</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17F157B" w:rsidR="00513E2D" w:rsidRDefault="00513E2D" w:rsidP="00513E2D">
      <w:pPr>
        <w:pStyle w:val="Rubric"/>
      </w:pPr>
      <w:r>
        <w:t xml:space="preserve">Read </w:t>
      </w:r>
      <w:r>
        <w:fldChar w:fldCharType="begin"/>
      </w:r>
      <w:r>
        <w:instrText xml:space="preserve"> REF _Ref435800051 \h </w:instrText>
      </w:r>
      <w:r>
        <w:fldChar w:fldCharType="separate"/>
      </w:r>
      <w:r w:rsidR="00187E8E">
        <w:t>The Psalms of the Third Hour</w:t>
      </w:r>
      <w:r>
        <w:fldChar w:fldCharType="end"/>
      </w:r>
      <w:r>
        <w:t xml:space="preserve">, page </w:t>
      </w:r>
      <w:r>
        <w:fldChar w:fldCharType="begin"/>
      </w:r>
      <w:r>
        <w:instrText xml:space="preserve"> PAGEREF _Ref435800057 \h </w:instrText>
      </w:r>
      <w:r>
        <w:fldChar w:fldCharType="separate"/>
      </w:r>
      <w:r w:rsidR="00187E8E">
        <w:rPr>
          <w:noProof/>
        </w:rPr>
        <w:t>311</w:t>
      </w:r>
      <w:r>
        <w:fldChar w:fldCharType="end"/>
      </w:r>
      <w:r>
        <w:t xml:space="preserve">, and continue with </w:t>
      </w:r>
      <w:r>
        <w:fldChar w:fldCharType="begin"/>
      </w:r>
      <w:r>
        <w:instrText xml:space="preserve"> REF _Ref435800080 \h </w:instrText>
      </w:r>
      <w:r>
        <w:fldChar w:fldCharType="separate"/>
      </w:r>
      <w:r w:rsidR="00187E8E">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077E1C6C"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187E8E">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187E8E">
        <w:rPr>
          <w:noProof/>
          <w:lang w:val="en-US"/>
        </w:rPr>
        <w:t>11</w:t>
      </w:r>
      <w:r>
        <w:rPr>
          <w:lang w:val="en-US"/>
        </w:rPr>
        <w:fldChar w:fldCharType="end"/>
      </w:r>
    </w:p>
    <w:p w14:paraId="3FF6D2AF" w14:textId="6241B626"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187E8E">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187E8E">
        <w:rPr>
          <w:noProof/>
          <w:lang w:val="en-US"/>
        </w:rPr>
        <w:t>11</w:t>
      </w:r>
      <w:r>
        <w:rPr>
          <w:lang w:val="en-US"/>
        </w:rPr>
        <w:fldChar w:fldCharType="end"/>
      </w:r>
    </w:p>
    <w:p w14:paraId="7AFD631B" w14:textId="1EFD12C6"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187E8E">
        <w:t>The Verses of the Cymbals</w:t>
      </w:r>
      <w:r>
        <w:fldChar w:fldCharType="end"/>
      </w:r>
      <w:r>
        <w:t xml:space="preserve">, page </w:t>
      </w:r>
      <w:r>
        <w:fldChar w:fldCharType="begin"/>
      </w:r>
      <w:r>
        <w:instrText xml:space="preserve"> PAGEREF _Ref435789344 \h </w:instrText>
      </w:r>
      <w:r>
        <w:fldChar w:fldCharType="separate"/>
      </w:r>
      <w:r w:rsidR="00187E8E">
        <w:rPr>
          <w:noProof/>
        </w:rPr>
        <w:t>899</w:t>
      </w:r>
      <w:r>
        <w:fldChar w:fldCharType="end"/>
      </w:r>
      <w:r>
        <w:t xml:space="preserve">. If integrating this service with Prime, the first part of </w:t>
      </w:r>
      <w:r>
        <w:fldChar w:fldCharType="begin"/>
      </w:r>
      <w:r>
        <w:instrText xml:space="preserve"> REF _Ref442855270 \h </w:instrText>
      </w:r>
      <w:r>
        <w:fldChar w:fldCharType="separate"/>
      </w:r>
      <w:r w:rsidR="00187E8E">
        <w:t>The Doxology of Prime</w:t>
      </w:r>
      <w:r>
        <w:fldChar w:fldCharType="end"/>
      </w:r>
      <w:r>
        <w:t xml:space="preserve">, </w:t>
      </w:r>
      <w:r>
        <w:fldChar w:fldCharType="begin"/>
      </w:r>
      <w:r>
        <w:instrText xml:space="preserve"> PAGEREF _Ref442855276 \h </w:instrText>
      </w:r>
      <w:r>
        <w:fldChar w:fldCharType="separate"/>
      </w:r>
      <w:r w:rsidR="00187E8E">
        <w:rPr>
          <w:noProof/>
        </w:rPr>
        <w:t>177</w:t>
      </w:r>
      <w:r>
        <w:fldChar w:fldCharType="end"/>
      </w:r>
      <w:r>
        <w:t>, may precede the Verses of Cymbals. Following the Verses of the Cymbals, the people recite with one voice,</w:t>
      </w:r>
    </w:p>
    <w:p w14:paraId="65CFF359" w14:textId="78300FCB"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187E8E">
        <w:t>Psalm</w:t>
      </w:r>
      <w:r w:rsidR="00187E8E" w:rsidRPr="00AB1781">
        <w:t xml:space="preserve"> 50</w:t>
      </w:r>
      <w:r w:rsidR="00187E8E">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187E8E">
        <w:rPr>
          <w:noProof/>
          <w:lang w:val="en-US"/>
        </w:rPr>
        <w:t>400</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46AA9FFE" w14:textId="77777777" w:rsidR="00187E8E"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7E8E" w14:paraId="0C5B3D52" w14:textId="77777777" w:rsidTr="00266A55">
        <w:trPr>
          <w:cantSplit/>
          <w:jc w:val="center"/>
        </w:trPr>
        <w:tc>
          <w:tcPr>
            <w:tcW w:w="288" w:type="dxa"/>
          </w:tcPr>
          <w:p w14:paraId="559C0F3C" w14:textId="3DE2F3AA" w:rsidR="00187E8E" w:rsidRDefault="00187E8E" w:rsidP="00266A55">
            <w:pPr>
              <w:pStyle w:val="CopticCross"/>
            </w:pPr>
          </w:p>
        </w:tc>
        <w:tc>
          <w:tcPr>
            <w:tcW w:w="3960" w:type="dxa"/>
          </w:tcPr>
          <w:p w14:paraId="5F015F9D" w14:textId="77777777" w:rsidR="00187E8E" w:rsidRPr="007425E1" w:rsidRDefault="00187E8E" w:rsidP="00266A55">
            <w:pPr>
              <w:pStyle w:val="EngHang"/>
            </w:pPr>
            <w:r w:rsidRPr="007425E1">
              <w:t xml:space="preserve">We worship </w:t>
            </w:r>
            <w:r>
              <w:t>You</w:t>
            </w:r>
            <w:r w:rsidRPr="007425E1">
              <w:t>, O Christ,</w:t>
            </w:r>
          </w:p>
          <w:p w14:paraId="52BDFCAD" w14:textId="77777777" w:rsidR="00187E8E" w:rsidRPr="007425E1" w:rsidRDefault="00187E8E" w:rsidP="00266A55">
            <w:pPr>
              <w:pStyle w:val="EngHang"/>
            </w:pPr>
            <w:r w:rsidRPr="007425E1">
              <w:t xml:space="preserve">With </w:t>
            </w:r>
            <w:r>
              <w:t>Your</w:t>
            </w:r>
            <w:r w:rsidRPr="007425E1">
              <w:t xml:space="preserve"> Good Father,</w:t>
            </w:r>
          </w:p>
          <w:p w14:paraId="5D934F3D" w14:textId="77777777" w:rsidR="00187E8E" w:rsidRPr="007425E1" w:rsidRDefault="00187E8E" w:rsidP="00266A55">
            <w:pPr>
              <w:pStyle w:val="EngHang"/>
            </w:pPr>
            <w:r w:rsidRPr="007425E1">
              <w:t>And the Holy Spirit,</w:t>
            </w:r>
          </w:p>
          <w:p w14:paraId="7753C18E" w14:textId="77777777" w:rsidR="00187E8E" w:rsidRDefault="00187E8E"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3356217" w14:textId="77777777" w:rsidR="00187E8E" w:rsidRDefault="00187E8E" w:rsidP="00266A55"/>
        </w:tc>
        <w:tc>
          <w:tcPr>
            <w:tcW w:w="288" w:type="dxa"/>
          </w:tcPr>
          <w:p w14:paraId="1200EFCA" w14:textId="77777777" w:rsidR="00187E8E" w:rsidRDefault="00187E8E" w:rsidP="00266A55">
            <w:pPr>
              <w:pStyle w:val="CopticCross"/>
            </w:pPr>
          </w:p>
        </w:tc>
        <w:tc>
          <w:tcPr>
            <w:tcW w:w="3960" w:type="dxa"/>
          </w:tcPr>
          <w:p w14:paraId="48FBCD48" w14:textId="77777777" w:rsidR="00187E8E" w:rsidRDefault="00187E8E" w:rsidP="00266A55">
            <w:pPr>
              <w:pStyle w:val="CopticVersemulti-line"/>
            </w:pPr>
            <w:r>
              <w:t>Ⲧⲉⲛⲟⲩⲱϣⲧ ⲙ̀ⲙⲟⲕ ⲱ̀ Ⲡⲓⲭ̀ⲣⲓⲥⲧⲟⲥ:</w:t>
            </w:r>
          </w:p>
          <w:p w14:paraId="7EFF2622" w14:textId="77777777" w:rsidR="00187E8E" w:rsidRDefault="00187E8E" w:rsidP="00266A55">
            <w:pPr>
              <w:pStyle w:val="CopticVersemulti-line"/>
            </w:pPr>
            <w:r>
              <w:t>ⲛⲉⲙ Ⲡⲉⲕⲓⲱⲧ ⲛ̀ⲁ̀ⲅⲁⲑⲟⲥ:</w:t>
            </w:r>
          </w:p>
          <w:p w14:paraId="1D66E489" w14:textId="77777777" w:rsidR="00187E8E" w:rsidRDefault="00187E8E" w:rsidP="00266A55">
            <w:pPr>
              <w:pStyle w:val="CopticVersemulti-line"/>
            </w:pPr>
            <w:r>
              <w:t>ⲛⲉⲙ Ⲡⲓⲡ̀ⲛⲉⲩⲙⲁ ⲉⲑⲟⲩⲁⲃ:</w:t>
            </w:r>
          </w:p>
          <w:p w14:paraId="0F5A0AC1" w14:textId="77777777" w:rsidR="00187E8E" w:rsidRDefault="00187E8E" w:rsidP="00266A55">
            <w:pPr>
              <w:pStyle w:val="CopticHangingVerse"/>
            </w:pPr>
            <w:r>
              <w:t>ϫⲉ (_____) ⲁⲕⲥⲱϯ ⲙ̀ⲙⲟⲛ ⲛⲁⲓ ⲛⲁⲛ.</w:t>
            </w:r>
          </w:p>
        </w:tc>
      </w:tr>
    </w:tbl>
    <w:p w14:paraId="26839B4F" w14:textId="05DB5731" w:rsidR="00513E2D" w:rsidRDefault="00187E8E"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171</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395B2B9D"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187E8E">
        <w:t>The Doxology of Prime</w:t>
      </w:r>
      <w:r>
        <w:fldChar w:fldCharType="end"/>
      </w:r>
      <w:r>
        <w:t xml:space="preserve">, </w:t>
      </w:r>
      <w:r>
        <w:fldChar w:fldCharType="begin"/>
      </w:r>
      <w:r>
        <w:instrText xml:space="preserve"> PAGEREF _Ref442855276 \h </w:instrText>
      </w:r>
      <w:r>
        <w:fldChar w:fldCharType="separate"/>
      </w:r>
      <w:r w:rsidR="00187E8E">
        <w:rPr>
          <w:noProof/>
        </w:rPr>
        <w:t>177</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768488B7"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187E8E">
        <w:rPr>
          <w:lang w:val="en-GB"/>
        </w:rPr>
        <w:t>Graciously Accord</w:t>
      </w:r>
      <w:r>
        <w:fldChar w:fldCharType="end"/>
      </w:r>
      <w:r>
        <w:t xml:space="preserve">, page </w:t>
      </w:r>
      <w:r>
        <w:fldChar w:fldCharType="begin"/>
      </w:r>
      <w:r>
        <w:instrText xml:space="preserve"> PAGEREF _Ref435789903 \h </w:instrText>
      </w:r>
      <w:r>
        <w:fldChar w:fldCharType="separate"/>
      </w:r>
      <w:r w:rsidR="00187E8E">
        <w:rPr>
          <w:noProof/>
        </w:rPr>
        <w:t>910</w:t>
      </w:r>
      <w:r>
        <w:fldChar w:fldCharType="end"/>
      </w:r>
      <w:r>
        <w:t xml:space="preserve">. If integrating with the Morning hour, </w:t>
      </w:r>
      <w:r>
        <w:fldChar w:fldCharType="begin"/>
      </w:r>
      <w:r>
        <w:instrText xml:space="preserve"> REF _Ref442856274 \h </w:instrText>
      </w:r>
      <w:r>
        <w:fldChar w:fldCharType="separate"/>
      </w:r>
      <w:r w:rsidR="00187E8E">
        <w:t>The Gloria</w:t>
      </w:r>
      <w:r>
        <w:fldChar w:fldCharType="end"/>
      </w:r>
      <w:r>
        <w:t xml:space="preserve">, page </w:t>
      </w:r>
      <w:r>
        <w:fldChar w:fldCharType="begin"/>
      </w:r>
      <w:r>
        <w:instrText xml:space="preserve"> PAGEREF _Ref442856274 \h </w:instrText>
      </w:r>
      <w:r>
        <w:fldChar w:fldCharType="separate"/>
      </w:r>
      <w:r w:rsidR="00187E8E">
        <w:rPr>
          <w:noProof/>
        </w:rPr>
        <w:t>910</w:t>
      </w:r>
      <w:r>
        <w:fldChar w:fldCharType="end"/>
      </w:r>
      <w:r>
        <w:t>.</w:t>
      </w:r>
    </w:p>
    <w:p w14:paraId="370A695B" w14:textId="230D416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187E8E">
        <w:t>The Trisagion</w:t>
      </w:r>
      <w:r>
        <w:fldChar w:fldCharType="end"/>
      </w:r>
      <w:r>
        <w:t xml:space="preserve">, </w:t>
      </w:r>
      <w:r>
        <w:fldChar w:fldCharType="begin"/>
      </w:r>
      <w:r>
        <w:instrText xml:space="preserve"> PAGEREF _Ref442856358 \h </w:instrText>
      </w:r>
      <w:r>
        <w:fldChar w:fldCharType="separate"/>
      </w:r>
      <w:r w:rsidR="00187E8E">
        <w:rPr>
          <w:noProof/>
        </w:rPr>
        <w:t>910</w:t>
      </w:r>
      <w:r>
        <w:fldChar w:fldCharType="end"/>
      </w:r>
      <w:r>
        <w:t xml:space="preserve">, followed by </w:t>
      </w:r>
      <w:r>
        <w:fldChar w:fldCharType="begin"/>
      </w:r>
      <w:r>
        <w:instrText xml:space="preserve"> REF _Ref442856453 \h </w:instrText>
      </w:r>
      <w:r>
        <w:fldChar w:fldCharType="separate"/>
      </w:r>
      <w:r w:rsidR="00187E8E">
        <w:t>Hail to You</w:t>
      </w:r>
      <w:r>
        <w:fldChar w:fldCharType="end"/>
      </w:r>
      <w:r>
        <w:t xml:space="preserve">, page </w:t>
      </w:r>
      <w:r>
        <w:fldChar w:fldCharType="begin"/>
      </w:r>
      <w:r>
        <w:instrText xml:space="preserve"> PAGEREF _Ref442856453 \p \h </w:instrText>
      </w:r>
      <w:r>
        <w:fldChar w:fldCharType="separate"/>
      </w:r>
      <w:r w:rsidR="00187E8E">
        <w:rPr>
          <w:noProof/>
        </w:rPr>
        <w:t>on page 911</w:t>
      </w:r>
      <w:r>
        <w:fldChar w:fldCharType="end"/>
      </w:r>
      <w:r>
        <w:t xml:space="preserve">, </w:t>
      </w:r>
      <w:r>
        <w:fldChar w:fldCharType="begin"/>
      </w:r>
      <w:r>
        <w:instrText xml:space="preserve"> REF _Ref435799700 \h </w:instrText>
      </w:r>
      <w:r>
        <w:fldChar w:fldCharType="separate"/>
      </w:r>
      <w:r w:rsidR="00187E8E">
        <w:t>The Doxologies</w:t>
      </w:r>
      <w:r>
        <w:fldChar w:fldCharType="end"/>
      </w:r>
      <w:r>
        <w:t xml:space="preserve">, </w:t>
      </w:r>
      <w:r>
        <w:fldChar w:fldCharType="begin"/>
      </w:r>
      <w:r>
        <w:instrText xml:space="preserve"> PAGEREF _Ref435799700 \h </w:instrText>
      </w:r>
      <w:r>
        <w:fldChar w:fldCharType="separate"/>
      </w:r>
      <w:r w:rsidR="00187E8E">
        <w:rPr>
          <w:noProof/>
        </w:rPr>
        <w:t>913</w:t>
      </w:r>
      <w:r>
        <w:fldChar w:fldCharType="end"/>
      </w:r>
      <w:r>
        <w:t xml:space="preserve">, </w:t>
      </w:r>
      <w:r>
        <w:fldChar w:fldCharType="begin"/>
      </w:r>
      <w:r>
        <w:instrText xml:space="preserve"> REF _Ref435799710 \h </w:instrText>
      </w:r>
      <w:r>
        <w:fldChar w:fldCharType="separate"/>
      </w:r>
      <w:r w:rsidR="00187E8E">
        <w:t>The Orthodox Creed</w:t>
      </w:r>
      <w:r>
        <w:fldChar w:fldCharType="end"/>
      </w:r>
      <w:r>
        <w:t xml:space="preserve">, </w:t>
      </w:r>
      <w:r>
        <w:fldChar w:fldCharType="begin"/>
      </w:r>
      <w:r>
        <w:instrText xml:space="preserve"> PAGEREF _Ref435799710 \h </w:instrText>
      </w:r>
      <w:r>
        <w:fldChar w:fldCharType="separate"/>
      </w:r>
      <w:r w:rsidR="00187E8E">
        <w:rPr>
          <w:noProof/>
        </w:rPr>
        <w:t>918</w:t>
      </w:r>
      <w:r>
        <w:fldChar w:fldCharType="end"/>
      </w:r>
      <w:r>
        <w:t>.</w:t>
      </w:r>
    </w:p>
    <w:p w14:paraId="2578A20D" w14:textId="065606DC"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187E8E">
        <w:t>God Have mercy upon us</w:t>
      </w:r>
      <w:r>
        <w:fldChar w:fldCharType="end"/>
      </w:r>
      <w:r>
        <w:t xml:space="preserve">, page </w:t>
      </w:r>
      <w:r>
        <w:fldChar w:fldCharType="begin"/>
      </w:r>
      <w:r>
        <w:instrText xml:space="preserve"> PAGEREF _Ref442856751 \h </w:instrText>
      </w:r>
      <w:r>
        <w:fldChar w:fldCharType="separate"/>
      </w:r>
      <w:r w:rsidR="00187E8E">
        <w:rPr>
          <w:noProof/>
        </w:rPr>
        <w:t>918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187E8E">
        <w:t>The Prayer for the Gospel</w:t>
      </w:r>
      <w:r>
        <w:fldChar w:fldCharType="end"/>
      </w:r>
      <w:r>
        <w:t xml:space="preserve">, page </w:t>
      </w:r>
      <w:r>
        <w:fldChar w:fldCharType="begin"/>
      </w:r>
      <w:r>
        <w:instrText xml:space="preserve"> PAGEREF _Ref442856856 \h </w:instrText>
      </w:r>
      <w:r>
        <w:fldChar w:fldCharType="separate"/>
      </w:r>
      <w:r w:rsidR="00187E8E">
        <w:rPr>
          <w:noProof/>
        </w:rPr>
        <w:t>920</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3A2D3749"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187E8E">
        <w:rPr>
          <w:noProof/>
        </w:rPr>
        <w:t>922</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110760EB"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187E8E">
        <w:rPr>
          <w:noProof/>
        </w:rPr>
        <w:t>926</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7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40"/>
            <w:r w:rsidRPr="007425E1">
              <w:t xml:space="preserve">May </w:t>
            </w:r>
            <w:commentRangeEnd w:id="2040"/>
            <w:r>
              <w:rPr>
                <w:rStyle w:val="CommentReference"/>
                <w:rFonts w:eastAsiaTheme="minorHAnsi" w:cstheme="minorBidi"/>
                <w:color w:val="auto"/>
                <w:lang w:val="en-CA"/>
              </w:rPr>
              <w:commentReference w:id="2040"/>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43B8443D"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187E8E">
        <w:t>The Prayer of the Hours</w:t>
      </w:r>
      <w:r>
        <w:fldChar w:fldCharType="end"/>
      </w:r>
      <w:r>
        <w:t xml:space="preserve">, page </w:t>
      </w:r>
      <w:r>
        <w:fldChar w:fldCharType="begin"/>
      </w:r>
      <w:r>
        <w:instrText xml:space="preserve"> PAGEREF _Ref411969145 \h </w:instrText>
      </w:r>
      <w:r>
        <w:fldChar w:fldCharType="separate"/>
      </w:r>
      <w:r w:rsidR="00187E8E">
        <w:rPr>
          <w:noProof/>
        </w:rPr>
        <w:t>16</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4942E9" w:rsidRDefault="004942E9"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4942E9" w:rsidRDefault="004942E9">
      <w:pPr>
        <w:pStyle w:val="CommentText"/>
      </w:pPr>
      <w:r>
        <w:rPr>
          <w:rStyle w:val="CommentReference"/>
        </w:rPr>
        <w:annotationRef/>
      </w:r>
      <w:r>
        <w:t>Compare to various translations</w:t>
      </w:r>
    </w:p>
  </w:comment>
  <w:comment w:id="92" w:author="Windows User" w:date="2015-10-30T12:37:00Z" w:initials="WU">
    <w:p w14:paraId="00B9961B" w14:textId="77777777" w:rsidR="004942E9" w:rsidRDefault="004942E9">
      <w:pPr>
        <w:pStyle w:val="CommentText"/>
      </w:pPr>
      <w:r>
        <w:rPr>
          <w:rStyle w:val="CommentReference"/>
        </w:rPr>
        <w:annotationRef/>
      </w:r>
      <w:r>
        <w:t>Is this supposed to be doubled?</w:t>
      </w:r>
    </w:p>
  </w:comment>
  <w:comment w:id="93" w:author="Windows User" w:date="2015-11-27T20:09:00Z" w:initials="WU">
    <w:p w14:paraId="218998C8" w14:textId="77777777" w:rsidR="004942E9" w:rsidRDefault="004942E9"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4942E9" w:rsidRDefault="004942E9">
      <w:pPr>
        <w:pStyle w:val="CommentText"/>
      </w:pPr>
      <w:r>
        <w:rPr>
          <w:rStyle w:val="CommentReference"/>
        </w:rPr>
        <w:annotationRef/>
      </w:r>
      <w:r>
        <w:t>Does this go before Creed?</w:t>
      </w:r>
    </w:p>
  </w:comment>
  <w:comment w:id="97" w:author="Windows User" w:date="2015-11-06T13:03:00Z" w:initials="WU">
    <w:p w14:paraId="6B9D0F75" w14:textId="77777777" w:rsidR="004942E9" w:rsidRDefault="004942E9">
      <w:pPr>
        <w:pStyle w:val="CommentText"/>
      </w:pPr>
      <w:r>
        <w:rPr>
          <w:rStyle w:val="CommentReference"/>
        </w:rPr>
        <w:annotationRef/>
      </w:r>
      <w:r>
        <w:t>Coptic reader has Ps 3 here!</w:t>
      </w:r>
    </w:p>
  </w:comment>
  <w:comment w:id="114" w:author="Windows User" w:date="2015-11-02T08:54:00Z" w:initials="WU">
    <w:p w14:paraId="0366F544" w14:textId="77777777" w:rsidR="004942E9" w:rsidRDefault="004942E9">
      <w:pPr>
        <w:pStyle w:val="CommentText"/>
      </w:pPr>
      <w:r>
        <w:rPr>
          <w:rStyle w:val="CommentReference"/>
        </w:rPr>
        <w:annotationRef/>
      </w:r>
      <w:r>
        <w:t>Is there a phrase missing here?</w:t>
      </w:r>
    </w:p>
  </w:comment>
  <w:comment w:id="120" w:author="Windows User" w:date="2015-10-30T08:56:00Z" w:initials="WU">
    <w:p w14:paraId="1FDBEBA0" w14:textId="77777777" w:rsidR="004942E9" w:rsidRDefault="004942E9">
      <w:pPr>
        <w:pStyle w:val="CommentText"/>
      </w:pPr>
      <w:r>
        <w:rPr>
          <w:rStyle w:val="CommentReference"/>
        </w:rPr>
        <w:annotationRef/>
      </w:r>
      <w:r>
        <w:t>Should Glory be be here?</w:t>
      </w:r>
    </w:p>
  </w:comment>
  <w:comment w:id="125" w:author="Brett Slote" w:date="2016-05-02T12:37:00Z" w:initials="BS">
    <w:p w14:paraId="6A57FE90" w14:textId="269377C2" w:rsidR="004942E9" w:rsidRDefault="004942E9">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4942E9" w:rsidRDefault="004942E9"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4942E9" w:rsidRDefault="004942E9" w:rsidP="000C38C3">
      <w:pPr>
        <w:pStyle w:val="CommentText"/>
      </w:pPr>
      <w:r>
        <w:rPr>
          <w:rStyle w:val="CommentReference"/>
        </w:rPr>
        <w:annotationRef/>
      </w:r>
      <w:r>
        <w:t>works or deeds?</w:t>
      </w:r>
    </w:p>
  </w:comment>
  <w:comment w:id="128" w:author="Windows User" w:date="2015-11-21T13:24:00Z" w:initials="WU">
    <w:p w14:paraId="00EA2A44" w14:textId="77777777" w:rsidR="004942E9" w:rsidRDefault="004942E9" w:rsidP="000C38C3">
      <w:pPr>
        <w:pStyle w:val="CommentText"/>
      </w:pPr>
      <w:r>
        <w:rPr>
          <w:rStyle w:val="CommentReference"/>
        </w:rPr>
        <w:annotationRef/>
      </w:r>
      <w:r>
        <w:t>review</w:t>
      </w:r>
    </w:p>
  </w:comment>
  <w:comment w:id="129" w:author="Windows User" w:date="2015-10-30T08:56:00Z" w:initials="BS">
    <w:p w14:paraId="326418FE" w14:textId="77777777" w:rsidR="004942E9" w:rsidRDefault="004942E9" w:rsidP="000C38C3">
      <w:pPr>
        <w:pStyle w:val="CommentText"/>
      </w:pPr>
      <w:r>
        <w:rPr>
          <w:rStyle w:val="CommentReference"/>
        </w:rPr>
        <w:annotationRef/>
      </w:r>
      <w:r>
        <w:t>does Coptic have 'high'?</w:t>
      </w:r>
    </w:p>
  </w:comment>
  <w:comment w:id="130" w:author="Windows User" w:date="2015-11-21T13:24:00Z" w:initials="WU">
    <w:p w14:paraId="451F9B25" w14:textId="77777777" w:rsidR="004942E9" w:rsidRDefault="004942E9" w:rsidP="000C38C3">
      <w:pPr>
        <w:pStyle w:val="CommentText"/>
      </w:pPr>
      <w:r>
        <w:rPr>
          <w:rStyle w:val="CommentReference"/>
        </w:rPr>
        <w:annotationRef/>
      </w:r>
      <w:r>
        <w:t>review, add variant</w:t>
      </w:r>
    </w:p>
  </w:comment>
  <w:comment w:id="131" w:author="Windows User" w:date="2015-10-30T08:56:00Z" w:initials="BS">
    <w:p w14:paraId="688FBBBC" w14:textId="77777777" w:rsidR="004942E9" w:rsidRDefault="004942E9"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4942E9" w:rsidRDefault="004942E9">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4942E9" w:rsidRDefault="004942E9" w:rsidP="000278EC">
      <w:pPr>
        <w:pStyle w:val="CommentText"/>
      </w:pPr>
      <w:r>
        <w:rPr>
          <w:rStyle w:val="CommentReference"/>
        </w:rPr>
        <w:annotationRef/>
      </w:r>
      <w:r>
        <w:t>Gives light? Enlightens?</w:t>
      </w:r>
    </w:p>
  </w:comment>
  <w:comment w:id="169" w:author="Windows User" w:date="2015-10-30T08:56:00Z" w:initials="WU">
    <w:p w14:paraId="274DD96D" w14:textId="77777777" w:rsidR="004942E9" w:rsidRDefault="004942E9">
      <w:pPr>
        <w:pStyle w:val="CommentText"/>
      </w:pPr>
      <w:r>
        <w:rPr>
          <w:rStyle w:val="CommentReference"/>
        </w:rPr>
        <w:annotationRef/>
      </w:r>
      <w:r>
        <w:t>split after this vs?</w:t>
      </w:r>
    </w:p>
  </w:comment>
  <w:comment w:id="204" w:author="Windows User" w:date="2015-11-04T08:53:00Z" w:initials="WU">
    <w:p w14:paraId="057654D4" w14:textId="77777777" w:rsidR="004942E9" w:rsidRDefault="004942E9">
      <w:pPr>
        <w:pStyle w:val="CommentText"/>
      </w:pPr>
      <w:r>
        <w:rPr>
          <w:rStyle w:val="CommentReference"/>
        </w:rPr>
        <w:annotationRef/>
      </w:r>
      <w:r>
        <w:t>Life giver or giver of life?</w:t>
      </w:r>
    </w:p>
  </w:comment>
  <w:comment w:id="215" w:author="Windows User" w:date="2015-10-30T08:56:00Z" w:initials="BS">
    <w:p w14:paraId="681427A6" w14:textId="77777777" w:rsidR="004942E9" w:rsidRDefault="004942E9">
      <w:pPr>
        <w:pStyle w:val="CommentText"/>
      </w:pPr>
      <w:r>
        <w:rPr>
          <w:rStyle w:val="CommentReference"/>
        </w:rPr>
        <w:annotationRef/>
      </w:r>
      <w:r>
        <w:t>coptic has confess</w:t>
      </w:r>
    </w:p>
  </w:comment>
  <w:comment w:id="244" w:author="Microsoft Office User" w:date="2015-12-11T19:51:00Z" w:initials="Office">
    <w:p w14:paraId="593CF0B5" w14:textId="77777777" w:rsidR="004942E9" w:rsidRDefault="004942E9" w:rsidP="00704CAA">
      <w:pPr>
        <w:pStyle w:val="CommentText"/>
      </w:pPr>
      <w:r>
        <w:rPr>
          <w:rStyle w:val="CommentReference"/>
        </w:rPr>
        <w:annotationRef/>
      </w:r>
      <w:r>
        <w:t>this one needs rewording</w:t>
      </w:r>
    </w:p>
  </w:comment>
  <w:comment w:id="353" w:author="Windows User" w:date="2015-11-02T12:45:00Z" w:initials="WU">
    <w:p w14:paraId="7D99A743" w14:textId="77777777" w:rsidR="004942E9" w:rsidRDefault="004942E9" w:rsidP="00D31F38">
      <w:pPr>
        <w:pStyle w:val="CommentText"/>
      </w:pPr>
      <w:r>
        <w:rPr>
          <w:rStyle w:val="CommentReference"/>
        </w:rPr>
        <w:annotationRef/>
      </w:r>
      <w:r>
        <w:t>Any argument for "Rise up" rather than arise?"</w:t>
      </w:r>
    </w:p>
  </w:comment>
  <w:comment w:id="354" w:author="Windows User" w:date="2015-10-30T08:56:00Z" w:initials="WU">
    <w:p w14:paraId="0AB2ABCE" w14:textId="77777777" w:rsidR="004942E9" w:rsidRDefault="004942E9" w:rsidP="00D31F38">
      <w:pPr>
        <w:pStyle w:val="CommentText"/>
      </w:pPr>
      <w:r>
        <w:rPr>
          <w:rStyle w:val="CommentReference"/>
        </w:rPr>
        <w:annotationRef/>
      </w:r>
      <w:r>
        <w:t>flesh or body?</w:t>
      </w:r>
    </w:p>
  </w:comment>
  <w:comment w:id="355" w:author="Windows User" w:date="2015-10-30T08:56:00Z" w:initials="WU">
    <w:p w14:paraId="0375B80F" w14:textId="77777777" w:rsidR="004942E9" w:rsidRDefault="004942E9" w:rsidP="00D31F38">
      <w:pPr>
        <w:pStyle w:val="CommentText"/>
      </w:pPr>
      <w:r>
        <w:rPr>
          <w:rStyle w:val="CommentReference"/>
        </w:rPr>
        <w:annotationRef/>
      </w:r>
      <w:r>
        <w:t>Send up, or ascribe?</w:t>
      </w:r>
    </w:p>
  </w:comment>
  <w:comment w:id="356" w:author="Windows User" w:date="2015-10-30T08:56:00Z" w:initials="WU">
    <w:p w14:paraId="5622D018" w14:textId="77777777" w:rsidR="004942E9" w:rsidRDefault="004942E9" w:rsidP="00D31F38">
      <w:pPr>
        <w:pStyle w:val="CommentText"/>
      </w:pPr>
      <w:r>
        <w:rPr>
          <w:rStyle w:val="CommentReference"/>
        </w:rPr>
        <w:annotationRef/>
      </w:r>
      <w:r>
        <w:t>doxology or glorification?</w:t>
      </w:r>
    </w:p>
  </w:comment>
  <w:comment w:id="357" w:author="Windows User" w:date="2015-10-30T08:56:00Z" w:initials="WU">
    <w:p w14:paraId="10960ED9" w14:textId="77777777" w:rsidR="004942E9" w:rsidRDefault="004942E9" w:rsidP="00D31F38">
      <w:pPr>
        <w:pStyle w:val="CommentText"/>
      </w:pPr>
      <w:r>
        <w:rPr>
          <w:rStyle w:val="CommentReference"/>
        </w:rPr>
        <w:annotationRef/>
      </w:r>
      <w:r>
        <w:t>"Glory to you" or "Glory be to you"?</w:t>
      </w:r>
    </w:p>
  </w:comment>
  <w:comment w:id="358" w:author="Windows User" w:date="2015-10-30T08:56:00Z" w:initials="WU">
    <w:p w14:paraId="67C46469" w14:textId="77777777" w:rsidR="004942E9" w:rsidRDefault="004942E9" w:rsidP="00D31F38">
      <w:pPr>
        <w:pStyle w:val="CommentText"/>
      </w:pPr>
      <w:r>
        <w:rPr>
          <w:rStyle w:val="CommentReference"/>
        </w:rPr>
        <w:annotationRef/>
      </w:r>
      <w:r>
        <w:t>You?</w:t>
      </w:r>
    </w:p>
  </w:comment>
  <w:comment w:id="359" w:author="Windows User" w:date="2015-10-30T08:56:00Z" w:initials="WU">
    <w:p w14:paraId="744CF838" w14:textId="77777777" w:rsidR="004942E9" w:rsidRDefault="004942E9" w:rsidP="00D31F38">
      <w:pPr>
        <w:pStyle w:val="CommentText"/>
      </w:pPr>
      <w:r>
        <w:rPr>
          <w:rStyle w:val="CommentReference"/>
        </w:rPr>
        <w:annotationRef/>
      </w:r>
      <w:r>
        <w:t>To the Sanctuary or O you saints???</w:t>
      </w:r>
    </w:p>
  </w:comment>
  <w:comment w:id="360" w:author="Windows User" w:date="2015-10-30T08:56:00Z" w:initials="WU">
    <w:p w14:paraId="47DB61A6" w14:textId="77777777" w:rsidR="004942E9" w:rsidRDefault="004942E9" w:rsidP="00D31F38">
      <w:pPr>
        <w:pStyle w:val="CommentText"/>
      </w:pPr>
      <w:r>
        <w:rPr>
          <w:rStyle w:val="CommentReference"/>
        </w:rPr>
        <w:annotationRef/>
      </w:r>
      <w:r>
        <w:t>from sounds more natural than out of. Any compelling reason to keep?</w:t>
      </w:r>
    </w:p>
  </w:comment>
  <w:comment w:id="361" w:author="Windows User" w:date="2015-10-30T08:56:00Z" w:initials="WU">
    <w:p w14:paraId="463DE6F6" w14:textId="77777777" w:rsidR="004942E9" w:rsidRDefault="004942E9" w:rsidP="00D31F38">
      <w:pPr>
        <w:pStyle w:val="CommentText"/>
      </w:pPr>
      <w:r>
        <w:rPr>
          <w:rStyle w:val="CommentReference"/>
        </w:rPr>
        <w:annotationRef/>
      </w:r>
      <w:r>
        <w:t>supplication or cry?</w:t>
      </w:r>
    </w:p>
  </w:comment>
  <w:comment w:id="362" w:author="Windows User" w:date="2015-10-30T08:56:00Z" w:initials="WU">
    <w:p w14:paraId="4FD2340C" w14:textId="77777777" w:rsidR="004942E9" w:rsidRDefault="004942E9" w:rsidP="00D31F38">
      <w:pPr>
        <w:pStyle w:val="CommentText"/>
      </w:pPr>
      <w:r>
        <w:rPr>
          <w:rStyle w:val="CommentReference"/>
        </w:rPr>
        <w:annotationRef/>
      </w:r>
      <w:r>
        <w:t>petition or supplication? supplication sounds much better.</w:t>
      </w:r>
    </w:p>
  </w:comment>
  <w:comment w:id="363" w:author="Windows User" w:date="2015-10-30T08:56:00Z" w:initials="WU">
    <w:p w14:paraId="4E23918A" w14:textId="77777777" w:rsidR="004942E9" w:rsidRDefault="004942E9" w:rsidP="00D31F38">
      <w:pPr>
        <w:pStyle w:val="CommentText"/>
      </w:pPr>
      <w:r>
        <w:rPr>
          <w:rStyle w:val="CommentReference"/>
        </w:rPr>
        <w:annotationRef/>
      </w:r>
      <w:r>
        <w:t>revive or deliver?</w:t>
      </w:r>
    </w:p>
  </w:comment>
  <w:comment w:id="364" w:author="Windows User" w:date="2015-10-30T08:56:00Z" w:initials="WU">
    <w:p w14:paraId="45934B86" w14:textId="77777777" w:rsidR="004942E9" w:rsidRDefault="004942E9" w:rsidP="00D31F38">
      <w:pPr>
        <w:pStyle w:val="CommentText"/>
      </w:pPr>
      <w:r>
        <w:rPr>
          <w:rStyle w:val="CommentReference"/>
        </w:rPr>
        <w:annotationRef/>
      </w:r>
      <w:r>
        <w:t>pour forth, utter, or overflow? I like the way overflow sounds more than pour forth. More natural.</w:t>
      </w:r>
    </w:p>
  </w:comment>
  <w:comment w:id="365" w:author="Windows User" w:date="2015-10-30T08:56:00Z" w:initials="WU">
    <w:p w14:paraId="3EC53F34" w14:textId="77777777" w:rsidR="004942E9" w:rsidRDefault="004942E9" w:rsidP="00D31F38">
      <w:pPr>
        <w:pStyle w:val="CommentText"/>
      </w:pPr>
      <w:r>
        <w:rPr>
          <w:rStyle w:val="CommentReference"/>
        </w:rPr>
        <w:annotationRef/>
      </w:r>
      <w:r>
        <w:t>blessing or praise?</w:t>
      </w:r>
    </w:p>
  </w:comment>
  <w:comment w:id="366" w:author="Windows User" w:date="2015-10-30T08:56:00Z" w:initials="WU">
    <w:p w14:paraId="30167A78" w14:textId="77777777" w:rsidR="004942E9" w:rsidRDefault="004942E9" w:rsidP="00D31F38">
      <w:pPr>
        <w:pStyle w:val="CommentText"/>
      </w:pPr>
      <w:r>
        <w:rPr>
          <w:rStyle w:val="CommentReference"/>
        </w:rPr>
        <w:annotationRef/>
      </w:r>
      <w:r>
        <w:t>respond with? respond to? speak of?</w:t>
      </w:r>
    </w:p>
  </w:comment>
  <w:comment w:id="367" w:author="Windows User" w:date="2015-10-30T08:56:00Z" w:initials="WU">
    <w:p w14:paraId="6965197E" w14:textId="77777777" w:rsidR="004942E9" w:rsidRDefault="004942E9" w:rsidP="00D31F38">
      <w:pPr>
        <w:pStyle w:val="CommentText"/>
      </w:pPr>
      <w:r>
        <w:rPr>
          <w:rStyle w:val="CommentReference"/>
        </w:rPr>
        <w:annotationRef/>
      </w:r>
      <w:r>
        <w:t>rightous, true, or truth?</w:t>
      </w:r>
    </w:p>
  </w:comment>
  <w:comment w:id="368" w:author="Windows User" w:date="2015-10-30T08:56:00Z" w:initials="WU">
    <w:p w14:paraId="668FF70C" w14:textId="77777777" w:rsidR="004942E9" w:rsidRDefault="004942E9" w:rsidP="00D31F38">
      <w:pPr>
        <w:pStyle w:val="CommentText"/>
      </w:pPr>
      <w:r>
        <w:rPr>
          <w:rStyle w:val="CommentReference"/>
        </w:rPr>
        <w:annotationRef/>
      </w:r>
      <w:r>
        <w:t>meditation, or delight?</w:t>
      </w:r>
    </w:p>
  </w:comment>
  <w:comment w:id="369" w:author="Windows User" w:date="2015-10-30T08:56:00Z" w:initials="WU">
    <w:p w14:paraId="3C05865D" w14:textId="77777777" w:rsidR="004942E9" w:rsidRDefault="004942E9" w:rsidP="00D31F38">
      <w:pPr>
        <w:pStyle w:val="CommentText"/>
      </w:pPr>
      <w:r>
        <w:rPr>
          <w:rStyle w:val="CommentReference"/>
        </w:rPr>
        <w:annotationRef/>
      </w:r>
      <w:r>
        <w:t>forever or always?</w:t>
      </w:r>
    </w:p>
  </w:comment>
  <w:comment w:id="370" w:author="Windows User" w:date="2015-10-30T08:56:00Z" w:initials="WU">
    <w:p w14:paraId="3B00730E" w14:textId="77777777" w:rsidR="004942E9" w:rsidRDefault="004942E9" w:rsidP="00D31F38">
      <w:pPr>
        <w:pStyle w:val="CommentText"/>
      </w:pPr>
      <w:r>
        <w:rPr>
          <w:rStyle w:val="CommentReference"/>
        </w:rPr>
        <w:annotationRef/>
      </w:r>
      <w:r>
        <w:t>and forever?</w:t>
      </w:r>
    </w:p>
  </w:comment>
  <w:comment w:id="371" w:author="Windows User" w:date="2015-10-30T08:56:00Z" w:initials="WU">
    <w:p w14:paraId="1B4AAEB0" w14:textId="77777777" w:rsidR="004942E9" w:rsidRDefault="004942E9" w:rsidP="00D31F38">
      <w:pPr>
        <w:pStyle w:val="CommentText"/>
      </w:pPr>
      <w:r>
        <w:rPr>
          <w:rStyle w:val="CommentReference"/>
        </w:rPr>
        <w:annotationRef/>
      </w:r>
      <w:r>
        <w:t>be?</w:t>
      </w:r>
    </w:p>
  </w:comment>
  <w:comment w:id="372" w:author="Windows User" w:date="2015-10-30T08:56:00Z" w:initials="WU">
    <w:p w14:paraId="1B1C5E2C" w14:textId="77777777" w:rsidR="004942E9" w:rsidRDefault="004942E9" w:rsidP="00D31F38">
      <w:pPr>
        <w:pStyle w:val="CommentText"/>
      </w:pPr>
      <w:r>
        <w:rPr>
          <w:rStyle w:val="CommentReference"/>
        </w:rPr>
        <w:annotationRef/>
      </w:r>
      <w:r>
        <w:t>be?</w:t>
      </w:r>
    </w:p>
  </w:comment>
  <w:comment w:id="373" w:author="Windows User" w:date="2015-10-30T08:56:00Z" w:initials="WU">
    <w:p w14:paraId="2A55755C" w14:textId="77777777" w:rsidR="004942E9" w:rsidRDefault="004942E9" w:rsidP="00D31F38">
      <w:pPr>
        <w:pStyle w:val="CommentText"/>
      </w:pPr>
      <w:r>
        <w:rPr>
          <w:rStyle w:val="CommentReference"/>
        </w:rPr>
        <w:annotationRef/>
      </w:r>
      <w:r>
        <w:t>is the insertion of "one" after "begotten" needed in english?</w:t>
      </w:r>
    </w:p>
  </w:comment>
  <w:comment w:id="374" w:author="Windows User" w:date="2015-10-30T08:56:00Z" w:initials="WU">
    <w:p w14:paraId="2B8406D1" w14:textId="77777777" w:rsidR="004942E9" w:rsidRDefault="004942E9" w:rsidP="00D31F38">
      <w:pPr>
        <w:pStyle w:val="CommentText"/>
      </w:pPr>
      <w:r>
        <w:rPr>
          <w:rStyle w:val="CommentReference"/>
        </w:rPr>
        <w:annotationRef/>
      </w:r>
      <w:r>
        <w:t>utter or declare?</w:t>
      </w:r>
    </w:p>
  </w:comment>
  <w:comment w:id="382" w:author="Windows User" w:date="2015-10-30T08:56:00Z" w:initials="BS">
    <w:p w14:paraId="5E20C97F" w14:textId="77777777" w:rsidR="004942E9" w:rsidRDefault="004942E9" w:rsidP="00D31F38">
      <w:pPr>
        <w:pStyle w:val="CommentText"/>
      </w:pPr>
      <w:r>
        <w:rPr>
          <w:rStyle w:val="CommentReference"/>
        </w:rPr>
        <w:annotationRef/>
      </w:r>
      <w:r>
        <w:t>look at? look upon? regard?</w:t>
      </w:r>
    </w:p>
  </w:comment>
  <w:comment w:id="383" w:author="Windows User" w:date="2015-10-30T08:56:00Z" w:initials="BS">
    <w:p w14:paraId="2ADF0207" w14:textId="77777777" w:rsidR="004942E9" w:rsidRDefault="004942E9" w:rsidP="00D31F38">
      <w:pPr>
        <w:pStyle w:val="CommentText"/>
      </w:pPr>
      <w:r>
        <w:rPr>
          <w:rStyle w:val="CommentReference"/>
        </w:rPr>
        <w:annotationRef/>
      </w:r>
      <w:r>
        <w:t>no one?</w:t>
      </w:r>
    </w:p>
  </w:comment>
  <w:comment w:id="384" w:author="Windows User" w:date="2015-10-30T08:56:00Z" w:initials="BS">
    <w:p w14:paraId="485D87CE" w14:textId="77777777" w:rsidR="004942E9" w:rsidRDefault="004942E9" w:rsidP="00D31F38">
      <w:pPr>
        <w:pStyle w:val="CommentText"/>
      </w:pPr>
      <w:r>
        <w:rPr>
          <w:rStyle w:val="CommentReference"/>
        </w:rPr>
        <w:annotationRef/>
      </w:r>
      <w:r>
        <w:t>in?</w:t>
      </w:r>
    </w:p>
    <w:p w14:paraId="472FCBB1" w14:textId="77777777" w:rsidR="004942E9" w:rsidRDefault="004942E9" w:rsidP="00D31F38">
      <w:pPr>
        <w:pStyle w:val="CommentText"/>
      </w:pPr>
    </w:p>
  </w:comment>
  <w:comment w:id="385" w:author="Windows User" w:date="2015-10-30T08:56:00Z" w:initials="BS">
    <w:p w14:paraId="0FA627AF" w14:textId="77777777" w:rsidR="004942E9" w:rsidRDefault="004942E9" w:rsidP="00D31F38">
      <w:pPr>
        <w:pStyle w:val="CommentText"/>
      </w:pPr>
      <w:r>
        <w:rPr>
          <w:rStyle w:val="CommentReference"/>
        </w:rPr>
        <w:annotationRef/>
      </w:r>
      <w:r>
        <w:t>before?</w:t>
      </w:r>
    </w:p>
  </w:comment>
  <w:comment w:id="386" w:author="Windows User" w:date="2015-10-30T08:56:00Z" w:initials="BS">
    <w:p w14:paraId="744D2B01" w14:textId="77777777" w:rsidR="004942E9" w:rsidRDefault="004942E9" w:rsidP="00D31F38">
      <w:pPr>
        <w:pStyle w:val="CommentText"/>
      </w:pPr>
      <w:r>
        <w:rPr>
          <w:rStyle w:val="CommentReference"/>
        </w:rPr>
        <w:annotationRef/>
      </w:r>
      <w:r>
        <w:t>joy entered into the whole world doesn't mean much...</w:t>
      </w:r>
    </w:p>
  </w:comment>
  <w:comment w:id="387" w:author="Windows User" w:date="2015-10-30T08:56:00Z" w:initials="BS">
    <w:p w14:paraId="4F77BBAD" w14:textId="77777777" w:rsidR="004942E9" w:rsidRDefault="004942E9" w:rsidP="00D31F38">
      <w:pPr>
        <w:pStyle w:val="CommentText"/>
      </w:pPr>
      <w:r>
        <w:rPr>
          <w:rStyle w:val="CommentReference"/>
        </w:rPr>
        <w:annotationRef/>
      </w:r>
      <w:r>
        <w:t>? any better way to express that's more accurate while meaning something?</w:t>
      </w:r>
    </w:p>
  </w:comment>
  <w:comment w:id="388" w:author="Windows User" w:date="2015-10-30T08:56:00Z" w:initials="BS">
    <w:p w14:paraId="3F67AE7E" w14:textId="77777777" w:rsidR="004942E9" w:rsidRDefault="004942E9" w:rsidP="00D31F38">
      <w:pPr>
        <w:pStyle w:val="CommentText"/>
      </w:pPr>
      <w:r>
        <w:rPr>
          <w:rStyle w:val="CommentReference"/>
        </w:rPr>
        <w:annotationRef/>
      </w:r>
      <w:r>
        <w:t>sealed as in ever virgin... or more like hidden?</w:t>
      </w:r>
    </w:p>
  </w:comment>
  <w:comment w:id="389" w:author="Windows User" w:date="2015-10-30T08:56:00Z" w:initials="BS">
    <w:p w14:paraId="079DFF07" w14:textId="77777777" w:rsidR="004942E9" w:rsidRDefault="004942E9" w:rsidP="00D31F38">
      <w:pPr>
        <w:pStyle w:val="CommentText"/>
      </w:pPr>
      <w:r>
        <w:rPr>
          <w:rStyle w:val="CommentReference"/>
        </w:rPr>
        <w:annotationRef/>
      </w:r>
      <w:r>
        <w:t>fragrant ointment? ointment? Incense and ointment with weeping and mourning?</w:t>
      </w:r>
    </w:p>
  </w:comment>
  <w:comment w:id="390" w:author="Windows User" w:date="2015-10-30T08:56:00Z" w:initials="BS">
    <w:p w14:paraId="534D6E8F" w14:textId="77777777" w:rsidR="004942E9" w:rsidRDefault="004942E9" w:rsidP="00D31F38">
      <w:pPr>
        <w:pStyle w:val="CommentText"/>
      </w:pPr>
      <w:r>
        <w:rPr>
          <w:rStyle w:val="CommentReference"/>
        </w:rPr>
        <w:annotationRef/>
      </w:r>
      <w:r>
        <w:t>spices or ointment</w:t>
      </w:r>
    </w:p>
  </w:comment>
  <w:comment w:id="391" w:author="Windows User" w:date="2015-10-30T08:56:00Z" w:initials="BS">
    <w:p w14:paraId="5C973492" w14:textId="77777777" w:rsidR="004942E9" w:rsidRDefault="004942E9" w:rsidP="00D31F38">
      <w:pPr>
        <w:pStyle w:val="CommentText"/>
      </w:pPr>
      <w:r>
        <w:rPr>
          <w:rStyle w:val="CommentReference"/>
        </w:rPr>
        <w:annotationRef/>
      </w:r>
      <w:r>
        <w:t>Is risen or has risen?</w:t>
      </w:r>
    </w:p>
  </w:comment>
  <w:comment w:id="392" w:author="Windows User" w:date="2015-10-30T08:56:00Z" w:initials="BS">
    <w:p w14:paraId="2FC8AFF7" w14:textId="77777777" w:rsidR="004942E9" w:rsidRDefault="004942E9" w:rsidP="00D31F38">
      <w:pPr>
        <w:pStyle w:val="CommentText"/>
      </w:pPr>
      <w:r>
        <w:rPr>
          <w:rStyle w:val="CommentReference"/>
        </w:rPr>
        <w:annotationRef/>
      </w:r>
      <w:r>
        <w:t>need a consistent policy for what to capitalize!</w:t>
      </w:r>
    </w:p>
  </w:comment>
  <w:comment w:id="393" w:author="Windows User" w:date="2015-10-30T08:56:00Z" w:initials="BS">
    <w:p w14:paraId="411351ED" w14:textId="77777777" w:rsidR="004942E9" w:rsidRDefault="004942E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4" w:author="Windows User" w:date="2015-10-30T08:56:00Z" w:initials="BS">
    <w:p w14:paraId="1D3AB79C" w14:textId="77777777" w:rsidR="004942E9" w:rsidRDefault="004942E9" w:rsidP="00D31F38">
      <w:pPr>
        <w:pStyle w:val="CommentText"/>
      </w:pPr>
      <w:r>
        <w:rPr>
          <w:rStyle w:val="CommentReference"/>
        </w:rPr>
        <w:annotationRef/>
      </w:r>
      <w:r>
        <w:t xml:space="preserve">decay? </w:t>
      </w:r>
    </w:p>
  </w:comment>
  <w:comment w:id="396" w:author="Windows User" w:date="2015-10-30T08:56:00Z" w:initials="WU">
    <w:p w14:paraId="70A28C39" w14:textId="77777777" w:rsidR="004942E9" w:rsidRDefault="004942E9" w:rsidP="00D31F38">
      <w:pPr>
        <w:pStyle w:val="CommentText"/>
      </w:pPr>
      <w:r>
        <w:rPr>
          <w:rStyle w:val="CommentReference"/>
        </w:rPr>
        <w:annotationRef/>
      </w:r>
      <w:r>
        <w:t>LXX has glorify him, not prepare Him an habitation</w:t>
      </w:r>
    </w:p>
  </w:comment>
  <w:comment w:id="397" w:author="Windows User" w:date="2015-10-30T08:56:00Z" w:initials="WU">
    <w:p w14:paraId="26EA5B86" w14:textId="77777777" w:rsidR="004942E9" w:rsidRDefault="004942E9" w:rsidP="00D31F38">
      <w:pPr>
        <w:pStyle w:val="CommentText"/>
      </w:pPr>
      <w:r>
        <w:rPr>
          <w:rStyle w:val="CommentReference"/>
        </w:rPr>
        <w:annotationRef/>
      </w:r>
      <w:r>
        <w:t>or when he brings wars to naught. NETS has shatters</w:t>
      </w:r>
    </w:p>
  </w:comment>
  <w:comment w:id="398" w:author="Windows User" w:date="2015-10-30T08:56:00Z" w:initials="WU">
    <w:p w14:paraId="07C5DE0D" w14:textId="77777777" w:rsidR="004942E9" w:rsidRDefault="004942E9" w:rsidP="00D31F38">
      <w:pPr>
        <w:pStyle w:val="CommentText"/>
      </w:pPr>
      <w:r>
        <w:rPr>
          <w:rStyle w:val="CommentReference"/>
        </w:rPr>
        <w:annotationRef/>
      </w:r>
      <w:r>
        <w:t>literally choice mounted captains?</w:t>
      </w:r>
    </w:p>
  </w:comment>
  <w:comment w:id="399" w:author="Windows User" w:date="2015-10-30T08:56:00Z" w:initials="WU">
    <w:p w14:paraId="4CE45F4E" w14:textId="77777777" w:rsidR="004942E9" w:rsidRDefault="004942E9" w:rsidP="00D31F38">
      <w:pPr>
        <w:pStyle w:val="CommentText"/>
      </w:pPr>
      <w:r>
        <w:rPr>
          <w:rStyle w:val="CommentReference"/>
        </w:rPr>
        <w:annotationRef/>
      </w:r>
      <w:r>
        <w:t>Nets has third-ranked officers. Captain is the modern term for the 3rd rank of officer, sticking with captain</w:t>
      </w:r>
    </w:p>
  </w:comment>
  <w:comment w:id="400" w:author="Windows User" w:date="2015-10-30T08:56:00Z" w:initials="WU">
    <w:p w14:paraId="70291138" w14:textId="77777777" w:rsidR="004942E9" w:rsidRDefault="004942E9" w:rsidP="00D31F38">
      <w:pPr>
        <w:pStyle w:val="CommentText"/>
      </w:pPr>
      <w:r>
        <w:rPr>
          <w:rStyle w:val="CommentReference"/>
        </w:rPr>
        <w:annotationRef/>
      </w:r>
      <w:r>
        <w:t>Have to have a consistent tense... was to go with above, if want has been all above needs to change to that tense.</w:t>
      </w:r>
    </w:p>
  </w:comment>
  <w:comment w:id="401" w:author="Windows User" w:date="2015-10-30T08:56:00Z" w:initials="WU">
    <w:p w14:paraId="72868208" w14:textId="77777777" w:rsidR="004942E9" w:rsidRDefault="004942E9" w:rsidP="00D31F38">
      <w:pPr>
        <w:pStyle w:val="CommentText"/>
      </w:pPr>
      <w:r>
        <w:rPr>
          <w:rStyle w:val="CommentReference"/>
        </w:rPr>
        <w:annotationRef/>
      </w:r>
      <w:r>
        <w:t>crushed or destroyed?</w:t>
      </w:r>
    </w:p>
  </w:comment>
  <w:comment w:id="402" w:author="Windows User" w:date="2015-10-30T08:56:00Z" w:initials="WU">
    <w:p w14:paraId="2D37744E" w14:textId="77777777" w:rsidR="004942E9" w:rsidRDefault="004942E9" w:rsidP="00D31F38">
      <w:pPr>
        <w:pStyle w:val="CommentText"/>
      </w:pPr>
      <w:r>
        <w:rPr>
          <w:rStyle w:val="CommentReference"/>
        </w:rPr>
        <w:annotationRef/>
      </w:r>
      <w:r>
        <w:t>elsewhere ekhomkhem is translated as crushed... NETS has shattered. Brenton destroyed.</w:t>
      </w:r>
    </w:p>
  </w:comment>
  <w:comment w:id="403" w:author="Windows User" w:date="2015-10-30T08:56:00Z" w:initials="WU">
    <w:p w14:paraId="1035793C" w14:textId="77777777" w:rsidR="004942E9" w:rsidRDefault="004942E9" w:rsidP="00D31F38">
      <w:pPr>
        <w:pStyle w:val="CommentText"/>
      </w:pPr>
      <w:r>
        <w:rPr>
          <w:rStyle w:val="CommentReference"/>
        </w:rPr>
        <w:annotationRef/>
      </w:r>
      <w:r>
        <w:t>sent or sent forth?</w:t>
      </w:r>
    </w:p>
  </w:comment>
  <w:comment w:id="404" w:author="Windows User" w:date="2015-10-30T08:56:00Z" w:initials="WU">
    <w:p w14:paraId="6E78BA80" w14:textId="77777777" w:rsidR="004942E9" w:rsidRDefault="004942E9" w:rsidP="00D31F38">
      <w:pPr>
        <w:pStyle w:val="CommentText"/>
      </w:pPr>
      <w:r>
        <w:rPr>
          <w:rStyle w:val="CommentReference"/>
        </w:rPr>
        <w:annotationRef/>
      </w:r>
      <w:r>
        <w:t>or saints? ft note?</w:t>
      </w:r>
    </w:p>
  </w:comment>
  <w:comment w:id="405" w:author="Windows User" w:date="2015-10-30T08:56:00Z" w:initials="WU">
    <w:p w14:paraId="2897BA2F" w14:textId="77777777" w:rsidR="004942E9" w:rsidRDefault="004942E9" w:rsidP="00D31F38">
      <w:pPr>
        <w:pStyle w:val="CommentText"/>
      </w:pPr>
      <w:r>
        <w:rPr>
          <w:rStyle w:val="CommentReference"/>
        </w:rPr>
        <w:annotationRef/>
      </w:r>
      <w:r>
        <w:t>glories? glorious deeds? or in glory?</w:t>
      </w:r>
    </w:p>
  </w:comment>
  <w:comment w:id="406" w:author="Windows User" w:date="2015-10-30T08:56:00Z" w:initials="WU">
    <w:p w14:paraId="5FCE7650" w14:textId="77777777" w:rsidR="004942E9" w:rsidRDefault="004942E9" w:rsidP="00D31F38">
      <w:pPr>
        <w:pStyle w:val="CommentText"/>
      </w:pPr>
      <w:r>
        <w:rPr>
          <w:rStyle w:val="CommentReference"/>
        </w:rPr>
        <w:annotationRef/>
      </w:r>
      <w:r>
        <w:t>redeemed? or chose?</w:t>
      </w:r>
    </w:p>
  </w:comment>
  <w:comment w:id="407" w:author="Windows User" w:date="2015-10-30T08:56:00Z" w:initials="WU">
    <w:p w14:paraId="0E9DC1B8" w14:textId="77777777" w:rsidR="004942E9" w:rsidRDefault="004942E9" w:rsidP="00D31F38">
      <w:pPr>
        <w:pStyle w:val="CommentText"/>
      </w:pPr>
      <w:r>
        <w:rPr>
          <w:rStyle w:val="CommentReference"/>
        </w:rPr>
        <w:annotationRef/>
      </w:r>
      <w:r>
        <w:t>abode? habitation? resting place?</w:t>
      </w:r>
    </w:p>
  </w:comment>
  <w:comment w:id="408" w:author="Windows User" w:date="2015-10-30T08:56:00Z" w:initials="WU">
    <w:p w14:paraId="551D5D79" w14:textId="77777777" w:rsidR="004942E9" w:rsidRDefault="004942E9" w:rsidP="00D31F38">
      <w:pPr>
        <w:pStyle w:val="CommentText"/>
      </w:pPr>
      <w:r>
        <w:rPr>
          <w:rStyle w:val="CommentReference"/>
        </w:rPr>
        <w:annotationRef/>
      </w:r>
      <w:r>
        <w:t>Nets has pangs.</w:t>
      </w:r>
    </w:p>
  </w:comment>
  <w:comment w:id="409" w:author="Windows User" w:date="2015-10-30T08:56:00Z" w:initials="WU">
    <w:p w14:paraId="6297DC8C" w14:textId="77777777" w:rsidR="004942E9" w:rsidRDefault="004942E9" w:rsidP="00D31F38">
      <w:pPr>
        <w:pStyle w:val="CommentText"/>
      </w:pPr>
      <w:r>
        <w:rPr>
          <w:rStyle w:val="CommentReference"/>
        </w:rPr>
        <w:annotationRef/>
      </w:r>
      <w:r>
        <w:t>Nets has tense change here rather than start of next vs. Brenton too.</w:t>
      </w:r>
    </w:p>
  </w:comment>
  <w:comment w:id="410" w:author="Windows User" w:date="2015-10-30T08:56:00Z" w:initials="WU">
    <w:p w14:paraId="76F4CEC8" w14:textId="77777777" w:rsidR="004942E9" w:rsidRDefault="004942E9" w:rsidP="00D31F38">
      <w:pPr>
        <w:pStyle w:val="CommentText"/>
      </w:pPr>
      <w:r>
        <w:rPr>
          <w:rStyle w:val="CommentReference"/>
        </w:rPr>
        <w:annotationRef/>
      </w:r>
      <w:r>
        <w:t xml:space="preserve">reign? king? reign as king? tense? shall reign? </w:t>
      </w:r>
    </w:p>
  </w:comment>
  <w:comment w:id="411" w:author="Windows User" w:date="2015-10-30T08:56:00Z" w:initials="WU">
    <w:p w14:paraId="28ADCC63" w14:textId="77777777" w:rsidR="004942E9" w:rsidRDefault="004942E9" w:rsidP="00D31F38">
      <w:pPr>
        <w:pStyle w:val="CommentText"/>
      </w:pPr>
      <w:r>
        <w:rPr>
          <w:rStyle w:val="CommentReference"/>
        </w:rPr>
        <w:annotationRef/>
      </w:r>
      <w:r>
        <w:t>What does the Coptic say? Is it something like this?</w:t>
      </w:r>
    </w:p>
  </w:comment>
  <w:comment w:id="412" w:author="Windows User" w:date="2015-10-30T08:56:00Z" w:initials="WU">
    <w:p w14:paraId="2E86C403" w14:textId="77777777" w:rsidR="004942E9" w:rsidRDefault="004942E9" w:rsidP="00D31F38">
      <w:pPr>
        <w:pStyle w:val="CommentText"/>
      </w:pPr>
      <w:r>
        <w:rPr>
          <w:rStyle w:val="CommentReference"/>
        </w:rPr>
        <w:annotationRef/>
      </w:r>
      <w:r>
        <w:t>For? or Since?</w:t>
      </w:r>
    </w:p>
  </w:comment>
  <w:comment w:id="413" w:author="Windows User" w:date="2015-10-30T08:56:00Z" w:initials="WU">
    <w:p w14:paraId="031A7CF6" w14:textId="77777777" w:rsidR="004942E9" w:rsidRDefault="004942E9" w:rsidP="00D31F38">
      <w:pPr>
        <w:pStyle w:val="CommentText"/>
      </w:pPr>
      <w:r>
        <w:rPr>
          <w:rStyle w:val="CommentReference"/>
        </w:rPr>
        <w:annotationRef/>
      </w:r>
      <w:r>
        <w:t>Brenton and NETS have dances. Coptic has hanhos (guessing hos is praises or songs). I'm thinking not praises... but need you guys to clarify</w:t>
      </w:r>
    </w:p>
  </w:comment>
  <w:comment w:id="414" w:author="Microsoft Office User" w:date="2016-04-15T20:59:00Z" w:initials="Office">
    <w:p w14:paraId="7025F405" w14:textId="64A37FE0" w:rsidR="004942E9" w:rsidRDefault="004942E9">
      <w:pPr>
        <w:pStyle w:val="CommentText"/>
      </w:pPr>
      <w:r>
        <w:rPr>
          <w:rStyle w:val="CommentReference"/>
        </w:rPr>
        <w:annotationRef/>
      </w:r>
      <w:r>
        <w:t>Or “he has greatly glorified Himself, as NETS?</w:t>
      </w:r>
    </w:p>
  </w:comment>
  <w:comment w:id="415" w:author="Windows User" w:date="2015-10-30T08:56:00Z" w:initials="WU">
    <w:p w14:paraId="2A38A2FD" w14:textId="77777777" w:rsidR="004942E9" w:rsidRDefault="004942E9" w:rsidP="00D31F38">
      <w:pPr>
        <w:pStyle w:val="CommentText"/>
      </w:pPr>
      <w:r>
        <w:rPr>
          <w:rStyle w:val="CommentReference"/>
        </w:rPr>
        <w:annotationRef/>
      </w:r>
      <w:r>
        <w:t>The NETS phrasing seems to me the only way to reconcile the other translations.</w:t>
      </w:r>
    </w:p>
  </w:comment>
  <w:comment w:id="422" w:author="Windows User" w:date="2015-10-30T08:56:00Z" w:initials="WU">
    <w:p w14:paraId="57C92C81" w14:textId="77777777" w:rsidR="004942E9" w:rsidRDefault="004942E9" w:rsidP="00D31F38">
      <w:pPr>
        <w:pStyle w:val="CommentText"/>
      </w:pPr>
      <w:r>
        <w:rPr>
          <w:rStyle w:val="CommentReference"/>
        </w:rPr>
        <w:annotationRef/>
      </w:r>
      <w:r>
        <w:t>This way sure sounds better. I know "With the split" is more literal, but it doesn't make any sense in English. This does.</w:t>
      </w:r>
    </w:p>
  </w:comment>
  <w:comment w:id="423" w:author="Windows User" w:date="2015-10-30T08:56:00Z" w:initials="WU">
    <w:p w14:paraId="5BBD34BE" w14:textId="77777777" w:rsidR="004942E9" w:rsidRDefault="004942E9" w:rsidP="00D31F38">
      <w:pPr>
        <w:pStyle w:val="CommentText"/>
      </w:pPr>
      <w:r>
        <w:rPr>
          <w:rStyle w:val="CommentReference"/>
        </w:rPr>
        <w:annotationRef/>
      </w:r>
      <w:r>
        <w:t>path or walkway?</w:t>
      </w:r>
    </w:p>
  </w:comment>
  <w:comment w:id="424" w:author="Brett Slote" w:date="2015-10-30T08:56:00Z" w:initials="BS">
    <w:p w14:paraId="049D3BBD" w14:textId="77777777" w:rsidR="004942E9" w:rsidRDefault="004942E9" w:rsidP="00D31F38">
      <w:pPr>
        <w:pStyle w:val="CommentText"/>
      </w:pPr>
      <w:r>
        <w:rPr>
          <w:rStyle w:val="CommentReference"/>
        </w:rPr>
        <w:annotationRef/>
      </w:r>
      <w:r>
        <w:t>needs : at least to indicate breaks in tune</w:t>
      </w:r>
    </w:p>
  </w:comment>
  <w:comment w:id="425" w:author="Windows User" w:date="2015-10-30T08:56:00Z" w:initials="WU">
    <w:p w14:paraId="1F09658E" w14:textId="77777777" w:rsidR="004942E9" w:rsidRDefault="004942E9" w:rsidP="00D31F38">
      <w:pPr>
        <w:pStyle w:val="CommentText"/>
      </w:pPr>
      <w:r>
        <w:rPr>
          <w:rStyle w:val="CommentReference"/>
        </w:rPr>
        <w:annotationRef/>
      </w:r>
      <w:r>
        <w:t>miraculous, or something closer to paradoxical but sounding good?</w:t>
      </w:r>
    </w:p>
  </w:comment>
  <w:comment w:id="426" w:author="Windows User" w:date="2015-10-30T08:56:00Z" w:initials="WU">
    <w:p w14:paraId="4689AC49" w14:textId="77777777" w:rsidR="004942E9" w:rsidRDefault="004942E9" w:rsidP="00D31F38">
      <w:pPr>
        <w:pStyle w:val="CommentText"/>
      </w:pPr>
      <w:r>
        <w:rPr>
          <w:rStyle w:val="CommentReference"/>
        </w:rPr>
        <w:annotationRef/>
      </w:r>
      <w:r>
        <w:t>passed and crossed mean teh same thing... but passed over carries connotation of connection to pass over...</w:t>
      </w:r>
    </w:p>
  </w:comment>
  <w:comment w:id="427" w:author="Windows User" w:date="2015-10-30T08:56:00Z" w:initials="WU">
    <w:p w14:paraId="2AA35319" w14:textId="77777777" w:rsidR="004942E9" w:rsidRDefault="004942E9" w:rsidP="00D31F38">
      <w:pPr>
        <w:pStyle w:val="CommentText"/>
      </w:pPr>
      <w:r>
        <w:rPr>
          <w:rStyle w:val="CommentReference"/>
        </w:rPr>
        <w:annotationRef/>
      </w:r>
      <w:r>
        <w:t>praising or singing?</w:t>
      </w:r>
    </w:p>
  </w:comment>
  <w:comment w:id="428" w:author="Windows User" w:date="2015-10-30T08:56:00Z" w:initials="WU">
    <w:p w14:paraId="56B7B31B" w14:textId="77777777" w:rsidR="004942E9" w:rsidRDefault="004942E9" w:rsidP="00D31F38">
      <w:pPr>
        <w:pStyle w:val="CommentText"/>
      </w:pPr>
      <w:r>
        <w:rPr>
          <w:rStyle w:val="CommentReference"/>
        </w:rPr>
        <w:annotationRef/>
      </w:r>
      <w:r>
        <w:t>I think this should be sing to</w:t>
      </w:r>
    </w:p>
  </w:comment>
  <w:comment w:id="443" w:author="Windows User" w:date="2015-11-21T12:59:00Z" w:initials="WU">
    <w:p w14:paraId="5262F523" w14:textId="77777777" w:rsidR="004942E9" w:rsidRDefault="004942E9" w:rsidP="00344A59">
      <w:pPr>
        <w:pStyle w:val="CommentText"/>
      </w:pPr>
      <w:r>
        <w:rPr>
          <w:rStyle w:val="CommentReference"/>
        </w:rPr>
        <w:annotationRef/>
      </w:r>
      <w:r>
        <w:t>check</w:t>
      </w:r>
    </w:p>
  </w:comment>
  <w:comment w:id="450" w:author="Windows User" w:date="2015-10-30T08:56:00Z" w:initials="BS">
    <w:p w14:paraId="396316C8" w14:textId="77777777" w:rsidR="004942E9" w:rsidRDefault="004942E9" w:rsidP="00344A59">
      <w:pPr>
        <w:pStyle w:val="CommentText"/>
      </w:pPr>
      <w:r>
        <w:rPr>
          <w:rStyle w:val="CommentReference"/>
        </w:rPr>
        <w:annotationRef/>
      </w:r>
      <w:r>
        <w:t>clearly the missing vs above belongs</w:t>
      </w:r>
    </w:p>
  </w:comment>
  <w:comment w:id="462" w:author="Windows User" w:date="2015-10-30T08:56:00Z" w:initials="BS">
    <w:p w14:paraId="19C504AB" w14:textId="77777777" w:rsidR="004942E9" w:rsidRDefault="004942E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3650E160" w14:textId="77777777" w:rsidR="004942E9" w:rsidRDefault="004942E9" w:rsidP="00D31F38">
      <w:pPr>
        <w:pStyle w:val="CommentText"/>
      </w:pPr>
      <w:r>
        <w:rPr>
          <w:rStyle w:val="CommentReference"/>
        </w:rPr>
        <w:annotationRef/>
      </w:r>
      <w:r>
        <w:t>heavens?</w:t>
      </w:r>
    </w:p>
  </w:comment>
  <w:comment w:id="464" w:author="Windows User" w:date="2015-10-30T08:56:00Z" w:initials="BS">
    <w:p w14:paraId="57E2DDC4" w14:textId="77777777" w:rsidR="004942E9" w:rsidRDefault="004942E9" w:rsidP="00D31F38">
      <w:pPr>
        <w:pStyle w:val="CommentText"/>
      </w:pPr>
      <w:r>
        <w:rPr>
          <w:rStyle w:val="CommentReference"/>
        </w:rPr>
        <w:annotationRef/>
      </w:r>
      <w:r>
        <w:t>NETS omits clouds</w:t>
      </w:r>
    </w:p>
  </w:comment>
  <w:comment w:id="465" w:author="Windows User" w:date="2015-10-30T08:56:00Z" w:initials="BS">
    <w:p w14:paraId="35628364" w14:textId="77777777" w:rsidR="004942E9" w:rsidRDefault="004942E9" w:rsidP="00D31F38">
      <w:pPr>
        <w:pStyle w:val="CommentText"/>
      </w:pPr>
      <w:r>
        <w:rPr>
          <w:rStyle w:val="CommentReference"/>
        </w:rPr>
        <w:annotationRef/>
      </w:r>
      <w:r>
        <w:t>NETS omits this vs</w:t>
      </w:r>
    </w:p>
  </w:comment>
  <w:comment w:id="466" w:author="Windows User" w:date="2015-10-30T08:56:00Z" w:initials="BS">
    <w:p w14:paraId="1F576F58" w14:textId="77777777" w:rsidR="004942E9" w:rsidRDefault="004942E9" w:rsidP="00D31F38">
      <w:pPr>
        <w:pStyle w:val="CommentText"/>
      </w:pPr>
      <w:r>
        <w:rPr>
          <w:rStyle w:val="CommentReference"/>
        </w:rPr>
        <w:annotationRef/>
      </w:r>
      <w:r>
        <w:t>NETS has falling snow which matches AI hoar frosts.</w:t>
      </w:r>
    </w:p>
  </w:comment>
  <w:comment w:id="467" w:author="Windows User" w:date="2015-10-30T08:56:00Z" w:initials="BS">
    <w:p w14:paraId="7857388A" w14:textId="77777777" w:rsidR="004942E9" w:rsidRDefault="004942E9" w:rsidP="00D31F38">
      <w:pPr>
        <w:pStyle w:val="CommentText"/>
      </w:pPr>
      <w:r>
        <w:rPr>
          <w:rStyle w:val="CommentReference"/>
        </w:rPr>
        <w:annotationRef/>
      </w:r>
      <w:r>
        <w:t>reversed ice and hoarfrosts of this vs and last to match NETS. Coptic?</w:t>
      </w:r>
    </w:p>
  </w:comment>
  <w:comment w:id="468" w:author="Windows User" w:date="2015-10-30T08:56:00Z" w:initials="BS">
    <w:p w14:paraId="45210177" w14:textId="77777777" w:rsidR="004942E9" w:rsidRDefault="004942E9" w:rsidP="00D31F38">
      <w:pPr>
        <w:pStyle w:val="CommentText"/>
      </w:pPr>
      <w:r>
        <w:rPr>
          <w:rStyle w:val="CommentReference"/>
        </w:rPr>
        <w:annotationRef/>
      </w:r>
      <w:r>
        <w:t>NETS switches this vs with next</w:t>
      </w:r>
    </w:p>
  </w:comment>
  <w:comment w:id="469" w:author="Windows User" w:date="2015-10-30T08:56:00Z" w:initials="BS">
    <w:p w14:paraId="66BEE13E" w14:textId="77777777" w:rsidR="004942E9" w:rsidRDefault="004942E9" w:rsidP="00D31F38">
      <w:pPr>
        <w:pStyle w:val="CommentText"/>
      </w:pPr>
      <w:r>
        <w:rPr>
          <w:rStyle w:val="CommentReference"/>
        </w:rPr>
        <w:annotationRef/>
      </w:r>
      <w:r>
        <w:t>NETS has sea-monsters</w:t>
      </w:r>
    </w:p>
  </w:comment>
  <w:comment w:id="470" w:author="Windows User" w:date="2015-10-30T08:56:00Z" w:initials="BS">
    <w:p w14:paraId="43D401E2" w14:textId="77777777" w:rsidR="004942E9" w:rsidRDefault="004942E9" w:rsidP="00D31F38">
      <w:pPr>
        <w:pStyle w:val="CommentText"/>
      </w:pPr>
      <w:r>
        <w:rPr>
          <w:rStyle w:val="CommentReference"/>
        </w:rPr>
        <w:annotationRef/>
      </w:r>
      <w:r>
        <w:t>NETS has four-footed and wild animals of the land</w:t>
      </w:r>
    </w:p>
  </w:comment>
  <w:comment w:id="471" w:author="Windows User" w:date="2015-10-30T08:56:00Z" w:initials="BS">
    <w:p w14:paraId="37590655" w14:textId="77777777" w:rsidR="004942E9" w:rsidRDefault="004942E9" w:rsidP="00D31F38">
      <w:pPr>
        <w:pStyle w:val="CommentText"/>
      </w:pPr>
      <w:r>
        <w:rPr>
          <w:rStyle w:val="CommentReference"/>
        </w:rPr>
        <w:annotationRef/>
      </w:r>
      <w:r>
        <w:t>NETS has all humans on earth</w:t>
      </w:r>
    </w:p>
  </w:comment>
  <w:comment w:id="472" w:author="Windows User" w:date="2015-10-30T08:56:00Z" w:initials="BS">
    <w:p w14:paraId="6D54AC70" w14:textId="77777777" w:rsidR="004942E9" w:rsidRDefault="004942E9" w:rsidP="00D31F38">
      <w:pPr>
        <w:pStyle w:val="CommentText"/>
      </w:pPr>
      <w:r>
        <w:rPr>
          <w:rStyle w:val="CommentReference"/>
        </w:rPr>
        <w:annotationRef/>
      </w:r>
      <w:r>
        <w:t>NETS has "priests, slaves of the Lord", then omits next vs.</w:t>
      </w:r>
    </w:p>
  </w:comment>
  <w:comment w:id="473" w:author="Windows User" w:date="2015-10-30T08:56:00Z" w:initials="BS">
    <w:p w14:paraId="6468426A" w14:textId="77777777" w:rsidR="004942E9" w:rsidRDefault="004942E9" w:rsidP="00D31F38">
      <w:pPr>
        <w:pStyle w:val="CommentText"/>
      </w:pPr>
      <w:r>
        <w:rPr>
          <w:rStyle w:val="CommentReference"/>
        </w:rPr>
        <w:annotationRef/>
      </w:r>
      <w:r>
        <w:t>NETS ends quite differently</w:t>
      </w:r>
    </w:p>
  </w:comment>
  <w:comment w:id="479" w:author="Windows User" w:date="2015-10-30T08:56:00Z" w:initials="BS">
    <w:p w14:paraId="72C14B6E" w14:textId="77777777" w:rsidR="004942E9" w:rsidRDefault="004942E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80" w:author="Windows User" w:date="2015-10-30T08:56:00Z" w:initials="BS">
    <w:p w14:paraId="43306FA7" w14:textId="77777777" w:rsidR="004942E9" w:rsidRDefault="004942E9" w:rsidP="003758F4">
      <w:pPr>
        <w:pStyle w:val="CommentText"/>
      </w:pPr>
      <w:r>
        <w:rPr>
          <w:rStyle w:val="CommentReference"/>
        </w:rPr>
        <w:annotationRef/>
      </w:r>
      <w:r>
        <w:t>heavens?</w:t>
      </w:r>
    </w:p>
  </w:comment>
  <w:comment w:id="481" w:author="Windows User" w:date="2015-10-30T08:56:00Z" w:initials="BS">
    <w:p w14:paraId="18B419AF" w14:textId="77777777" w:rsidR="004942E9" w:rsidRDefault="004942E9" w:rsidP="003758F4">
      <w:pPr>
        <w:pStyle w:val="CommentText"/>
      </w:pPr>
      <w:r>
        <w:rPr>
          <w:rStyle w:val="CommentReference"/>
        </w:rPr>
        <w:annotationRef/>
      </w:r>
      <w:r>
        <w:t>NETS has falling snow which matches AI hoar frosts.</w:t>
      </w:r>
    </w:p>
  </w:comment>
  <w:comment w:id="482" w:author="Windows User" w:date="2015-10-30T08:56:00Z" w:initials="BS">
    <w:p w14:paraId="504A050C" w14:textId="77777777" w:rsidR="004942E9" w:rsidRDefault="004942E9" w:rsidP="003758F4">
      <w:pPr>
        <w:pStyle w:val="CommentText"/>
      </w:pPr>
      <w:r>
        <w:rPr>
          <w:rStyle w:val="CommentReference"/>
        </w:rPr>
        <w:annotationRef/>
      </w:r>
      <w:r>
        <w:t>reversed ice and hoarfrosts of this vs and last to match NETS. Coptic?</w:t>
      </w:r>
    </w:p>
  </w:comment>
  <w:comment w:id="483" w:author="Windows User" w:date="2015-10-30T08:56:00Z" w:initials="BS">
    <w:p w14:paraId="42B07939" w14:textId="77777777" w:rsidR="004942E9" w:rsidRDefault="004942E9" w:rsidP="003758F4">
      <w:pPr>
        <w:pStyle w:val="CommentText"/>
      </w:pPr>
      <w:r>
        <w:rPr>
          <w:rStyle w:val="CommentReference"/>
        </w:rPr>
        <w:annotationRef/>
      </w:r>
      <w:r>
        <w:t>NETS switches this vs with next</w:t>
      </w:r>
    </w:p>
  </w:comment>
  <w:comment w:id="484" w:author="Windows User" w:date="2015-10-30T08:56:00Z" w:initials="BS">
    <w:p w14:paraId="0D31DB4D" w14:textId="77777777" w:rsidR="004942E9" w:rsidRDefault="004942E9" w:rsidP="003758F4">
      <w:pPr>
        <w:pStyle w:val="CommentText"/>
      </w:pPr>
      <w:r>
        <w:rPr>
          <w:rStyle w:val="CommentReference"/>
        </w:rPr>
        <w:annotationRef/>
      </w:r>
      <w:r>
        <w:t>NETS has all humans on earth</w:t>
      </w:r>
    </w:p>
  </w:comment>
  <w:comment w:id="485" w:author="Windows User" w:date="2015-10-30T08:56:00Z" w:initials="BS">
    <w:p w14:paraId="4CB6D1D8" w14:textId="77777777" w:rsidR="004942E9" w:rsidRDefault="004942E9" w:rsidP="003758F4">
      <w:pPr>
        <w:pStyle w:val="CommentText"/>
      </w:pPr>
      <w:r>
        <w:rPr>
          <w:rStyle w:val="CommentReference"/>
        </w:rPr>
        <w:annotationRef/>
      </w:r>
      <w:r>
        <w:t>NETS has "priests, slaves of the Lord", then omits next vs.</w:t>
      </w:r>
    </w:p>
  </w:comment>
  <w:comment w:id="486" w:author="Windows User" w:date="2015-10-30T08:56:00Z" w:initials="BS">
    <w:p w14:paraId="1C9D2024" w14:textId="77777777" w:rsidR="004942E9" w:rsidRDefault="004942E9" w:rsidP="003758F4">
      <w:pPr>
        <w:pStyle w:val="CommentText"/>
      </w:pPr>
      <w:r>
        <w:rPr>
          <w:rStyle w:val="CommentReference"/>
        </w:rPr>
        <w:annotationRef/>
      </w:r>
      <w:r>
        <w:t>NETS ends quite differently</w:t>
      </w:r>
    </w:p>
  </w:comment>
  <w:comment w:id="488" w:author="Windows User" w:date="2015-10-30T08:56:00Z" w:initials="BS">
    <w:p w14:paraId="499D113D" w14:textId="77777777" w:rsidR="004942E9" w:rsidRDefault="004942E9" w:rsidP="00D31F38">
      <w:pPr>
        <w:pStyle w:val="CommentText"/>
      </w:pPr>
      <w:r>
        <w:rPr>
          <w:rStyle w:val="CommentReference"/>
        </w:rPr>
        <w:annotationRef/>
      </w:r>
      <w:r>
        <w:t>giver, or maker?</w:t>
      </w:r>
    </w:p>
  </w:comment>
  <w:comment w:id="489" w:author="Windows User" w:date="2015-10-30T08:56:00Z" w:initials="BS">
    <w:p w14:paraId="29AB3125" w14:textId="77777777" w:rsidR="004942E9" w:rsidRDefault="004942E9" w:rsidP="00D31F38">
      <w:pPr>
        <w:pStyle w:val="CommentText"/>
      </w:pPr>
      <w:r>
        <w:rPr>
          <w:rStyle w:val="CommentReference"/>
        </w:rPr>
        <w:annotationRef/>
      </w:r>
      <w:r>
        <w:t>even NETS has Hananias</w:t>
      </w:r>
    </w:p>
  </w:comment>
  <w:comment w:id="490" w:author="Windows User" w:date="2015-10-30T08:56:00Z" w:initials="BS">
    <w:p w14:paraId="27892612" w14:textId="77777777" w:rsidR="004942E9" w:rsidRDefault="004942E9" w:rsidP="00D31F38">
      <w:pPr>
        <w:pStyle w:val="CommentText"/>
      </w:pPr>
      <w:r>
        <w:rPr>
          <w:rStyle w:val="CommentReference"/>
        </w:rPr>
        <w:annotationRef/>
      </w:r>
      <w:r>
        <w:t>does Coptic have evening first?</w:t>
      </w:r>
    </w:p>
  </w:comment>
  <w:comment w:id="491" w:author="Windows User" w:date="2015-10-30T08:56:00Z" w:initials="BS">
    <w:p w14:paraId="53863AE8" w14:textId="77777777" w:rsidR="004942E9" w:rsidRDefault="004942E9" w:rsidP="00D31F38">
      <w:pPr>
        <w:pStyle w:val="CommentText"/>
      </w:pPr>
      <w:r>
        <w:rPr>
          <w:rStyle w:val="CommentReference"/>
        </w:rPr>
        <w:annotationRef/>
      </w:r>
      <w:r>
        <w:t>Coptic doesn't have "Our God"</w:t>
      </w:r>
    </w:p>
  </w:comment>
  <w:comment w:id="492" w:author="Windows User" w:date="2015-10-30T08:56:00Z" w:initials="BS">
    <w:p w14:paraId="5F8EC33A" w14:textId="77777777" w:rsidR="004942E9" w:rsidRDefault="004942E9" w:rsidP="00D31F38">
      <w:pPr>
        <w:pStyle w:val="CommentText"/>
      </w:pPr>
      <w:r>
        <w:rPr>
          <w:rStyle w:val="CommentReference"/>
        </w:rPr>
        <w:annotationRef/>
      </w:r>
      <w:r>
        <w:t>celebrate or proclaim?</w:t>
      </w:r>
    </w:p>
  </w:comment>
  <w:comment w:id="493" w:author="Windows User" w:date="2015-10-30T08:56:00Z" w:initials="BS">
    <w:p w14:paraId="02E465F6" w14:textId="77777777" w:rsidR="004942E9" w:rsidRDefault="004942E9" w:rsidP="00D31F38">
      <w:pPr>
        <w:pStyle w:val="CommentText"/>
      </w:pPr>
      <w:r>
        <w:rPr>
          <w:rStyle w:val="CommentReference"/>
        </w:rPr>
        <w:annotationRef/>
      </w:r>
      <w:r>
        <w:t>persevere or be sober?</w:t>
      </w:r>
    </w:p>
  </w:comment>
  <w:comment w:id="494" w:author="Windows User" w:date="2015-10-30T08:56:00Z" w:initials="BS">
    <w:p w14:paraId="0F283256" w14:textId="77777777" w:rsidR="004942E9" w:rsidRDefault="004942E9" w:rsidP="00D31F38">
      <w:pPr>
        <w:pStyle w:val="CommentText"/>
      </w:pPr>
      <w:r>
        <w:rPr>
          <w:rStyle w:val="CommentReference"/>
        </w:rPr>
        <w:annotationRef/>
      </w:r>
      <w:r>
        <w:t>Coptic has presbyters, not priests (oweeb)</w:t>
      </w:r>
    </w:p>
  </w:comment>
  <w:comment w:id="495" w:author="Windows User" w:date="2015-10-30T08:56:00Z" w:initials="BS">
    <w:p w14:paraId="141FC7EB" w14:textId="77777777" w:rsidR="004942E9" w:rsidRDefault="004942E9" w:rsidP="00D31F38">
      <w:pPr>
        <w:pStyle w:val="CommentText"/>
      </w:pPr>
      <w:r>
        <w:rPr>
          <w:rStyle w:val="CommentReference"/>
        </w:rPr>
        <w:annotationRef/>
      </w:r>
      <w:r>
        <w:t>esmo is bless, not praise...</w:t>
      </w:r>
    </w:p>
  </w:comment>
  <w:comment w:id="496" w:author="Windows User" w:date="2015-10-30T08:56:00Z" w:initials="BS">
    <w:p w14:paraId="22452F1B" w14:textId="77777777" w:rsidR="004942E9" w:rsidRDefault="004942E9" w:rsidP="00D31F38">
      <w:pPr>
        <w:pStyle w:val="CommentText"/>
      </w:pPr>
      <w:r>
        <w:rPr>
          <w:rStyle w:val="CommentReference"/>
        </w:rPr>
        <w:annotationRef/>
      </w:r>
      <w:r>
        <w:t>Coptic doesn't look like day to day... "Until this day" doesn't make as much sense... is there something less literal but closer to the maning?</w:t>
      </w:r>
    </w:p>
  </w:comment>
  <w:comment w:id="497" w:author="Windows User" w:date="2015-10-30T08:56:00Z" w:initials="BS">
    <w:p w14:paraId="532CE324" w14:textId="77777777" w:rsidR="004942E9" w:rsidRDefault="004942E9" w:rsidP="00D31F38">
      <w:pPr>
        <w:pStyle w:val="CommentText"/>
      </w:pPr>
      <w:r>
        <w:rPr>
          <w:rStyle w:val="CommentReference"/>
        </w:rPr>
        <w:annotationRef/>
      </w:r>
      <w:r>
        <w:t>Is LA right with breaths and spirits?</w:t>
      </w:r>
    </w:p>
  </w:comment>
  <w:comment w:id="498" w:author="Windows User" w:date="2015-10-30T08:56:00Z" w:initials="BS">
    <w:p w14:paraId="7C12CF17" w14:textId="77777777" w:rsidR="004942E9" w:rsidRDefault="004942E9" w:rsidP="00D31F38">
      <w:pPr>
        <w:pStyle w:val="CommentText"/>
      </w:pPr>
      <w:r>
        <w:rPr>
          <w:rStyle w:val="CommentReference"/>
        </w:rPr>
        <w:annotationRef/>
      </w:r>
      <w:r>
        <w:t>doesn't look like waters... is it ssea?</w:t>
      </w:r>
    </w:p>
  </w:comment>
  <w:comment w:id="499" w:author="Windows User" w:date="2015-10-30T08:56:00Z" w:initials="BS">
    <w:p w14:paraId="789F9E96" w14:textId="77777777" w:rsidR="004942E9" w:rsidRDefault="004942E9" w:rsidP="00D31F38">
      <w:pPr>
        <w:pStyle w:val="CommentText"/>
      </w:pPr>
      <w:r>
        <w:rPr>
          <w:rStyle w:val="CommentReference"/>
        </w:rPr>
        <w:annotationRef/>
      </w:r>
      <w:r>
        <w:t>I still don't get of all the things we would see after seeing all the praise of nature would be "Bless the Lord you birds".</w:t>
      </w:r>
    </w:p>
  </w:comment>
  <w:comment w:id="500" w:author="Windows User" w:date="2015-10-30T08:56:00Z" w:initials="BS">
    <w:p w14:paraId="1E93DCCD" w14:textId="77777777" w:rsidR="004942E9" w:rsidRDefault="004942E9" w:rsidP="00D31F38">
      <w:pPr>
        <w:pStyle w:val="CommentText"/>
      </w:pPr>
      <w:r>
        <w:rPr>
          <w:rStyle w:val="CommentReference"/>
        </w:rPr>
        <w:annotationRef/>
      </w:r>
      <w:r>
        <w:t>disobedient? heretics?</w:t>
      </w:r>
    </w:p>
  </w:comment>
  <w:comment w:id="501" w:author="Windows User" w:date="2015-10-30T08:56:00Z" w:initials="BS">
    <w:p w14:paraId="298A6523" w14:textId="77777777" w:rsidR="004942E9" w:rsidRDefault="004942E9" w:rsidP="00D31F38">
      <w:pPr>
        <w:pStyle w:val="CommentText"/>
      </w:pPr>
      <w:r>
        <w:rPr>
          <w:rStyle w:val="CommentReference"/>
        </w:rPr>
        <w:annotationRef/>
      </w:r>
      <w:r>
        <w:t>souls or spirits?</w:t>
      </w:r>
    </w:p>
  </w:comment>
  <w:comment w:id="502" w:author="Windows User" w:date="2015-10-30T08:56:00Z" w:initials="BS">
    <w:p w14:paraId="3D56C030" w14:textId="77777777" w:rsidR="004942E9" w:rsidRDefault="004942E9" w:rsidP="00D31F38">
      <w:pPr>
        <w:pStyle w:val="CommentText"/>
      </w:pPr>
      <w:r>
        <w:rPr>
          <w:rStyle w:val="CommentReference"/>
        </w:rPr>
        <w:annotationRef/>
      </w:r>
      <w:r>
        <w:t>humble or contrite?</w:t>
      </w:r>
    </w:p>
  </w:comment>
  <w:comment w:id="503" w:author="Windows User" w:date="2015-10-30T08:56:00Z" w:initials="BS">
    <w:p w14:paraId="4417CE6C" w14:textId="77777777" w:rsidR="004942E9" w:rsidRDefault="004942E9" w:rsidP="00D31F38">
      <w:pPr>
        <w:pStyle w:val="CommentText"/>
      </w:pPr>
      <w:r>
        <w:rPr>
          <w:rStyle w:val="CommentReference"/>
        </w:rPr>
        <w:annotationRef/>
      </w:r>
      <w:r>
        <w:t>hearts?</w:t>
      </w:r>
    </w:p>
  </w:comment>
  <w:comment w:id="504" w:author="Windows User" w:date="2015-10-30T08:56:00Z" w:initials="BS">
    <w:p w14:paraId="6056EF08" w14:textId="77777777" w:rsidR="004942E9" w:rsidRDefault="004942E9" w:rsidP="00D31F38">
      <w:pPr>
        <w:pStyle w:val="CommentText"/>
      </w:pPr>
      <w:r>
        <w:rPr>
          <w:rStyle w:val="CommentReference"/>
        </w:rPr>
        <w:annotationRef/>
      </w:r>
      <w:r>
        <w:t>this or LA?</w:t>
      </w:r>
    </w:p>
  </w:comment>
  <w:comment w:id="505" w:author="Windows User" w:date="2015-10-30T08:56:00Z" w:initials="BS">
    <w:p w14:paraId="021CF208" w14:textId="77777777" w:rsidR="004942E9" w:rsidRDefault="004942E9" w:rsidP="00D31F38">
      <w:pPr>
        <w:pStyle w:val="CommentText"/>
      </w:pPr>
      <w:r>
        <w:rPr>
          <w:rStyle w:val="CommentReference"/>
        </w:rPr>
        <w:annotationRef/>
      </w:r>
      <w:r>
        <w:t>righteous of, or who revere</w:t>
      </w:r>
    </w:p>
  </w:comment>
  <w:comment w:id="506" w:author="Windows User" w:date="2015-10-30T08:56:00Z" w:initials="BS">
    <w:p w14:paraId="2B7DD481" w14:textId="77777777" w:rsidR="004942E9" w:rsidRDefault="004942E9" w:rsidP="00D31F38">
      <w:pPr>
        <w:pStyle w:val="CommentText"/>
      </w:pPr>
      <w:r>
        <w:rPr>
          <w:rStyle w:val="CommentReference"/>
        </w:rPr>
        <w:annotationRef/>
      </w:r>
      <w:r>
        <w:t>this, or accountable? or something else?</w:t>
      </w:r>
    </w:p>
  </w:comment>
  <w:comment w:id="507" w:author="Windows User" w:date="2015-10-30T08:56:00Z" w:initials="BS">
    <w:p w14:paraId="154E2A2A" w14:textId="77777777" w:rsidR="004942E9" w:rsidRDefault="004942E9" w:rsidP="00D31F38">
      <w:pPr>
        <w:pStyle w:val="CommentText"/>
      </w:pPr>
      <w:r>
        <w:rPr>
          <w:rStyle w:val="CommentReference"/>
        </w:rPr>
        <w:annotationRef/>
      </w:r>
      <w:r>
        <w:t>that he may praise and say?</w:t>
      </w:r>
    </w:p>
  </w:comment>
  <w:comment w:id="525" w:author="Windows User" w:date="2015-11-21T13:00:00Z" w:initials="WU">
    <w:p w14:paraId="72B45ACE" w14:textId="77777777" w:rsidR="004942E9" w:rsidRDefault="004942E9" w:rsidP="00D31F38">
      <w:pPr>
        <w:pStyle w:val="CommentText"/>
      </w:pPr>
      <w:r>
        <w:rPr>
          <w:rStyle w:val="CommentReference"/>
        </w:rPr>
        <w:annotationRef/>
      </w:r>
      <w:r>
        <w:t>Check, and 2 above.</w:t>
      </w:r>
    </w:p>
  </w:comment>
  <w:comment w:id="526" w:author="Brett Slote" w:date="2015-10-30T08:56:00Z" w:initials="BS">
    <w:p w14:paraId="0C0C90F8" w14:textId="77777777" w:rsidR="004942E9" w:rsidRDefault="004942E9" w:rsidP="00D31F38">
      <w:pPr>
        <w:pStyle w:val="CommentText"/>
      </w:pPr>
      <w:r>
        <w:rPr>
          <w:rStyle w:val="CommentReference"/>
        </w:rPr>
        <w:annotationRef/>
      </w:r>
      <w:r>
        <w:t>Fred wants 'O' here, saying it matches the Coptic... but it isn't in the Coptic!</w:t>
      </w:r>
    </w:p>
  </w:comment>
  <w:comment w:id="527" w:author="Windows User" w:date="2015-11-21T13:00:00Z" w:initials="WU">
    <w:p w14:paraId="59221E95" w14:textId="77777777" w:rsidR="004942E9" w:rsidRDefault="004942E9" w:rsidP="00D31F38">
      <w:pPr>
        <w:pStyle w:val="CommentText"/>
      </w:pPr>
      <w:r>
        <w:rPr>
          <w:rStyle w:val="CommentReference"/>
        </w:rPr>
        <w:annotationRef/>
      </w:r>
      <w:r>
        <w:t>check</w:t>
      </w:r>
    </w:p>
  </w:comment>
  <w:comment w:id="528" w:author="Windows User" w:date="2015-11-21T13:00:00Z" w:initials="WU">
    <w:p w14:paraId="0CFC2594" w14:textId="77777777" w:rsidR="004942E9" w:rsidRDefault="004942E9" w:rsidP="00D31F38">
      <w:pPr>
        <w:pStyle w:val="CommentText"/>
      </w:pPr>
      <w:r>
        <w:rPr>
          <w:rStyle w:val="CommentReference"/>
        </w:rPr>
        <w:annotationRef/>
      </w:r>
      <w:r>
        <w:t>check</w:t>
      </w:r>
    </w:p>
  </w:comment>
  <w:comment w:id="529" w:author="Windows User" w:date="2015-11-21T13:01:00Z" w:initials="WU">
    <w:p w14:paraId="403A6460" w14:textId="77777777" w:rsidR="004942E9" w:rsidRDefault="004942E9" w:rsidP="00D31F38">
      <w:pPr>
        <w:pStyle w:val="CommentText"/>
      </w:pPr>
      <w:r>
        <w:rPr>
          <w:rStyle w:val="CommentReference"/>
        </w:rPr>
        <w:annotationRef/>
      </w:r>
      <w:r>
        <w:t>check, find Copitic</w:t>
      </w:r>
    </w:p>
  </w:comment>
  <w:comment w:id="530" w:author="Windows User" w:date="2015-10-30T08:56:00Z" w:initials="BS">
    <w:p w14:paraId="1B2986E7" w14:textId="77777777" w:rsidR="004942E9" w:rsidRDefault="004942E9" w:rsidP="00D31F38">
      <w:pPr>
        <w:pStyle w:val="CommentText"/>
      </w:pPr>
      <w:r>
        <w:rPr>
          <w:rStyle w:val="CommentReference"/>
        </w:rPr>
        <w:annotationRef/>
      </w:r>
      <w:r>
        <w:t>why do books not have a vs for the bishop???</w:t>
      </w:r>
    </w:p>
  </w:comment>
  <w:comment w:id="531" w:author="Windows User" w:date="2015-10-30T08:56:00Z" w:initials="BS">
    <w:p w14:paraId="2328FF19" w14:textId="77777777" w:rsidR="004942E9" w:rsidRDefault="004942E9" w:rsidP="00D31F38">
      <w:pPr>
        <w:pStyle w:val="CommentText"/>
      </w:pPr>
      <w:r>
        <w:rPr>
          <w:rStyle w:val="CommentReference"/>
        </w:rPr>
        <w:annotationRef/>
      </w:r>
      <w:r>
        <w:t>add</w:t>
      </w:r>
    </w:p>
  </w:comment>
  <w:comment w:id="534" w:author="Windows User" w:date="2015-10-30T08:56:00Z" w:initials="BS">
    <w:p w14:paraId="76CF17E1" w14:textId="77777777" w:rsidR="004942E9" w:rsidRDefault="004942E9" w:rsidP="00D31F38">
      <w:pPr>
        <w:pStyle w:val="CommentText"/>
      </w:pPr>
      <w:r>
        <w:rPr>
          <w:rStyle w:val="CommentReference"/>
        </w:rPr>
        <w:annotationRef/>
      </w:r>
      <w:r>
        <w:t>the first two sections each have 7 verses. Maybe each section had seven verses and then became inflated? Keeping 7 vs in each section</w:t>
      </w:r>
    </w:p>
  </w:comment>
  <w:comment w:id="535" w:author="Windows User" w:date="2015-10-30T08:56:00Z" w:initials="BS">
    <w:p w14:paraId="01D3FC9E" w14:textId="77777777" w:rsidR="004942E9" w:rsidRDefault="004942E9" w:rsidP="00D31F38">
      <w:pPr>
        <w:pStyle w:val="CommentText"/>
      </w:pPr>
      <w:r>
        <w:rPr>
          <w:rStyle w:val="CommentReference"/>
        </w:rPr>
        <w:annotationRef/>
      </w:r>
      <w:r>
        <w:t>Communion or commemoration?</w:t>
      </w:r>
    </w:p>
  </w:comment>
  <w:comment w:id="536" w:author="Windows User" w:date="2015-11-21T13:01:00Z" w:initials="WU">
    <w:p w14:paraId="3C8EDFD6" w14:textId="77777777" w:rsidR="004942E9" w:rsidRDefault="004942E9" w:rsidP="00D31F38">
      <w:pPr>
        <w:pStyle w:val="CommentText"/>
      </w:pPr>
      <w:r>
        <w:rPr>
          <w:rStyle w:val="CommentReference"/>
        </w:rPr>
        <w:annotationRef/>
      </w:r>
      <w:r>
        <w:t>Check, and 2 above</w:t>
      </w:r>
    </w:p>
  </w:comment>
  <w:comment w:id="537" w:author="Brett Slote" w:date="2015-10-30T08:56:00Z" w:initials="BS">
    <w:p w14:paraId="502DF58D" w14:textId="77777777" w:rsidR="004942E9" w:rsidRDefault="004942E9" w:rsidP="00D31F38">
      <w:pPr>
        <w:pStyle w:val="CommentText"/>
      </w:pPr>
      <w:r>
        <w:rPr>
          <w:rStyle w:val="CommentReference"/>
        </w:rPr>
        <w:annotationRef/>
      </w:r>
      <w:r>
        <w:t>Fred wants 'O' here, saying it matches the Coptic... but it isn't in the Coptic!</w:t>
      </w:r>
    </w:p>
  </w:comment>
  <w:comment w:id="538" w:author="Windows User" w:date="2015-11-21T13:02:00Z" w:initials="WU">
    <w:p w14:paraId="0E3206C8" w14:textId="77777777" w:rsidR="004942E9" w:rsidRDefault="004942E9" w:rsidP="00D31F38">
      <w:pPr>
        <w:pStyle w:val="CommentText"/>
      </w:pPr>
      <w:r>
        <w:rPr>
          <w:rStyle w:val="CommentReference"/>
        </w:rPr>
        <w:annotationRef/>
      </w:r>
      <w:r>
        <w:t>check</w:t>
      </w:r>
    </w:p>
  </w:comment>
  <w:comment w:id="539" w:author="Windows User" w:date="2015-10-30T08:56:00Z" w:initials="BS">
    <w:p w14:paraId="303AD0FE" w14:textId="77777777" w:rsidR="004942E9" w:rsidRDefault="004942E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40" w:author="Windows User" w:date="2015-11-21T13:02:00Z" w:initials="WU">
    <w:p w14:paraId="5B706BCD" w14:textId="77777777" w:rsidR="004942E9" w:rsidRDefault="004942E9" w:rsidP="00D31F38">
      <w:pPr>
        <w:pStyle w:val="CommentText"/>
      </w:pPr>
      <w:r>
        <w:rPr>
          <w:rStyle w:val="CommentReference"/>
        </w:rPr>
        <w:annotationRef/>
      </w:r>
      <w:r>
        <w:t>check.  Add Coptic</w:t>
      </w:r>
    </w:p>
  </w:comment>
  <w:comment w:id="546" w:author="Windows User" w:date="2015-11-02T12:45:00Z" w:initials="BS">
    <w:p w14:paraId="02E474EA" w14:textId="77777777" w:rsidR="004942E9" w:rsidRDefault="004942E9" w:rsidP="00D31F38">
      <w:pPr>
        <w:pStyle w:val="CommentText"/>
      </w:pPr>
      <w:r>
        <w:rPr>
          <w:rStyle w:val="CommentReference"/>
        </w:rPr>
        <w:annotationRef/>
      </w:r>
      <w:r>
        <w:t>Godhead or Divinity?</w:t>
      </w:r>
    </w:p>
  </w:comment>
  <w:comment w:id="547" w:author="Windows User" w:date="2015-10-30T08:56:00Z" w:initials="BS">
    <w:p w14:paraId="1165D588" w14:textId="77777777" w:rsidR="004942E9" w:rsidRDefault="004942E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8" w:author="Windows User" w:date="2015-10-30T08:56:00Z" w:initials="BS">
    <w:p w14:paraId="0ABD6F72" w14:textId="77777777" w:rsidR="004942E9" w:rsidRDefault="004942E9" w:rsidP="00D31F38">
      <w:pPr>
        <w:pStyle w:val="CommentText"/>
      </w:pPr>
      <w:r>
        <w:rPr>
          <w:rStyle w:val="CommentReference"/>
        </w:rPr>
        <w:annotationRef/>
      </w:r>
      <w:r>
        <w:t>faithful or trusted? faithful sounds better as it is her action and not ours, as trusted.</w:t>
      </w:r>
    </w:p>
  </w:comment>
  <w:comment w:id="562" w:author="Windows User" w:date="2015-10-30T08:56:00Z" w:initials="BS">
    <w:p w14:paraId="07EF5E65" w14:textId="77777777" w:rsidR="004942E9" w:rsidRDefault="004942E9" w:rsidP="00D31F38">
      <w:pPr>
        <w:pStyle w:val="CommentText"/>
      </w:pPr>
      <w:r>
        <w:rPr>
          <w:rStyle w:val="CommentReference"/>
        </w:rPr>
        <w:annotationRef/>
      </w:r>
      <w:r>
        <w:t>MT (KJV) and Ra lack. NETS has and so does Coptic.</w:t>
      </w:r>
    </w:p>
  </w:comment>
  <w:comment w:id="563" w:author="Windows User" w:date="2015-11-21T13:03:00Z" w:initials="WU">
    <w:p w14:paraId="0505077C" w14:textId="77777777" w:rsidR="004942E9" w:rsidRDefault="004942E9" w:rsidP="00D31F38">
      <w:pPr>
        <w:pStyle w:val="CommentText"/>
      </w:pPr>
      <w:r>
        <w:rPr>
          <w:rStyle w:val="CommentReference"/>
        </w:rPr>
        <w:annotationRef/>
      </w:r>
      <w:r>
        <w:t>check</w:t>
      </w:r>
    </w:p>
  </w:comment>
  <w:comment w:id="564" w:author="Windows User" w:date="2015-11-21T13:03:00Z" w:initials="WU">
    <w:p w14:paraId="2CFCDBC4" w14:textId="77777777" w:rsidR="004942E9" w:rsidRDefault="004942E9" w:rsidP="00D31F38">
      <w:pPr>
        <w:pStyle w:val="CommentText"/>
      </w:pPr>
      <w:r>
        <w:rPr>
          <w:rStyle w:val="CommentReference"/>
        </w:rPr>
        <w:annotationRef/>
      </w:r>
      <w:r>
        <w:t>check</w:t>
      </w:r>
    </w:p>
  </w:comment>
  <w:comment w:id="565" w:author="Windows User" w:date="2015-11-21T13:04:00Z" w:initials="WU">
    <w:p w14:paraId="7B87BF1F" w14:textId="77777777" w:rsidR="004942E9" w:rsidRDefault="004942E9" w:rsidP="00D31F38">
      <w:pPr>
        <w:pStyle w:val="CommentText"/>
      </w:pPr>
      <w:r>
        <w:rPr>
          <w:rStyle w:val="CommentReference"/>
        </w:rPr>
        <w:annotationRef/>
      </w:r>
      <w:r>
        <w:t>check</w:t>
      </w:r>
    </w:p>
  </w:comment>
  <w:comment w:id="566" w:author="Windows User" w:date="2015-10-30T08:56:00Z" w:initials="BS">
    <w:p w14:paraId="469A8399" w14:textId="77777777" w:rsidR="004942E9" w:rsidRDefault="004942E9" w:rsidP="00D31F38">
      <w:pPr>
        <w:pStyle w:val="CommentText"/>
      </w:pPr>
      <w:r>
        <w:rPr>
          <w:rStyle w:val="CommentReference"/>
        </w:rPr>
        <w:annotationRef/>
      </w:r>
      <w:r>
        <w:t>Coptic varies greatly from NETS</w:t>
      </w:r>
    </w:p>
  </w:comment>
  <w:comment w:id="572" w:author="Windows User" w:date="2015-10-30T08:56:00Z" w:initials="BS">
    <w:p w14:paraId="30B7538F" w14:textId="77777777" w:rsidR="004942E9" w:rsidRDefault="004942E9" w:rsidP="00D31F38">
      <w:pPr>
        <w:pStyle w:val="CommentText"/>
      </w:pPr>
      <w:r>
        <w:rPr>
          <w:rStyle w:val="CommentReference"/>
        </w:rPr>
        <w:annotationRef/>
      </w:r>
      <w:r>
        <w:t>NETS has dance... also drum &amp; harp...</w:t>
      </w:r>
    </w:p>
  </w:comment>
  <w:comment w:id="573" w:author="Windows User" w:date="2015-10-30T08:56:00Z" w:initials="BS">
    <w:p w14:paraId="040D59AA" w14:textId="77777777" w:rsidR="004942E9" w:rsidRDefault="004942E9" w:rsidP="00D31F38">
      <w:pPr>
        <w:pStyle w:val="CommentText"/>
      </w:pPr>
      <w:r>
        <w:rPr>
          <w:rStyle w:val="CommentReference"/>
        </w:rPr>
        <w:annotationRef/>
      </w:r>
      <w:r>
        <w:t>NETS and LA have boast in glory...</w:t>
      </w:r>
    </w:p>
  </w:comment>
  <w:comment w:id="574" w:author="Windows User" w:date="2015-10-30T08:56:00Z" w:initials="BS">
    <w:p w14:paraId="0F357187" w14:textId="77777777" w:rsidR="004942E9" w:rsidRDefault="004942E9" w:rsidP="00D31F38">
      <w:pPr>
        <w:pStyle w:val="CommentText"/>
      </w:pPr>
      <w:r>
        <w:rPr>
          <w:rStyle w:val="CommentReference"/>
        </w:rPr>
        <w:annotationRef/>
      </w:r>
      <w:r>
        <w:t>NETS has rejoice. Coptis looks to me like glorify... Sing aloud? Rejoice?</w:t>
      </w:r>
    </w:p>
  </w:comment>
  <w:comment w:id="575" w:author="Windows User" w:date="2015-10-30T08:56:00Z" w:initials="BS">
    <w:p w14:paraId="10510650" w14:textId="77777777" w:rsidR="004942E9" w:rsidRDefault="004942E9" w:rsidP="00D31F38">
      <w:pPr>
        <w:pStyle w:val="CommentText"/>
      </w:pPr>
      <w:r>
        <w:rPr>
          <w:rStyle w:val="CommentReference"/>
        </w:rPr>
        <w:annotationRef/>
      </w:r>
      <w:r>
        <w:t>NETS has throats too. I'm leaving mouths. Throats is too literal. Not how we say it in English...</w:t>
      </w:r>
    </w:p>
  </w:comment>
  <w:comment w:id="576" w:author="Windows User" w:date="2015-10-30T08:56:00Z" w:initials="BS">
    <w:p w14:paraId="0F6BDC5E" w14:textId="77777777" w:rsidR="004942E9" w:rsidRDefault="004942E9" w:rsidP="00D31F38">
      <w:pPr>
        <w:pStyle w:val="CommentText"/>
      </w:pPr>
      <w:r>
        <w:rPr>
          <w:rStyle w:val="CommentReference"/>
        </w:rPr>
        <w:annotationRef/>
      </w:r>
      <w:r>
        <w:t>NETS has rebukes. punishments?</w:t>
      </w:r>
    </w:p>
  </w:comment>
  <w:comment w:id="582" w:author="Windows User" w:date="2015-10-30T08:56:00Z" w:initials="BS">
    <w:p w14:paraId="37F1C98E" w14:textId="77777777" w:rsidR="004942E9" w:rsidRDefault="004942E9" w:rsidP="00D31F38">
      <w:pPr>
        <w:pStyle w:val="CommentText"/>
      </w:pPr>
      <w:r>
        <w:rPr>
          <w:rStyle w:val="CommentReference"/>
        </w:rPr>
        <w:annotationRef/>
      </w:r>
      <w:r>
        <w:t>psaltry? or lyre?</w:t>
      </w:r>
    </w:p>
  </w:comment>
  <w:comment w:id="595" w:author="Windows User" w:date="2015-11-21T13:04:00Z" w:initials="WU">
    <w:p w14:paraId="43A5D1B1" w14:textId="77777777" w:rsidR="004942E9" w:rsidRDefault="004942E9" w:rsidP="00E35F1F">
      <w:pPr>
        <w:pStyle w:val="CommentText"/>
      </w:pPr>
      <w:r>
        <w:rPr>
          <w:rStyle w:val="CommentReference"/>
        </w:rPr>
        <w:annotationRef/>
      </w:r>
      <w:r>
        <w:t>check</w:t>
      </w:r>
    </w:p>
  </w:comment>
  <w:comment w:id="596" w:author="Windows User" w:date="2015-11-21T13:04:00Z" w:initials="WU">
    <w:p w14:paraId="4B6A4DE4" w14:textId="77777777" w:rsidR="004942E9" w:rsidRDefault="004942E9" w:rsidP="00E35F1F">
      <w:pPr>
        <w:pStyle w:val="CommentText"/>
      </w:pPr>
      <w:r>
        <w:rPr>
          <w:rStyle w:val="CommentReference"/>
        </w:rPr>
        <w:annotationRef/>
      </w:r>
      <w:r>
        <w:t>check</w:t>
      </w:r>
    </w:p>
  </w:comment>
  <w:comment w:id="597" w:author="Windows User" w:date="2015-10-30T08:56:00Z" w:initials="BS">
    <w:p w14:paraId="483AEE75" w14:textId="77777777" w:rsidR="004942E9" w:rsidRDefault="004942E9" w:rsidP="00E35F1F">
      <w:pPr>
        <w:pStyle w:val="CommentText"/>
      </w:pPr>
      <w:r>
        <w:rPr>
          <w:rStyle w:val="CommentReference"/>
        </w:rPr>
        <w:annotationRef/>
      </w:r>
      <w:r>
        <w:t>tense? praise or will praise?</w:t>
      </w:r>
    </w:p>
  </w:comment>
  <w:comment w:id="598" w:author="Windows User" w:date="2015-10-30T08:56:00Z" w:initials="BS">
    <w:p w14:paraId="17DAD50D" w14:textId="77777777" w:rsidR="004942E9" w:rsidRDefault="004942E9" w:rsidP="00E35F1F">
      <w:pPr>
        <w:pStyle w:val="CommentText"/>
      </w:pPr>
      <w:r>
        <w:rPr>
          <w:rStyle w:val="CommentReference"/>
        </w:rPr>
        <w:annotationRef/>
      </w:r>
      <w:r>
        <w:t>earth? land? creation?</w:t>
      </w:r>
    </w:p>
  </w:comment>
  <w:comment w:id="599" w:author="Windows User" w:date="2015-11-21T13:05:00Z" w:initials="WU">
    <w:p w14:paraId="412BFF55" w14:textId="77777777" w:rsidR="004942E9" w:rsidRDefault="004942E9" w:rsidP="00E35F1F">
      <w:pPr>
        <w:pStyle w:val="CommentText"/>
      </w:pPr>
      <w:r>
        <w:rPr>
          <w:rStyle w:val="CommentReference"/>
        </w:rPr>
        <w:annotationRef/>
      </w:r>
      <w:r>
        <w:t>check</w:t>
      </w:r>
    </w:p>
  </w:comment>
  <w:comment w:id="600" w:author="Windows User" w:date="2015-10-30T08:56:00Z" w:initials="BS">
    <w:p w14:paraId="4FEF2EC7" w14:textId="77777777" w:rsidR="004942E9" w:rsidRDefault="004942E9" w:rsidP="00E35F1F">
      <w:pPr>
        <w:pStyle w:val="CommentText"/>
      </w:pPr>
      <w:r>
        <w:rPr>
          <w:rStyle w:val="CommentReference"/>
        </w:rPr>
        <w:annotationRef/>
      </w:r>
      <w:r>
        <w:t>make haste is a little archaic. But hurry is way too colloquial. Quicken doesn't sound right.</w:t>
      </w:r>
    </w:p>
  </w:comment>
  <w:comment w:id="601" w:author="Windows User" w:date="2015-10-30T08:56:00Z" w:initials="BS">
    <w:p w14:paraId="25E26C66" w14:textId="77777777" w:rsidR="004942E9" w:rsidRDefault="004942E9" w:rsidP="00E35F1F">
      <w:pPr>
        <w:pStyle w:val="CommentText"/>
      </w:pPr>
      <w:r>
        <w:rPr>
          <w:rStyle w:val="CommentReference"/>
        </w:rPr>
        <w:annotationRef/>
      </w:r>
      <w:r>
        <w:t>should either be diverse here or different elsewhere</w:t>
      </w:r>
    </w:p>
  </w:comment>
  <w:comment w:id="602" w:author="Windows User" w:date="2015-10-30T08:56:00Z" w:initials="BS">
    <w:p w14:paraId="7A65524D" w14:textId="77777777" w:rsidR="004942E9" w:rsidRDefault="004942E9" w:rsidP="00E35F1F">
      <w:pPr>
        <w:pStyle w:val="CommentText"/>
      </w:pPr>
      <w:r>
        <w:rPr>
          <w:rStyle w:val="CommentReference"/>
        </w:rPr>
        <w:annotationRef/>
      </w:r>
      <w:r>
        <w:t>truth or righteousness? Or justice?</w:t>
      </w:r>
    </w:p>
  </w:comment>
  <w:comment w:id="603" w:author="Windows User" w:date="2015-10-30T08:56:00Z" w:initials="BS">
    <w:p w14:paraId="1C135E98" w14:textId="77777777" w:rsidR="004942E9" w:rsidRDefault="004942E9" w:rsidP="00E35F1F">
      <w:pPr>
        <w:pStyle w:val="CommentText"/>
      </w:pPr>
      <w:r>
        <w:rPr>
          <w:rStyle w:val="CommentReference"/>
        </w:rPr>
        <w:annotationRef/>
      </w:r>
      <w:r>
        <w:t>patience or longsuffering?</w:t>
      </w:r>
    </w:p>
  </w:comment>
  <w:comment w:id="604" w:author="Windows User" w:date="2015-10-30T08:56:00Z" w:initials="BS">
    <w:p w14:paraId="2E20A232" w14:textId="77777777" w:rsidR="004942E9" w:rsidRDefault="004942E9" w:rsidP="00E35F1F">
      <w:pPr>
        <w:pStyle w:val="CommentText"/>
      </w:pPr>
      <w:r>
        <w:rPr>
          <w:rStyle w:val="CommentReference"/>
        </w:rPr>
        <w:annotationRef/>
      </w:r>
      <w:r>
        <w:t>just "at the first watch"?</w:t>
      </w:r>
    </w:p>
  </w:comment>
  <w:comment w:id="605" w:author="Windows User" w:date="2015-10-30T08:56:00Z" w:initials="BS">
    <w:p w14:paraId="34FB1BC0" w14:textId="77777777" w:rsidR="004942E9" w:rsidRDefault="004942E9" w:rsidP="00E35F1F">
      <w:pPr>
        <w:pStyle w:val="CommentText"/>
      </w:pPr>
      <w:r>
        <w:rPr>
          <w:rStyle w:val="CommentReference"/>
        </w:rPr>
        <w:annotationRef/>
      </w:r>
      <w:r>
        <w:t>sweet, or easy?</w:t>
      </w:r>
    </w:p>
  </w:comment>
  <w:comment w:id="606" w:author="Windows User" w:date="2015-10-30T08:56:00Z" w:initials="BS">
    <w:p w14:paraId="20646872" w14:textId="77777777" w:rsidR="004942E9" w:rsidRDefault="004942E9" w:rsidP="00E35F1F">
      <w:pPr>
        <w:pStyle w:val="CommentText"/>
      </w:pPr>
      <w:r>
        <w:rPr>
          <w:rStyle w:val="CommentReference"/>
        </w:rPr>
        <w:annotationRef/>
      </w:r>
      <w:r>
        <w:t>less accurate than beloved, but sounds a lot better..</w:t>
      </w:r>
    </w:p>
  </w:comment>
  <w:comment w:id="607" w:author="Windows User" w:date="2015-10-30T08:56:00Z" w:initials="BS">
    <w:p w14:paraId="4707B322" w14:textId="77777777" w:rsidR="004942E9" w:rsidRDefault="004942E9" w:rsidP="00E35F1F">
      <w:pPr>
        <w:pStyle w:val="CommentText"/>
      </w:pPr>
      <w:r>
        <w:rPr>
          <w:rStyle w:val="CommentReference"/>
        </w:rPr>
        <w:annotationRef/>
      </w:r>
      <w:r>
        <w:t>sound better if omit of?</w:t>
      </w:r>
    </w:p>
  </w:comment>
  <w:comment w:id="608" w:author="Windows User" w:date="2015-10-30T08:56:00Z" w:initials="BS">
    <w:p w14:paraId="0D6FF167" w14:textId="77777777" w:rsidR="004942E9" w:rsidRDefault="004942E9" w:rsidP="00E35F1F">
      <w:pPr>
        <w:pStyle w:val="CommentText"/>
      </w:pPr>
      <w:r>
        <w:rPr>
          <w:rStyle w:val="CommentReference"/>
        </w:rPr>
        <w:annotationRef/>
      </w:r>
      <w:r>
        <w:t>truth, or righteousness?</w:t>
      </w:r>
    </w:p>
  </w:comment>
  <w:comment w:id="609" w:author="Windows User" w:date="2015-10-30T08:56:00Z" w:initials="BS">
    <w:p w14:paraId="1A8CABED" w14:textId="77777777" w:rsidR="004942E9" w:rsidRDefault="004942E9" w:rsidP="00E35F1F">
      <w:pPr>
        <w:pStyle w:val="CommentText"/>
      </w:pPr>
      <w:r>
        <w:rPr>
          <w:rStyle w:val="CommentReference"/>
        </w:rPr>
        <w:annotationRef/>
      </w:r>
      <w:r>
        <w:t>true, or perfecvt?</w:t>
      </w:r>
    </w:p>
  </w:comment>
  <w:comment w:id="610" w:author="Windows User" w:date="2015-10-30T08:56:00Z" w:initials="BS">
    <w:p w14:paraId="21AC5CB8" w14:textId="77777777" w:rsidR="004942E9" w:rsidRDefault="004942E9" w:rsidP="00E35F1F">
      <w:pPr>
        <w:pStyle w:val="CommentText"/>
      </w:pPr>
      <w:r>
        <w:rPr>
          <w:rStyle w:val="CommentReference"/>
        </w:rPr>
        <w:annotationRef/>
      </w:r>
      <w:r>
        <w:t>and?</w:t>
      </w:r>
    </w:p>
  </w:comment>
  <w:comment w:id="611" w:author="Windows User" w:date="2015-10-30T08:56:00Z" w:initials="BS">
    <w:p w14:paraId="6C6DCC78" w14:textId="77777777" w:rsidR="004942E9" w:rsidRDefault="004942E9" w:rsidP="00E35F1F">
      <w:pPr>
        <w:pStyle w:val="CommentText"/>
      </w:pPr>
      <w:r>
        <w:rPr>
          <w:rStyle w:val="CommentReference"/>
        </w:rPr>
        <w:annotationRef/>
      </w:r>
      <w:r>
        <w:t>gather is in first line in Coptic, but tune flows better here..</w:t>
      </w:r>
    </w:p>
  </w:comment>
  <w:comment w:id="612" w:author="Windows User" w:date="2015-10-30T08:56:00Z" w:initials="BS">
    <w:p w14:paraId="4B49F853" w14:textId="77777777" w:rsidR="004942E9" w:rsidRDefault="004942E9" w:rsidP="00E35F1F">
      <w:pPr>
        <w:pStyle w:val="CommentText"/>
      </w:pPr>
      <w:r>
        <w:rPr>
          <w:rStyle w:val="CommentReference"/>
        </w:rPr>
        <w:annotationRef/>
      </w:r>
      <w:r>
        <w:t>will?</w:t>
      </w:r>
    </w:p>
  </w:comment>
  <w:comment w:id="613" w:author="Windows User" w:date="2015-10-30T08:56:00Z" w:initials="BS">
    <w:p w14:paraId="6FC8752C" w14:textId="77777777" w:rsidR="004942E9" w:rsidRDefault="004942E9" w:rsidP="00E35F1F">
      <w:pPr>
        <w:pStyle w:val="CommentText"/>
      </w:pPr>
      <w:r>
        <w:rPr>
          <w:rStyle w:val="CommentReference"/>
        </w:rPr>
        <w:annotationRef/>
      </w:r>
      <w:r>
        <w:t>save? keep? deliver?</w:t>
      </w:r>
    </w:p>
  </w:comment>
  <w:comment w:id="614" w:author="Windows User" w:date="2015-10-30T08:56:00Z" w:initials="BS">
    <w:p w14:paraId="7843FDD6" w14:textId="77777777" w:rsidR="004942E9" w:rsidRDefault="004942E9" w:rsidP="00E35F1F">
      <w:pPr>
        <w:pStyle w:val="CommentText"/>
      </w:pPr>
      <w:r>
        <w:rPr>
          <w:rStyle w:val="CommentReference"/>
        </w:rPr>
        <w:annotationRef/>
      </w:r>
      <w:r>
        <w:t>need a convention for making "ak ee". {}? bold?</w:t>
      </w:r>
    </w:p>
  </w:comment>
  <w:comment w:id="615" w:author="Windows User" w:date="2015-10-30T08:56:00Z" w:initials="BS">
    <w:p w14:paraId="636DE776" w14:textId="77777777" w:rsidR="004942E9" w:rsidRDefault="004942E9" w:rsidP="00E35F1F">
      <w:pPr>
        <w:pStyle w:val="CommentText"/>
      </w:pPr>
      <w:r>
        <w:rPr>
          <w:rStyle w:val="CommentReference"/>
        </w:rPr>
        <w:annotationRef/>
      </w:r>
      <w:r>
        <w:t>I like it better with "be" in... thoughts?</w:t>
      </w:r>
    </w:p>
  </w:comment>
  <w:comment w:id="627" w:author="Windows User" w:date="2015-11-02T12:45:00Z" w:initials="BS">
    <w:p w14:paraId="0A55894A" w14:textId="77777777" w:rsidR="004942E9" w:rsidRDefault="004942E9" w:rsidP="00E35F1F">
      <w:pPr>
        <w:pStyle w:val="CommentText"/>
      </w:pPr>
      <w:r>
        <w:rPr>
          <w:rStyle w:val="CommentReference"/>
        </w:rPr>
        <w:annotationRef/>
      </w:r>
      <w:r>
        <w:t>this splitting of the verses doesn't follow the Coptic... does it really flow much better, or is it just that I'm more used to it?</w:t>
      </w:r>
    </w:p>
  </w:comment>
  <w:comment w:id="628" w:author="Windows User" w:date="2015-10-30T08:56:00Z" w:initials="BS">
    <w:p w14:paraId="0E80932F" w14:textId="77777777" w:rsidR="004942E9" w:rsidRDefault="004942E9" w:rsidP="00E35F1F">
      <w:pPr>
        <w:pStyle w:val="CommentText"/>
      </w:pPr>
      <w:r>
        <w:rPr>
          <w:rStyle w:val="CommentReference"/>
        </w:rPr>
        <w:annotationRef/>
      </w:r>
      <w:r>
        <w:t>does coptic bear out? Feels much more right to me.</w:t>
      </w:r>
    </w:p>
  </w:comment>
  <w:comment w:id="629" w:author="Windows User" w:date="2015-10-30T08:56:00Z" w:initials="BS">
    <w:p w14:paraId="759B277F" w14:textId="77777777" w:rsidR="004942E9" w:rsidRDefault="004942E9" w:rsidP="00E35F1F">
      <w:pPr>
        <w:pStyle w:val="CommentText"/>
      </w:pPr>
      <w:r>
        <w:rPr>
          <w:rStyle w:val="CommentReference"/>
        </w:rPr>
        <w:annotationRef/>
      </w:r>
      <w:r>
        <w:t>tense?</w:t>
      </w:r>
    </w:p>
  </w:comment>
  <w:comment w:id="630" w:author="Windows User" w:date="2015-10-30T08:56:00Z" w:initials="BS">
    <w:p w14:paraId="5C472088" w14:textId="77777777" w:rsidR="004942E9" w:rsidRDefault="004942E9" w:rsidP="00E35F1F">
      <w:pPr>
        <w:pStyle w:val="CommentText"/>
      </w:pPr>
      <w:r>
        <w:rPr>
          <w:rStyle w:val="CommentReference"/>
        </w:rPr>
        <w:annotationRef/>
      </w:r>
      <w:r>
        <w:t>exalt or magnify?</w:t>
      </w:r>
    </w:p>
  </w:comment>
  <w:comment w:id="631" w:author="Windows User" w:date="2015-10-30T08:56:00Z" w:initials="BS">
    <w:p w14:paraId="2FB7E2BD" w14:textId="77777777" w:rsidR="004942E9" w:rsidRDefault="004942E9" w:rsidP="00E35F1F">
      <w:pPr>
        <w:pStyle w:val="CommentText"/>
      </w:pPr>
      <w:r>
        <w:rPr>
          <w:rStyle w:val="CommentReference"/>
        </w:rPr>
        <w:annotationRef/>
      </w:r>
      <w:r>
        <w:t>or iwn?</w:t>
      </w:r>
    </w:p>
  </w:comment>
  <w:comment w:id="635" w:author="Windows User" w:date="2015-10-30T08:56:00Z" w:initials="BS">
    <w:p w14:paraId="3C8244A0" w14:textId="77777777" w:rsidR="004942E9" w:rsidRDefault="004942E9" w:rsidP="00E35F1F">
      <w:pPr>
        <w:pStyle w:val="CommentText"/>
      </w:pPr>
      <w:r>
        <w:rPr>
          <w:rStyle w:val="CommentReference"/>
        </w:rPr>
        <w:annotationRef/>
      </w:r>
      <w:r>
        <w:t>does type capture "it foretold the sign" in more contemporary language than "a figure"</w:t>
      </w:r>
    </w:p>
  </w:comment>
  <w:comment w:id="636" w:author="Windows User" w:date="2015-10-30T08:56:00Z" w:initials="BS">
    <w:p w14:paraId="6C8F9167" w14:textId="77777777" w:rsidR="004942E9" w:rsidRDefault="004942E9" w:rsidP="00E35F1F">
      <w:pPr>
        <w:pStyle w:val="CommentText"/>
      </w:pPr>
      <w:r>
        <w:rPr>
          <w:rStyle w:val="CommentReference"/>
        </w:rPr>
        <w:annotationRef/>
      </w:r>
      <w:r>
        <w:t>correct that no mention of nature?</w:t>
      </w:r>
    </w:p>
  </w:comment>
  <w:comment w:id="637" w:author="Windows User" w:date="2015-10-30T08:56:00Z" w:initials="BS">
    <w:p w14:paraId="5ACA101B" w14:textId="77777777" w:rsidR="004942E9" w:rsidRDefault="004942E9" w:rsidP="00E35F1F">
      <w:pPr>
        <w:pStyle w:val="CommentText"/>
      </w:pPr>
      <w:r>
        <w:rPr>
          <w:rStyle w:val="CommentReference"/>
        </w:rPr>
        <w:annotationRef/>
      </w:r>
      <w:r>
        <w:t>holy or pure? divinity or godhead?</w:t>
      </w:r>
    </w:p>
  </w:comment>
  <w:comment w:id="638" w:author="Windows User" w:date="2015-10-30T08:56:00Z" w:initials="BS">
    <w:p w14:paraId="14D8C709" w14:textId="77777777" w:rsidR="004942E9" w:rsidRDefault="004942E9" w:rsidP="00E35F1F">
      <w:pPr>
        <w:pStyle w:val="CommentText"/>
      </w:pPr>
      <w:r>
        <w:rPr>
          <w:rStyle w:val="CommentReference"/>
        </w:rPr>
        <w:annotationRef/>
      </w:r>
      <w:r>
        <w:t>born or begotten? begotten without seeed or without mixture of substance?</w:t>
      </w:r>
    </w:p>
  </w:comment>
  <w:comment w:id="639" w:author="Windows User" w:date="2015-10-30T08:56:00Z" w:initials="BS">
    <w:p w14:paraId="5B5854F9" w14:textId="77777777" w:rsidR="004942E9" w:rsidRDefault="004942E9" w:rsidP="00E35F1F">
      <w:pPr>
        <w:pStyle w:val="CommentText"/>
      </w:pPr>
      <w:r>
        <w:rPr>
          <w:rStyle w:val="CommentReference"/>
        </w:rPr>
        <w:annotationRef/>
      </w:r>
      <w:r>
        <w:t>coessential or consubstantial?</w:t>
      </w:r>
    </w:p>
  </w:comment>
  <w:comment w:id="640" w:author="Windows User" w:date="2015-10-30T08:56:00Z" w:initials="BS">
    <w:p w14:paraId="66C0B0D7" w14:textId="77777777" w:rsidR="004942E9" w:rsidRDefault="004942E9" w:rsidP="00E35F1F">
      <w:pPr>
        <w:pStyle w:val="CommentText"/>
      </w:pPr>
      <w:r>
        <w:rPr>
          <w:rStyle w:val="CommentReference"/>
        </w:rPr>
        <w:annotationRef/>
      </w:r>
      <w:r>
        <w:t>made one or joined?</w:t>
      </w:r>
    </w:p>
  </w:comment>
  <w:comment w:id="641" w:author="Windows User" w:date="2015-10-30T08:56:00Z" w:initials="BS">
    <w:p w14:paraId="094D26E3" w14:textId="77777777" w:rsidR="004942E9" w:rsidRDefault="004942E9" w:rsidP="00E35F1F">
      <w:pPr>
        <w:pStyle w:val="CommentText"/>
      </w:pPr>
      <w:r>
        <w:rPr>
          <w:rStyle w:val="CommentReference"/>
        </w:rPr>
        <w:annotationRef/>
      </w:r>
      <w:r>
        <w:t>does this rephrasing capture it ok?</w:t>
      </w:r>
    </w:p>
  </w:comment>
  <w:comment w:id="642" w:author="Windows User" w:date="2015-10-30T08:56:00Z" w:initials="BS">
    <w:p w14:paraId="6FD992D3" w14:textId="77777777" w:rsidR="004942E9" w:rsidRDefault="004942E9" w:rsidP="00E35F1F">
      <w:pPr>
        <w:pStyle w:val="CommentText"/>
      </w:pPr>
      <w:r>
        <w:rPr>
          <w:rStyle w:val="CommentReference"/>
        </w:rPr>
        <w:annotationRef/>
      </w:r>
      <w:r>
        <w:t>something clearer than putplue?</w:t>
      </w:r>
    </w:p>
  </w:comment>
  <w:comment w:id="643" w:author="Windows User" w:date="2015-10-30T08:56:00Z" w:initials="BS">
    <w:p w14:paraId="08E2A9FB" w14:textId="77777777" w:rsidR="004942E9" w:rsidRDefault="004942E9" w:rsidP="00E35F1F">
      <w:pPr>
        <w:pStyle w:val="CommentText"/>
      </w:pPr>
      <w:r>
        <w:rPr>
          <w:rStyle w:val="CommentReference"/>
        </w:rPr>
        <w:annotationRef/>
      </w:r>
      <w:r>
        <w:t>woven or fine?</w:t>
      </w:r>
    </w:p>
  </w:comment>
  <w:comment w:id="644" w:author="Windows User" w:date="2015-10-30T08:56:00Z" w:initials="BS">
    <w:p w14:paraId="7A9FC970" w14:textId="77777777" w:rsidR="004942E9" w:rsidRDefault="004942E9" w:rsidP="00E35F1F">
      <w:pPr>
        <w:pStyle w:val="CommentText"/>
      </w:pPr>
      <w:r>
        <w:rPr>
          <w:rStyle w:val="CommentReference"/>
        </w:rPr>
        <w:annotationRef/>
      </w:r>
      <w:r>
        <w:t>palin</w:t>
      </w:r>
    </w:p>
  </w:comment>
  <w:comment w:id="645" w:author="Windows User" w:date="2015-10-30T08:56:00Z" w:initials="BS">
    <w:p w14:paraId="5EFFC3EC" w14:textId="77777777" w:rsidR="004942E9" w:rsidRDefault="004942E9" w:rsidP="00E35F1F">
      <w:pPr>
        <w:pStyle w:val="CommentText"/>
      </w:pPr>
      <w:r>
        <w:rPr>
          <w:rStyle w:val="CommentReference"/>
        </w:rPr>
        <w:annotationRef/>
      </w:r>
      <w:r>
        <w:t>exalt or magnify?</w:t>
      </w:r>
    </w:p>
  </w:comment>
  <w:comment w:id="646" w:author="Windows User" w:date="2015-10-30T08:56:00Z" w:initials="BS">
    <w:p w14:paraId="150C26DA" w14:textId="77777777" w:rsidR="004942E9" w:rsidRDefault="004942E9" w:rsidP="00E35F1F">
      <w:pPr>
        <w:pStyle w:val="CommentText"/>
      </w:pPr>
      <w:r>
        <w:rPr>
          <w:rStyle w:val="CommentReference"/>
        </w:rPr>
        <w:annotationRef/>
      </w:r>
      <w:r>
        <w:t>or iwn?</w:t>
      </w:r>
    </w:p>
  </w:comment>
  <w:comment w:id="650" w:author="Windows User" w:date="2015-10-30T08:56:00Z" w:initials="BS">
    <w:p w14:paraId="0E3B452D" w14:textId="77777777" w:rsidR="004942E9" w:rsidRDefault="004942E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1" w:author="Windows User" w:date="2015-10-30T08:56:00Z" w:initials="BS">
    <w:p w14:paraId="12D989DF" w14:textId="77777777" w:rsidR="004942E9" w:rsidRDefault="004942E9" w:rsidP="00E35F1F">
      <w:pPr>
        <w:pStyle w:val="CommentText"/>
      </w:pPr>
      <w:r>
        <w:rPr>
          <w:rStyle w:val="CommentReference"/>
        </w:rPr>
        <w:annotationRef/>
      </w:r>
      <w:r>
        <w:t>forged or beaten?</w:t>
      </w:r>
    </w:p>
  </w:comment>
  <w:comment w:id="652" w:author="Windows User" w:date="2015-10-30T08:56:00Z" w:initials="BS">
    <w:p w14:paraId="3E8ADE2B" w14:textId="77777777" w:rsidR="004942E9" w:rsidRDefault="004942E9" w:rsidP="00E35F1F">
      <w:pPr>
        <w:pStyle w:val="CommentText"/>
      </w:pPr>
      <w:r>
        <w:rPr>
          <w:rStyle w:val="CommentReference"/>
        </w:rPr>
        <w:annotationRef/>
      </w:r>
      <w:r>
        <w:t>omit? always and move up mercy seat?</w:t>
      </w:r>
    </w:p>
  </w:comment>
  <w:comment w:id="653" w:author="Windows User" w:date="2015-10-30T08:56:00Z" w:initials="BS">
    <w:p w14:paraId="7079ED43" w14:textId="77777777" w:rsidR="004942E9" w:rsidRDefault="004942E9" w:rsidP="00E35F1F">
      <w:pPr>
        <w:pStyle w:val="CommentText"/>
      </w:pPr>
      <w:r>
        <w:rPr>
          <w:rStyle w:val="CommentReference"/>
        </w:rPr>
        <w:annotationRef/>
      </w:r>
      <w:r>
        <w:t>tense? past makes a lot more sense</w:t>
      </w:r>
    </w:p>
  </w:comment>
  <w:comment w:id="654" w:author="Windows User" w:date="2015-10-30T08:56:00Z" w:initials="BS">
    <w:p w14:paraId="109014C9" w14:textId="77777777" w:rsidR="004942E9" w:rsidRDefault="004942E9" w:rsidP="00E35F1F">
      <w:pPr>
        <w:pStyle w:val="CommentText"/>
      </w:pPr>
      <w:r>
        <w:rPr>
          <w:rStyle w:val="CommentReference"/>
        </w:rPr>
        <w:annotationRef/>
      </w:r>
      <w:r>
        <w:t>why does Abouna omit sin?</w:t>
      </w:r>
    </w:p>
  </w:comment>
  <w:comment w:id="655" w:author="Windows User" w:date="2015-10-30T08:56:00Z" w:initials="BS">
    <w:p w14:paraId="027A16CD" w14:textId="77777777" w:rsidR="004942E9" w:rsidRDefault="004942E9" w:rsidP="00E35F1F">
      <w:pPr>
        <w:pStyle w:val="CommentText"/>
      </w:pPr>
      <w:r>
        <w:rPr>
          <w:rStyle w:val="CommentReference"/>
        </w:rPr>
        <w:annotationRef/>
      </w:r>
      <w:r>
        <w:t>exalt or magnify?</w:t>
      </w:r>
    </w:p>
  </w:comment>
  <w:comment w:id="656" w:author="Windows User" w:date="2015-10-30T08:56:00Z" w:initials="BS">
    <w:p w14:paraId="20C9574B" w14:textId="77777777" w:rsidR="004942E9" w:rsidRDefault="004942E9" w:rsidP="00E35F1F">
      <w:pPr>
        <w:pStyle w:val="CommentText"/>
      </w:pPr>
      <w:r>
        <w:rPr>
          <w:rStyle w:val="CommentReference"/>
        </w:rPr>
        <w:annotationRef/>
      </w:r>
      <w:r>
        <w:t>or iwn?</w:t>
      </w:r>
    </w:p>
  </w:comment>
  <w:comment w:id="660" w:author="Windows User" w:date="2015-10-30T08:56:00Z" w:initials="BS">
    <w:p w14:paraId="6726A127" w14:textId="77777777" w:rsidR="004942E9" w:rsidRDefault="004942E9" w:rsidP="00E35F1F">
      <w:pPr>
        <w:pStyle w:val="CommentText"/>
      </w:pPr>
      <w:r>
        <w:rPr>
          <w:rStyle w:val="CommentReference"/>
        </w:rPr>
        <w:annotationRef/>
      </w:r>
      <w:r>
        <w:t>That your name be called... sounds like an expression that should just be that you be called in english. Thoughts?</w:t>
      </w:r>
    </w:p>
  </w:comment>
  <w:comment w:id="661" w:author="Windows User" w:date="2015-10-30T08:56:00Z" w:initials="BS">
    <w:p w14:paraId="50013BE5" w14:textId="77777777" w:rsidR="004942E9" w:rsidRDefault="004942E9" w:rsidP="00E35F1F">
      <w:pPr>
        <w:pStyle w:val="CommentText"/>
      </w:pPr>
      <w:r>
        <w:rPr>
          <w:rStyle w:val="CommentReference"/>
        </w:rPr>
        <w:annotationRef/>
      </w:r>
      <w:r>
        <w:t>for isn't accurate... but sounds better</w:t>
      </w:r>
    </w:p>
  </w:comment>
  <w:comment w:id="662" w:author="Windows User" w:date="2015-10-30T08:56:00Z" w:initials="BS">
    <w:p w14:paraId="5A639B27" w14:textId="77777777" w:rsidR="004942E9" w:rsidRDefault="004942E9" w:rsidP="00E35F1F">
      <w:pPr>
        <w:pStyle w:val="CommentText"/>
      </w:pPr>
      <w:r>
        <w:rPr>
          <w:rStyle w:val="CommentReference"/>
        </w:rPr>
        <w:annotationRef/>
      </w:r>
      <w:r>
        <w:t>exalt or magnify?</w:t>
      </w:r>
    </w:p>
  </w:comment>
  <w:comment w:id="663" w:author="Windows User" w:date="2015-10-30T08:56:00Z" w:initials="BS">
    <w:p w14:paraId="3A4414A4" w14:textId="77777777" w:rsidR="004942E9" w:rsidRDefault="004942E9" w:rsidP="00E35F1F">
      <w:pPr>
        <w:pStyle w:val="CommentText"/>
      </w:pPr>
      <w:r>
        <w:rPr>
          <w:rStyle w:val="CommentReference"/>
        </w:rPr>
        <w:annotationRef/>
      </w:r>
      <w:r>
        <w:t>or iwn?</w:t>
      </w:r>
    </w:p>
  </w:comment>
  <w:comment w:id="667" w:author="Windows User" w:date="2015-10-30T08:56:00Z" w:initials="BS">
    <w:p w14:paraId="60D89983" w14:textId="77777777" w:rsidR="004942E9" w:rsidRDefault="004942E9" w:rsidP="00E35F1F">
      <w:pPr>
        <w:pStyle w:val="CommentText"/>
      </w:pPr>
      <w:r>
        <w:rPr>
          <w:rStyle w:val="CommentReference"/>
        </w:rPr>
        <w:annotationRef/>
      </w:r>
      <w:r>
        <w:t>perpetual lamp?</w:t>
      </w:r>
    </w:p>
  </w:comment>
  <w:comment w:id="668" w:author="Windows User" w:date="2015-10-30T08:56:00Z" w:initials="BS">
    <w:p w14:paraId="708630CC" w14:textId="77777777" w:rsidR="004942E9" w:rsidRDefault="004942E9" w:rsidP="00E35F1F">
      <w:pPr>
        <w:pStyle w:val="CommentText"/>
      </w:pPr>
      <w:r>
        <w:rPr>
          <w:rStyle w:val="CommentReference"/>
        </w:rPr>
        <w:annotationRef/>
      </w:r>
      <w:r>
        <w:t>parousia?</w:t>
      </w:r>
    </w:p>
  </w:comment>
  <w:comment w:id="669" w:author="Windows User" w:date="2015-10-30T08:56:00Z" w:initials="BS">
    <w:p w14:paraId="670AE5C3" w14:textId="77777777" w:rsidR="004942E9" w:rsidRDefault="004942E9" w:rsidP="00E35F1F">
      <w:pPr>
        <w:pStyle w:val="CommentText"/>
      </w:pPr>
      <w:r>
        <w:rPr>
          <w:rStyle w:val="CommentReference"/>
        </w:rPr>
        <w:annotationRef/>
      </w:r>
      <w:r>
        <w:t>tense?</w:t>
      </w:r>
    </w:p>
  </w:comment>
  <w:comment w:id="670" w:author="Windows User" w:date="2015-10-30T08:56:00Z" w:initials="BS">
    <w:p w14:paraId="281D5A29" w14:textId="77777777" w:rsidR="004942E9" w:rsidRDefault="004942E9" w:rsidP="00E35F1F">
      <w:pPr>
        <w:pStyle w:val="CommentText"/>
      </w:pPr>
      <w:r>
        <w:rPr>
          <w:rStyle w:val="CommentReference"/>
        </w:rPr>
        <w:annotationRef/>
      </w:r>
      <w:r>
        <w:t>enlightens?</w:t>
      </w:r>
    </w:p>
  </w:comment>
  <w:comment w:id="671" w:author="Windows User" w:date="2015-10-30T08:56:00Z" w:initials="BS">
    <w:p w14:paraId="09189517" w14:textId="77777777" w:rsidR="004942E9" w:rsidRDefault="004942E9" w:rsidP="00E35F1F">
      <w:pPr>
        <w:pStyle w:val="CommentText"/>
      </w:pPr>
      <w:r>
        <w:rPr>
          <w:rStyle w:val="CommentReference"/>
        </w:rPr>
        <w:annotationRef/>
      </w:r>
      <w:r>
        <w:t>exalt or magnify?</w:t>
      </w:r>
    </w:p>
  </w:comment>
  <w:comment w:id="672" w:author="Windows User" w:date="2015-10-30T08:56:00Z" w:initials="BS">
    <w:p w14:paraId="0F1C3DB1" w14:textId="77777777" w:rsidR="004942E9" w:rsidRDefault="004942E9" w:rsidP="00E35F1F">
      <w:pPr>
        <w:pStyle w:val="CommentText"/>
      </w:pPr>
      <w:r>
        <w:rPr>
          <w:rStyle w:val="CommentReference"/>
        </w:rPr>
        <w:annotationRef/>
      </w:r>
      <w:r>
        <w:t>or iwn?</w:t>
      </w:r>
    </w:p>
  </w:comment>
  <w:comment w:id="676" w:author="Windows User" w:date="2015-10-30T08:56:00Z" w:initials="BS">
    <w:p w14:paraId="49777AD4" w14:textId="77777777" w:rsidR="004942E9" w:rsidRDefault="004942E9" w:rsidP="00E35F1F">
      <w:pPr>
        <w:pStyle w:val="CommentText"/>
      </w:pPr>
      <w:r>
        <w:rPr>
          <w:rStyle w:val="CommentReference"/>
        </w:rPr>
        <w:annotationRef/>
      </w:r>
      <w:r>
        <w:t>this order better or worse?</w:t>
      </w:r>
    </w:p>
  </w:comment>
  <w:comment w:id="677" w:author="Windows User" w:date="2015-10-30T08:56:00Z" w:initials="BS">
    <w:p w14:paraId="07AFF474" w14:textId="77777777" w:rsidR="004942E9" w:rsidRDefault="004942E9" w:rsidP="00E35F1F">
      <w:pPr>
        <w:pStyle w:val="CommentText"/>
      </w:pPr>
      <w:r>
        <w:rPr>
          <w:rStyle w:val="CommentReference"/>
        </w:rPr>
        <w:annotationRef/>
      </w:r>
      <w:r>
        <w:t>I think upon should stay here</w:t>
      </w:r>
    </w:p>
  </w:comment>
  <w:comment w:id="678" w:author="Windows User" w:date="2015-10-30T08:56:00Z" w:initials="BS">
    <w:p w14:paraId="0441CD07" w14:textId="77777777" w:rsidR="004942E9" w:rsidRDefault="004942E9" w:rsidP="00E35F1F">
      <w:pPr>
        <w:pStyle w:val="CommentText"/>
      </w:pPr>
      <w:r>
        <w:rPr>
          <w:rStyle w:val="CommentReference"/>
        </w:rPr>
        <w:annotationRef/>
      </w:r>
      <w:r>
        <w:t>exalt or magnify?</w:t>
      </w:r>
    </w:p>
  </w:comment>
  <w:comment w:id="679" w:author="Windows User" w:date="2015-10-30T08:56:00Z" w:initials="BS">
    <w:p w14:paraId="6B633293" w14:textId="77777777" w:rsidR="004942E9" w:rsidRDefault="004942E9" w:rsidP="00E35F1F">
      <w:pPr>
        <w:pStyle w:val="CommentText"/>
      </w:pPr>
      <w:r>
        <w:rPr>
          <w:rStyle w:val="CommentReference"/>
        </w:rPr>
        <w:annotationRef/>
      </w:r>
      <w:r>
        <w:t>or iwn?</w:t>
      </w:r>
    </w:p>
  </w:comment>
  <w:comment w:id="687" w:author="Windows User" w:date="2015-10-30T08:56:00Z" w:initials="BS">
    <w:p w14:paraId="5798119C" w14:textId="77777777" w:rsidR="004942E9" w:rsidRDefault="004942E9" w:rsidP="00E35F1F">
      <w:pPr>
        <w:pStyle w:val="CommentText"/>
      </w:pPr>
      <w:r>
        <w:rPr>
          <w:rStyle w:val="CommentReference"/>
        </w:rPr>
        <w:annotationRef/>
      </w:r>
      <w:r>
        <w:t>The phrase is "Our God in truth". Placing a coma before "in truth" makis it sound like "in truth withotu the seed of man"</w:t>
      </w:r>
    </w:p>
  </w:comment>
  <w:comment w:id="688" w:author="Windows User" w:date="2015-10-30T08:56:00Z" w:initials="BS">
    <w:p w14:paraId="7FE87033" w14:textId="77777777" w:rsidR="004942E9" w:rsidRDefault="004942E9" w:rsidP="00E35F1F">
      <w:pPr>
        <w:pStyle w:val="CommentText"/>
      </w:pPr>
      <w:r>
        <w:rPr>
          <w:rStyle w:val="CommentReference"/>
        </w:rPr>
        <w:annotationRef/>
      </w:r>
      <w:r>
        <w:t>While being virgin is correct. But it sounds strange. being a virgin is less accurate. Being virginal?</w:t>
      </w:r>
    </w:p>
  </w:comment>
  <w:comment w:id="689" w:author="Windows User" w:date="2015-10-30T08:56:00Z" w:initials="BS">
    <w:p w14:paraId="13254F43" w14:textId="77777777" w:rsidR="004942E9" w:rsidRDefault="004942E9" w:rsidP="00E35F1F">
      <w:pPr>
        <w:pStyle w:val="CommentText"/>
      </w:pPr>
      <w:r>
        <w:rPr>
          <w:rStyle w:val="CommentReference"/>
        </w:rPr>
        <w:annotationRef/>
      </w:r>
      <w:r>
        <w:t>I like holy better than saint. But it isn't very consistent since Abouna renders it saint everywhere else...</w:t>
      </w:r>
    </w:p>
  </w:comment>
  <w:comment w:id="690" w:author="Windows User" w:date="2015-10-30T08:56:00Z" w:initials="BS">
    <w:p w14:paraId="195E8533" w14:textId="77777777" w:rsidR="004942E9" w:rsidRDefault="004942E9" w:rsidP="00E35F1F">
      <w:pPr>
        <w:pStyle w:val="CommentText"/>
      </w:pPr>
      <w:r>
        <w:rPr>
          <w:rStyle w:val="CommentReference"/>
        </w:rPr>
        <w:annotationRef/>
      </w:r>
      <w:r>
        <w:t>what word works here? dwelling doesn't. it would have to be dwelling place, which is too long.</w:t>
      </w:r>
    </w:p>
  </w:comment>
  <w:comment w:id="691" w:author="Windows User" w:date="2015-10-30T08:56:00Z" w:initials="BS">
    <w:p w14:paraId="5A28B06B" w14:textId="77777777" w:rsidR="004942E9" w:rsidRDefault="004942E9" w:rsidP="00E35F1F">
      <w:pPr>
        <w:pStyle w:val="CommentText"/>
      </w:pPr>
      <w:r>
        <w:rPr>
          <w:rStyle w:val="CommentReference"/>
        </w:rPr>
        <w:annotationRef/>
      </w:r>
      <w:r>
        <w:t>exalt or magnify?</w:t>
      </w:r>
    </w:p>
  </w:comment>
  <w:comment w:id="692" w:author="Windows User" w:date="2015-10-30T08:56:00Z" w:initials="BS">
    <w:p w14:paraId="6604F03B" w14:textId="77777777" w:rsidR="004942E9" w:rsidRDefault="004942E9" w:rsidP="00E35F1F">
      <w:pPr>
        <w:pStyle w:val="CommentText"/>
      </w:pPr>
      <w:r>
        <w:rPr>
          <w:rStyle w:val="CommentReference"/>
        </w:rPr>
        <w:annotationRef/>
      </w:r>
      <w:r>
        <w:t>or iwn?</w:t>
      </w:r>
    </w:p>
  </w:comment>
  <w:comment w:id="696" w:author="Windows User" w:date="2015-10-30T08:56:00Z" w:initials="BS">
    <w:p w14:paraId="6680EED5" w14:textId="77777777" w:rsidR="004942E9" w:rsidRDefault="004942E9" w:rsidP="00E35F1F">
      <w:pPr>
        <w:pStyle w:val="CommentText"/>
      </w:pPr>
      <w:r>
        <w:rPr>
          <w:rStyle w:val="CommentReference"/>
        </w:rPr>
        <w:annotationRef/>
      </w:r>
      <w:r>
        <w:t>does this work?</w:t>
      </w:r>
    </w:p>
  </w:comment>
  <w:comment w:id="697" w:author="Windows User" w:date="2015-10-30T08:56:00Z" w:initials="BS">
    <w:p w14:paraId="7B5754B1" w14:textId="77777777" w:rsidR="004942E9" w:rsidRDefault="004942E9" w:rsidP="00E35F1F">
      <w:pPr>
        <w:pStyle w:val="CommentText"/>
      </w:pPr>
      <w:r>
        <w:rPr>
          <w:rStyle w:val="CommentReference"/>
        </w:rPr>
        <w:annotationRef/>
      </w:r>
      <w:r>
        <w:t>is this right?</w:t>
      </w:r>
    </w:p>
  </w:comment>
  <w:comment w:id="698" w:author="Windows User" w:date="2015-10-30T08:56:00Z" w:initials="BS">
    <w:p w14:paraId="6058F90B" w14:textId="77777777" w:rsidR="004942E9" w:rsidRDefault="004942E9" w:rsidP="00E35F1F">
      <w:pPr>
        <w:pStyle w:val="CommentText"/>
      </w:pPr>
      <w:r>
        <w:rPr>
          <w:rStyle w:val="CommentReference"/>
        </w:rPr>
        <w:annotationRef/>
      </w:r>
      <w:r>
        <w:t>?</w:t>
      </w:r>
    </w:p>
  </w:comment>
  <w:comment w:id="699" w:author="Windows User" w:date="2015-10-30T08:56:00Z" w:initials="BS">
    <w:p w14:paraId="505706D1" w14:textId="77777777" w:rsidR="004942E9" w:rsidRDefault="004942E9" w:rsidP="00E35F1F">
      <w:pPr>
        <w:pStyle w:val="CommentText"/>
      </w:pPr>
      <w:r>
        <w:rPr>
          <w:rStyle w:val="CommentReference"/>
        </w:rPr>
        <w:annotationRef/>
      </w:r>
      <w:r>
        <w:t>about or to?</w:t>
      </w:r>
    </w:p>
  </w:comment>
  <w:comment w:id="700" w:author="Windows User" w:date="2015-10-30T08:56:00Z" w:initials="BS">
    <w:p w14:paraId="35AD6860" w14:textId="77777777" w:rsidR="004942E9" w:rsidRDefault="004942E9" w:rsidP="00E35F1F">
      <w:pPr>
        <w:pStyle w:val="CommentText"/>
      </w:pPr>
      <w:r>
        <w:rPr>
          <w:rStyle w:val="CommentReference"/>
        </w:rPr>
        <w:annotationRef/>
      </w:r>
      <w:r>
        <w:t>proclaim or cry?</w:t>
      </w:r>
    </w:p>
  </w:comment>
  <w:comment w:id="701" w:author="Windows User" w:date="2015-10-30T08:56:00Z" w:initials="BS">
    <w:p w14:paraId="588A0CA8" w14:textId="77777777" w:rsidR="004942E9" w:rsidRDefault="004942E9" w:rsidP="00E35F1F">
      <w:pPr>
        <w:pStyle w:val="CommentText"/>
      </w:pPr>
      <w:r>
        <w:rPr>
          <w:rStyle w:val="CommentReference"/>
        </w:rPr>
        <w:annotationRef/>
      </w:r>
      <w:r>
        <w:t>??</w:t>
      </w:r>
    </w:p>
  </w:comment>
  <w:comment w:id="702" w:author="Windows User" w:date="2015-10-30T08:56:00Z" w:initials="BS">
    <w:p w14:paraId="43146472" w14:textId="77777777" w:rsidR="004942E9" w:rsidRDefault="004942E9" w:rsidP="00E35F1F">
      <w:pPr>
        <w:pStyle w:val="CommentText"/>
      </w:pPr>
      <w:r>
        <w:rPr>
          <w:rStyle w:val="CommentReference"/>
        </w:rPr>
        <w:annotationRef/>
      </w:r>
      <w:r>
        <w:t>just?</w:t>
      </w:r>
    </w:p>
  </w:comment>
  <w:comment w:id="703" w:author="Windows User" w:date="2015-10-30T08:56:00Z" w:initials="BS">
    <w:p w14:paraId="005E33F9" w14:textId="77777777" w:rsidR="004942E9" w:rsidRDefault="004942E9" w:rsidP="00E35F1F">
      <w:pPr>
        <w:pStyle w:val="CommentText"/>
      </w:pPr>
      <w:r>
        <w:rPr>
          <w:rStyle w:val="CommentReference"/>
        </w:rPr>
        <w:annotationRef/>
      </w:r>
      <w:r>
        <w:t>chaste or meek?</w:t>
      </w:r>
    </w:p>
  </w:comment>
  <w:comment w:id="704" w:author="Windows User" w:date="2015-10-30T08:56:00Z" w:initials="BS">
    <w:p w14:paraId="38FC80AB" w14:textId="77777777" w:rsidR="004942E9" w:rsidRDefault="004942E9" w:rsidP="00E35F1F">
      <w:pPr>
        <w:pStyle w:val="CommentText"/>
      </w:pPr>
      <w:r>
        <w:rPr>
          <w:rStyle w:val="CommentReference"/>
        </w:rPr>
        <w:annotationRef/>
      </w:r>
      <w:r>
        <w:t>St. Isaac? Holy issac?</w:t>
      </w:r>
    </w:p>
  </w:comment>
  <w:comment w:id="705" w:author="Windows User" w:date="2015-10-30T08:56:00Z" w:initials="BS">
    <w:p w14:paraId="49E0F637" w14:textId="77777777" w:rsidR="004942E9" w:rsidRDefault="004942E9" w:rsidP="00E35F1F">
      <w:pPr>
        <w:pStyle w:val="CommentText"/>
      </w:pPr>
      <w:r>
        <w:rPr>
          <w:rStyle w:val="CommentReference"/>
        </w:rPr>
        <w:annotationRef/>
      </w:r>
      <w:r>
        <w:t>ten thousand time?</w:t>
      </w:r>
    </w:p>
  </w:comment>
  <w:comment w:id="706" w:author="Windows User" w:date="2015-10-30T08:56:00Z" w:initials="BS">
    <w:p w14:paraId="565278E4" w14:textId="77777777" w:rsidR="004942E9" w:rsidRDefault="004942E9" w:rsidP="00E35F1F">
      <w:pPr>
        <w:pStyle w:val="CommentText"/>
      </w:pPr>
      <w:r>
        <w:rPr>
          <w:rStyle w:val="CommentReference"/>
        </w:rPr>
        <w:annotationRef/>
      </w:r>
      <w:r>
        <w:t>probably don't want to say despot.</w:t>
      </w:r>
    </w:p>
  </w:comment>
  <w:comment w:id="707" w:author="Windows User" w:date="2015-10-30T08:56:00Z" w:initials="BS">
    <w:p w14:paraId="34F4A5A9" w14:textId="77777777" w:rsidR="004942E9" w:rsidRDefault="004942E9" w:rsidP="00E35F1F">
      <w:pPr>
        <w:pStyle w:val="CommentText"/>
      </w:pPr>
      <w:r>
        <w:rPr>
          <w:rStyle w:val="CommentReference"/>
        </w:rPr>
        <w:annotationRef/>
      </w:r>
      <w:r>
        <w:t>honour or pride?</w:t>
      </w:r>
    </w:p>
  </w:comment>
  <w:comment w:id="708" w:author="Windows User" w:date="2015-10-30T08:56:00Z" w:initials="BS">
    <w:p w14:paraId="28840E47" w14:textId="77777777" w:rsidR="004942E9" w:rsidRDefault="004942E9" w:rsidP="00E35F1F">
      <w:pPr>
        <w:pStyle w:val="CommentText"/>
      </w:pPr>
      <w:r>
        <w:rPr>
          <w:rStyle w:val="CommentReference"/>
        </w:rPr>
        <w:annotationRef/>
      </w:r>
      <w:r>
        <w:t>spouse or friend???</w:t>
      </w:r>
    </w:p>
  </w:comment>
  <w:comment w:id="709" w:author="Windows User" w:date="2015-10-30T08:56:00Z" w:initials="BS">
    <w:p w14:paraId="6D247103" w14:textId="77777777" w:rsidR="004942E9" w:rsidRDefault="004942E9" w:rsidP="00E35F1F">
      <w:pPr>
        <w:pStyle w:val="CommentText"/>
      </w:pPr>
      <w:r>
        <w:rPr>
          <w:rStyle w:val="CommentReference"/>
        </w:rPr>
        <w:annotationRef/>
      </w:r>
      <w:r>
        <w:t>word can be health or salvation... but health would parallel healing in next verse??? should it be salvation?</w:t>
      </w:r>
    </w:p>
  </w:comment>
  <w:comment w:id="710" w:author="Windows User" w:date="2015-10-30T08:56:00Z" w:initials="BS">
    <w:p w14:paraId="2A107B46" w14:textId="77777777" w:rsidR="004942E9" w:rsidRDefault="004942E9" w:rsidP="00E35F1F">
      <w:pPr>
        <w:pStyle w:val="CommentText"/>
      </w:pPr>
      <w:r>
        <w:rPr>
          <w:rStyle w:val="CommentReference"/>
        </w:rPr>
        <w:annotationRef/>
      </w:r>
      <w:r>
        <w:t>unity or oneness? indescribable or unparalleled?</w:t>
      </w:r>
    </w:p>
  </w:comment>
  <w:comment w:id="711" w:author="Windows User" w:date="2015-10-30T08:56:00Z" w:initials="BS">
    <w:p w14:paraId="5555F795" w14:textId="77777777" w:rsidR="004942E9" w:rsidRDefault="004942E9" w:rsidP="00E35F1F">
      <w:pPr>
        <w:pStyle w:val="CommentText"/>
      </w:pPr>
      <w:r>
        <w:rPr>
          <w:rStyle w:val="CommentReference"/>
        </w:rPr>
        <w:annotationRef/>
      </w:r>
      <w:r>
        <w:t>mingling of substance or human seed? kind of a big difference.</w:t>
      </w:r>
    </w:p>
  </w:comment>
  <w:comment w:id="712" w:author="Microsoft Office User" w:date="2016-08-19T20:02:00Z" w:initials="Office">
    <w:p w14:paraId="43574A61" w14:textId="0B98052D" w:rsidR="004942E9" w:rsidRDefault="004942E9">
      <w:pPr>
        <w:pStyle w:val="CommentText"/>
      </w:pPr>
      <w:r>
        <w:rPr>
          <w:rStyle w:val="CommentReference"/>
        </w:rPr>
        <w:annotationRef/>
      </w:r>
      <w:r>
        <w:t>check</w:t>
      </w:r>
    </w:p>
  </w:comment>
  <w:comment w:id="713" w:author="Windows User" w:date="2015-10-30T08:56:00Z" w:initials="BS">
    <w:p w14:paraId="5E07F016" w14:textId="77777777" w:rsidR="004942E9" w:rsidRDefault="004942E9" w:rsidP="00E35F1F">
      <w:pPr>
        <w:pStyle w:val="CommentText"/>
      </w:pPr>
      <w:r>
        <w:rPr>
          <w:rStyle w:val="CommentReference"/>
        </w:rPr>
        <w:annotationRef/>
      </w:r>
      <w:r>
        <w:t>pray or interceed? With or before?</w:t>
      </w:r>
    </w:p>
  </w:comment>
  <w:comment w:id="720" w:author="Windows User" w:date="2015-10-30T08:56:00Z" w:initials="WU">
    <w:p w14:paraId="7192577A" w14:textId="77777777" w:rsidR="004942E9" w:rsidRDefault="004942E9" w:rsidP="00E35F1F">
      <w:pPr>
        <w:pStyle w:val="CommentText"/>
      </w:pPr>
      <w:r>
        <w:rPr>
          <w:rStyle w:val="CommentReference"/>
        </w:rPr>
        <w:annotationRef/>
      </w:r>
      <w:r>
        <w:t>Are exalted abve. Are honoured more. Parallel structure. More honoured doesn’t flow as well because it doesn’t parallel the structure</w:t>
      </w:r>
    </w:p>
  </w:comment>
  <w:comment w:id="721" w:author="Windows User" w:date="2015-10-30T08:56:00Z" w:initials="WU">
    <w:p w14:paraId="1632DB35" w14:textId="77777777" w:rsidR="004942E9" w:rsidRDefault="004942E9" w:rsidP="00E35F1F">
      <w:pPr>
        <w:pStyle w:val="CommentText"/>
      </w:pPr>
      <w:r>
        <w:rPr>
          <w:rStyle w:val="CommentReference"/>
        </w:rPr>
        <w:annotationRef/>
      </w:r>
      <w:r>
        <w:t>Are more honoured?</w:t>
      </w:r>
    </w:p>
  </w:comment>
  <w:comment w:id="722" w:author="Windows User" w:date="2015-10-30T08:56:00Z" w:initials="WU">
    <w:p w14:paraId="38104BB5" w14:textId="77777777" w:rsidR="004942E9" w:rsidRDefault="004942E9" w:rsidP="00E35F1F">
      <w:pPr>
        <w:pStyle w:val="CommentText"/>
      </w:pPr>
      <w:r>
        <w:rPr>
          <w:rStyle w:val="CommentReference"/>
        </w:rPr>
        <w:annotationRef/>
      </w:r>
      <w:r>
        <w:t xml:space="preserve">Means or path? Means with freedom of speech is not a sclear as a way orpath that has a freedom of speech. </w:t>
      </w:r>
    </w:p>
  </w:comment>
  <w:comment w:id="729" w:author="Windows User" w:date="2015-10-30T08:56:00Z" w:initials="WU">
    <w:p w14:paraId="64353538" w14:textId="77777777" w:rsidR="004942E9" w:rsidRDefault="004942E9" w:rsidP="00E35F1F">
      <w:pPr>
        <w:pStyle w:val="CommentText"/>
      </w:pPr>
      <w:r>
        <w:rPr>
          <w:rStyle w:val="CommentReference"/>
        </w:rPr>
        <w:annotationRef/>
      </w:r>
      <w:r>
        <w:t>Above heaven or above the heavens. Not above the heaven.</w:t>
      </w:r>
    </w:p>
  </w:comment>
  <w:comment w:id="730" w:author="Windows User" w:date="2015-10-30T08:56:00Z" w:initials="WU">
    <w:p w14:paraId="684796B5" w14:textId="77777777" w:rsidR="004942E9" w:rsidRDefault="004942E9" w:rsidP="00E35F1F">
      <w:pPr>
        <w:pStyle w:val="CommentText"/>
      </w:pPr>
      <w:r>
        <w:rPr>
          <w:rStyle w:val="CommentReference"/>
        </w:rPr>
        <w:annotationRef/>
      </w:r>
      <w:r>
        <w:t>Reuse of truth is very awkward</w:t>
      </w:r>
    </w:p>
  </w:comment>
  <w:comment w:id="734" w:author="Windows User" w:date="2015-10-30T08:56:00Z" w:initials="WU">
    <w:p w14:paraId="1D6D9724" w14:textId="77777777" w:rsidR="004942E9" w:rsidRDefault="004942E9" w:rsidP="00E35F1F">
      <w:pPr>
        <w:pStyle w:val="CommentText"/>
      </w:pPr>
      <w:r>
        <w:rPr>
          <w:rStyle w:val="CommentReference"/>
        </w:rPr>
        <w:annotationRef/>
      </w:r>
      <w:r>
        <w:t>The Virgin Mary?</w:t>
      </w:r>
    </w:p>
  </w:comment>
  <w:comment w:id="735" w:author="Windows User" w:date="2015-10-30T08:56:00Z" w:initials="WU">
    <w:p w14:paraId="104BFD73" w14:textId="77777777" w:rsidR="004942E9" w:rsidRDefault="004942E9" w:rsidP="00E35F1F">
      <w:pPr>
        <w:pStyle w:val="CommentText"/>
      </w:pPr>
      <w:r>
        <w:rPr>
          <w:rStyle w:val="CommentReference"/>
        </w:rPr>
        <w:annotationRef/>
      </w:r>
      <w:r>
        <w:t>And the Mercy Seat / with the Cherubs? Less literal, but makes more sense.</w:t>
      </w:r>
    </w:p>
  </w:comment>
  <w:comment w:id="736" w:author="Windows User" w:date="2015-10-30T08:56:00Z" w:initials="WU">
    <w:p w14:paraId="4E46CF30" w14:textId="77777777" w:rsidR="004942E9" w:rsidRDefault="004942E9" w:rsidP="00E35F1F">
      <w:pPr>
        <w:pStyle w:val="CommentText"/>
      </w:pPr>
      <w:r>
        <w:rPr>
          <w:rStyle w:val="CommentReference"/>
        </w:rPr>
        <w:annotationRef/>
      </w:r>
      <w:r>
        <w:t>Jar or vessel for the sake of youth who think marijuana?</w:t>
      </w:r>
    </w:p>
  </w:comment>
  <w:comment w:id="737" w:author="Windows User" w:date="2015-10-30T08:56:00Z" w:initials="WU">
    <w:p w14:paraId="0D8736F0" w14:textId="77777777" w:rsidR="004942E9" w:rsidRDefault="004942E9" w:rsidP="00E35F1F">
      <w:pPr>
        <w:pStyle w:val="CommentText"/>
      </w:pPr>
      <w:r>
        <w:rPr>
          <w:rStyle w:val="CommentReference"/>
        </w:rPr>
        <w:annotationRef/>
      </w:r>
      <w:r>
        <w:t>Not lampstand?</w:t>
      </w:r>
    </w:p>
  </w:comment>
  <w:comment w:id="741" w:author="Windows User" w:date="2015-10-30T08:56:00Z" w:initials="WU">
    <w:p w14:paraId="71035455" w14:textId="77777777" w:rsidR="004942E9" w:rsidRDefault="004942E9" w:rsidP="00E35F1F">
      <w:pPr>
        <w:pStyle w:val="CommentText"/>
      </w:pPr>
      <w:r>
        <w:rPr>
          <w:rStyle w:val="CommentReference"/>
        </w:rPr>
        <w:annotationRef/>
      </w:r>
      <w:r>
        <w:t>Need to decide whether to capitalize and be Consistent.</w:t>
      </w:r>
    </w:p>
  </w:comment>
  <w:comment w:id="742" w:author="Windows User" w:date="2015-10-30T08:56:00Z" w:initials="WU">
    <w:p w14:paraId="27C7371E" w14:textId="77777777" w:rsidR="004942E9" w:rsidRDefault="004942E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3" w:author="Windows User" w:date="2015-10-30T08:56:00Z" w:initials="WU">
    <w:p w14:paraId="209A45A7" w14:textId="77777777" w:rsidR="004942E9" w:rsidRDefault="004942E9" w:rsidP="00E35F1F">
      <w:pPr>
        <w:pStyle w:val="CommentText"/>
      </w:pPr>
      <w:r>
        <w:rPr>
          <w:rStyle w:val="CommentReference"/>
        </w:rPr>
        <w:annotationRef/>
      </w:r>
      <w:r>
        <w:t>Tense(s) of this vs?</w:t>
      </w:r>
    </w:p>
  </w:comment>
  <w:comment w:id="747" w:author="Windows User" w:date="2015-10-30T08:56:00Z" w:initials="WU">
    <w:p w14:paraId="596EE3A5" w14:textId="77777777" w:rsidR="004942E9" w:rsidRDefault="004942E9" w:rsidP="00E35F1F">
      <w:pPr>
        <w:pStyle w:val="CommentText"/>
      </w:pPr>
      <w:r>
        <w:rPr>
          <w:rStyle w:val="CommentReference"/>
        </w:rPr>
        <w:annotationRef/>
      </w:r>
      <w:r>
        <w:t>If no coma, then that. If coma, then which.</w:t>
      </w:r>
    </w:p>
  </w:comment>
  <w:comment w:id="748" w:author="Windows User" w:date="2015-11-21T13:10:00Z" w:initials="WU">
    <w:p w14:paraId="0E2011D4" w14:textId="77777777" w:rsidR="004942E9" w:rsidRPr="00745B45" w:rsidRDefault="004942E9"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9" w:author="Windows User" w:date="2015-10-30T08:56:00Z" w:initials="WU">
    <w:p w14:paraId="7F58A02B" w14:textId="77777777" w:rsidR="004942E9" w:rsidRDefault="004942E9" w:rsidP="00E35F1F">
      <w:pPr>
        <w:pStyle w:val="CommentText"/>
      </w:pPr>
      <w:r>
        <w:rPr>
          <w:rStyle w:val="CommentReference"/>
        </w:rPr>
        <w:annotationRef/>
      </w:r>
      <w:r>
        <w:t>Ok for traditional English. But in current usage hasn’t it narrowed to taste rather than still including smell? Armona?</w:t>
      </w:r>
    </w:p>
  </w:comment>
  <w:comment w:id="750" w:author="Windows User" w:date="2015-10-30T08:56:00Z" w:initials="WU">
    <w:p w14:paraId="06058DA2" w14:textId="77777777" w:rsidR="004942E9" w:rsidRDefault="004942E9" w:rsidP="00E35F1F">
      <w:pPr>
        <w:pStyle w:val="CommentText"/>
      </w:pPr>
      <w:r>
        <w:rPr>
          <w:rStyle w:val="CommentReference"/>
        </w:rPr>
        <w:annotationRef/>
      </w:r>
      <w:r>
        <w:t>This makes little sense. An estate is just a state, a status… you can restore to a first status, but not to a status</w:t>
      </w:r>
    </w:p>
  </w:comment>
  <w:comment w:id="760" w:author="Windows User" w:date="2015-10-30T08:56:00Z" w:initials="WU">
    <w:p w14:paraId="1E1724A5" w14:textId="77777777" w:rsidR="004942E9" w:rsidRDefault="004942E9" w:rsidP="00E35F1F">
      <w:pPr>
        <w:pStyle w:val="CommentText"/>
      </w:pPr>
      <w:r>
        <w:rPr>
          <w:rStyle w:val="CommentReference"/>
        </w:rPr>
        <w:annotationRef/>
      </w:r>
      <w:r>
        <w:t>Care or concern?</w:t>
      </w:r>
    </w:p>
  </w:comment>
  <w:comment w:id="761" w:author="Windows User" w:date="2015-10-30T08:56:00Z" w:initials="WU">
    <w:p w14:paraId="78E58888" w14:textId="77777777" w:rsidR="004942E9" w:rsidRDefault="004942E9" w:rsidP="00E35F1F">
      <w:pPr>
        <w:pStyle w:val="CommentText"/>
      </w:pPr>
      <w:r>
        <w:rPr>
          <w:rStyle w:val="CommentReference"/>
        </w:rPr>
        <w:annotationRef/>
      </w:r>
      <w:r>
        <w:t>Uhm…. ? Coptic clearly says Sabbaton…. But wasn’t it the first day?</w:t>
      </w:r>
    </w:p>
  </w:comment>
  <w:comment w:id="770" w:author="Windows User" w:date="2015-10-30T08:56:00Z" w:initials="WU">
    <w:p w14:paraId="18B3CB42" w14:textId="77777777" w:rsidR="004942E9" w:rsidRDefault="004942E9" w:rsidP="00E35F1F">
      <w:pPr>
        <w:pStyle w:val="CommentText"/>
      </w:pPr>
      <w:r>
        <w:rPr>
          <w:rStyle w:val="CommentReference"/>
        </w:rPr>
        <w:annotationRef/>
      </w:r>
      <w:r>
        <w:t>Exceedingly? Too? So?</w:t>
      </w:r>
    </w:p>
  </w:comment>
  <w:comment w:id="771" w:author="Windows User" w:date="2015-10-30T08:56:00Z" w:initials="WU">
    <w:p w14:paraId="6849FDD2" w14:textId="77777777" w:rsidR="004942E9" w:rsidRDefault="004942E9" w:rsidP="00E35F1F">
      <w:pPr>
        <w:pStyle w:val="CommentText"/>
      </w:pPr>
      <w:r>
        <w:rPr>
          <w:rStyle w:val="CommentReference"/>
        </w:rPr>
        <w:annotationRef/>
      </w:r>
      <w:r>
        <w:t>Ramez, I or me?</w:t>
      </w:r>
    </w:p>
  </w:comment>
  <w:comment w:id="772" w:author="Windows User" w:date="2015-10-30T08:56:00Z" w:initials="WU">
    <w:p w14:paraId="799B59FF" w14:textId="77777777" w:rsidR="004942E9" w:rsidRDefault="004942E9" w:rsidP="00E35F1F">
      <w:pPr>
        <w:pStyle w:val="CommentText"/>
      </w:pPr>
      <w:r>
        <w:rPr>
          <w:rStyle w:val="CommentReference"/>
        </w:rPr>
        <w:annotationRef/>
      </w:r>
      <w:r>
        <w:t>Teach to offer repentance or instruct in repentance?</w:t>
      </w:r>
    </w:p>
  </w:comment>
  <w:comment w:id="773" w:author="Windows User" w:date="2015-10-30T08:56:00Z" w:initials="WU">
    <w:p w14:paraId="57D87D60" w14:textId="77777777" w:rsidR="004942E9" w:rsidRDefault="004942E9" w:rsidP="00E35F1F">
      <w:pPr>
        <w:pStyle w:val="CommentText"/>
      </w:pPr>
      <w:r>
        <w:rPr>
          <w:rStyle w:val="CommentReference"/>
        </w:rPr>
        <w:annotationRef/>
      </w:r>
      <w:r>
        <w:t>That a sinner die would make this consistent.</w:t>
      </w:r>
    </w:p>
  </w:comment>
  <w:comment w:id="774" w:author="Windows User" w:date="2015-10-30T08:56:00Z" w:initials="WU">
    <w:p w14:paraId="274EC1E4" w14:textId="77777777" w:rsidR="004942E9" w:rsidRDefault="004942E9" w:rsidP="00E35F1F">
      <w:pPr>
        <w:pStyle w:val="CommentText"/>
      </w:pPr>
      <w:r>
        <w:rPr>
          <w:rStyle w:val="CommentReference"/>
        </w:rPr>
        <w:annotationRef/>
      </w:r>
      <w:r>
        <w:t>Kind-hearted or merciful?</w:t>
      </w:r>
    </w:p>
  </w:comment>
  <w:comment w:id="775" w:author="Windows User" w:date="2015-10-30T08:56:00Z" w:initials="WU">
    <w:p w14:paraId="1370FE87" w14:textId="77777777" w:rsidR="004942E9" w:rsidRDefault="004942E9" w:rsidP="00E35F1F">
      <w:pPr>
        <w:pStyle w:val="CommentText"/>
      </w:pPr>
      <w:r>
        <w:rPr>
          <w:rStyle w:val="CommentReference"/>
        </w:rPr>
        <w:annotationRef/>
      </w:r>
      <w:r>
        <w:t>Compassions or tender mercies?</w:t>
      </w:r>
    </w:p>
  </w:comment>
  <w:comment w:id="776" w:author="Windows User" w:date="2015-10-30T08:56:00Z" w:initials="WU">
    <w:p w14:paraId="70E14B72" w14:textId="77777777" w:rsidR="004942E9" w:rsidRDefault="004942E9" w:rsidP="00E35F1F">
      <w:pPr>
        <w:pStyle w:val="CommentText"/>
      </w:pPr>
      <w:r>
        <w:rPr>
          <w:rStyle w:val="CommentReference"/>
        </w:rPr>
        <w:annotationRef/>
      </w:r>
      <w:r>
        <w:t>May He or that He may</w:t>
      </w:r>
    </w:p>
  </w:comment>
  <w:comment w:id="788" w:author="Windows User" w:date="2015-10-30T08:56:00Z" w:initials="BS">
    <w:p w14:paraId="1CD83694" w14:textId="77777777" w:rsidR="004942E9" w:rsidRDefault="004942E9" w:rsidP="00E35F1F">
      <w:pPr>
        <w:pStyle w:val="CommentText"/>
      </w:pPr>
      <w:r>
        <w:rPr>
          <w:rStyle w:val="CommentReference"/>
        </w:rPr>
        <w:annotationRef/>
      </w:r>
      <w:r>
        <w:t>very greatly is redundant...</w:t>
      </w:r>
    </w:p>
  </w:comment>
  <w:comment w:id="789" w:author="Windows User" w:date="2015-10-30T08:56:00Z" w:initials="BS">
    <w:p w14:paraId="2DB29619" w14:textId="77777777" w:rsidR="004942E9" w:rsidRDefault="004942E9" w:rsidP="00E35F1F">
      <w:pPr>
        <w:pStyle w:val="CommentText"/>
      </w:pPr>
      <w:r>
        <w:rPr>
          <w:rStyle w:val="CommentReference"/>
        </w:rPr>
        <w:annotationRef/>
      </w:r>
      <w:r>
        <w:t>above? in?</w:t>
      </w:r>
    </w:p>
  </w:comment>
  <w:comment w:id="790" w:author="Windows User" w:date="2015-10-30T08:56:00Z" w:initials="BS">
    <w:p w14:paraId="3734F7C0" w14:textId="77777777" w:rsidR="004942E9" w:rsidRDefault="004942E9" w:rsidP="00E35F1F">
      <w:pPr>
        <w:pStyle w:val="CommentText"/>
      </w:pPr>
      <w:r>
        <w:rPr>
          <w:rStyle w:val="CommentReference"/>
        </w:rPr>
        <w:annotationRef/>
      </w:r>
      <w:r>
        <w:t>dikeos is usually rended 'righteous'. Is there good cause to use 'just' here?</w:t>
      </w:r>
    </w:p>
  </w:comment>
  <w:comment w:id="791" w:author="Windows User" w:date="2015-10-30T08:56:00Z" w:initials="BS">
    <w:p w14:paraId="06116336" w14:textId="77777777" w:rsidR="004942E9" w:rsidRDefault="004942E9" w:rsidP="00E35F1F">
      <w:pPr>
        <w:pStyle w:val="CommentText"/>
      </w:pPr>
      <w:r>
        <w:rPr>
          <w:rStyle w:val="CommentReference"/>
        </w:rPr>
        <w:annotationRef/>
      </w:r>
      <w:r>
        <w:t>mediated or put into practice?</w:t>
      </w:r>
    </w:p>
  </w:comment>
  <w:comment w:id="792" w:author="Windows User" w:date="2015-10-30T08:56:00Z" w:initials="BS">
    <w:p w14:paraId="6417B5A7" w14:textId="77777777" w:rsidR="004942E9" w:rsidRDefault="004942E9" w:rsidP="00E35F1F">
      <w:pPr>
        <w:pStyle w:val="CommentText"/>
      </w:pPr>
      <w:r>
        <w:rPr>
          <w:rStyle w:val="CommentReference"/>
        </w:rPr>
        <w:annotationRef/>
      </w:r>
      <w:r>
        <w:t>on their lips is a common English expression that seems to have the same meaning as "in their mouths"</w:t>
      </w:r>
    </w:p>
  </w:comment>
  <w:comment w:id="793" w:author="Windows User" w:date="2015-10-30T08:56:00Z" w:initials="BS">
    <w:p w14:paraId="7CA0B9DB" w14:textId="77777777" w:rsidR="004942E9" w:rsidRDefault="004942E9" w:rsidP="00E35F1F">
      <w:pPr>
        <w:pStyle w:val="CommentText"/>
      </w:pPr>
      <w:r>
        <w:rPr>
          <w:rStyle w:val="CommentReference"/>
        </w:rPr>
        <w:annotationRef/>
      </w:r>
      <w:r>
        <w:t>The tree of immortality would flow better in English.</w:t>
      </w:r>
    </w:p>
  </w:comment>
  <w:comment w:id="794" w:author="Windows User" w:date="2015-10-30T08:56:00Z" w:initials="BS">
    <w:p w14:paraId="3D06FFDE" w14:textId="77777777" w:rsidR="004942E9" w:rsidRDefault="004942E9" w:rsidP="00E35F1F">
      <w:pPr>
        <w:pStyle w:val="CommentText"/>
      </w:pPr>
      <w:r>
        <w:rPr>
          <w:rStyle w:val="CommentReference"/>
        </w:rPr>
        <w:annotationRef/>
      </w:r>
      <w:r>
        <w:t>thoughts or senses?</w:t>
      </w:r>
    </w:p>
  </w:comment>
  <w:comment w:id="795" w:author="Windows User" w:date="2015-10-30T08:56:00Z" w:initials="BS">
    <w:p w14:paraId="5092C47C" w14:textId="77777777" w:rsidR="004942E9" w:rsidRDefault="004942E9" w:rsidP="00E35F1F">
      <w:pPr>
        <w:pStyle w:val="CommentText"/>
      </w:pPr>
      <w:r>
        <w:rPr>
          <w:rStyle w:val="CommentReference"/>
        </w:rPr>
        <w:annotationRef/>
      </w:r>
      <w:r>
        <w:t>lay? set? cast?</w:t>
      </w:r>
    </w:p>
  </w:comment>
  <w:comment w:id="796" w:author="Windows User" w:date="2015-10-30T08:56:00Z" w:initials="BS">
    <w:p w14:paraId="2988A4E9" w14:textId="77777777" w:rsidR="004942E9" w:rsidRDefault="004942E9" w:rsidP="00E35F1F">
      <w:pPr>
        <w:pStyle w:val="CommentText"/>
      </w:pPr>
      <w:r>
        <w:rPr>
          <w:rStyle w:val="CommentReference"/>
        </w:rPr>
        <w:annotationRef/>
      </w:r>
      <w:r>
        <w:t>more common word... does it capture meaning well enough?</w:t>
      </w:r>
    </w:p>
  </w:comment>
  <w:comment w:id="797" w:author="Windows User" w:date="2015-10-30T08:56:00Z" w:initials="BS">
    <w:p w14:paraId="7A2B4CA4" w14:textId="77777777" w:rsidR="004942E9" w:rsidRDefault="004942E9" w:rsidP="00E35F1F">
      <w:pPr>
        <w:pStyle w:val="CommentText"/>
      </w:pPr>
      <w:r>
        <w:rPr>
          <w:rStyle w:val="CommentReference"/>
        </w:rPr>
        <w:annotationRef/>
      </w:r>
      <w:r>
        <w:t>types?</w:t>
      </w:r>
    </w:p>
  </w:comment>
  <w:comment w:id="806" w:author="Windows User" w:date="2015-10-30T08:56:00Z" w:initials="BS">
    <w:p w14:paraId="6A283326" w14:textId="77777777" w:rsidR="004942E9" w:rsidRDefault="004942E9" w:rsidP="00E35F1F">
      <w:pPr>
        <w:pStyle w:val="CommentText"/>
      </w:pPr>
      <w:r>
        <w:rPr>
          <w:rStyle w:val="CommentReference"/>
        </w:rPr>
        <w:annotationRef/>
      </w:r>
      <w:r>
        <w:t>Coptic clearly says beginning... is there anything in it about authority as the other translations have?</w:t>
      </w:r>
    </w:p>
  </w:comment>
  <w:comment w:id="807" w:author="Windows User" w:date="2015-10-30T08:56:00Z" w:initials="BS">
    <w:p w14:paraId="233F3783" w14:textId="77777777" w:rsidR="004942E9" w:rsidRDefault="004942E9" w:rsidP="00E35F1F">
      <w:pPr>
        <w:pStyle w:val="CommentText"/>
      </w:pPr>
      <w:r>
        <w:rPr>
          <w:rStyle w:val="CommentReference"/>
        </w:rPr>
        <w:annotationRef/>
      </w:r>
      <w:r>
        <w:t>risen, or shone?</w:t>
      </w:r>
    </w:p>
  </w:comment>
  <w:comment w:id="811" w:author="Windows User" w:date="2015-10-30T08:56:00Z" w:initials="BS">
    <w:p w14:paraId="301FA11B" w14:textId="77777777" w:rsidR="004942E9" w:rsidRDefault="004942E9" w:rsidP="00D65FD4">
      <w:pPr>
        <w:pStyle w:val="CommentText"/>
      </w:pPr>
      <w:r>
        <w:rPr>
          <w:rStyle w:val="CommentReference"/>
        </w:rPr>
        <w:annotationRef/>
      </w:r>
      <w:r>
        <w:t>risen, or shone?</w:t>
      </w:r>
    </w:p>
  </w:comment>
  <w:comment w:id="815" w:author="Windows User" w:date="2015-10-30T08:56:00Z" w:initials="BS">
    <w:p w14:paraId="4B4155FC" w14:textId="77777777" w:rsidR="004942E9" w:rsidRDefault="004942E9" w:rsidP="00E35F1F">
      <w:pPr>
        <w:pStyle w:val="CommentText"/>
      </w:pPr>
      <w:r>
        <w:rPr>
          <w:rStyle w:val="CommentReference"/>
        </w:rPr>
        <w:annotationRef/>
      </w:r>
      <w:r>
        <w:t>cap?</w:t>
      </w:r>
    </w:p>
  </w:comment>
  <w:comment w:id="816" w:author="Windows User" w:date="2015-10-30T08:56:00Z" w:initials="BS">
    <w:p w14:paraId="248C83A2" w14:textId="77777777" w:rsidR="004942E9" w:rsidRDefault="004942E9" w:rsidP="00E35F1F">
      <w:pPr>
        <w:pStyle w:val="CommentText"/>
      </w:pPr>
      <w:r>
        <w:rPr>
          <w:rStyle w:val="CommentReference"/>
        </w:rPr>
        <w:annotationRef/>
      </w:r>
      <w:r>
        <w:t>save? redeem?</w:t>
      </w:r>
    </w:p>
  </w:comment>
  <w:comment w:id="817" w:author="Windows User" w:date="2015-10-30T08:56:00Z" w:initials="BS">
    <w:p w14:paraId="4C7BFCC0" w14:textId="77777777" w:rsidR="004942E9" w:rsidRDefault="004942E9" w:rsidP="00D65FD4">
      <w:pPr>
        <w:pStyle w:val="CommentText"/>
      </w:pPr>
      <w:r>
        <w:rPr>
          <w:rStyle w:val="CommentReference"/>
        </w:rPr>
        <w:annotationRef/>
      </w:r>
      <w:r>
        <w:t>risen, or shone?</w:t>
      </w:r>
    </w:p>
  </w:comment>
  <w:comment w:id="821" w:author="Windows User" w:date="2015-10-30T08:56:00Z" w:initials="BS">
    <w:p w14:paraId="2390D3F4" w14:textId="77777777" w:rsidR="004942E9" w:rsidRDefault="004942E9" w:rsidP="00E35F1F">
      <w:pPr>
        <w:pStyle w:val="CommentText"/>
      </w:pPr>
      <w:r>
        <w:rPr>
          <w:rStyle w:val="CommentReference"/>
        </w:rPr>
        <w:annotationRef/>
      </w:r>
      <w:r>
        <w:t>or should " be down here</w:t>
      </w:r>
    </w:p>
  </w:comment>
  <w:comment w:id="822" w:author="Windows User" w:date="2015-10-30T08:56:00Z" w:initials="BS">
    <w:p w14:paraId="6D6C2E53" w14:textId="77777777" w:rsidR="004942E9" w:rsidRDefault="004942E9" w:rsidP="00D65FD4">
      <w:pPr>
        <w:pStyle w:val="CommentText"/>
      </w:pPr>
      <w:r>
        <w:rPr>
          <w:rStyle w:val="CommentReference"/>
        </w:rPr>
        <w:annotationRef/>
      </w:r>
      <w:r>
        <w:t>risen, or shone?</w:t>
      </w:r>
    </w:p>
  </w:comment>
  <w:comment w:id="826" w:author="Windows User" w:date="2015-10-30T08:56:00Z" w:initials="BS">
    <w:p w14:paraId="061FF9BB" w14:textId="77777777" w:rsidR="004942E9" w:rsidRDefault="004942E9" w:rsidP="00E35F1F">
      <w:pPr>
        <w:pStyle w:val="CommentText"/>
      </w:pPr>
      <w:r>
        <w:rPr>
          <w:rStyle w:val="CommentReference"/>
        </w:rPr>
        <w:annotationRef/>
      </w:r>
      <w:r>
        <w:t>was overcame or did overcome? very different...</w:t>
      </w:r>
    </w:p>
  </w:comment>
  <w:comment w:id="827" w:author="Windows User" w:date="2015-10-30T08:56:00Z" w:initials="BS">
    <w:p w14:paraId="031DAA7E" w14:textId="77777777" w:rsidR="004942E9" w:rsidRDefault="004942E9" w:rsidP="00D65FD4">
      <w:pPr>
        <w:pStyle w:val="CommentText"/>
      </w:pPr>
      <w:r>
        <w:rPr>
          <w:rStyle w:val="CommentReference"/>
        </w:rPr>
        <w:annotationRef/>
      </w:r>
      <w:r>
        <w:t>risen, or shone?</w:t>
      </w:r>
    </w:p>
  </w:comment>
  <w:comment w:id="831" w:author="Windows User" w:date="2015-10-30T08:56:00Z" w:initials="BS">
    <w:p w14:paraId="13BC365B" w14:textId="77777777" w:rsidR="004942E9" w:rsidRDefault="004942E9" w:rsidP="00E35F1F">
      <w:pPr>
        <w:pStyle w:val="CommentText"/>
      </w:pPr>
      <w:r>
        <w:rPr>
          <w:rStyle w:val="CommentReference"/>
        </w:rPr>
        <w:annotationRef/>
      </w:r>
      <w:r>
        <w:t>awkward, but changing to a perfect man or man perfectly destroys meaning...</w:t>
      </w:r>
    </w:p>
  </w:comment>
  <w:comment w:id="832" w:author="Windows User" w:date="2015-10-30T08:56:00Z" w:initials="BS">
    <w:p w14:paraId="367DF61C" w14:textId="77777777" w:rsidR="004942E9" w:rsidRDefault="004942E9" w:rsidP="00E35F1F">
      <w:pPr>
        <w:pStyle w:val="CommentText"/>
      </w:pPr>
      <w:r>
        <w:rPr>
          <w:rStyle w:val="CommentReference"/>
        </w:rPr>
        <w:annotationRef/>
      </w:r>
      <w:r>
        <w:t>L.A. is quite different fo rthis vs...</w:t>
      </w:r>
    </w:p>
  </w:comment>
  <w:comment w:id="833" w:author="Windows User" w:date="2015-10-30T08:56:00Z" w:initials="BS">
    <w:p w14:paraId="614A33D0" w14:textId="77777777" w:rsidR="004942E9" w:rsidRDefault="004942E9" w:rsidP="00D65FD4">
      <w:pPr>
        <w:pStyle w:val="CommentText"/>
      </w:pPr>
      <w:r>
        <w:rPr>
          <w:rStyle w:val="CommentReference"/>
        </w:rPr>
        <w:annotationRef/>
      </w:r>
      <w:r>
        <w:t>risen, or shone?</w:t>
      </w:r>
    </w:p>
  </w:comment>
  <w:comment w:id="837" w:author="Windows User" w:date="2015-10-30T08:56:00Z" w:initials="BS">
    <w:p w14:paraId="690C098D" w14:textId="77777777" w:rsidR="004942E9" w:rsidRDefault="004942E9" w:rsidP="00D65FD4">
      <w:pPr>
        <w:pStyle w:val="CommentText"/>
      </w:pPr>
      <w:r>
        <w:rPr>
          <w:rStyle w:val="CommentReference"/>
        </w:rPr>
        <w:annotationRef/>
      </w:r>
      <w:r>
        <w:t>risen, or shone?</w:t>
      </w:r>
    </w:p>
  </w:comment>
  <w:comment w:id="841" w:author="Windows User" w:date="2015-10-30T08:56:00Z" w:initials="BS">
    <w:p w14:paraId="47406125" w14:textId="77777777" w:rsidR="004942E9" w:rsidRDefault="004942E9" w:rsidP="00E35F1F">
      <w:pPr>
        <w:pStyle w:val="CommentText"/>
      </w:pPr>
      <w:r>
        <w:rPr>
          <w:rStyle w:val="CommentReference"/>
        </w:rPr>
        <w:annotationRef/>
      </w:r>
      <w:r>
        <w:t>dividing wall?</w:t>
      </w:r>
    </w:p>
  </w:comment>
  <w:comment w:id="842" w:author="Windows User" w:date="2015-10-30T08:56:00Z" w:initials="BS">
    <w:p w14:paraId="3115FE96" w14:textId="77777777" w:rsidR="004942E9" w:rsidRDefault="004942E9" w:rsidP="00D65FD4">
      <w:pPr>
        <w:pStyle w:val="CommentText"/>
      </w:pPr>
      <w:r>
        <w:rPr>
          <w:rStyle w:val="CommentReference"/>
        </w:rPr>
        <w:annotationRef/>
      </w:r>
      <w:r>
        <w:t>risen, or shone?</w:t>
      </w:r>
    </w:p>
  </w:comment>
  <w:comment w:id="846" w:author="Windows User" w:date="2015-10-30T08:56:00Z" w:initials="BS">
    <w:p w14:paraId="0BDB9E8A" w14:textId="77777777" w:rsidR="004942E9" w:rsidRDefault="004942E9" w:rsidP="00E35F1F">
      <w:pPr>
        <w:pStyle w:val="CommentText"/>
      </w:pPr>
      <w:r>
        <w:rPr>
          <w:rStyle w:val="CommentReference"/>
        </w:rPr>
        <w:annotationRef/>
      </w:r>
      <w:r>
        <w:t>what does han mean? can we say teh angels of light?</w:t>
      </w:r>
    </w:p>
  </w:comment>
  <w:comment w:id="847" w:author="Windows User" w:date="2015-10-30T08:56:00Z" w:initials="BS">
    <w:p w14:paraId="035DBC4C" w14:textId="77777777" w:rsidR="004942E9" w:rsidRDefault="004942E9" w:rsidP="00E35F1F">
      <w:pPr>
        <w:pStyle w:val="CommentText"/>
      </w:pPr>
      <w:r>
        <w:rPr>
          <w:rStyle w:val="CommentReference"/>
        </w:rPr>
        <w:annotationRef/>
      </w:r>
      <w:r>
        <w:t>sing hymns to be consistent with above?</w:t>
      </w:r>
    </w:p>
  </w:comment>
  <w:comment w:id="848" w:author="Windows User" w:date="2015-10-30T08:56:00Z" w:initials="BS">
    <w:p w14:paraId="3E0D70DF" w14:textId="77777777" w:rsidR="004942E9" w:rsidRDefault="004942E9" w:rsidP="00E35F1F">
      <w:pPr>
        <w:pStyle w:val="CommentText"/>
      </w:pPr>
      <w:r>
        <w:rPr>
          <w:rStyle w:val="CommentReference"/>
        </w:rPr>
        <w:annotationRef/>
      </w:r>
      <w:r>
        <w:t>should be arose to match parallel with next vs... but makes no sense in English. Arose within Mary or shone from Mary.</w:t>
      </w:r>
    </w:p>
  </w:comment>
  <w:comment w:id="849" w:author="Windows User" w:date="2015-10-30T08:56:00Z" w:initials="BS">
    <w:p w14:paraId="24AFFCDF" w14:textId="77777777" w:rsidR="004942E9" w:rsidRDefault="004942E9" w:rsidP="00E35F1F">
      <w:pPr>
        <w:pStyle w:val="CommentText"/>
      </w:pPr>
      <w:r>
        <w:rPr>
          <w:rStyle w:val="CommentReference"/>
        </w:rPr>
        <w:annotationRef/>
      </w:r>
      <w:r>
        <w:t>Is "je" enough justification to prepend 'saying'?</w:t>
      </w:r>
    </w:p>
  </w:comment>
  <w:comment w:id="850" w:author="Windows User" w:date="2015-10-30T08:56:00Z" w:initials="BS">
    <w:p w14:paraId="0E84B308" w14:textId="77777777" w:rsidR="004942E9" w:rsidRDefault="004942E9" w:rsidP="00E35F1F">
      <w:pPr>
        <w:pStyle w:val="CommentText"/>
      </w:pPr>
      <w:r>
        <w:rPr>
          <w:rStyle w:val="CommentReference"/>
        </w:rPr>
        <w:annotationRef/>
      </w:r>
      <w:r>
        <w:t>abouna's doxology of prime has 'that' here I think...</w:t>
      </w:r>
    </w:p>
  </w:comment>
  <w:comment w:id="851" w:author="Windows User" w:date="2015-10-30T08:56:00Z" w:initials="BS">
    <w:p w14:paraId="13D50058" w14:textId="77777777" w:rsidR="004942E9" w:rsidRDefault="004942E9" w:rsidP="00E35F1F">
      <w:pPr>
        <w:pStyle w:val="CommentText"/>
      </w:pPr>
      <w:r>
        <w:rPr>
          <w:rStyle w:val="CommentReference"/>
        </w:rPr>
        <w:annotationRef/>
      </w:r>
      <w:r>
        <w:t>or "sining"?</w:t>
      </w:r>
    </w:p>
  </w:comment>
  <w:comment w:id="852" w:author="Windows User" w:date="2015-10-30T08:56:00Z" w:initials="BS">
    <w:p w14:paraId="112875D2" w14:textId="77777777" w:rsidR="004942E9" w:rsidRDefault="004942E9" w:rsidP="00D65FD4">
      <w:pPr>
        <w:pStyle w:val="CommentText"/>
      </w:pPr>
      <w:r>
        <w:rPr>
          <w:rStyle w:val="CommentReference"/>
        </w:rPr>
        <w:annotationRef/>
      </w:r>
      <w:r>
        <w:t>risen, or shone?</w:t>
      </w:r>
    </w:p>
  </w:comment>
  <w:comment w:id="857" w:author="Windows User" w:date="2015-10-30T08:56:00Z" w:initials="BS">
    <w:p w14:paraId="1CF8EF29" w14:textId="77777777" w:rsidR="004942E9" w:rsidRDefault="004942E9" w:rsidP="00E35F1F">
      <w:pPr>
        <w:pStyle w:val="CommentText"/>
      </w:pPr>
      <w:r>
        <w:rPr>
          <w:rStyle w:val="CommentReference"/>
        </w:rPr>
        <w:annotationRef/>
      </w:r>
      <w:r>
        <w:t>any sense of authority in coptic?</w:t>
      </w:r>
    </w:p>
  </w:comment>
  <w:comment w:id="858" w:author="Windows User" w:date="2015-11-02T12:45:00Z" w:initials="BS">
    <w:p w14:paraId="14FBB1F8" w14:textId="77777777" w:rsidR="004942E9" w:rsidRDefault="004942E9" w:rsidP="00E35F1F">
      <w:pPr>
        <w:pStyle w:val="CommentText"/>
      </w:pPr>
      <w:r>
        <w:rPr>
          <w:rStyle w:val="CommentReference"/>
        </w:rPr>
        <w:annotationRef/>
      </w:r>
      <w:r>
        <w:t>or saint mary? I prefer the holy... but we should be consistent one way or the other.</w:t>
      </w:r>
    </w:p>
  </w:comment>
  <w:comment w:id="859" w:author="Windows User" w:date="2015-10-30T08:56:00Z" w:initials="BS">
    <w:p w14:paraId="16E721CE" w14:textId="77777777" w:rsidR="004942E9" w:rsidRDefault="004942E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1" w:author="Windows User" w:date="2015-10-30T08:56:00Z" w:initials="BS">
    <w:p w14:paraId="3C08A3D8" w14:textId="77777777" w:rsidR="004942E9" w:rsidRDefault="004942E9" w:rsidP="00E35F1F">
      <w:pPr>
        <w:pStyle w:val="CommentText"/>
      </w:pPr>
      <w:r>
        <w:rPr>
          <w:rStyle w:val="CommentReference"/>
        </w:rPr>
        <w:annotationRef/>
      </w:r>
      <w:r>
        <w:t>tense is flipping so much vs to vs. Any way to make more consistent?</w:t>
      </w:r>
    </w:p>
  </w:comment>
  <w:comment w:id="872" w:author="Windows User" w:date="2015-11-02T12:41:00Z" w:initials="BS">
    <w:p w14:paraId="32825E4D" w14:textId="77777777" w:rsidR="004942E9" w:rsidRDefault="004942E9" w:rsidP="00E35F1F">
      <w:pPr>
        <w:pStyle w:val="CommentText"/>
      </w:pPr>
      <w:r>
        <w:rPr>
          <w:rStyle w:val="CommentReference"/>
        </w:rPr>
        <w:annotationRef/>
      </w:r>
      <w:r>
        <w:t>cold frost? frosty cold? too many ands.</w:t>
      </w:r>
    </w:p>
  </w:comment>
  <w:comment w:id="873" w:author="Windows User" w:date="2015-10-30T08:56:00Z" w:initials="BS">
    <w:p w14:paraId="4E6878BA" w14:textId="77777777" w:rsidR="004942E9" w:rsidRDefault="004942E9" w:rsidP="00E35F1F">
      <w:pPr>
        <w:pStyle w:val="CommentText"/>
      </w:pPr>
      <w:r>
        <w:rPr>
          <w:rStyle w:val="CommentReference"/>
        </w:rPr>
        <w:annotationRef/>
      </w:r>
      <w:r>
        <w:t>In is probably more right... I probably shouldn't have changed that...</w:t>
      </w:r>
    </w:p>
  </w:comment>
  <w:comment w:id="890" w:author="Brett Slote" w:date="2015-10-30T08:56:00Z" w:initials="BS">
    <w:p w14:paraId="18EC5FB9" w14:textId="77777777" w:rsidR="004942E9" w:rsidRDefault="004942E9" w:rsidP="00E35F1F">
      <w:pPr>
        <w:pStyle w:val="CommentText"/>
      </w:pPr>
      <w:r>
        <w:rPr>
          <w:rStyle w:val="CommentReference"/>
        </w:rPr>
        <w:annotationRef/>
      </w:r>
      <w:r>
        <w:t>Received or bought?</w:t>
      </w:r>
    </w:p>
  </w:comment>
  <w:comment w:id="897" w:author="Brett Slote" w:date="2015-10-30T08:56:00Z" w:initials="BS">
    <w:p w14:paraId="6DDFB160" w14:textId="77777777" w:rsidR="004942E9" w:rsidRDefault="004942E9" w:rsidP="00E35F1F">
      <w:pPr>
        <w:pStyle w:val="CommentText"/>
      </w:pPr>
      <w:r>
        <w:rPr>
          <w:rStyle w:val="CommentReference"/>
        </w:rPr>
        <w:annotationRef/>
      </w:r>
      <w:r>
        <w:t>Uncircumscript?</w:t>
      </w:r>
    </w:p>
  </w:comment>
  <w:comment w:id="900" w:author="Brett Slote" w:date="2015-10-30T08:56:00Z" w:initials="BS">
    <w:p w14:paraId="39A4B3F9" w14:textId="77777777" w:rsidR="004942E9" w:rsidRDefault="004942E9" w:rsidP="00E35F1F">
      <w:pPr>
        <w:pStyle w:val="CommentText"/>
      </w:pPr>
      <w:r>
        <w:rPr>
          <w:rStyle w:val="CommentReference"/>
        </w:rPr>
        <w:annotationRef/>
      </w:r>
      <w:r>
        <w:t>Orthodox?</w:t>
      </w:r>
    </w:p>
  </w:comment>
  <w:comment w:id="901" w:author="Brett Slote" w:date="2015-10-30T08:56:00Z" w:initials="BS">
    <w:p w14:paraId="7E993A49" w14:textId="77777777" w:rsidR="004942E9" w:rsidRDefault="004942E9" w:rsidP="00E35F1F">
      <w:pPr>
        <w:pStyle w:val="CommentText"/>
      </w:pPr>
      <w:r>
        <w:rPr>
          <w:rStyle w:val="CommentReference"/>
        </w:rPr>
        <w:annotationRef/>
      </w:r>
      <w:r>
        <w:t>Faith?</w:t>
      </w:r>
    </w:p>
  </w:comment>
  <w:comment w:id="904" w:author="Brett Slote" w:date="2015-10-30T08:56:00Z" w:initials="BS">
    <w:p w14:paraId="575DF2C3" w14:textId="77777777" w:rsidR="004942E9" w:rsidRDefault="004942E9" w:rsidP="00E35F1F">
      <w:pPr>
        <w:pStyle w:val="CommentText"/>
      </w:pPr>
      <w:r>
        <w:rPr>
          <w:rStyle w:val="CommentReference"/>
        </w:rPr>
        <w:annotationRef/>
      </w:r>
      <w:r>
        <w:t>Need a consistent policy</w:t>
      </w:r>
    </w:p>
  </w:comment>
  <w:comment w:id="908" w:author="Brett Slote" w:date="2015-10-30T08:56:00Z" w:initials="BS">
    <w:p w14:paraId="4A370093" w14:textId="77777777" w:rsidR="004942E9" w:rsidRDefault="004942E9" w:rsidP="00E35F1F">
      <w:pPr>
        <w:pStyle w:val="CommentText"/>
      </w:pPr>
      <w:r>
        <w:rPr>
          <w:rStyle w:val="CommentReference"/>
        </w:rPr>
        <w:annotationRef/>
      </w:r>
      <w:r>
        <w:t>Ramez, He or Him?</w:t>
      </w:r>
    </w:p>
  </w:comment>
  <w:comment w:id="909" w:author="Brett Slote" w:date="2015-10-30T08:56:00Z" w:initials="BS">
    <w:p w14:paraId="3B1DEA29" w14:textId="77777777" w:rsidR="004942E9" w:rsidRDefault="004942E9" w:rsidP="00E35F1F">
      <w:pPr>
        <w:pStyle w:val="CommentText"/>
      </w:pPr>
      <w:r>
        <w:rPr>
          <w:rStyle w:val="CommentReference"/>
        </w:rPr>
        <w:annotationRef/>
      </w:r>
      <w:r>
        <w:t>On? By?</w:t>
      </w:r>
    </w:p>
  </w:comment>
  <w:comment w:id="910" w:author="Windows User" w:date="2015-11-21T13:15:00Z" w:initials="WU">
    <w:p w14:paraId="05ACE9CF" w14:textId="77777777" w:rsidR="004942E9" w:rsidRDefault="004942E9" w:rsidP="00E35F1F">
      <w:pPr>
        <w:pStyle w:val="CommentText"/>
      </w:pPr>
      <w:r>
        <w:rPr>
          <w:rStyle w:val="CommentReference"/>
        </w:rPr>
        <w:annotationRef/>
      </w:r>
      <w:r>
        <w:t>check</w:t>
      </w:r>
    </w:p>
  </w:comment>
  <w:comment w:id="918" w:author="Windows User" w:date="2015-10-30T08:56:00Z" w:initials="BS">
    <w:p w14:paraId="5592658B" w14:textId="77777777" w:rsidR="004942E9" w:rsidRDefault="004942E9" w:rsidP="00E35F1F">
      <w:pPr>
        <w:pStyle w:val="CommentText"/>
      </w:pPr>
      <w:r>
        <w:rPr>
          <w:rStyle w:val="CommentReference"/>
        </w:rPr>
        <w:annotationRef/>
      </w:r>
      <w:r>
        <w:t>Are the breaths referring to the inspiration of scripture, as the other translations have, or the breath of creation cf gn 1?</w:t>
      </w:r>
    </w:p>
  </w:comment>
  <w:comment w:id="919" w:author="Windows User" w:date="2015-10-30T08:56:00Z" w:initials="BS">
    <w:p w14:paraId="6C4E59F0" w14:textId="77777777" w:rsidR="004942E9" w:rsidRDefault="004942E9" w:rsidP="00E35F1F">
      <w:pPr>
        <w:pStyle w:val="CommentText"/>
      </w:pPr>
      <w:r>
        <w:rPr>
          <w:rStyle w:val="CommentReference"/>
        </w:rPr>
        <w:annotationRef/>
      </w:r>
      <w:r>
        <w:t>When we love the Name of our Lord Jesus Christ, the Name of Salvation...</w:t>
      </w:r>
    </w:p>
  </w:comment>
  <w:comment w:id="920" w:author="Windows User" w:date="2015-10-30T08:56:00Z" w:initials="BS">
    <w:p w14:paraId="14DD413A" w14:textId="77777777" w:rsidR="004942E9" w:rsidRDefault="004942E9" w:rsidP="00E35F1F">
      <w:pPr>
        <w:pStyle w:val="CommentText"/>
      </w:pPr>
      <w:r>
        <w:rPr>
          <w:rStyle w:val="CommentReference"/>
        </w:rPr>
        <w:annotationRef/>
      </w:r>
      <w:r>
        <w:t>adjective? severe?</w:t>
      </w:r>
    </w:p>
  </w:comment>
  <w:comment w:id="929" w:author="Windows User" w:date="2015-11-21T13:15:00Z" w:initials="WU">
    <w:p w14:paraId="071C1D6C" w14:textId="77777777" w:rsidR="004942E9" w:rsidRDefault="004942E9" w:rsidP="00E35F1F">
      <w:pPr>
        <w:pStyle w:val="CommentText"/>
      </w:pPr>
      <w:r>
        <w:rPr>
          <w:rStyle w:val="CommentReference"/>
        </w:rPr>
        <w:annotationRef/>
      </w:r>
      <w:r>
        <w:t>check</w:t>
      </w:r>
    </w:p>
  </w:comment>
  <w:comment w:id="931" w:author="Windows User" w:date="2015-10-30T08:56:00Z" w:initials="BS">
    <w:p w14:paraId="5CA1796C" w14:textId="77777777" w:rsidR="004942E9" w:rsidRDefault="004942E9" w:rsidP="00E35F1F">
      <w:pPr>
        <w:pStyle w:val="CommentText"/>
      </w:pPr>
      <w:r>
        <w:rPr>
          <w:rStyle w:val="CommentReference"/>
        </w:rPr>
        <w:annotationRef/>
      </w:r>
      <w:r>
        <w:t>too literal?</w:t>
      </w:r>
    </w:p>
  </w:comment>
  <w:comment w:id="934" w:author="Windows User" w:date="2015-10-30T08:56:00Z" w:initials="BS">
    <w:p w14:paraId="39BBFF20" w14:textId="77777777" w:rsidR="004942E9" w:rsidRDefault="004942E9" w:rsidP="00E35F1F">
      <w:pPr>
        <w:pStyle w:val="CommentText"/>
      </w:pPr>
      <w:r>
        <w:rPr>
          <w:rStyle w:val="CommentReference"/>
        </w:rPr>
        <w:annotationRef/>
      </w:r>
      <w:r>
        <w:t>awkward</w:t>
      </w:r>
    </w:p>
  </w:comment>
  <w:comment w:id="935" w:author="Windows User" w:date="2015-10-30T08:56:00Z" w:initials="BS">
    <w:p w14:paraId="7C372EC3" w14:textId="77777777" w:rsidR="004942E9" w:rsidRDefault="004942E9" w:rsidP="00E35F1F">
      <w:pPr>
        <w:pStyle w:val="CommentText"/>
      </w:pPr>
      <w:r>
        <w:rPr>
          <w:rStyle w:val="CommentReference"/>
        </w:rPr>
        <w:annotationRef/>
      </w:r>
      <w:r>
        <w:t>sits, less literal, but more clear?</w:t>
      </w:r>
    </w:p>
  </w:comment>
  <w:comment w:id="936" w:author="Windows User" w:date="2015-10-30T08:56:00Z" w:initials="BS">
    <w:p w14:paraId="6C09DB42" w14:textId="77777777" w:rsidR="004942E9" w:rsidRDefault="004942E9" w:rsidP="00E35F1F">
      <w:pPr>
        <w:pStyle w:val="CommentText"/>
      </w:pPr>
      <w:r>
        <w:rPr>
          <w:rStyle w:val="CommentReference"/>
        </w:rPr>
        <w:annotationRef/>
      </w:r>
      <w:r>
        <w:t>awkward</w:t>
      </w:r>
    </w:p>
  </w:comment>
  <w:comment w:id="938" w:author="Windows User" w:date="2015-10-30T08:56:00Z" w:initials="BS">
    <w:p w14:paraId="512D6CE2" w14:textId="77777777" w:rsidR="004942E9" w:rsidRDefault="004942E9" w:rsidP="00E35F1F">
      <w:pPr>
        <w:pStyle w:val="CommentText"/>
      </w:pPr>
      <w:r>
        <w:rPr>
          <w:rStyle w:val="CommentReference"/>
        </w:rPr>
        <w:annotationRef/>
      </w:r>
      <w:r>
        <w:t>terribly awkward</w:t>
      </w:r>
    </w:p>
  </w:comment>
  <w:comment w:id="939" w:author="Windows User" w:date="2015-11-21T13:16:00Z" w:initials="WU">
    <w:p w14:paraId="56B70852" w14:textId="77777777" w:rsidR="004942E9" w:rsidRDefault="004942E9" w:rsidP="00E35F1F">
      <w:pPr>
        <w:pStyle w:val="CommentText"/>
      </w:pPr>
      <w:r>
        <w:rPr>
          <w:rStyle w:val="CommentReference"/>
        </w:rPr>
        <w:annotationRef/>
      </w:r>
      <w:r>
        <w:t>check</w:t>
      </w:r>
    </w:p>
  </w:comment>
  <w:comment w:id="940" w:author="Windows User" w:date="2015-11-21T13:16:00Z" w:initials="WU">
    <w:p w14:paraId="46C7130C" w14:textId="77777777" w:rsidR="004942E9" w:rsidRDefault="004942E9" w:rsidP="00E35F1F">
      <w:pPr>
        <w:pStyle w:val="CommentText"/>
      </w:pPr>
      <w:r>
        <w:rPr>
          <w:rStyle w:val="CommentReference"/>
        </w:rPr>
        <w:annotationRef/>
      </w:r>
      <w:r>
        <w:t>check</w:t>
      </w:r>
    </w:p>
  </w:comment>
  <w:comment w:id="941" w:author="Windows User" w:date="2015-11-21T13:16:00Z" w:initials="WU">
    <w:p w14:paraId="5E32845B" w14:textId="77777777" w:rsidR="004942E9" w:rsidRDefault="004942E9" w:rsidP="00E35F1F">
      <w:pPr>
        <w:pStyle w:val="CommentText"/>
      </w:pPr>
      <w:r>
        <w:rPr>
          <w:rStyle w:val="CommentReference"/>
        </w:rPr>
        <w:annotationRef/>
      </w:r>
      <w:r>
        <w:t>check</w:t>
      </w:r>
    </w:p>
  </w:comment>
  <w:comment w:id="942" w:author="Windows User" w:date="2015-11-21T13:16:00Z" w:initials="WU">
    <w:p w14:paraId="530C7E75" w14:textId="77777777" w:rsidR="004942E9" w:rsidRDefault="004942E9" w:rsidP="00E35F1F">
      <w:pPr>
        <w:pStyle w:val="CommentText"/>
      </w:pPr>
      <w:r>
        <w:rPr>
          <w:rStyle w:val="CommentReference"/>
        </w:rPr>
        <w:annotationRef/>
      </w:r>
      <w:r>
        <w:t>check</w:t>
      </w:r>
    </w:p>
  </w:comment>
  <w:comment w:id="945" w:author="Windows User" w:date="2015-10-30T08:56:00Z" w:initials="BS">
    <w:p w14:paraId="215C41D2" w14:textId="77777777" w:rsidR="004942E9" w:rsidRDefault="004942E9" w:rsidP="00E35F1F">
      <w:pPr>
        <w:pStyle w:val="CommentText"/>
      </w:pPr>
      <w:r>
        <w:rPr>
          <w:rStyle w:val="CommentReference"/>
        </w:rPr>
        <w:annotationRef/>
      </w:r>
      <w:r>
        <w:t>sat?</w:t>
      </w:r>
    </w:p>
  </w:comment>
  <w:comment w:id="946" w:author="Windows User" w:date="2015-11-21T13:17:00Z" w:initials="WU">
    <w:p w14:paraId="6B55DDAB" w14:textId="77777777" w:rsidR="004942E9" w:rsidRDefault="004942E9" w:rsidP="00E35F1F">
      <w:pPr>
        <w:pStyle w:val="CommentText"/>
      </w:pPr>
      <w:r>
        <w:rPr>
          <w:rStyle w:val="CommentReference"/>
        </w:rPr>
        <w:annotationRef/>
      </w:r>
      <w:r>
        <w:t>check</w:t>
      </w:r>
    </w:p>
  </w:comment>
  <w:comment w:id="947" w:author="Windows User" w:date="2015-11-21T13:17:00Z" w:initials="WU">
    <w:p w14:paraId="5825D4CB" w14:textId="77777777" w:rsidR="004942E9" w:rsidRDefault="004942E9" w:rsidP="00E35F1F">
      <w:pPr>
        <w:pStyle w:val="CommentText"/>
      </w:pPr>
      <w:r>
        <w:rPr>
          <w:rStyle w:val="CommentReference"/>
        </w:rPr>
        <w:annotationRef/>
      </w:r>
      <w:r>
        <w:t>check</w:t>
      </w:r>
    </w:p>
  </w:comment>
  <w:comment w:id="950" w:author="Windows User" w:date="2015-10-30T08:56:00Z" w:initials="BS">
    <w:p w14:paraId="3E614A56" w14:textId="77777777" w:rsidR="004942E9" w:rsidRDefault="004942E9" w:rsidP="00E35F1F">
      <w:pPr>
        <w:pStyle w:val="CommentText"/>
      </w:pPr>
      <w:r>
        <w:rPr>
          <w:rStyle w:val="CommentReference"/>
        </w:rPr>
        <w:annotationRef/>
      </w:r>
      <w:r>
        <w:t>entered and come forth, or entered through it?</w:t>
      </w:r>
    </w:p>
  </w:comment>
  <w:comment w:id="951" w:author="Windows User" w:date="2015-10-30T08:56:00Z" w:initials="BS">
    <w:p w14:paraId="356D8FDF" w14:textId="77777777" w:rsidR="004942E9" w:rsidRDefault="004942E9" w:rsidP="00E35F1F">
      <w:pPr>
        <w:pStyle w:val="CommentText"/>
      </w:pPr>
      <w:r>
        <w:rPr>
          <w:rStyle w:val="CommentReference"/>
        </w:rPr>
        <w:annotationRef/>
      </w:r>
      <w:r>
        <w:t>appearing?</w:t>
      </w:r>
    </w:p>
  </w:comment>
  <w:comment w:id="952" w:author="Windows User" w:date="2015-10-30T08:56:00Z" w:initials="BS">
    <w:p w14:paraId="4735348E" w14:textId="77777777" w:rsidR="004942E9" w:rsidRDefault="004942E9" w:rsidP="00E35F1F">
      <w:pPr>
        <w:pStyle w:val="CommentText"/>
      </w:pPr>
      <w:r>
        <w:rPr>
          <w:rStyle w:val="CommentReference"/>
        </w:rPr>
        <w:annotationRef/>
      </w:r>
      <w:r>
        <w:t>He</w:t>
      </w:r>
    </w:p>
  </w:comment>
  <w:comment w:id="959" w:author="Windows User" w:date="2015-10-30T08:56:00Z" w:initials="BS">
    <w:p w14:paraId="5F2DFD8E" w14:textId="77777777" w:rsidR="004942E9" w:rsidRDefault="004942E9" w:rsidP="00E35F1F">
      <w:pPr>
        <w:pStyle w:val="CommentText"/>
      </w:pPr>
      <w:r>
        <w:rPr>
          <w:rStyle w:val="CommentReference"/>
        </w:rPr>
        <w:annotationRef/>
      </w:r>
      <w:r>
        <w:t>I feel like upon sounds better here and below</w:t>
      </w:r>
    </w:p>
  </w:comment>
  <w:comment w:id="960" w:author="Brett Slote" w:date="2016-08-19T08:52:00Z" w:initials="BS">
    <w:p w14:paraId="1CA371D1" w14:textId="31C866C9" w:rsidR="004942E9" w:rsidRDefault="004942E9">
      <w:pPr>
        <w:pStyle w:val="CommentText"/>
      </w:pPr>
      <w:r>
        <w:rPr>
          <w:rStyle w:val="CommentReference"/>
        </w:rPr>
        <w:annotationRef/>
      </w:r>
      <w:r>
        <w:t>Should this be crush?</w:t>
      </w:r>
    </w:p>
  </w:comment>
  <w:comment w:id="961" w:author="Windows User" w:date="2015-10-30T08:56:00Z" w:initials="BS">
    <w:p w14:paraId="7D69D9EF" w14:textId="77777777" w:rsidR="004942E9" w:rsidRDefault="004942E9" w:rsidP="00E35F1F">
      <w:pPr>
        <w:pStyle w:val="CommentText"/>
      </w:pPr>
      <w:r>
        <w:rPr>
          <w:rStyle w:val="CommentReference"/>
        </w:rPr>
        <w:annotationRef/>
      </w:r>
      <w:r>
        <w:t>awkward. Crush under our feet or crush within us? Even if feet not literally there, needed to complete the implied thought in english.</w:t>
      </w:r>
    </w:p>
  </w:comment>
  <w:comment w:id="969" w:author="Windows User" w:date="2015-10-30T08:56:00Z" w:initials="BS">
    <w:p w14:paraId="60DA9970" w14:textId="77777777" w:rsidR="004942E9" w:rsidRDefault="004942E9" w:rsidP="00E35F1F">
      <w:pPr>
        <w:pStyle w:val="CommentText"/>
      </w:pPr>
      <w:r>
        <w:rPr>
          <w:rStyle w:val="CommentReference"/>
        </w:rPr>
        <w:annotationRef/>
      </w:r>
      <w:r>
        <w:t>a? I know virgin doesn't sound right. Nor virginal. But a virgin seems to cheapen the thought...</w:t>
      </w:r>
    </w:p>
  </w:comment>
  <w:comment w:id="971" w:author="Windows User" w:date="2015-10-30T08:56:00Z" w:initials="BS">
    <w:p w14:paraId="3D3D58F2" w14:textId="77777777" w:rsidR="004942E9" w:rsidRDefault="004942E9" w:rsidP="00E35F1F">
      <w:pPr>
        <w:pStyle w:val="CommentText"/>
      </w:pPr>
      <w:r>
        <w:rPr>
          <w:rStyle w:val="CommentReference"/>
        </w:rPr>
        <w:annotationRef/>
      </w:r>
      <w:r>
        <w:t>annulled has connotation from catholicism of never having been. I like abolished better. Sounds more poetic like too.</w:t>
      </w:r>
    </w:p>
  </w:comment>
  <w:comment w:id="974" w:author="Windows User" w:date="2015-10-30T08:56:00Z" w:initials="BS">
    <w:p w14:paraId="758A0E08" w14:textId="77777777" w:rsidR="004942E9" w:rsidRDefault="004942E9" w:rsidP="00E35F1F">
      <w:pPr>
        <w:pStyle w:val="CommentText"/>
      </w:pPr>
      <w:r>
        <w:rPr>
          <w:rStyle w:val="CommentReference"/>
        </w:rPr>
        <w:annotationRef/>
      </w:r>
      <w:r>
        <w:t>yes, it is a continuous thought. But this and next are complete sentences in themselves.</w:t>
      </w:r>
    </w:p>
  </w:comment>
  <w:comment w:id="975" w:author="Windows User" w:date="2015-10-30T08:56:00Z" w:initials="BS">
    <w:p w14:paraId="4C494C1B" w14:textId="77777777" w:rsidR="004942E9" w:rsidRDefault="004942E9" w:rsidP="00E35F1F">
      <w:pPr>
        <w:pStyle w:val="CommentText"/>
      </w:pPr>
      <w:r>
        <w:rPr>
          <w:rStyle w:val="CommentReference"/>
        </w:rPr>
        <w:annotationRef/>
      </w:r>
      <w:r>
        <w:t>revealed almost makes sense here... but not with the next line having "said"</w:t>
      </w:r>
    </w:p>
  </w:comment>
  <w:comment w:id="976" w:author="Windows User" w:date="2015-10-30T08:56:00Z" w:initials="BS">
    <w:p w14:paraId="32F983BF" w14:textId="77777777" w:rsidR="004942E9" w:rsidRDefault="004942E9" w:rsidP="00E35F1F">
      <w:pPr>
        <w:pStyle w:val="CommentText"/>
      </w:pPr>
      <w:r>
        <w:rPr>
          <w:rStyle w:val="CommentReference"/>
        </w:rPr>
        <w:annotationRef/>
      </w:r>
      <w:r>
        <w:t>repeat quotes or contiguious?</w:t>
      </w:r>
    </w:p>
  </w:comment>
  <w:comment w:id="977" w:author="Windows User" w:date="2015-10-30T08:56:00Z" w:initials="BS">
    <w:p w14:paraId="29400B5B" w14:textId="77777777" w:rsidR="004942E9" w:rsidRDefault="004942E9" w:rsidP="00E35F1F">
      <w:pPr>
        <w:pStyle w:val="CommentText"/>
      </w:pPr>
      <w:r>
        <w:rPr>
          <w:rStyle w:val="CommentReference"/>
        </w:rPr>
        <w:annotationRef/>
      </w:r>
      <w:r>
        <w:t>in strength?</w:t>
      </w:r>
    </w:p>
  </w:comment>
  <w:comment w:id="978" w:author="Windows User" w:date="2015-10-30T08:56:00Z" w:initials="BS">
    <w:p w14:paraId="19007B27" w14:textId="77777777" w:rsidR="004942E9" w:rsidRDefault="004942E9" w:rsidP="00E35F1F">
      <w:pPr>
        <w:pStyle w:val="CommentText"/>
      </w:pPr>
      <w:r>
        <w:rPr>
          <w:rStyle w:val="CommentReference"/>
        </w:rPr>
        <w:annotationRef/>
      </w:r>
      <w:r>
        <w:t>in the tune it just sounds more emphatic dropping the "both"</w:t>
      </w:r>
    </w:p>
  </w:comment>
  <w:comment w:id="980" w:author="Windows User" w:date="2015-10-30T08:56:00Z" w:initials="BS">
    <w:p w14:paraId="42813985" w14:textId="77777777" w:rsidR="004942E9" w:rsidRDefault="004942E9" w:rsidP="00E35F1F">
      <w:pPr>
        <w:pStyle w:val="CommentText"/>
      </w:pPr>
      <w:r>
        <w:rPr>
          <w:rStyle w:val="CommentReference"/>
        </w:rPr>
        <w:annotationRef/>
      </w:r>
      <w:r>
        <w:t>theotokos, not mav em ef Nooti</w:t>
      </w:r>
    </w:p>
  </w:comment>
  <w:comment w:id="981" w:author="Windows User" w:date="2015-10-30T08:56:00Z" w:initials="BS">
    <w:p w14:paraId="72887F8D" w14:textId="77777777" w:rsidR="004942E9" w:rsidRDefault="004942E9" w:rsidP="00E35F1F">
      <w:pPr>
        <w:pStyle w:val="CommentText"/>
      </w:pPr>
      <w:r>
        <w:rPr>
          <w:rStyle w:val="CommentReference"/>
        </w:rPr>
        <w:annotationRef/>
      </w:r>
      <w:r>
        <w:t>in?</w:t>
      </w:r>
    </w:p>
  </w:comment>
  <w:comment w:id="983" w:author="Windows User" w:date="2015-10-30T08:56:00Z" w:initials="BS">
    <w:p w14:paraId="79923510" w14:textId="77777777" w:rsidR="004942E9" w:rsidRDefault="004942E9" w:rsidP="00E35F1F">
      <w:pPr>
        <w:pStyle w:val="CommentText"/>
      </w:pPr>
      <w:r>
        <w:rPr>
          <w:rStyle w:val="CommentReference"/>
        </w:rPr>
        <w:annotationRef/>
      </w:r>
      <w:r>
        <w:t>it's literally "And" but that leaves too much grammatical ambiguity that tends towards nonsensical parsing.</w:t>
      </w:r>
    </w:p>
  </w:comment>
  <w:comment w:id="984" w:author="Windows User" w:date="2015-10-30T08:56:00Z" w:initials="BS">
    <w:p w14:paraId="790A95EE" w14:textId="77777777" w:rsidR="004942E9" w:rsidRDefault="004942E9" w:rsidP="00E35F1F">
      <w:pPr>
        <w:pStyle w:val="CommentText"/>
      </w:pPr>
      <w:r>
        <w:rPr>
          <w:rStyle w:val="CommentReference"/>
        </w:rPr>
        <w:annotationRef/>
      </w:r>
      <w:r>
        <w:t>tense?</w:t>
      </w:r>
    </w:p>
  </w:comment>
  <w:comment w:id="986" w:author="Windows User" w:date="2015-10-30T08:56:00Z" w:initials="BS">
    <w:p w14:paraId="2626B3B0" w14:textId="77777777" w:rsidR="004942E9" w:rsidRDefault="004942E9" w:rsidP="00E35F1F">
      <w:pPr>
        <w:pStyle w:val="CommentText"/>
      </w:pPr>
      <w:r>
        <w:rPr>
          <w:rStyle w:val="CommentReference"/>
        </w:rPr>
        <w:annotationRef/>
      </w:r>
      <w:r>
        <w:t>too far for a pronoun</w:t>
      </w:r>
    </w:p>
  </w:comment>
  <w:comment w:id="987" w:author="Windows User" w:date="2015-10-30T08:56:00Z" w:initials="BS">
    <w:p w14:paraId="35C833E4" w14:textId="77777777" w:rsidR="004942E9" w:rsidRDefault="004942E9" w:rsidP="00E35F1F">
      <w:pPr>
        <w:pStyle w:val="CommentText"/>
      </w:pPr>
      <w:r>
        <w:rPr>
          <w:rStyle w:val="CommentReference"/>
        </w:rPr>
        <w:annotationRef/>
      </w:r>
      <w:r>
        <w:t>deemed or made?</w:t>
      </w:r>
    </w:p>
  </w:comment>
  <w:comment w:id="989" w:author="Windows User" w:date="2015-10-30T08:56:00Z" w:initials="BS">
    <w:p w14:paraId="5C7B7A35" w14:textId="77777777" w:rsidR="004942E9" w:rsidRDefault="004942E9" w:rsidP="00E35F1F">
      <w:pPr>
        <w:pStyle w:val="CommentText"/>
      </w:pPr>
      <w:r>
        <w:rPr>
          <w:rStyle w:val="CommentReference"/>
        </w:rPr>
        <w:annotationRef/>
      </w:r>
      <w:r>
        <w:t>coptic is heavens of heavens, but we usually say heaven of heavens.</w:t>
      </w:r>
    </w:p>
  </w:comment>
  <w:comment w:id="991" w:author="Windows User" w:date="2015-10-30T08:56:00Z" w:initials="BS">
    <w:p w14:paraId="080C2EEE" w14:textId="77777777" w:rsidR="004942E9" w:rsidRDefault="004942E9" w:rsidP="00E35F1F">
      <w:pPr>
        <w:pStyle w:val="CommentText"/>
      </w:pPr>
      <w:r>
        <w:rPr>
          <w:rStyle w:val="CommentReference"/>
        </w:rPr>
        <w:annotationRef/>
      </w:r>
      <w:r>
        <w:t>rises or shines?</w:t>
      </w:r>
    </w:p>
  </w:comment>
  <w:comment w:id="994" w:author="Windows User" w:date="2015-10-30T08:56:00Z" w:initials="BS">
    <w:p w14:paraId="5671149C" w14:textId="77777777" w:rsidR="004942E9" w:rsidRDefault="004942E9" w:rsidP="00E35F1F">
      <w:pPr>
        <w:pStyle w:val="CommentText"/>
      </w:pPr>
      <w:r>
        <w:rPr>
          <w:rStyle w:val="CommentReference"/>
        </w:rPr>
        <w:annotationRef/>
      </w:r>
      <w:r>
        <w:t>destroyed or damaged?</w:t>
      </w:r>
    </w:p>
  </w:comment>
  <w:comment w:id="1002" w:author="Windows User" w:date="2015-10-30T08:56:00Z" w:initials="BS">
    <w:p w14:paraId="4B308EB2" w14:textId="77777777" w:rsidR="004942E9" w:rsidRDefault="004942E9" w:rsidP="00E35F1F">
      <w:pPr>
        <w:pStyle w:val="CommentText"/>
      </w:pPr>
      <w:r>
        <w:rPr>
          <w:rStyle w:val="CommentReference"/>
        </w:rPr>
        <w:annotationRef/>
      </w:r>
      <w:r>
        <w:t>servant, or slave?</w:t>
      </w:r>
    </w:p>
  </w:comment>
  <w:comment w:id="1003" w:author="Windows User" w:date="2015-10-30T08:56:00Z" w:initials="BS">
    <w:p w14:paraId="20DF1D54" w14:textId="77777777" w:rsidR="004942E9" w:rsidRDefault="004942E9" w:rsidP="00E35F1F">
      <w:pPr>
        <w:pStyle w:val="CommentText"/>
      </w:pPr>
      <w:r>
        <w:rPr>
          <w:rStyle w:val="CommentReference"/>
        </w:rPr>
        <w:annotationRef/>
      </w:r>
      <w:r>
        <w:t>Feels way too literal</w:t>
      </w:r>
    </w:p>
  </w:comment>
  <w:comment w:id="1004" w:author="Windows User" w:date="2015-11-21T13:18:00Z" w:initials="WU">
    <w:p w14:paraId="2A74F11D" w14:textId="77777777" w:rsidR="004942E9" w:rsidRDefault="004942E9" w:rsidP="00E35F1F">
      <w:pPr>
        <w:pStyle w:val="CommentText"/>
      </w:pPr>
      <w:r>
        <w:rPr>
          <w:rStyle w:val="CommentReference"/>
        </w:rPr>
        <w:annotationRef/>
      </w:r>
      <w:r>
        <w:t>check</w:t>
      </w:r>
    </w:p>
  </w:comment>
  <w:comment w:id="1012" w:author="Windows User" w:date="2015-10-30T08:56:00Z" w:initials="BS">
    <w:p w14:paraId="6352B7F4" w14:textId="77777777" w:rsidR="004942E9" w:rsidRDefault="004942E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4" w:author="Windows User" w:date="2015-10-30T08:56:00Z" w:initials="BS">
    <w:p w14:paraId="77680459" w14:textId="77777777" w:rsidR="004942E9" w:rsidRDefault="004942E9" w:rsidP="00E35F1F">
      <w:pPr>
        <w:pStyle w:val="CommentText"/>
      </w:pPr>
      <w:r>
        <w:rPr>
          <w:rStyle w:val="CommentReference"/>
        </w:rPr>
        <w:annotationRef/>
      </w:r>
      <w:r>
        <w:t>was incarnate or took flesh? Need a decision for this common phrase.</w:t>
      </w:r>
    </w:p>
  </w:comment>
  <w:comment w:id="1020" w:author="Windows User" w:date="2015-10-30T08:56:00Z" w:initials="BS">
    <w:p w14:paraId="61EAF48D" w14:textId="77777777" w:rsidR="004942E9" w:rsidRDefault="004942E9" w:rsidP="00E35F1F">
      <w:pPr>
        <w:pStyle w:val="CommentText"/>
      </w:pPr>
      <w:r>
        <w:rPr>
          <w:rStyle w:val="CommentReference"/>
        </w:rPr>
        <w:annotationRef/>
      </w:r>
      <w:r>
        <w:t>Altar/The place where the Sacrifice is offered, is clearly not right. But Temple? Or Holy of Holies?</w:t>
      </w:r>
    </w:p>
  </w:comment>
  <w:comment w:id="1023" w:author="Windows User" w:date="2015-10-30T08:56:00Z" w:initials="BS">
    <w:p w14:paraId="0DB4A25D" w14:textId="77777777" w:rsidR="004942E9" w:rsidRDefault="004942E9" w:rsidP="00E35F1F">
      <w:pPr>
        <w:pStyle w:val="CommentText"/>
      </w:pPr>
      <w:r>
        <w:rPr>
          <w:rStyle w:val="CommentReference"/>
        </w:rPr>
        <w:annotationRef/>
      </w:r>
      <w:r>
        <w:t>I think infinite captures the meaning of uncircumscript in a more approachable way.</w:t>
      </w:r>
    </w:p>
  </w:comment>
  <w:comment w:id="1024" w:author="Windows User" w:date="2015-10-30T08:56:00Z" w:initials="BS">
    <w:p w14:paraId="65C574CB" w14:textId="77777777" w:rsidR="004942E9" w:rsidRDefault="004942E9" w:rsidP="00E35F1F">
      <w:pPr>
        <w:pStyle w:val="CommentText"/>
      </w:pPr>
      <w:r>
        <w:rPr>
          <w:rStyle w:val="CommentReference"/>
        </w:rPr>
        <w:annotationRef/>
      </w:r>
      <w:r>
        <w:t>net or hook?</w:t>
      </w:r>
    </w:p>
  </w:comment>
  <w:comment w:id="1025" w:author="Windows User" w:date="2015-10-30T08:56:00Z" w:initials="BS">
    <w:p w14:paraId="631E73A0" w14:textId="77777777" w:rsidR="004942E9" w:rsidRDefault="004942E9" w:rsidP="00E35F1F">
      <w:pPr>
        <w:pStyle w:val="CommentText"/>
      </w:pPr>
      <w:r>
        <w:rPr>
          <w:rStyle w:val="CommentReference"/>
        </w:rPr>
        <w:annotationRef/>
      </w:r>
      <w:r>
        <w:t>Instructing them in the worship?</w:t>
      </w:r>
    </w:p>
  </w:comment>
  <w:comment w:id="1026" w:author="Windows User" w:date="2015-10-30T08:56:00Z" w:initials="BS">
    <w:p w14:paraId="22469FD6" w14:textId="77777777" w:rsidR="004942E9" w:rsidRDefault="004942E9" w:rsidP="00E35F1F">
      <w:pPr>
        <w:pStyle w:val="CommentText"/>
      </w:pPr>
      <w:r>
        <w:rPr>
          <w:rStyle w:val="CommentReference"/>
        </w:rPr>
        <w:annotationRef/>
      </w:r>
      <w:r>
        <w:t>what does this mean?</w:t>
      </w:r>
    </w:p>
  </w:comment>
  <w:comment w:id="1027" w:author="Windows User" w:date="2015-10-30T08:56:00Z" w:initials="BS">
    <w:p w14:paraId="0A6E9F00" w14:textId="77777777" w:rsidR="004942E9" w:rsidRDefault="004942E9" w:rsidP="00E35F1F">
      <w:pPr>
        <w:pStyle w:val="CommentText"/>
      </w:pPr>
      <w:r>
        <w:rPr>
          <w:rStyle w:val="CommentReference"/>
        </w:rPr>
        <w:annotationRef/>
      </w:r>
      <w:r>
        <w:t>Path? Or Way? i.e. Christ?</w:t>
      </w:r>
    </w:p>
  </w:comment>
  <w:comment w:id="1028" w:author="Windows User" w:date="2015-10-30T08:56:00Z" w:initials="BS">
    <w:p w14:paraId="50D676B3" w14:textId="77777777" w:rsidR="004942E9" w:rsidRDefault="004942E9" w:rsidP="00E35F1F">
      <w:pPr>
        <w:pStyle w:val="CommentText"/>
      </w:pPr>
      <w:r>
        <w:rPr>
          <w:rStyle w:val="CommentReference"/>
        </w:rPr>
        <w:annotationRef/>
      </w:r>
      <w:r>
        <w:t>forward to? Or towards?</w:t>
      </w:r>
    </w:p>
  </w:comment>
  <w:comment w:id="1029" w:author="Windows User" w:date="2015-10-30T08:56:00Z" w:initials="BS">
    <w:p w14:paraId="4E94979B" w14:textId="77777777" w:rsidR="004942E9" w:rsidRDefault="004942E9" w:rsidP="00E35F1F">
      <w:pPr>
        <w:pStyle w:val="CommentText"/>
      </w:pPr>
      <w:r>
        <w:rPr>
          <w:rStyle w:val="CommentReference"/>
        </w:rPr>
        <w:annotationRef/>
      </w:r>
      <w:r>
        <w:t>gladness</w:t>
      </w:r>
    </w:p>
  </w:comment>
  <w:comment w:id="1037" w:author="Windows User" w:date="2015-10-30T08:56:00Z" w:initials="BS">
    <w:p w14:paraId="3588E256" w14:textId="77777777" w:rsidR="004942E9" w:rsidRDefault="004942E9" w:rsidP="00E35F1F">
      <w:pPr>
        <w:pStyle w:val="CommentText"/>
      </w:pPr>
      <w:r>
        <w:rPr>
          <w:rStyle w:val="CommentReference"/>
        </w:rPr>
        <w:annotationRef/>
      </w:r>
      <w:r>
        <w:t>Inclined to switch to L.A. ordering, but probably better to be consistent with Black.</w:t>
      </w:r>
    </w:p>
  </w:comment>
  <w:comment w:id="1038" w:author="Windows User" w:date="2015-10-30T08:56:00Z" w:initials="BS">
    <w:p w14:paraId="5F5FCC97" w14:textId="77777777" w:rsidR="004942E9" w:rsidRDefault="004942E9" w:rsidP="00E35F1F">
      <w:pPr>
        <w:pStyle w:val="CommentText"/>
      </w:pPr>
      <w:r>
        <w:rPr>
          <w:rStyle w:val="CommentReference"/>
        </w:rPr>
        <w:annotationRef/>
      </w:r>
      <w:r>
        <w:t>Everyday or a day?</w:t>
      </w:r>
    </w:p>
  </w:comment>
  <w:comment w:id="1039" w:author="Windows User" w:date="2015-10-30T08:56:00Z" w:initials="BS">
    <w:p w14:paraId="7938A467" w14:textId="77777777" w:rsidR="004942E9" w:rsidRDefault="004942E9" w:rsidP="00E35F1F">
      <w:pPr>
        <w:pStyle w:val="CommentText"/>
      </w:pPr>
      <w:r>
        <w:rPr>
          <w:rStyle w:val="CommentReference"/>
        </w:rPr>
        <w:annotationRef/>
      </w:r>
      <w:r>
        <w:t>not delight. Maybe joy instead of esctasy?</w:t>
      </w:r>
    </w:p>
  </w:comment>
  <w:comment w:id="1040" w:author="Windows User" w:date="2015-10-30T08:56:00Z" w:initials="BS">
    <w:p w14:paraId="0D0804AC" w14:textId="77777777" w:rsidR="004942E9" w:rsidRDefault="004942E9" w:rsidP="00E35F1F">
      <w:pPr>
        <w:pStyle w:val="CommentText"/>
      </w:pPr>
      <w:r>
        <w:rPr>
          <w:rStyle w:val="CommentReference"/>
        </w:rPr>
        <w:annotationRef/>
      </w:r>
      <w:r>
        <w:t>glory, splendor or beauty?</w:t>
      </w:r>
    </w:p>
  </w:comment>
  <w:comment w:id="1041" w:author="Windows User" w:date="2015-10-30T08:56:00Z" w:initials="BS">
    <w:p w14:paraId="07A7FAB4" w14:textId="77777777" w:rsidR="004942E9" w:rsidRDefault="004942E9" w:rsidP="00E35F1F">
      <w:pPr>
        <w:pStyle w:val="CommentText"/>
      </w:pPr>
      <w:r>
        <w:rPr>
          <w:rStyle w:val="CommentReference"/>
        </w:rPr>
        <w:annotationRef/>
      </w:r>
      <w:r>
        <w:t>from or and?</w:t>
      </w:r>
    </w:p>
  </w:comment>
  <w:comment w:id="1042" w:author="Windows User" w:date="2015-10-30T08:56:00Z" w:initials="BS">
    <w:p w14:paraId="5249720E" w14:textId="77777777" w:rsidR="004942E9" w:rsidRDefault="004942E9" w:rsidP="00E35F1F">
      <w:pPr>
        <w:pStyle w:val="CommentText"/>
      </w:pPr>
      <w:r>
        <w:rPr>
          <w:rStyle w:val="CommentReference"/>
        </w:rPr>
        <w:annotationRef/>
      </w:r>
      <w:r>
        <w:t>What prophet? Why did abouna redact this?</w:t>
      </w:r>
    </w:p>
  </w:comment>
  <w:comment w:id="1043" w:author="Windows User" w:date="2015-10-30T08:56:00Z" w:initials="BS">
    <w:p w14:paraId="66A9526F" w14:textId="77777777" w:rsidR="004942E9" w:rsidRDefault="004942E9" w:rsidP="00E35F1F">
      <w:pPr>
        <w:pStyle w:val="CommentText"/>
      </w:pPr>
      <w:r>
        <w:rPr>
          <w:rStyle w:val="CommentReference"/>
        </w:rPr>
        <w:annotationRef/>
      </w:r>
      <w:r>
        <w:t>Doesn't this say you are beyond beginning, or something to that effect? Beyond the beginning from which even time arose?</w:t>
      </w:r>
    </w:p>
  </w:comment>
  <w:comment w:id="1044" w:author="Windows User" w:date="2015-10-30T08:56:00Z" w:initials="BS">
    <w:p w14:paraId="08CC53E1" w14:textId="77777777" w:rsidR="004942E9" w:rsidRDefault="004942E9" w:rsidP="00E35F1F">
      <w:pPr>
        <w:pStyle w:val="CommentText"/>
      </w:pPr>
      <w:r>
        <w:rPr>
          <w:rStyle w:val="CommentReference"/>
        </w:rPr>
        <w:annotationRef/>
      </w:r>
      <w:r>
        <w:t>is this right?</w:t>
      </w:r>
    </w:p>
  </w:comment>
  <w:comment w:id="1045" w:author="Windows User" w:date="2015-10-30T08:56:00Z" w:initials="BS">
    <w:p w14:paraId="21BA9344" w14:textId="77777777" w:rsidR="004942E9" w:rsidRDefault="004942E9" w:rsidP="00E35F1F">
      <w:pPr>
        <w:pStyle w:val="CommentText"/>
      </w:pPr>
      <w:r>
        <w:rPr>
          <w:rStyle w:val="CommentReference"/>
        </w:rPr>
        <w:annotationRef/>
      </w:r>
      <w:r>
        <w:t>isn't it of?</w:t>
      </w:r>
    </w:p>
  </w:comment>
  <w:comment w:id="1046" w:author="Windows User" w:date="2015-10-30T08:56:00Z" w:initials="BS">
    <w:p w14:paraId="0DB057D8" w14:textId="77777777" w:rsidR="004942E9" w:rsidRDefault="004942E9" w:rsidP="00E35F1F">
      <w:pPr>
        <w:pStyle w:val="CommentText"/>
      </w:pPr>
      <w:r>
        <w:rPr>
          <w:rStyle w:val="CommentReference"/>
        </w:rPr>
        <w:annotationRef/>
      </w:r>
      <w:r>
        <w:t>isn't it blesses?</w:t>
      </w:r>
    </w:p>
  </w:comment>
  <w:comment w:id="1047" w:author="Windows User" w:date="2015-10-30T08:56:00Z" w:initials="BS">
    <w:p w14:paraId="4126BF87" w14:textId="77777777" w:rsidR="004942E9" w:rsidRDefault="004942E9" w:rsidP="00E35F1F">
      <w:pPr>
        <w:pStyle w:val="CommentText"/>
      </w:pPr>
      <w:r>
        <w:rPr>
          <w:rStyle w:val="CommentReference"/>
        </w:rPr>
        <w:annotationRef/>
      </w:r>
      <w:r>
        <w:t>blessing or blessing?</w:t>
      </w:r>
    </w:p>
  </w:comment>
  <w:comment w:id="1048" w:author="Windows User" w:date="2015-10-30T08:56:00Z" w:initials="BS">
    <w:p w14:paraId="068E7184" w14:textId="77777777" w:rsidR="004942E9" w:rsidRDefault="004942E9" w:rsidP="00E35F1F">
      <w:pPr>
        <w:pStyle w:val="CommentText"/>
      </w:pPr>
      <w:r>
        <w:rPr>
          <w:rStyle w:val="CommentReference"/>
        </w:rPr>
        <w:annotationRef/>
      </w:r>
      <w:r>
        <w:t>the other translations seem not to like abouna's contractions...</w:t>
      </w:r>
    </w:p>
  </w:comment>
  <w:comment w:id="1049" w:author="Windows User" w:date="2015-10-30T08:56:00Z" w:initials="BS">
    <w:p w14:paraId="21A595C5" w14:textId="77777777" w:rsidR="004942E9" w:rsidRDefault="004942E9" w:rsidP="00E35F1F">
      <w:pPr>
        <w:pStyle w:val="CommentText"/>
      </w:pPr>
      <w:r>
        <w:rPr>
          <w:rStyle w:val="CommentReference"/>
        </w:rPr>
        <w:annotationRef/>
      </w:r>
      <w:r>
        <w:t>perfect or true?</w:t>
      </w:r>
    </w:p>
  </w:comment>
  <w:comment w:id="1052" w:author="Windows User" w:date="2015-11-21T13:21:00Z" w:initials="WU">
    <w:p w14:paraId="686F5E9C" w14:textId="77777777" w:rsidR="004942E9" w:rsidRDefault="004942E9" w:rsidP="00E35F1F">
      <w:pPr>
        <w:pStyle w:val="CommentText"/>
      </w:pPr>
      <w:r>
        <w:rPr>
          <w:rStyle w:val="CommentReference"/>
        </w:rPr>
        <w:annotationRef/>
      </w:r>
    </w:p>
  </w:comment>
  <w:comment w:id="1059" w:author="Windows User" w:date="2015-10-30T08:56:00Z" w:initials="BS">
    <w:p w14:paraId="138D81C8" w14:textId="77777777" w:rsidR="004942E9" w:rsidRDefault="004942E9" w:rsidP="00E35F1F">
      <w:pPr>
        <w:pStyle w:val="CommentText"/>
      </w:pPr>
      <w:r>
        <w:rPr>
          <w:rStyle w:val="CommentReference"/>
        </w:rPr>
        <w:annotationRef/>
      </w:r>
      <w:r>
        <w:t>which word is right?</w:t>
      </w:r>
    </w:p>
  </w:comment>
  <w:comment w:id="1060" w:author="Windows User" w:date="2015-10-30T08:56:00Z" w:initials="BS">
    <w:p w14:paraId="36B899D8" w14:textId="77777777" w:rsidR="004942E9" w:rsidRDefault="004942E9" w:rsidP="00E35F1F">
      <w:pPr>
        <w:pStyle w:val="CommentText"/>
      </w:pPr>
      <w:r>
        <w:rPr>
          <w:rStyle w:val="CommentReference"/>
        </w:rPr>
        <w:annotationRef/>
      </w:r>
      <w:r>
        <w:t>wise?</w:t>
      </w:r>
    </w:p>
  </w:comment>
  <w:comment w:id="1062" w:author="Windows User" w:date="2015-10-30T08:56:00Z" w:initials="BS">
    <w:p w14:paraId="62F2B22F" w14:textId="77777777" w:rsidR="004942E9" w:rsidRDefault="004942E9" w:rsidP="00E35F1F">
      <w:pPr>
        <w:pStyle w:val="CommentText"/>
      </w:pPr>
      <w:r>
        <w:rPr>
          <w:rStyle w:val="CommentReference"/>
        </w:rPr>
        <w:annotationRef/>
      </w:r>
      <w:r>
        <w:t>bride, or bridal chamber?</w:t>
      </w:r>
    </w:p>
  </w:comment>
  <w:comment w:id="1063" w:author="Windows User" w:date="2015-10-30T08:56:00Z" w:initials="BS">
    <w:p w14:paraId="13AA9031" w14:textId="77777777" w:rsidR="004942E9" w:rsidRDefault="004942E9" w:rsidP="00E35F1F">
      <w:pPr>
        <w:pStyle w:val="CommentText"/>
      </w:pPr>
      <w:r>
        <w:rPr>
          <w:rStyle w:val="CommentReference"/>
        </w:rPr>
        <w:annotationRef/>
      </w:r>
      <w:r>
        <w:t>truth, logos, or true logos?</w:t>
      </w:r>
    </w:p>
  </w:comment>
  <w:comment w:id="1064" w:author="Windows User" w:date="2015-10-30T08:56:00Z" w:initials="BS">
    <w:p w14:paraId="116A567C" w14:textId="77777777" w:rsidR="004942E9" w:rsidRDefault="004942E9" w:rsidP="00E35F1F">
      <w:pPr>
        <w:pStyle w:val="CommentText"/>
      </w:pPr>
      <w:r>
        <w:rPr>
          <w:rStyle w:val="CommentReference"/>
        </w:rPr>
        <w:annotationRef/>
      </w:r>
      <w:r>
        <w:t>redeemed or saved?</w:t>
      </w:r>
    </w:p>
  </w:comment>
  <w:comment w:id="1066" w:author="Windows User" w:date="2015-10-30T08:56:00Z" w:initials="BS">
    <w:p w14:paraId="37848CBE" w14:textId="77777777" w:rsidR="004942E9" w:rsidRDefault="004942E9" w:rsidP="00E35F1F">
      <w:pPr>
        <w:pStyle w:val="CommentText"/>
      </w:pPr>
      <w:r>
        <w:rPr>
          <w:rStyle w:val="CommentReference"/>
        </w:rPr>
        <w:annotationRef/>
      </w:r>
      <w:r>
        <w:t>for us or unto us?</w:t>
      </w:r>
    </w:p>
  </w:comment>
  <w:comment w:id="1069" w:author="Windows User" w:date="2015-10-30T08:56:00Z" w:initials="BS">
    <w:p w14:paraId="7318299D" w14:textId="77777777" w:rsidR="004942E9" w:rsidRDefault="004942E9" w:rsidP="00E35F1F">
      <w:pPr>
        <w:pStyle w:val="CommentText"/>
      </w:pPr>
      <w:r>
        <w:rPr>
          <w:rStyle w:val="CommentReference"/>
        </w:rPr>
        <w:annotationRef/>
      </w:r>
      <w:r>
        <w:t>what does eshleelooi mean?</w:t>
      </w:r>
    </w:p>
  </w:comment>
  <w:comment w:id="1070" w:author="Windows User" w:date="2015-10-30T08:56:00Z" w:initials="BS">
    <w:p w14:paraId="01016F04" w14:textId="77777777" w:rsidR="004942E9" w:rsidRDefault="004942E9" w:rsidP="00E35F1F">
      <w:pPr>
        <w:pStyle w:val="CommentText"/>
      </w:pPr>
      <w:r>
        <w:rPr>
          <w:rStyle w:val="CommentReference"/>
        </w:rPr>
        <w:annotationRef/>
      </w:r>
      <w:r>
        <w:t>save or redeem?</w:t>
      </w:r>
    </w:p>
  </w:comment>
  <w:comment w:id="1072" w:author="Windows User" w:date="2015-10-30T08:56:00Z" w:initials="BS">
    <w:p w14:paraId="2F0C8D0C" w14:textId="77777777" w:rsidR="004942E9" w:rsidRDefault="004942E9" w:rsidP="00E35F1F">
      <w:pPr>
        <w:pStyle w:val="CommentText"/>
      </w:pPr>
      <w:r>
        <w:rPr>
          <w:rStyle w:val="CommentReference"/>
        </w:rPr>
        <w:annotationRef/>
      </w:r>
      <w:r>
        <w:t>paradoxically or miraculously?</w:t>
      </w:r>
    </w:p>
  </w:comment>
  <w:comment w:id="1073" w:author="Windows User" w:date="2015-10-30T08:56:00Z" w:initials="BS">
    <w:p w14:paraId="0F8BDFBA" w14:textId="77777777" w:rsidR="004942E9" w:rsidRDefault="004942E9" w:rsidP="00E35F1F">
      <w:pPr>
        <w:pStyle w:val="CommentText"/>
      </w:pPr>
      <w:r>
        <w:rPr>
          <w:rStyle w:val="CommentReference"/>
        </w:rPr>
        <w:annotationRef/>
      </w:r>
      <w:r>
        <w:t>I get that this is perfectly valid English without 'is'. But too hard to follow fast.</w:t>
      </w:r>
    </w:p>
  </w:comment>
  <w:comment w:id="1075" w:author="Windows User" w:date="2015-10-30T08:56:00Z" w:initials="BS">
    <w:p w14:paraId="0412A3CD" w14:textId="77777777" w:rsidR="004942E9" w:rsidRDefault="004942E9" w:rsidP="00E35F1F">
      <w:pPr>
        <w:pStyle w:val="CommentText"/>
      </w:pPr>
      <w:r>
        <w:rPr>
          <w:rStyle w:val="CommentReference"/>
        </w:rPr>
        <w:annotationRef/>
      </w:r>
      <w:r>
        <w:t>this seems to be parallel to gold on all sides rather than gold roundabout it.</w:t>
      </w:r>
    </w:p>
  </w:comment>
  <w:comment w:id="1076" w:author="Windows User" w:date="2015-10-30T08:56:00Z" w:initials="BS">
    <w:p w14:paraId="5A22944C" w14:textId="77777777" w:rsidR="004942E9" w:rsidRDefault="004942E9" w:rsidP="00E35F1F">
      <w:pPr>
        <w:pStyle w:val="CommentText"/>
      </w:pPr>
      <w:r>
        <w:rPr>
          <w:rStyle w:val="CommentReference"/>
        </w:rPr>
        <w:annotationRef/>
      </w:r>
      <w:r>
        <w:t>Saviour or redeemer?</w:t>
      </w:r>
    </w:p>
  </w:comment>
  <w:comment w:id="1078" w:author="Windows User" w:date="2015-10-30T08:56:00Z" w:initials="BS">
    <w:p w14:paraId="7BA01F3B" w14:textId="77777777" w:rsidR="004942E9" w:rsidRDefault="004942E9" w:rsidP="00E35F1F">
      <w:pPr>
        <w:pStyle w:val="CommentText"/>
      </w:pPr>
      <w:r>
        <w:rPr>
          <w:rStyle w:val="CommentReference"/>
        </w:rPr>
        <w:annotationRef/>
      </w:r>
      <w:r>
        <w:t>isn't this compassion? not nishti nai...</w:t>
      </w:r>
    </w:p>
  </w:comment>
  <w:comment w:id="1081" w:author="Windows User" w:date="2015-10-30T08:56:00Z" w:initials="BS">
    <w:p w14:paraId="48DB0714" w14:textId="77777777" w:rsidR="004942E9" w:rsidRDefault="004942E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2" w:author="Windows User" w:date="2015-10-30T08:56:00Z" w:initials="BS">
    <w:p w14:paraId="15AB72CB" w14:textId="77777777" w:rsidR="004942E9" w:rsidRDefault="004942E9" w:rsidP="00E35F1F">
      <w:pPr>
        <w:pStyle w:val="CommentText"/>
      </w:pPr>
      <w:r>
        <w:rPr>
          <w:rStyle w:val="CommentReference"/>
        </w:rPr>
        <w:annotationRef/>
      </w:r>
      <w:r>
        <w:t>should be lampstand, not candle stick, here and throughout.</w:t>
      </w:r>
    </w:p>
  </w:comment>
  <w:comment w:id="1083" w:author="Windows User" w:date="2015-10-30T08:56:00Z" w:initials="BS">
    <w:p w14:paraId="6D5F9821" w14:textId="77777777" w:rsidR="004942E9" w:rsidRDefault="004942E9" w:rsidP="00E35F1F">
      <w:pPr>
        <w:pStyle w:val="CommentText"/>
      </w:pPr>
      <w:r>
        <w:rPr>
          <w:rStyle w:val="CommentReference"/>
        </w:rPr>
        <w:annotationRef/>
      </w:r>
      <w:r>
        <w:t>Ok, not saluted... Greeted, or I would prefer hailed...</w:t>
      </w:r>
    </w:p>
  </w:comment>
  <w:comment w:id="1084" w:author="Windows User" w:date="2015-10-30T08:56:00Z" w:initials="BS">
    <w:p w14:paraId="075C27A6" w14:textId="77777777" w:rsidR="004942E9" w:rsidRDefault="004942E9" w:rsidP="00E35F1F">
      <w:pPr>
        <w:pStyle w:val="CommentText"/>
      </w:pPr>
      <w:r>
        <w:rPr>
          <w:rStyle w:val="CommentReference"/>
        </w:rPr>
        <w:annotationRef/>
      </w:r>
      <w:r>
        <w:t>The Father was overjoyed, in your conception????</w:t>
      </w:r>
    </w:p>
  </w:comment>
  <w:comment w:id="1085" w:author="Windows User" w:date="2015-10-30T08:56:00Z" w:initials="BS">
    <w:p w14:paraId="7569AFF1" w14:textId="77777777" w:rsidR="004942E9" w:rsidRDefault="004942E9" w:rsidP="00E35F1F">
      <w:pPr>
        <w:pStyle w:val="CommentText"/>
      </w:pPr>
      <w:r>
        <w:rPr>
          <w:rStyle w:val="CommentReference"/>
        </w:rPr>
        <w:annotationRef/>
      </w:r>
      <w:r>
        <w:t>appearing doesn't sound right for parousia... coming or advent?</w:t>
      </w:r>
    </w:p>
  </w:comment>
  <w:comment w:id="1086" w:author="Windows User" w:date="2015-11-21T13:22:00Z" w:initials="WU">
    <w:p w14:paraId="728FA9EF" w14:textId="77777777" w:rsidR="004942E9" w:rsidRDefault="004942E9" w:rsidP="00E35F1F">
      <w:pPr>
        <w:pStyle w:val="CommentText"/>
      </w:pPr>
      <w:r>
        <w:rPr>
          <w:rStyle w:val="CommentReference"/>
        </w:rPr>
        <w:annotationRef/>
      </w:r>
      <w:r w:rsidRPr="00582AD7">
        <w:t>(ⲡⲉⲥⲱⲙⲁ??)</w:t>
      </w:r>
    </w:p>
  </w:comment>
  <w:comment w:id="1087" w:author="Windows User" w:date="2015-10-30T08:56:00Z" w:initials="BS">
    <w:p w14:paraId="0C77198F" w14:textId="77777777" w:rsidR="004942E9" w:rsidRDefault="004942E9" w:rsidP="00E35F1F">
      <w:pPr>
        <w:pStyle w:val="CommentText"/>
      </w:pPr>
      <w:r>
        <w:rPr>
          <w:rStyle w:val="CommentReference"/>
        </w:rPr>
        <w:annotationRef/>
      </w:r>
      <w:r>
        <w:t>kinda funny in English to switch pronoun from Lord to Virgin in one scentence.</w:t>
      </w:r>
    </w:p>
  </w:comment>
  <w:comment w:id="1090" w:author="Windows User" w:date="2015-10-30T08:56:00Z" w:initials="BS">
    <w:p w14:paraId="501C2D6F" w14:textId="77777777" w:rsidR="004942E9" w:rsidRDefault="004942E9" w:rsidP="00E35F1F">
      <w:pPr>
        <w:pStyle w:val="CommentText"/>
      </w:pPr>
      <w:r>
        <w:rPr>
          <w:rStyle w:val="CommentReference"/>
        </w:rPr>
        <w:annotationRef/>
      </w:r>
      <w:r>
        <w:t>I really didn't like preached... Is this to literal though? Maybe L.A. is better.</w:t>
      </w:r>
    </w:p>
  </w:comment>
  <w:comment w:id="1091" w:author="Windows User" w:date="2015-10-30T08:56:00Z" w:initials="BS">
    <w:p w14:paraId="6407D4C9" w14:textId="77777777" w:rsidR="004942E9" w:rsidRDefault="004942E9" w:rsidP="00E35F1F">
      <w:pPr>
        <w:pStyle w:val="CommentText"/>
      </w:pPr>
      <w:r>
        <w:rPr>
          <w:rStyle w:val="CommentReference"/>
        </w:rPr>
        <w:annotationRef/>
      </w:r>
      <w:r>
        <w:t>these thereofs are so awkward... but I can't think of a better phrasing right now.</w:t>
      </w:r>
    </w:p>
  </w:comment>
  <w:comment w:id="1092" w:author="Windows User" w:date="2015-11-21T13:23:00Z" w:initials="WU">
    <w:p w14:paraId="1B7B1E94" w14:textId="77777777" w:rsidR="004942E9" w:rsidRDefault="004942E9" w:rsidP="00E35F1F">
      <w:pPr>
        <w:pStyle w:val="CommentText"/>
      </w:pPr>
      <w:r>
        <w:rPr>
          <w:rStyle w:val="CommentReference"/>
        </w:rPr>
        <w:annotationRef/>
      </w:r>
      <w:r>
        <w:t>review</w:t>
      </w:r>
    </w:p>
  </w:comment>
  <w:comment w:id="1101" w:author="Windows User" w:date="2015-10-30T08:56:00Z" w:initials="BS">
    <w:p w14:paraId="5D50DB65" w14:textId="77777777" w:rsidR="004942E9" w:rsidRDefault="004942E9" w:rsidP="00E35F1F">
      <w:pPr>
        <w:pStyle w:val="CommentText"/>
      </w:pPr>
      <w:r>
        <w:rPr>
          <w:rStyle w:val="CommentReference"/>
        </w:rPr>
        <w:annotationRef/>
      </w:r>
      <w:r>
        <w:t>this seems kind of loose... is it ok?</w:t>
      </w:r>
    </w:p>
  </w:comment>
  <w:comment w:id="1102" w:author="Windows User" w:date="2015-10-30T08:56:00Z" w:initials="BS">
    <w:p w14:paraId="01FDA469" w14:textId="77777777" w:rsidR="004942E9" w:rsidRDefault="004942E9" w:rsidP="00E35F1F">
      <w:pPr>
        <w:pStyle w:val="CommentText"/>
      </w:pPr>
      <w:r>
        <w:rPr>
          <w:rStyle w:val="CommentReference"/>
        </w:rPr>
        <w:annotationRef/>
      </w:r>
      <w:r>
        <w:t>works or deeds?</w:t>
      </w:r>
    </w:p>
  </w:comment>
  <w:comment w:id="1103" w:author="Windows User" w:date="2015-11-21T13:24:00Z" w:initials="WU">
    <w:p w14:paraId="7A990723" w14:textId="77777777" w:rsidR="004942E9" w:rsidRDefault="004942E9" w:rsidP="00E35F1F">
      <w:pPr>
        <w:pStyle w:val="CommentText"/>
      </w:pPr>
      <w:r>
        <w:rPr>
          <w:rStyle w:val="CommentReference"/>
        </w:rPr>
        <w:annotationRef/>
      </w:r>
      <w:r>
        <w:t>review</w:t>
      </w:r>
    </w:p>
  </w:comment>
  <w:comment w:id="1104" w:author="Windows User" w:date="2015-10-30T08:56:00Z" w:initials="BS">
    <w:p w14:paraId="5BB3D65B" w14:textId="77777777" w:rsidR="004942E9" w:rsidRDefault="004942E9" w:rsidP="00E35F1F">
      <w:pPr>
        <w:pStyle w:val="CommentText"/>
      </w:pPr>
      <w:r>
        <w:rPr>
          <w:rStyle w:val="CommentReference"/>
        </w:rPr>
        <w:annotationRef/>
      </w:r>
      <w:r>
        <w:t>does Coptic have 'high'?</w:t>
      </w:r>
    </w:p>
  </w:comment>
  <w:comment w:id="1105" w:author="Windows User" w:date="2015-11-21T13:24:00Z" w:initials="WU">
    <w:p w14:paraId="1D334F95" w14:textId="77777777" w:rsidR="004942E9" w:rsidRDefault="004942E9" w:rsidP="00E35F1F">
      <w:pPr>
        <w:pStyle w:val="CommentText"/>
      </w:pPr>
      <w:r>
        <w:rPr>
          <w:rStyle w:val="CommentReference"/>
        </w:rPr>
        <w:annotationRef/>
      </w:r>
      <w:r>
        <w:t>review, add variant</w:t>
      </w:r>
    </w:p>
  </w:comment>
  <w:comment w:id="1106" w:author="Windows User" w:date="2015-10-30T08:56:00Z" w:initials="BS">
    <w:p w14:paraId="5480B788" w14:textId="77777777" w:rsidR="004942E9" w:rsidRDefault="004942E9" w:rsidP="00E35F1F">
      <w:pPr>
        <w:pStyle w:val="CommentText"/>
      </w:pPr>
      <w:r>
        <w:rPr>
          <w:rStyle w:val="CommentReference"/>
        </w:rPr>
        <w:annotationRef/>
      </w:r>
      <w:r>
        <w:t>bless or praise? inconsistent rendering of esmo</w:t>
      </w:r>
    </w:p>
  </w:comment>
  <w:comment w:id="1115" w:author="Brett Slote" w:date="2016-05-06T20:19:00Z" w:initials="BS">
    <w:p w14:paraId="04711A4D" w14:textId="77777777" w:rsidR="004942E9" w:rsidRDefault="004942E9" w:rsidP="00E60591">
      <w:pPr>
        <w:pStyle w:val="CommentText"/>
      </w:pPr>
      <w:r>
        <w:rPr>
          <w:rStyle w:val="CommentReference"/>
        </w:rPr>
        <w:annotationRef/>
      </w:r>
      <w:r>
        <w:t>Check that this and next aren’t 101</w:t>
      </w:r>
    </w:p>
  </w:comment>
  <w:comment w:id="1166" w:author="Windows User" w:date="2015-10-30T08:56:00Z" w:initials="WU">
    <w:p w14:paraId="326EFA42" w14:textId="77777777" w:rsidR="004942E9" w:rsidRDefault="004942E9" w:rsidP="006869EE">
      <w:pPr>
        <w:pStyle w:val="CommentText"/>
      </w:pPr>
      <w:r>
        <w:rPr>
          <w:rStyle w:val="CommentReference"/>
        </w:rPr>
        <w:annotationRef/>
      </w:r>
      <w:r>
        <w:t>Add notes where to insert Doxology of Prime… And Vespers Prase?</w:t>
      </w:r>
    </w:p>
  </w:comment>
  <w:comment w:id="1170" w:author="Windows User" w:date="2015-10-30T08:56:00Z" w:initials="WU">
    <w:p w14:paraId="66837344" w14:textId="77777777" w:rsidR="004942E9" w:rsidRDefault="004942E9" w:rsidP="006869EE">
      <w:pPr>
        <w:pStyle w:val="CommentText"/>
      </w:pPr>
      <w:r>
        <w:rPr>
          <w:rStyle w:val="CommentReference"/>
        </w:rPr>
        <w:annotationRef/>
      </w:r>
      <w:r>
        <w:t>May He or that He may</w:t>
      </w:r>
    </w:p>
  </w:comment>
  <w:comment w:id="1172" w:author="Windows User" w:date="2015-10-30T08:56:00Z" w:initials="BS">
    <w:p w14:paraId="5BE9E7DF" w14:textId="77777777" w:rsidR="004942E9" w:rsidRDefault="004942E9" w:rsidP="006869EE">
      <w:pPr>
        <w:pStyle w:val="CommentText"/>
      </w:pPr>
      <w:r>
        <w:rPr>
          <w:rStyle w:val="CommentReference"/>
        </w:rPr>
        <w:annotationRef/>
      </w:r>
      <w:r>
        <w:t>protopresbyters?</w:t>
      </w:r>
    </w:p>
  </w:comment>
  <w:comment w:id="1173" w:author="Windows User" w:date="2015-10-30T08:56:00Z" w:initials="BS">
    <w:p w14:paraId="37712CA1" w14:textId="77777777" w:rsidR="004942E9" w:rsidRDefault="004942E9" w:rsidP="006869EE">
      <w:pPr>
        <w:pStyle w:val="CommentText"/>
      </w:pPr>
      <w:r>
        <w:rPr>
          <w:rStyle w:val="CommentReference"/>
        </w:rPr>
        <w:annotationRef/>
      </w:r>
      <w:r>
        <w:t>those who?</w:t>
      </w:r>
    </w:p>
  </w:comment>
  <w:comment w:id="1174" w:author="Windows User" w:date="2015-10-30T08:56:00Z" w:initials="BS">
    <w:p w14:paraId="0BC9F56F" w14:textId="77777777" w:rsidR="004942E9" w:rsidRDefault="004942E9" w:rsidP="006869EE">
      <w:pPr>
        <w:pStyle w:val="CommentText"/>
      </w:pPr>
      <w:r>
        <w:rPr>
          <w:rStyle w:val="CommentReference"/>
        </w:rPr>
        <w:annotationRef/>
      </w:r>
      <w:r>
        <w:t>Yourself?</w:t>
      </w:r>
    </w:p>
  </w:comment>
  <w:comment w:id="1178" w:author="Windows User" w:date="2015-11-27T20:09:00Z" w:initials="WU">
    <w:p w14:paraId="5DD947BD" w14:textId="77777777" w:rsidR="004942E9" w:rsidRDefault="004942E9" w:rsidP="006869EE">
      <w:pPr>
        <w:pStyle w:val="CommentText"/>
      </w:pPr>
      <w:r>
        <w:rPr>
          <w:rStyle w:val="CommentReference"/>
        </w:rPr>
        <w:annotationRef/>
      </w:r>
      <w:r>
        <w:t>Confess to the Lord or confess the Lord?</w:t>
      </w:r>
    </w:p>
  </w:comment>
  <w:comment w:id="1187" w:author="Windows User" w:date="2015-10-30T08:56:00Z" w:initials="WU">
    <w:p w14:paraId="73A20223" w14:textId="77777777" w:rsidR="004942E9" w:rsidRDefault="004942E9" w:rsidP="006869EE">
      <w:pPr>
        <w:pStyle w:val="CommentText"/>
      </w:pPr>
      <w:r>
        <w:rPr>
          <w:rStyle w:val="CommentReference"/>
        </w:rPr>
        <w:annotationRef/>
      </w:r>
      <w:r>
        <w:t>Funny just to have declared here with nothing else.</w:t>
      </w:r>
    </w:p>
  </w:comment>
  <w:comment w:id="1188" w:author="Windows User" w:date="2015-10-30T08:56:00Z" w:initials="WU">
    <w:p w14:paraId="2938E8CF" w14:textId="77777777" w:rsidR="004942E9" w:rsidRDefault="004942E9" w:rsidP="006869EE">
      <w:pPr>
        <w:pStyle w:val="CommentText"/>
      </w:pPr>
      <w:r>
        <w:rPr>
          <w:rStyle w:val="CommentReference"/>
        </w:rPr>
        <w:annotationRef/>
      </w:r>
      <w:r>
        <w:t>Good News or Glad Tidings?</w:t>
      </w:r>
    </w:p>
  </w:comment>
  <w:comment w:id="1189" w:author="Windows User" w:date="2015-10-30T08:56:00Z" w:initials="WU">
    <w:p w14:paraId="07481CDA" w14:textId="77777777" w:rsidR="004942E9" w:rsidRDefault="004942E9" w:rsidP="006869EE">
      <w:pPr>
        <w:pStyle w:val="CommentText"/>
      </w:pPr>
      <w:r>
        <w:rPr>
          <w:rStyle w:val="CommentReference"/>
        </w:rPr>
        <w:annotationRef/>
      </w:r>
      <w:r>
        <w:t>Which is it? Advocate or watch over us?</w:t>
      </w:r>
    </w:p>
  </w:comment>
  <w:comment w:id="1190" w:author="Windows User" w:date="2015-10-30T08:56:00Z" w:initials="WU">
    <w:p w14:paraId="74878DE4" w14:textId="77777777" w:rsidR="004942E9" w:rsidRDefault="004942E9" w:rsidP="006869EE">
      <w:pPr>
        <w:pStyle w:val="CommentText"/>
      </w:pPr>
      <w:r>
        <w:rPr>
          <w:rStyle w:val="CommentReference"/>
        </w:rPr>
        <w:annotationRef/>
      </w:r>
      <w:r>
        <w:t>Coptic doesn’t seem to have “Mary”</w:t>
      </w:r>
    </w:p>
  </w:comment>
  <w:comment w:id="1193" w:author="Windows User" w:date="2015-10-30T08:56:00Z" w:initials="WU">
    <w:p w14:paraId="0F5B5499" w14:textId="77777777" w:rsidR="004942E9" w:rsidRDefault="004942E9" w:rsidP="006869EE">
      <w:pPr>
        <w:pStyle w:val="CommentText"/>
      </w:pPr>
      <w:r>
        <w:rPr>
          <w:rStyle w:val="CommentReference"/>
        </w:rPr>
        <w:annotationRef/>
      </w:r>
      <w:r>
        <w:t>Add footnote of what this is</w:t>
      </w:r>
    </w:p>
  </w:comment>
  <w:comment w:id="1206" w:author="Windows User" w:date="2015-10-30T08:56:00Z" w:initials="WU">
    <w:p w14:paraId="6841EDAF" w14:textId="77777777" w:rsidR="004942E9" w:rsidRDefault="004942E9">
      <w:pPr>
        <w:pStyle w:val="CommentText"/>
      </w:pPr>
      <w:r>
        <w:rPr>
          <w:rStyle w:val="CommentReference"/>
        </w:rPr>
        <w:annotationRef/>
      </w:r>
      <w:r>
        <w:t>Isn’t this one more faithful?</w:t>
      </w:r>
    </w:p>
  </w:comment>
  <w:comment w:id="1207" w:author="Windows User" w:date="2015-10-30T08:56:00Z" w:initials="WU">
    <w:p w14:paraId="44483F5F" w14:textId="77777777" w:rsidR="004942E9" w:rsidRDefault="004942E9">
      <w:pPr>
        <w:pStyle w:val="CommentText"/>
      </w:pPr>
      <w:r>
        <w:rPr>
          <w:rStyle w:val="CommentReference"/>
        </w:rPr>
        <w:annotationRef/>
      </w:r>
      <w:r>
        <w:t>Which one(s) are/is right?</w:t>
      </w:r>
    </w:p>
  </w:comment>
  <w:comment w:id="1208" w:author="Windows User" w:date="2015-10-30T08:56:00Z" w:initials="WU">
    <w:p w14:paraId="22B3EF76" w14:textId="77777777" w:rsidR="004942E9" w:rsidRDefault="004942E9">
      <w:pPr>
        <w:pStyle w:val="CommentText"/>
      </w:pPr>
      <w:r>
        <w:rPr>
          <w:rStyle w:val="CommentReference"/>
        </w:rPr>
        <w:annotationRef/>
      </w:r>
      <w:r>
        <w:t>Coptic doesn’t seem to have “O Lord”</w:t>
      </w:r>
    </w:p>
  </w:comment>
  <w:comment w:id="1212" w:author="Windows User" w:date="2015-10-30T08:56:00Z" w:initials="WU">
    <w:p w14:paraId="6BF65470" w14:textId="77777777" w:rsidR="004942E9" w:rsidRDefault="004942E9">
      <w:pPr>
        <w:pStyle w:val="CommentText"/>
      </w:pPr>
      <w:r>
        <w:rPr>
          <w:rStyle w:val="CommentReference"/>
        </w:rPr>
        <w:annotationRef/>
      </w:r>
      <w:r>
        <w:t>Called or named?</w:t>
      </w:r>
    </w:p>
  </w:comment>
  <w:comment w:id="1213" w:author="Windows User" w:date="2015-10-30T08:56:00Z" w:initials="WU">
    <w:p w14:paraId="64122CF8" w14:textId="77777777" w:rsidR="004942E9" w:rsidRDefault="004942E9">
      <w:pPr>
        <w:pStyle w:val="CommentText"/>
      </w:pPr>
      <w:r>
        <w:rPr>
          <w:rStyle w:val="CommentReference"/>
        </w:rPr>
        <w:annotationRef/>
      </w:r>
      <w:r>
        <w:t>John loved the Lord, or the Lord loved John?</w:t>
      </w:r>
    </w:p>
  </w:comment>
  <w:comment w:id="1215" w:author="Windows User" w:date="2015-10-30T08:56:00Z" w:initials="WU">
    <w:p w14:paraId="28540FAB" w14:textId="77777777" w:rsidR="004942E9" w:rsidRDefault="004942E9">
      <w:pPr>
        <w:pStyle w:val="CommentText"/>
      </w:pPr>
      <w:r>
        <w:rPr>
          <w:rStyle w:val="CommentReference"/>
        </w:rPr>
        <w:annotationRef/>
      </w:r>
      <w:r>
        <w:t>Not the Lord?</w:t>
      </w:r>
    </w:p>
  </w:comment>
  <w:comment w:id="1216" w:author="Windows User" w:date="2015-10-30T08:56:00Z" w:initials="WU">
    <w:p w14:paraId="3BE9EA57" w14:textId="77777777" w:rsidR="004942E9" w:rsidRDefault="004942E9">
      <w:pPr>
        <w:pStyle w:val="CommentText"/>
      </w:pPr>
      <w:r>
        <w:rPr>
          <w:rStyle w:val="CommentReference"/>
        </w:rPr>
        <w:annotationRef/>
      </w:r>
      <w:r>
        <w:t>The rest missing?</w:t>
      </w:r>
    </w:p>
  </w:comment>
  <w:comment w:id="1217" w:author="Windows User" w:date="2015-10-30T08:56:00Z" w:initials="WU">
    <w:p w14:paraId="17CFCF91" w14:textId="77777777" w:rsidR="004942E9" w:rsidRDefault="004942E9">
      <w:pPr>
        <w:pStyle w:val="CommentText"/>
      </w:pPr>
      <w:r>
        <w:rPr>
          <w:rStyle w:val="CommentReference"/>
        </w:rPr>
        <w:annotationRef/>
      </w:r>
      <w:r>
        <w:t>Completely different…</w:t>
      </w:r>
    </w:p>
  </w:comment>
  <w:comment w:id="1218" w:author="Windows User" w:date="2015-10-30T08:56:00Z" w:initials="WU">
    <w:p w14:paraId="1A5ABDDA" w14:textId="77777777" w:rsidR="004942E9" w:rsidRDefault="004942E9">
      <w:pPr>
        <w:pStyle w:val="CommentText"/>
      </w:pPr>
      <w:r>
        <w:rPr>
          <w:rStyle w:val="CommentReference"/>
        </w:rPr>
        <w:annotationRef/>
      </w:r>
      <w:r>
        <w:t>Sound or voices?</w:t>
      </w:r>
    </w:p>
  </w:comment>
  <w:comment w:id="1221" w:author="Windows User" w:date="2015-10-30T08:56:00Z" w:initials="WU">
    <w:p w14:paraId="6A684B9E" w14:textId="77777777" w:rsidR="004942E9" w:rsidRDefault="004942E9">
      <w:pPr>
        <w:pStyle w:val="CommentText"/>
      </w:pPr>
      <w:r>
        <w:rPr>
          <w:rStyle w:val="CommentReference"/>
        </w:rPr>
        <w:annotationRef/>
      </w:r>
      <w:r>
        <w:t>This one needs looking at.</w:t>
      </w:r>
    </w:p>
  </w:comment>
  <w:comment w:id="1222" w:author="Windows User" w:date="2015-10-30T08:56:00Z" w:initials="WU">
    <w:p w14:paraId="3E29D706" w14:textId="77777777" w:rsidR="004942E9" w:rsidRDefault="004942E9">
      <w:pPr>
        <w:pStyle w:val="CommentText"/>
      </w:pPr>
      <w:r>
        <w:rPr>
          <w:rStyle w:val="CommentReference"/>
        </w:rPr>
        <w:annotationRef/>
      </w:r>
      <w:r>
        <w:t>Partners?</w:t>
      </w:r>
    </w:p>
  </w:comment>
  <w:comment w:id="1227" w:author="Windows User" w:date="2015-10-30T08:56:00Z" w:initials="WU">
    <w:p w14:paraId="662AC6DC" w14:textId="77777777" w:rsidR="004942E9" w:rsidRDefault="004942E9">
      <w:pPr>
        <w:pStyle w:val="CommentText"/>
      </w:pPr>
      <w:r>
        <w:rPr>
          <w:rStyle w:val="CommentReference"/>
        </w:rPr>
        <w:annotationRef/>
      </w:r>
      <w:r>
        <w:t>What land?</w:t>
      </w:r>
    </w:p>
  </w:comment>
  <w:comment w:id="1229" w:author="Windows User" w:date="2015-10-30T08:56:00Z" w:initials="WU">
    <w:p w14:paraId="121BE348" w14:textId="77777777" w:rsidR="004942E9" w:rsidRDefault="004942E9">
      <w:pPr>
        <w:pStyle w:val="CommentText"/>
      </w:pPr>
      <w:r>
        <w:rPr>
          <w:rStyle w:val="CommentReference"/>
        </w:rPr>
        <w:annotationRef/>
      </w:r>
      <w:r>
        <w:t>Or englighten?</w:t>
      </w:r>
    </w:p>
  </w:comment>
  <w:comment w:id="1243" w:author="Windows User" w:date="2015-10-30T08:56:00Z" w:initials="WU">
    <w:p w14:paraId="52EAF036" w14:textId="77777777" w:rsidR="004942E9" w:rsidRDefault="004942E9">
      <w:pPr>
        <w:pStyle w:val="CommentText"/>
      </w:pPr>
      <w:r>
        <w:rPr>
          <w:rStyle w:val="CommentReference"/>
        </w:rPr>
        <w:annotationRef/>
      </w:r>
      <w:r>
        <w:t>What should this verse be?</w:t>
      </w:r>
    </w:p>
  </w:comment>
  <w:comment w:id="1255" w:author="Windows User" w:date="2015-10-30T08:56:00Z" w:initials="BS">
    <w:p w14:paraId="1A0E2428" w14:textId="77777777" w:rsidR="004942E9" w:rsidRDefault="004942E9">
      <w:pPr>
        <w:pStyle w:val="CommentText"/>
      </w:pPr>
      <w:r>
        <w:rPr>
          <w:rStyle w:val="CommentReference"/>
        </w:rPr>
        <w:annotationRef/>
      </w:r>
      <w:r>
        <w:t>wiles or snares?</w:t>
      </w:r>
    </w:p>
  </w:comment>
  <w:comment w:id="1257" w:author="Windows User" w:date="2015-10-30T08:56:00Z" w:initials="BS">
    <w:p w14:paraId="2B8DD286" w14:textId="77777777" w:rsidR="004942E9" w:rsidRDefault="004942E9">
      <w:pPr>
        <w:pStyle w:val="CommentText"/>
      </w:pPr>
      <w:r>
        <w:rPr>
          <w:rStyle w:val="CommentReference"/>
        </w:rPr>
        <w:annotationRef/>
      </w:r>
      <w:r>
        <w:t>I typed this Coptic... so it will have typos..</w:t>
      </w:r>
    </w:p>
  </w:comment>
  <w:comment w:id="1258" w:author="Windows User" w:date="2015-10-30T08:56:00Z" w:initials="WU">
    <w:p w14:paraId="7AD216CC" w14:textId="77777777" w:rsidR="004942E9" w:rsidRDefault="004942E9">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4942E9" w:rsidRDefault="004942E9">
      <w:pPr>
        <w:pStyle w:val="CommentText"/>
      </w:pPr>
      <w:r>
        <w:rPr>
          <w:rStyle w:val="CommentReference"/>
        </w:rPr>
        <w:annotationRef/>
      </w:r>
      <w:r>
        <w:t>omit 'be' in contemporary?</w:t>
      </w:r>
    </w:p>
  </w:comment>
  <w:comment w:id="1261" w:author="Windows User" w:date="2015-10-30T08:56:00Z" w:initials="BS">
    <w:p w14:paraId="6511FB80" w14:textId="77777777" w:rsidR="004942E9" w:rsidRDefault="004942E9">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4942E9" w:rsidRDefault="004942E9">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4942E9" w:rsidRDefault="004942E9">
      <w:pPr>
        <w:pStyle w:val="CommentText"/>
      </w:pPr>
      <w:r>
        <w:rPr>
          <w:rStyle w:val="CommentReference"/>
        </w:rPr>
        <w:annotationRef/>
      </w:r>
      <w:r>
        <w:t>ask more modern than entreat... but not quite right?</w:t>
      </w:r>
    </w:p>
  </w:comment>
  <w:comment w:id="1287" w:author="Windows User" w:date="2015-10-30T08:56:00Z" w:initials="WU">
    <w:p w14:paraId="5F20584F" w14:textId="77777777" w:rsidR="004942E9" w:rsidRDefault="004942E9">
      <w:pPr>
        <w:pStyle w:val="CommentText"/>
      </w:pPr>
      <w:r>
        <w:rPr>
          <w:rStyle w:val="CommentReference"/>
        </w:rPr>
        <w:annotationRef/>
      </w:r>
      <w:r>
        <w:t>Needs work.</w:t>
      </w:r>
    </w:p>
  </w:comment>
  <w:comment w:id="1292" w:author="Windows User" w:date="2015-10-30T08:56:00Z" w:initials="WU">
    <w:p w14:paraId="76E8B799" w14:textId="77777777" w:rsidR="004942E9" w:rsidRDefault="004942E9">
      <w:pPr>
        <w:pStyle w:val="CommentText"/>
      </w:pPr>
      <w:r>
        <w:rPr>
          <w:rStyle w:val="CommentReference"/>
        </w:rPr>
        <w:annotationRef/>
      </w:r>
      <w:r>
        <w:t>Should this be tho-out 5? Or 25?</w:t>
      </w:r>
    </w:p>
  </w:comment>
  <w:comment w:id="1299" w:author="Windows User" w:date="2015-11-11T11:06:00Z" w:initials="WU">
    <w:p w14:paraId="58D84DCF" w14:textId="77777777" w:rsidR="004942E9" w:rsidRDefault="004942E9">
      <w:pPr>
        <w:pStyle w:val="CommentText"/>
      </w:pPr>
      <w:r>
        <w:rPr>
          <w:rStyle w:val="CommentReference"/>
        </w:rPr>
        <w:annotationRef/>
      </w:r>
      <w:r>
        <w:t>Should this be last age or something?</w:t>
      </w:r>
    </w:p>
  </w:comment>
  <w:comment w:id="1301" w:author="Windows User" w:date="2015-11-11T11:00:00Z" w:initials="WU">
    <w:p w14:paraId="7D2DE752" w14:textId="77777777" w:rsidR="004942E9" w:rsidRDefault="004942E9">
      <w:pPr>
        <w:pStyle w:val="CommentText"/>
      </w:pPr>
      <w:r>
        <w:rPr>
          <w:rStyle w:val="CommentReference"/>
        </w:rPr>
        <w:annotationRef/>
      </w:r>
      <w:r>
        <w:t>This needs reviewing!</w:t>
      </w:r>
    </w:p>
  </w:comment>
  <w:comment w:id="1302" w:author="Windows User" w:date="2015-11-11T11:00:00Z" w:initials="WU">
    <w:p w14:paraId="65102EEC" w14:textId="77777777" w:rsidR="004942E9" w:rsidRDefault="004942E9">
      <w:pPr>
        <w:pStyle w:val="CommentText"/>
      </w:pPr>
      <w:r>
        <w:rPr>
          <w:rStyle w:val="CommentReference"/>
        </w:rPr>
        <w:annotationRef/>
      </w:r>
      <w:r>
        <w:t xml:space="preserve">This is probably wrong. God on high? </w:t>
      </w:r>
    </w:p>
  </w:comment>
  <w:comment w:id="1307" w:author="Windows User" w:date="2015-10-30T08:56:00Z" w:initials="WU">
    <w:p w14:paraId="38E4F092" w14:textId="77777777" w:rsidR="004942E9" w:rsidRDefault="004942E9">
      <w:pPr>
        <w:pStyle w:val="CommentText"/>
      </w:pPr>
      <w:r>
        <w:rPr>
          <w:rStyle w:val="CommentReference"/>
        </w:rPr>
        <w:annotationRef/>
      </w:r>
      <w:r>
        <w:t>Confirmed?</w:t>
      </w:r>
    </w:p>
  </w:comment>
  <w:comment w:id="1319" w:author="Windows User" w:date="2015-10-30T08:56:00Z" w:initials="WU">
    <w:p w14:paraId="41EDECE7" w14:textId="77777777" w:rsidR="004942E9" w:rsidRDefault="004942E9">
      <w:pPr>
        <w:pStyle w:val="CommentText"/>
      </w:pPr>
      <w:r>
        <w:rPr>
          <w:rStyle w:val="CommentReference"/>
        </w:rPr>
        <w:annotationRef/>
      </w:r>
      <w:r>
        <w:t>Heroes, or athletes?</w:t>
      </w:r>
    </w:p>
  </w:comment>
  <w:comment w:id="1355" w:author="Windows User" w:date="2015-10-30T08:56:00Z" w:initials="WU">
    <w:p w14:paraId="5FA627EB" w14:textId="77777777" w:rsidR="004942E9" w:rsidRDefault="004942E9">
      <w:pPr>
        <w:pStyle w:val="CommentText"/>
      </w:pPr>
      <w:r>
        <w:rPr>
          <w:rStyle w:val="CommentReference"/>
        </w:rPr>
        <w:annotationRef/>
      </w:r>
      <w:r>
        <w:t>Beasts or creatures?</w:t>
      </w:r>
    </w:p>
  </w:comment>
  <w:comment w:id="1356" w:author="Windows User" w:date="2015-10-30T08:56:00Z" w:initials="WU">
    <w:p w14:paraId="04563F96" w14:textId="77777777" w:rsidR="004942E9" w:rsidRDefault="004942E9">
      <w:pPr>
        <w:pStyle w:val="CommentText"/>
      </w:pPr>
      <w:r>
        <w:rPr>
          <w:rStyle w:val="CommentReference"/>
        </w:rPr>
        <w:annotationRef/>
      </w:r>
      <w:r>
        <w:t>Incessant? Or unceasing?</w:t>
      </w:r>
    </w:p>
  </w:comment>
  <w:comment w:id="1357" w:author="Windows User" w:date="2015-10-30T08:56:00Z" w:initials="WU">
    <w:p w14:paraId="7BD20F77" w14:textId="77777777" w:rsidR="004942E9" w:rsidRDefault="004942E9">
      <w:pPr>
        <w:pStyle w:val="CommentText"/>
      </w:pPr>
      <w:r>
        <w:rPr>
          <w:rStyle w:val="CommentReference"/>
        </w:rPr>
        <w:annotationRef/>
      </w:r>
      <w:r>
        <w:t>Flames of fire or fervent as fire?</w:t>
      </w:r>
    </w:p>
  </w:comment>
  <w:comment w:id="1364" w:author="Windows User" w:date="2015-10-30T08:56:00Z" w:initials="WU">
    <w:p w14:paraId="44A84E5A" w14:textId="77777777" w:rsidR="004942E9" w:rsidRDefault="004942E9">
      <w:pPr>
        <w:pStyle w:val="CommentText"/>
      </w:pPr>
      <w:r>
        <w:rPr>
          <w:rStyle w:val="CommentReference"/>
        </w:rPr>
        <w:annotationRef/>
      </w:r>
      <w:r>
        <w:t>Serving the Lord, or serving before the Lord?</w:t>
      </w:r>
    </w:p>
  </w:comment>
  <w:comment w:id="1379" w:author="Windows User" w:date="2015-10-30T08:56:00Z" w:initials="WU">
    <w:p w14:paraId="07D2B1EF" w14:textId="77777777" w:rsidR="004942E9" w:rsidRDefault="004942E9">
      <w:pPr>
        <w:pStyle w:val="CommentText"/>
      </w:pPr>
      <w:r>
        <w:rPr>
          <w:rStyle w:val="CommentReference"/>
        </w:rPr>
        <w:annotationRef/>
      </w:r>
      <w:r>
        <w:t>Or voice of God?</w:t>
      </w:r>
    </w:p>
  </w:comment>
  <w:comment w:id="1380" w:author="Windows User" w:date="2015-10-30T08:56:00Z" w:initials="WU">
    <w:p w14:paraId="3900CC21" w14:textId="77777777" w:rsidR="004942E9" w:rsidRDefault="004942E9">
      <w:pPr>
        <w:pStyle w:val="CommentText"/>
      </w:pPr>
      <w:r>
        <w:rPr>
          <w:rStyle w:val="CommentReference"/>
        </w:rPr>
        <w:annotationRef/>
      </w:r>
      <w:r>
        <w:t>Received or accepted?</w:t>
      </w:r>
    </w:p>
  </w:comment>
  <w:comment w:id="1387" w:author="Windows User" w:date="2015-11-06T08:39:00Z" w:initials="WU">
    <w:p w14:paraId="6EA3F191" w14:textId="77777777" w:rsidR="004942E9" w:rsidRDefault="004942E9">
      <w:pPr>
        <w:pStyle w:val="CommentText"/>
      </w:pPr>
      <w:r>
        <w:rPr>
          <w:rStyle w:val="CommentReference"/>
        </w:rPr>
        <w:annotationRef/>
      </w:r>
      <w:r>
        <w:t>Is this the right St. Theodore?</w:t>
      </w:r>
    </w:p>
  </w:comment>
  <w:comment w:id="1396" w:author="Windows User" w:date="2015-10-30T08:56:00Z" w:initials="WU">
    <w:p w14:paraId="227730E1" w14:textId="77777777" w:rsidR="004942E9" w:rsidRDefault="004942E9">
      <w:pPr>
        <w:pStyle w:val="CommentText"/>
      </w:pPr>
      <w:r>
        <w:rPr>
          <w:rStyle w:val="CommentReference"/>
        </w:rPr>
        <w:annotationRef/>
      </w:r>
      <w:r>
        <w:t>Prabios or Arabius? Doctors and physicians or physicians and well learned?</w:t>
      </w:r>
    </w:p>
  </w:comment>
  <w:comment w:id="1397" w:author="Windows User" w:date="2015-10-30T08:56:00Z" w:initials="WU">
    <w:p w14:paraId="519ADC1D" w14:textId="77777777" w:rsidR="004942E9" w:rsidRDefault="004942E9">
      <w:pPr>
        <w:pStyle w:val="CommentText"/>
      </w:pPr>
      <w:r>
        <w:rPr>
          <w:rStyle w:val="CommentReference"/>
        </w:rPr>
        <w:annotationRef/>
      </w:r>
      <w:r>
        <w:t>Building them upon the Name?</w:t>
      </w:r>
    </w:p>
  </w:comment>
  <w:comment w:id="1409" w:author="Windows User" w:date="2015-10-30T08:56:00Z" w:initials="WU">
    <w:p w14:paraId="3CFB1D1A" w14:textId="77777777" w:rsidR="004942E9" w:rsidRDefault="004942E9">
      <w:pPr>
        <w:pStyle w:val="CommentText"/>
      </w:pPr>
      <w:r>
        <w:rPr>
          <w:rStyle w:val="CommentReference"/>
        </w:rPr>
        <w:annotationRef/>
      </w:r>
      <w:r>
        <w:t>Placed or established?</w:t>
      </w:r>
    </w:p>
  </w:comment>
  <w:comment w:id="1410" w:author="Windows User" w:date="2015-10-30T08:56:00Z" w:initials="WU">
    <w:p w14:paraId="08983CC0" w14:textId="77777777" w:rsidR="004942E9" w:rsidRDefault="004942E9">
      <w:pPr>
        <w:pStyle w:val="CommentText"/>
      </w:pPr>
      <w:r>
        <w:rPr>
          <w:rStyle w:val="CommentReference"/>
        </w:rPr>
        <w:annotationRef/>
      </w:r>
      <w:r>
        <w:t>Or refused?</w:t>
      </w:r>
    </w:p>
  </w:comment>
  <w:comment w:id="1421" w:author="Windows User" w:date="2015-10-30T08:56:00Z" w:initials="WU">
    <w:p w14:paraId="535F3E1B" w14:textId="77777777" w:rsidR="004942E9" w:rsidRDefault="004942E9">
      <w:pPr>
        <w:pStyle w:val="CommentText"/>
      </w:pPr>
      <w:r>
        <w:rPr>
          <w:rStyle w:val="CommentReference"/>
        </w:rPr>
        <w:annotationRef/>
      </w:r>
      <w:r>
        <w:t>Sprung forth? Came forth? Blossomed?</w:t>
      </w:r>
    </w:p>
  </w:comment>
  <w:comment w:id="1439" w:author="Windows User" w:date="2015-10-30T08:56:00Z" w:initials="BS">
    <w:p w14:paraId="07DE8008" w14:textId="77777777" w:rsidR="004942E9" w:rsidRDefault="004942E9">
      <w:pPr>
        <w:pStyle w:val="CommentText"/>
      </w:pPr>
      <w:r>
        <w:rPr>
          <w:rStyle w:val="CommentReference"/>
        </w:rPr>
        <w:annotationRef/>
      </w:r>
      <w:r>
        <w:t>what does this mean?</w:t>
      </w:r>
    </w:p>
  </w:comment>
  <w:comment w:id="1440" w:author="Windows User" w:date="2015-10-30T08:56:00Z" w:initials="BS">
    <w:p w14:paraId="7DE26DCC" w14:textId="77777777" w:rsidR="004942E9" w:rsidRDefault="004942E9">
      <w:pPr>
        <w:pStyle w:val="CommentText"/>
      </w:pPr>
      <w:r>
        <w:rPr>
          <w:rStyle w:val="CommentReference"/>
        </w:rPr>
        <w:annotationRef/>
      </w:r>
      <w:r>
        <w:t>announced or proclaimed?</w:t>
      </w:r>
    </w:p>
  </w:comment>
  <w:comment w:id="1444" w:author="Windows User" w:date="2015-10-30T08:56:00Z" w:initials="WU">
    <w:p w14:paraId="729B2278" w14:textId="77777777" w:rsidR="004942E9" w:rsidRDefault="004942E9">
      <w:pPr>
        <w:pStyle w:val="CommentText"/>
      </w:pPr>
      <w:r>
        <w:rPr>
          <w:rStyle w:val="CommentReference"/>
        </w:rPr>
        <w:annotationRef/>
      </w:r>
      <w:r>
        <w:t>?</w:t>
      </w:r>
    </w:p>
  </w:comment>
  <w:comment w:id="1445" w:author="Windows User" w:date="2015-10-30T08:56:00Z" w:initials="WU">
    <w:p w14:paraId="44863D12" w14:textId="77777777" w:rsidR="004942E9" w:rsidRDefault="004942E9">
      <w:pPr>
        <w:pStyle w:val="CommentText"/>
      </w:pPr>
      <w:r>
        <w:rPr>
          <w:rStyle w:val="CommentReference"/>
        </w:rPr>
        <w:annotationRef/>
      </w:r>
      <w:r>
        <w:t>Bride, no, not bridegroom?</w:t>
      </w:r>
    </w:p>
  </w:comment>
  <w:comment w:id="1448" w:author="Windows User" w:date="2015-10-30T08:56:00Z" w:initials="WU">
    <w:p w14:paraId="6CE1AF88" w14:textId="77777777" w:rsidR="004942E9" w:rsidRDefault="004942E9">
      <w:pPr>
        <w:pStyle w:val="CommentText"/>
      </w:pPr>
      <w:r>
        <w:rPr>
          <w:rStyle w:val="CommentReference"/>
        </w:rPr>
        <w:annotationRef/>
      </w:r>
      <w:r>
        <w:t>Return?</w:t>
      </w:r>
    </w:p>
  </w:comment>
  <w:comment w:id="1449" w:author="Windows User" w:date="2015-10-30T08:56:00Z" w:initials="WU">
    <w:p w14:paraId="2917E600" w14:textId="77777777" w:rsidR="004942E9" w:rsidRDefault="004942E9">
      <w:pPr>
        <w:pStyle w:val="CommentText"/>
      </w:pPr>
      <w:r>
        <w:rPr>
          <w:rStyle w:val="CommentReference"/>
        </w:rPr>
        <w:annotationRef/>
      </w:r>
      <w:r>
        <w:t>Establishment? Building up?</w:t>
      </w:r>
    </w:p>
  </w:comment>
  <w:comment w:id="1451" w:author="Windows User" w:date="2015-10-30T08:56:00Z" w:initials="WU">
    <w:p w14:paraId="14DF4F91" w14:textId="77777777" w:rsidR="004942E9" w:rsidRDefault="004942E9">
      <w:pPr>
        <w:pStyle w:val="CommentText"/>
      </w:pPr>
      <w:r>
        <w:rPr>
          <w:rStyle w:val="CommentReference"/>
        </w:rPr>
        <w:annotationRef/>
      </w:r>
      <w:r>
        <w:t>Heavenly evangelist? Good tidings? Glad tidings? Good news?</w:t>
      </w:r>
    </w:p>
  </w:comment>
  <w:comment w:id="1452" w:author="Windows User" w:date="2015-10-30T08:56:00Z" w:initials="WU">
    <w:p w14:paraId="55FC1EAE" w14:textId="77777777" w:rsidR="004942E9" w:rsidRDefault="004942E9">
      <w:pPr>
        <w:pStyle w:val="CommentText"/>
      </w:pPr>
      <w:r>
        <w:rPr>
          <w:rStyle w:val="CommentReference"/>
        </w:rPr>
        <w:annotationRef/>
      </w:r>
      <w:r>
        <w:t>I don’t see “the Lord is with you” in the Coptic</w:t>
      </w:r>
    </w:p>
    <w:p w14:paraId="4431CB1C" w14:textId="77777777" w:rsidR="004942E9" w:rsidRDefault="004942E9">
      <w:pPr>
        <w:pStyle w:val="CommentText"/>
      </w:pPr>
    </w:p>
  </w:comment>
  <w:comment w:id="1453" w:author="Windows User" w:date="2015-10-30T08:56:00Z" w:initials="WU">
    <w:p w14:paraId="4549B91A" w14:textId="77777777" w:rsidR="004942E9" w:rsidRDefault="004942E9">
      <w:pPr>
        <w:pStyle w:val="CommentText"/>
      </w:pPr>
      <w:r>
        <w:rPr>
          <w:rStyle w:val="CommentReference"/>
        </w:rPr>
        <w:annotationRef/>
      </w:r>
      <w:r>
        <w:t>Heavenly herald of Good News?</w:t>
      </w:r>
    </w:p>
    <w:p w14:paraId="384F02AC" w14:textId="77777777" w:rsidR="004942E9" w:rsidRDefault="004942E9">
      <w:pPr>
        <w:pStyle w:val="CommentText"/>
      </w:pPr>
    </w:p>
  </w:comment>
  <w:comment w:id="1462" w:author="Windows User" w:date="2015-10-30T08:56:00Z" w:initials="WU">
    <w:p w14:paraId="4A264D5C" w14:textId="77777777" w:rsidR="004942E9" w:rsidRDefault="004942E9">
      <w:pPr>
        <w:pStyle w:val="CommentText"/>
      </w:pPr>
      <w:r>
        <w:rPr>
          <w:rStyle w:val="CommentReference"/>
        </w:rPr>
        <w:annotationRef/>
      </w:r>
      <w:r>
        <w:t>I think we’re doing holy for ethowab, but saint for agios… open to discussion though.</w:t>
      </w:r>
    </w:p>
  </w:comment>
  <w:comment w:id="1493" w:author="Windows User" w:date="2015-10-30T08:56:00Z" w:initials="BS">
    <w:p w14:paraId="20FFD670" w14:textId="77777777" w:rsidR="004942E9" w:rsidRDefault="004942E9" w:rsidP="006A0382">
      <w:pPr>
        <w:pStyle w:val="CommentText"/>
      </w:pPr>
      <w:r>
        <w:rPr>
          <w:rStyle w:val="CommentReference"/>
        </w:rPr>
        <w:annotationRef/>
      </w:r>
      <w:r>
        <w:t>theotokos, not mav em ef Nooti</w:t>
      </w:r>
    </w:p>
  </w:comment>
  <w:comment w:id="1498" w:author="Windows User" w:date="2015-10-30T08:56:00Z" w:initials="WU">
    <w:p w14:paraId="3A72AA33" w14:textId="77777777" w:rsidR="004942E9" w:rsidRDefault="004942E9">
      <w:pPr>
        <w:pStyle w:val="CommentText"/>
      </w:pPr>
      <w:r>
        <w:rPr>
          <w:rStyle w:val="CommentReference"/>
        </w:rPr>
        <w:annotationRef/>
      </w:r>
      <w:r>
        <w:t>Redeemed?</w:t>
      </w:r>
    </w:p>
  </w:comment>
  <w:comment w:id="1499" w:author="Windows User" w:date="2015-10-30T08:56:00Z" w:initials="WU">
    <w:p w14:paraId="5BF82FF5" w14:textId="77777777" w:rsidR="004942E9" w:rsidRDefault="004942E9">
      <w:pPr>
        <w:pStyle w:val="CommentText"/>
      </w:pPr>
      <w:r>
        <w:rPr>
          <w:rStyle w:val="CommentReference"/>
        </w:rPr>
        <w:annotationRef/>
      </w:r>
      <w:r>
        <w:t>For? So?</w:t>
      </w:r>
    </w:p>
  </w:comment>
  <w:comment w:id="1504" w:author="Windows User" w:date="2015-10-30T08:56:00Z" w:initials="WU">
    <w:p w14:paraId="5B54A424" w14:textId="77777777" w:rsidR="004942E9" w:rsidRDefault="004942E9">
      <w:pPr>
        <w:pStyle w:val="CommentText"/>
      </w:pPr>
      <w:r>
        <w:rPr>
          <w:rStyle w:val="CommentReference"/>
        </w:rPr>
        <w:annotationRef/>
      </w:r>
      <w:r>
        <w:t>Or did shine and did illuminate</w:t>
      </w:r>
    </w:p>
  </w:comment>
  <w:comment w:id="1505" w:author="Windows User" w:date="2015-10-30T08:56:00Z" w:initials="WU">
    <w:p w14:paraId="5929E69F" w14:textId="77777777" w:rsidR="004942E9" w:rsidRDefault="004942E9">
      <w:pPr>
        <w:pStyle w:val="CommentText"/>
      </w:pPr>
      <w:r>
        <w:rPr>
          <w:rStyle w:val="CommentReference"/>
        </w:rPr>
        <w:annotationRef/>
      </w:r>
      <w:r>
        <w:t>What should this verse be?</w:t>
      </w:r>
    </w:p>
  </w:comment>
  <w:comment w:id="1506" w:author="Windows User" w:date="2015-10-30T08:56:00Z" w:initials="WU">
    <w:p w14:paraId="37815108" w14:textId="77777777" w:rsidR="004942E9" w:rsidRDefault="004942E9">
      <w:pPr>
        <w:pStyle w:val="CommentText"/>
      </w:pPr>
      <w:r>
        <w:rPr>
          <w:rStyle w:val="CommentReference"/>
        </w:rPr>
        <w:annotationRef/>
      </w:r>
      <w:r>
        <w:t>Uhm… does this mean something else, because saying the seal of the door Ezekiel saw was raised seems really bad …</w:t>
      </w:r>
    </w:p>
  </w:comment>
  <w:comment w:id="1507" w:author="Windows User" w:date="2015-10-30T08:56:00Z" w:initials="WU">
    <w:p w14:paraId="770E6FA0" w14:textId="77777777" w:rsidR="004942E9" w:rsidRDefault="004942E9">
      <w:pPr>
        <w:pStyle w:val="CommentText"/>
      </w:pPr>
      <w:r>
        <w:rPr>
          <w:rStyle w:val="CommentReference"/>
        </w:rPr>
        <w:annotationRef/>
      </w:r>
      <w:r>
        <w:t>Who?</w:t>
      </w:r>
    </w:p>
  </w:comment>
  <w:comment w:id="1508" w:author="Windows User" w:date="2015-10-30T08:56:00Z" w:initials="WU">
    <w:p w14:paraId="7FDD5784" w14:textId="77777777" w:rsidR="004942E9" w:rsidRDefault="004942E9">
      <w:pPr>
        <w:pStyle w:val="CommentText"/>
      </w:pPr>
      <w:r>
        <w:rPr>
          <w:rStyle w:val="CommentReference"/>
        </w:rPr>
        <w:annotationRef/>
      </w:r>
      <w:r>
        <w:t>Different adjective</w:t>
      </w:r>
    </w:p>
  </w:comment>
  <w:comment w:id="1509" w:author="Windows User" w:date="2015-10-30T08:56:00Z" w:initials="WU">
    <w:p w14:paraId="69734FAC" w14:textId="77777777" w:rsidR="004942E9" w:rsidRDefault="004942E9">
      <w:pPr>
        <w:pStyle w:val="CommentText"/>
      </w:pPr>
      <w:r>
        <w:rPr>
          <w:rStyle w:val="CommentReference"/>
        </w:rPr>
        <w:annotationRef/>
      </w:r>
      <w:r>
        <w:t>Sickness?</w:t>
      </w:r>
    </w:p>
  </w:comment>
  <w:comment w:id="1512" w:author="Windows User" w:date="2015-10-30T08:56:00Z" w:initials="BS">
    <w:p w14:paraId="07C468E8" w14:textId="77777777" w:rsidR="004942E9" w:rsidRDefault="004942E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15" w:author="Windows User" w:date="2015-10-30T08:56:00Z" w:initials="WU">
    <w:p w14:paraId="14F94395" w14:textId="77777777" w:rsidR="004942E9" w:rsidRDefault="004942E9">
      <w:pPr>
        <w:pStyle w:val="CommentText"/>
      </w:pPr>
      <w:r>
        <w:rPr>
          <w:rStyle w:val="CommentReference"/>
        </w:rPr>
        <w:annotationRef/>
      </w:r>
      <w:r>
        <w:t>What?</w:t>
      </w:r>
    </w:p>
  </w:comment>
  <w:comment w:id="1524" w:author="Windows User" w:date="2015-10-30T08:56:00Z" w:initials="WU">
    <w:p w14:paraId="39A2608E" w14:textId="77777777" w:rsidR="004942E9" w:rsidRDefault="004942E9">
      <w:pPr>
        <w:pStyle w:val="CommentText"/>
      </w:pPr>
      <w:r>
        <w:rPr>
          <w:rStyle w:val="CommentReference"/>
        </w:rPr>
        <w:annotationRef/>
      </w:r>
    </w:p>
  </w:comment>
  <w:comment w:id="1536" w:author="Windows User" w:date="2015-10-30T08:56:00Z" w:initials="WU">
    <w:p w14:paraId="255EEE9F" w14:textId="77777777" w:rsidR="004942E9" w:rsidRDefault="004942E9">
      <w:pPr>
        <w:pStyle w:val="CommentText"/>
      </w:pPr>
      <w:r>
        <w:rPr>
          <w:rStyle w:val="CommentReference"/>
        </w:rPr>
        <w:annotationRef/>
      </w:r>
      <w:r>
        <w:t>Is abouna going by a different version of the Coptic?</w:t>
      </w:r>
    </w:p>
    <w:p w14:paraId="45F504BB" w14:textId="77777777" w:rsidR="004942E9" w:rsidRDefault="004942E9">
      <w:pPr>
        <w:pStyle w:val="CommentText"/>
      </w:pPr>
    </w:p>
  </w:comment>
  <w:comment w:id="1538" w:author="Windows User" w:date="2015-10-30T08:56:00Z" w:initials="WU">
    <w:p w14:paraId="63C351E6" w14:textId="77777777" w:rsidR="004942E9" w:rsidRDefault="004942E9">
      <w:pPr>
        <w:pStyle w:val="CommentText"/>
      </w:pPr>
      <w:r>
        <w:rPr>
          <w:rStyle w:val="CommentReference"/>
        </w:rPr>
        <w:annotationRef/>
      </w:r>
      <w:r>
        <w:t>Praise and victory doesn’t make sense.</w:t>
      </w:r>
    </w:p>
  </w:comment>
  <w:comment w:id="1540" w:author="Windows User" w:date="2015-10-30T08:56:00Z" w:initials="WU">
    <w:p w14:paraId="5729C7D5" w14:textId="77777777" w:rsidR="004942E9" w:rsidRDefault="004942E9">
      <w:pPr>
        <w:pStyle w:val="CommentText"/>
      </w:pPr>
      <w:r>
        <w:rPr>
          <w:rStyle w:val="CommentReference"/>
        </w:rPr>
        <w:annotationRef/>
      </w:r>
      <w:r>
        <w:t>Godhead?</w:t>
      </w:r>
    </w:p>
  </w:comment>
  <w:comment w:id="1550" w:author="Windows User" w:date="2015-10-30T08:56:00Z" w:initials="WU">
    <w:p w14:paraId="78E42A11" w14:textId="77777777" w:rsidR="004942E9" w:rsidRDefault="004942E9">
      <w:pPr>
        <w:pStyle w:val="CommentText"/>
      </w:pPr>
      <w:r>
        <w:rPr>
          <w:rStyle w:val="CommentReference"/>
        </w:rPr>
        <w:annotationRef/>
      </w:r>
      <w:r>
        <w:t>Establish?</w:t>
      </w:r>
    </w:p>
  </w:comment>
  <w:comment w:id="1551" w:author="Windows User" w:date="2015-10-30T08:56:00Z" w:initials="WU">
    <w:p w14:paraId="642EB965" w14:textId="77777777" w:rsidR="004942E9" w:rsidRDefault="004942E9">
      <w:pPr>
        <w:pStyle w:val="CommentText"/>
      </w:pPr>
      <w:r>
        <w:rPr>
          <w:rStyle w:val="CommentReference"/>
        </w:rPr>
        <w:annotationRef/>
      </w:r>
      <w:r>
        <w:t>Check another source… missing puncuation</w:t>
      </w:r>
    </w:p>
  </w:comment>
  <w:comment w:id="1552" w:author="Windows User" w:date="2015-10-30T08:56:00Z" w:initials="WU">
    <w:p w14:paraId="6F8B5532" w14:textId="77777777" w:rsidR="004942E9" w:rsidRDefault="004942E9">
      <w:pPr>
        <w:pStyle w:val="CommentText"/>
      </w:pPr>
      <w:r>
        <w:rPr>
          <w:rStyle w:val="CommentReference"/>
        </w:rPr>
        <w:annotationRef/>
      </w:r>
      <w:r>
        <w:t>Worked?</w:t>
      </w:r>
    </w:p>
  </w:comment>
  <w:comment w:id="1553" w:author="Windows User" w:date="2015-10-30T08:56:00Z" w:initials="WU">
    <w:p w14:paraId="4F504285" w14:textId="77777777" w:rsidR="004942E9" w:rsidRDefault="004942E9">
      <w:pPr>
        <w:pStyle w:val="CommentText"/>
      </w:pPr>
      <w:r>
        <w:rPr>
          <w:rStyle w:val="CommentReference"/>
        </w:rPr>
        <w:annotationRef/>
      </w:r>
      <w:r>
        <w:t>Thrice holy or Trisagion?</w:t>
      </w:r>
    </w:p>
  </w:comment>
  <w:comment w:id="1555" w:author="Windows User" w:date="2015-10-30T08:56:00Z" w:initials="WU">
    <w:p w14:paraId="5514BCC2" w14:textId="77777777" w:rsidR="004942E9" w:rsidRPr="00745B45" w:rsidRDefault="004942E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56" w:author="Windows User" w:date="2015-10-30T08:56:00Z" w:initials="WU">
    <w:p w14:paraId="179A5384" w14:textId="77777777" w:rsidR="004942E9" w:rsidRDefault="004942E9">
      <w:pPr>
        <w:pStyle w:val="CommentText"/>
      </w:pPr>
      <w:r>
        <w:rPr>
          <w:rStyle w:val="CommentReference"/>
        </w:rPr>
        <w:annotationRef/>
      </w:r>
      <w:r>
        <w:t>Right translation?</w:t>
      </w:r>
    </w:p>
  </w:comment>
  <w:comment w:id="1558" w:author="Windows User" w:date="2015-10-30T08:56:00Z" w:initials="WU">
    <w:p w14:paraId="1682BE28" w14:textId="77777777" w:rsidR="004942E9" w:rsidRDefault="004942E9">
      <w:pPr>
        <w:pStyle w:val="CommentText"/>
      </w:pPr>
      <w:r>
        <w:rPr>
          <w:rStyle w:val="CommentReference"/>
        </w:rPr>
        <w:annotationRef/>
      </w:r>
      <w:r>
        <w:t>What does this mean?</w:t>
      </w:r>
    </w:p>
  </w:comment>
  <w:comment w:id="1559" w:author="Windows User" w:date="2015-10-30T08:56:00Z" w:initials="WU">
    <w:p w14:paraId="30C5B7C9" w14:textId="77777777" w:rsidR="004942E9" w:rsidRDefault="004942E9">
      <w:pPr>
        <w:pStyle w:val="CommentText"/>
      </w:pPr>
      <w:r>
        <w:rPr>
          <w:rStyle w:val="CommentReference"/>
        </w:rPr>
        <w:annotationRef/>
      </w:r>
      <w:r>
        <w:t>To the end?</w:t>
      </w:r>
    </w:p>
  </w:comment>
  <w:comment w:id="1564" w:author="Windows User" w:date="2015-10-30T08:56:00Z" w:initials="WU">
    <w:p w14:paraId="2C2856CA" w14:textId="77777777" w:rsidR="004942E9" w:rsidRDefault="004942E9">
      <w:pPr>
        <w:pStyle w:val="CommentText"/>
      </w:pPr>
      <w:r>
        <w:rPr>
          <w:rStyle w:val="CommentReference"/>
        </w:rPr>
        <w:annotationRef/>
      </w:r>
      <w:r>
        <w:t>Or freedom?</w:t>
      </w:r>
    </w:p>
  </w:comment>
  <w:comment w:id="1565" w:author="Windows User" w:date="2015-10-30T08:56:00Z" w:initials="WU">
    <w:p w14:paraId="229642C6" w14:textId="77777777" w:rsidR="004942E9" w:rsidRDefault="004942E9">
      <w:pPr>
        <w:pStyle w:val="CommentText"/>
      </w:pPr>
      <w:r>
        <w:rPr>
          <w:rStyle w:val="CommentReference"/>
        </w:rPr>
        <w:annotationRef/>
      </w:r>
      <w:r>
        <w:t>Or establish?</w:t>
      </w:r>
    </w:p>
  </w:comment>
  <w:comment w:id="1573" w:author="Windows User" w:date="2015-10-30T08:56:00Z" w:initials="WU">
    <w:p w14:paraId="798C7307" w14:textId="77777777" w:rsidR="004942E9" w:rsidRDefault="004942E9">
      <w:pPr>
        <w:pStyle w:val="CommentText"/>
      </w:pPr>
      <w:r>
        <w:rPr>
          <w:rStyle w:val="CommentReference"/>
        </w:rPr>
        <w:annotationRef/>
      </w:r>
      <w:r>
        <w:t>Is this the correct date?</w:t>
      </w:r>
    </w:p>
  </w:comment>
  <w:comment w:id="1677" w:author="Windows User" w:date="2015-10-30T08:56:00Z" w:initials="WU">
    <w:p w14:paraId="1C25D03A" w14:textId="77777777" w:rsidR="004942E9" w:rsidRDefault="004942E9">
      <w:pPr>
        <w:pStyle w:val="CommentText"/>
      </w:pPr>
      <w:r>
        <w:rPr>
          <w:rStyle w:val="CommentReference"/>
        </w:rPr>
        <w:annotationRef/>
      </w:r>
      <w:r>
        <w:t>Can this be reworded?</w:t>
      </w:r>
    </w:p>
  </w:comment>
  <w:comment w:id="1679" w:author="Windows User" w:date="2015-10-30T08:56:00Z" w:initials="WU">
    <w:p w14:paraId="71B1FE22" w14:textId="77777777" w:rsidR="004942E9" w:rsidRDefault="004942E9">
      <w:pPr>
        <w:pStyle w:val="CommentText"/>
      </w:pPr>
      <w:r>
        <w:rPr>
          <w:rStyle w:val="CommentReference"/>
        </w:rPr>
        <w:annotationRef/>
      </w:r>
      <w:r>
        <w:t>Check other books for alternate word here.</w:t>
      </w:r>
    </w:p>
  </w:comment>
  <w:comment w:id="1680" w:author="Windows User" w:date="2015-10-30T08:56:00Z" w:initials="WU">
    <w:p w14:paraId="546F5FFA" w14:textId="77777777" w:rsidR="004942E9" w:rsidRDefault="004942E9">
      <w:pPr>
        <w:pStyle w:val="CommentText"/>
      </w:pPr>
      <w:r>
        <w:rPr>
          <w:rStyle w:val="CommentReference"/>
        </w:rPr>
        <w:annotationRef/>
      </w:r>
      <w:r>
        <w:t>Nations or peoples?</w:t>
      </w:r>
    </w:p>
  </w:comment>
  <w:comment w:id="1681" w:author="Windows User" w:date="2015-10-30T08:56:00Z" w:initials="WU">
    <w:p w14:paraId="4FC1DCF3" w14:textId="77777777" w:rsidR="004942E9" w:rsidRDefault="004942E9">
      <w:pPr>
        <w:pStyle w:val="CommentText"/>
      </w:pPr>
      <w:r>
        <w:rPr>
          <w:rStyle w:val="CommentReference"/>
        </w:rPr>
        <w:annotationRef/>
      </w:r>
      <w:r>
        <w:t>Burned or consumed?</w:t>
      </w:r>
    </w:p>
  </w:comment>
  <w:comment w:id="1682" w:author="Windows User" w:date="2015-10-30T08:56:00Z" w:initials="WU">
    <w:p w14:paraId="5B463C07" w14:textId="77777777" w:rsidR="004942E9" w:rsidRDefault="004942E9">
      <w:pPr>
        <w:pStyle w:val="CommentText"/>
      </w:pPr>
      <w:r>
        <w:rPr>
          <w:rStyle w:val="CommentReference"/>
        </w:rPr>
        <w:annotationRef/>
      </w:r>
      <w:r>
        <w:t>?</w:t>
      </w:r>
    </w:p>
  </w:comment>
  <w:comment w:id="1683" w:author="Windows User" w:date="2015-10-30T08:56:00Z" w:initials="WU">
    <w:p w14:paraId="3079CC02" w14:textId="77777777" w:rsidR="004942E9" w:rsidRPr="00745B45" w:rsidRDefault="004942E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95" w:author="Windows User" w:date="2015-10-30T08:56:00Z" w:initials="WU">
    <w:p w14:paraId="4B943F0B" w14:textId="77777777" w:rsidR="004942E9" w:rsidRDefault="004942E9">
      <w:pPr>
        <w:pStyle w:val="CommentText"/>
      </w:pPr>
      <w:r>
        <w:rPr>
          <w:rStyle w:val="CommentReference"/>
        </w:rPr>
        <w:annotationRef/>
      </w:r>
      <w:r>
        <w:t>Synaxarium has St. James dying twice… likely one of them should be St. John!</w:t>
      </w:r>
    </w:p>
  </w:comment>
  <w:comment w:id="1730" w:author="Windows User" w:date="2015-10-30T08:56:00Z" w:initials="WU">
    <w:p w14:paraId="11436C6E" w14:textId="77777777" w:rsidR="004942E9" w:rsidRDefault="004942E9">
      <w:pPr>
        <w:pStyle w:val="CommentText"/>
      </w:pPr>
      <w:r>
        <w:rPr>
          <w:rStyle w:val="CommentReference"/>
        </w:rPr>
        <w:annotationRef/>
      </w:r>
      <w:r>
        <w:t>Ramez says print synacarium may have him in july</w:t>
      </w:r>
    </w:p>
  </w:comment>
  <w:comment w:id="1745" w:author="Windows User" w:date="2015-10-30T08:56:00Z" w:initials="WU">
    <w:p w14:paraId="62A36CDC" w14:textId="77777777" w:rsidR="004942E9" w:rsidRDefault="004942E9">
      <w:pPr>
        <w:pStyle w:val="CommentText"/>
      </w:pPr>
      <w:r>
        <w:rPr>
          <w:rStyle w:val="CommentReference"/>
        </w:rPr>
        <w:annotationRef/>
      </w:r>
      <w:r>
        <w:t>Approached? What does this vs mean?</w:t>
      </w:r>
    </w:p>
  </w:comment>
  <w:comment w:id="1746" w:author="Windows User" w:date="2015-10-30T08:56:00Z" w:initials="WU">
    <w:p w14:paraId="329416E7" w14:textId="77777777" w:rsidR="004942E9" w:rsidRPr="00745B45" w:rsidRDefault="004942E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52" w:author="Windows User" w:date="2015-10-30T08:56:00Z" w:initials="WU">
    <w:p w14:paraId="763F73BB" w14:textId="77777777" w:rsidR="004942E9" w:rsidRDefault="004942E9">
      <w:pPr>
        <w:pStyle w:val="CommentText"/>
      </w:pPr>
      <w:r>
        <w:rPr>
          <w:rStyle w:val="CommentReference"/>
        </w:rPr>
        <w:annotationRef/>
      </w:r>
      <w:r>
        <w:t>Thoughts?</w:t>
      </w:r>
    </w:p>
  </w:comment>
  <w:comment w:id="1773" w:author="Windows User" w:date="2015-10-30T08:56:00Z" w:initials="WU">
    <w:p w14:paraId="7B47C8A3" w14:textId="77777777" w:rsidR="004942E9" w:rsidRDefault="004942E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74" w:author="Windows User" w:date="2015-10-30T08:56:00Z" w:initials="WU">
    <w:p w14:paraId="113233AB" w14:textId="77777777" w:rsidR="004942E9" w:rsidRDefault="004942E9">
      <w:pPr>
        <w:pStyle w:val="CommentText"/>
      </w:pPr>
      <w:r>
        <w:rPr>
          <w:rStyle w:val="CommentReference"/>
        </w:rPr>
        <w:annotationRef/>
      </w:r>
      <w:r>
        <w:t>Sound or voices?</w:t>
      </w:r>
    </w:p>
  </w:comment>
  <w:comment w:id="1810" w:author="Windows User" w:date="2015-10-30T08:56:00Z" w:initials="WU">
    <w:p w14:paraId="0BE9113A" w14:textId="77777777" w:rsidR="004942E9" w:rsidRDefault="004942E9">
      <w:pPr>
        <w:pStyle w:val="CommentText"/>
      </w:pPr>
      <w:r>
        <w:rPr>
          <w:rStyle w:val="CommentReference"/>
        </w:rPr>
        <w:annotationRef/>
      </w:r>
      <w:r>
        <w:t>Completely different.</w:t>
      </w:r>
    </w:p>
  </w:comment>
  <w:comment w:id="1811" w:author="Windows User" w:date="2015-10-30T08:56:00Z" w:initials="WU">
    <w:p w14:paraId="074682DD" w14:textId="77777777" w:rsidR="004942E9" w:rsidRDefault="004942E9">
      <w:pPr>
        <w:pStyle w:val="CommentText"/>
      </w:pPr>
      <w:r>
        <w:rPr>
          <w:rStyle w:val="CommentReference"/>
        </w:rPr>
        <w:annotationRef/>
      </w:r>
      <w:r>
        <w:t>With or in?</w:t>
      </w:r>
    </w:p>
  </w:comment>
  <w:comment w:id="1812" w:author="Windows User" w:date="2015-10-30T08:56:00Z" w:initials="WU">
    <w:p w14:paraId="371712E1" w14:textId="77777777" w:rsidR="004942E9" w:rsidRDefault="004942E9">
      <w:pPr>
        <w:pStyle w:val="CommentText"/>
      </w:pPr>
      <w:r>
        <w:rPr>
          <w:rStyle w:val="CommentReference"/>
        </w:rPr>
        <w:annotationRef/>
      </w:r>
    </w:p>
  </w:comment>
  <w:comment w:id="1813" w:author="Windows User" w:date="2015-10-30T08:56:00Z" w:initials="WU">
    <w:p w14:paraId="0B3C1D3B" w14:textId="77777777" w:rsidR="004942E9" w:rsidRDefault="004942E9">
      <w:pPr>
        <w:pStyle w:val="CommentText"/>
      </w:pPr>
      <w:r>
        <w:rPr>
          <w:rStyle w:val="CommentReference"/>
        </w:rPr>
        <w:annotationRef/>
      </w:r>
      <w:r>
        <w:t>Sound or voice?</w:t>
      </w:r>
    </w:p>
  </w:comment>
  <w:comment w:id="1815" w:author="Windows User" w:date="2015-10-30T08:56:00Z" w:initials="WU">
    <w:p w14:paraId="1C3A0B98" w14:textId="77777777" w:rsidR="004942E9" w:rsidRDefault="004942E9">
      <w:pPr>
        <w:pStyle w:val="CommentText"/>
      </w:pPr>
      <w:r>
        <w:rPr>
          <w:rStyle w:val="CommentReference"/>
        </w:rPr>
        <w:annotationRef/>
      </w:r>
      <w:r>
        <w:t>Open to suggetions.</w:t>
      </w:r>
    </w:p>
  </w:comment>
  <w:comment w:id="1816" w:author="Windows User" w:date="2015-10-30T08:56:00Z" w:initials="WU">
    <w:p w14:paraId="79DB91AB" w14:textId="77777777" w:rsidR="004942E9" w:rsidRDefault="004942E9">
      <w:pPr>
        <w:pStyle w:val="CommentText"/>
      </w:pPr>
      <w:r>
        <w:rPr>
          <w:rStyle w:val="CommentReference"/>
        </w:rPr>
        <w:annotationRef/>
      </w:r>
      <w:r>
        <w:t>Before?</w:t>
      </w:r>
    </w:p>
  </w:comment>
  <w:comment w:id="1817" w:author="Windows User" w:date="2015-10-30T08:56:00Z" w:initials="WU">
    <w:p w14:paraId="777049F3" w14:textId="77777777" w:rsidR="004942E9" w:rsidRDefault="004942E9">
      <w:pPr>
        <w:pStyle w:val="CommentText"/>
      </w:pPr>
      <w:r>
        <w:rPr>
          <w:rStyle w:val="CommentReference"/>
        </w:rPr>
        <w:annotationRef/>
      </w:r>
      <w:r>
        <w:t>Nations?</w:t>
      </w:r>
    </w:p>
  </w:comment>
  <w:comment w:id="1818" w:author="Windows User" w:date="2015-10-30T08:56:00Z" w:initials="WU">
    <w:p w14:paraId="29D1E0CC" w14:textId="77777777" w:rsidR="004942E9" w:rsidRDefault="004942E9">
      <w:pPr>
        <w:pStyle w:val="CommentText"/>
      </w:pPr>
      <w:r>
        <w:rPr>
          <w:rStyle w:val="CommentReference"/>
        </w:rPr>
        <w:annotationRef/>
      </w:r>
      <w:r>
        <w:t>?</w:t>
      </w:r>
    </w:p>
  </w:comment>
  <w:comment w:id="1858" w:author="Windows User" w:date="2015-10-30T08:56:00Z" w:initials="WU">
    <w:p w14:paraId="73A9ACC7" w14:textId="77777777" w:rsidR="004942E9" w:rsidRDefault="004942E9">
      <w:pPr>
        <w:pStyle w:val="CommentText"/>
      </w:pPr>
      <w:r>
        <w:rPr>
          <w:rStyle w:val="CommentReference"/>
        </w:rPr>
        <w:annotationRef/>
      </w:r>
      <w:r>
        <w:t>?</w:t>
      </w:r>
    </w:p>
  </w:comment>
  <w:comment w:id="1867" w:author="Windows User" w:date="2015-10-30T08:56:00Z" w:initials="WU">
    <w:p w14:paraId="4F5630C0" w14:textId="77777777" w:rsidR="004942E9" w:rsidRDefault="004942E9">
      <w:pPr>
        <w:pStyle w:val="CommentText"/>
      </w:pPr>
      <w:r>
        <w:rPr>
          <w:rStyle w:val="CommentReference"/>
        </w:rPr>
        <w:annotationRef/>
      </w:r>
      <w:r>
        <w:t>Abba Noub, abanoub, Apa Noub, Apnoub?</w:t>
      </w:r>
    </w:p>
  </w:comment>
  <w:comment w:id="1868" w:author="Windows User" w:date="2015-10-30T08:56:00Z" w:initials="WU">
    <w:p w14:paraId="3899034D" w14:textId="77777777" w:rsidR="004942E9" w:rsidRDefault="004942E9">
      <w:pPr>
        <w:pStyle w:val="CommentText"/>
      </w:pPr>
      <w:r>
        <w:rPr>
          <w:rStyle w:val="CommentReference"/>
        </w:rPr>
        <w:annotationRef/>
      </w:r>
      <w:r>
        <w:t>Upright, or orthodox?</w:t>
      </w:r>
    </w:p>
  </w:comment>
  <w:comment w:id="1877" w:author="Windows User" w:date="2015-10-30T08:56:00Z" w:initials="WU">
    <w:p w14:paraId="61207ABC" w14:textId="77777777" w:rsidR="004942E9" w:rsidRDefault="004942E9">
      <w:pPr>
        <w:pStyle w:val="CommentText"/>
      </w:pPr>
      <w:r>
        <w:rPr>
          <w:rStyle w:val="CommentReference"/>
        </w:rPr>
        <w:annotationRef/>
      </w:r>
      <w:r>
        <w:t>Are we going with ti agia = saint and ti ethowab = the holy?</w:t>
      </w:r>
    </w:p>
  </w:comment>
  <w:comment w:id="1903" w:author="Windows User" w:date="2015-11-18T20:43:00Z" w:initials="WU">
    <w:p w14:paraId="08613E46" w14:textId="00F90E8C" w:rsidR="004942E9" w:rsidRDefault="004942E9">
      <w:pPr>
        <w:pStyle w:val="CommentText"/>
      </w:pPr>
      <w:r>
        <w:rPr>
          <w:rStyle w:val="CommentReference"/>
        </w:rPr>
        <w:annotationRef/>
      </w:r>
      <w:r>
        <w:t>Is this for Adam days? Or just Sundays?</w:t>
      </w:r>
    </w:p>
  </w:comment>
  <w:comment w:id="1904" w:author="Windows User" w:date="2015-11-18T20:38:00Z" w:initials="WU">
    <w:p w14:paraId="43F9C3B7" w14:textId="77777777" w:rsidR="004942E9" w:rsidRDefault="004942E9">
      <w:pPr>
        <w:pStyle w:val="CommentText"/>
      </w:pPr>
      <w:r>
        <w:rPr>
          <w:rStyle w:val="CommentReference"/>
        </w:rPr>
        <w:annotationRef/>
      </w:r>
      <w:r>
        <w:t>What does this mean? I feel like we put something else somewhere else</w:t>
      </w:r>
    </w:p>
  </w:comment>
  <w:comment w:id="1906" w:author="Windows User" w:date="2015-11-19T22:12:00Z" w:initials="WU">
    <w:p w14:paraId="79F037D4" w14:textId="77777777" w:rsidR="004942E9" w:rsidRDefault="004942E9">
      <w:pPr>
        <w:pStyle w:val="CommentText"/>
      </w:pPr>
      <w:r>
        <w:rPr>
          <w:rStyle w:val="CommentReference"/>
        </w:rPr>
        <w:annotationRef/>
      </w:r>
      <w:r>
        <w:t>Theotokos forever, or ever-Theotokos?</w:t>
      </w:r>
    </w:p>
  </w:comment>
  <w:comment w:id="1907" w:author="Windows User" w:date="2015-11-19T22:12:00Z" w:initials="WU">
    <w:p w14:paraId="7E2C6DDB" w14:textId="77777777" w:rsidR="004942E9" w:rsidRDefault="004942E9">
      <w:pPr>
        <w:pStyle w:val="CommentText"/>
      </w:pPr>
      <w:r>
        <w:rPr>
          <w:rStyle w:val="CommentReference"/>
        </w:rPr>
        <w:annotationRef/>
      </w:r>
      <w:r>
        <w:t>What does this mean?</w:t>
      </w:r>
    </w:p>
  </w:comment>
  <w:comment w:id="1908" w:author="Windows User" w:date="2015-11-19T22:12:00Z" w:initials="WU">
    <w:p w14:paraId="71146019" w14:textId="77777777" w:rsidR="004942E9" w:rsidRDefault="004942E9">
      <w:pPr>
        <w:pStyle w:val="CommentText"/>
      </w:pPr>
      <w:r>
        <w:rPr>
          <w:rStyle w:val="CommentReference"/>
        </w:rPr>
        <w:annotationRef/>
      </w:r>
      <w:r>
        <w:t>What does this mean?</w:t>
      </w:r>
    </w:p>
  </w:comment>
  <w:comment w:id="1909" w:author="Windows User" w:date="2015-11-19T22:12:00Z" w:initials="WU">
    <w:p w14:paraId="24E4F57A" w14:textId="77777777" w:rsidR="004942E9" w:rsidRDefault="004942E9">
      <w:pPr>
        <w:pStyle w:val="CommentText"/>
      </w:pPr>
      <w:r>
        <w:rPr>
          <w:rStyle w:val="CommentReference"/>
        </w:rPr>
        <w:annotationRef/>
      </w:r>
      <w:r>
        <w:t>Praying or interceding?</w:t>
      </w:r>
    </w:p>
  </w:comment>
  <w:comment w:id="1930" w:author="Windows User" w:date="2015-10-30T08:56:00Z" w:initials="WU">
    <w:p w14:paraId="36116F5D" w14:textId="77777777" w:rsidR="004942E9" w:rsidRPr="00745B45" w:rsidRDefault="004942E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31" w:author="Windows User" w:date="2015-10-30T08:56:00Z" w:initials="WU">
    <w:p w14:paraId="55EA204B" w14:textId="77777777" w:rsidR="004942E9" w:rsidRDefault="004942E9">
      <w:pPr>
        <w:pStyle w:val="CommentText"/>
      </w:pPr>
      <w:r>
        <w:rPr>
          <w:rStyle w:val="CommentReference"/>
        </w:rPr>
        <w:annotationRef/>
      </w:r>
      <w:r>
        <w:t>Typo?</w:t>
      </w:r>
    </w:p>
  </w:comment>
  <w:comment w:id="1953" w:author="Windows User" w:date="2015-10-30T08:56:00Z" w:initials="WU">
    <w:p w14:paraId="11E5D177" w14:textId="77777777" w:rsidR="004942E9" w:rsidRPr="00745B45" w:rsidRDefault="004942E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55" w:author="Windows User" w:date="2015-10-30T08:56:00Z" w:initials="WU">
    <w:p w14:paraId="38A16B24" w14:textId="77777777" w:rsidR="004942E9" w:rsidRDefault="004942E9">
      <w:pPr>
        <w:pStyle w:val="CommentText"/>
      </w:pPr>
      <w:r>
        <w:rPr>
          <w:rStyle w:val="CommentReference"/>
        </w:rPr>
        <w:annotationRef/>
      </w:r>
      <w:r>
        <w:t>What does the Coptic say?</w:t>
      </w:r>
    </w:p>
  </w:comment>
  <w:comment w:id="1956" w:author="Windows User" w:date="2015-10-30T08:56:00Z" w:initials="WU">
    <w:p w14:paraId="239824AA" w14:textId="77777777" w:rsidR="004942E9" w:rsidRDefault="004942E9">
      <w:pPr>
        <w:pStyle w:val="CommentText"/>
      </w:pPr>
      <w:r>
        <w:rPr>
          <w:rStyle w:val="CommentReference"/>
        </w:rPr>
        <w:annotationRef/>
      </w:r>
      <w:r>
        <w:t>What is being quoted? 2Cor 5?</w:t>
      </w:r>
    </w:p>
  </w:comment>
  <w:comment w:id="1959" w:author="Windows User" w:date="2015-10-30T08:56:00Z" w:initials="WU">
    <w:p w14:paraId="1EC34668" w14:textId="77777777" w:rsidR="004942E9" w:rsidRDefault="004942E9">
      <w:pPr>
        <w:pStyle w:val="CommentText"/>
      </w:pPr>
      <w:r>
        <w:rPr>
          <w:rStyle w:val="CommentReference"/>
        </w:rPr>
        <w:annotationRef/>
      </w:r>
      <w:r>
        <w:t>This is clearly a late composition, bastardizing other hymns. “our father in heaven, the sinless one, with your good father…” right.</w:t>
      </w:r>
    </w:p>
  </w:comment>
  <w:comment w:id="1960" w:author="Windows User" w:date="2015-10-30T08:56:00Z" w:initials="WU">
    <w:p w14:paraId="4470C38C" w14:textId="77777777" w:rsidR="004942E9" w:rsidRDefault="004942E9">
      <w:pPr>
        <w:pStyle w:val="CommentText"/>
      </w:pPr>
      <w:r>
        <w:rPr>
          <w:rStyle w:val="CommentReference"/>
        </w:rPr>
        <w:annotationRef/>
      </w:r>
      <w:r>
        <w:t>Coptic is different from previous verse. What should English be?</w:t>
      </w:r>
    </w:p>
  </w:comment>
  <w:comment w:id="1961" w:author="Windows User" w:date="2015-10-30T08:56:00Z" w:initials="WU">
    <w:p w14:paraId="350A9B71" w14:textId="77777777" w:rsidR="004942E9" w:rsidRDefault="004942E9">
      <w:pPr>
        <w:pStyle w:val="CommentText"/>
      </w:pPr>
      <w:r>
        <w:rPr>
          <w:rStyle w:val="CommentReference"/>
        </w:rPr>
        <w:annotationRef/>
      </w:r>
      <w:r>
        <w:t>Or athletes? Or athletic martyrs?</w:t>
      </w:r>
    </w:p>
  </w:comment>
  <w:comment w:id="1962" w:author="Windows User" w:date="2015-10-30T08:56:00Z" w:initials="WU">
    <w:p w14:paraId="72F9FFC3" w14:textId="77777777" w:rsidR="004942E9" w:rsidRDefault="004942E9">
      <w:pPr>
        <w:pStyle w:val="CommentText"/>
      </w:pPr>
      <w:r>
        <w:rPr>
          <w:rStyle w:val="CommentReference"/>
        </w:rPr>
        <w:annotationRef/>
      </w:r>
      <w:r>
        <w:t>Or of the martyrs?</w:t>
      </w:r>
    </w:p>
  </w:comment>
  <w:comment w:id="1963" w:author="Windows User" w:date="2015-10-30T08:56:00Z" w:initials="WU">
    <w:p w14:paraId="7BD5C124" w14:textId="77777777" w:rsidR="004942E9" w:rsidRDefault="004942E9">
      <w:pPr>
        <w:pStyle w:val="CommentText"/>
      </w:pPr>
      <w:r>
        <w:rPr>
          <w:rStyle w:val="CommentReference"/>
        </w:rPr>
        <w:annotationRef/>
      </w:r>
      <w:r>
        <w:t>Carries or lifts?</w:t>
      </w:r>
    </w:p>
  </w:comment>
  <w:comment w:id="1964" w:author="Windows User" w:date="2015-10-30T08:56:00Z" w:initials="WU">
    <w:p w14:paraId="525F7218" w14:textId="77777777" w:rsidR="004942E9" w:rsidRDefault="004942E9">
      <w:pPr>
        <w:pStyle w:val="CommentText"/>
      </w:pPr>
      <w:r>
        <w:rPr>
          <w:rStyle w:val="CommentReference"/>
        </w:rPr>
        <w:annotationRef/>
      </w:r>
      <w:r>
        <w:t>Churches?</w:t>
      </w:r>
    </w:p>
    <w:p w14:paraId="32A8F1D7" w14:textId="77777777" w:rsidR="004942E9" w:rsidRDefault="004942E9">
      <w:pPr>
        <w:pStyle w:val="CommentText"/>
      </w:pPr>
    </w:p>
  </w:comment>
  <w:comment w:id="1965" w:author="Windows User" w:date="2015-10-30T08:56:00Z" w:initials="WU">
    <w:p w14:paraId="165286E5" w14:textId="77777777" w:rsidR="004942E9" w:rsidRDefault="004942E9">
      <w:pPr>
        <w:pStyle w:val="CommentText"/>
      </w:pPr>
      <w:r>
        <w:rPr>
          <w:rStyle w:val="CommentReference"/>
        </w:rPr>
        <w:annotationRef/>
      </w:r>
      <w:r>
        <w:t>End?</w:t>
      </w:r>
    </w:p>
  </w:comment>
  <w:comment w:id="1974" w:author="Windows User" w:date="2015-10-30T08:56:00Z" w:initials="WU">
    <w:p w14:paraId="770DC519" w14:textId="281A44CF" w:rsidR="004942E9" w:rsidRDefault="004942E9">
      <w:pPr>
        <w:pStyle w:val="CommentText"/>
      </w:pPr>
      <w:r>
        <w:rPr>
          <w:rStyle w:val="CommentReference"/>
        </w:rPr>
        <w:annotationRef/>
      </w:r>
      <w:r>
        <w:t>Or full stop. You are worthy of the glory,</w:t>
      </w:r>
    </w:p>
  </w:comment>
  <w:comment w:id="1981" w:author="Windows User" w:date="2015-10-30T08:56:00Z" w:initials="WU">
    <w:p w14:paraId="664F3BFA" w14:textId="77777777" w:rsidR="004942E9" w:rsidRDefault="004942E9">
      <w:pPr>
        <w:pStyle w:val="CommentText"/>
      </w:pPr>
      <w:r>
        <w:rPr>
          <w:rStyle w:val="CommentReference"/>
        </w:rPr>
        <w:annotationRef/>
      </w:r>
      <w:r>
        <w:t>?</w:t>
      </w:r>
    </w:p>
  </w:comment>
  <w:comment w:id="1984" w:author="Windows User" w:date="2015-10-30T08:56:00Z" w:initials="WU">
    <w:p w14:paraId="08BCD53E" w14:textId="77777777" w:rsidR="004942E9" w:rsidRDefault="004942E9">
      <w:pPr>
        <w:pStyle w:val="CommentText"/>
      </w:pPr>
      <w:r>
        <w:rPr>
          <w:rStyle w:val="CommentReference"/>
        </w:rPr>
        <w:annotationRef/>
      </w:r>
      <w:r>
        <w:t>Is? Or will be? Exalted, or highly exalted?</w:t>
      </w:r>
    </w:p>
  </w:comment>
  <w:comment w:id="1987" w:author="Windows User" w:date="2015-10-30T08:56:00Z" w:initials="WU">
    <w:p w14:paraId="4F4D62D2" w14:textId="77777777" w:rsidR="004942E9" w:rsidRDefault="004942E9">
      <w:pPr>
        <w:pStyle w:val="CommentText"/>
      </w:pPr>
      <w:r>
        <w:rPr>
          <w:rStyle w:val="CommentReference"/>
        </w:rPr>
        <w:annotationRef/>
      </w:r>
      <w:r>
        <w:t>Bring or offer</w:t>
      </w:r>
    </w:p>
  </w:comment>
  <w:comment w:id="1988" w:author="Windows User" w:date="2015-10-30T08:56:00Z" w:initials="WU">
    <w:p w14:paraId="66D4EE13" w14:textId="77777777" w:rsidR="004942E9" w:rsidRDefault="004942E9">
      <w:pPr>
        <w:pStyle w:val="CommentText"/>
      </w:pPr>
      <w:r>
        <w:rPr>
          <w:rStyle w:val="CommentReference"/>
        </w:rPr>
        <w:annotationRef/>
      </w:r>
      <w:r>
        <w:t>Spelling?</w:t>
      </w:r>
    </w:p>
  </w:comment>
  <w:comment w:id="1995" w:author="Windows User" w:date="2015-11-17T22:12:00Z" w:initials="WU">
    <w:p w14:paraId="412F0631" w14:textId="77777777" w:rsidR="004942E9" w:rsidRDefault="004942E9">
      <w:pPr>
        <w:pStyle w:val="CommentText"/>
      </w:pPr>
      <w:r>
        <w:rPr>
          <w:rStyle w:val="CommentReference"/>
        </w:rPr>
        <w:annotationRef/>
      </w:r>
      <w:r>
        <w:t>Literally trampled, right? Or crushed?</w:t>
      </w:r>
    </w:p>
  </w:comment>
  <w:comment w:id="1996" w:author="Windows User" w:date="2015-11-17T22:12:00Z" w:initials="WU">
    <w:p w14:paraId="135DCC31" w14:textId="77777777" w:rsidR="004942E9" w:rsidRDefault="004942E9">
      <w:pPr>
        <w:pStyle w:val="CommentText"/>
      </w:pPr>
      <w:r>
        <w:rPr>
          <w:rStyle w:val="CommentReference"/>
        </w:rPr>
        <w:annotationRef/>
      </w:r>
      <w:r>
        <w:t>Authority? Might? Reign?</w:t>
      </w:r>
    </w:p>
  </w:comment>
  <w:comment w:id="2000" w:author="Windows User" w:date="2015-10-30T08:56:00Z" w:initials="WU">
    <w:p w14:paraId="11BE3C4D" w14:textId="77777777" w:rsidR="004942E9" w:rsidRDefault="004942E9">
      <w:pPr>
        <w:pStyle w:val="CommentText"/>
      </w:pPr>
      <w:r>
        <w:rPr>
          <w:rStyle w:val="CommentReference"/>
        </w:rPr>
        <w:annotationRef/>
      </w:r>
      <w:r>
        <w:t>Name or Holy Name?</w:t>
      </w:r>
    </w:p>
  </w:comment>
  <w:comment w:id="2012" w:author="Windows User" w:date="2015-10-30T08:56:00Z" w:initials="WU">
    <w:p w14:paraId="4A1C10F1" w14:textId="77777777" w:rsidR="004942E9" w:rsidRDefault="004942E9">
      <w:pPr>
        <w:pStyle w:val="CommentText"/>
      </w:pPr>
      <w:r>
        <w:rPr>
          <w:rStyle w:val="CommentReference"/>
        </w:rPr>
        <w:annotationRef/>
      </w:r>
      <w:r>
        <w:t>Christ or Jesus Christ?</w:t>
      </w:r>
    </w:p>
  </w:comment>
  <w:comment w:id="2019" w:author="Windows User" w:date="2015-10-30T08:56:00Z" w:initials="WU">
    <w:p w14:paraId="31C2C585" w14:textId="77777777" w:rsidR="004942E9" w:rsidRDefault="004942E9">
      <w:pPr>
        <w:pStyle w:val="CommentText"/>
      </w:pPr>
      <w:r>
        <w:rPr>
          <w:rStyle w:val="CommentReference"/>
        </w:rPr>
        <w:annotationRef/>
      </w:r>
      <w:r>
        <w:t>Name or Holy Name?</w:t>
      </w:r>
    </w:p>
  </w:comment>
  <w:comment w:id="2020" w:author="Windows User" w:date="2015-10-30T08:56:00Z" w:initials="WU">
    <w:p w14:paraId="18203C3C" w14:textId="77777777" w:rsidR="004942E9" w:rsidRDefault="004942E9">
      <w:pPr>
        <w:pStyle w:val="CommentText"/>
      </w:pPr>
      <w:r>
        <w:rPr>
          <w:rStyle w:val="CommentReference"/>
        </w:rPr>
        <w:annotationRef/>
      </w:r>
      <w:r>
        <w:t>To Him? Or by His might/power?</w:t>
      </w:r>
    </w:p>
  </w:comment>
  <w:comment w:id="2021" w:author="Windows User" w:date="2015-10-30T08:56:00Z" w:initials="WU">
    <w:p w14:paraId="27B39720" w14:textId="77777777" w:rsidR="004942E9" w:rsidRDefault="004942E9">
      <w:pPr>
        <w:pStyle w:val="CommentText"/>
      </w:pPr>
      <w:r>
        <w:rPr>
          <w:rStyle w:val="CommentReference"/>
        </w:rPr>
        <w:annotationRef/>
      </w:r>
      <w:r>
        <w:t>Might, or may?</w:t>
      </w:r>
    </w:p>
  </w:comment>
  <w:comment w:id="2022" w:author="Windows User" w:date="2015-10-30T08:56:00Z" w:initials="WU">
    <w:p w14:paraId="2FB96B7C" w14:textId="77777777" w:rsidR="004942E9" w:rsidRDefault="004942E9" w:rsidP="00F77A5B">
      <w:pPr>
        <w:pStyle w:val="CommentText"/>
      </w:pPr>
      <w:r>
        <w:rPr>
          <w:rStyle w:val="CommentReference"/>
        </w:rPr>
        <w:annotationRef/>
      </w:r>
      <w:r>
        <w:t>Christ or Jesus Christ?</w:t>
      </w:r>
    </w:p>
  </w:comment>
  <w:comment w:id="2025" w:author="Windows User" w:date="2015-10-30T08:56:00Z" w:initials="WU">
    <w:p w14:paraId="775D4B1C" w14:textId="77777777" w:rsidR="004942E9" w:rsidRDefault="004942E9">
      <w:pPr>
        <w:pStyle w:val="CommentText"/>
      </w:pPr>
      <w:r>
        <w:rPr>
          <w:rStyle w:val="CommentReference"/>
        </w:rPr>
        <w:annotationRef/>
      </w:r>
      <w:r>
        <w:t>Miracles?</w:t>
      </w:r>
    </w:p>
  </w:comment>
  <w:comment w:id="2032" w:author="Windows User" w:date="2015-10-30T08:56:00Z" w:initials="WU">
    <w:p w14:paraId="511773EC" w14:textId="77777777" w:rsidR="004942E9" w:rsidRDefault="004942E9">
      <w:pPr>
        <w:pStyle w:val="CommentText"/>
      </w:pPr>
      <w:r>
        <w:rPr>
          <w:rStyle w:val="CommentReference"/>
        </w:rPr>
        <w:annotationRef/>
      </w:r>
      <w:r>
        <w:t>Name or Holy Name?</w:t>
      </w:r>
    </w:p>
  </w:comment>
  <w:comment w:id="2033" w:author="Windows User" w:date="2015-10-30T08:56:00Z" w:initials="WU">
    <w:p w14:paraId="0BC6FD3A" w14:textId="77777777" w:rsidR="004942E9" w:rsidRDefault="004942E9">
      <w:pPr>
        <w:pStyle w:val="CommentText"/>
      </w:pPr>
      <w:r>
        <w:rPr>
          <w:rStyle w:val="CommentReference"/>
        </w:rPr>
        <w:annotationRef/>
      </w:r>
      <w:r>
        <w:t>To Him? Or by His might/power?</w:t>
      </w:r>
    </w:p>
  </w:comment>
  <w:comment w:id="2034" w:author="Windows User" w:date="2015-10-30T08:56:00Z" w:initials="WU">
    <w:p w14:paraId="6BED6166" w14:textId="77777777" w:rsidR="004942E9" w:rsidRDefault="004942E9">
      <w:pPr>
        <w:pStyle w:val="CommentText"/>
      </w:pPr>
      <w:r>
        <w:rPr>
          <w:rStyle w:val="CommentReference"/>
        </w:rPr>
        <w:annotationRef/>
      </w:r>
      <w:r>
        <w:t>Might, or may?</w:t>
      </w:r>
    </w:p>
  </w:comment>
  <w:comment w:id="2040" w:author="Windows User" w:date="2016-02-10T12:41:00Z" w:initials="WU">
    <w:p w14:paraId="1E6C57D4" w14:textId="77777777" w:rsidR="004942E9" w:rsidRDefault="004942E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C942D" w14:textId="77777777" w:rsidR="007D07C7" w:rsidRDefault="007D07C7" w:rsidP="006D61CA">
      <w:pPr>
        <w:spacing w:after="0" w:line="240" w:lineRule="auto"/>
      </w:pPr>
      <w:r>
        <w:separator/>
      </w:r>
    </w:p>
  </w:endnote>
  <w:endnote w:type="continuationSeparator" w:id="0">
    <w:p w14:paraId="366AFA08" w14:textId="77777777" w:rsidR="007D07C7" w:rsidRDefault="007D07C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9CBC1DD" w:rsidR="004942E9" w:rsidRPr="004D6538" w:rsidRDefault="004942E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96120">
      <w:rPr>
        <w:noProof/>
        <w:lang w:val="en-US"/>
      </w:rPr>
      <w:t>324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942E9" w:rsidRPr="009654EE" w:rsidRDefault="004942E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FFB4250" w:rsidR="004942E9" w:rsidRPr="009654EE" w:rsidRDefault="004942E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628F6">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CDDE958" w:rsidR="004942E9" w:rsidRPr="006D61CA" w:rsidRDefault="004942E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96120">
      <w:rPr>
        <w:noProof/>
        <w:lang w:val="en-US"/>
      </w:rPr>
      <w:t>37</w:t>
    </w:r>
    <w:r w:rsidRPr="006D61CA">
      <w:rPr>
        <w:lang w:val="en-US"/>
      </w:rPr>
      <w:fldChar w:fldCharType="end"/>
    </w:r>
  </w:p>
  <w:p w14:paraId="1546C8BA" w14:textId="77777777" w:rsidR="004942E9" w:rsidRDefault="004942E9"/>
  <w:p w14:paraId="578F45FC" w14:textId="77777777" w:rsidR="004942E9" w:rsidRDefault="004942E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5B8738C" w:rsidR="004942E9" w:rsidRPr="006D61CA" w:rsidRDefault="004942E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26F67">
      <w:rPr>
        <w:noProof/>
        <w:lang w:val="en-US"/>
      </w:rPr>
      <w:t>1145</w:t>
    </w:r>
    <w:r w:rsidRPr="006D61CA">
      <w:rPr>
        <w:lang w:val="en-US"/>
      </w:rPr>
      <w:fldChar w:fldCharType="end"/>
    </w:r>
  </w:p>
  <w:p w14:paraId="6E3E0469" w14:textId="77777777" w:rsidR="004942E9" w:rsidRDefault="004942E9"/>
  <w:p w14:paraId="5C3C24E2" w14:textId="77777777" w:rsidR="004942E9" w:rsidRDefault="004942E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8F278A" w14:textId="77777777" w:rsidR="007D07C7" w:rsidRDefault="007D07C7" w:rsidP="006D61CA">
      <w:pPr>
        <w:spacing w:after="0" w:line="240" w:lineRule="auto"/>
      </w:pPr>
      <w:r>
        <w:separator/>
      </w:r>
    </w:p>
  </w:footnote>
  <w:footnote w:type="continuationSeparator" w:id="0">
    <w:p w14:paraId="7C622843" w14:textId="77777777" w:rsidR="007D07C7" w:rsidRDefault="007D07C7" w:rsidP="006D61CA">
      <w:pPr>
        <w:spacing w:after="0" w:line="240" w:lineRule="auto"/>
      </w:pPr>
      <w:r>
        <w:continuationSeparator/>
      </w:r>
    </w:p>
  </w:footnote>
  <w:footnote w:id="1">
    <w:p w14:paraId="16A75E0F" w14:textId="77777777" w:rsidR="004942E9" w:rsidRDefault="004942E9"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4942E9" w:rsidRDefault="004942E9"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4942E9" w:rsidRDefault="004942E9" w:rsidP="00F94412">
      <w:pPr>
        <w:pStyle w:val="footnote"/>
      </w:pPr>
      <w:r>
        <w:rPr>
          <w:rStyle w:val="FootnoteReference"/>
        </w:rPr>
        <w:footnoteRef/>
      </w:r>
      <w:r>
        <w:t xml:space="preserve"> [JS] or “assemblies”</w:t>
      </w:r>
    </w:p>
  </w:footnote>
  <w:footnote w:id="4">
    <w:p w14:paraId="5E4DFE5E" w14:textId="5E90AEFA" w:rsidR="004942E9" w:rsidRPr="00926B87" w:rsidRDefault="004942E9"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942E9" w:rsidRDefault="004942E9" w:rsidP="00031314">
      <w:pPr>
        <w:pStyle w:val="footnote"/>
      </w:pPr>
    </w:p>
  </w:footnote>
  <w:footnote w:id="5">
    <w:p w14:paraId="5EDE2D3A" w14:textId="77777777" w:rsidR="004942E9" w:rsidRDefault="004942E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4942E9" w:rsidRDefault="004942E9" w:rsidP="00323889">
      <w:pPr>
        <w:pStyle w:val="footnote"/>
      </w:pPr>
      <w:r>
        <w:rPr>
          <w:rStyle w:val="FootnoteReference"/>
        </w:rPr>
        <w:footnoteRef/>
      </w:r>
      <w:r>
        <w:t xml:space="preserve"> Or “The Lord’s Annointed”</w:t>
      </w:r>
    </w:p>
  </w:footnote>
  <w:footnote w:id="7">
    <w:p w14:paraId="31BBF667" w14:textId="77777777" w:rsidR="004942E9" w:rsidRPr="00926B87" w:rsidRDefault="004942E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942E9" w:rsidRDefault="004942E9" w:rsidP="00441BAC">
      <w:pPr>
        <w:pStyle w:val="footnote"/>
      </w:pPr>
    </w:p>
  </w:footnote>
  <w:footnote w:id="8">
    <w:p w14:paraId="580FAEDD" w14:textId="77777777" w:rsidR="004942E9" w:rsidRDefault="004942E9" w:rsidP="00130E47">
      <w:pPr>
        <w:pStyle w:val="footnote"/>
      </w:pPr>
      <w:r>
        <w:rPr>
          <w:rStyle w:val="FootnoteReference"/>
        </w:rPr>
        <w:footnoteRef/>
      </w:r>
      <w:r>
        <w:t xml:space="preserve"> Or “The Lord’s Annointed”</w:t>
      </w:r>
    </w:p>
  </w:footnote>
  <w:footnote w:id="9">
    <w:p w14:paraId="74D64774" w14:textId="4A8F239B" w:rsidR="004942E9" w:rsidRDefault="004942E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4942E9" w:rsidRDefault="004942E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4942E9" w:rsidRDefault="004942E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4942E9" w:rsidRDefault="004942E9" w:rsidP="00485E0C">
      <w:pPr>
        <w:pStyle w:val="footnote"/>
      </w:pPr>
      <w:r>
        <w:rPr>
          <w:rStyle w:val="FootnoteReference"/>
          <w:rFonts w:cs="@MingLiU"/>
          <w:szCs w:val="18"/>
        </w:rPr>
        <w:footnoteRef/>
      </w:r>
      <w:r w:rsidRPr="003C6041">
        <w:t>Literally, unbroken fence</w:t>
      </w:r>
    </w:p>
  </w:footnote>
  <w:footnote w:id="13">
    <w:p w14:paraId="7C2A9DE8" w14:textId="15E62972" w:rsidR="004942E9" w:rsidRDefault="004942E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4942E9" w:rsidRDefault="004942E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4942E9" w:rsidRDefault="004942E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4942E9" w:rsidRDefault="004942E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4942E9" w:rsidRDefault="004942E9" w:rsidP="006800D4">
      <w:pPr>
        <w:pStyle w:val="footnote"/>
      </w:pPr>
      <w:r>
        <w:rPr>
          <w:rStyle w:val="FootnoteReference"/>
        </w:rPr>
        <w:footnoteRef/>
      </w:r>
      <w:r>
        <w:t xml:space="preserve"> Or ‘Unique’</w:t>
      </w:r>
    </w:p>
  </w:footnote>
  <w:footnote w:id="18">
    <w:p w14:paraId="4D9AA31B" w14:textId="77777777" w:rsidR="004942E9" w:rsidRDefault="004942E9"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4942E9" w:rsidRDefault="004942E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4942E9" w:rsidRDefault="004942E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4942E9" w:rsidRDefault="004942E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4942E9" w:rsidRDefault="004942E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4942E9" w:rsidRDefault="004942E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4942E9" w:rsidRDefault="004942E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4942E9" w:rsidRDefault="004942E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4942E9" w:rsidRPr="004A3E27" w:rsidRDefault="004942E9"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4942E9" w:rsidRPr="004A3E27" w:rsidRDefault="004942E9"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4942E9" w:rsidRPr="004A3E27" w:rsidRDefault="004942E9"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4942E9" w:rsidRPr="004A3E27" w:rsidRDefault="004942E9"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4942E9" w:rsidRDefault="004942E9"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4942E9" w:rsidRPr="004A3E27" w:rsidRDefault="004942E9"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4942E9" w:rsidRPr="004A3E27" w:rsidRDefault="004942E9"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4942E9" w:rsidRPr="004A3E27" w:rsidRDefault="004942E9"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4942E9" w:rsidRDefault="004942E9" w:rsidP="00704CAA">
      <w:pPr>
        <w:pStyle w:val="footnote"/>
      </w:pPr>
      <w:r>
        <w:rPr>
          <w:rStyle w:val="FootnoteReference"/>
        </w:rPr>
        <w:footnoteRef/>
      </w:r>
      <w:r>
        <w:t xml:space="preserve"> [JS] or “enlarged me”</w:t>
      </w:r>
    </w:p>
  </w:footnote>
  <w:footnote w:id="35">
    <w:p w14:paraId="2E892BC6" w14:textId="77777777" w:rsidR="004942E9" w:rsidRPr="004A3E27" w:rsidRDefault="004942E9"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4942E9" w:rsidRPr="004A3E27" w:rsidRDefault="004942E9"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4942E9" w:rsidRPr="004A3E27" w:rsidRDefault="004942E9"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4942E9" w:rsidRPr="004A3E27" w:rsidRDefault="004942E9"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4942E9" w:rsidRDefault="004942E9" w:rsidP="00704CAA">
      <w:pPr>
        <w:pStyle w:val="footnote"/>
      </w:pPr>
      <w:r>
        <w:rPr>
          <w:rStyle w:val="FootnoteReference"/>
        </w:rPr>
        <w:footnoteRef/>
      </w:r>
      <w:r>
        <w:t xml:space="preserve"> [JS] literally, “face”</w:t>
      </w:r>
    </w:p>
  </w:footnote>
  <w:footnote w:id="40">
    <w:p w14:paraId="44D56170" w14:textId="77777777" w:rsidR="004942E9" w:rsidRDefault="004942E9"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4942E9" w:rsidRPr="004A3E27" w:rsidRDefault="004942E9"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4942E9" w:rsidRPr="004A3E27" w:rsidRDefault="004942E9"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4942E9" w:rsidRDefault="004942E9" w:rsidP="00704CAA">
      <w:pPr>
        <w:pStyle w:val="footnote"/>
      </w:pPr>
      <w:r>
        <w:rPr>
          <w:rStyle w:val="FootnoteReference"/>
        </w:rPr>
        <w:footnoteRef/>
      </w:r>
      <w:r>
        <w:t xml:space="preserve"> [JS] or “and You will see me.”</w:t>
      </w:r>
    </w:p>
  </w:footnote>
  <w:footnote w:id="44">
    <w:p w14:paraId="0BF91212" w14:textId="77777777" w:rsidR="004942E9" w:rsidRDefault="004942E9" w:rsidP="00704CAA">
      <w:pPr>
        <w:pStyle w:val="footnote"/>
      </w:pPr>
      <w:r>
        <w:rPr>
          <w:rStyle w:val="FootnoteReference"/>
        </w:rPr>
        <w:footnoteRef/>
      </w:r>
      <w:r>
        <w:t xml:space="preserve"> [JS] or lawlessness</w:t>
      </w:r>
    </w:p>
  </w:footnote>
  <w:footnote w:id="45">
    <w:p w14:paraId="6D36F089" w14:textId="77777777" w:rsidR="004942E9" w:rsidRDefault="004942E9" w:rsidP="00704CAA">
      <w:pPr>
        <w:pStyle w:val="footnote"/>
      </w:pPr>
      <w:r>
        <w:rPr>
          <w:rStyle w:val="FootnoteReference"/>
        </w:rPr>
        <w:footnoteRef/>
      </w:r>
      <w:r>
        <w:t xml:space="preserve"> [JS] “do obeisance”, “worship”, referring to the physical act</w:t>
      </w:r>
    </w:p>
  </w:footnote>
  <w:footnote w:id="46">
    <w:p w14:paraId="6FB6BA38" w14:textId="77777777" w:rsidR="004942E9" w:rsidRPr="004A3E27" w:rsidRDefault="004942E9"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4942E9" w:rsidRDefault="004942E9"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4942E9" w:rsidRPr="004A3E27" w:rsidRDefault="004942E9"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4942E9" w:rsidRPr="004A3E27" w:rsidRDefault="004942E9"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4942E9" w:rsidRDefault="004942E9" w:rsidP="00704CAA">
      <w:pPr>
        <w:pStyle w:val="footnote"/>
      </w:pPr>
      <w:r>
        <w:rPr>
          <w:rStyle w:val="FootnoteReference"/>
        </w:rPr>
        <w:footnoteRef/>
      </w:r>
      <w:r>
        <w:t xml:space="preserve"> [JS] or “give thanks”. The word conveys “thankfully confess with praise”</w:t>
      </w:r>
    </w:p>
  </w:footnote>
  <w:footnote w:id="51">
    <w:p w14:paraId="42C6214A" w14:textId="77777777" w:rsidR="004942E9" w:rsidRPr="004A3E27" w:rsidRDefault="004942E9"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4942E9" w:rsidRDefault="004942E9" w:rsidP="00704CAA">
      <w:pPr>
        <w:pStyle w:val="footnote"/>
      </w:pPr>
      <w:r>
        <w:rPr>
          <w:rStyle w:val="FootnoteReference"/>
        </w:rPr>
        <w:footnoteRef/>
      </w:r>
      <w:r>
        <w:t xml:space="preserve"> [JS] Fr. Lazarus and Brenton interpolate “my enemy”</w:t>
      </w:r>
    </w:p>
  </w:footnote>
  <w:footnote w:id="53">
    <w:p w14:paraId="53846296" w14:textId="77777777" w:rsidR="004942E9" w:rsidRPr="004A3E27" w:rsidRDefault="004942E9"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4942E9" w:rsidRPr="004A3E27" w:rsidRDefault="004942E9" w:rsidP="00704CAA">
      <w:pPr>
        <w:pStyle w:val="footnote"/>
      </w:pPr>
      <w:r w:rsidRPr="004A3E27">
        <w:rPr>
          <w:rStyle w:val="FootnoteReference"/>
        </w:rPr>
        <w:footnoteRef/>
      </w:r>
      <w:r w:rsidRPr="004A3E27">
        <w:t xml:space="preserve"> Empties fall (Ephes. 5:18).</w:t>
      </w:r>
    </w:p>
  </w:footnote>
  <w:footnote w:id="55">
    <w:p w14:paraId="22338A3E" w14:textId="77777777" w:rsidR="004942E9" w:rsidRPr="004A3E27" w:rsidRDefault="004942E9"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4942E9" w:rsidRDefault="004942E9" w:rsidP="00704CAA">
      <w:pPr>
        <w:pStyle w:val="footnote"/>
      </w:pPr>
      <w:r>
        <w:rPr>
          <w:rStyle w:val="FootnoteReference"/>
        </w:rPr>
        <w:footnoteRef/>
      </w:r>
      <w:r>
        <w:t xml:space="preserve"> [JS] Fr. Athanasius has “therefore I will return on high.”</w:t>
      </w:r>
    </w:p>
  </w:footnote>
  <w:footnote w:id="57">
    <w:p w14:paraId="17338257" w14:textId="77777777" w:rsidR="004942E9" w:rsidRDefault="004942E9" w:rsidP="00704CAA">
      <w:pPr>
        <w:pStyle w:val="footnote"/>
      </w:pPr>
      <w:r>
        <w:rPr>
          <w:rStyle w:val="FootnoteReference"/>
        </w:rPr>
        <w:footnoteRef/>
      </w:r>
      <w:r>
        <w:t xml:space="preserve"> [JS] or “give thanks to”, or “thankfully confess the Lord with Praise”</w:t>
      </w:r>
    </w:p>
  </w:footnote>
  <w:footnote w:id="58">
    <w:p w14:paraId="2E1C10DC" w14:textId="77777777" w:rsidR="004942E9" w:rsidRPr="004A3E27" w:rsidRDefault="004942E9"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4942E9" w:rsidRPr="004A3E27" w:rsidRDefault="004942E9" w:rsidP="00704CAA">
      <w:pPr>
        <w:pStyle w:val="footnote"/>
      </w:pPr>
      <w:r w:rsidRPr="004A3E27">
        <w:rPr>
          <w:rStyle w:val="FootnoteReference"/>
        </w:rPr>
        <w:footnoteRef/>
      </w:r>
      <w:r w:rsidRPr="004A3E27">
        <w:t xml:space="preserve"> Mt. 21:16.</w:t>
      </w:r>
    </w:p>
  </w:footnote>
  <w:footnote w:id="60">
    <w:p w14:paraId="1F7D57C1" w14:textId="77777777" w:rsidR="004942E9" w:rsidRPr="004A3E27" w:rsidRDefault="004942E9"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4942E9" w:rsidRPr="004A3E27" w:rsidRDefault="004942E9"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4942E9" w:rsidRDefault="004942E9" w:rsidP="00704CAA">
      <w:pPr>
        <w:pStyle w:val="footnote"/>
      </w:pPr>
      <w:r>
        <w:rPr>
          <w:rStyle w:val="FootnoteReference"/>
        </w:rPr>
        <w:footnoteRef/>
      </w:r>
      <w:r>
        <w:t xml:space="preserve"> [JS] or “thank”, “I will thankfully confess You with praise”</w:t>
      </w:r>
    </w:p>
  </w:footnote>
  <w:footnote w:id="63">
    <w:p w14:paraId="25630743" w14:textId="77777777" w:rsidR="004942E9" w:rsidRDefault="004942E9" w:rsidP="00704CAA">
      <w:pPr>
        <w:pStyle w:val="footnote"/>
      </w:pPr>
      <w:r>
        <w:rPr>
          <w:rStyle w:val="FootnoteReference"/>
        </w:rPr>
        <w:footnoteRef/>
      </w:r>
      <w:r>
        <w:t xml:space="preserve"> [JS] Or, “I will confess You with thanksgiving”</w:t>
      </w:r>
    </w:p>
  </w:footnote>
  <w:footnote w:id="64">
    <w:p w14:paraId="631A6E6E" w14:textId="77777777" w:rsidR="004942E9" w:rsidRDefault="004942E9" w:rsidP="00704CAA">
      <w:pPr>
        <w:pStyle w:val="footnote"/>
      </w:pPr>
      <w:r>
        <w:rPr>
          <w:rStyle w:val="FootnoteReference"/>
        </w:rPr>
        <w:footnoteRef/>
      </w:r>
      <w:r>
        <w:t xml:space="preserve"> [JS] literally, “from before Your face”</w:t>
      </w:r>
    </w:p>
  </w:footnote>
  <w:footnote w:id="65">
    <w:p w14:paraId="080B4AAE" w14:textId="77777777" w:rsidR="004942E9" w:rsidRPr="004A3E27" w:rsidRDefault="004942E9"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4942E9" w:rsidRPr="004A3E27" w:rsidRDefault="004942E9"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4942E9" w:rsidRPr="004A3E27" w:rsidRDefault="004942E9"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4942E9" w:rsidRPr="004A3E27" w:rsidRDefault="004942E9"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4942E9" w:rsidRDefault="004942E9" w:rsidP="00704CAA">
      <w:pPr>
        <w:pStyle w:val="footnote"/>
      </w:pPr>
      <w:r>
        <w:rPr>
          <w:rStyle w:val="FootnoteReference"/>
        </w:rPr>
        <w:footnoteRef/>
      </w:r>
      <w:r>
        <w:t xml:space="preserve"> [JS] literally, “arm”</w:t>
      </w:r>
    </w:p>
  </w:footnote>
  <w:footnote w:id="70">
    <w:p w14:paraId="6FD3C231" w14:textId="77777777" w:rsidR="004942E9" w:rsidRPr="004A3E27" w:rsidRDefault="004942E9"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4942E9" w:rsidRPr="004A3E27" w:rsidRDefault="004942E9"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4942E9" w:rsidRPr="004A3E27" w:rsidRDefault="004942E9"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4942E9" w:rsidRDefault="004942E9"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4942E9" w:rsidRDefault="004942E9" w:rsidP="00704CAA">
      <w:pPr>
        <w:pStyle w:val="footnote"/>
      </w:pPr>
      <w:r>
        <w:rPr>
          <w:rStyle w:val="FootnoteReference"/>
        </w:rPr>
        <w:footnoteRef/>
      </w:r>
      <w:r>
        <w:t xml:space="preserve"> [JS] from Fr. Athanasius</w:t>
      </w:r>
    </w:p>
  </w:footnote>
  <w:footnote w:id="75">
    <w:p w14:paraId="2CDBE966" w14:textId="77777777" w:rsidR="004942E9" w:rsidRPr="004A3E27" w:rsidRDefault="004942E9"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4942E9" w:rsidRPr="004A3E27" w:rsidRDefault="004942E9"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4942E9" w:rsidRPr="004A3E27" w:rsidRDefault="004942E9"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4942E9" w:rsidRPr="004A3E27" w:rsidRDefault="004942E9"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4942E9" w:rsidRPr="004A3E27" w:rsidRDefault="004942E9"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4942E9" w:rsidRPr="004A3E27" w:rsidRDefault="004942E9"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4942E9" w:rsidRPr="004A3E27" w:rsidRDefault="004942E9"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4942E9" w:rsidRPr="004A3E27" w:rsidRDefault="004942E9"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4942E9" w:rsidRDefault="004942E9"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4942E9" w:rsidRPr="004A3E27" w:rsidRDefault="004942E9"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4942E9" w:rsidRDefault="004942E9" w:rsidP="00704CAA">
      <w:pPr>
        <w:pStyle w:val="footnote"/>
      </w:pPr>
      <w:r>
        <w:rPr>
          <w:rStyle w:val="FootnoteReference"/>
        </w:rPr>
        <w:footnoteRef/>
      </w:r>
      <w:r>
        <w:t xml:space="preserve"> [JS] or “foundation”</w:t>
      </w:r>
    </w:p>
  </w:footnote>
  <w:footnote w:id="86">
    <w:p w14:paraId="302C0916" w14:textId="77777777" w:rsidR="004942E9" w:rsidRDefault="004942E9"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4942E9" w:rsidRPr="004A3E27" w:rsidRDefault="004942E9"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4942E9" w:rsidRPr="004A3E27" w:rsidRDefault="004942E9"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4942E9" w:rsidRDefault="004942E9" w:rsidP="00704CAA">
      <w:pPr>
        <w:pStyle w:val="footnote"/>
      </w:pPr>
      <w:r>
        <w:rPr>
          <w:rStyle w:val="FootnoteReference"/>
        </w:rPr>
        <w:footnoteRef/>
      </w:r>
      <w:r>
        <w:t xml:space="preserve"> [JS] literally, “then the sptrings of water were seen/appeared”</w:t>
      </w:r>
    </w:p>
  </w:footnote>
  <w:footnote w:id="90">
    <w:p w14:paraId="6316F340" w14:textId="77777777" w:rsidR="004942E9" w:rsidRPr="004A3E27" w:rsidRDefault="004942E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4942E9" w:rsidRPr="004A3E27" w:rsidRDefault="004942E9"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4942E9" w:rsidRPr="004A3E27" w:rsidRDefault="004942E9"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4942E9" w:rsidRPr="004A3E27" w:rsidRDefault="004942E9"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4942E9" w:rsidRPr="004A3E27" w:rsidRDefault="004942E9"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4942E9" w:rsidRDefault="004942E9" w:rsidP="00704CAA">
      <w:pPr>
        <w:pStyle w:val="footnote"/>
      </w:pPr>
      <w:r>
        <w:rPr>
          <w:rStyle w:val="FootnoteReference"/>
        </w:rPr>
        <w:footnoteRef/>
      </w:r>
      <w:r>
        <w:t xml:space="preserve"> [JS] or “give thanks to You”, or “thankfully confess You with praise”</w:t>
      </w:r>
    </w:p>
  </w:footnote>
  <w:footnote w:id="96">
    <w:p w14:paraId="011C4A59" w14:textId="77777777" w:rsidR="004942E9" w:rsidRPr="004A3E27" w:rsidRDefault="004942E9"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4942E9" w:rsidRPr="004A3E27" w:rsidRDefault="004942E9"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4942E9" w:rsidRDefault="004942E9" w:rsidP="00704CAA">
      <w:pPr>
        <w:pStyle w:val="footnote"/>
      </w:pPr>
      <w:r>
        <w:rPr>
          <w:rStyle w:val="FootnoteReference"/>
        </w:rPr>
        <w:footnoteRef/>
      </w:r>
      <w:r>
        <w:t xml:space="preserve"> [JS] lit. day to day</w:t>
      </w:r>
    </w:p>
  </w:footnote>
  <w:footnote w:id="99">
    <w:p w14:paraId="1777238E" w14:textId="77777777" w:rsidR="004942E9" w:rsidRDefault="004942E9"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4942E9" w:rsidRPr="004A3E27" w:rsidRDefault="004942E9" w:rsidP="00704CAA">
      <w:pPr>
        <w:pStyle w:val="footnote"/>
      </w:pPr>
      <w:r w:rsidRPr="004A3E27">
        <w:rPr>
          <w:rStyle w:val="FootnoteReference"/>
        </w:rPr>
        <w:footnoteRef/>
      </w:r>
      <w:r w:rsidRPr="004A3E27">
        <w:t xml:space="preserve"> Rom. 10:18.</w:t>
      </w:r>
    </w:p>
  </w:footnote>
  <w:footnote w:id="101">
    <w:p w14:paraId="047A4E68" w14:textId="77777777" w:rsidR="004942E9" w:rsidRDefault="004942E9" w:rsidP="00704CAA">
      <w:pPr>
        <w:pStyle w:val="footnote"/>
      </w:pPr>
      <w:r>
        <w:rPr>
          <w:rStyle w:val="FootnoteReference"/>
        </w:rPr>
        <w:footnoteRef/>
      </w:r>
      <w:r>
        <w:t xml:space="preserve"> [JS] Fr. Lazarus has “sanctuary”</w:t>
      </w:r>
    </w:p>
  </w:footnote>
  <w:footnote w:id="102">
    <w:p w14:paraId="631E8E3F" w14:textId="77777777" w:rsidR="004942E9" w:rsidRPr="004A3E27" w:rsidRDefault="004942E9"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4942E9" w:rsidRDefault="004942E9" w:rsidP="00704CAA">
      <w:pPr>
        <w:pStyle w:val="footnote"/>
      </w:pPr>
      <w:r>
        <w:rPr>
          <w:rStyle w:val="FootnoteReference"/>
        </w:rPr>
        <w:footnoteRef/>
      </w:r>
      <w:r>
        <w:t xml:space="preserve"> [JS] literally “giant”</w:t>
      </w:r>
    </w:p>
  </w:footnote>
  <w:footnote w:id="104">
    <w:p w14:paraId="18416C84" w14:textId="77777777" w:rsidR="004942E9" w:rsidRDefault="004942E9" w:rsidP="00704CAA">
      <w:pPr>
        <w:pStyle w:val="footnote"/>
      </w:pPr>
      <w:r>
        <w:rPr>
          <w:rStyle w:val="FootnoteReference"/>
        </w:rPr>
        <w:footnoteRef/>
      </w:r>
      <w:r>
        <w:t xml:space="preserve"> [JS] or “it”</w:t>
      </w:r>
    </w:p>
  </w:footnote>
  <w:footnote w:id="105">
    <w:p w14:paraId="20ECC9DD" w14:textId="77777777" w:rsidR="004942E9" w:rsidRPr="004A3E27" w:rsidRDefault="004942E9"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4942E9" w:rsidRPr="004A3E27" w:rsidRDefault="004942E9"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4942E9" w:rsidRPr="004A3E27" w:rsidRDefault="004942E9"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4942E9" w:rsidRDefault="004942E9" w:rsidP="00704CAA">
      <w:pPr>
        <w:pStyle w:val="footnote"/>
      </w:pPr>
      <w:r>
        <w:rPr>
          <w:rStyle w:val="FootnoteReference"/>
        </w:rPr>
        <w:footnoteRef/>
      </w:r>
      <w:r>
        <w:t xml:space="preserve"> [JS] literally “holy place”.</w:t>
      </w:r>
    </w:p>
  </w:footnote>
  <w:footnote w:id="109">
    <w:p w14:paraId="12B2466E" w14:textId="77777777" w:rsidR="004942E9" w:rsidRDefault="004942E9"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4942E9" w:rsidRPr="004A3E27" w:rsidRDefault="004942E9"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4942E9" w:rsidRDefault="004942E9"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4942E9" w:rsidRDefault="004942E9" w:rsidP="00704CAA">
      <w:pPr>
        <w:pStyle w:val="footnote"/>
      </w:pPr>
      <w:r>
        <w:rPr>
          <w:rStyle w:val="FootnoteReference"/>
        </w:rPr>
        <w:footnoteRef/>
      </w:r>
      <w:r>
        <w:t xml:space="preserve"> [JS] or “his glory is great by your salvation/deliverance”</w:t>
      </w:r>
    </w:p>
  </w:footnote>
  <w:footnote w:id="113">
    <w:p w14:paraId="6EBFC1CF" w14:textId="77777777" w:rsidR="004942E9" w:rsidRPr="004A3E27" w:rsidRDefault="004942E9"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4942E9" w:rsidRPr="004A3E27" w:rsidRDefault="004942E9"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4942E9" w:rsidRPr="004A3E27" w:rsidRDefault="004942E9"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4942E9" w:rsidRPr="004A3E27" w:rsidRDefault="004942E9"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4942E9" w:rsidRDefault="004942E9" w:rsidP="00704CAA">
      <w:pPr>
        <w:pStyle w:val="footnote"/>
      </w:pPr>
      <w:r>
        <w:rPr>
          <w:rStyle w:val="FootnoteReference"/>
        </w:rPr>
        <w:footnoteRef/>
      </w:r>
      <w:r>
        <w:t xml:space="preserve"> [JS] Fr. Lazarus has “dwell in the holy place”.</w:t>
      </w:r>
    </w:p>
  </w:footnote>
  <w:footnote w:id="118">
    <w:p w14:paraId="120B2502" w14:textId="77777777" w:rsidR="004942E9" w:rsidRPr="004A3E27" w:rsidRDefault="004942E9" w:rsidP="00704CAA">
      <w:pPr>
        <w:pStyle w:val="footnote"/>
      </w:pPr>
      <w:r w:rsidRPr="004A3E27">
        <w:rPr>
          <w:rStyle w:val="FootnoteReference"/>
        </w:rPr>
        <w:footnoteRef/>
      </w:r>
      <w:r w:rsidRPr="004A3E27">
        <w:t xml:space="preserve"> Mt. 27:39,43; Wis. 2:12-20.</w:t>
      </w:r>
    </w:p>
  </w:footnote>
  <w:footnote w:id="119">
    <w:p w14:paraId="50976D4E" w14:textId="77777777" w:rsidR="004942E9" w:rsidRPr="004A3E27" w:rsidRDefault="004942E9" w:rsidP="00704CAA">
      <w:pPr>
        <w:pStyle w:val="footnote"/>
      </w:pPr>
      <w:r w:rsidRPr="004A3E27">
        <w:rPr>
          <w:rStyle w:val="FootnoteReference"/>
        </w:rPr>
        <w:footnoteRef/>
      </w:r>
      <w:r w:rsidRPr="004A3E27">
        <w:t xml:space="preserve"> Lam. 2:16; 3:46.</w:t>
      </w:r>
    </w:p>
  </w:footnote>
  <w:footnote w:id="120">
    <w:p w14:paraId="5C493049" w14:textId="77777777" w:rsidR="004942E9" w:rsidRPr="004A3E27" w:rsidRDefault="004942E9" w:rsidP="00704CAA">
      <w:pPr>
        <w:pStyle w:val="footnote"/>
      </w:pPr>
      <w:r w:rsidRPr="004A3E27">
        <w:rPr>
          <w:rStyle w:val="FootnoteReference"/>
        </w:rPr>
        <w:footnoteRef/>
      </w:r>
      <w:r w:rsidRPr="004A3E27">
        <w:t xml:space="preserve"> Jn. 19:37.</w:t>
      </w:r>
    </w:p>
  </w:footnote>
  <w:footnote w:id="121">
    <w:p w14:paraId="7ECE5062" w14:textId="77777777" w:rsidR="004942E9" w:rsidRPr="004A3E27" w:rsidRDefault="004942E9" w:rsidP="00704CAA">
      <w:pPr>
        <w:pStyle w:val="footnote"/>
      </w:pPr>
      <w:r w:rsidRPr="004A3E27">
        <w:rPr>
          <w:rStyle w:val="FootnoteReference"/>
        </w:rPr>
        <w:footnoteRef/>
      </w:r>
      <w:r w:rsidRPr="004A3E27">
        <w:t xml:space="preserve"> Jn. 19:24.</w:t>
      </w:r>
    </w:p>
  </w:footnote>
  <w:footnote w:id="122">
    <w:p w14:paraId="4BEEC712" w14:textId="77777777" w:rsidR="004942E9" w:rsidRPr="004A3E27" w:rsidRDefault="004942E9"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4942E9" w:rsidRDefault="004942E9" w:rsidP="00704CAA">
      <w:pPr>
        <w:pStyle w:val="footnote"/>
      </w:pPr>
      <w:r>
        <w:rPr>
          <w:rStyle w:val="FootnoteReference"/>
        </w:rPr>
        <w:footnoteRef/>
      </w:r>
      <w:r>
        <w:t xml:space="preserve"> [JS]Others have “and my only-begotten from the hand of the dog.”</w:t>
      </w:r>
    </w:p>
  </w:footnote>
  <w:footnote w:id="124">
    <w:p w14:paraId="21445B03" w14:textId="77777777" w:rsidR="004942E9" w:rsidRDefault="004942E9" w:rsidP="00704CAA">
      <w:pPr>
        <w:pStyle w:val="footnote"/>
      </w:pPr>
      <w:r>
        <w:rPr>
          <w:rStyle w:val="FootnoteReference"/>
        </w:rPr>
        <w:footnoteRef/>
      </w:r>
      <w:r>
        <w:t xml:space="preserve"> [JS] Fr. Lazarus has “the rhinoceros.”</w:t>
      </w:r>
    </w:p>
  </w:footnote>
  <w:footnote w:id="125">
    <w:p w14:paraId="56644E4A" w14:textId="77777777" w:rsidR="004942E9" w:rsidRPr="004A3E27" w:rsidRDefault="004942E9" w:rsidP="00704CAA">
      <w:pPr>
        <w:pStyle w:val="footnote"/>
      </w:pPr>
      <w:r w:rsidRPr="004A3E27">
        <w:rPr>
          <w:rStyle w:val="FootnoteReference"/>
        </w:rPr>
        <w:footnoteRef/>
      </w:r>
      <w:r w:rsidRPr="004A3E27">
        <w:t xml:space="preserve"> Hebrews 2:12.</w:t>
      </w:r>
    </w:p>
  </w:footnote>
  <w:footnote w:id="126">
    <w:p w14:paraId="611C62AB" w14:textId="77777777" w:rsidR="004942E9" w:rsidRDefault="004942E9" w:rsidP="00704CAA">
      <w:pPr>
        <w:pStyle w:val="footnote"/>
      </w:pPr>
      <w:r>
        <w:rPr>
          <w:rStyle w:val="FootnoteReference"/>
        </w:rPr>
        <w:footnoteRef/>
      </w:r>
      <w:r>
        <w:t xml:space="preserve"> [JS] literally “all you seed of Jacob”</w:t>
      </w:r>
    </w:p>
  </w:footnote>
  <w:footnote w:id="127">
    <w:p w14:paraId="190228A5" w14:textId="77777777" w:rsidR="004942E9" w:rsidRDefault="004942E9" w:rsidP="00704CAA">
      <w:pPr>
        <w:pStyle w:val="footnote"/>
      </w:pPr>
      <w:r>
        <w:rPr>
          <w:rStyle w:val="FootnoteReference"/>
        </w:rPr>
        <w:footnoteRef/>
      </w:r>
      <w:r>
        <w:t xml:space="preserve"> [JS] Congregation or assembly, not building.</w:t>
      </w:r>
    </w:p>
  </w:footnote>
  <w:footnote w:id="128">
    <w:p w14:paraId="02DDF259" w14:textId="77777777" w:rsidR="004942E9" w:rsidRDefault="004942E9" w:rsidP="00704CAA">
      <w:pPr>
        <w:pStyle w:val="footnote"/>
      </w:pPr>
      <w:r>
        <w:rPr>
          <w:rStyle w:val="FootnoteReference"/>
        </w:rPr>
        <w:footnoteRef/>
      </w:r>
      <w:r>
        <w:t xml:space="preserve"> [JS] or “give thanks to”</w:t>
      </w:r>
    </w:p>
  </w:footnote>
  <w:footnote w:id="129">
    <w:p w14:paraId="17A700D9" w14:textId="77777777" w:rsidR="004942E9" w:rsidRDefault="004942E9" w:rsidP="00704CAA">
      <w:pPr>
        <w:pStyle w:val="footnote"/>
      </w:pPr>
      <w:r>
        <w:rPr>
          <w:rStyle w:val="FootnoteReference"/>
        </w:rPr>
        <w:footnoteRef/>
      </w:r>
      <w:r>
        <w:t xml:space="preserve"> [JS] did obeisance, i.e. the physical act of bowing down.</w:t>
      </w:r>
    </w:p>
  </w:footnote>
  <w:footnote w:id="130">
    <w:p w14:paraId="7CD8475E" w14:textId="77777777" w:rsidR="004942E9" w:rsidRPr="004A3E27" w:rsidRDefault="004942E9"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4942E9" w:rsidRPr="004A3E27" w:rsidRDefault="004942E9" w:rsidP="00704CAA">
      <w:pPr>
        <w:pStyle w:val="footnote"/>
      </w:pPr>
      <w:r w:rsidRPr="004A3E27">
        <w:rPr>
          <w:rStyle w:val="FootnoteReference"/>
        </w:rPr>
        <w:footnoteRef/>
      </w:r>
      <w:r w:rsidRPr="004A3E27">
        <w:t xml:space="preserve"> Romans 3:24-26; John 17:4; 19:30.</w:t>
      </w:r>
    </w:p>
  </w:footnote>
  <w:footnote w:id="132">
    <w:p w14:paraId="23D7B260" w14:textId="77777777" w:rsidR="004942E9" w:rsidRPr="004A3E27" w:rsidRDefault="004942E9"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4942E9" w:rsidRPr="004A3E27" w:rsidRDefault="004942E9"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4942E9" w:rsidRPr="004A3E27" w:rsidRDefault="004942E9"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4942E9" w:rsidRPr="004A3E27" w:rsidRDefault="004942E9"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4942E9" w:rsidRPr="004A3E27" w:rsidRDefault="004942E9" w:rsidP="00704CAA">
      <w:pPr>
        <w:pStyle w:val="footnote"/>
      </w:pPr>
      <w:r w:rsidRPr="004A3E27">
        <w:rPr>
          <w:rStyle w:val="FootnoteReference"/>
        </w:rPr>
        <w:footnoteRef/>
      </w:r>
      <w:r w:rsidRPr="004A3E27">
        <w:t xml:space="preserve"> Is. 2:2; Dan. 2:35; 1 Cor. 10:4.</w:t>
      </w:r>
    </w:p>
  </w:footnote>
  <w:footnote w:id="137">
    <w:p w14:paraId="398AE7A9" w14:textId="77777777" w:rsidR="004942E9" w:rsidRPr="004A3E27" w:rsidRDefault="004942E9"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4942E9" w:rsidRDefault="004942E9" w:rsidP="00704CAA">
      <w:pPr>
        <w:pStyle w:val="footnote"/>
      </w:pPr>
      <w:r>
        <w:rPr>
          <w:rStyle w:val="FootnoteReference"/>
        </w:rPr>
        <w:footnoteRef/>
      </w:r>
      <w:r>
        <w:t xml:space="preserve"> [JS] [] found in Coptic. See the Ninth Hour of Tuesday of Holy Week.</w:t>
      </w:r>
    </w:p>
  </w:footnote>
  <w:footnote w:id="139">
    <w:p w14:paraId="37E03497" w14:textId="77777777" w:rsidR="004942E9" w:rsidRDefault="004942E9" w:rsidP="00704CAA">
      <w:pPr>
        <w:pStyle w:val="footnote"/>
      </w:pPr>
      <w:r>
        <w:rPr>
          <w:rStyle w:val="FootnoteReference"/>
        </w:rPr>
        <w:footnoteRef/>
      </w:r>
      <w:r>
        <w:t xml:space="preserve"> [JS] literally: “because they are from of old”.</w:t>
      </w:r>
    </w:p>
  </w:footnote>
  <w:footnote w:id="140">
    <w:p w14:paraId="2F4E4405" w14:textId="77777777" w:rsidR="004942E9" w:rsidRDefault="004942E9" w:rsidP="00704CAA">
      <w:pPr>
        <w:pStyle w:val="footnote"/>
      </w:pPr>
      <w:r>
        <w:rPr>
          <w:rStyle w:val="FootnoteReference"/>
        </w:rPr>
        <w:footnoteRef/>
      </w:r>
      <w:r>
        <w:t xml:space="preserve"> [JS] literally, “so He sets a law for those who sin in the way.”</w:t>
      </w:r>
    </w:p>
  </w:footnote>
  <w:footnote w:id="141">
    <w:p w14:paraId="68945260" w14:textId="77777777" w:rsidR="004942E9" w:rsidRPr="004A3E27" w:rsidRDefault="004942E9"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4942E9" w:rsidRPr="004A3E27" w:rsidRDefault="004942E9"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4942E9" w:rsidRDefault="004942E9" w:rsidP="00704CAA">
      <w:pPr>
        <w:pStyle w:val="footnote"/>
      </w:pPr>
      <w:r>
        <w:rPr>
          <w:rStyle w:val="FootnoteReference"/>
        </w:rPr>
        <w:footnoteRef/>
      </w:r>
      <w:r>
        <w:t xml:space="preserve"> [JS] NETS and Fr. Athanasius have “You will”</w:t>
      </w:r>
    </w:p>
  </w:footnote>
  <w:footnote w:id="144">
    <w:p w14:paraId="6EFDBCA7" w14:textId="77777777" w:rsidR="004942E9" w:rsidRPr="004A3E27" w:rsidRDefault="004942E9"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4942E9" w:rsidRDefault="004942E9" w:rsidP="00704CAA">
      <w:pPr>
        <w:pStyle w:val="footnote"/>
      </w:pPr>
      <w:r>
        <w:rPr>
          <w:rStyle w:val="FootnoteReference"/>
        </w:rPr>
        <w:footnoteRef/>
      </w:r>
      <w:r>
        <w:t xml:space="preserve"> Present in Fr. Athanasius and OSB.</w:t>
      </w:r>
    </w:p>
  </w:footnote>
  <w:footnote w:id="146">
    <w:p w14:paraId="5909B0CA" w14:textId="77777777" w:rsidR="004942E9" w:rsidRPr="004A3E27" w:rsidRDefault="004942E9"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4942E9" w:rsidRDefault="004942E9"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4942E9" w:rsidRPr="004A3E27" w:rsidRDefault="004942E9"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4942E9" w:rsidRPr="004A3E27" w:rsidRDefault="004942E9"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4942E9" w:rsidRPr="004A3E27" w:rsidRDefault="004942E9"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4942E9" w:rsidRDefault="004942E9" w:rsidP="00704CAA">
      <w:pPr>
        <w:pStyle w:val="footnote"/>
      </w:pPr>
      <w:r>
        <w:rPr>
          <w:rStyle w:val="FootnoteReference"/>
        </w:rPr>
        <w:footnoteRef/>
      </w:r>
      <w:r>
        <w:t xml:space="preserve"> [JS] literally, “place”</w:t>
      </w:r>
    </w:p>
  </w:footnote>
  <w:footnote w:id="152">
    <w:p w14:paraId="195347EE" w14:textId="77777777" w:rsidR="004942E9" w:rsidRPr="004A3E27" w:rsidRDefault="004942E9"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4942E9" w:rsidRPr="004A3E27" w:rsidRDefault="004942E9"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4942E9" w:rsidRPr="004A3E27" w:rsidRDefault="004942E9"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4942E9" w:rsidRPr="004A3E27" w:rsidRDefault="004942E9" w:rsidP="00704CAA">
      <w:pPr>
        <w:pStyle w:val="footnote"/>
      </w:pPr>
      <w:r w:rsidRPr="004A3E27">
        <w:tab/>
        <w:t>‘No sweeter fragrance than to follow Christ,</w:t>
      </w:r>
    </w:p>
    <w:p w14:paraId="6922B75D" w14:textId="77777777" w:rsidR="004942E9" w:rsidRPr="004A3E27" w:rsidRDefault="004942E9" w:rsidP="00704CAA">
      <w:pPr>
        <w:pStyle w:val="footnote"/>
      </w:pPr>
      <w:r w:rsidRPr="004A3E27">
        <w:tab/>
        <w:t>when man makes offerings of a holy life,</w:t>
      </w:r>
    </w:p>
    <w:p w14:paraId="73E1648A" w14:textId="77777777" w:rsidR="004942E9" w:rsidRPr="004A3E27" w:rsidRDefault="004942E9" w:rsidP="00704CAA">
      <w:pPr>
        <w:pStyle w:val="footnote"/>
      </w:pPr>
      <w:r w:rsidRPr="004A3E27">
        <w:tab/>
        <w:t>and offers golden deeds in sacrifice’ (St. Prosper).</w:t>
      </w:r>
    </w:p>
  </w:footnote>
  <w:footnote w:id="155">
    <w:p w14:paraId="28DB08B5" w14:textId="77777777" w:rsidR="004942E9" w:rsidRPr="004A3E27" w:rsidRDefault="004942E9"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4942E9" w:rsidRPr="004A3E27" w:rsidRDefault="004942E9"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4942E9" w:rsidRDefault="004942E9" w:rsidP="00704CAA">
      <w:pPr>
        <w:pStyle w:val="footnote"/>
      </w:pPr>
      <w:r>
        <w:rPr>
          <w:rStyle w:val="FootnoteReference"/>
        </w:rPr>
        <w:footnoteRef/>
      </w:r>
      <w:r>
        <w:t xml:space="preserve"> [JS] confess: or “give thanks to”, or “thankfully confess”</w:t>
      </w:r>
    </w:p>
  </w:footnote>
  <w:footnote w:id="158">
    <w:p w14:paraId="498018AA" w14:textId="77777777" w:rsidR="004942E9" w:rsidRPr="004A3E27" w:rsidRDefault="004942E9"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4942E9" w:rsidRDefault="004942E9" w:rsidP="00704CAA">
      <w:pPr>
        <w:pStyle w:val="footnote"/>
      </w:pPr>
      <w:r>
        <w:rPr>
          <w:rStyle w:val="FootnoteReference"/>
        </w:rPr>
        <w:footnoteRef/>
      </w:r>
      <w:r>
        <w:t xml:space="preserve"> [JS] “do obeisance”, i.e. a physical act.</w:t>
      </w:r>
    </w:p>
  </w:footnote>
  <w:footnote w:id="160">
    <w:p w14:paraId="58C95173" w14:textId="77777777" w:rsidR="004942E9" w:rsidRPr="004A3E27" w:rsidRDefault="004942E9"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4942E9" w:rsidRPr="004A3E27" w:rsidRDefault="004942E9"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4942E9" w:rsidRPr="004A3E27" w:rsidRDefault="004942E9"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4942E9" w:rsidRDefault="004942E9" w:rsidP="00704CAA">
      <w:pPr>
        <w:pStyle w:val="footnote"/>
      </w:pPr>
      <w:r>
        <w:rPr>
          <w:rStyle w:val="FootnoteReference"/>
        </w:rPr>
        <w:footnoteRef/>
      </w:r>
      <w:r>
        <w:t xml:space="preserve"> [JS] or “You have granted”</w:t>
      </w:r>
    </w:p>
  </w:footnote>
  <w:footnote w:id="164">
    <w:p w14:paraId="08C7ED64" w14:textId="77777777" w:rsidR="004942E9" w:rsidRPr="004A3E27" w:rsidRDefault="004942E9"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4942E9" w:rsidRPr="004A3E27" w:rsidRDefault="004942E9"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4942E9" w:rsidRPr="004A3E27" w:rsidRDefault="004942E9"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4942E9" w:rsidRDefault="004942E9" w:rsidP="00704CAA">
      <w:pPr>
        <w:pStyle w:val="footnote"/>
      </w:pPr>
      <w:r>
        <w:rPr>
          <w:rStyle w:val="FootnoteReference"/>
        </w:rPr>
        <w:footnoteRef/>
      </w:r>
      <w:r>
        <w:t xml:space="preserve"> [JS] or “give thanks to You”, or “thankfully confess You with praise”</w:t>
      </w:r>
    </w:p>
  </w:footnote>
  <w:footnote w:id="168">
    <w:p w14:paraId="671FC951" w14:textId="77777777" w:rsidR="004942E9" w:rsidRPr="004A3E27" w:rsidRDefault="004942E9"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4942E9" w:rsidRPr="004A3E27" w:rsidRDefault="004942E9" w:rsidP="00704CAA">
      <w:pPr>
        <w:pStyle w:val="footnote"/>
      </w:pPr>
      <w:r w:rsidRPr="004A3E27">
        <w:rPr>
          <w:rStyle w:val="FootnoteReference"/>
        </w:rPr>
        <w:footnoteRef/>
      </w:r>
      <w:r w:rsidRPr="004A3E27">
        <w:t xml:space="preserve"> Luke 23:46.</w:t>
      </w:r>
    </w:p>
  </w:footnote>
  <w:footnote w:id="170">
    <w:p w14:paraId="1317CE14" w14:textId="77777777" w:rsidR="004942E9" w:rsidRPr="004A3E27" w:rsidRDefault="004942E9"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4942E9" w:rsidRDefault="004942E9" w:rsidP="00704CAA">
      <w:pPr>
        <w:pStyle w:val="footnote"/>
      </w:pPr>
      <w:r>
        <w:rPr>
          <w:rStyle w:val="FootnoteReference"/>
        </w:rPr>
        <w:footnoteRef/>
      </w:r>
      <w:r>
        <w:t xml:space="preserve"> [JS] Fr. Athanasius has “slander”. See the Sixth Hour of Maundy Thursday.</w:t>
      </w:r>
    </w:p>
  </w:footnote>
  <w:footnote w:id="172">
    <w:p w14:paraId="0A1D8F86" w14:textId="77777777" w:rsidR="004942E9" w:rsidRPr="004A3E27" w:rsidRDefault="004942E9"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4942E9" w:rsidRDefault="004942E9"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4942E9" w:rsidRPr="004A3E27" w:rsidRDefault="004942E9"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4942E9" w:rsidRDefault="004942E9" w:rsidP="00704CAA">
      <w:pPr>
        <w:pStyle w:val="footnote"/>
      </w:pPr>
      <w:r>
        <w:rPr>
          <w:rStyle w:val="FootnoteReference"/>
        </w:rPr>
        <w:footnoteRef/>
      </w:r>
      <w:r>
        <w:t xml:space="preserve"> [JS] or “seeks out”</w:t>
      </w:r>
    </w:p>
  </w:footnote>
  <w:footnote w:id="176">
    <w:p w14:paraId="54A62B74" w14:textId="77777777" w:rsidR="004942E9" w:rsidRDefault="004942E9"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4942E9" w:rsidRPr="004A3E27" w:rsidRDefault="004942E9"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4942E9" w:rsidRPr="004A3E27" w:rsidRDefault="004942E9"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4942E9" w:rsidRPr="004A3E27" w:rsidRDefault="004942E9"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4942E9" w:rsidRDefault="004942E9"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4942E9" w:rsidRDefault="004942E9" w:rsidP="00704CAA">
      <w:pPr>
        <w:pStyle w:val="footnote"/>
      </w:pPr>
      <w:r>
        <w:rPr>
          <w:rStyle w:val="FootnoteReference"/>
        </w:rPr>
        <w:footnoteRef/>
      </w:r>
      <w:r>
        <w:t xml:space="preserve"> [JS] or, “boast”</w:t>
      </w:r>
    </w:p>
  </w:footnote>
  <w:footnote w:id="182">
    <w:p w14:paraId="193C371C" w14:textId="77777777" w:rsidR="004942E9" w:rsidRPr="004A3E27" w:rsidRDefault="004942E9"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4942E9" w:rsidRDefault="004942E9"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4942E9" w:rsidRDefault="004942E9" w:rsidP="00704CAA">
      <w:pPr>
        <w:pStyle w:val="footnote"/>
      </w:pPr>
      <w:r>
        <w:rPr>
          <w:rStyle w:val="FootnoteReference"/>
        </w:rPr>
        <w:footnoteRef/>
      </w:r>
      <w:r>
        <w:t xml:space="preserve"> [JS] or “Confess the Lord with the harp.</w:t>
      </w:r>
    </w:p>
  </w:footnote>
  <w:footnote w:id="185">
    <w:p w14:paraId="7BF5E829" w14:textId="77777777" w:rsidR="004942E9" w:rsidRPr="004A3E27" w:rsidRDefault="004942E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4942E9" w:rsidRPr="004A3E27" w:rsidRDefault="004942E9"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4942E9" w:rsidRPr="004A3E27" w:rsidRDefault="004942E9" w:rsidP="00704CAA">
      <w:pPr>
        <w:pStyle w:val="footnote"/>
      </w:pPr>
      <w:r w:rsidRPr="004A3E27">
        <w:rPr>
          <w:rStyle w:val="FootnoteReference"/>
        </w:rPr>
        <w:footnoteRef/>
      </w:r>
      <w:r w:rsidRPr="004A3E27">
        <w:t xml:space="preserve"> Naturally and spiritually (Jn. 3:3-6).</w:t>
      </w:r>
    </w:p>
  </w:footnote>
  <w:footnote w:id="188">
    <w:p w14:paraId="0C9F8424" w14:textId="77777777" w:rsidR="004942E9" w:rsidRDefault="004942E9" w:rsidP="00704CAA">
      <w:pPr>
        <w:pStyle w:val="footnote"/>
      </w:pPr>
      <w:r>
        <w:rPr>
          <w:rStyle w:val="FootnoteReference"/>
        </w:rPr>
        <w:footnoteRef/>
      </w:r>
      <w:r>
        <w:t xml:space="preserve"> [JS] Fr. Lazarus has “plans”</w:t>
      </w:r>
    </w:p>
  </w:footnote>
  <w:footnote w:id="189">
    <w:p w14:paraId="5E9D1817" w14:textId="77777777" w:rsidR="004942E9" w:rsidRDefault="004942E9" w:rsidP="00704CAA">
      <w:pPr>
        <w:pStyle w:val="footnote"/>
      </w:pPr>
      <w:r>
        <w:rPr>
          <w:rStyle w:val="FootnoteReference"/>
        </w:rPr>
        <w:footnoteRef/>
      </w:r>
      <w:r>
        <w:t xml:space="preserve"> [JS] or “fashioned”</w:t>
      </w:r>
    </w:p>
  </w:footnote>
  <w:footnote w:id="190">
    <w:p w14:paraId="4BB22157" w14:textId="77777777" w:rsidR="004942E9" w:rsidRDefault="004942E9" w:rsidP="00704CAA">
      <w:pPr>
        <w:pStyle w:val="footnote"/>
      </w:pPr>
      <w:r>
        <w:rPr>
          <w:rStyle w:val="FootnoteReference"/>
        </w:rPr>
        <w:footnoteRef/>
      </w:r>
      <w:r>
        <w:t xml:space="preserve"> Fr. Athanasius has “My soul shall make her boast in the Lord”</w:t>
      </w:r>
    </w:p>
  </w:footnote>
  <w:footnote w:id="191">
    <w:p w14:paraId="0BB5F188" w14:textId="77777777" w:rsidR="004942E9" w:rsidRPr="004A3E27" w:rsidRDefault="004942E9"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4942E9" w:rsidRPr="004A3E27" w:rsidRDefault="004942E9"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4942E9" w:rsidRDefault="004942E9" w:rsidP="00704CAA">
      <w:pPr>
        <w:pStyle w:val="footnote"/>
      </w:pPr>
      <w:r>
        <w:rPr>
          <w:rStyle w:val="FootnoteReference"/>
        </w:rPr>
        <w:footnoteRef/>
      </w:r>
      <w:r>
        <w:t xml:space="preserve"> [JS] or “contrite in heart”</w:t>
      </w:r>
    </w:p>
  </w:footnote>
  <w:footnote w:id="194">
    <w:p w14:paraId="6E011C0E" w14:textId="77777777" w:rsidR="004942E9" w:rsidRDefault="004942E9" w:rsidP="00704CAA">
      <w:pPr>
        <w:pStyle w:val="footnote"/>
      </w:pPr>
      <w:r>
        <w:rPr>
          <w:rStyle w:val="FootnoteReference"/>
        </w:rPr>
        <w:footnoteRef/>
      </w:r>
      <w:r>
        <w:t xml:space="preserve"> [JS] Coptic has “eat their hearts”, which Fr. Athanasius renders, “regret”</w:t>
      </w:r>
    </w:p>
  </w:footnote>
  <w:footnote w:id="195">
    <w:p w14:paraId="3B9E39E6" w14:textId="77777777" w:rsidR="004942E9" w:rsidRDefault="004942E9" w:rsidP="00704CAA">
      <w:pPr>
        <w:pStyle w:val="footnote"/>
      </w:pPr>
      <w:r>
        <w:rPr>
          <w:rStyle w:val="FootnoteReference"/>
        </w:rPr>
        <w:footnoteRef/>
      </w:r>
      <w:r>
        <w:t xml:space="preserve"> [JS] or regret.</w:t>
      </w:r>
    </w:p>
  </w:footnote>
  <w:footnote w:id="196">
    <w:p w14:paraId="40200D4A" w14:textId="77777777" w:rsidR="004942E9" w:rsidRPr="004A3E27" w:rsidRDefault="004942E9"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4942E9" w:rsidRDefault="004942E9" w:rsidP="00704CAA">
      <w:pPr>
        <w:pStyle w:val="footnote"/>
      </w:pPr>
      <w:r>
        <w:rPr>
          <w:rStyle w:val="FootnoteReference"/>
        </w:rPr>
        <w:footnoteRef/>
      </w:r>
      <w:r>
        <w:t xml:space="preserve"> [JS] literally “and my soul with barrenness/childlessness.”</w:t>
      </w:r>
    </w:p>
  </w:footnote>
  <w:footnote w:id="198">
    <w:p w14:paraId="335B311E" w14:textId="77777777" w:rsidR="004942E9" w:rsidRPr="004A3E27" w:rsidRDefault="004942E9" w:rsidP="00704CAA">
      <w:pPr>
        <w:pStyle w:val="footnote"/>
      </w:pPr>
      <w:r w:rsidRPr="004A3E27">
        <w:rPr>
          <w:rStyle w:val="FootnoteReference"/>
        </w:rPr>
        <w:footnoteRef/>
      </w:r>
      <w:r w:rsidRPr="004A3E27">
        <w:t xml:space="preserve"> John 19:1; Mt. 27:26.</w:t>
      </w:r>
    </w:p>
  </w:footnote>
  <w:footnote w:id="199">
    <w:p w14:paraId="4C78163A" w14:textId="77777777" w:rsidR="004942E9" w:rsidRPr="004A3E27" w:rsidRDefault="004942E9"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4942E9" w:rsidRDefault="004942E9"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4942E9" w:rsidRDefault="004942E9" w:rsidP="00704CAA">
      <w:pPr>
        <w:pStyle w:val="footnote"/>
      </w:pPr>
      <w:r>
        <w:rPr>
          <w:rStyle w:val="FootnoteReference"/>
        </w:rPr>
        <w:footnoteRef/>
      </w:r>
      <w:r>
        <w:t xml:space="preserve"> [JS] [] found in Coptic</w:t>
      </w:r>
    </w:p>
  </w:footnote>
  <w:footnote w:id="202">
    <w:p w14:paraId="7E13C651" w14:textId="77777777" w:rsidR="004942E9" w:rsidRPr="004A3E27" w:rsidRDefault="004942E9"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4942E9" w:rsidRDefault="004942E9" w:rsidP="00704CAA">
      <w:pPr>
        <w:pStyle w:val="footnote"/>
      </w:pPr>
      <w:r>
        <w:rPr>
          <w:rStyle w:val="FootnoteReference"/>
        </w:rPr>
        <w:footnoteRef/>
      </w:r>
      <w:r>
        <w:t xml:space="preserve"> [JS] or “Aha! Aha!” Or “Well done! Well done!”</w:t>
      </w:r>
    </w:p>
  </w:footnote>
  <w:footnote w:id="204">
    <w:p w14:paraId="7D139757" w14:textId="77777777" w:rsidR="004942E9" w:rsidRDefault="004942E9"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4942E9" w:rsidRDefault="004942E9" w:rsidP="00704CAA">
      <w:pPr>
        <w:pStyle w:val="footnote"/>
      </w:pPr>
      <w:r>
        <w:rPr>
          <w:rStyle w:val="FootnoteReference"/>
        </w:rPr>
        <w:footnoteRef/>
      </w:r>
      <w:r>
        <w:t xml:space="preserve"> [JS] Fr. Lazarus has, “towering mountains”</w:t>
      </w:r>
    </w:p>
  </w:footnote>
  <w:footnote w:id="206">
    <w:p w14:paraId="2543C5FB" w14:textId="77777777" w:rsidR="004942E9" w:rsidRPr="004A3E27" w:rsidRDefault="004942E9"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4942E9" w:rsidRDefault="004942E9" w:rsidP="00704CAA">
      <w:pPr>
        <w:pStyle w:val="footnote"/>
      </w:pPr>
      <w:r>
        <w:rPr>
          <w:rStyle w:val="FootnoteReference"/>
        </w:rPr>
        <w:footnoteRef/>
      </w:r>
      <w:r>
        <w:t xml:space="preserve"> [JS] OSB has “many waters”</w:t>
      </w:r>
    </w:p>
  </w:footnote>
  <w:footnote w:id="208">
    <w:p w14:paraId="3AE55734" w14:textId="77777777" w:rsidR="004942E9" w:rsidRPr="004A3E27" w:rsidRDefault="004942E9"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4942E9" w:rsidRPr="004A3E27" w:rsidRDefault="004942E9"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4942E9" w:rsidRPr="004A3E27" w:rsidRDefault="004942E9" w:rsidP="00704CAA">
      <w:pPr>
        <w:pStyle w:val="footnote"/>
      </w:pPr>
      <w:r w:rsidRPr="004A3E27">
        <w:rPr>
          <w:rStyle w:val="FootnoteReference"/>
        </w:rPr>
        <w:footnoteRef/>
      </w:r>
      <w:r w:rsidRPr="004A3E27">
        <w:t xml:space="preserve"> Prov. 24:19.</w:t>
      </w:r>
    </w:p>
  </w:footnote>
  <w:footnote w:id="211">
    <w:p w14:paraId="2BAC33AB" w14:textId="77777777" w:rsidR="004942E9" w:rsidRPr="004A3E27" w:rsidRDefault="004942E9"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4942E9" w:rsidRPr="004A3E27" w:rsidRDefault="004942E9"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4942E9" w:rsidRPr="004A3E27" w:rsidRDefault="004942E9"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4942E9" w:rsidRDefault="004942E9" w:rsidP="00704CAA">
      <w:pPr>
        <w:pStyle w:val="footnote"/>
      </w:pPr>
      <w:r>
        <w:rPr>
          <w:rStyle w:val="FootnoteReference"/>
        </w:rPr>
        <w:footnoteRef/>
      </w:r>
      <w:r>
        <w:t xml:space="preserve"> [JS] or “judgment”</w:t>
      </w:r>
    </w:p>
  </w:footnote>
  <w:footnote w:id="215">
    <w:p w14:paraId="2655FEEF" w14:textId="77777777" w:rsidR="004942E9" w:rsidRPr="004A3E27" w:rsidRDefault="004942E9"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4942E9" w:rsidRDefault="004942E9" w:rsidP="00704CAA">
      <w:pPr>
        <w:pStyle w:val="footnote"/>
      </w:pPr>
      <w:r>
        <w:rPr>
          <w:rStyle w:val="FootnoteReference"/>
        </w:rPr>
        <w:footnoteRef/>
      </w:r>
      <w:r>
        <w:t xml:space="preserve"> [JS] or “fret”</w:t>
      </w:r>
    </w:p>
  </w:footnote>
  <w:footnote w:id="217">
    <w:p w14:paraId="4788BB93" w14:textId="77777777" w:rsidR="004942E9" w:rsidRDefault="004942E9" w:rsidP="00704CAA">
      <w:pPr>
        <w:pStyle w:val="footnote"/>
      </w:pPr>
      <w:r>
        <w:rPr>
          <w:rStyle w:val="FootnoteReference"/>
        </w:rPr>
        <w:footnoteRef/>
      </w:r>
      <w:r>
        <w:t xml:space="preserve"> [JS] or “land”</w:t>
      </w:r>
    </w:p>
  </w:footnote>
  <w:footnote w:id="218">
    <w:p w14:paraId="6390DA94" w14:textId="77777777" w:rsidR="004942E9" w:rsidRPr="004A3E27" w:rsidRDefault="004942E9"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4942E9" w:rsidRPr="004A3E27" w:rsidRDefault="004942E9"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4942E9" w:rsidRDefault="004942E9" w:rsidP="00704CAA">
      <w:pPr>
        <w:pStyle w:val="footnote"/>
      </w:pPr>
      <w:r>
        <w:rPr>
          <w:rStyle w:val="FootnoteReference"/>
        </w:rPr>
        <w:footnoteRef/>
      </w:r>
      <w:r>
        <w:t xml:space="preserve"> [JS] literally, “seed”, here and throughout</w:t>
      </w:r>
    </w:p>
  </w:footnote>
  <w:footnote w:id="221">
    <w:p w14:paraId="3CEEF8CB" w14:textId="77777777" w:rsidR="004942E9" w:rsidRPr="004A3E27" w:rsidRDefault="004942E9"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4942E9" w:rsidRPr="004A3E27" w:rsidRDefault="004942E9"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4942E9" w:rsidRPr="004A3E27" w:rsidRDefault="004942E9"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4942E9" w:rsidRDefault="004942E9" w:rsidP="00704CAA">
      <w:pPr>
        <w:pStyle w:val="footnote"/>
      </w:pPr>
      <w:r>
        <w:rPr>
          <w:rStyle w:val="FootnoteReference"/>
        </w:rPr>
        <w:footnoteRef/>
      </w:r>
      <w:r>
        <w:t xml:space="preserve"> [JS] literally “with a sad face”</w:t>
      </w:r>
    </w:p>
  </w:footnote>
  <w:footnote w:id="225">
    <w:p w14:paraId="3F203C49" w14:textId="77777777" w:rsidR="004942E9" w:rsidRDefault="004942E9" w:rsidP="00704CAA">
      <w:pPr>
        <w:pStyle w:val="footnote"/>
      </w:pPr>
      <w:r>
        <w:rPr>
          <w:rStyle w:val="FootnoteReference"/>
        </w:rPr>
        <w:footnoteRef/>
      </w:r>
      <w:r>
        <w:t xml:space="preserve"> [JS] literally “loins”</w:t>
      </w:r>
    </w:p>
  </w:footnote>
  <w:footnote w:id="226">
    <w:p w14:paraId="52B59A41" w14:textId="77777777" w:rsidR="004942E9" w:rsidRDefault="004942E9" w:rsidP="00704CAA">
      <w:pPr>
        <w:pStyle w:val="footnote"/>
      </w:pPr>
      <w:r>
        <w:rPr>
          <w:rStyle w:val="FootnoteReference"/>
        </w:rPr>
        <w:footnoteRef/>
      </w:r>
      <w:r>
        <w:t xml:space="preserve"> [JS] [] from the Sixth Hour of Great and Holy Friday.</w:t>
      </w:r>
    </w:p>
  </w:footnote>
  <w:footnote w:id="227">
    <w:p w14:paraId="1BEB925F" w14:textId="77777777" w:rsidR="004942E9" w:rsidRPr="004A3E27" w:rsidRDefault="004942E9"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4942E9" w:rsidRDefault="004942E9" w:rsidP="00704CAA">
      <w:pPr>
        <w:pStyle w:val="footnote"/>
      </w:pPr>
      <w:r>
        <w:rPr>
          <w:rStyle w:val="FootnoteReference"/>
        </w:rPr>
        <w:footnoteRef/>
      </w:r>
      <w:r>
        <w:t xml:space="preserve"> [JS] or “walks about like a phantom”</w:t>
      </w:r>
    </w:p>
  </w:footnote>
  <w:footnote w:id="229">
    <w:p w14:paraId="3A8555F1" w14:textId="77777777" w:rsidR="004942E9" w:rsidRPr="004A3E27" w:rsidRDefault="004942E9"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4942E9" w:rsidRPr="004A3E27" w:rsidRDefault="004942E9"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4942E9" w:rsidRPr="004A3E27" w:rsidRDefault="004942E9"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4942E9" w:rsidRPr="004A3E27" w:rsidRDefault="004942E9"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4942E9" w:rsidRPr="004A3E27" w:rsidRDefault="004942E9"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4942E9" w:rsidRDefault="004942E9" w:rsidP="00704CAA">
      <w:pPr>
        <w:pStyle w:val="footnote"/>
      </w:pPr>
      <w:r>
        <w:rPr>
          <w:rStyle w:val="FootnoteReference"/>
        </w:rPr>
        <w:footnoteRef/>
      </w:r>
      <w:r>
        <w:t xml:space="preserve"> Fr. Athanasius adds here “my truth”. See Matins of the 12 Day of Paopi.</w:t>
      </w:r>
    </w:p>
  </w:footnote>
  <w:footnote w:id="235">
    <w:p w14:paraId="61A8E851" w14:textId="77777777" w:rsidR="004942E9" w:rsidRDefault="004942E9" w:rsidP="00704CAA">
      <w:pPr>
        <w:pStyle w:val="footnote"/>
      </w:pPr>
      <w:r>
        <w:rPr>
          <w:rStyle w:val="FootnoteReference"/>
        </w:rPr>
        <w:footnoteRef/>
      </w:r>
      <w:r>
        <w:t xml:space="preserve"> [JS] or “Aha! Aha!” or “Well done! Well done!”</w:t>
      </w:r>
    </w:p>
  </w:footnote>
  <w:footnote w:id="236">
    <w:p w14:paraId="27E55EE4" w14:textId="77777777" w:rsidR="004942E9" w:rsidRPr="004A3E27" w:rsidRDefault="004942E9" w:rsidP="00704CAA">
      <w:pPr>
        <w:pStyle w:val="footnote"/>
      </w:pPr>
      <w:r w:rsidRPr="004A3E27">
        <w:rPr>
          <w:rStyle w:val="FootnoteReference"/>
        </w:rPr>
        <w:footnoteRef/>
      </w:r>
      <w:r w:rsidRPr="004A3E27">
        <w:t xml:space="preserve"> John 13:30.</w:t>
      </w:r>
    </w:p>
  </w:footnote>
  <w:footnote w:id="237">
    <w:p w14:paraId="25762726" w14:textId="77777777" w:rsidR="004942E9" w:rsidRPr="004A3E27" w:rsidRDefault="004942E9"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4942E9" w:rsidRPr="004A3E27" w:rsidRDefault="004942E9"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4942E9" w:rsidRPr="004A3E27" w:rsidRDefault="004942E9"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4942E9" w:rsidRDefault="004942E9" w:rsidP="00704CAA">
      <w:pPr>
        <w:pStyle w:val="footnote"/>
      </w:pPr>
      <w:r>
        <w:rPr>
          <w:rStyle w:val="FootnoteReference"/>
        </w:rPr>
        <w:footnoteRef/>
      </w:r>
      <w:r>
        <w:t xml:space="preserve"> [JS] or “from age to age. So be it! So be it!”</w:t>
      </w:r>
    </w:p>
  </w:footnote>
  <w:footnote w:id="241">
    <w:p w14:paraId="3C5066F6" w14:textId="77777777" w:rsidR="004942E9" w:rsidRPr="004A3E27" w:rsidRDefault="004942E9"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4942E9" w:rsidRDefault="004942E9" w:rsidP="00704CAA">
      <w:pPr>
        <w:pStyle w:val="footnote"/>
      </w:pPr>
      <w:r>
        <w:rPr>
          <w:rStyle w:val="FootnoteReference"/>
        </w:rPr>
        <w:footnoteRef/>
      </w:r>
      <w:r>
        <w:t xml:space="preserve"> [JS] or “thanksgiving”, or “thankful confession with praise”</w:t>
      </w:r>
    </w:p>
  </w:footnote>
  <w:footnote w:id="243">
    <w:p w14:paraId="2D0FDBB0" w14:textId="77777777" w:rsidR="004942E9" w:rsidRDefault="004942E9"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4942E9" w:rsidRDefault="004942E9"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4942E9" w:rsidRDefault="004942E9"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4942E9" w:rsidRDefault="004942E9" w:rsidP="00704CAA">
      <w:pPr>
        <w:pStyle w:val="footnote"/>
      </w:pPr>
      <w:r>
        <w:rPr>
          <w:rStyle w:val="FootnoteReference"/>
        </w:rPr>
        <w:footnoteRef/>
      </w:r>
      <w:r>
        <w:t xml:space="preserve"> [JS] Fr. Lazarus has “dwelling”</w:t>
      </w:r>
    </w:p>
  </w:footnote>
  <w:footnote w:id="247">
    <w:p w14:paraId="4B4E6517" w14:textId="77777777" w:rsidR="004942E9" w:rsidRPr="004A3E27" w:rsidRDefault="004942E9"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4942E9" w:rsidRDefault="004942E9"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4942E9" w:rsidRDefault="004942E9"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4942E9" w:rsidRPr="004A3E27" w:rsidRDefault="004942E9"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4942E9" w:rsidRDefault="004942E9" w:rsidP="00704CAA">
      <w:pPr>
        <w:pStyle w:val="footnote"/>
      </w:pPr>
      <w:r>
        <w:rPr>
          <w:rStyle w:val="FootnoteReference"/>
        </w:rPr>
        <w:footnoteRef/>
      </w:r>
      <w:r>
        <w:t xml:space="preserve"> [JS] or “presence”</w:t>
      </w:r>
    </w:p>
  </w:footnote>
  <w:footnote w:id="252">
    <w:p w14:paraId="74E86BCD" w14:textId="77777777" w:rsidR="004942E9" w:rsidRDefault="004942E9" w:rsidP="00704CAA">
      <w:pPr>
        <w:pStyle w:val="footnote"/>
      </w:pPr>
      <w:r>
        <w:rPr>
          <w:rStyle w:val="FootnoteReference"/>
        </w:rPr>
        <w:footnoteRef/>
      </w:r>
      <w:r>
        <w:t xml:space="preserve"> [JS] or “boast in” or “praise”</w:t>
      </w:r>
    </w:p>
  </w:footnote>
  <w:footnote w:id="253">
    <w:p w14:paraId="137C7CEE" w14:textId="77777777" w:rsidR="004942E9" w:rsidRDefault="004942E9" w:rsidP="00704CAA">
      <w:pPr>
        <w:pStyle w:val="footnote"/>
      </w:pPr>
      <w:r>
        <w:rPr>
          <w:rStyle w:val="FootnoteReference"/>
        </w:rPr>
        <w:footnoteRef/>
      </w:r>
      <w:r>
        <w:t xml:space="preserve"> [JS] or “give thanks to”, or “thankfully confess Your Name with praise”</w:t>
      </w:r>
    </w:p>
  </w:footnote>
  <w:footnote w:id="254">
    <w:p w14:paraId="29D167D7" w14:textId="77777777" w:rsidR="004942E9" w:rsidRPr="004A3E27" w:rsidRDefault="004942E9"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4942E9" w:rsidRPr="004A3E27" w:rsidRDefault="004942E9"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4942E9" w:rsidRPr="004A3E27" w:rsidRDefault="004942E9"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4942E9" w:rsidRDefault="004942E9" w:rsidP="00704CAA">
      <w:pPr>
        <w:pStyle w:val="footnote"/>
      </w:pPr>
      <w:r>
        <w:rPr>
          <w:rStyle w:val="FootnoteReference"/>
        </w:rPr>
        <w:footnoteRef/>
      </w:r>
      <w:r>
        <w:t xml:space="preserve"> [JS] or “grace was poured out on Your lips”</w:t>
      </w:r>
    </w:p>
  </w:footnote>
  <w:footnote w:id="258">
    <w:p w14:paraId="0253CD4F" w14:textId="77777777" w:rsidR="004942E9" w:rsidRPr="004A3E27" w:rsidRDefault="004942E9"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4942E9" w:rsidRPr="004A3E27" w:rsidRDefault="004942E9"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4942E9" w:rsidRPr="004A3E27" w:rsidRDefault="004942E9"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4942E9" w:rsidRDefault="004942E9"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4942E9" w:rsidRDefault="004942E9" w:rsidP="00704CAA">
      <w:pPr>
        <w:pStyle w:val="footnote"/>
      </w:pPr>
      <w:r>
        <w:rPr>
          <w:rStyle w:val="FootnoteReference"/>
        </w:rPr>
        <w:footnoteRef/>
      </w:r>
      <w:r>
        <w:t xml:space="preserve"> [JS] literally “do obeisance”, i.e. “bow down to”</w:t>
      </w:r>
    </w:p>
  </w:footnote>
  <w:footnote w:id="263">
    <w:p w14:paraId="3A9D055B" w14:textId="77777777" w:rsidR="004942E9" w:rsidRPr="004A3E27" w:rsidRDefault="004942E9"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4942E9" w:rsidRPr="004A3E27" w:rsidRDefault="004942E9" w:rsidP="00704CAA">
      <w:pPr>
        <w:pStyle w:val="footnote"/>
      </w:pPr>
      <w:r w:rsidRPr="004A3E27">
        <w:rPr>
          <w:rStyle w:val="FootnoteReference"/>
        </w:rPr>
        <w:footnoteRef/>
      </w:r>
      <w:r w:rsidRPr="004A3E27">
        <w:t xml:space="preserve"> Rev. 22:1.</w:t>
      </w:r>
    </w:p>
  </w:footnote>
  <w:footnote w:id="265">
    <w:p w14:paraId="0D981498" w14:textId="77777777" w:rsidR="004942E9" w:rsidRDefault="004942E9" w:rsidP="00704CAA">
      <w:pPr>
        <w:pStyle w:val="footnote"/>
      </w:pPr>
      <w:r>
        <w:rPr>
          <w:rStyle w:val="FootnoteReference"/>
        </w:rPr>
        <w:footnoteRef/>
      </w:r>
      <w:r>
        <w:t xml:space="preserve"> Fr. Lazarus has “dwelling-place”</w:t>
      </w:r>
    </w:p>
  </w:footnote>
  <w:footnote w:id="266">
    <w:p w14:paraId="1E5AC7FD" w14:textId="77777777" w:rsidR="004942E9" w:rsidRDefault="004942E9" w:rsidP="00704CAA">
      <w:pPr>
        <w:pStyle w:val="footnote"/>
      </w:pPr>
      <w:r>
        <w:rPr>
          <w:rStyle w:val="FootnoteReference"/>
        </w:rPr>
        <w:footnoteRef/>
      </w:r>
      <w:r>
        <w:t xml:space="preserve"> [JS] the city’s</w:t>
      </w:r>
    </w:p>
  </w:footnote>
  <w:footnote w:id="267">
    <w:p w14:paraId="1BB6F44D" w14:textId="77777777" w:rsidR="004942E9" w:rsidRPr="004A3E27" w:rsidRDefault="004942E9"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4942E9" w:rsidRPr="004A3E27" w:rsidRDefault="004942E9"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4942E9" w:rsidRPr="004A3E27" w:rsidRDefault="004942E9"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4942E9" w:rsidRPr="004A3E27" w:rsidRDefault="004942E9"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4942E9" w:rsidRPr="004A3E27" w:rsidRDefault="004942E9"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4942E9" w:rsidRPr="004A3E27" w:rsidRDefault="004942E9"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4942E9" w:rsidRPr="004A3E27" w:rsidRDefault="004942E9"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4942E9" w:rsidRDefault="004942E9" w:rsidP="00704CAA">
      <w:pPr>
        <w:pStyle w:val="footnote"/>
      </w:pPr>
      <w:r>
        <w:rPr>
          <w:rStyle w:val="FootnoteReference"/>
        </w:rPr>
        <w:footnoteRef/>
      </w:r>
      <w:r>
        <w:t xml:space="preserve"> [JS] or “beautifully situated”</w:t>
      </w:r>
    </w:p>
  </w:footnote>
  <w:footnote w:id="275">
    <w:p w14:paraId="54B46EEB" w14:textId="77777777" w:rsidR="004942E9" w:rsidRPr="004A3E27" w:rsidRDefault="004942E9"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4942E9" w:rsidRPr="004A3E27" w:rsidRDefault="004942E9"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4942E9" w:rsidRPr="004A3E27" w:rsidRDefault="004942E9"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4942E9" w:rsidRDefault="004942E9" w:rsidP="00704CAA">
      <w:pPr>
        <w:pStyle w:val="footnote"/>
      </w:pPr>
      <w:r>
        <w:rPr>
          <w:rStyle w:val="FootnoteReference"/>
        </w:rPr>
        <w:footnoteRef/>
      </w:r>
      <w:r>
        <w:t xml:space="preserve"> [JS] Fr. Lazarus adds “justice and right judgment” to “righteousness”</w:t>
      </w:r>
    </w:p>
  </w:footnote>
  <w:footnote w:id="279">
    <w:p w14:paraId="20C0E7EF" w14:textId="77777777" w:rsidR="004942E9" w:rsidRPr="004A3E27" w:rsidRDefault="004942E9"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4942E9" w:rsidRPr="004A3E27" w:rsidRDefault="004942E9"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4942E9" w:rsidRDefault="004942E9" w:rsidP="00704CAA">
      <w:pPr>
        <w:pStyle w:val="footnote"/>
      </w:pPr>
      <w:r>
        <w:rPr>
          <w:rStyle w:val="FootnoteReference"/>
        </w:rPr>
        <w:footnoteRef/>
      </w:r>
      <w:r>
        <w:t xml:space="preserve"> [JS] or “eternally”</w:t>
      </w:r>
    </w:p>
  </w:footnote>
  <w:footnote w:id="282">
    <w:p w14:paraId="29183457" w14:textId="77777777" w:rsidR="004942E9" w:rsidRDefault="004942E9"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4942E9" w:rsidRDefault="004942E9" w:rsidP="00704CAA">
      <w:pPr>
        <w:pStyle w:val="footnote"/>
      </w:pPr>
      <w:r>
        <w:rPr>
          <w:rStyle w:val="FootnoteReference"/>
        </w:rPr>
        <w:footnoteRef/>
      </w:r>
      <w:r>
        <w:t xml:space="preserve"> [JS] or “workers of iniquity”</w:t>
      </w:r>
    </w:p>
  </w:footnote>
  <w:footnote w:id="284">
    <w:p w14:paraId="3726AE69" w14:textId="77777777" w:rsidR="004942E9" w:rsidRPr="004A3E27" w:rsidRDefault="004942E9"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4942E9" w:rsidRDefault="004942E9" w:rsidP="00704CAA">
      <w:pPr>
        <w:pStyle w:val="footnote"/>
      </w:pPr>
      <w:r>
        <w:rPr>
          <w:rStyle w:val="FootnoteReference"/>
        </w:rPr>
        <w:footnoteRef/>
      </w:r>
      <w:r>
        <w:t xml:space="preserve"> [JS] or “ransom”</w:t>
      </w:r>
    </w:p>
  </w:footnote>
  <w:footnote w:id="286">
    <w:p w14:paraId="5DBB946B" w14:textId="77777777" w:rsidR="004942E9" w:rsidRDefault="004942E9" w:rsidP="00704CAA">
      <w:pPr>
        <w:pStyle w:val="footnote"/>
      </w:pPr>
      <w:r>
        <w:rPr>
          <w:rStyle w:val="FootnoteReference"/>
        </w:rPr>
        <w:footnoteRef/>
      </w:r>
      <w:r>
        <w:t xml:space="preserve"> [JS] or tabernacles.</w:t>
      </w:r>
    </w:p>
  </w:footnote>
  <w:footnote w:id="287">
    <w:p w14:paraId="0039C2F6" w14:textId="77777777" w:rsidR="004942E9" w:rsidRDefault="004942E9"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4942E9" w:rsidRDefault="004942E9" w:rsidP="00704CAA">
      <w:pPr>
        <w:pStyle w:val="footnote"/>
      </w:pPr>
      <w:r>
        <w:rPr>
          <w:rStyle w:val="FootnoteReference"/>
        </w:rPr>
        <w:footnoteRef/>
      </w:r>
      <w:r>
        <w:t xml:space="preserve"> [JS] or “I will not find fault with your sacrifices”</w:t>
      </w:r>
    </w:p>
  </w:footnote>
  <w:footnote w:id="289">
    <w:p w14:paraId="68A8C08D" w14:textId="77777777" w:rsidR="004942E9" w:rsidRPr="004A3E27" w:rsidRDefault="004942E9"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4942E9" w:rsidRDefault="004942E9" w:rsidP="00704CAA">
      <w:pPr>
        <w:pStyle w:val="footnote"/>
      </w:pPr>
      <w:r>
        <w:rPr>
          <w:rStyle w:val="FootnoteReference"/>
        </w:rPr>
        <w:footnoteRef/>
      </w:r>
      <w:r>
        <w:t xml:space="preserve"> [JS] [] found in Coptic</w:t>
      </w:r>
    </w:p>
  </w:footnote>
  <w:footnote w:id="291">
    <w:p w14:paraId="083DB491" w14:textId="77777777" w:rsidR="004942E9" w:rsidRPr="004A3E27" w:rsidRDefault="004942E9"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4942E9" w:rsidRDefault="004942E9" w:rsidP="00704CAA">
      <w:pPr>
        <w:pStyle w:val="footnote"/>
      </w:pPr>
      <w:r>
        <w:rPr>
          <w:rStyle w:val="FootnoteReference"/>
        </w:rPr>
        <w:footnoteRef/>
      </w:r>
      <w:r>
        <w:t xml:space="preserve"> [JS] “showed me” or “made known to me”</w:t>
      </w:r>
    </w:p>
  </w:footnote>
  <w:footnote w:id="293">
    <w:p w14:paraId="6841512E" w14:textId="77777777" w:rsidR="004942E9" w:rsidRPr="004A3E27" w:rsidRDefault="004942E9" w:rsidP="00704CAA">
      <w:pPr>
        <w:pStyle w:val="footnote"/>
      </w:pPr>
      <w:r w:rsidRPr="004A3E27">
        <w:rPr>
          <w:rStyle w:val="FootnoteReference"/>
        </w:rPr>
        <w:footnoteRef/>
      </w:r>
      <w:r w:rsidRPr="004A3E27">
        <w:t xml:space="preserve"> Exodus 12:22; John 19:29; Hebrews 9:19.</w:t>
      </w:r>
    </w:p>
  </w:footnote>
  <w:footnote w:id="294">
    <w:p w14:paraId="2CD43332" w14:textId="77777777" w:rsidR="004942E9" w:rsidRDefault="004942E9" w:rsidP="00704CAA">
      <w:pPr>
        <w:pStyle w:val="footnote"/>
      </w:pPr>
      <w:r>
        <w:rPr>
          <w:rStyle w:val="FootnoteReference"/>
        </w:rPr>
        <w:footnoteRef/>
      </w:r>
      <w:r>
        <w:t xml:space="preserve"> [JS] literally “face”.</w:t>
      </w:r>
    </w:p>
  </w:footnote>
  <w:footnote w:id="295">
    <w:p w14:paraId="63BCC4B4" w14:textId="77777777" w:rsidR="004942E9" w:rsidRDefault="004942E9" w:rsidP="00704CAA">
      <w:pPr>
        <w:pStyle w:val="footnote"/>
      </w:pPr>
      <w:r>
        <w:rPr>
          <w:rStyle w:val="FootnoteReference"/>
        </w:rPr>
        <w:footnoteRef/>
      </w:r>
      <w:r>
        <w:t xml:space="preserve"> [JS] or “blood-guiltiness”</w:t>
      </w:r>
    </w:p>
  </w:footnote>
  <w:footnote w:id="296">
    <w:p w14:paraId="5BD3086D" w14:textId="77777777" w:rsidR="004942E9" w:rsidRDefault="004942E9" w:rsidP="00704CAA">
      <w:pPr>
        <w:pStyle w:val="footnote"/>
      </w:pPr>
      <w:r>
        <w:rPr>
          <w:rStyle w:val="FootnoteReference"/>
        </w:rPr>
        <w:footnoteRef/>
      </w:r>
      <w:r>
        <w:t xml:space="preserve"> [JS] or “gives thanks to,” or “thankfully confess You with praise”</w:t>
      </w:r>
    </w:p>
  </w:footnote>
  <w:footnote w:id="297">
    <w:p w14:paraId="49F73209" w14:textId="77777777" w:rsidR="004942E9" w:rsidRPr="004A3E27" w:rsidRDefault="004942E9"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4942E9" w:rsidRPr="004A3E27" w:rsidRDefault="004942E9"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4942E9" w:rsidRDefault="004942E9" w:rsidP="00704CAA">
      <w:pPr>
        <w:pStyle w:val="footnote"/>
      </w:pPr>
      <w:r>
        <w:rPr>
          <w:rStyle w:val="FootnoteReference"/>
        </w:rPr>
        <w:footnoteRef/>
      </w:r>
      <w:r>
        <w:t xml:space="preserve"> [JS] or “give thanks to You,” or “thankfully confess You with praise”</w:t>
      </w:r>
    </w:p>
  </w:footnote>
  <w:footnote w:id="300">
    <w:p w14:paraId="767368C4" w14:textId="77777777" w:rsidR="004942E9" w:rsidRPr="004A3E27" w:rsidRDefault="004942E9"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4942E9" w:rsidRPr="004A3E27" w:rsidRDefault="004942E9" w:rsidP="00704CAA">
      <w:pPr>
        <w:pStyle w:val="footnote"/>
      </w:pPr>
      <w:r w:rsidRPr="004A3E27">
        <w:rPr>
          <w:rStyle w:val="FootnoteReference"/>
        </w:rPr>
        <w:footnoteRef/>
      </w:r>
      <w:r w:rsidRPr="004A3E27">
        <w:t xml:space="preserve"> Lk. 10:18; 2 Thess. 1:6.</w:t>
      </w:r>
    </w:p>
  </w:footnote>
  <w:footnote w:id="302">
    <w:p w14:paraId="10448F6D" w14:textId="77777777" w:rsidR="004942E9" w:rsidRPr="004A3E27" w:rsidRDefault="004942E9"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4942E9" w:rsidRDefault="004942E9" w:rsidP="00704CAA">
      <w:pPr>
        <w:pStyle w:val="footnote"/>
      </w:pPr>
      <w:r>
        <w:rPr>
          <w:rStyle w:val="FootnoteReference"/>
        </w:rPr>
        <w:footnoteRef/>
      </w:r>
      <w:r>
        <w:t xml:space="preserve"> [JS] “it” refers to the iniquity and strife.</w:t>
      </w:r>
    </w:p>
  </w:footnote>
  <w:footnote w:id="304">
    <w:p w14:paraId="5BC02F63" w14:textId="77777777" w:rsidR="004942E9" w:rsidRPr="004A3E27" w:rsidRDefault="004942E9"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4942E9" w:rsidRPr="004A3E27" w:rsidRDefault="004942E9"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4942E9" w:rsidRDefault="004942E9" w:rsidP="00704CAA">
      <w:pPr>
        <w:pStyle w:val="footnote"/>
      </w:pPr>
      <w:r>
        <w:rPr>
          <w:rStyle w:val="FootnoteReference"/>
        </w:rPr>
        <w:footnoteRef/>
      </w:r>
      <w:r>
        <w:t xml:space="preserve"> [JS] NETS omits “not”</w:t>
      </w:r>
    </w:p>
  </w:footnote>
  <w:footnote w:id="307">
    <w:p w14:paraId="586AA817" w14:textId="77777777" w:rsidR="004942E9" w:rsidRPr="004A3E27" w:rsidRDefault="004942E9"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4942E9" w:rsidRPr="004A3E27" w:rsidRDefault="004942E9"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4942E9" w:rsidRDefault="004942E9" w:rsidP="00704CAA">
      <w:pPr>
        <w:pStyle w:val="footnote"/>
      </w:pPr>
      <w:r>
        <w:rPr>
          <w:rStyle w:val="FootnoteReference"/>
        </w:rPr>
        <w:footnoteRef/>
      </w:r>
      <w:r>
        <w:t xml:space="preserve"> [JS] or “I will sing and praise,” or “I will sing and make music”</w:t>
      </w:r>
    </w:p>
  </w:footnote>
  <w:footnote w:id="310">
    <w:p w14:paraId="433EB3DE" w14:textId="77777777" w:rsidR="004942E9" w:rsidRDefault="004942E9"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4942E9" w:rsidRDefault="004942E9" w:rsidP="00704CAA">
      <w:pPr>
        <w:pStyle w:val="footnote"/>
      </w:pPr>
      <w:r>
        <w:rPr>
          <w:rStyle w:val="FootnoteReference"/>
        </w:rPr>
        <w:footnoteRef/>
      </w:r>
      <w:r>
        <w:t xml:space="preserve"> [JS] Coptic has “Name” in place of “mercy”.</w:t>
      </w:r>
    </w:p>
  </w:footnote>
  <w:footnote w:id="312">
    <w:p w14:paraId="7728F8E8" w14:textId="77777777" w:rsidR="004942E9" w:rsidRPr="004A3E27" w:rsidRDefault="004942E9"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4942E9" w:rsidRDefault="004942E9" w:rsidP="00704CAA">
      <w:pPr>
        <w:pStyle w:val="footnote"/>
      </w:pPr>
      <w:r>
        <w:rPr>
          <w:rStyle w:val="FootnoteReference"/>
        </w:rPr>
        <w:footnoteRef/>
      </w:r>
      <w:r>
        <w:t xml:space="preserve"> [JS] or “the lawless,” or “those that do wickedness”</w:t>
      </w:r>
    </w:p>
  </w:footnote>
  <w:footnote w:id="314">
    <w:p w14:paraId="670E273A" w14:textId="77777777" w:rsidR="004942E9" w:rsidRPr="004A3E27" w:rsidRDefault="004942E9" w:rsidP="00704CAA">
      <w:pPr>
        <w:pStyle w:val="footnote"/>
      </w:pPr>
      <w:r w:rsidRPr="004A3E27">
        <w:rPr>
          <w:rStyle w:val="FootnoteReference"/>
        </w:rPr>
        <w:footnoteRef/>
      </w:r>
      <w:r w:rsidRPr="004A3E27">
        <w:t xml:space="preserve"> Mercy: love (Luke 10:37).</w:t>
      </w:r>
    </w:p>
  </w:footnote>
  <w:footnote w:id="315">
    <w:p w14:paraId="2503BB75" w14:textId="77777777" w:rsidR="004942E9" w:rsidRPr="004A3E27" w:rsidRDefault="004942E9"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4942E9" w:rsidRPr="004A3E27" w:rsidRDefault="004942E9"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4942E9" w:rsidRPr="004A3E27" w:rsidRDefault="004942E9"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4942E9" w:rsidRPr="004A3E27" w:rsidRDefault="004942E9"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4942E9" w:rsidRDefault="004942E9"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4942E9" w:rsidRPr="004A3E27" w:rsidRDefault="004942E9"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4942E9" w:rsidRPr="004A3E27" w:rsidRDefault="004942E9"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4942E9" w:rsidRDefault="004942E9"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4942E9" w:rsidRPr="004A3E27" w:rsidRDefault="004942E9" w:rsidP="00704CAA">
      <w:pPr>
        <w:pStyle w:val="footnote"/>
      </w:pPr>
      <w:r w:rsidRPr="004A3E27">
        <w:rPr>
          <w:rStyle w:val="FootnoteReference"/>
        </w:rPr>
        <w:footnoteRef/>
      </w:r>
      <w:r w:rsidRPr="004A3E27">
        <w:t xml:space="preserve"> Job. 33:14.</w:t>
      </w:r>
    </w:p>
  </w:footnote>
  <w:footnote w:id="324">
    <w:p w14:paraId="733C9AA0" w14:textId="77777777" w:rsidR="004942E9" w:rsidRDefault="004942E9"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4942E9" w:rsidRDefault="004942E9" w:rsidP="00704CAA">
      <w:pPr>
        <w:pStyle w:val="footnote"/>
      </w:pPr>
      <w:r>
        <w:rPr>
          <w:rStyle w:val="FootnoteReference"/>
        </w:rPr>
        <w:footnoteRef/>
      </w:r>
      <w:r>
        <w:t xml:space="preserve"> [JS] literally, “holy place”</w:t>
      </w:r>
    </w:p>
  </w:footnote>
  <w:footnote w:id="326">
    <w:p w14:paraId="105BC1C0" w14:textId="77777777" w:rsidR="004942E9" w:rsidRPr="004A3E27" w:rsidRDefault="004942E9"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4942E9" w:rsidRDefault="004942E9" w:rsidP="00704CAA">
      <w:pPr>
        <w:pStyle w:val="footnote"/>
      </w:pPr>
      <w:r>
        <w:rPr>
          <w:rStyle w:val="FootnoteReference"/>
        </w:rPr>
        <w:footnoteRef/>
      </w:r>
      <w:r>
        <w:t xml:space="preserve"> [JS] Fr. Athanasius’ translation from the Coptic has “shall glory”</w:t>
      </w:r>
    </w:p>
  </w:footnote>
  <w:footnote w:id="328">
    <w:p w14:paraId="397554C6" w14:textId="77777777" w:rsidR="004942E9" w:rsidRDefault="004942E9"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4942E9" w:rsidRDefault="004942E9" w:rsidP="00704CAA">
      <w:pPr>
        <w:pStyle w:val="footnote"/>
      </w:pPr>
      <w:r>
        <w:rPr>
          <w:rStyle w:val="FootnoteReference"/>
        </w:rPr>
        <w:footnoteRef/>
      </w:r>
      <w:r>
        <w:t xml:space="preserve"> [] Found in Fr. Athanasius’ translation from the Coptic</w:t>
      </w:r>
    </w:p>
  </w:footnote>
  <w:footnote w:id="330">
    <w:p w14:paraId="2E69FFAD" w14:textId="77777777" w:rsidR="004942E9" w:rsidRDefault="004942E9" w:rsidP="00704CAA">
      <w:pPr>
        <w:pStyle w:val="footnote"/>
      </w:pPr>
      <w:r>
        <w:rPr>
          <w:rStyle w:val="FootnoteReference"/>
        </w:rPr>
        <w:footnoteRef/>
      </w:r>
      <w:r>
        <w:t xml:space="preserve"> [JS] [] found in Coptic, see Vespers of Pashons 20.</w:t>
      </w:r>
    </w:p>
  </w:footnote>
  <w:footnote w:id="331">
    <w:p w14:paraId="33825382" w14:textId="77777777" w:rsidR="004942E9" w:rsidRPr="004A3E27" w:rsidRDefault="004942E9"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4942E9" w:rsidRPr="004A3E27" w:rsidRDefault="004942E9"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4942E9" w:rsidRDefault="004942E9" w:rsidP="00704CAA">
      <w:pPr>
        <w:pStyle w:val="footnote"/>
      </w:pPr>
      <w:r>
        <w:rPr>
          <w:rStyle w:val="FootnoteReference"/>
        </w:rPr>
        <w:footnoteRef/>
      </w:r>
      <w:r>
        <w:t xml:space="preserve"> [JS] lit, “filled with fatness.”</w:t>
      </w:r>
    </w:p>
  </w:footnote>
  <w:footnote w:id="334">
    <w:p w14:paraId="461E1005" w14:textId="77777777" w:rsidR="004942E9" w:rsidRPr="004A3E27" w:rsidRDefault="004942E9"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4942E9" w:rsidRPr="004A3E27" w:rsidRDefault="004942E9"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4942E9" w:rsidRPr="004A3E27" w:rsidRDefault="004942E9"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4942E9" w:rsidRPr="004A3E27" w:rsidRDefault="004942E9" w:rsidP="00704CAA">
      <w:pPr>
        <w:pStyle w:val="footnote"/>
      </w:pPr>
      <w:r w:rsidRPr="004A3E27">
        <w:rPr>
          <w:rStyle w:val="FootnoteReference"/>
        </w:rPr>
        <w:footnoteRef/>
      </w:r>
      <w:r w:rsidRPr="004A3E27">
        <w:t xml:space="preserve"> See footnote 62. &lt;2 previously&gt;</w:t>
      </w:r>
    </w:p>
  </w:footnote>
  <w:footnote w:id="338">
    <w:p w14:paraId="1020379C" w14:textId="77777777" w:rsidR="004942E9" w:rsidRDefault="004942E9" w:rsidP="00704CAA">
      <w:pPr>
        <w:pStyle w:val="footnote"/>
      </w:pPr>
      <w:r>
        <w:rPr>
          <w:rStyle w:val="FootnoteReference"/>
        </w:rPr>
        <w:footnoteRef/>
      </w:r>
      <w:r>
        <w:t xml:space="preserve"> [JS], “do obeisance”, i.e. prostrate, not just an attitude, but an act</w:t>
      </w:r>
    </w:p>
  </w:footnote>
  <w:footnote w:id="339">
    <w:p w14:paraId="3F0207F5" w14:textId="77777777" w:rsidR="004942E9" w:rsidRPr="004A3E27" w:rsidRDefault="004942E9"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4942E9" w:rsidRPr="004A3E27" w:rsidRDefault="004942E9"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4942E9" w:rsidRDefault="004942E9" w:rsidP="00704CAA">
      <w:pPr>
        <w:pStyle w:val="footnote"/>
      </w:pPr>
      <w:r>
        <w:rPr>
          <w:rStyle w:val="FootnoteReference"/>
        </w:rPr>
        <w:footnoteRef/>
      </w:r>
      <w:r>
        <w:t xml:space="preserve"> [JS] Fr. Lazarus has, “for”</w:t>
      </w:r>
    </w:p>
  </w:footnote>
  <w:footnote w:id="342">
    <w:p w14:paraId="7332204F" w14:textId="77777777" w:rsidR="004942E9" w:rsidRPr="004A3E27" w:rsidRDefault="004942E9"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4942E9" w:rsidRPr="004A3E27" w:rsidRDefault="004942E9"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4942E9" w:rsidRPr="004A3E27" w:rsidRDefault="004942E9"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4942E9" w:rsidRPr="004A3E27" w:rsidRDefault="004942E9"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4942E9" w:rsidRDefault="004942E9" w:rsidP="00704CAA">
      <w:pPr>
        <w:pStyle w:val="footnote"/>
      </w:pPr>
      <w:r>
        <w:rPr>
          <w:rStyle w:val="FootnoteReference"/>
        </w:rPr>
        <w:footnoteRef/>
      </w:r>
      <w:r>
        <w:t xml:space="preserve"> [JS] or “give thanks to You” or “thankfully confess You with praise”</w:t>
      </w:r>
    </w:p>
  </w:footnote>
  <w:footnote w:id="347">
    <w:p w14:paraId="10E8EE46" w14:textId="77777777" w:rsidR="004942E9" w:rsidRDefault="004942E9"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4942E9" w:rsidRPr="004A3E27" w:rsidRDefault="004942E9"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4942E9" w:rsidRPr="004A3E27" w:rsidRDefault="004942E9"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4942E9" w:rsidRPr="004A3E27" w:rsidRDefault="004942E9"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4942E9" w:rsidRDefault="004942E9" w:rsidP="00704CAA">
      <w:pPr>
        <w:pStyle w:val="footnote"/>
      </w:pPr>
      <w:r>
        <w:rPr>
          <w:rStyle w:val="FootnoteReference"/>
        </w:rPr>
        <w:footnoteRef/>
      </w:r>
      <w:r>
        <w:t xml:space="preserve"> [JS] literally, “before the face of”</w:t>
      </w:r>
    </w:p>
  </w:footnote>
  <w:footnote w:id="352">
    <w:p w14:paraId="102533E3" w14:textId="77777777" w:rsidR="004942E9" w:rsidRPr="004A3E27" w:rsidRDefault="004942E9"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4942E9" w:rsidRDefault="004942E9" w:rsidP="00704CAA">
      <w:pPr>
        <w:pStyle w:val="footnote"/>
      </w:pPr>
      <w:r>
        <w:rPr>
          <w:rStyle w:val="FootnoteReference"/>
        </w:rPr>
        <w:footnoteRef/>
      </w:r>
      <w:r>
        <w:t xml:space="preserve"> [JS] literally “hosts”</w:t>
      </w:r>
    </w:p>
  </w:footnote>
  <w:footnote w:id="354">
    <w:p w14:paraId="1B31F91F" w14:textId="77777777" w:rsidR="004942E9" w:rsidRDefault="004942E9"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4942E9" w:rsidRPr="004A3E27" w:rsidRDefault="004942E9"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4942E9" w:rsidRDefault="004942E9" w:rsidP="00704CAA">
      <w:pPr>
        <w:pStyle w:val="footnote"/>
      </w:pPr>
      <w:r>
        <w:rPr>
          <w:rStyle w:val="FootnoteReference"/>
        </w:rPr>
        <w:footnoteRef/>
      </w:r>
      <w:r>
        <w:t xml:space="preserve"> [JS] literally, “ten-thousand fold”</w:t>
      </w:r>
    </w:p>
  </w:footnote>
  <w:footnote w:id="357">
    <w:p w14:paraId="475823DF" w14:textId="77777777" w:rsidR="004942E9" w:rsidRDefault="004942E9"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4942E9" w:rsidRPr="004A3E27" w:rsidRDefault="004942E9"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4942E9" w:rsidRDefault="004942E9"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4942E9" w:rsidRDefault="004942E9" w:rsidP="00704CAA">
      <w:pPr>
        <w:pStyle w:val="footnote"/>
      </w:pPr>
      <w:r>
        <w:rPr>
          <w:rStyle w:val="FootnoteReference"/>
        </w:rPr>
        <w:footnoteRef/>
      </w:r>
      <w:r>
        <w:t xml:space="preserve"> [JS] “assemblies” or “congregations”</w:t>
      </w:r>
    </w:p>
  </w:footnote>
  <w:footnote w:id="361">
    <w:p w14:paraId="291850C2" w14:textId="77777777" w:rsidR="004942E9" w:rsidRPr="004A3E27" w:rsidRDefault="004942E9"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4942E9" w:rsidRDefault="004942E9"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4942E9" w:rsidRPr="004A3E27" w:rsidRDefault="004942E9"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4942E9" w:rsidRDefault="004942E9" w:rsidP="00704CAA">
      <w:pPr>
        <w:pStyle w:val="footnote"/>
      </w:pPr>
      <w:r>
        <w:rPr>
          <w:rStyle w:val="FootnoteReference"/>
        </w:rPr>
        <w:footnoteRef/>
      </w:r>
      <w:r>
        <w:t xml:space="preserve"> [JS] Coptic has “mire of death”. See the Ninth Hour of Great Friday.</w:t>
      </w:r>
    </w:p>
  </w:footnote>
  <w:footnote w:id="365">
    <w:p w14:paraId="24447BAC" w14:textId="77777777" w:rsidR="004942E9" w:rsidRPr="004A3E27" w:rsidRDefault="004942E9"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4942E9" w:rsidRPr="004A3E27" w:rsidRDefault="004942E9"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4942E9" w:rsidRPr="004A3E27" w:rsidRDefault="004942E9" w:rsidP="00704CAA">
      <w:pPr>
        <w:pStyle w:val="footnote"/>
      </w:pPr>
      <w:r w:rsidRPr="004A3E27">
        <w:rPr>
          <w:rStyle w:val="FootnoteReference"/>
        </w:rPr>
        <w:footnoteRef/>
      </w:r>
      <w:r w:rsidRPr="004A3E27">
        <w:t xml:space="preserve"> Mk. 15:29; Jn. 2:17; Rom. 15:3.</w:t>
      </w:r>
    </w:p>
  </w:footnote>
  <w:footnote w:id="368">
    <w:p w14:paraId="22B19FA9" w14:textId="77777777" w:rsidR="004942E9" w:rsidRPr="004A3E27" w:rsidRDefault="004942E9" w:rsidP="00704CAA">
      <w:pPr>
        <w:pStyle w:val="footnote"/>
      </w:pPr>
      <w:r w:rsidRPr="004A3E27">
        <w:rPr>
          <w:rStyle w:val="FootnoteReference"/>
        </w:rPr>
        <w:footnoteRef/>
      </w:r>
      <w:r w:rsidRPr="004A3E27">
        <w:t xml:space="preserve"> The elders and chief priests.</w:t>
      </w:r>
    </w:p>
  </w:footnote>
  <w:footnote w:id="369">
    <w:p w14:paraId="1346C83A" w14:textId="77777777" w:rsidR="004942E9" w:rsidRPr="004A3E27" w:rsidRDefault="004942E9"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4942E9" w:rsidRDefault="004942E9"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4942E9" w:rsidRPr="004A3E27" w:rsidRDefault="004942E9" w:rsidP="00704CAA">
      <w:pPr>
        <w:pStyle w:val="footnote"/>
      </w:pPr>
      <w:r w:rsidRPr="004A3E27">
        <w:rPr>
          <w:rStyle w:val="FootnoteReference"/>
        </w:rPr>
        <w:footnoteRef/>
      </w:r>
      <w:r w:rsidRPr="004A3E27">
        <w:t xml:space="preserve"> Mt. 16:21; Mk. 8:31.</w:t>
      </w:r>
    </w:p>
  </w:footnote>
  <w:footnote w:id="372">
    <w:p w14:paraId="1283807F" w14:textId="77777777" w:rsidR="004942E9" w:rsidRPr="004A3E27" w:rsidRDefault="004942E9" w:rsidP="00704CAA">
      <w:pPr>
        <w:pStyle w:val="footnote"/>
      </w:pPr>
      <w:r w:rsidRPr="004A3E27">
        <w:rPr>
          <w:rStyle w:val="FootnoteReference"/>
        </w:rPr>
        <w:footnoteRef/>
      </w:r>
      <w:r w:rsidRPr="004A3E27">
        <w:t xml:space="preserve"> Mt. 27:34.</w:t>
      </w:r>
    </w:p>
  </w:footnote>
  <w:footnote w:id="373">
    <w:p w14:paraId="59E554A3" w14:textId="77777777" w:rsidR="004942E9" w:rsidRPr="004A3E27" w:rsidRDefault="004942E9"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4942E9" w:rsidRPr="004A3E27" w:rsidRDefault="004942E9"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4942E9" w:rsidRDefault="004942E9"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4942E9" w:rsidRPr="004A3E27" w:rsidRDefault="004942E9"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4942E9" w:rsidRDefault="004942E9"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4942E9" w:rsidRPr="004A3E27" w:rsidRDefault="004942E9"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4942E9" w:rsidRPr="004A3E27" w:rsidRDefault="004942E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4942E9" w:rsidRDefault="004942E9" w:rsidP="00704CAA">
      <w:pPr>
        <w:pStyle w:val="footnote"/>
      </w:pPr>
      <w:r>
        <w:rPr>
          <w:rStyle w:val="FootnoteReference"/>
        </w:rPr>
        <w:footnoteRef/>
      </w:r>
      <w:r>
        <w:t xml:space="preserve"> [JS] literally, “arm”.</w:t>
      </w:r>
    </w:p>
  </w:footnote>
  <w:footnote w:id="381">
    <w:p w14:paraId="6A96DAD6" w14:textId="77777777" w:rsidR="004942E9" w:rsidRPr="004A3E27" w:rsidRDefault="004942E9" w:rsidP="00704CAA">
      <w:pPr>
        <w:pStyle w:val="footnote"/>
      </w:pPr>
      <w:r w:rsidRPr="004A3E27">
        <w:rPr>
          <w:rStyle w:val="FootnoteReference"/>
        </w:rPr>
        <w:footnoteRef/>
      </w:r>
      <w:r w:rsidRPr="004A3E27">
        <w:t xml:space="preserve"> Ephes. 3:10; 4:8.</w:t>
      </w:r>
    </w:p>
  </w:footnote>
  <w:footnote w:id="382">
    <w:p w14:paraId="3856467E" w14:textId="77777777" w:rsidR="004942E9" w:rsidRDefault="004942E9"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4942E9" w:rsidRPr="004A3E27" w:rsidRDefault="004942E9"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4942E9" w:rsidRPr="004A3E27" w:rsidRDefault="004942E9"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4942E9" w:rsidRDefault="004942E9" w:rsidP="00704CAA">
      <w:pPr>
        <w:pStyle w:val="footnote"/>
      </w:pPr>
      <w:r>
        <w:rPr>
          <w:rStyle w:val="FootnoteReference"/>
        </w:rPr>
        <w:footnoteRef/>
      </w:r>
      <w:r>
        <w:t xml:space="preserve"> [JS] literally “He will judge the poor of the people.”</w:t>
      </w:r>
    </w:p>
  </w:footnote>
  <w:footnote w:id="386">
    <w:p w14:paraId="5CB4BFD0" w14:textId="77777777" w:rsidR="004942E9" w:rsidRPr="004A3E27" w:rsidRDefault="004942E9"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4942E9" w:rsidRPr="004A3E27" w:rsidRDefault="004942E9" w:rsidP="00704CAA">
      <w:pPr>
        <w:pStyle w:val="footnote"/>
      </w:pPr>
      <w:r w:rsidRPr="004A3E27">
        <w:rPr>
          <w:rStyle w:val="FootnoteReference"/>
        </w:rPr>
        <w:footnoteRef/>
      </w:r>
      <w:r w:rsidRPr="004A3E27">
        <w:t xml:space="preserve"> Rivers: Tigris and Euphrates.</w:t>
      </w:r>
    </w:p>
  </w:footnote>
  <w:footnote w:id="388">
    <w:p w14:paraId="40EFD021" w14:textId="77777777" w:rsidR="004942E9" w:rsidRPr="004A3E27" w:rsidRDefault="004942E9"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4942E9" w:rsidRDefault="004942E9"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4942E9" w:rsidRPr="004A3E27" w:rsidRDefault="004942E9"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4942E9" w:rsidRPr="004A3E27" w:rsidRDefault="004942E9"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4942E9" w:rsidRDefault="004942E9" w:rsidP="00704CAA">
      <w:pPr>
        <w:pStyle w:val="footnote"/>
      </w:pPr>
      <w:r>
        <w:rPr>
          <w:rStyle w:val="FootnoteReference"/>
        </w:rPr>
        <w:footnoteRef/>
      </w:r>
      <w:r>
        <w:t xml:space="preserve"> [JS] Fr. Athanasius has, “all nations shall glorify Him.</w:t>
      </w:r>
    </w:p>
  </w:footnote>
  <w:footnote w:id="393">
    <w:p w14:paraId="266FC831" w14:textId="77777777" w:rsidR="004942E9" w:rsidRDefault="004942E9" w:rsidP="00704CAA">
      <w:pPr>
        <w:pStyle w:val="footnote"/>
      </w:pPr>
      <w:r>
        <w:rPr>
          <w:rStyle w:val="FootnoteReference"/>
        </w:rPr>
        <w:footnoteRef/>
      </w:r>
      <w:r>
        <w:t xml:space="preserve"> [JS] found in Copitc. See the First Hour of Monday of Holy Week.</w:t>
      </w:r>
    </w:p>
  </w:footnote>
  <w:footnote w:id="394">
    <w:p w14:paraId="295FC4E3" w14:textId="77777777" w:rsidR="004942E9" w:rsidRDefault="004942E9" w:rsidP="00704CAA">
      <w:pPr>
        <w:pStyle w:val="footnote"/>
      </w:pPr>
      <w:r>
        <w:rPr>
          <w:rStyle w:val="FootnoteReference"/>
        </w:rPr>
        <w:footnoteRef/>
      </w:r>
      <w:r>
        <w:t xml:space="preserve"> [JS] or, “So be it! So be it!”</w:t>
      </w:r>
    </w:p>
  </w:footnote>
  <w:footnote w:id="395">
    <w:p w14:paraId="5A10FE12" w14:textId="77777777" w:rsidR="004942E9" w:rsidRPr="004A3E27" w:rsidRDefault="004942E9"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4942E9" w:rsidRPr="004A3E27" w:rsidRDefault="004942E9"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4942E9" w:rsidRPr="004A3E27" w:rsidRDefault="004942E9" w:rsidP="00704CAA">
      <w:pPr>
        <w:pStyle w:val="footnote"/>
      </w:pPr>
      <w:r w:rsidRPr="004A3E27">
        <w:tab/>
        <w:t>For them there are no pains;</w:t>
      </w:r>
    </w:p>
    <w:p w14:paraId="329CF061" w14:textId="77777777" w:rsidR="004942E9" w:rsidRPr="004A3E27" w:rsidRDefault="004942E9" w:rsidP="00704CAA">
      <w:pPr>
        <w:pStyle w:val="footnote"/>
      </w:pPr>
      <w:r w:rsidRPr="004A3E27">
        <w:tab/>
        <w:t>fit and strong are their bodies.</w:t>
      </w:r>
    </w:p>
  </w:footnote>
  <w:footnote w:id="397">
    <w:p w14:paraId="49BE7CC0" w14:textId="77777777" w:rsidR="004942E9" w:rsidRPr="004A3E27" w:rsidRDefault="004942E9"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4942E9" w:rsidRPr="004A3E27" w:rsidRDefault="004942E9"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4942E9" w:rsidRPr="004A3E27" w:rsidRDefault="004942E9"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4942E9" w:rsidRPr="004A3E27" w:rsidRDefault="004942E9"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4942E9" w:rsidRPr="004A3E27" w:rsidRDefault="004942E9"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4942E9" w:rsidRPr="004A3E27" w:rsidRDefault="004942E9"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4942E9" w:rsidRPr="004A3E27" w:rsidRDefault="004942E9"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4942E9" w:rsidRDefault="004942E9"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4942E9" w:rsidRDefault="004942E9" w:rsidP="00704CAA">
      <w:pPr>
        <w:pStyle w:val="footnote"/>
      </w:pPr>
      <w:r>
        <w:rPr>
          <w:rStyle w:val="FootnoteReference"/>
        </w:rPr>
        <w:footnoteRef/>
      </w:r>
      <w:r>
        <w:t xml:space="preserve"> [JS] or emblems.</w:t>
      </w:r>
    </w:p>
  </w:footnote>
  <w:footnote w:id="406">
    <w:p w14:paraId="3520D724" w14:textId="77777777" w:rsidR="004942E9" w:rsidRPr="004A3E27" w:rsidRDefault="004942E9"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4942E9" w:rsidRPr="004A3E27" w:rsidRDefault="004942E9"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4942E9" w:rsidRPr="004A3E27" w:rsidRDefault="004942E9"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4942E9" w:rsidRPr="005B2E82" w:rsidRDefault="004942E9"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4942E9" w:rsidRDefault="004942E9" w:rsidP="00704CAA">
      <w:pPr>
        <w:pStyle w:val="footnote"/>
      </w:pPr>
      <w:r>
        <w:rPr>
          <w:rStyle w:val="FootnoteReference"/>
        </w:rPr>
        <w:footnoteRef/>
      </w:r>
      <w:r>
        <w:t xml:space="preserve"> [JS] or “give thanks to You” or “thankfully confess you with praise”</w:t>
      </w:r>
    </w:p>
  </w:footnote>
  <w:footnote w:id="411">
    <w:p w14:paraId="3CA113B3" w14:textId="77777777" w:rsidR="004942E9" w:rsidRDefault="004942E9"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4942E9" w:rsidRDefault="004942E9" w:rsidP="00704CAA">
      <w:pPr>
        <w:pStyle w:val="footnote"/>
      </w:pPr>
      <w:r>
        <w:rPr>
          <w:rStyle w:val="FootnoteReference"/>
        </w:rPr>
        <w:footnoteRef/>
      </w:r>
      <w:r>
        <w:t xml:space="preserve"> [JS] literally “horn”, here and below.</w:t>
      </w:r>
    </w:p>
  </w:footnote>
  <w:footnote w:id="413">
    <w:p w14:paraId="0BE9BC7E" w14:textId="77777777" w:rsidR="004942E9" w:rsidRPr="004A3E27" w:rsidRDefault="004942E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4942E9" w:rsidRPr="004A3E27" w:rsidRDefault="004942E9"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4942E9" w:rsidRPr="004A3E27" w:rsidRDefault="004942E9"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4942E9" w:rsidRPr="004A3E27" w:rsidRDefault="004942E9"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4942E9" w:rsidRPr="004A3E27" w:rsidRDefault="004942E9"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4942E9" w:rsidRDefault="004942E9"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4942E9" w:rsidRDefault="004942E9" w:rsidP="00704CAA">
      <w:pPr>
        <w:pStyle w:val="footnote"/>
      </w:pPr>
      <w:r>
        <w:rPr>
          <w:rStyle w:val="FootnoteReference"/>
        </w:rPr>
        <w:footnoteRef/>
      </w:r>
      <w:r>
        <w:t xml:space="preserve"> [JS] literally, “their voice”</w:t>
      </w:r>
    </w:p>
  </w:footnote>
  <w:footnote w:id="420">
    <w:p w14:paraId="5681D4C4" w14:textId="77777777" w:rsidR="004942E9" w:rsidRDefault="004942E9" w:rsidP="00704CAA">
      <w:pPr>
        <w:pStyle w:val="footnote"/>
      </w:pPr>
      <w:r>
        <w:rPr>
          <w:rStyle w:val="FootnoteReference"/>
        </w:rPr>
        <w:footnoteRef/>
      </w:r>
      <w:r>
        <w:t xml:space="preserve"> [JS] literally, “arrows”</w:t>
      </w:r>
    </w:p>
  </w:footnote>
  <w:footnote w:id="421">
    <w:p w14:paraId="4DCC51CC" w14:textId="77777777" w:rsidR="004942E9" w:rsidRDefault="004942E9" w:rsidP="00704CAA">
      <w:pPr>
        <w:pStyle w:val="footnote"/>
      </w:pPr>
      <w:r>
        <w:rPr>
          <w:rStyle w:val="FootnoteReference"/>
        </w:rPr>
        <w:footnoteRef/>
      </w:r>
      <w:r>
        <w:t xml:space="preserve"> [JS] literally, “voice”</w:t>
      </w:r>
    </w:p>
  </w:footnote>
  <w:footnote w:id="422">
    <w:p w14:paraId="326ADCD9" w14:textId="77777777" w:rsidR="004942E9" w:rsidRDefault="004942E9"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4942E9" w:rsidRDefault="004942E9"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4942E9" w:rsidRDefault="004942E9" w:rsidP="00704CAA">
      <w:pPr>
        <w:pStyle w:val="footnote"/>
      </w:pPr>
      <w:r>
        <w:tab/>
        <w:t>‘I will speak My mind in parables,</w:t>
      </w:r>
    </w:p>
    <w:p w14:paraId="2B8A9AE4" w14:textId="77777777" w:rsidR="004942E9" w:rsidRDefault="004942E9" w:rsidP="00704CAA">
      <w:pPr>
        <w:pStyle w:val="footnote"/>
      </w:pPr>
      <w:r>
        <w:tab/>
        <w:t>divulge secrets hidden since creation’ (cf. Rev. 3:14).</w:t>
      </w:r>
    </w:p>
  </w:footnote>
  <w:footnote w:id="424">
    <w:p w14:paraId="7F64F145" w14:textId="77777777" w:rsidR="004942E9" w:rsidRDefault="004942E9"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4942E9" w:rsidRDefault="004942E9" w:rsidP="00704CAA">
      <w:pPr>
        <w:pStyle w:val="footnote"/>
      </w:pPr>
      <w:r>
        <w:rPr>
          <w:rStyle w:val="FootnoteReference"/>
        </w:rPr>
        <w:footnoteRef/>
      </w:r>
      <w:r>
        <w:t xml:space="preserve"> Ephraim = Israel (cf. Hos. 7; Num. 14; 1 Sam. 4).</w:t>
      </w:r>
    </w:p>
  </w:footnote>
  <w:footnote w:id="426">
    <w:p w14:paraId="42FDB028" w14:textId="77777777" w:rsidR="004942E9" w:rsidRDefault="004942E9" w:rsidP="00704CAA">
      <w:pPr>
        <w:pStyle w:val="footnote"/>
      </w:pPr>
      <w:r>
        <w:rPr>
          <w:rStyle w:val="FootnoteReference"/>
        </w:rPr>
        <w:footnoteRef/>
      </w:r>
      <w:r>
        <w:t xml:space="preserve"> [JS] literally, “a waterless land”</w:t>
      </w:r>
    </w:p>
  </w:footnote>
  <w:footnote w:id="427">
    <w:p w14:paraId="195BD616" w14:textId="77777777" w:rsidR="004942E9" w:rsidRDefault="004942E9"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4942E9" w:rsidRDefault="004942E9" w:rsidP="00704CAA">
      <w:pPr>
        <w:pStyle w:val="footnote"/>
      </w:pPr>
      <w:r>
        <w:rPr>
          <w:rStyle w:val="FootnoteReference"/>
        </w:rPr>
        <w:footnoteRef/>
      </w:r>
      <w:r>
        <w:t xml:space="preserve"> He deferred giving them the promised food and the Promised Land.</w:t>
      </w:r>
    </w:p>
  </w:footnote>
  <w:footnote w:id="429">
    <w:p w14:paraId="3009B475" w14:textId="77777777" w:rsidR="004942E9" w:rsidRDefault="004942E9"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4942E9" w:rsidRDefault="004942E9" w:rsidP="00704CAA">
      <w:pPr>
        <w:pStyle w:val="footnote"/>
      </w:pPr>
      <w:r>
        <w:rPr>
          <w:rStyle w:val="FootnoteReference"/>
        </w:rPr>
        <w:footnoteRef/>
      </w:r>
      <w:r>
        <w:t xml:space="preserve"> [JS] Fr. Lazarus has “recovered from wine”</w:t>
      </w:r>
    </w:p>
  </w:footnote>
  <w:footnote w:id="431">
    <w:p w14:paraId="223B11C9" w14:textId="77777777" w:rsidR="004942E9" w:rsidRDefault="004942E9"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4942E9" w:rsidRDefault="004942E9"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4942E9" w:rsidRDefault="004942E9" w:rsidP="00704CAA">
      <w:pPr>
        <w:pStyle w:val="footnote"/>
      </w:pPr>
      <w:r>
        <w:rPr>
          <w:rStyle w:val="FootnoteReference"/>
        </w:rPr>
        <w:footnoteRef/>
      </w:r>
      <w:r>
        <w:t xml:space="preserve"> John 15.</w:t>
      </w:r>
    </w:p>
  </w:footnote>
  <w:footnote w:id="434">
    <w:p w14:paraId="2C8E5EE9" w14:textId="77777777" w:rsidR="004942E9" w:rsidRDefault="004942E9" w:rsidP="00704CAA">
      <w:pPr>
        <w:pStyle w:val="footnote"/>
      </w:pPr>
      <w:r>
        <w:rPr>
          <w:rStyle w:val="FootnoteReference"/>
        </w:rPr>
        <w:footnoteRef/>
      </w:r>
      <w:r>
        <w:t xml:space="preserve"> Joseph = Israel (Gen. 40:23; 48:15; Amos 6:6).</w:t>
      </w:r>
    </w:p>
  </w:footnote>
  <w:footnote w:id="435">
    <w:p w14:paraId="6CDBD594" w14:textId="77777777" w:rsidR="004942E9" w:rsidRDefault="004942E9" w:rsidP="00704CAA">
      <w:pPr>
        <w:pStyle w:val="footnote"/>
      </w:pPr>
      <w:r>
        <w:rPr>
          <w:rStyle w:val="FootnoteReference"/>
        </w:rPr>
        <w:footnoteRef/>
      </w:r>
      <w:r>
        <w:t xml:space="preserve"> 2 Sam. 6:2 (LXX).</w:t>
      </w:r>
    </w:p>
  </w:footnote>
  <w:footnote w:id="436">
    <w:p w14:paraId="489D83CE" w14:textId="77777777" w:rsidR="004942E9" w:rsidRDefault="004942E9" w:rsidP="00704CAA">
      <w:pPr>
        <w:pStyle w:val="footnote"/>
      </w:pPr>
      <w:r>
        <w:rPr>
          <w:rStyle w:val="FootnoteReference"/>
        </w:rPr>
        <w:footnoteRef/>
      </w:r>
      <w:r>
        <w:t xml:space="preserve"> [JS] or “appear” or “reveal Yourself”</w:t>
      </w:r>
    </w:p>
  </w:footnote>
  <w:footnote w:id="437">
    <w:p w14:paraId="5DD6452F" w14:textId="77777777" w:rsidR="004942E9" w:rsidRDefault="004942E9" w:rsidP="00704CAA">
      <w:pPr>
        <w:pStyle w:val="footnote"/>
      </w:pPr>
      <w:r>
        <w:rPr>
          <w:rStyle w:val="FootnoteReference"/>
        </w:rPr>
        <w:footnoteRef/>
      </w:r>
      <w:r>
        <w:t xml:space="preserve"> [JS] or “reveal Your face”.</w:t>
      </w:r>
    </w:p>
  </w:footnote>
  <w:footnote w:id="438">
    <w:p w14:paraId="002903A1" w14:textId="77777777" w:rsidR="004942E9" w:rsidRDefault="004942E9"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4942E9" w:rsidRDefault="004942E9"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4942E9" w:rsidRDefault="004942E9" w:rsidP="00704CAA">
      <w:pPr>
        <w:pStyle w:val="footnote"/>
      </w:pPr>
      <w:r>
        <w:rPr>
          <w:rStyle w:val="FootnoteReference"/>
        </w:rPr>
        <w:footnoteRef/>
      </w:r>
      <w:r>
        <w:t xml:space="preserve"> ‘What tongue? The voice of God’ (St Athanasius).</w:t>
      </w:r>
    </w:p>
  </w:footnote>
  <w:footnote w:id="441">
    <w:p w14:paraId="5A843CA9" w14:textId="77777777" w:rsidR="004942E9" w:rsidRDefault="004942E9" w:rsidP="00704CAA">
      <w:pPr>
        <w:pStyle w:val="footnote"/>
      </w:pPr>
      <w:r>
        <w:rPr>
          <w:rStyle w:val="FootnoteReference"/>
        </w:rPr>
        <w:footnoteRef/>
      </w:r>
      <w:r>
        <w:t xml:space="preserve"> Exodus 9:23; 19:16.</w:t>
      </w:r>
    </w:p>
  </w:footnote>
  <w:footnote w:id="442">
    <w:p w14:paraId="1E18146F" w14:textId="77777777" w:rsidR="004942E9" w:rsidRDefault="004942E9"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4942E9" w:rsidRDefault="004942E9"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4942E9" w:rsidRDefault="004942E9" w:rsidP="00704CAA">
      <w:pPr>
        <w:pStyle w:val="footnote"/>
      </w:pPr>
      <w:r>
        <w:rPr>
          <w:rStyle w:val="FootnoteReference"/>
        </w:rPr>
        <w:footnoteRef/>
      </w:r>
      <w:r>
        <w:t xml:space="preserve"> </w:t>
      </w:r>
      <w:r>
        <w:rPr>
          <w:i/>
        </w:rPr>
        <w:t>See the previous footnote</w:t>
      </w:r>
      <w:r>
        <w:t>.</w:t>
      </w:r>
    </w:p>
  </w:footnote>
  <w:footnote w:id="445">
    <w:p w14:paraId="1105B361" w14:textId="77777777" w:rsidR="004942E9" w:rsidRDefault="004942E9" w:rsidP="00704CAA">
      <w:pPr>
        <w:pStyle w:val="footnote"/>
      </w:pPr>
      <w:r>
        <w:rPr>
          <w:rStyle w:val="FootnoteReference"/>
        </w:rPr>
        <w:footnoteRef/>
      </w:r>
      <w:r>
        <w:t xml:space="preserve"> Cf. Isaiah 36:6; 2 Chron. 32:8; 1 Tim. 6:17; Ps. 74:4; Gal. 2:9; 1 Sam. 2:8.</w:t>
      </w:r>
    </w:p>
  </w:footnote>
  <w:footnote w:id="446">
    <w:p w14:paraId="22BF4FA1" w14:textId="77777777" w:rsidR="004942E9" w:rsidRDefault="004942E9" w:rsidP="00704CAA">
      <w:pPr>
        <w:pStyle w:val="footnote"/>
      </w:pPr>
      <w:r>
        <w:rPr>
          <w:rStyle w:val="FootnoteReference"/>
        </w:rPr>
        <w:footnoteRef/>
      </w:r>
      <w:r>
        <w:t xml:space="preserve"> John 10:34-36.</w:t>
      </w:r>
    </w:p>
  </w:footnote>
  <w:footnote w:id="447">
    <w:p w14:paraId="205EA097" w14:textId="77777777" w:rsidR="004942E9" w:rsidRDefault="004942E9" w:rsidP="00704CAA">
      <w:pPr>
        <w:pStyle w:val="footnote"/>
      </w:pPr>
      <w:r>
        <w:rPr>
          <w:rStyle w:val="FootnoteReference"/>
        </w:rPr>
        <w:footnoteRef/>
      </w:r>
      <w:r>
        <w:t xml:space="preserve"> This prayer is already answered (John 3:18; 9:39; 12:31; Acts 17:31).</w:t>
      </w:r>
    </w:p>
  </w:footnote>
  <w:footnote w:id="448">
    <w:p w14:paraId="6943972C" w14:textId="77777777" w:rsidR="004942E9" w:rsidRDefault="004942E9"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4942E9" w:rsidRDefault="004942E9" w:rsidP="00704CAA">
      <w:pPr>
        <w:pStyle w:val="footnote"/>
      </w:pPr>
      <w:r>
        <w:rPr>
          <w:rStyle w:val="FootnoteReference"/>
        </w:rPr>
        <w:footnoteRef/>
      </w:r>
      <w:r>
        <w:t xml:space="preserve"> Man has made a mess of the earth (Gen. 3; Isaiah 24:4-6 etc.)</w:t>
      </w:r>
    </w:p>
  </w:footnote>
  <w:footnote w:id="450">
    <w:p w14:paraId="0AFEFBC6" w14:textId="77777777" w:rsidR="004942E9" w:rsidRDefault="004942E9" w:rsidP="00704CAA">
      <w:pPr>
        <w:pStyle w:val="footnote"/>
      </w:pPr>
      <w:r>
        <w:rPr>
          <w:rStyle w:val="FootnoteReference"/>
        </w:rPr>
        <w:footnoteRef/>
      </w:r>
      <w:r>
        <w:t xml:space="preserve"> [JS] or “anointed”</w:t>
      </w:r>
    </w:p>
  </w:footnote>
  <w:footnote w:id="451">
    <w:p w14:paraId="730D978B" w14:textId="77777777" w:rsidR="004942E9" w:rsidRDefault="004942E9" w:rsidP="00704CAA">
      <w:pPr>
        <w:pStyle w:val="footnote"/>
      </w:pPr>
      <w:r>
        <w:rPr>
          <w:rStyle w:val="FootnoteReference"/>
        </w:rPr>
        <w:footnoteRef/>
      </w:r>
      <w:r>
        <w:t xml:space="preserve"> Cf. Lk. 13:25; Mk. 4:11; Col. 4:5; Rev. 22:15.</w:t>
      </w:r>
    </w:p>
  </w:footnote>
  <w:footnote w:id="452">
    <w:p w14:paraId="6B7BADAC" w14:textId="77777777" w:rsidR="004942E9" w:rsidRDefault="004942E9" w:rsidP="00704CAA">
      <w:pPr>
        <w:pStyle w:val="footnote"/>
      </w:pPr>
      <w:r>
        <w:rPr>
          <w:rStyle w:val="FootnoteReference"/>
        </w:rPr>
        <w:footnoteRef/>
      </w:r>
      <w:r>
        <w:t xml:space="preserve"> [JS] or “transgressions”</w:t>
      </w:r>
    </w:p>
  </w:footnote>
  <w:footnote w:id="453">
    <w:p w14:paraId="02C29B32" w14:textId="77777777" w:rsidR="004942E9" w:rsidRDefault="004942E9"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4942E9" w:rsidRDefault="004942E9" w:rsidP="00704CAA">
      <w:pPr>
        <w:pStyle w:val="footnote"/>
      </w:pPr>
      <w:r>
        <w:rPr>
          <w:rStyle w:val="FootnoteReference"/>
        </w:rPr>
        <w:footnoteRef/>
      </w:r>
      <w:r>
        <w:t xml:space="preserve"> [JS] Fr. Lazarus has, “convert us”</w:t>
      </w:r>
    </w:p>
  </w:footnote>
  <w:footnote w:id="455">
    <w:p w14:paraId="6C5AEC7E" w14:textId="77777777" w:rsidR="004942E9" w:rsidRDefault="004942E9" w:rsidP="00704CAA">
      <w:pPr>
        <w:pStyle w:val="footnote"/>
      </w:pPr>
      <w:r>
        <w:rPr>
          <w:rStyle w:val="FootnoteReference"/>
        </w:rPr>
        <w:footnoteRef/>
      </w:r>
      <w:r>
        <w:t xml:space="preserve"> [JS] or “sprouted”</w:t>
      </w:r>
    </w:p>
  </w:footnote>
  <w:footnote w:id="456">
    <w:p w14:paraId="772F8ED6" w14:textId="77777777" w:rsidR="004942E9" w:rsidRDefault="004942E9" w:rsidP="00704CAA">
      <w:pPr>
        <w:pStyle w:val="footnote"/>
      </w:pPr>
      <w:r>
        <w:rPr>
          <w:rStyle w:val="FootnoteReference"/>
        </w:rPr>
        <w:footnoteRef/>
      </w:r>
      <w:r>
        <w:t xml:space="preserve"> holy: cf. 1 Cor. 3:16,17; 6:15-19; Heb. 3:1; 12:10; 1 Pet. 1:15,16; 2 Pet. 1-4.</w:t>
      </w:r>
    </w:p>
  </w:footnote>
  <w:footnote w:id="457">
    <w:p w14:paraId="7687ABB0" w14:textId="77777777" w:rsidR="004942E9" w:rsidRDefault="004942E9"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4942E9" w:rsidRDefault="004942E9" w:rsidP="00704CAA">
      <w:pPr>
        <w:pStyle w:val="footnote"/>
      </w:pPr>
      <w:r>
        <w:rPr>
          <w:rStyle w:val="FootnoteReference"/>
        </w:rPr>
        <w:footnoteRef/>
      </w:r>
      <w:r>
        <w:t xml:space="preserve"> [JS] literally, “voice”</w:t>
      </w:r>
    </w:p>
  </w:footnote>
  <w:footnote w:id="459">
    <w:p w14:paraId="1EA6A25D" w14:textId="77777777" w:rsidR="004942E9" w:rsidRDefault="004942E9" w:rsidP="00704CAA">
      <w:pPr>
        <w:pStyle w:val="footnote"/>
      </w:pPr>
      <w:r>
        <w:rPr>
          <w:rStyle w:val="FootnoteReference"/>
        </w:rPr>
        <w:footnoteRef/>
      </w:r>
      <w:r>
        <w:t xml:space="preserve"> [JS] Literally, “do obeisance”, i.e. physically bow down</w:t>
      </w:r>
    </w:p>
  </w:footnote>
  <w:footnote w:id="460">
    <w:p w14:paraId="79AF8739" w14:textId="77777777" w:rsidR="004942E9" w:rsidRDefault="004942E9" w:rsidP="00704CAA">
      <w:pPr>
        <w:pStyle w:val="footnote"/>
      </w:pPr>
      <w:r>
        <w:rPr>
          <w:rStyle w:val="FootnoteReference"/>
        </w:rPr>
        <w:footnoteRef/>
      </w:r>
      <w:r>
        <w:t xml:space="preserve"> ‘The song of the Lamb.’ (Rev. 15:3-5; John 12:32).</w:t>
      </w:r>
    </w:p>
  </w:footnote>
  <w:footnote w:id="461">
    <w:p w14:paraId="5DE393CF" w14:textId="77777777" w:rsidR="004942E9" w:rsidRDefault="004942E9"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4942E9" w:rsidRDefault="004942E9" w:rsidP="00704CAA">
      <w:pPr>
        <w:pStyle w:val="footnote"/>
      </w:pPr>
      <w:r>
        <w:rPr>
          <w:rStyle w:val="FootnoteReference"/>
        </w:rPr>
        <w:footnoteRef/>
      </w:r>
      <w:r>
        <w:t xml:space="preserve"> [JS] or “lawless”</w:t>
      </w:r>
    </w:p>
  </w:footnote>
  <w:footnote w:id="463">
    <w:p w14:paraId="695890BF" w14:textId="77777777" w:rsidR="004942E9" w:rsidRDefault="004942E9" w:rsidP="00704CAA">
      <w:pPr>
        <w:pStyle w:val="footnote"/>
      </w:pPr>
      <w:r>
        <w:rPr>
          <w:rStyle w:val="FootnoteReference"/>
        </w:rPr>
        <w:footnoteRef/>
      </w:r>
      <w:r>
        <w:t xml:space="preserve"> [JS] Or, “band”, “gathering”, or “synagogue”</w:t>
      </w:r>
    </w:p>
  </w:footnote>
  <w:footnote w:id="464">
    <w:p w14:paraId="05B5D585" w14:textId="77777777" w:rsidR="004942E9" w:rsidRDefault="004942E9"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4942E9" w:rsidRDefault="004942E9"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4942E9" w:rsidRDefault="004942E9"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4942E9" w:rsidRDefault="004942E9" w:rsidP="00704CAA">
      <w:pPr>
        <w:pStyle w:val="footnote"/>
      </w:pPr>
      <w:r>
        <w:rPr>
          <w:rStyle w:val="FootnoteReference"/>
        </w:rPr>
        <w:footnoteRef/>
      </w:r>
      <w:r>
        <w:t xml:space="preserve"> [JS] or “Mother Zion will say,”</w:t>
      </w:r>
    </w:p>
  </w:footnote>
  <w:footnote w:id="468">
    <w:p w14:paraId="60FDE590" w14:textId="77777777" w:rsidR="004942E9" w:rsidRDefault="004942E9" w:rsidP="00704CAA">
      <w:pPr>
        <w:pStyle w:val="footnote"/>
      </w:pPr>
      <w:r>
        <w:rPr>
          <w:rStyle w:val="FootnoteReference"/>
        </w:rPr>
        <w:footnoteRef/>
      </w:r>
      <w:r>
        <w:t xml:space="preserve"> [JS] Coptic has, “that a man and a man dwelt in her”</w:t>
      </w:r>
    </w:p>
  </w:footnote>
  <w:footnote w:id="469">
    <w:p w14:paraId="075CB45C" w14:textId="77777777" w:rsidR="004942E9" w:rsidRDefault="004942E9" w:rsidP="00704CAA">
      <w:pPr>
        <w:pStyle w:val="footnote"/>
      </w:pPr>
      <w:r>
        <w:rPr>
          <w:rStyle w:val="FootnoteReference"/>
        </w:rPr>
        <w:footnoteRef/>
      </w:r>
      <w:r>
        <w:t xml:space="preserve"> [JS] Coptic has, “established her forever”</w:t>
      </w:r>
    </w:p>
  </w:footnote>
  <w:footnote w:id="470">
    <w:p w14:paraId="0A7FE83F" w14:textId="77777777" w:rsidR="004942E9" w:rsidRDefault="004942E9"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4942E9" w:rsidRDefault="004942E9" w:rsidP="00704CAA">
      <w:pPr>
        <w:pStyle w:val="footnote"/>
      </w:pPr>
      <w:r>
        <w:rPr>
          <w:rStyle w:val="FootnoteReference"/>
        </w:rPr>
        <w:footnoteRef/>
      </w:r>
      <w:r>
        <w:t xml:space="preserve"> [JS] or, “corpses”</w:t>
      </w:r>
    </w:p>
  </w:footnote>
  <w:footnote w:id="472">
    <w:p w14:paraId="7DD478BE" w14:textId="77777777" w:rsidR="004942E9" w:rsidRDefault="004942E9"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4942E9" w:rsidRDefault="004942E9" w:rsidP="00704CAA">
      <w:pPr>
        <w:pStyle w:val="footnote"/>
      </w:pPr>
      <w:r>
        <w:rPr>
          <w:rStyle w:val="FootnoteReference"/>
        </w:rPr>
        <w:footnoteRef/>
      </w:r>
      <w:r>
        <w:t xml:space="preserve"> [JS] or “billows”</w:t>
      </w:r>
    </w:p>
  </w:footnote>
  <w:footnote w:id="474">
    <w:p w14:paraId="4F89E6C8" w14:textId="77777777" w:rsidR="004942E9" w:rsidRDefault="004942E9" w:rsidP="00704CAA">
      <w:pPr>
        <w:pStyle w:val="footnote"/>
      </w:pPr>
      <w:r>
        <w:rPr>
          <w:rStyle w:val="FootnoteReference"/>
        </w:rPr>
        <w:footnoteRef/>
      </w:r>
      <w:r>
        <w:t xml:space="preserve"> [JS] “they” refers to “the dead”, not to “physicians”</w:t>
      </w:r>
    </w:p>
  </w:footnote>
  <w:footnote w:id="475">
    <w:p w14:paraId="78676E81" w14:textId="77777777" w:rsidR="004942E9" w:rsidRDefault="004942E9"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4942E9" w:rsidRDefault="004942E9"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4942E9" w:rsidRDefault="004942E9"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4942E9" w:rsidRDefault="004942E9"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4942E9" w:rsidRDefault="004942E9"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4942E9" w:rsidRDefault="004942E9" w:rsidP="00704CAA">
      <w:pPr>
        <w:pStyle w:val="footnote"/>
      </w:pPr>
      <w:r>
        <w:rPr>
          <w:rStyle w:val="FootnoteReference"/>
        </w:rPr>
        <w:footnoteRef/>
      </w:r>
      <w:r>
        <w:t xml:space="preserve"> [JS] Fr. Lazarus has, “for an eternal reign”</w:t>
      </w:r>
    </w:p>
  </w:footnote>
  <w:footnote w:id="481">
    <w:p w14:paraId="3116D8E7" w14:textId="77777777" w:rsidR="004942E9" w:rsidRDefault="004942E9" w:rsidP="00704CAA">
      <w:pPr>
        <w:pStyle w:val="footnote"/>
      </w:pPr>
      <w:r>
        <w:rPr>
          <w:rStyle w:val="FootnoteReference"/>
        </w:rPr>
        <w:footnoteRef/>
      </w:r>
      <w:r>
        <w:t xml:space="preserve"> [JS] Fr. Lazarus has, “for all generations.”</w:t>
      </w:r>
    </w:p>
  </w:footnote>
  <w:footnote w:id="482">
    <w:p w14:paraId="548BF35A" w14:textId="77777777" w:rsidR="004942E9" w:rsidRDefault="004942E9"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4942E9" w:rsidRDefault="004942E9" w:rsidP="00704CAA">
      <w:pPr>
        <w:pStyle w:val="footnote"/>
      </w:pPr>
      <w:r>
        <w:rPr>
          <w:rStyle w:val="FootnoteReference"/>
        </w:rPr>
        <w:footnoteRef/>
      </w:r>
      <w:r>
        <w:t xml:space="preserve"> [JS] literally, “an assembly of holy ones”</w:t>
      </w:r>
    </w:p>
  </w:footnote>
  <w:footnote w:id="484">
    <w:p w14:paraId="60A7E0F2" w14:textId="77777777" w:rsidR="004942E9" w:rsidRDefault="004942E9"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4942E9" w:rsidRDefault="004942E9" w:rsidP="00704CAA">
      <w:pPr>
        <w:pStyle w:val="footnote"/>
      </w:pPr>
      <w:r>
        <w:rPr>
          <w:rStyle w:val="FootnoteReference"/>
        </w:rPr>
        <w:footnoteRef/>
      </w:r>
      <w:r>
        <w:t xml:space="preserve"> [JS] OSB inserts “wind” here.</w:t>
      </w:r>
    </w:p>
  </w:footnote>
  <w:footnote w:id="486">
    <w:p w14:paraId="3B727BCB" w14:textId="77777777" w:rsidR="004942E9" w:rsidRDefault="004942E9"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4942E9" w:rsidRDefault="004942E9" w:rsidP="00704CAA">
      <w:pPr>
        <w:pStyle w:val="footnote"/>
      </w:pPr>
      <w:r>
        <w:rPr>
          <w:rStyle w:val="FootnoteReference"/>
        </w:rPr>
        <w:footnoteRef/>
      </w:r>
      <w:r>
        <w:t xml:space="preserve"> [JS] Fr. Lazarus has, “will pave the way for Your presence”</w:t>
      </w:r>
    </w:p>
  </w:footnote>
  <w:footnote w:id="488">
    <w:p w14:paraId="5BF9199A" w14:textId="77777777" w:rsidR="004942E9" w:rsidRDefault="004942E9" w:rsidP="00704CAA">
      <w:pPr>
        <w:pStyle w:val="footnote"/>
      </w:pPr>
      <w:r>
        <w:rPr>
          <w:rStyle w:val="FootnoteReference"/>
        </w:rPr>
        <w:footnoteRef/>
      </w:r>
      <w:r>
        <w:t xml:space="preserve"> [JS] or “face”</w:t>
      </w:r>
    </w:p>
  </w:footnote>
  <w:footnote w:id="489">
    <w:p w14:paraId="7E5822A0" w14:textId="77777777" w:rsidR="004942E9" w:rsidRDefault="004942E9" w:rsidP="00704CAA">
      <w:pPr>
        <w:pStyle w:val="footnote"/>
      </w:pPr>
      <w:r>
        <w:rPr>
          <w:rStyle w:val="FootnoteReference"/>
        </w:rPr>
        <w:footnoteRef/>
      </w:r>
      <w:r>
        <w:t xml:space="preserve"> [JS] Fr. Lazrus has “we are raised to power”</w:t>
      </w:r>
    </w:p>
  </w:footnote>
  <w:footnote w:id="490">
    <w:p w14:paraId="163553BB" w14:textId="77777777" w:rsidR="004942E9" w:rsidRDefault="004942E9" w:rsidP="00704CAA">
      <w:pPr>
        <w:pStyle w:val="footnote"/>
      </w:pPr>
      <w:r>
        <w:rPr>
          <w:rStyle w:val="FootnoteReference"/>
        </w:rPr>
        <w:footnoteRef/>
      </w:r>
      <w:r>
        <w:t xml:space="preserve"> Cf. 2 Samuel 7:4-17; 1 Chron. 17:3-14.</w:t>
      </w:r>
    </w:p>
  </w:footnote>
  <w:footnote w:id="491">
    <w:p w14:paraId="16D9ED4D" w14:textId="77777777" w:rsidR="004942E9" w:rsidRDefault="004942E9" w:rsidP="00704CAA">
      <w:pPr>
        <w:pStyle w:val="footnote"/>
      </w:pPr>
      <w:r>
        <w:rPr>
          <w:rStyle w:val="FootnoteReference"/>
        </w:rPr>
        <w:footnoteRef/>
      </w:r>
      <w:r>
        <w:t xml:space="preserve"> [JS] or “lawlessness,” or “transgression</w:t>
      </w:r>
    </w:p>
  </w:footnote>
  <w:footnote w:id="492">
    <w:p w14:paraId="41715793" w14:textId="77777777" w:rsidR="004942E9" w:rsidRDefault="004942E9" w:rsidP="00704CAA">
      <w:pPr>
        <w:pStyle w:val="footnote"/>
      </w:pPr>
      <w:r>
        <w:rPr>
          <w:rStyle w:val="FootnoteReference"/>
        </w:rPr>
        <w:footnoteRef/>
      </w:r>
      <w:r>
        <w:t xml:space="preserve"> [JS] Coptic has “faithfulness”. See Matins of Mesori 3</w:t>
      </w:r>
    </w:p>
  </w:footnote>
  <w:footnote w:id="493">
    <w:p w14:paraId="34396983" w14:textId="77777777" w:rsidR="004942E9" w:rsidRDefault="004942E9" w:rsidP="00704CAA">
      <w:pPr>
        <w:pStyle w:val="footnote"/>
      </w:pPr>
      <w:r>
        <w:rPr>
          <w:rStyle w:val="FootnoteReference"/>
        </w:rPr>
        <w:footnoteRef/>
      </w:r>
      <w:r>
        <w:t xml:space="preserve"> [JS] literally, “his horn will be exalted”</w:t>
      </w:r>
    </w:p>
  </w:footnote>
  <w:footnote w:id="494">
    <w:p w14:paraId="19918888" w14:textId="77777777" w:rsidR="004942E9" w:rsidRDefault="004942E9" w:rsidP="00704CAA">
      <w:pPr>
        <w:pStyle w:val="footnote"/>
      </w:pPr>
      <w:r>
        <w:rPr>
          <w:rStyle w:val="FootnoteReference"/>
        </w:rPr>
        <w:footnoteRef/>
      </w:r>
      <w:r>
        <w:t xml:space="preserve"> [JS] Fr. Lazarus has, “I will extend his power over the sea”</w:t>
      </w:r>
    </w:p>
  </w:footnote>
  <w:footnote w:id="495">
    <w:p w14:paraId="7F2F76E2" w14:textId="77777777" w:rsidR="004942E9" w:rsidRDefault="004942E9"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4942E9" w:rsidRDefault="004942E9" w:rsidP="00704CAA">
      <w:pPr>
        <w:pStyle w:val="footnote"/>
      </w:pPr>
      <w:r>
        <w:rPr>
          <w:rStyle w:val="FootnoteReference"/>
        </w:rPr>
        <w:footnoteRef/>
      </w:r>
      <w:r>
        <w:t xml:space="preserve"> [JS] Fr. Lazarus renders this, “dynasty”</w:t>
      </w:r>
    </w:p>
  </w:footnote>
  <w:footnote w:id="497">
    <w:p w14:paraId="61ED5D37" w14:textId="77777777" w:rsidR="004942E9" w:rsidRDefault="004942E9"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4942E9" w:rsidRDefault="004942E9" w:rsidP="00704CAA">
      <w:pPr>
        <w:pStyle w:val="footnote"/>
      </w:pPr>
      <w:r>
        <w:rPr>
          <w:rStyle w:val="FootnoteReference"/>
        </w:rPr>
        <w:footnoteRef/>
      </w:r>
      <w:r>
        <w:t xml:space="preserve"> [JS] or “in my holy place”</w:t>
      </w:r>
    </w:p>
  </w:footnote>
  <w:footnote w:id="499">
    <w:p w14:paraId="18E1B778" w14:textId="77777777" w:rsidR="004942E9" w:rsidRDefault="004942E9" w:rsidP="00704CAA">
      <w:pPr>
        <w:pStyle w:val="footnote"/>
      </w:pPr>
      <w:r>
        <w:rPr>
          <w:rStyle w:val="FootnoteReference"/>
        </w:rPr>
        <w:footnoteRef/>
      </w:r>
      <w:r>
        <w:t xml:space="preserve"> Rev. 1:5; 3:14.</w:t>
      </w:r>
    </w:p>
  </w:footnote>
  <w:footnote w:id="500">
    <w:p w14:paraId="26484220" w14:textId="77777777" w:rsidR="004942E9" w:rsidRDefault="004942E9" w:rsidP="00704CAA">
      <w:pPr>
        <w:pStyle w:val="footnote"/>
      </w:pPr>
      <w:r>
        <w:rPr>
          <w:rStyle w:val="FootnoteReference"/>
        </w:rPr>
        <w:footnoteRef/>
      </w:r>
      <w:r>
        <w:t xml:space="preserve"> [JS] “anointed”</w:t>
      </w:r>
    </w:p>
  </w:footnote>
  <w:footnote w:id="501">
    <w:p w14:paraId="3D1D7CB3" w14:textId="77777777" w:rsidR="004942E9" w:rsidRDefault="004942E9"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4942E9" w:rsidRDefault="004942E9" w:rsidP="00704CAA">
      <w:pPr>
        <w:pStyle w:val="footnote"/>
      </w:pPr>
      <w:r>
        <w:rPr>
          <w:rStyle w:val="FootnoteReference"/>
        </w:rPr>
        <w:footnoteRef/>
      </w:r>
      <w:r>
        <w:t xml:space="preserve"> [JS] “So be it! So be it!” or “May it be! May it be!”</w:t>
      </w:r>
    </w:p>
  </w:footnote>
  <w:footnote w:id="503">
    <w:p w14:paraId="1DFAAF0B" w14:textId="77777777" w:rsidR="004942E9" w:rsidRDefault="004942E9" w:rsidP="00704CAA">
      <w:pPr>
        <w:pStyle w:val="footnote"/>
      </w:pPr>
      <w:r>
        <w:rPr>
          <w:rStyle w:val="FootnoteReference"/>
        </w:rPr>
        <w:footnoteRef/>
      </w:r>
      <w:r>
        <w:t xml:space="preserve"> [JS] or “expired”</w:t>
      </w:r>
    </w:p>
  </w:footnote>
  <w:footnote w:id="504">
    <w:p w14:paraId="3519F2D7" w14:textId="77777777" w:rsidR="004942E9" w:rsidRDefault="004942E9"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4942E9" w:rsidRDefault="004942E9" w:rsidP="00704CAA">
      <w:pPr>
        <w:pStyle w:val="footnote"/>
      </w:pPr>
      <w:r>
        <w:rPr>
          <w:rStyle w:val="FootnoteReference"/>
        </w:rPr>
        <w:footnoteRef/>
      </w:r>
      <w:r>
        <w:t xml:space="preserve"> [JS] or “chastened”</w:t>
      </w:r>
    </w:p>
  </w:footnote>
  <w:footnote w:id="506">
    <w:p w14:paraId="136CB596" w14:textId="77777777" w:rsidR="004942E9" w:rsidRDefault="004942E9"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4942E9" w:rsidRDefault="004942E9" w:rsidP="00704CAA">
      <w:pPr>
        <w:pStyle w:val="footnote"/>
      </w:pPr>
      <w:r>
        <w:rPr>
          <w:rStyle w:val="FootnoteReference"/>
        </w:rPr>
        <w:footnoteRef/>
      </w:r>
      <w:r>
        <w:t xml:space="preserve"> That is, in the Kingdom (1 Cor. 4:20).</w:t>
      </w:r>
    </w:p>
  </w:footnote>
  <w:footnote w:id="508">
    <w:p w14:paraId="3FAA8ED9" w14:textId="77777777" w:rsidR="004942E9" w:rsidRDefault="004942E9"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4942E9" w:rsidRDefault="004942E9" w:rsidP="00704CAA">
      <w:pPr>
        <w:pStyle w:val="footnote"/>
      </w:pPr>
      <w:r>
        <w:rPr>
          <w:rStyle w:val="FootnoteReference"/>
        </w:rPr>
        <w:footnoteRef/>
      </w:r>
      <w:r>
        <w:t xml:space="preserve"> [JS] Coptic may mean “bruise” rather than “trample”</w:t>
      </w:r>
    </w:p>
  </w:footnote>
  <w:footnote w:id="510">
    <w:p w14:paraId="103E3D32" w14:textId="77777777" w:rsidR="004942E9" w:rsidRDefault="004942E9"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4942E9" w:rsidRDefault="004942E9"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4942E9" w:rsidRDefault="004942E9" w:rsidP="00704CAA">
      <w:pPr>
        <w:pStyle w:val="footnote"/>
      </w:pPr>
      <w:r>
        <w:rPr>
          <w:rStyle w:val="FootnoteReference"/>
        </w:rPr>
        <w:footnoteRef/>
      </w:r>
      <w:r>
        <w:t xml:space="preserve"> [JS] Or “ode”</w:t>
      </w:r>
    </w:p>
  </w:footnote>
  <w:footnote w:id="513">
    <w:p w14:paraId="5D1C882B" w14:textId="77777777" w:rsidR="004942E9" w:rsidRDefault="004942E9" w:rsidP="00704CAA">
      <w:pPr>
        <w:pStyle w:val="footnote"/>
      </w:pPr>
      <w:r>
        <w:rPr>
          <w:rStyle w:val="FootnoteReference"/>
        </w:rPr>
        <w:footnoteRef/>
      </w:r>
      <w:r>
        <w:t xml:space="preserve"> [JS] or “forever and ever.”</w:t>
      </w:r>
    </w:p>
  </w:footnote>
  <w:footnote w:id="514">
    <w:p w14:paraId="2AA0B0FD" w14:textId="77777777" w:rsidR="004942E9" w:rsidRDefault="004942E9" w:rsidP="00704CAA">
      <w:pPr>
        <w:pStyle w:val="footnote"/>
      </w:pPr>
      <w:r>
        <w:rPr>
          <w:rStyle w:val="FootnoteReference"/>
        </w:rPr>
        <w:footnoteRef/>
      </w:r>
      <w:r>
        <w:t xml:space="preserve"> [JS] literally, “And my horn will be exalted like a unicorn’s”</w:t>
      </w:r>
    </w:p>
  </w:footnote>
  <w:footnote w:id="515">
    <w:p w14:paraId="71B2ABCE" w14:textId="77777777" w:rsidR="004942E9" w:rsidRDefault="004942E9"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4942E9" w:rsidRDefault="004942E9"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4942E9" w:rsidRDefault="004942E9" w:rsidP="00704CAA">
      <w:pPr>
        <w:pStyle w:val="footnote"/>
      </w:pPr>
      <w:r>
        <w:rPr>
          <w:rStyle w:val="FootnoteReference"/>
        </w:rPr>
        <w:footnoteRef/>
      </w:r>
      <w:r>
        <w:t xml:space="preserve"> [JS] literally “still increase”</w:t>
      </w:r>
    </w:p>
  </w:footnote>
  <w:footnote w:id="518">
    <w:p w14:paraId="74BF88EE" w14:textId="77777777" w:rsidR="004942E9" w:rsidRDefault="004942E9" w:rsidP="00704CAA">
      <w:pPr>
        <w:pStyle w:val="footnote"/>
      </w:pPr>
      <w:r>
        <w:rPr>
          <w:rStyle w:val="FootnoteReference"/>
        </w:rPr>
        <w:footnoteRef/>
      </w:r>
      <w:r>
        <w:t xml:space="preserve"> [JS] literally, “rich” or “prosperous”</w:t>
      </w:r>
    </w:p>
  </w:footnote>
  <w:footnote w:id="519">
    <w:p w14:paraId="72F50134" w14:textId="77777777" w:rsidR="004942E9" w:rsidRDefault="004942E9" w:rsidP="00704CAA">
      <w:pPr>
        <w:pStyle w:val="footnote"/>
      </w:pPr>
      <w:r>
        <w:rPr>
          <w:rStyle w:val="FootnoteReference"/>
        </w:rPr>
        <w:footnoteRef/>
      </w:r>
      <w:r>
        <w:t xml:space="preserve"> John 7:38.</w:t>
      </w:r>
    </w:p>
  </w:footnote>
  <w:footnote w:id="520">
    <w:p w14:paraId="3C3C13B7" w14:textId="77777777" w:rsidR="004942E9" w:rsidRDefault="004942E9" w:rsidP="00704CAA">
      <w:pPr>
        <w:pStyle w:val="footnote"/>
      </w:pPr>
      <w:r>
        <w:rPr>
          <w:rStyle w:val="FootnoteReference"/>
        </w:rPr>
        <w:footnoteRef/>
      </w:r>
      <w:r>
        <w:t xml:space="preserve"> Coptic has “it” here, and “beauty” in place of majesty.</w:t>
      </w:r>
    </w:p>
  </w:footnote>
  <w:footnote w:id="521">
    <w:p w14:paraId="67CD15A4" w14:textId="77777777" w:rsidR="004942E9" w:rsidRDefault="004942E9"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4942E9" w:rsidRDefault="004942E9" w:rsidP="00704CAA">
      <w:pPr>
        <w:pStyle w:val="footnote"/>
      </w:pPr>
      <w:r>
        <w:rPr>
          <w:rStyle w:val="FootnoteReference"/>
        </w:rPr>
        <w:footnoteRef/>
      </w:r>
      <w:r>
        <w:t xml:space="preserve"> [JS] or “forever”</w:t>
      </w:r>
    </w:p>
  </w:footnote>
  <w:footnote w:id="523">
    <w:p w14:paraId="1BA5F6CF" w14:textId="77777777" w:rsidR="004942E9" w:rsidRDefault="004942E9"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4942E9" w:rsidRDefault="004942E9" w:rsidP="00704CAA">
      <w:pPr>
        <w:pStyle w:val="footnote"/>
      </w:pPr>
      <w:r>
        <w:rPr>
          <w:rStyle w:val="FootnoteReference"/>
        </w:rPr>
        <w:footnoteRef/>
      </w:r>
      <w:r>
        <w:t xml:space="preserve"> [JS] resident alien</w:t>
      </w:r>
    </w:p>
  </w:footnote>
  <w:footnote w:id="525">
    <w:p w14:paraId="40C8740A" w14:textId="77777777" w:rsidR="004942E9" w:rsidRDefault="004942E9" w:rsidP="00704CAA">
      <w:pPr>
        <w:pStyle w:val="footnote"/>
      </w:pPr>
      <w:r>
        <w:rPr>
          <w:rStyle w:val="FootnoteReference"/>
        </w:rPr>
        <w:footnoteRef/>
      </w:r>
      <w:r>
        <w:t xml:space="preserve"> Cf. 1 Cor. 3:20, ‘The Lord knows the thoughts of the wise…’</w:t>
      </w:r>
    </w:p>
  </w:footnote>
  <w:footnote w:id="526">
    <w:p w14:paraId="65188B7B" w14:textId="77777777" w:rsidR="004942E9" w:rsidRDefault="004942E9" w:rsidP="00704CAA">
      <w:pPr>
        <w:pStyle w:val="footnote"/>
      </w:pPr>
      <w:r>
        <w:rPr>
          <w:rStyle w:val="FootnoteReference"/>
        </w:rPr>
        <w:footnoteRef/>
      </w:r>
      <w:r>
        <w:t xml:space="preserve"> [JS] or “lawless,” or “the throne of iniquity”</w:t>
      </w:r>
    </w:p>
  </w:footnote>
  <w:footnote w:id="527">
    <w:p w14:paraId="79ABE471" w14:textId="77777777" w:rsidR="004942E9" w:rsidRDefault="004942E9" w:rsidP="00704CAA">
      <w:pPr>
        <w:pStyle w:val="footnote"/>
      </w:pPr>
      <w:r>
        <w:rPr>
          <w:rStyle w:val="FootnoteReference"/>
        </w:rPr>
        <w:footnoteRef/>
      </w:r>
      <w:r>
        <w:t xml:space="preserve"> [JS] i.e. presence</w:t>
      </w:r>
    </w:p>
  </w:footnote>
  <w:footnote w:id="528">
    <w:p w14:paraId="5267BF6E" w14:textId="77777777" w:rsidR="004942E9" w:rsidRDefault="004942E9"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4942E9" w:rsidRDefault="004942E9" w:rsidP="00704CAA">
      <w:pPr>
        <w:pStyle w:val="footnote"/>
      </w:pPr>
      <w:r>
        <w:rPr>
          <w:rStyle w:val="FootnoteReference"/>
        </w:rPr>
        <w:footnoteRef/>
      </w:r>
      <w:r>
        <w:t xml:space="preserve"> [JS] or melody</w:t>
      </w:r>
    </w:p>
  </w:footnote>
  <w:footnote w:id="530">
    <w:p w14:paraId="1EEBBF7D" w14:textId="77777777" w:rsidR="004942E9" w:rsidRDefault="004942E9" w:rsidP="00704CAA">
      <w:pPr>
        <w:pStyle w:val="footnote"/>
      </w:pPr>
      <w:r>
        <w:rPr>
          <w:rStyle w:val="FootnoteReference"/>
        </w:rPr>
        <w:footnoteRef/>
      </w:r>
      <w:r>
        <w:t xml:space="preserve"> [JS] “do obeisance”</w:t>
      </w:r>
    </w:p>
  </w:footnote>
  <w:footnote w:id="531">
    <w:p w14:paraId="551DD9AD" w14:textId="77777777" w:rsidR="004942E9" w:rsidRDefault="004942E9" w:rsidP="00704CAA">
      <w:pPr>
        <w:pStyle w:val="footnote"/>
      </w:pPr>
      <w:r>
        <w:rPr>
          <w:rStyle w:val="FootnoteReference"/>
        </w:rPr>
        <w:footnoteRef/>
      </w:r>
      <w:r>
        <w:t xml:space="preserve"> [JS] “prostrate”</w:t>
      </w:r>
    </w:p>
  </w:footnote>
  <w:footnote w:id="532">
    <w:p w14:paraId="7534B5AF" w14:textId="77777777" w:rsidR="004942E9" w:rsidRDefault="004942E9" w:rsidP="00704CAA">
      <w:pPr>
        <w:pStyle w:val="footnote"/>
      </w:pPr>
      <w:r>
        <w:rPr>
          <w:rStyle w:val="FootnoteReference"/>
        </w:rPr>
        <w:footnoteRef/>
      </w:r>
      <w:r>
        <w:t xml:space="preserve"> [JS] OSB has, “Rebellion,” NETS has “embittering”</w:t>
      </w:r>
    </w:p>
  </w:footnote>
  <w:footnote w:id="533">
    <w:p w14:paraId="022AF3BD" w14:textId="77777777" w:rsidR="004942E9" w:rsidRDefault="004942E9" w:rsidP="00704CAA">
      <w:pPr>
        <w:pStyle w:val="footnote"/>
      </w:pPr>
      <w:r>
        <w:rPr>
          <w:rStyle w:val="FootnoteReference"/>
        </w:rPr>
        <w:footnoteRef/>
      </w:r>
      <w:r>
        <w:t xml:space="preserve"> Ex. 17:1-7.</w:t>
      </w:r>
    </w:p>
  </w:footnote>
  <w:footnote w:id="534">
    <w:p w14:paraId="44D54232" w14:textId="77777777" w:rsidR="004942E9" w:rsidRDefault="004942E9" w:rsidP="00704CAA">
      <w:pPr>
        <w:pStyle w:val="footnote"/>
      </w:pPr>
      <w:r>
        <w:rPr>
          <w:rStyle w:val="FootnoteReference"/>
        </w:rPr>
        <w:footnoteRef/>
      </w:r>
      <w:r>
        <w:t xml:space="preserve"> [JS] or “tempted”</w:t>
      </w:r>
    </w:p>
  </w:footnote>
  <w:footnote w:id="535">
    <w:p w14:paraId="44595C45" w14:textId="77777777" w:rsidR="004942E9" w:rsidRDefault="004942E9" w:rsidP="00704CAA">
      <w:pPr>
        <w:pStyle w:val="footnote"/>
      </w:pPr>
      <w:r>
        <w:rPr>
          <w:rStyle w:val="FootnoteReference"/>
        </w:rPr>
        <w:footnoteRef/>
      </w:r>
      <w:r>
        <w:t xml:space="preserve"> Num. 14:32-34.</w:t>
      </w:r>
    </w:p>
  </w:footnote>
  <w:footnote w:id="536">
    <w:p w14:paraId="3335A752" w14:textId="77777777" w:rsidR="004942E9" w:rsidRDefault="004942E9" w:rsidP="00704CAA">
      <w:pPr>
        <w:pStyle w:val="footnote"/>
      </w:pPr>
      <w:r>
        <w:rPr>
          <w:rStyle w:val="FootnoteReference"/>
        </w:rPr>
        <w:footnoteRef/>
      </w:r>
      <w:r>
        <w:t xml:space="preserve"> Cf. Heb.3:7-11; 4:10.</w:t>
      </w:r>
    </w:p>
  </w:footnote>
  <w:footnote w:id="537">
    <w:p w14:paraId="2C60CFFA" w14:textId="77777777" w:rsidR="004942E9" w:rsidRDefault="004942E9" w:rsidP="00704CAA">
      <w:pPr>
        <w:pStyle w:val="footnote"/>
      </w:pPr>
      <w:r>
        <w:rPr>
          <w:rStyle w:val="FootnoteReference"/>
        </w:rPr>
        <w:footnoteRef/>
      </w:r>
      <w:r>
        <w:t xml:space="preserve"> Cf. Deut. 32:17; 1 Cor. 10:20; Psalm 105:36-38; 1 Chron. 16:26.</w:t>
      </w:r>
    </w:p>
  </w:footnote>
  <w:footnote w:id="538">
    <w:p w14:paraId="191785D6" w14:textId="77777777" w:rsidR="004942E9" w:rsidRDefault="004942E9" w:rsidP="00704CAA">
      <w:pPr>
        <w:pStyle w:val="footnote"/>
      </w:pPr>
      <w:r>
        <w:rPr>
          <w:rStyle w:val="FootnoteReference"/>
        </w:rPr>
        <w:footnoteRef/>
      </w:r>
      <w:r>
        <w:t xml:space="preserve"> [JS] or “thanksgiving”, or “praise”. Really, “thankful confession with praise”.</w:t>
      </w:r>
    </w:p>
  </w:footnote>
  <w:footnote w:id="539">
    <w:p w14:paraId="36761851" w14:textId="77777777" w:rsidR="004942E9" w:rsidRDefault="004942E9" w:rsidP="00704CAA">
      <w:pPr>
        <w:pStyle w:val="footnote"/>
      </w:pPr>
      <w:r>
        <w:rPr>
          <w:rStyle w:val="FootnoteReference"/>
        </w:rPr>
        <w:footnoteRef/>
      </w:r>
      <w:r>
        <w:t xml:space="preserve"> [JS] literally, “holy place”</w:t>
      </w:r>
    </w:p>
  </w:footnote>
  <w:footnote w:id="540">
    <w:p w14:paraId="6B8FB064" w14:textId="77777777" w:rsidR="004942E9" w:rsidRDefault="004942E9" w:rsidP="00704CAA">
      <w:pPr>
        <w:pStyle w:val="footnote"/>
      </w:pPr>
      <w:r>
        <w:rPr>
          <w:rStyle w:val="FootnoteReference"/>
        </w:rPr>
        <w:footnoteRef/>
      </w:r>
      <w:r>
        <w:t xml:space="preserve"> [JS] or, “sacrifices”</w:t>
      </w:r>
    </w:p>
  </w:footnote>
  <w:footnote w:id="541">
    <w:p w14:paraId="026EEBC9" w14:textId="77777777" w:rsidR="004942E9" w:rsidRDefault="004942E9" w:rsidP="00704CAA">
      <w:pPr>
        <w:pStyle w:val="footnote"/>
      </w:pPr>
      <w:r>
        <w:rPr>
          <w:rStyle w:val="FootnoteReference"/>
        </w:rPr>
        <w:footnoteRef/>
      </w:r>
      <w:r>
        <w:t xml:space="preserve"> [JS] “do obeisance”</w:t>
      </w:r>
    </w:p>
  </w:footnote>
  <w:footnote w:id="542">
    <w:p w14:paraId="74583072" w14:textId="77777777" w:rsidR="004942E9" w:rsidRDefault="004942E9"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4942E9" w:rsidRDefault="004942E9" w:rsidP="00704CAA">
      <w:pPr>
        <w:pStyle w:val="footnote"/>
      </w:pPr>
      <w:r>
        <w:rPr>
          <w:rStyle w:val="FootnoteReference"/>
        </w:rPr>
        <w:footnoteRef/>
      </w:r>
      <w:r>
        <w:t xml:space="preserve"> [JS] literally, “set right the world”.</w:t>
      </w:r>
    </w:p>
  </w:footnote>
  <w:footnote w:id="544">
    <w:p w14:paraId="2C857933" w14:textId="77777777" w:rsidR="004942E9" w:rsidRDefault="004942E9"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4942E9" w:rsidRDefault="004942E9" w:rsidP="00704CAA">
      <w:pPr>
        <w:pStyle w:val="footnote"/>
      </w:pPr>
      <w:r>
        <w:rPr>
          <w:rStyle w:val="FootnoteReference"/>
        </w:rPr>
        <w:footnoteRef/>
      </w:r>
      <w:r>
        <w:t xml:space="preserve"> [JS] or “exult.”</w:t>
      </w:r>
    </w:p>
  </w:footnote>
  <w:footnote w:id="546">
    <w:p w14:paraId="3F8D4F69" w14:textId="77777777" w:rsidR="004942E9" w:rsidRDefault="004942E9" w:rsidP="00704CAA">
      <w:pPr>
        <w:pStyle w:val="footnote"/>
      </w:pPr>
      <w:r>
        <w:rPr>
          <w:rStyle w:val="FootnoteReference"/>
        </w:rPr>
        <w:footnoteRef/>
      </w:r>
      <w:r>
        <w:t xml:space="preserve"> [JS] i.e. “the the presence of the Lord”</w:t>
      </w:r>
    </w:p>
  </w:footnote>
  <w:footnote w:id="547">
    <w:p w14:paraId="2B2C4B3C" w14:textId="77777777" w:rsidR="004942E9" w:rsidRDefault="004942E9" w:rsidP="00704CAA">
      <w:pPr>
        <w:pStyle w:val="footnote"/>
      </w:pPr>
      <w:r>
        <w:rPr>
          <w:rStyle w:val="FootnoteReference"/>
        </w:rPr>
        <w:footnoteRef/>
      </w:r>
      <w:r>
        <w:t xml:space="preserve"> [JS] or “keep His throne straight.”</w:t>
      </w:r>
    </w:p>
  </w:footnote>
  <w:footnote w:id="548">
    <w:p w14:paraId="5D4EF956" w14:textId="77777777" w:rsidR="004942E9" w:rsidRDefault="004942E9" w:rsidP="00704CAA">
      <w:pPr>
        <w:pStyle w:val="footnote"/>
      </w:pPr>
      <w:r>
        <w:rPr>
          <w:rStyle w:val="FootnoteReference"/>
        </w:rPr>
        <w:footnoteRef/>
      </w:r>
      <w:r>
        <w:t xml:space="preserve"> Cf. Pss. 32:5b; 84:10b. Rom. 1:19-21; 2 Cor. 4:6; Jn. 1:14; 6:40; 17:22-24.</w:t>
      </w:r>
    </w:p>
  </w:footnote>
  <w:footnote w:id="549">
    <w:p w14:paraId="39C04F74" w14:textId="77777777" w:rsidR="004942E9" w:rsidRDefault="004942E9" w:rsidP="00704CAA">
      <w:pPr>
        <w:pStyle w:val="footnote"/>
      </w:pPr>
      <w:r>
        <w:rPr>
          <w:rStyle w:val="FootnoteReference"/>
        </w:rPr>
        <w:footnoteRef/>
      </w:r>
      <w:r>
        <w:t xml:space="preserve"> [JS] “do obeisance to”</w:t>
      </w:r>
    </w:p>
  </w:footnote>
  <w:footnote w:id="550">
    <w:p w14:paraId="21B4EE9B" w14:textId="77777777" w:rsidR="004942E9" w:rsidRDefault="004942E9" w:rsidP="00704CAA">
      <w:pPr>
        <w:pStyle w:val="footnote"/>
      </w:pPr>
      <w:r>
        <w:rPr>
          <w:rStyle w:val="FootnoteReference"/>
        </w:rPr>
        <w:footnoteRef/>
      </w:r>
      <w:r>
        <w:t xml:space="preserve"> [JS] “do obeisance to”</w:t>
      </w:r>
    </w:p>
  </w:footnote>
  <w:footnote w:id="551">
    <w:p w14:paraId="35328581" w14:textId="77777777" w:rsidR="004942E9" w:rsidRDefault="004942E9" w:rsidP="00704CAA">
      <w:pPr>
        <w:pStyle w:val="footnote"/>
      </w:pPr>
      <w:r>
        <w:rPr>
          <w:rStyle w:val="FootnoteReference"/>
        </w:rPr>
        <w:footnoteRef/>
      </w:r>
      <w:r>
        <w:t xml:space="preserve"> [JS] Fr. Lazarus has “lives”</w:t>
      </w:r>
    </w:p>
  </w:footnote>
  <w:footnote w:id="552">
    <w:p w14:paraId="6E386D7E" w14:textId="77777777" w:rsidR="004942E9" w:rsidRDefault="004942E9"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4942E9" w:rsidRDefault="004942E9"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4942E9" w:rsidRDefault="004942E9" w:rsidP="00704CAA">
      <w:pPr>
        <w:pStyle w:val="footnote"/>
      </w:pPr>
      <w:r>
        <w:rPr>
          <w:rStyle w:val="FootnoteReference"/>
        </w:rPr>
        <w:footnoteRef/>
      </w:r>
      <w:r>
        <w:t xml:space="preserve"> Rev. 4:6, Ezek. 1:5-10.</w:t>
      </w:r>
    </w:p>
  </w:footnote>
  <w:footnote w:id="555">
    <w:p w14:paraId="30FB18B7" w14:textId="77777777" w:rsidR="004942E9" w:rsidRDefault="004942E9"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4942E9" w:rsidRDefault="004942E9" w:rsidP="00704CAA">
      <w:pPr>
        <w:pStyle w:val="footnote"/>
      </w:pPr>
      <w:r>
        <w:rPr>
          <w:rStyle w:val="FootnoteReference"/>
        </w:rPr>
        <w:footnoteRef/>
      </w:r>
      <w:r>
        <w:t xml:space="preserve"> [JS] Fr. Lazarus has “laws”</w:t>
      </w:r>
    </w:p>
  </w:footnote>
  <w:footnote w:id="557">
    <w:p w14:paraId="30052C96" w14:textId="77777777" w:rsidR="004942E9" w:rsidRDefault="004942E9" w:rsidP="00704CAA">
      <w:pPr>
        <w:pStyle w:val="footnote"/>
      </w:pPr>
      <w:r>
        <w:rPr>
          <w:rStyle w:val="FootnoteReference"/>
        </w:rPr>
        <w:footnoteRef/>
      </w:r>
      <w:r>
        <w:t xml:space="preserve"> [JS] “do obeisance”, commonly rendered “worship”</w:t>
      </w:r>
    </w:p>
  </w:footnote>
  <w:footnote w:id="558">
    <w:p w14:paraId="518C32A9" w14:textId="77777777" w:rsidR="004942E9" w:rsidRDefault="004942E9" w:rsidP="00704CAA">
      <w:pPr>
        <w:pStyle w:val="footnote"/>
      </w:pPr>
      <w:r>
        <w:rPr>
          <w:rStyle w:val="FootnoteReference"/>
        </w:rPr>
        <w:footnoteRef/>
      </w:r>
      <w:r>
        <w:t xml:space="preserve"> [JS] Fr. Lazarus has “correcting”</w:t>
      </w:r>
    </w:p>
  </w:footnote>
  <w:footnote w:id="559">
    <w:p w14:paraId="0A8051C4" w14:textId="77777777" w:rsidR="004942E9" w:rsidRDefault="004942E9" w:rsidP="00704CAA">
      <w:pPr>
        <w:pStyle w:val="footnote"/>
      </w:pPr>
      <w:r>
        <w:rPr>
          <w:rStyle w:val="FootnoteReference"/>
        </w:rPr>
        <w:footnoteRef/>
      </w:r>
      <w:r>
        <w:t xml:space="preserve"> [JS] “do obeisance” or “fall down”</w:t>
      </w:r>
    </w:p>
  </w:footnote>
  <w:footnote w:id="560">
    <w:p w14:paraId="77CD93E8" w14:textId="77777777" w:rsidR="004942E9" w:rsidRDefault="004942E9"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4942E9" w:rsidRDefault="004942E9" w:rsidP="00704CAA">
      <w:pPr>
        <w:pStyle w:val="footnote"/>
      </w:pPr>
      <w:r>
        <w:rPr>
          <w:rStyle w:val="FootnoteReference"/>
        </w:rPr>
        <w:footnoteRef/>
      </w:r>
      <w:r>
        <w:t xml:space="preserve"> [JS] or, “and not we Him”</w:t>
      </w:r>
    </w:p>
  </w:footnote>
  <w:footnote w:id="562">
    <w:p w14:paraId="1486F0F9" w14:textId="77777777" w:rsidR="004942E9" w:rsidRDefault="004942E9"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4942E9" w:rsidRDefault="004942E9" w:rsidP="00704CAA">
      <w:pPr>
        <w:pStyle w:val="footnote"/>
      </w:pPr>
      <w:r>
        <w:rPr>
          <w:rStyle w:val="FootnoteReference"/>
        </w:rPr>
        <w:footnoteRef/>
      </w:r>
      <w:r>
        <w:t xml:space="preserve"> [JS] or “do wrong,” or “the workers of iniquity”</w:t>
      </w:r>
    </w:p>
  </w:footnote>
  <w:footnote w:id="564">
    <w:p w14:paraId="37DBB362" w14:textId="77777777" w:rsidR="004942E9" w:rsidRDefault="004942E9" w:rsidP="00704CAA">
      <w:pPr>
        <w:pStyle w:val="footnote"/>
      </w:pPr>
      <w:r>
        <w:rPr>
          <w:rStyle w:val="FootnoteReference"/>
        </w:rPr>
        <w:footnoteRef/>
      </w:r>
      <w:r>
        <w:t xml:space="preserve"> [JS] or proud/haughty eyes.</w:t>
      </w:r>
    </w:p>
  </w:footnote>
  <w:footnote w:id="565">
    <w:p w14:paraId="027D81D5" w14:textId="77777777" w:rsidR="004942E9" w:rsidRDefault="004942E9"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4942E9" w:rsidRDefault="004942E9"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4942E9" w:rsidRDefault="004942E9" w:rsidP="00704CAA">
      <w:pPr>
        <w:pStyle w:val="footnote"/>
      </w:pPr>
      <w:r>
        <w:rPr>
          <w:rStyle w:val="FootnoteReference"/>
        </w:rPr>
        <w:footnoteRef/>
      </w:r>
      <w:r>
        <w:t xml:space="preserve"> Cf. Ps. 38:7a.</w:t>
      </w:r>
    </w:p>
  </w:footnote>
  <w:footnote w:id="568">
    <w:p w14:paraId="517B5545" w14:textId="77777777" w:rsidR="004942E9" w:rsidRDefault="004942E9"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4942E9" w:rsidRDefault="004942E9"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4942E9" w:rsidRDefault="004942E9" w:rsidP="00704CAA">
      <w:pPr>
        <w:pStyle w:val="footnote"/>
      </w:pPr>
      <w:r>
        <w:rPr>
          <w:rStyle w:val="FootnoteReference"/>
        </w:rPr>
        <w:footnoteRef/>
      </w:r>
      <w:r>
        <w:t xml:space="preserve"> ‘God is love’ (1 John 4:8,16).</w:t>
      </w:r>
    </w:p>
  </w:footnote>
  <w:footnote w:id="571">
    <w:p w14:paraId="39DCC369" w14:textId="77777777" w:rsidR="004942E9" w:rsidRDefault="004942E9"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4942E9" w:rsidRDefault="004942E9" w:rsidP="00704CAA">
      <w:pPr>
        <w:pStyle w:val="footnote"/>
      </w:pPr>
      <w:r>
        <w:rPr>
          <w:rStyle w:val="FootnoteReference"/>
        </w:rPr>
        <w:footnoteRef/>
      </w:r>
      <w:r>
        <w:t xml:space="preserve"> Cf. Ps. 147:8.</w:t>
      </w:r>
    </w:p>
  </w:footnote>
  <w:footnote w:id="573">
    <w:p w14:paraId="1B0A2532" w14:textId="77777777" w:rsidR="004942E9" w:rsidRDefault="004942E9" w:rsidP="00704CAA">
      <w:pPr>
        <w:pStyle w:val="footnote"/>
      </w:pPr>
      <w:r>
        <w:rPr>
          <w:rStyle w:val="FootnoteReference"/>
        </w:rPr>
        <w:footnoteRef/>
      </w:r>
      <w:r>
        <w:t xml:space="preserve"> [JS] or “long-suffering”</w:t>
      </w:r>
    </w:p>
  </w:footnote>
  <w:footnote w:id="574">
    <w:p w14:paraId="6F41A290" w14:textId="77777777" w:rsidR="004942E9" w:rsidRDefault="004942E9" w:rsidP="00704CAA">
      <w:pPr>
        <w:pStyle w:val="footnote"/>
      </w:pPr>
      <w:r>
        <w:rPr>
          <w:rStyle w:val="FootnoteReference"/>
        </w:rPr>
        <w:footnoteRef/>
      </w:r>
      <w:r>
        <w:t xml:space="preserve"> [JS] or “transgressions”</w:t>
      </w:r>
    </w:p>
  </w:footnote>
  <w:footnote w:id="575">
    <w:p w14:paraId="44065F61" w14:textId="77777777" w:rsidR="004942E9" w:rsidRDefault="004942E9"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4942E9" w:rsidRDefault="004942E9"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4942E9" w:rsidRDefault="004942E9"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4942E9" w:rsidRDefault="004942E9" w:rsidP="00704CAA">
      <w:pPr>
        <w:pStyle w:val="footnote"/>
      </w:pPr>
      <w:r>
        <w:rPr>
          <w:rStyle w:val="FootnoteReference"/>
        </w:rPr>
        <w:footnoteRef/>
      </w:r>
      <w:r>
        <w:t xml:space="preserve"> [JS] Fr. Lazarus has “very great”</w:t>
      </w:r>
    </w:p>
  </w:footnote>
  <w:footnote w:id="579">
    <w:p w14:paraId="7AEE0420" w14:textId="77777777" w:rsidR="004942E9" w:rsidRDefault="004942E9" w:rsidP="00704CAA">
      <w:pPr>
        <w:pStyle w:val="footnote"/>
      </w:pPr>
      <w:r>
        <w:rPr>
          <w:rStyle w:val="FootnoteReference"/>
        </w:rPr>
        <w:footnoteRef/>
      </w:r>
      <w:r>
        <w:t xml:space="preserve"> [JS] or “thanksgiving,” or “thankful confession with praise”</w:t>
      </w:r>
    </w:p>
  </w:footnote>
  <w:footnote w:id="580">
    <w:p w14:paraId="1821417A" w14:textId="77777777" w:rsidR="004942E9" w:rsidRDefault="004942E9"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4942E9" w:rsidRDefault="004942E9" w:rsidP="00704CAA">
      <w:pPr>
        <w:pStyle w:val="footnote"/>
      </w:pPr>
      <w:r>
        <w:rPr>
          <w:rStyle w:val="FootnoteReference"/>
        </w:rPr>
        <w:footnoteRef/>
      </w:r>
      <w:r>
        <w:t xml:space="preserve"> [JS] or “makes the clouds His chariot”</w:t>
      </w:r>
    </w:p>
  </w:footnote>
  <w:footnote w:id="582">
    <w:p w14:paraId="114B27CC" w14:textId="77777777" w:rsidR="004942E9" w:rsidRDefault="004942E9" w:rsidP="00704CAA">
      <w:pPr>
        <w:pStyle w:val="footnote"/>
      </w:pPr>
      <w:r>
        <w:rPr>
          <w:rStyle w:val="FootnoteReference"/>
        </w:rPr>
        <w:footnoteRef/>
      </w:r>
      <w:r>
        <w:t xml:space="preserve"> [JS] or “messengers”</w:t>
      </w:r>
    </w:p>
  </w:footnote>
  <w:footnote w:id="583">
    <w:p w14:paraId="0B426919" w14:textId="77777777" w:rsidR="004942E9" w:rsidRDefault="004942E9" w:rsidP="00704CAA">
      <w:pPr>
        <w:pStyle w:val="footnote"/>
      </w:pPr>
      <w:r>
        <w:rPr>
          <w:rStyle w:val="FootnoteReference"/>
        </w:rPr>
        <w:footnoteRef/>
      </w:r>
      <w:r>
        <w:t xml:space="preserve"> [JS] Fr. Lazarus has “servants”</w:t>
      </w:r>
    </w:p>
  </w:footnote>
  <w:footnote w:id="584">
    <w:p w14:paraId="0DC6891A" w14:textId="77777777" w:rsidR="004942E9" w:rsidRDefault="004942E9" w:rsidP="00704CAA">
      <w:pPr>
        <w:pStyle w:val="footnote"/>
      </w:pPr>
      <w:r>
        <w:rPr>
          <w:rStyle w:val="FootnoteReference"/>
        </w:rPr>
        <w:footnoteRef/>
      </w:r>
      <w:r>
        <w:t xml:space="preserve"> Heb. 1:7; Ezek. 1:14; 2 Esdras 8:22.</w:t>
      </w:r>
    </w:p>
  </w:footnote>
  <w:footnote w:id="585">
    <w:p w14:paraId="14865395" w14:textId="77777777" w:rsidR="004942E9" w:rsidRDefault="004942E9" w:rsidP="00704CAA">
      <w:pPr>
        <w:pStyle w:val="footnote"/>
      </w:pPr>
      <w:r>
        <w:rPr>
          <w:rStyle w:val="FootnoteReference"/>
        </w:rPr>
        <w:footnoteRef/>
      </w:r>
      <w:r>
        <w:t xml:space="preserve"> [JS] Fr. Lazarus has “axis”</w:t>
      </w:r>
    </w:p>
  </w:footnote>
  <w:footnote w:id="586">
    <w:p w14:paraId="00414A42" w14:textId="77777777" w:rsidR="004942E9" w:rsidRDefault="004942E9" w:rsidP="00704CAA">
      <w:pPr>
        <w:pStyle w:val="footnote"/>
      </w:pPr>
      <w:r>
        <w:rPr>
          <w:rStyle w:val="FootnoteReference"/>
        </w:rPr>
        <w:footnoteRef/>
      </w:r>
      <w:r>
        <w:t xml:space="preserve"> [JS] Fr. Lazarus has “wander”. NETS has “be tilted”</w:t>
      </w:r>
    </w:p>
  </w:footnote>
  <w:footnote w:id="587">
    <w:p w14:paraId="63CA7242" w14:textId="77777777" w:rsidR="004942E9" w:rsidRDefault="004942E9" w:rsidP="00704CAA">
      <w:pPr>
        <w:pStyle w:val="footnote"/>
      </w:pPr>
      <w:r>
        <w:rPr>
          <w:rStyle w:val="FootnoteReference"/>
        </w:rPr>
        <w:footnoteRef/>
      </w:r>
      <w:r>
        <w:t xml:space="preserve"> [JS] literally, “founded”</w:t>
      </w:r>
    </w:p>
  </w:footnote>
  <w:footnote w:id="588">
    <w:p w14:paraId="688E353A" w14:textId="77777777" w:rsidR="004942E9" w:rsidRDefault="004942E9" w:rsidP="00704CAA">
      <w:pPr>
        <w:pStyle w:val="footnote"/>
      </w:pPr>
      <w:r>
        <w:rPr>
          <w:rStyle w:val="FootnoteReference"/>
        </w:rPr>
        <w:footnoteRef/>
      </w:r>
      <w:r>
        <w:t xml:space="preserve"> [JS] or “takes the lead among them”</w:t>
      </w:r>
    </w:p>
  </w:footnote>
  <w:footnote w:id="589">
    <w:p w14:paraId="329CE5D6" w14:textId="77777777" w:rsidR="004942E9" w:rsidRDefault="004942E9" w:rsidP="00704CAA">
      <w:pPr>
        <w:pStyle w:val="footnote"/>
      </w:pPr>
      <w:r>
        <w:rPr>
          <w:rStyle w:val="FootnoteReference"/>
        </w:rPr>
        <w:footnoteRef/>
      </w:r>
      <w:r>
        <w:t xml:space="preserve"> [JS] or “serpent”</w:t>
      </w:r>
    </w:p>
  </w:footnote>
  <w:footnote w:id="590">
    <w:p w14:paraId="482A0E92" w14:textId="77777777" w:rsidR="004942E9" w:rsidRDefault="004942E9" w:rsidP="00704CAA">
      <w:pPr>
        <w:pStyle w:val="footnote"/>
      </w:pPr>
      <w:r>
        <w:rPr>
          <w:rStyle w:val="FootnoteReference"/>
        </w:rPr>
        <w:footnoteRef/>
      </w:r>
      <w:r>
        <w:t xml:space="preserve"> [JS] or, “the universe”</w:t>
      </w:r>
    </w:p>
  </w:footnote>
  <w:footnote w:id="591">
    <w:p w14:paraId="107DC9FD" w14:textId="77777777" w:rsidR="004942E9" w:rsidRDefault="004942E9" w:rsidP="00704CAA">
      <w:pPr>
        <w:pStyle w:val="footnote"/>
      </w:pPr>
      <w:r>
        <w:rPr>
          <w:rStyle w:val="FootnoteReference"/>
        </w:rPr>
        <w:footnoteRef/>
      </w:r>
      <w:r>
        <w:t xml:space="preserve"> [JS] or, “breath”</w:t>
      </w:r>
    </w:p>
  </w:footnote>
  <w:footnote w:id="592">
    <w:p w14:paraId="44BAA54F" w14:textId="77777777" w:rsidR="004942E9" w:rsidRDefault="004942E9" w:rsidP="00704CAA">
      <w:pPr>
        <w:pStyle w:val="footnote"/>
      </w:pPr>
      <w:r>
        <w:rPr>
          <w:rStyle w:val="FootnoteReference"/>
        </w:rPr>
        <w:footnoteRef/>
      </w:r>
      <w:r>
        <w:t xml:space="preserve"> [JS] Fr. Lazarus has, “meditation”</w:t>
      </w:r>
    </w:p>
  </w:footnote>
  <w:footnote w:id="593">
    <w:p w14:paraId="47649C98" w14:textId="77777777" w:rsidR="004942E9" w:rsidRDefault="004942E9" w:rsidP="00704CAA">
      <w:pPr>
        <w:pStyle w:val="footnote"/>
      </w:pPr>
      <w:r>
        <w:rPr>
          <w:rStyle w:val="FootnoteReference"/>
        </w:rPr>
        <w:footnoteRef/>
      </w:r>
      <w:r>
        <w:t xml:space="preserve"> Much of Psalm 104 occurs almost verbatim in 1 Chron. 16:8-22 (cf. vv. 7:36).</w:t>
      </w:r>
    </w:p>
  </w:footnote>
  <w:footnote w:id="594">
    <w:p w14:paraId="79D84556" w14:textId="77777777" w:rsidR="004942E9" w:rsidRDefault="004942E9" w:rsidP="00704CAA">
      <w:pPr>
        <w:pStyle w:val="footnote"/>
      </w:pPr>
      <w:r>
        <w:rPr>
          <w:rStyle w:val="FootnoteReference"/>
        </w:rPr>
        <w:footnoteRef/>
      </w:r>
      <w:r>
        <w:t xml:space="preserve"> [JS] or “give thanks to”. “Thankfully confess with praise”</w:t>
      </w:r>
    </w:p>
  </w:footnote>
  <w:footnote w:id="595">
    <w:p w14:paraId="78E8F770" w14:textId="77777777" w:rsidR="004942E9" w:rsidRDefault="004942E9" w:rsidP="00704CAA">
      <w:pPr>
        <w:pStyle w:val="footnote"/>
      </w:pPr>
      <w:r>
        <w:rPr>
          <w:rStyle w:val="FootnoteReference"/>
        </w:rPr>
        <w:footnoteRef/>
      </w:r>
      <w:r>
        <w:t xml:space="preserve"> [JS] or “make music to”</w:t>
      </w:r>
    </w:p>
  </w:footnote>
  <w:footnote w:id="596">
    <w:p w14:paraId="1C6985FE" w14:textId="77777777" w:rsidR="004942E9" w:rsidRDefault="004942E9" w:rsidP="00704CAA">
      <w:pPr>
        <w:pStyle w:val="footnote"/>
      </w:pPr>
      <w:r>
        <w:rPr>
          <w:rStyle w:val="FootnoteReference"/>
        </w:rPr>
        <w:footnoteRef/>
      </w:r>
      <w:r>
        <w:t xml:space="preserve"> [JS] i.e. presence</w:t>
      </w:r>
    </w:p>
  </w:footnote>
  <w:footnote w:id="597">
    <w:p w14:paraId="17460FF5" w14:textId="77777777" w:rsidR="004942E9" w:rsidRDefault="004942E9"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4942E9" w:rsidRDefault="004942E9" w:rsidP="00704CAA">
      <w:pPr>
        <w:pStyle w:val="footnote"/>
      </w:pPr>
      <w:r>
        <w:rPr>
          <w:rStyle w:val="FootnoteReference"/>
        </w:rPr>
        <w:footnoteRef/>
      </w:r>
      <w:r>
        <w:t xml:space="preserve"> [JS] literally, “seed”</w:t>
      </w:r>
    </w:p>
  </w:footnote>
  <w:footnote w:id="599">
    <w:p w14:paraId="02D21EA0" w14:textId="77777777" w:rsidR="004942E9" w:rsidRDefault="004942E9" w:rsidP="00704CAA">
      <w:pPr>
        <w:pStyle w:val="footnote"/>
      </w:pPr>
      <w:r>
        <w:rPr>
          <w:rStyle w:val="FootnoteReference"/>
        </w:rPr>
        <w:footnoteRef/>
      </w:r>
      <w:r>
        <w:t xml:space="preserve"> [JS] literally, “He remembered His covenant forever”</w:t>
      </w:r>
    </w:p>
  </w:footnote>
  <w:footnote w:id="600">
    <w:p w14:paraId="51ED9672" w14:textId="77777777" w:rsidR="004942E9" w:rsidRDefault="004942E9" w:rsidP="00704CAA">
      <w:pPr>
        <w:pStyle w:val="footnote"/>
      </w:pPr>
      <w:r>
        <w:rPr>
          <w:rStyle w:val="FootnoteReference"/>
        </w:rPr>
        <w:footnoteRef/>
      </w:r>
      <w:r>
        <w:t xml:space="preserve"> [JS] i.e. the covenant</w:t>
      </w:r>
    </w:p>
  </w:footnote>
  <w:footnote w:id="601">
    <w:p w14:paraId="22B187B5" w14:textId="77777777" w:rsidR="004942E9" w:rsidRDefault="004942E9" w:rsidP="00704CAA">
      <w:pPr>
        <w:pStyle w:val="footnote"/>
      </w:pPr>
      <w:r>
        <w:rPr>
          <w:rStyle w:val="FootnoteReference"/>
        </w:rPr>
        <w:footnoteRef/>
      </w:r>
      <w:r>
        <w:t xml:space="preserve"> [JS] or foreigners, resident aliens.</w:t>
      </w:r>
    </w:p>
  </w:footnote>
  <w:footnote w:id="602">
    <w:p w14:paraId="0FAFF1A4" w14:textId="77777777" w:rsidR="004942E9" w:rsidRDefault="004942E9"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4942E9" w:rsidRDefault="004942E9" w:rsidP="00704CAA">
      <w:pPr>
        <w:pStyle w:val="footnote"/>
      </w:pPr>
      <w:r>
        <w:rPr>
          <w:rStyle w:val="FootnoteReference"/>
        </w:rPr>
        <w:footnoteRef/>
      </w:r>
      <w:r>
        <w:t xml:space="preserve"> caterpillars: larva of the locust.</w:t>
      </w:r>
    </w:p>
  </w:footnote>
  <w:footnote w:id="604">
    <w:p w14:paraId="043DB9E2" w14:textId="77777777" w:rsidR="004942E9" w:rsidRDefault="004942E9" w:rsidP="00704CAA">
      <w:pPr>
        <w:pStyle w:val="footnote"/>
      </w:pPr>
      <w:r>
        <w:rPr>
          <w:rStyle w:val="FootnoteReference"/>
        </w:rPr>
        <w:footnoteRef/>
      </w:r>
      <w:r>
        <w:t xml:space="preserve"> Ex. 16:12-15; Jn. 6:31-35.</w:t>
      </w:r>
    </w:p>
  </w:footnote>
  <w:footnote w:id="605">
    <w:p w14:paraId="4F10CF45" w14:textId="77777777" w:rsidR="004942E9" w:rsidRDefault="004942E9" w:rsidP="00704CAA">
      <w:pPr>
        <w:pStyle w:val="footnote"/>
      </w:pPr>
      <w:r>
        <w:rPr>
          <w:rStyle w:val="FootnoteReference"/>
        </w:rPr>
        <w:footnoteRef/>
      </w:r>
      <w:r>
        <w:t xml:space="preserve"> [JS] or “promise”</w:t>
      </w:r>
    </w:p>
  </w:footnote>
  <w:footnote w:id="606">
    <w:p w14:paraId="52EC5E6F" w14:textId="77777777" w:rsidR="004942E9" w:rsidRDefault="004942E9" w:rsidP="00704CAA">
      <w:pPr>
        <w:pStyle w:val="footnote"/>
      </w:pPr>
      <w:r>
        <w:rPr>
          <w:rStyle w:val="FootnoteReference"/>
        </w:rPr>
        <w:footnoteRef/>
      </w:r>
      <w:r>
        <w:t xml:space="preserve"> Gen. 15:14.</w:t>
      </w:r>
    </w:p>
  </w:footnote>
  <w:footnote w:id="607">
    <w:p w14:paraId="50EFB665" w14:textId="77777777" w:rsidR="004942E9" w:rsidRDefault="004942E9"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4942E9" w:rsidRDefault="004942E9" w:rsidP="00704CAA">
      <w:pPr>
        <w:pStyle w:val="footnote"/>
      </w:pPr>
      <w:r>
        <w:rPr>
          <w:rStyle w:val="FootnoteReference"/>
        </w:rPr>
        <w:footnoteRef/>
      </w:r>
      <w:r>
        <w:t xml:space="preserve"> [JS] or “give thanks to”. “Thankfully confess with praise”</w:t>
      </w:r>
    </w:p>
  </w:footnote>
  <w:footnote w:id="609">
    <w:p w14:paraId="6A4D9054" w14:textId="77777777" w:rsidR="004942E9" w:rsidRDefault="004942E9"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4942E9" w:rsidRDefault="004942E9" w:rsidP="00704CAA">
      <w:pPr>
        <w:pStyle w:val="footnote"/>
      </w:pPr>
      <w:r>
        <w:rPr>
          <w:rStyle w:val="FootnoteReference"/>
        </w:rPr>
        <w:footnoteRef/>
      </w:r>
      <w:r>
        <w:t xml:space="preserve"> [JS] or “observe justice”</w:t>
      </w:r>
    </w:p>
  </w:footnote>
  <w:footnote w:id="611">
    <w:p w14:paraId="6619BE9D" w14:textId="77777777" w:rsidR="004942E9" w:rsidRDefault="004942E9" w:rsidP="00704CAA">
      <w:pPr>
        <w:pStyle w:val="footnote"/>
      </w:pPr>
      <w:r>
        <w:rPr>
          <w:rStyle w:val="FootnoteReference"/>
        </w:rPr>
        <w:footnoteRef/>
      </w:r>
      <w:r>
        <w:t xml:space="preserve"> [JS] literally, “do”</w:t>
      </w:r>
    </w:p>
  </w:footnote>
  <w:footnote w:id="612">
    <w:p w14:paraId="04B27EA1" w14:textId="77777777" w:rsidR="004942E9" w:rsidRDefault="004942E9" w:rsidP="00704CAA">
      <w:pPr>
        <w:pStyle w:val="footnote"/>
      </w:pPr>
      <w:r>
        <w:rPr>
          <w:rStyle w:val="FootnoteReference"/>
        </w:rPr>
        <w:footnoteRef/>
      </w:r>
      <w:r>
        <w:t xml:space="preserve"> [JS] or “because of the good will of Your people”</w:t>
      </w:r>
    </w:p>
  </w:footnote>
  <w:footnote w:id="613">
    <w:p w14:paraId="4EB0A80D" w14:textId="77777777" w:rsidR="004942E9" w:rsidRDefault="004942E9" w:rsidP="00704CAA">
      <w:pPr>
        <w:pStyle w:val="footnote"/>
      </w:pPr>
      <w:r>
        <w:rPr>
          <w:rStyle w:val="FootnoteReference"/>
        </w:rPr>
        <w:footnoteRef/>
      </w:r>
      <w:r>
        <w:t xml:space="preserve"> Cf. Mark 8:17-21; Matthew 16:9-12.</w:t>
      </w:r>
    </w:p>
  </w:footnote>
  <w:footnote w:id="614">
    <w:p w14:paraId="6A2BD216" w14:textId="77777777" w:rsidR="004942E9" w:rsidRDefault="004942E9" w:rsidP="00704CAA">
      <w:pPr>
        <w:pStyle w:val="footnote"/>
      </w:pPr>
      <w:r>
        <w:rPr>
          <w:rStyle w:val="FootnoteReference"/>
        </w:rPr>
        <w:footnoteRef/>
      </w:r>
      <w:r>
        <w:t xml:space="preserve"> [JS] Fr. Lazarus has “will”</w:t>
      </w:r>
    </w:p>
  </w:footnote>
  <w:footnote w:id="615">
    <w:p w14:paraId="2E278E41" w14:textId="77777777" w:rsidR="004942E9" w:rsidRDefault="004942E9" w:rsidP="00704CAA">
      <w:pPr>
        <w:pStyle w:val="footnote"/>
      </w:pPr>
      <w:r>
        <w:rPr>
          <w:rStyle w:val="FootnoteReference"/>
        </w:rPr>
        <w:footnoteRef/>
      </w:r>
      <w:r>
        <w:t xml:space="preserve"> Num. 11:34.</w:t>
      </w:r>
    </w:p>
  </w:footnote>
  <w:footnote w:id="616">
    <w:p w14:paraId="3E891B8B" w14:textId="77777777" w:rsidR="004942E9" w:rsidRDefault="004942E9" w:rsidP="00704CAA">
      <w:pPr>
        <w:pStyle w:val="footnote"/>
      </w:pPr>
      <w:r>
        <w:rPr>
          <w:rStyle w:val="FootnoteReference"/>
        </w:rPr>
        <w:footnoteRef/>
      </w:r>
      <w:r>
        <w:t xml:space="preserve"> Num. 16:32.</w:t>
      </w:r>
    </w:p>
  </w:footnote>
  <w:footnote w:id="617">
    <w:p w14:paraId="2CF28BB9" w14:textId="77777777" w:rsidR="004942E9" w:rsidRDefault="004942E9" w:rsidP="00704CAA">
      <w:pPr>
        <w:pStyle w:val="footnote"/>
      </w:pPr>
      <w:r>
        <w:rPr>
          <w:rStyle w:val="FootnoteReference"/>
        </w:rPr>
        <w:footnoteRef/>
      </w:r>
      <w:r>
        <w:t xml:space="preserve"> [JS] “did obeisance”. “bowed down to”.</w:t>
      </w:r>
    </w:p>
  </w:footnote>
  <w:footnote w:id="618">
    <w:p w14:paraId="6FE70515" w14:textId="77777777" w:rsidR="004942E9" w:rsidRDefault="004942E9" w:rsidP="00704CAA">
      <w:pPr>
        <w:pStyle w:val="footnote"/>
      </w:pPr>
      <w:r>
        <w:rPr>
          <w:rStyle w:val="FootnoteReference"/>
        </w:rPr>
        <w:footnoteRef/>
      </w:r>
      <w:r>
        <w:t xml:space="preserve"> [JS] or fearful, terrible.</w:t>
      </w:r>
    </w:p>
  </w:footnote>
  <w:footnote w:id="619">
    <w:p w14:paraId="0CBADE68" w14:textId="77777777" w:rsidR="004942E9" w:rsidRDefault="004942E9"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4942E9" w:rsidRDefault="004942E9" w:rsidP="00704CAA">
      <w:pPr>
        <w:pStyle w:val="footnote"/>
      </w:pPr>
      <w:r>
        <w:rPr>
          <w:rStyle w:val="FootnoteReference"/>
        </w:rPr>
        <w:footnoteRef/>
      </w:r>
      <w:r>
        <w:t xml:space="preserve"> [JS] or, “destruction”</w:t>
      </w:r>
    </w:p>
  </w:footnote>
  <w:footnote w:id="621">
    <w:p w14:paraId="411EA2A0" w14:textId="77777777" w:rsidR="004942E9" w:rsidRDefault="004942E9" w:rsidP="00704CAA">
      <w:pPr>
        <w:pStyle w:val="footnote"/>
      </w:pPr>
      <w:r>
        <w:rPr>
          <w:rStyle w:val="FootnoteReference"/>
        </w:rPr>
        <w:footnoteRef/>
      </w:r>
      <w:r>
        <w:t xml:space="preserve"> [JS] or “the breach abated”</w:t>
      </w:r>
    </w:p>
  </w:footnote>
  <w:footnote w:id="622">
    <w:p w14:paraId="4F51BD8C" w14:textId="77777777" w:rsidR="004942E9" w:rsidRDefault="004942E9" w:rsidP="00704CAA">
      <w:pPr>
        <w:pStyle w:val="footnote"/>
      </w:pPr>
      <w:r>
        <w:rPr>
          <w:rStyle w:val="FootnoteReference"/>
        </w:rPr>
        <w:footnoteRef/>
      </w:r>
      <w:r>
        <w:t xml:space="preserve"> [JS] or “reckoned”</w:t>
      </w:r>
    </w:p>
  </w:footnote>
  <w:footnote w:id="623">
    <w:p w14:paraId="0DE19382" w14:textId="77777777" w:rsidR="004942E9" w:rsidRDefault="004942E9" w:rsidP="00704CAA">
      <w:pPr>
        <w:pStyle w:val="footnote"/>
      </w:pPr>
      <w:r>
        <w:rPr>
          <w:rStyle w:val="FootnoteReference"/>
        </w:rPr>
        <w:footnoteRef/>
      </w:r>
      <w:r>
        <w:t xml:space="preserve"> [JS] literally “mingled” and “works”</w:t>
      </w:r>
    </w:p>
  </w:footnote>
  <w:footnote w:id="624">
    <w:p w14:paraId="21E48811" w14:textId="77777777" w:rsidR="004942E9" w:rsidRDefault="004942E9" w:rsidP="00704CAA">
      <w:pPr>
        <w:pStyle w:val="footnote"/>
      </w:pPr>
      <w:r>
        <w:rPr>
          <w:rStyle w:val="FootnoteReference"/>
        </w:rPr>
        <w:footnoteRef/>
      </w:r>
      <w:r>
        <w:t xml:space="preserve"> [JS] or “give thanks to”, “thankfully confess with praise”</w:t>
      </w:r>
    </w:p>
  </w:footnote>
  <w:footnote w:id="625">
    <w:p w14:paraId="5744C399" w14:textId="77777777" w:rsidR="004942E9" w:rsidRDefault="004942E9" w:rsidP="00704CAA">
      <w:pPr>
        <w:pStyle w:val="footnote"/>
      </w:pPr>
      <w:r>
        <w:rPr>
          <w:rStyle w:val="FootnoteReference"/>
        </w:rPr>
        <w:footnoteRef/>
      </w:r>
      <w:r>
        <w:t xml:space="preserve"> [JS] or “age to age”</w:t>
      </w:r>
    </w:p>
  </w:footnote>
  <w:footnote w:id="626">
    <w:p w14:paraId="0410B31B" w14:textId="77777777" w:rsidR="004942E9" w:rsidRDefault="004942E9" w:rsidP="00704CAA">
      <w:pPr>
        <w:pStyle w:val="footnote"/>
      </w:pPr>
      <w:r>
        <w:rPr>
          <w:rStyle w:val="FootnoteReference"/>
        </w:rPr>
        <w:footnoteRef/>
      </w:r>
      <w:r>
        <w:t xml:space="preserve"> [JS] or “May it be! May it be” or “So be it! So be it!”</w:t>
      </w:r>
    </w:p>
  </w:footnote>
  <w:footnote w:id="627">
    <w:p w14:paraId="0FB3C337" w14:textId="77777777" w:rsidR="004942E9" w:rsidRDefault="004942E9" w:rsidP="00704CAA">
      <w:pPr>
        <w:pStyle w:val="footnote"/>
      </w:pPr>
      <w:r>
        <w:rPr>
          <w:rStyle w:val="FootnoteReference"/>
        </w:rPr>
        <w:footnoteRef/>
      </w:r>
      <w:r>
        <w:t xml:space="preserve"> [JS] or “give thanks to”, “thankfully confess with praise”</w:t>
      </w:r>
    </w:p>
  </w:footnote>
  <w:footnote w:id="628">
    <w:p w14:paraId="7E54D57E" w14:textId="77777777" w:rsidR="004942E9" w:rsidRDefault="004942E9" w:rsidP="00704CAA">
      <w:pPr>
        <w:pStyle w:val="footnote"/>
      </w:pPr>
      <w:r>
        <w:rPr>
          <w:rStyle w:val="FootnoteReference"/>
        </w:rPr>
        <w:footnoteRef/>
      </w:r>
      <w:r>
        <w:t xml:space="preserve"> [JS] NETS, Fr. Lazarus, and the Coptic have “sea”, others have “south”</w:t>
      </w:r>
    </w:p>
  </w:footnote>
  <w:footnote w:id="629">
    <w:p w14:paraId="178F2BAD" w14:textId="77777777" w:rsidR="004942E9" w:rsidRDefault="004942E9" w:rsidP="00704CAA">
      <w:pPr>
        <w:pStyle w:val="footnote"/>
      </w:pPr>
      <w:r>
        <w:rPr>
          <w:rStyle w:val="FootnoteReference"/>
        </w:rPr>
        <w:footnoteRef/>
      </w:r>
      <w:r>
        <w:t xml:space="preserve"> [JS] or “praise and thank”, “thankfully confess with praise”</w:t>
      </w:r>
    </w:p>
  </w:footnote>
  <w:footnote w:id="630">
    <w:p w14:paraId="6A8B4AB6" w14:textId="77777777" w:rsidR="004942E9" w:rsidRDefault="004942E9" w:rsidP="00704CAA">
      <w:pPr>
        <w:pStyle w:val="footnote"/>
      </w:pPr>
      <w:r>
        <w:rPr>
          <w:rStyle w:val="FootnoteReference"/>
        </w:rPr>
        <w:footnoteRef/>
      </w:r>
      <w:r>
        <w:t xml:space="preserve"> [JS] or “praise and thank”, “thankfully confess with praise.”</w:t>
      </w:r>
    </w:p>
  </w:footnote>
  <w:footnote w:id="631">
    <w:p w14:paraId="7CBE112A" w14:textId="77777777" w:rsidR="004942E9" w:rsidRDefault="004942E9" w:rsidP="00704CAA">
      <w:pPr>
        <w:pStyle w:val="footnote"/>
      </w:pPr>
      <w:r>
        <w:rPr>
          <w:rStyle w:val="FootnoteReference"/>
        </w:rPr>
        <w:footnoteRef/>
      </w:r>
      <w:r>
        <w:t xml:space="preserve"> [JS] or “He helped them out of the way of their iniquity”</w:t>
      </w:r>
    </w:p>
  </w:footnote>
  <w:footnote w:id="632">
    <w:p w14:paraId="22A56B6D" w14:textId="77777777" w:rsidR="004942E9" w:rsidRDefault="004942E9"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4942E9" w:rsidRDefault="004942E9" w:rsidP="00704CAA">
      <w:pPr>
        <w:pStyle w:val="footnote"/>
      </w:pPr>
      <w:r>
        <w:rPr>
          <w:rStyle w:val="FootnoteReference"/>
        </w:rPr>
        <w:footnoteRef/>
      </w:r>
      <w:r>
        <w:t xml:space="preserve"> [JS] or “praise and thank”, “thankfully confess with praise”</w:t>
      </w:r>
    </w:p>
  </w:footnote>
  <w:footnote w:id="634">
    <w:p w14:paraId="6DE0266A" w14:textId="77777777" w:rsidR="004942E9" w:rsidRDefault="004942E9" w:rsidP="00704CAA">
      <w:pPr>
        <w:pStyle w:val="footnote"/>
      </w:pPr>
      <w:r>
        <w:rPr>
          <w:rStyle w:val="FootnoteReference"/>
        </w:rPr>
        <w:footnoteRef/>
      </w:r>
      <w:r>
        <w:t xml:space="preserve"> [JS] Fr. Lazarus has “all their skill was scuttled.”</w:t>
      </w:r>
    </w:p>
  </w:footnote>
  <w:footnote w:id="635">
    <w:p w14:paraId="4B2EAC84" w14:textId="77777777" w:rsidR="004942E9" w:rsidRDefault="004942E9" w:rsidP="00704CAA">
      <w:pPr>
        <w:pStyle w:val="footnote"/>
      </w:pPr>
      <w:r>
        <w:rPr>
          <w:rStyle w:val="FootnoteReference"/>
        </w:rPr>
        <w:footnoteRef/>
      </w:r>
      <w:r>
        <w:t xml:space="preserve"> [JS] or “praise and thank”, “thankfully confess with praise”</w:t>
      </w:r>
    </w:p>
  </w:footnote>
  <w:footnote w:id="636">
    <w:p w14:paraId="589D0F1B" w14:textId="77777777" w:rsidR="004942E9" w:rsidRDefault="004942E9"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4942E9" w:rsidRDefault="004942E9" w:rsidP="00704CAA">
      <w:pPr>
        <w:pStyle w:val="footnote"/>
      </w:pPr>
      <w:r>
        <w:rPr>
          <w:rStyle w:val="FootnoteReference"/>
        </w:rPr>
        <w:footnoteRef/>
      </w:r>
      <w:r>
        <w:t xml:space="preserve"> [JS] NETS has, “make music”, OSB, “give praise”</w:t>
      </w:r>
    </w:p>
  </w:footnote>
  <w:footnote w:id="638">
    <w:p w14:paraId="2BBBBDB1" w14:textId="77777777" w:rsidR="004942E9" w:rsidRDefault="004942E9" w:rsidP="00704CAA">
      <w:pPr>
        <w:pStyle w:val="footnote"/>
      </w:pPr>
      <w:r>
        <w:rPr>
          <w:rStyle w:val="FootnoteReference"/>
        </w:rPr>
        <w:footnoteRef/>
      </w:r>
      <w:r>
        <w:t xml:space="preserve"> [JS] “thankfully confess You with praise”</w:t>
      </w:r>
    </w:p>
  </w:footnote>
  <w:footnote w:id="639">
    <w:p w14:paraId="5C6900D2" w14:textId="77777777" w:rsidR="004942E9" w:rsidRDefault="004942E9"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4942E9" w:rsidRDefault="004942E9" w:rsidP="00704CAA">
      <w:pPr>
        <w:pStyle w:val="footnote"/>
      </w:pPr>
      <w:r>
        <w:rPr>
          <w:rStyle w:val="FootnoteReference"/>
        </w:rPr>
        <w:footnoteRef/>
      </w:r>
      <w:r>
        <w:t xml:space="preserve"> [JS] “holy place.”</w:t>
      </w:r>
    </w:p>
  </w:footnote>
  <w:footnote w:id="641">
    <w:p w14:paraId="25606447" w14:textId="77777777" w:rsidR="004942E9" w:rsidRDefault="004942E9" w:rsidP="00704CAA">
      <w:pPr>
        <w:pStyle w:val="footnote"/>
      </w:pPr>
      <w:r>
        <w:rPr>
          <w:rStyle w:val="FootnoteReference"/>
        </w:rPr>
        <w:footnoteRef/>
      </w:r>
      <w:r>
        <w:t xml:space="preserve"> See Psalm 59:10 and footnote.</w:t>
      </w:r>
    </w:p>
  </w:footnote>
  <w:footnote w:id="642">
    <w:p w14:paraId="7DF3C2CB" w14:textId="77777777" w:rsidR="004942E9" w:rsidRDefault="004942E9"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4942E9" w:rsidRDefault="004942E9" w:rsidP="00704CAA">
      <w:pPr>
        <w:pStyle w:val="footnote"/>
      </w:pPr>
      <w:r>
        <w:rPr>
          <w:rStyle w:val="FootnoteReference"/>
        </w:rPr>
        <w:footnoteRef/>
      </w:r>
      <w:r>
        <w:t xml:space="preserve"> [JS] or “lawlessness”</w:t>
      </w:r>
    </w:p>
  </w:footnote>
  <w:footnote w:id="644">
    <w:p w14:paraId="0370D8B9" w14:textId="77777777" w:rsidR="004942E9" w:rsidRDefault="004942E9" w:rsidP="00704CAA">
      <w:pPr>
        <w:pStyle w:val="footnote"/>
      </w:pPr>
      <w:r>
        <w:rPr>
          <w:rStyle w:val="FootnoteReference"/>
        </w:rPr>
        <w:footnoteRef/>
      </w:r>
      <w:r>
        <w:t xml:space="preserve"> Cf. Num. 5:22.</w:t>
      </w:r>
    </w:p>
  </w:footnote>
  <w:footnote w:id="645">
    <w:p w14:paraId="1B36DB9E" w14:textId="77777777" w:rsidR="004942E9" w:rsidRDefault="004942E9" w:rsidP="00704CAA">
      <w:pPr>
        <w:pStyle w:val="footnote"/>
      </w:pPr>
      <w:r>
        <w:rPr>
          <w:rStyle w:val="FootnoteReference"/>
        </w:rPr>
        <w:footnoteRef/>
      </w:r>
      <w:r>
        <w:t xml:space="preserve"> Mt. 27:39.</w:t>
      </w:r>
    </w:p>
  </w:footnote>
  <w:footnote w:id="646">
    <w:p w14:paraId="22940EE6" w14:textId="77777777" w:rsidR="004942E9" w:rsidRDefault="004942E9" w:rsidP="00704CAA">
      <w:pPr>
        <w:pStyle w:val="footnote"/>
      </w:pPr>
      <w:r>
        <w:rPr>
          <w:rStyle w:val="FootnoteReference"/>
        </w:rPr>
        <w:footnoteRef/>
      </w:r>
      <w:r>
        <w:t xml:space="preserve"> [JS] or “give thanks to”. “thankfully confess with praise”</w:t>
      </w:r>
    </w:p>
  </w:footnote>
  <w:footnote w:id="647">
    <w:p w14:paraId="250C4082" w14:textId="77777777" w:rsidR="004942E9" w:rsidRDefault="004942E9"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4942E9" w:rsidRDefault="004942E9"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4942E9" w:rsidRDefault="004942E9" w:rsidP="00704CAA">
      <w:pPr>
        <w:pStyle w:val="footnote"/>
      </w:pPr>
      <w:r>
        <w:rPr>
          <w:rStyle w:val="FootnoteReference"/>
        </w:rPr>
        <w:footnoteRef/>
      </w:r>
      <w:r>
        <w:t xml:space="preserve"> [JS] “with You is the dominion/rule in the day of Your power”</w:t>
      </w:r>
    </w:p>
  </w:footnote>
  <w:footnote w:id="650">
    <w:p w14:paraId="04BA8F57" w14:textId="77777777" w:rsidR="004942E9" w:rsidRDefault="004942E9" w:rsidP="00704CAA">
      <w:pPr>
        <w:pStyle w:val="footnote"/>
      </w:pPr>
      <w:r>
        <w:rPr>
          <w:rStyle w:val="FootnoteReference"/>
        </w:rPr>
        <w:footnoteRef/>
      </w:r>
      <w:r>
        <w:t xml:space="preserve"> Cf. 1 Cor. 15:41-43.</w:t>
      </w:r>
    </w:p>
  </w:footnote>
  <w:footnote w:id="651">
    <w:p w14:paraId="0419BAA6" w14:textId="77777777" w:rsidR="004942E9" w:rsidRDefault="004942E9" w:rsidP="00704CAA">
      <w:pPr>
        <w:pStyle w:val="footnote"/>
      </w:pPr>
      <w:r>
        <w:rPr>
          <w:rStyle w:val="FootnoteReference"/>
        </w:rPr>
        <w:footnoteRef/>
      </w:r>
      <w:r>
        <w:t xml:space="preserve"> [JS] literally “morning star”</w:t>
      </w:r>
    </w:p>
  </w:footnote>
  <w:footnote w:id="652">
    <w:p w14:paraId="6A1A3510" w14:textId="77777777" w:rsidR="004942E9" w:rsidRDefault="004942E9"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4942E9" w:rsidRDefault="004942E9" w:rsidP="00704CAA">
      <w:pPr>
        <w:pStyle w:val="footnote"/>
      </w:pPr>
      <w:r>
        <w:rPr>
          <w:rStyle w:val="FootnoteReference"/>
        </w:rPr>
        <w:footnoteRef/>
      </w:r>
      <w:r>
        <w:t xml:space="preserve"> [JS] Fr. Lazarus renders “repent” as “change His mind”</w:t>
      </w:r>
    </w:p>
  </w:footnote>
  <w:footnote w:id="654">
    <w:p w14:paraId="6A954099" w14:textId="77777777" w:rsidR="004942E9" w:rsidRDefault="004942E9" w:rsidP="00704CAA">
      <w:pPr>
        <w:pStyle w:val="footnote"/>
      </w:pPr>
      <w:r>
        <w:rPr>
          <w:rStyle w:val="FootnoteReference"/>
        </w:rPr>
        <w:footnoteRef/>
      </w:r>
      <w:r>
        <w:t xml:space="preserve"> Heb. 7:21.</w:t>
      </w:r>
    </w:p>
  </w:footnote>
  <w:footnote w:id="655">
    <w:p w14:paraId="7ADC21DE" w14:textId="77777777" w:rsidR="004942E9" w:rsidRDefault="004942E9"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4942E9" w:rsidRDefault="004942E9" w:rsidP="00704CAA">
      <w:pPr>
        <w:pStyle w:val="footnote"/>
      </w:pPr>
      <w:r>
        <w:rPr>
          <w:rStyle w:val="FootnoteReference"/>
        </w:rPr>
        <w:footnoteRef/>
      </w:r>
      <w:r>
        <w:t xml:space="preserve"> [JS] or “give thanks,” or “thankfully confess with praise”</w:t>
      </w:r>
    </w:p>
  </w:footnote>
  <w:footnote w:id="657">
    <w:p w14:paraId="72BD2026" w14:textId="77777777" w:rsidR="004942E9" w:rsidRDefault="004942E9" w:rsidP="00704CAA">
      <w:pPr>
        <w:pStyle w:val="footnote"/>
      </w:pPr>
      <w:r>
        <w:rPr>
          <w:rStyle w:val="FootnoteReference"/>
        </w:rPr>
        <w:footnoteRef/>
      </w:r>
      <w:r>
        <w:t xml:space="preserve"> [JS] or “assembly”</w:t>
      </w:r>
    </w:p>
  </w:footnote>
  <w:footnote w:id="658">
    <w:p w14:paraId="5C873828" w14:textId="77777777" w:rsidR="004942E9" w:rsidRDefault="004942E9" w:rsidP="00704CAA">
      <w:pPr>
        <w:pStyle w:val="footnote"/>
      </w:pPr>
      <w:r>
        <w:rPr>
          <w:rStyle w:val="FootnoteReference"/>
        </w:rPr>
        <w:footnoteRef/>
      </w:r>
      <w:r>
        <w:t xml:space="preserve"> [JS] or “sought out in all things according to His will.”</w:t>
      </w:r>
    </w:p>
  </w:footnote>
  <w:footnote w:id="659">
    <w:p w14:paraId="4A82352A" w14:textId="77777777" w:rsidR="004942E9" w:rsidRDefault="004942E9" w:rsidP="00704CAA">
      <w:pPr>
        <w:pStyle w:val="footnote"/>
      </w:pPr>
      <w:r>
        <w:rPr>
          <w:rStyle w:val="FootnoteReference"/>
        </w:rPr>
        <w:footnoteRef/>
      </w:r>
      <w:r>
        <w:t xml:space="preserve"> [JS] or “thanksgiving,” or “thankful confession with praise”</w:t>
      </w:r>
    </w:p>
  </w:footnote>
  <w:footnote w:id="660">
    <w:p w14:paraId="003E75E9" w14:textId="77777777" w:rsidR="004942E9" w:rsidRDefault="004942E9"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4942E9" w:rsidRDefault="004942E9" w:rsidP="00704CAA">
      <w:pPr>
        <w:pStyle w:val="footnote"/>
      </w:pPr>
      <w:r>
        <w:rPr>
          <w:rStyle w:val="FootnoteReference"/>
        </w:rPr>
        <w:footnoteRef/>
      </w:r>
      <w:r>
        <w:t xml:space="preserve"> Gen. 6:18; 9:9f; 15; 17; Ex. 19:5; Mk. 14:24; Lk. 22:20,29,30.</w:t>
      </w:r>
    </w:p>
  </w:footnote>
  <w:footnote w:id="662">
    <w:p w14:paraId="25E37270" w14:textId="77777777" w:rsidR="004942E9" w:rsidRDefault="004942E9" w:rsidP="00704CAA">
      <w:pPr>
        <w:pStyle w:val="footnote"/>
      </w:pPr>
      <w:r>
        <w:rPr>
          <w:rStyle w:val="FootnoteReference"/>
        </w:rPr>
        <w:footnoteRef/>
      </w:r>
      <w:r>
        <w:t xml:space="preserve"> [JS] or “awesome”, “terrible”</w:t>
      </w:r>
    </w:p>
  </w:footnote>
  <w:footnote w:id="663">
    <w:p w14:paraId="21A9EB43" w14:textId="77777777" w:rsidR="004942E9" w:rsidRDefault="004942E9"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4942E9" w:rsidRDefault="004942E9"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4942E9" w:rsidRDefault="004942E9" w:rsidP="00704CAA">
      <w:pPr>
        <w:pStyle w:val="footnote"/>
      </w:pPr>
      <w:r>
        <w:rPr>
          <w:rStyle w:val="FootnoteReference"/>
        </w:rPr>
        <w:footnoteRef/>
      </w:r>
      <w:r>
        <w:t xml:space="preserve"> [JS] or “endures forever and ever”</w:t>
      </w:r>
    </w:p>
  </w:footnote>
  <w:footnote w:id="666">
    <w:p w14:paraId="4732D835" w14:textId="77777777" w:rsidR="004942E9" w:rsidRDefault="004942E9" w:rsidP="00704CAA">
      <w:pPr>
        <w:pStyle w:val="footnote"/>
      </w:pPr>
      <w:r>
        <w:rPr>
          <w:rStyle w:val="FootnoteReference"/>
        </w:rPr>
        <w:footnoteRef/>
      </w:r>
      <w:r>
        <w:t xml:space="preserve"> [JS] or “dawned”</w:t>
      </w:r>
    </w:p>
  </w:footnote>
  <w:footnote w:id="667">
    <w:p w14:paraId="049D5215" w14:textId="77777777" w:rsidR="004942E9" w:rsidRDefault="004942E9" w:rsidP="00704CAA">
      <w:pPr>
        <w:pStyle w:val="footnote"/>
      </w:pPr>
      <w:r>
        <w:rPr>
          <w:rStyle w:val="FootnoteReference"/>
        </w:rPr>
        <w:footnoteRef/>
      </w:r>
      <w:r>
        <w:t xml:space="preserve"> [JS] NETS interprets this as “He scattered [His enemies]”</w:t>
      </w:r>
    </w:p>
  </w:footnote>
  <w:footnote w:id="668">
    <w:p w14:paraId="2262A787" w14:textId="77777777" w:rsidR="004942E9" w:rsidRDefault="004942E9" w:rsidP="00704CAA">
      <w:pPr>
        <w:pStyle w:val="footnote"/>
      </w:pPr>
      <w:r>
        <w:rPr>
          <w:rStyle w:val="FootnoteReference"/>
        </w:rPr>
        <w:footnoteRef/>
      </w:r>
      <w:r>
        <w:t xml:space="preserve"> [JS] or “contines forever and ever”</w:t>
      </w:r>
    </w:p>
  </w:footnote>
  <w:footnote w:id="669">
    <w:p w14:paraId="3DC1ACDA" w14:textId="77777777" w:rsidR="004942E9" w:rsidRDefault="004942E9" w:rsidP="00704CAA">
      <w:pPr>
        <w:pStyle w:val="footnote"/>
      </w:pPr>
      <w:r>
        <w:rPr>
          <w:rStyle w:val="FootnoteReference"/>
        </w:rPr>
        <w:footnoteRef/>
      </w:r>
      <w:r>
        <w:t xml:space="preserve"> [JS] or “he will be raised to power and glory.”</w:t>
      </w:r>
    </w:p>
  </w:footnote>
  <w:footnote w:id="670">
    <w:p w14:paraId="4A10F39F" w14:textId="77777777" w:rsidR="004942E9" w:rsidRDefault="004942E9"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4942E9" w:rsidRDefault="004942E9"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4942E9" w:rsidRDefault="004942E9"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4942E9" w:rsidRDefault="004942E9" w:rsidP="00704CAA">
      <w:pPr>
        <w:pStyle w:val="footnote"/>
      </w:pPr>
      <w:r>
        <w:rPr>
          <w:rStyle w:val="FootnoteReference"/>
        </w:rPr>
        <w:footnoteRef/>
      </w:r>
      <w:r>
        <w:t xml:space="preserve"> Ex. 19:6; 29:43-46; Deut. 27:9; Is. 63:18,19; Jer. 2:3; 2 Cor. 6:16.</w:t>
      </w:r>
    </w:p>
  </w:footnote>
  <w:footnote w:id="674">
    <w:p w14:paraId="4ACA2EFF" w14:textId="77777777" w:rsidR="004942E9" w:rsidRDefault="004942E9"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4942E9" w:rsidRDefault="004942E9"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4942E9" w:rsidRDefault="004942E9" w:rsidP="00704CAA">
      <w:pPr>
        <w:pStyle w:val="footnote"/>
      </w:pPr>
      <w:r>
        <w:rPr>
          <w:rStyle w:val="FootnoteReference"/>
        </w:rPr>
        <w:footnoteRef/>
      </w:r>
      <w:r>
        <w:t xml:space="preserve"> [JS] or “presence”</w:t>
      </w:r>
    </w:p>
  </w:footnote>
  <w:footnote w:id="677">
    <w:p w14:paraId="263120E9" w14:textId="77777777" w:rsidR="004942E9" w:rsidRDefault="004942E9" w:rsidP="00704CAA">
      <w:pPr>
        <w:pStyle w:val="footnote"/>
      </w:pPr>
      <w:r>
        <w:rPr>
          <w:rStyle w:val="FootnoteReference"/>
        </w:rPr>
        <w:footnoteRef/>
      </w:r>
      <w:r>
        <w:t xml:space="preserve"> Cf. John 1:18; 3:13; Wisdom 18:16.</w:t>
      </w:r>
    </w:p>
  </w:footnote>
  <w:footnote w:id="678">
    <w:p w14:paraId="45C85546" w14:textId="77777777" w:rsidR="004942E9" w:rsidRDefault="004942E9"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4942E9" w:rsidRDefault="004942E9" w:rsidP="00704CAA">
      <w:pPr>
        <w:pStyle w:val="footnote"/>
      </w:pPr>
      <w:r>
        <w:rPr>
          <w:rStyle w:val="FootnoteReference"/>
        </w:rPr>
        <w:footnoteRef/>
      </w:r>
      <w:r>
        <w:t xml:space="preserve"> [JS] or “from now and forevermore.”</w:t>
      </w:r>
    </w:p>
  </w:footnote>
  <w:footnote w:id="680">
    <w:p w14:paraId="0509066F" w14:textId="77777777" w:rsidR="004942E9" w:rsidRDefault="004942E9"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4942E9" w:rsidRDefault="004942E9" w:rsidP="00704CAA">
      <w:pPr>
        <w:pStyle w:val="footnote"/>
      </w:pPr>
      <w:r>
        <w:rPr>
          <w:rStyle w:val="FootnoteReference"/>
        </w:rPr>
        <w:footnoteRef/>
      </w:r>
      <w:r>
        <w:t xml:space="preserve"> [JS] or “cry”</w:t>
      </w:r>
    </w:p>
  </w:footnote>
  <w:footnote w:id="682">
    <w:p w14:paraId="65517406" w14:textId="77777777" w:rsidR="004942E9" w:rsidRDefault="004942E9" w:rsidP="00704CAA">
      <w:pPr>
        <w:pStyle w:val="footnote"/>
      </w:pPr>
      <w:r>
        <w:rPr>
          <w:rStyle w:val="FootnoteReference"/>
        </w:rPr>
        <w:footnoteRef/>
      </w:r>
      <w:r>
        <w:t xml:space="preserve"> [JS] or “rescue”, i.e. “O Lord, rescue me!”</w:t>
      </w:r>
    </w:p>
  </w:footnote>
  <w:footnote w:id="683">
    <w:p w14:paraId="00DCFDCC" w14:textId="77777777" w:rsidR="004942E9" w:rsidRDefault="004942E9" w:rsidP="00704CAA">
      <w:pPr>
        <w:pStyle w:val="footnote"/>
      </w:pPr>
      <w:r>
        <w:rPr>
          <w:rStyle w:val="FootnoteReference"/>
        </w:rPr>
        <w:footnoteRef/>
      </w:r>
      <w:r>
        <w:t xml:space="preserve"> Or “life,” or “self.</w:t>
      </w:r>
    </w:p>
  </w:footnote>
  <w:footnote w:id="684">
    <w:p w14:paraId="39013900" w14:textId="77777777" w:rsidR="004942E9" w:rsidRDefault="004942E9" w:rsidP="00704CAA">
      <w:pPr>
        <w:pStyle w:val="footnote"/>
      </w:pPr>
      <w:r>
        <w:rPr>
          <w:rStyle w:val="FootnoteReference"/>
        </w:rPr>
        <w:footnoteRef/>
      </w:r>
      <w:r>
        <w:t xml:space="preserve"> cf. Heb. 4:10; Phil. 2:12; Mt. 11:28,29; Jer. 6:16.</w:t>
      </w:r>
    </w:p>
  </w:footnote>
  <w:footnote w:id="685">
    <w:p w14:paraId="7EF4902F" w14:textId="77777777" w:rsidR="004942E9" w:rsidRDefault="004942E9" w:rsidP="00704CAA">
      <w:pPr>
        <w:pStyle w:val="footnote"/>
      </w:pPr>
      <w:r>
        <w:rPr>
          <w:rStyle w:val="FootnoteReference"/>
        </w:rPr>
        <w:footnoteRef/>
      </w:r>
      <w:r>
        <w:t xml:space="preserve"> [JS] Fr. Lazarus has, “I will live to please the Lord”</w:t>
      </w:r>
    </w:p>
  </w:footnote>
  <w:footnote w:id="686">
    <w:p w14:paraId="074C68EB" w14:textId="77777777" w:rsidR="004942E9" w:rsidRDefault="004942E9" w:rsidP="00704CAA">
      <w:pPr>
        <w:pStyle w:val="footnote"/>
      </w:pPr>
      <w:r>
        <w:rPr>
          <w:rStyle w:val="FootnoteReference"/>
        </w:rPr>
        <w:footnoteRef/>
      </w:r>
      <w:r>
        <w:t xml:space="preserve"> 2 Cor. 4:13.</w:t>
      </w:r>
    </w:p>
  </w:footnote>
  <w:footnote w:id="687">
    <w:p w14:paraId="1961AD01" w14:textId="77777777" w:rsidR="004942E9" w:rsidRDefault="004942E9" w:rsidP="00704CAA">
      <w:pPr>
        <w:pStyle w:val="footnote"/>
      </w:pPr>
      <w:r>
        <w:rPr>
          <w:rStyle w:val="FootnoteReference"/>
        </w:rPr>
        <w:footnoteRef/>
      </w:r>
      <w:r>
        <w:t xml:space="preserve"> [JS] or “brought very low”</w:t>
      </w:r>
    </w:p>
  </w:footnote>
  <w:footnote w:id="688">
    <w:p w14:paraId="5336CA97" w14:textId="77777777" w:rsidR="004942E9" w:rsidRDefault="004942E9" w:rsidP="00704CAA">
      <w:pPr>
        <w:pStyle w:val="footnote"/>
      </w:pPr>
      <w:r>
        <w:rPr>
          <w:rStyle w:val="FootnoteReference"/>
        </w:rPr>
        <w:footnoteRef/>
      </w:r>
      <w:r>
        <w:t xml:space="preserve"> [JS] OSB has, “ecstasy,” Fr. Lazarus has “madness,” Brenton has “amazement.”</w:t>
      </w:r>
    </w:p>
  </w:footnote>
  <w:footnote w:id="689">
    <w:p w14:paraId="7806EAC7" w14:textId="77777777" w:rsidR="004942E9" w:rsidRDefault="004942E9" w:rsidP="00704CAA">
      <w:pPr>
        <w:pStyle w:val="footnote"/>
      </w:pPr>
      <w:r>
        <w:rPr>
          <w:rStyle w:val="FootnoteReference"/>
        </w:rPr>
        <w:footnoteRef/>
      </w:r>
      <w:r>
        <w:t xml:space="preserve"> [JS] NETS and OSB omit vs. 5.</w:t>
      </w:r>
    </w:p>
  </w:footnote>
  <w:footnote w:id="690">
    <w:p w14:paraId="3C69D206" w14:textId="77777777" w:rsidR="004942E9" w:rsidRDefault="004942E9" w:rsidP="00704CAA">
      <w:pPr>
        <w:pStyle w:val="footnote"/>
      </w:pPr>
      <w:r>
        <w:rPr>
          <w:rStyle w:val="FootnoteReference"/>
        </w:rPr>
        <w:footnoteRef/>
      </w:r>
      <w:r>
        <w:t xml:space="preserve"> [JS] literally, “holy ones.”</w:t>
      </w:r>
    </w:p>
  </w:footnote>
  <w:footnote w:id="691">
    <w:p w14:paraId="42AB023A" w14:textId="77777777" w:rsidR="004942E9" w:rsidRDefault="004942E9"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4942E9" w:rsidRDefault="004942E9" w:rsidP="00704CAA">
      <w:pPr>
        <w:pStyle w:val="footnote"/>
      </w:pPr>
      <w:r>
        <w:rPr>
          <w:rStyle w:val="FootnoteReference"/>
        </w:rPr>
        <w:footnoteRef/>
      </w:r>
      <w:r>
        <w:t xml:space="preserve"> [JS] litearlly, “slave”.</w:t>
      </w:r>
    </w:p>
  </w:footnote>
  <w:footnote w:id="693">
    <w:p w14:paraId="3AA5172C" w14:textId="77777777" w:rsidR="004942E9" w:rsidRDefault="004942E9" w:rsidP="00704CAA">
      <w:pPr>
        <w:pStyle w:val="footnote"/>
      </w:pPr>
      <w:r>
        <w:rPr>
          <w:rStyle w:val="FootnoteReference"/>
        </w:rPr>
        <w:footnoteRef/>
      </w:r>
      <w:r>
        <w:t xml:space="preserve"> [JS] [] lacking in NETS and OSB.</w:t>
      </w:r>
    </w:p>
  </w:footnote>
  <w:footnote w:id="694">
    <w:p w14:paraId="6A76C09C" w14:textId="77777777" w:rsidR="004942E9" w:rsidRDefault="004942E9" w:rsidP="00704CAA">
      <w:pPr>
        <w:pStyle w:val="footnote"/>
      </w:pPr>
      <w:r>
        <w:rPr>
          <w:rStyle w:val="FootnoteReference"/>
        </w:rPr>
        <w:footnoteRef/>
      </w:r>
      <w:r>
        <w:t xml:space="preserve"> Rom. 15:11.</w:t>
      </w:r>
    </w:p>
  </w:footnote>
  <w:footnote w:id="695">
    <w:p w14:paraId="68C80167" w14:textId="77777777" w:rsidR="004942E9" w:rsidRDefault="004942E9"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4942E9" w:rsidRDefault="004942E9" w:rsidP="00704CAA">
      <w:pPr>
        <w:pStyle w:val="footnote"/>
      </w:pPr>
      <w:r>
        <w:rPr>
          <w:rStyle w:val="FootnoteReference"/>
        </w:rPr>
        <w:footnoteRef/>
      </w:r>
      <w:r>
        <w:t xml:space="preserve"> [JS] “thankfully confess the Lord with praise,” here and throughout</w:t>
      </w:r>
    </w:p>
  </w:footnote>
  <w:footnote w:id="697">
    <w:p w14:paraId="56D602AB" w14:textId="77777777" w:rsidR="004942E9" w:rsidRDefault="004942E9"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4942E9" w:rsidRPr="00C544D6" w:rsidRDefault="004942E9" w:rsidP="00704CAA">
      <w:pPr>
        <w:pStyle w:val="footnote"/>
      </w:pPr>
      <w:r w:rsidRPr="00C544D6">
        <w:rPr>
          <w:rStyle w:val="FootnoteReference"/>
        </w:rPr>
        <w:footnoteRef/>
      </w:r>
      <w:r w:rsidRPr="00C544D6">
        <w:t xml:space="preserve"> Heb. 13:6.</w:t>
      </w:r>
    </w:p>
  </w:footnote>
  <w:footnote w:id="699">
    <w:p w14:paraId="5D0FEE98" w14:textId="77777777" w:rsidR="004942E9" w:rsidRDefault="004942E9" w:rsidP="00704CAA">
      <w:pPr>
        <w:pStyle w:val="footnote"/>
      </w:pPr>
      <w:r>
        <w:rPr>
          <w:rStyle w:val="FootnoteReference"/>
        </w:rPr>
        <w:footnoteRef/>
      </w:r>
      <w:r>
        <w:t xml:space="preserve"> [JS] Fr. Lazarus has “see the fall of”</w:t>
      </w:r>
    </w:p>
  </w:footnote>
  <w:footnote w:id="700">
    <w:p w14:paraId="47411FC0" w14:textId="77777777" w:rsidR="004942E9" w:rsidRDefault="004942E9"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4942E9" w:rsidRDefault="004942E9" w:rsidP="00704CAA">
      <w:pPr>
        <w:pStyle w:val="footnote"/>
      </w:pPr>
      <w:r>
        <w:rPr>
          <w:rStyle w:val="FootnoteReference"/>
        </w:rPr>
        <w:footnoteRef/>
      </w:r>
      <w:r>
        <w:t xml:space="preserve"> [JS] or “give thanks to”, “thankfully confess with praise”</w:t>
      </w:r>
    </w:p>
  </w:footnote>
  <w:footnote w:id="702">
    <w:p w14:paraId="4D0EB5F8" w14:textId="77777777" w:rsidR="004942E9" w:rsidRDefault="004942E9" w:rsidP="00704CAA">
      <w:pPr>
        <w:pStyle w:val="footnote"/>
      </w:pPr>
      <w:r>
        <w:rPr>
          <w:rStyle w:val="FootnoteReference"/>
        </w:rPr>
        <w:footnoteRef/>
      </w:r>
      <w:r>
        <w:t xml:space="preserve"> [JS] or “praise and thank,” “thankfully confess with praise”</w:t>
      </w:r>
    </w:p>
  </w:footnote>
  <w:footnote w:id="703">
    <w:p w14:paraId="4867BE6A" w14:textId="77777777" w:rsidR="004942E9" w:rsidRDefault="004942E9"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4942E9" w:rsidRDefault="004942E9" w:rsidP="00704CAA">
      <w:pPr>
        <w:pStyle w:val="footnote"/>
      </w:pPr>
      <w:r>
        <w:rPr>
          <w:rStyle w:val="FootnoteReference"/>
        </w:rPr>
        <w:footnoteRef/>
      </w:r>
      <w:r>
        <w:t xml:space="preserve"> [JS] or “prosper us”</w:t>
      </w:r>
    </w:p>
  </w:footnote>
  <w:footnote w:id="705">
    <w:p w14:paraId="6B15A309" w14:textId="77777777" w:rsidR="004942E9" w:rsidRDefault="004942E9"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4942E9" w:rsidRDefault="004942E9"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4942E9" w:rsidRDefault="004942E9"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4942E9" w:rsidRDefault="004942E9" w:rsidP="00704CAA">
      <w:pPr>
        <w:pStyle w:val="footnote"/>
      </w:pPr>
      <w:r>
        <w:rPr>
          <w:rStyle w:val="FootnoteReference"/>
        </w:rPr>
        <w:footnoteRef/>
      </w:r>
      <w:r>
        <w:t xml:space="preserve"> [JS] “thankfully confess You with praise”</w:t>
      </w:r>
    </w:p>
  </w:footnote>
  <w:footnote w:id="709">
    <w:p w14:paraId="6C5B9009" w14:textId="77777777" w:rsidR="004942E9" w:rsidRDefault="004942E9" w:rsidP="00704CAA">
      <w:pPr>
        <w:pStyle w:val="footnote"/>
      </w:pPr>
      <w:r>
        <w:rPr>
          <w:rStyle w:val="FootnoteReference"/>
        </w:rPr>
        <w:footnoteRef/>
      </w:r>
      <w:r>
        <w:t xml:space="preserve"> [JS] “thankfully confess You with praise”</w:t>
      </w:r>
    </w:p>
  </w:footnote>
  <w:footnote w:id="710">
    <w:p w14:paraId="0FB1A1E8" w14:textId="77777777" w:rsidR="004942E9" w:rsidRDefault="004942E9"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4942E9" w:rsidRDefault="004942E9" w:rsidP="00704CAA">
      <w:pPr>
        <w:pStyle w:val="footnote"/>
      </w:pPr>
      <w:r>
        <w:rPr>
          <w:rStyle w:val="FootnoteReference"/>
        </w:rPr>
        <w:footnoteRef/>
      </w:r>
      <w:r>
        <w:t xml:space="preserve"> Rom. 10:5; Gal. 3:12; Lev. 18:5; Luke 10:25-28.</w:t>
      </w:r>
    </w:p>
  </w:footnote>
  <w:footnote w:id="712">
    <w:p w14:paraId="1EF5EAAA" w14:textId="77777777" w:rsidR="004942E9" w:rsidRDefault="004942E9"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4942E9" w:rsidRDefault="004942E9"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4942E9" w:rsidRDefault="004942E9"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4942E9" w:rsidRDefault="004942E9"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4942E9" w:rsidRDefault="004942E9" w:rsidP="00704CAA">
      <w:pPr>
        <w:pStyle w:val="footnote"/>
      </w:pPr>
      <w:r>
        <w:rPr>
          <w:rStyle w:val="FootnoteReference"/>
        </w:rPr>
        <w:footnoteRef/>
      </w:r>
      <w:r>
        <w:t xml:space="preserve"> [JS] or “sayings,” or “teachings”</w:t>
      </w:r>
    </w:p>
  </w:footnote>
  <w:footnote w:id="717">
    <w:p w14:paraId="6D49B268" w14:textId="77777777" w:rsidR="004942E9" w:rsidRDefault="004942E9" w:rsidP="00704CAA">
      <w:pPr>
        <w:pStyle w:val="footnote"/>
      </w:pPr>
      <w:r>
        <w:rPr>
          <w:rStyle w:val="FootnoteReference"/>
        </w:rPr>
        <w:footnoteRef/>
      </w:r>
      <w:r>
        <w:t xml:space="preserve"> [JS] Fr. Athanasius has, “repaly,” Brenton has “recompense”</w:t>
      </w:r>
    </w:p>
  </w:footnote>
  <w:footnote w:id="718">
    <w:p w14:paraId="3F4E21CA" w14:textId="77777777" w:rsidR="004942E9" w:rsidRDefault="004942E9"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4942E9" w:rsidRDefault="004942E9"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4942E9" w:rsidRDefault="004942E9"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4942E9" w:rsidRDefault="004942E9"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4942E9" w:rsidRDefault="004942E9" w:rsidP="00704CAA">
      <w:pPr>
        <w:pStyle w:val="footnote"/>
      </w:pPr>
      <w:r>
        <w:rPr>
          <w:rStyle w:val="FootnoteReference"/>
        </w:rPr>
        <w:footnoteRef/>
      </w:r>
      <w:r>
        <w:t xml:space="preserve"> [JS] or “establish,” “confirm”</w:t>
      </w:r>
    </w:p>
  </w:footnote>
  <w:footnote w:id="723">
    <w:p w14:paraId="7016EE01" w14:textId="77777777" w:rsidR="004942E9" w:rsidRDefault="004942E9" w:rsidP="00704CAA">
      <w:pPr>
        <w:pStyle w:val="footnote"/>
      </w:pPr>
      <w:r>
        <w:rPr>
          <w:rStyle w:val="FootnoteReference"/>
        </w:rPr>
        <w:footnoteRef/>
      </w:r>
      <w:r>
        <w:t xml:space="preserve"> [JS] or “covetousness”</w:t>
      </w:r>
    </w:p>
  </w:footnote>
  <w:footnote w:id="724">
    <w:p w14:paraId="3AB589AF" w14:textId="77777777" w:rsidR="004942E9" w:rsidRDefault="004942E9"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4942E9" w:rsidRDefault="004942E9"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4942E9" w:rsidRDefault="004942E9"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4942E9" w:rsidRDefault="004942E9"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4942E9" w:rsidRDefault="004942E9"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4942E9" w:rsidRDefault="004942E9" w:rsidP="00704CAA">
      <w:pPr>
        <w:pStyle w:val="footnote"/>
      </w:pPr>
      <w:r>
        <w:rPr>
          <w:rStyle w:val="FootnoteReference"/>
        </w:rPr>
        <w:footnoteRef/>
      </w:r>
      <w:r>
        <w:t xml:space="preserve"> [JS] or “thank,” “thankfully confess You with praise”</w:t>
      </w:r>
    </w:p>
  </w:footnote>
  <w:footnote w:id="730">
    <w:p w14:paraId="7A133E63" w14:textId="77777777" w:rsidR="004942E9" w:rsidRDefault="004942E9"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4942E9" w:rsidRDefault="004942E9" w:rsidP="00704CAA">
      <w:pPr>
        <w:pStyle w:val="footnote"/>
      </w:pPr>
      <w:r>
        <w:rPr>
          <w:rStyle w:val="FootnoteReference"/>
        </w:rPr>
        <w:footnoteRef/>
      </w:r>
      <w:r>
        <w:t xml:space="preserve"> Curdled with scorn, anger and fear.</w:t>
      </w:r>
    </w:p>
  </w:footnote>
  <w:footnote w:id="732">
    <w:p w14:paraId="63630B8F" w14:textId="77777777" w:rsidR="004942E9" w:rsidRDefault="004942E9"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4942E9" w:rsidRDefault="004942E9"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4942E9" w:rsidRDefault="004942E9" w:rsidP="00704CAA">
      <w:pPr>
        <w:pStyle w:val="footnote"/>
      </w:pPr>
      <w:r>
        <w:rPr>
          <w:rStyle w:val="FootnoteReference"/>
        </w:rPr>
        <w:footnoteRef/>
      </w:r>
      <w:r>
        <w:t xml:space="preserve"> [JS] i.e. my eyes were straigned looking for your word.</w:t>
      </w:r>
    </w:p>
  </w:footnote>
  <w:footnote w:id="735">
    <w:p w14:paraId="7FC6C490" w14:textId="77777777" w:rsidR="004942E9" w:rsidRDefault="004942E9"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4942E9" w:rsidRDefault="004942E9"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4942E9" w:rsidRDefault="004942E9" w:rsidP="00704CAA">
      <w:pPr>
        <w:pStyle w:val="footnote"/>
      </w:pPr>
      <w:r>
        <w:rPr>
          <w:rStyle w:val="FootnoteReference"/>
        </w:rPr>
        <w:footnoteRef/>
      </w:r>
      <w:r>
        <w:t xml:space="preserve"> [JS] revive, “give me life”</w:t>
      </w:r>
    </w:p>
  </w:footnote>
  <w:footnote w:id="738">
    <w:p w14:paraId="1F853481" w14:textId="77777777" w:rsidR="004942E9" w:rsidRDefault="004942E9" w:rsidP="00704CAA">
      <w:pPr>
        <w:pStyle w:val="footnote"/>
      </w:pPr>
      <w:r>
        <w:rPr>
          <w:rStyle w:val="FootnoteReference"/>
        </w:rPr>
        <w:footnoteRef/>
      </w:r>
      <w:r>
        <w:t xml:space="preserve"> [JS] “all things together”, i.e. “all the universe”</w:t>
      </w:r>
    </w:p>
  </w:footnote>
  <w:footnote w:id="739">
    <w:p w14:paraId="543C0AC2" w14:textId="77777777" w:rsidR="004942E9" w:rsidRDefault="004942E9"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4942E9" w:rsidRDefault="004942E9"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4942E9" w:rsidRDefault="004942E9"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4942E9" w:rsidRDefault="004942E9" w:rsidP="00704CAA">
      <w:pPr>
        <w:pStyle w:val="footnote"/>
      </w:pPr>
      <w:r>
        <w:rPr>
          <w:rStyle w:val="FootnoteReference"/>
        </w:rPr>
        <w:footnoteRef/>
      </w:r>
      <w:r>
        <w:t xml:space="preserve"> [JS] probably “forever for a reward”, rather than “for an eternal reward”</w:t>
      </w:r>
    </w:p>
  </w:footnote>
  <w:footnote w:id="743">
    <w:p w14:paraId="62CCD289" w14:textId="77777777" w:rsidR="004942E9" w:rsidRDefault="004942E9"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4942E9" w:rsidRDefault="004942E9"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4942E9" w:rsidRDefault="004942E9"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4942E9" w:rsidRDefault="004942E9"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4942E9" w:rsidRDefault="004942E9"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4942E9" w:rsidRDefault="004942E9" w:rsidP="00704CAA">
      <w:pPr>
        <w:pStyle w:val="footnote"/>
      </w:pPr>
      <w:r>
        <w:rPr>
          <w:rStyle w:val="FootnoteReference"/>
        </w:rPr>
        <w:footnoteRef/>
      </w:r>
      <w:r>
        <w:t xml:space="preserve"> [JS] or “I directed myself towards”</w:t>
      </w:r>
    </w:p>
  </w:footnote>
  <w:footnote w:id="749">
    <w:p w14:paraId="7AA4F803" w14:textId="77777777" w:rsidR="004942E9" w:rsidRDefault="004942E9" w:rsidP="00704CAA">
      <w:pPr>
        <w:pStyle w:val="footnote"/>
      </w:pPr>
      <w:r>
        <w:rPr>
          <w:rStyle w:val="FootnoteReference"/>
        </w:rPr>
        <w:footnoteRef/>
      </w:r>
      <w:r>
        <w:t xml:space="preserve"> Cf. Lk. 24:27,32,45.</w:t>
      </w:r>
    </w:p>
  </w:footnote>
  <w:footnote w:id="750">
    <w:p w14:paraId="25CB77BD" w14:textId="77777777" w:rsidR="004942E9" w:rsidRDefault="004942E9"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4942E9" w:rsidRDefault="004942E9"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4942E9" w:rsidRDefault="004942E9"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4942E9" w:rsidRDefault="004942E9"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4942E9" w:rsidRDefault="004942E9"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4942E9" w:rsidRDefault="004942E9"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4942E9" w:rsidRDefault="004942E9" w:rsidP="00704CAA">
      <w:pPr>
        <w:pStyle w:val="footnote"/>
      </w:pPr>
      <w:r>
        <w:rPr>
          <w:rStyle w:val="FootnoteReference"/>
        </w:rPr>
        <w:footnoteRef/>
      </w:r>
      <w:r>
        <w:t xml:space="preserve"> [JS] or “wickedness”</w:t>
      </w:r>
    </w:p>
  </w:footnote>
  <w:footnote w:id="757">
    <w:p w14:paraId="5B4CF2F0" w14:textId="77777777" w:rsidR="004942E9" w:rsidRDefault="004942E9" w:rsidP="00704CAA">
      <w:pPr>
        <w:pStyle w:val="footnote"/>
      </w:pPr>
      <w:r>
        <w:rPr>
          <w:rStyle w:val="FootnoteReference"/>
        </w:rPr>
        <w:footnoteRef/>
      </w:r>
      <w:r>
        <w:t xml:space="preserve"> Cf. Ps. 110:10.</w:t>
      </w:r>
    </w:p>
  </w:footnote>
  <w:footnote w:id="758">
    <w:p w14:paraId="3210B748" w14:textId="77777777" w:rsidR="004942E9" w:rsidRDefault="004942E9"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4942E9" w:rsidRDefault="004942E9" w:rsidP="00704CAA">
      <w:pPr>
        <w:pStyle w:val="footnote"/>
      </w:pPr>
      <w:r>
        <w:rPr>
          <w:rStyle w:val="FootnoteReference"/>
        </w:rPr>
        <w:footnoteRef/>
      </w:r>
      <w:r>
        <w:t xml:space="preserve"> [JS] Coptic has, “Name”.</w:t>
      </w:r>
    </w:p>
  </w:footnote>
  <w:footnote w:id="760">
    <w:p w14:paraId="2283E1D7" w14:textId="77777777" w:rsidR="004942E9" w:rsidRDefault="004942E9" w:rsidP="00704CAA">
      <w:pPr>
        <w:pStyle w:val="footnote"/>
      </w:pPr>
      <w:r>
        <w:rPr>
          <w:rStyle w:val="FootnoteReference"/>
        </w:rPr>
        <w:footnoteRef/>
      </w:r>
      <w:r>
        <w:t xml:space="preserve"> [JS] or “word,” or “teachings</w:t>
      </w:r>
    </w:p>
  </w:footnote>
  <w:footnote w:id="761">
    <w:p w14:paraId="387BB099" w14:textId="77777777" w:rsidR="004942E9" w:rsidRDefault="004942E9" w:rsidP="00704CAA">
      <w:pPr>
        <w:pStyle w:val="footnote"/>
      </w:pPr>
      <w:r>
        <w:rPr>
          <w:rStyle w:val="FootnoteReference"/>
        </w:rPr>
        <w:footnoteRef/>
      </w:r>
      <w:r>
        <w:t xml:space="preserve"> [JS] [] found in Coptic. See the First Hour of Tuesday of Holy Week.</w:t>
      </w:r>
    </w:p>
  </w:footnote>
  <w:footnote w:id="762">
    <w:p w14:paraId="7C32BFF6" w14:textId="77777777" w:rsidR="004942E9" w:rsidRDefault="004942E9"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4942E9" w:rsidRDefault="004942E9"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4942E9" w:rsidRDefault="004942E9" w:rsidP="00704CAA">
      <w:pPr>
        <w:pStyle w:val="footnote"/>
      </w:pPr>
      <w:r>
        <w:rPr>
          <w:rStyle w:val="FootnoteReference"/>
        </w:rPr>
        <w:footnoteRef/>
      </w:r>
      <w:r>
        <w:t xml:space="preserve"> Cf. Jeremiah 3:23. I look through the hills to their unseen Maker.</w:t>
      </w:r>
    </w:p>
  </w:footnote>
  <w:footnote w:id="765">
    <w:p w14:paraId="1876E7D4" w14:textId="77777777" w:rsidR="004942E9" w:rsidRDefault="004942E9"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4942E9" w:rsidRDefault="004942E9"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4942E9" w:rsidRDefault="004942E9"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4942E9" w:rsidRDefault="004942E9" w:rsidP="00704CAA">
      <w:pPr>
        <w:pStyle w:val="footnote"/>
      </w:pPr>
      <w:r>
        <w:rPr>
          <w:rStyle w:val="FootnoteReference"/>
        </w:rPr>
        <w:footnoteRef/>
      </w:r>
      <w:r>
        <w:t xml:space="preserve"> [JS] or “thank and praise”, “thankfully confess with praise”</w:t>
      </w:r>
    </w:p>
  </w:footnote>
  <w:footnote w:id="769">
    <w:p w14:paraId="1FAE8E94" w14:textId="77777777" w:rsidR="004942E9" w:rsidRDefault="004942E9"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4942E9" w:rsidRDefault="004942E9"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4942E9" w:rsidRDefault="004942E9" w:rsidP="00704CAA">
      <w:pPr>
        <w:pStyle w:val="footnote"/>
      </w:pPr>
      <w:r>
        <w:rPr>
          <w:rStyle w:val="FootnoteReference"/>
        </w:rPr>
        <w:footnoteRef/>
      </w:r>
      <w:r>
        <w:t xml:space="preserve"> Hebrews 11:26; 13:13.</w:t>
      </w:r>
    </w:p>
  </w:footnote>
  <w:footnote w:id="772">
    <w:p w14:paraId="05D5FD0A" w14:textId="77777777" w:rsidR="004942E9" w:rsidRDefault="004942E9" w:rsidP="00704CAA">
      <w:pPr>
        <w:pStyle w:val="footnote"/>
      </w:pPr>
      <w:r>
        <w:rPr>
          <w:rStyle w:val="FootnoteReference"/>
        </w:rPr>
        <w:footnoteRef/>
      </w:r>
      <w:r>
        <w:t xml:space="preserve"> Heaven is here (Mt. 4:17; Lk. 17:21; Prov. 17:24).</w:t>
      </w:r>
    </w:p>
  </w:footnote>
  <w:footnote w:id="773">
    <w:p w14:paraId="7D59277F" w14:textId="77777777" w:rsidR="004942E9" w:rsidRDefault="004942E9" w:rsidP="00704CAA">
      <w:pPr>
        <w:pStyle w:val="footnote"/>
      </w:pPr>
      <w:r>
        <w:rPr>
          <w:rStyle w:val="FootnoteReference"/>
        </w:rPr>
        <w:footnoteRef/>
      </w:r>
      <w:r>
        <w:t xml:space="preserve"> [JS] Fr. Lazarus and NETS have “irresistible”, OSB has “overwhelming”</w:t>
      </w:r>
    </w:p>
  </w:footnote>
  <w:footnote w:id="774">
    <w:p w14:paraId="604D1C2F" w14:textId="77777777" w:rsidR="004942E9" w:rsidRDefault="004942E9" w:rsidP="00704CAA">
      <w:pPr>
        <w:pStyle w:val="footnote"/>
      </w:pPr>
      <w:r>
        <w:rPr>
          <w:rStyle w:val="FootnoteReference"/>
        </w:rPr>
        <w:footnoteRef/>
      </w:r>
      <w:r>
        <w:t xml:space="preserve"> [JS] or “evildoers”</w:t>
      </w:r>
    </w:p>
  </w:footnote>
  <w:footnote w:id="775">
    <w:p w14:paraId="093F2A64" w14:textId="77777777" w:rsidR="004942E9" w:rsidRDefault="004942E9" w:rsidP="00704CAA">
      <w:pPr>
        <w:pStyle w:val="footnote"/>
      </w:pPr>
      <w:r>
        <w:rPr>
          <w:rStyle w:val="FootnoteReference"/>
        </w:rPr>
        <w:footnoteRef/>
      </w:r>
      <w:r>
        <w:t xml:space="preserve"> [JS] Fr. Athanasius has, “the Lord has magnified His doings with them.”</w:t>
      </w:r>
    </w:p>
  </w:footnote>
  <w:footnote w:id="776">
    <w:p w14:paraId="574A06B5" w14:textId="77777777" w:rsidR="004942E9" w:rsidRDefault="004942E9"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4942E9" w:rsidRDefault="004942E9"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4942E9" w:rsidRDefault="004942E9" w:rsidP="00704CAA">
      <w:pPr>
        <w:pStyle w:val="footnote"/>
      </w:pPr>
      <w:r>
        <w:rPr>
          <w:rStyle w:val="FootnoteReference"/>
        </w:rPr>
        <w:footnoteRef/>
      </w:r>
      <w:r>
        <w:t xml:space="preserve"> [JS] “from your rest”, literally, “after sitting”</w:t>
      </w:r>
    </w:p>
  </w:footnote>
  <w:footnote w:id="779">
    <w:p w14:paraId="5C7D4D32" w14:textId="77777777" w:rsidR="004942E9" w:rsidRDefault="004942E9" w:rsidP="00704CAA">
      <w:pPr>
        <w:pStyle w:val="footnote"/>
      </w:pPr>
      <w:r>
        <w:rPr>
          <w:rStyle w:val="FootnoteReference"/>
        </w:rPr>
        <w:footnoteRef/>
      </w:r>
      <w:r>
        <w:t xml:space="preserve"> [JS] Fr. Athanasius has, “the children of those who have been awakened.”</w:t>
      </w:r>
    </w:p>
  </w:footnote>
  <w:footnote w:id="780">
    <w:p w14:paraId="4E0751D4" w14:textId="77777777" w:rsidR="004942E9" w:rsidRDefault="004942E9" w:rsidP="00704CAA">
      <w:pPr>
        <w:pStyle w:val="footnote"/>
      </w:pPr>
      <w:r>
        <w:rPr>
          <w:rStyle w:val="FootnoteReference"/>
        </w:rPr>
        <w:footnoteRef/>
      </w:r>
      <w:r>
        <w:t xml:space="preserve"> [JS] Fr. Lazarus has, “such exiles”</w:t>
      </w:r>
    </w:p>
  </w:footnote>
  <w:footnote w:id="781">
    <w:p w14:paraId="09DB039E" w14:textId="77777777" w:rsidR="004942E9" w:rsidRDefault="004942E9" w:rsidP="00704CAA">
      <w:pPr>
        <w:pStyle w:val="footnote"/>
      </w:pPr>
      <w:r>
        <w:rPr>
          <w:rStyle w:val="FootnoteReference"/>
        </w:rPr>
        <w:footnoteRef/>
      </w:r>
      <w:r>
        <w:t xml:space="preserve"> [JS] Fr. Athanasius has, “You will be blessed”</w:t>
      </w:r>
    </w:p>
  </w:footnote>
  <w:footnote w:id="782">
    <w:p w14:paraId="32267075" w14:textId="77777777" w:rsidR="004942E9" w:rsidRDefault="004942E9" w:rsidP="00704CAA">
      <w:pPr>
        <w:pStyle w:val="footnote"/>
      </w:pPr>
      <w:r>
        <w:rPr>
          <w:rStyle w:val="FootnoteReference"/>
        </w:rPr>
        <w:footnoteRef/>
      </w:r>
      <w:r>
        <w:t xml:space="preserve"> [JS] Fr. Athanasius has “the Lord will bless,” and “you will see the joys”</w:t>
      </w:r>
    </w:p>
  </w:footnote>
  <w:footnote w:id="783">
    <w:p w14:paraId="07B50ADB" w14:textId="77777777" w:rsidR="004942E9" w:rsidRDefault="004942E9"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4942E9" w:rsidRDefault="004942E9"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4942E9" w:rsidRDefault="004942E9" w:rsidP="00704CAA">
      <w:pPr>
        <w:pStyle w:val="footnote"/>
      </w:pPr>
      <w:r>
        <w:rPr>
          <w:rStyle w:val="FootnoteReference"/>
        </w:rPr>
        <w:footnoteRef/>
      </w:r>
      <w:r>
        <w:t xml:space="preserve"> [JS] or “lawlessness”</w:t>
      </w:r>
    </w:p>
  </w:footnote>
  <w:footnote w:id="786">
    <w:p w14:paraId="67C4030A" w14:textId="77777777" w:rsidR="004942E9" w:rsidRDefault="004942E9"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4942E9" w:rsidRDefault="004942E9" w:rsidP="00704CAA">
      <w:pPr>
        <w:pStyle w:val="footnote"/>
      </w:pPr>
      <w:r>
        <w:rPr>
          <w:rStyle w:val="FootnoteReference"/>
        </w:rPr>
        <w:footnoteRef/>
      </w:r>
      <w:r>
        <w:t xml:space="preserve"> [JS] or “transgressions” or “acts of lawlessness”, throughout.</w:t>
      </w:r>
    </w:p>
  </w:footnote>
  <w:footnote w:id="788">
    <w:p w14:paraId="01546DD5" w14:textId="77777777" w:rsidR="004942E9" w:rsidRDefault="004942E9" w:rsidP="00704CAA">
      <w:pPr>
        <w:pStyle w:val="footnote"/>
      </w:pPr>
      <w:r>
        <w:rPr>
          <w:rStyle w:val="FootnoteReference"/>
        </w:rPr>
        <w:footnoteRef/>
      </w:r>
      <w:r>
        <w:t xml:space="preserve"> [JS] or “forgiveness”</w:t>
      </w:r>
    </w:p>
  </w:footnote>
  <w:footnote w:id="789">
    <w:p w14:paraId="1F064365" w14:textId="77777777" w:rsidR="004942E9" w:rsidRDefault="004942E9"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4942E9" w:rsidRDefault="004942E9" w:rsidP="00704CAA">
      <w:pPr>
        <w:pStyle w:val="footnote"/>
      </w:pPr>
      <w:r>
        <w:rPr>
          <w:rStyle w:val="FootnoteReference"/>
        </w:rPr>
        <w:footnoteRef/>
      </w:r>
      <w:r>
        <w:t xml:space="preserve"> Cf. Titus 2:14.</w:t>
      </w:r>
    </w:p>
  </w:footnote>
  <w:footnote w:id="791">
    <w:p w14:paraId="12B3D57D" w14:textId="77777777" w:rsidR="004942E9" w:rsidRDefault="004942E9" w:rsidP="00704CAA">
      <w:pPr>
        <w:pStyle w:val="footnote"/>
      </w:pPr>
      <w:r>
        <w:rPr>
          <w:rStyle w:val="FootnoteReference"/>
        </w:rPr>
        <w:footnoteRef/>
      </w:r>
      <w:r>
        <w:t xml:space="preserve"> Prov. 29:1; 2 Kings 17:14; Neh. 9:16; Dt. 9:6.</w:t>
      </w:r>
    </w:p>
  </w:footnote>
  <w:footnote w:id="792">
    <w:p w14:paraId="1811E64B" w14:textId="77777777" w:rsidR="004942E9" w:rsidRDefault="004942E9" w:rsidP="00704CAA">
      <w:pPr>
        <w:pStyle w:val="footnote"/>
      </w:pPr>
      <w:r>
        <w:rPr>
          <w:rStyle w:val="FootnoteReference"/>
        </w:rPr>
        <w:footnoteRef/>
      </w:r>
      <w:r>
        <w:t xml:space="preserve"> [JS] literally “the tent of my house”</w:t>
      </w:r>
    </w:p>
  </w:footnote>
  <w:footnote w:id="793">
    <w:p w14:paraId="01BC8279" w14:textId="77777777" w:rsidR="004942E9" w:rsidRDefault="004942E9"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4942E9" w:rsidRDefault="004942E9" w:rsidP="00704CAA">
      <w:pPr>
        <w:pStyle w:val="footnote"/>
      </w:pPr>
      <w:r>
        <w:rPr>
          <w:rStyle w:val="FootnoteReference"/>
        </w:rPr>
        <w:footnoteRef/>
      </w:r>
      <w:r>
        <w:t xml:space="preserve"> Cf. 1 Kings 6:21 (1 Sam. 6:21).</w:t>
      </w:r>
    </w:p>
  </w:footnote>
  <w:footnote w:id="795">
    <w:p w14:paraId="0F2A4FAB" w14:textId="77777777" w:rsidR="004942E9" w:rsidRDefault="004942E9" w:rsidP="00704CAA">
      <w:pPr>
        <w:pStyle w:val="footnote"/>
      </w:pPr>
      <w:r>
        <w:rPr>
          <w:rStyle w:val="FootnoteReference"/>
        </w:rPr>
        <w:footnoteRef/>
      </w:r>
      <w:r>
        <w:t xml:space="preserve"> [JS] “do obeisance”, i.e. literally “bow down”</w:t>
      </w:r>
    </w:p>
  </w:footnote>
  <w:footnote w:id="796">
    <w:p w14:paraId="653EFE5A" w14:textId="77777777" w:rsidR="004942E9" w:rsidRDefault="004942E9" w:rsidP="00704CAA">
      <w:pPr>
        <w:pStyle w:val="footnote"/>
      </w:pPr>
      <w:r>
        <w:rPr>
          <w:rStyle w:val="FootnoteReference"/>
        </w:rPr>
        <w:footnoteRef/>
      </w:r>
      <w:r>
        <w:t xml:space="preserve"> [JS] Fr. Lazarus has “resting-place”</w:t>
      </w:r>
    </w:p>
  </w:footnote>
  <w:footnote w:id="797">
    <w:p w14:paraId="3CB0BB7B" w14:textId="77777777" w:rsidR="004942E9" w:rsidRDefault="004942E9" w:rsidP="00704CAA">
      <w:pPr>
        <w:pStyle w:val="footnote"/>
      </w:pPr>
      <w:r>
        <w:rPr>
          <w:rStyle w:val="FootnoteReference"/>
        </w:rPr>
        <w:footnoteRef/>
      </w:r>
      <w:r>
        <w:t xml:space="preserve"> [JS] or “the ark of Your holiness”</w:t>
      </w:r>
    </w:p>
  </w:footnote>
  <w:footnote w:id="798">
    <w:p w14:paraId="63153007" w14:textId="77777777" w:rsidR="004942E9" w:rsidRDefault="004942E9" w:rsidP="00704CAA">
      <w:pPr>
        <w:pStyle w:val="footnote"/>
      </w:pPr>
      <w:r>
        <w:rPr>
          <w:rStyle w:val="FootnoteReference"/>
        </w:rPr>
        <w:footnoteRef/>
      </w:r>
      <w:r>
        <w:t xml:space="preserve"> Ps. 131:8-10 = 2 Chron. 6:41-42.</w:t>
      </w:r>
    </w:p>
  </w:footnote>
  <w:footnote w:id="799">
    <w:p w14:paraId="3EE06E49" w14:textId="77777777" w:rsidR="004942E9" w:rsidRDefault="004942E9" w:rsidP="00704CAA">
      <w:pPr>
        <w:pStyle w:val="footnote"/>
      </w:pPr>
      <w:r>
        <w:rPr>
          <w:rStyle w:val="FootnoteReference"/>
        </w:rPr>
        <w:footnoteRef/>
      </w:r>
      <w:r>
        <w:t xml:space="preserve"> I Chron. 17:11-14; Acts 2:30-33.</w:t>
      </w:r>
    </w:p>
  </w:footnote>
  <w:footnote w:id="800">
    <w:p w14:paraId="42F3B605" w14:textId="77777777" w:rsidR="004942E9" w:rsidRDefault="004942E9" w:rsidP="00704CAA">
      <w:pPr>
        <w:pStyle w:val="footnote"/>
      </w:pPr>
      <w:r>
        <w:rPr>
          <w:rStyle w:val="FootnoteReference"/>
        </w:rPr>
        <w:footnoteRef/>
      </w:r>
      <w:r>
        <w:t xml:space="preserve"> [JS] Coptic has “widow”.</w:t>
      </w:r>
    </w:p>
  </w:footnote>
  <w:footnote w:id="801">
    <w:p w14:paraId="1A9AACF1" w14:textId="77777777" w:rsidR="004942E9" w:rsidRDefault="004942E9" w:rsidP="00704CAA">
      <w:pPr>
        <w:pStyle w:val="footnote"/>
      </w:pPr>
      <w:r>
        <w:rPr>
          <w:rStyle w:val="FootnoteReference"/>
        </w:rPr>
        <w:footnoteRef/>
      </w:r>
      <w:r>
        <w:t xml:space="preserve"> [JS] or “rejoice with rejoicing”</w:t>
      </w:r>
    </w:p>
  </w:footnote>
  <w:footnote w:id="802">
    <w:p w14:paraId="3AE96C33" w14:textId="77777777" w:rsidR="004942E9" w:rsidRDefault="004942E9" w:rsidP="00704CAA">
      <w:pPr>
        <w:pStyle w:val="footnote"/>
      </w:pPr>
      <w:r>
        <w:rPr>
          <w:rStyle w:val="FootnoteReference"/>
        </w:rPr>
        <w:footnoteRef/>
      </w:r>
      <w:r>
        <w:t xml:space="preserve"> stock: </w:t>
      </w:r>
      <w:r w:rsidRPr="00783CA0">
        <w:rPr>
          <w:i/>
        </w:rPr>
        <w:t>lit</w:t>
      </w:r>
      <w:r>
        <w:t>. horn.</w:t>
      </w:r>
    </w:p>
  </w:footnote>
  <w:footnote w:id="803">
    <w:p w14:paraId="27E8A16B" w14:textId="77777777" w:rsidR="004942E9" w:rsidRDefault="004942E9"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4942E9" w:rsidRDefault="004942E9"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4942E9" w:rsidRDefault="004942E9"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4942E9" w:rsidRDefault="004942E9"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4942E9" w:rsidRDefault="004942E9" w:rsidP="00704CAA">
      <w:pPr>
        <w:pStyle w:val="footnote"/>
      </w:pPr>
      <w:r>
        <w:rPr>
          <w:rStyle w:val="FootnoteReference"/>
        </w:rPr>
        <w:footnoteRef/>
      </w:r>
      <w:r>
        <w:t xml:space="preserve"> [JS] literally, “slaves”</w:t>
      </w:r>
    </w:p>
  </w:footnote>
  <w:footnote w:id="808">
    <w:p w14:paraId="158F5E0F" w14:textId="77777777" w:rsidR="004942E9" w:rsidRDefault="004942E9"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4942E9" w:rsidRDefault="004942E9" w:rsidP="00704CAA">
      <w:pPr>
        <w:pStyle w:val="footnote"/>
      </w:pPr>
      <w:r>
        <w:rPr>
          <w:rStyle w:val="FootnoteReference"/>
        </w:rPr>
        <w:footnoteRef/>
      </w:r>
      <w:r>
        <w:t xml:space="preserve"> Deut. 32:36.</w:t>
      </w:r>
    </w:p>
  </w:footnote>
  <w:footnote w:id="810">
    <w:p w14:paraId="0E72D9EE" w14:textId="77777777" w:rsidR="004942E9" w:rsidRDefault="004942E9" w:rsidP="00704CAA">
      <w:pPr>
        <w:pStyle w:val="footnote"/>
      </w:pPr>
      <w:r>
        <w:rPr>
          <w:rStyle w:val="FootnoteReference"/>
        </w:rPr>
        <w:footnoteRef/>
      </w:r>
      <w:r>
        <w:t xml:space="preserve"> [JS] [] lacking in all but OSB</w:t>
      </w:r>
    </w:p>
  </w:footnote>
  <w:footnote w:id="811">
    <w:p w14:paraId="671F363B" w14:textId="77777777" w:rsidR="004942E9" w:rsidRDefault="004942E9"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4942E9" w:rsidRDefault="004942E9"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4942E9" w:rsidRDefault="004942E9"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4942E9" w:rsidRDefault="004942E9"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4942E9" w:rsidRDefault="004942E9" w:rsidP="00704CAA">
      <w:pPr>
        <w:pStyle w:val="footnote"/>
      </w:pPr>
      <w:r>
        <w:rPr>
          <w:rStyle w:val="FootnoteReference"/>
        </w:rPr>
        <w:footnoteRef/>
      </w:r>
      <w:r>
        <w:t xml:space="preserve"> [JS] or “and shook of Pharaoh and his army into the Red sea,”</w:t>
      </w:r>
    </w:p>
  </w:footnote>
  <w:footnote w:id="816">
    <w:p w14:paraId="3F59DD13" w14:textId="77777777" w:rsidR="004942E9" w:rsidRDefault="004942E9" w:rsidP="00704CAA">
      <w:pPr>
        <w:pStyle w:val="footnote"/>
      </w:pPr>
      <w:r>
        <w:rPr>
          <w:rStyle w:val="FootnoteReference"/>
        </w:rPr>
        <w:footnoteRef/>
      </w:r>
      <w:r>
        <w:t xml:space="preserve"> [JS] or “slew”</w:t>
      </w:r>
    </w:p>
  </w:footnote>
  <w:footnote w:id="817">
    <w:p w14:paraId="7583087A" w14:textId="77777777" w:rsidR="004942E9" w:rsidRDefault="004942E9"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4942E9" w:rsidRDefault="004942E9"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4942E9" w:rsidRDefault="004942E9" w:rsidP="00704CAA">
      <w:pPr>
        <w:pStyle w:val="footnote"/>
      </w:pPr>
      <w:r>
        <w:rPr>
          <w:rStyle w:val="FootnoteReference"/>
        </w:rPr>
        <w:footnoteRef/>
      </w:r>
      <w:r>
        <w:t xml:space="preserve"> See previous footnote.</w:t>
      </w:r>
    </w:p>
  </w:footnote>
  <w:footnote w:id="820">
    <w:p w14:paraId="0CAFD8C9" w14:textId="77777777" w:rsidR="004942E9" w:rsidRDefault="004942E9"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4942E9" w:rsidRDefault="004942E9" w:rsidP="00704CAA">
      <w:pPr>
        <w:pStyle w:val="footnote"/>
      </w:pPr>
      <w:r>
        <w:rPr>
          <w:rStyle w:val="FootnoteReference"/>
        </w:rPr>
        <w:footnoteRef/>
      </w:r>
      <w:r>
        <w:t xml:space="preserve"> [JS] or “thank”, or “thankfully confess with praise”</w:t>
      </w:r>
    </w:p>
  </w:footnote>
  <w:footnote w:id="822">
    <w:p w14:paraId="458AF9FF" w14:textId="77777777" w:rsidR="004942E9" w:rsidRDefault="004942E9"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4942E9" w:rsidRDefault="004942E9"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4942E9" w:rsidRDefault="004942E9"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4942E9" w:rsidRDefault="004942E9"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4942E9" w:rsidRDefault="004942E9"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4942E9" w:rsidRDefault="004942E9"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4942E9" w:rsidRDefault="004942E9" w:rsidP="00704CAA">
      <w:pPr>
        <w:pStyle w:val="footnote"/>
      </w:pPr>
      <w:r>
        <w:rPr>
          <w:rStyle w:val="FootnoteReference"/>
        </w:rPr>
        <w:footnoteRef/>
      </w:r>
      <w:r>
        <w:t xml:space="preserve"> [JS] literally “those who are exalted” or “the high things”</w:t>
      </w:r>
    </w:p>
  </w:footnote>
  <w:footnote w:id="829">
    <w:p w14:paraId="792E0633" w14:textId="77777777" w:rsidR="004942E9" w:rsidRDefault="004942E9"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4942E9" w:rsidRDefault="004942E9" w:rsidP="00704CAA">
      <w:pPr>
        <w:pStyle w:val="footnote"/>
      </w:pPr>
      <w:r>
        <w:rPr>
          <w:rStyle w:val="FootnoteReference"/>
        </w:rPr>
        <w:footnoteRef/>
      </w:r>
      <w:r>
        <w:t xml:space="preserve"> [JS] or “possess”</w:t>
      </w:r>
    </w:p>
  </w:footnote>
  <w:footnote w:id="831">
    <w:p w14:paraId="1B57A445" w14:textId="77777777" w:rsidR="004942E9" w:rsidRDefault="004942E9"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4942E9" w:rsidRDefault="004942E9" w:rsidP="00704CAA">
      <w:pPr>
        <w:pStyle w:val="footnote"/>
      </w:pPr>
      <w:r>
        <w:rPr>
          <w:rStyle w:val="FootnoteReference"/>
        </w:rPr>
        <w:footnoteRef/>
      </w:r>
      <w:r>
        <w:t xml:space="preserve"> [JS] or “give thanks,” or “thankfully confess You with praise”</w:t>
      </w:r>
    </w:p>
  </w:footnote>
  <w:footnote w:id="833">
    <w:p w14:paraId="67B776F5" w14:textId="77777777" w:rsidR="004942E9" w:rsidRDefault="004942E9" w:rsidP="00704CAA">
      <w:pPr>
        <w:pStyle w:val="footnote"/>
      </w:pPr>
      <w:r>
        <w:rPr>
          <w:rStyle w:val="FootnoteReference"/>
        </w:rPr>
        <w:footnoteRef/>
      </w:r>
      <w:r>
        <w:t xml:space="preserve"> [JS] or “authorities” or “powers”</w:t>
      </w:r>
    </w:p>
  </w:footnote>
  <w:footnote w:id="834">
    <w:p w14:paraId="045B7D15" w14:textId="77777777" w:rsidR="004942E9" w:rsidRDefault="004942E9" w:rsidP="00704CAA">
      <w:pPr>
        <w:pStyle w:val="footnote"/>
      </w:pPr>
      <w:r>
        <w:rPr>
          <w:rStyle w:val="FootnoteReference"/>
        </w:rPr>
        <w:footnoteRef/>
      </w:r>
      <w:r>
        <w:t xml:space="preserve"> [JS] or “and do I not waste away because of my enemies?”</w:t>
      </w:r>
    </w:p>
  </w:footnote>
  <w:footnote w:id="835">
    <w:p w14:paraId="44DA4D92" w14:textId="77777777" w:rsidR="004942E9" w:rsidRDefault="004942E9" w:rsidP="00704CAA">
      <w:pPr>
        <w:pStyle w:val="footnote"/>
      </w:pPr>
      <w:r>
        <w:rPr>
          <w:rStyle w:val="FootnoteReference"/>
        </w:rPr>
        <w:footnoteRef/>
      </w:r>
      <w:r>
        <w:t xml:space="preserve"> [JS] or “way of iniquity”</w:t>
      </w:r>
    </w:p>
  </w:footnote>
  <w:footnote w:id="836">
    <w:p w14:paraId="05DEA3B3" w14:textId="77777777" w:rsidR="004942E9" w:rsidRDefault="004942E9" w:rsidP="00704CAA">
      <w:pPr>
        <w:pStyle w:val="footnote"/>
      </w:pPr>
      <w:r>
        <w:rPr>
          <w:rStyle w:val="FootnoteReference"/>
        </w:rPr>
        <w:footnoteRef/>
      </w:r>
      <w:r>
        <w:t xml:space="preserve"> ‘He gives songs in the night’ (Job. 35:10).</w:t>
      </w:r>
    </w:p>
  </w:footnote>
  <w:footnote w:id="837">
    <w:p w14:paraId="493AAC58" w14:textId="77777777" w:rsidR="004942E9" w:rsidRDefault="004942E9" w:rsidP="00704CAA">
      <w:pPr>
        <w:pStyle w:val="footnote"/>
      </w:pPr>
      <w:r>
        <w:rPr>
          <w:rStyle w:val="FootnoteReference"/>
        </w:rPr>
        <w:footnoteRef/>
      </w:r>
      <w:r>
        <w:t xml:space="preserve"> Literally “voice”</w:t>
      </w:r>
    </w:p>
  </w:footnote>
  <w:footnote w:id="838">
    <w:p w14:paraId="6AF28D26" w14:textId="77777777" w:rsidR="004942E9" w:rsidRDefault="004942E9" w:rsidP="00704CAA">
      <w:pPr>
        <w:pStyle w:val="footnote"/>
      </w:pPr>
      <w:r>
        <w:rPr>
          <w:rStyle w:val="FootnoteReference"/>
        </w:rPr>
        <w:footnoteRef/>
      </w:r>
      <w:r>
        <w:t xml:space="preserve"> [JS] or “praise,” or “give thanks to,” or “thankfully confess with praise”</w:t>
      </w:r>
    </w:p>
  </w:footnote>
  <w:footnote w:id="839">
    <w:p w14:paraId="761DDB32" w14:textId="77777777" w:rsidR="004942E9" w:rsidRDefault="004942E9" w:rsidP="00704CAA">
      <w:pPr>
        <w:pStyle w:val="footnote"/>
      </w:pPr>
      <w:r>
        <w:rPr>
          <w:rStyle w:val="FootnoteReference"/>
        </w:rPr>
        <w:footnoteRef/>
      </w:r>
      <w:r>
        <w:t xml:space="preserve"> [JS] or “Hades”.</w:t>
      </w:r>
    </w:p>
  </w:footnote>
  <w:footnote w:id="840">
    <w:p w14:paraId="726EF8AF" w14:textId="77777777" w:rsidR="004942E9" w:rsidRDefault="004942E9"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4942E9" w:rsidRDefault="004942E9" w:rsidP="00704CAA">
      <w:pPr>
        <w:pStyle w:val="footnote"/>
      </w:pPr>
      <w:r>
        <w:rPr>
          <w:rStyle w:val="FootnoteReference"/>
        </w:rPr>
        <w:footnoteRef/>
      </w:r>
      <w:r>
        <w:t xml:space="preserve"> this way: the confession of Christ (2 Tim. 3:12).</w:t>
      </w:r>
    </w:p>
  </w:footnote>
  <w:footnote w:id="842">
    <w:p w14:paraId="171F27CE" w14:textId="77777777" w:rsidR="004942E9" w:rsidRDefault="004942E9" w:rsidP="00704CAA">
      <w:pPr>
        <w:pStyle w:val="footnote"/>
      </w:pPr>
      <w:r>
        <w:rPr>
          <w:rStyle w:val="FootnoteReference"/>
        </w:rPr>
        <w:footnoteRef/>
      </w:r>
      <w:r>
        <w:t xml:space="preserve"> [JS] or “praise” or “thive thanks to,” or “thankfully confess with praise”</w:t>
      </w:r>
    </w:p>
  </w:footnote>
  <w:footnote w:id="843">
    <w:p w14:paraId="2146C03C" w14:textId="77777777" w:rsidR="004942E9" w:rsidRDefault="004942E9" w:rsidP="00704CAA">
      <w:pPr>
        <w:pStyle w:val="footnote"/>
      </w:pPr>
      <w:r>
        <w:rPr>
          <w:rStyle w:val="FootnoteReference"/>
        </w:rPr>
        <w:footnoteRef/>
      </w:r>
      <w:r>
        <w:t xml:space="preserve"> These two lines are identical with Lamentations 3:6.</w:t>
      </w:r>
    </w:p>
  </w:footnote>
  <w:footnote w:id="844">
    <w:p w14:paraId="324992B1" w14:textId="77777777" w:rsidR="004942E9" w:rsidRDefault="004942E9" w:rsidP="00704CAA">
      <w:pPr>
        <w:pStyle w:val="footnote"/>
      </w:pPr>
      <w:r>
        <w:rPr>
          <w:rStyle w:val="FootnoteReference"/>
        </w:rPr>
        <w:footnoteRef/>
      </w:r>
      <w:r>
        <w:t xml:space="preserve"> Cf. Rev. 10:5; Ezek. 20:23,28,42; Deut. 32:14.</w:t>
      </w:r>
    </w:p>
  </w:footnote>
  <w:footnote w:id="845">
    <w:p w14:paraId="4B8D626C" w14:textId="77777777" w:rsidR="004942E9" w:rsidRDefault="004942E9"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4942E9" w:rsidRDefault="004942E9"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4942E9" w:rsidRDefault="004942E9"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4942E9" w:rsidRDefault="004942E9" w:rsidP="00704CAA">
      <w:pPr>
        <w:pStyle w:val="footnote"/>
      </w:pPr>
      <w:r>
        <w:rPr>
          <w:rStyle w:val="FootnoteReference"/>
        </w:rPr>
        <w:footnoteRef/>
      </w:r>
      <w:r>
        <w:t xml:space="preserve"> [JS] or “gush forth”, “overflow”</w:t>
      </w:r>
    </w:p>
  </w:footnote>
  <w:footnote w:id="849">
    <w:p w14:paraId="4045CB15" w14:textId="77777777" w:rsidR="004942E9" w:rsidRDefault="004942E9"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4942E9" w:rsidRDefault="004942E9" w:rsidP="00704CAA">
      <w:pPr>
        <w:pStyle w:val="footnote"/>
      </w:pPr>
      <w:r>
        <w:rPr>
          <w:rStyle w:val="FootnoteReference"/>
        </w:rPr>
        <w:footnoteRef/>
      </w:r>
      <w:r>
        <w:t xml:space="preserve"> [JS] literally “holy ones”</w:t>
      </w:r>
    </w:p>
  </w:footnote>
  <w:footnote w:id="851">
    <w:p w14:paraId="423A55DA" w14:textId="77777777" w:rsidR="004942E9" w:rsidRDefault="004942E9"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4942E9" w:rsidRDefault="004942E9" w:rsidP="00704CAA">
      <w:pPr>
        <w:pStyle w:val="footnote"/>
      </w:pPr>
      <w:r>
        <w:rPr>
          <w:rStyle w:val="FootnoteReference"/>
        </w:rPr>
        <w:footnoteRef/>
      </w:r>
      <w:r>
        <w:t xml:space="preserve"> Cf. Ps. 145:2 with Ps. 103:33. Only verbs differ.</w:t>
      </w:r>
    </w:p>
  </w:footnote>
  <w:footnote w:id="853">
    <w:p w14:paraId="38AC6FE4" w14:textId="77777777" w:rsidR="004942E9" w:rsidRDefault="004942E9" w:rsidP="00704CAA">
      <w:pPr>
        <w:pStyle w:val="footnote"/>
      </w:pPr>
      <w:r>
        <w:rPr>
          <w:rStyle w:val="FootnoteReference"/>
        </w:rPr>
        <w:footnoteRef/>
      </w:r>
      <w:r>
        <w:t xml:space="preserve"> [JS] or “spirit”</w:t>
      </w:r>
    </w:p>
  </w:footnote>
  <w:footnote w:id="854">
    <w:p w14:paraId="4A4D4349" w14:textId="77777777" w:rsidR="004942E9" w:rsidRDefault="004942E9" w:rsidP="00704CAA">
      <w:pPr>
        <w:pStyle w:val="footnote"/>
      </w:pPr>
      <w:r>
        <w:rPr>
          <w:rStyle w:val="FootnoteReference"/>
        </w:rPr>
        <w:footnoteRef/>
      </w:r>
      <w:r>
        <w:t xml:space="preserve"> [JS] thoughts, or designs, plans, projects</w:t>
      </w:r>
    </w:p>
  </w:footnote>
  <w:footnote w:id="855">
    <w:p w14:paraId="111B2FF9" w14:textId="77777777" w:rsidR="004942E9" w:rsidRDefault="004942E9" w:rsidP="00704CAA">
      <w:pPr>
        <w:pStyle w:val="footnote"/>
      </w:pPr>
      <w:r>
        <w:rPr>
          <w:rStyle w:val="FootnoteReference"/>
        </w:rPr>
        <w:footnoteRef/>
      </w:r>
      <w:r>
        <w:t xml:space="preserve"> [JS] or “guards”</w:t>
      </w:r>
    </w:p>
  </w:footnote>
  <w:footnote w:id="856">
    <w:p w14:paraId="5B0C1EE0" w14:textId="77777777" w:rsidR="004942E9" w:rsidRDefault="004942E9" w:rsidP="00704CAA">
      <w:pPr>
        <w:pStyle w:val="footnote"/>
      </w:pPr>
      <w:r>
        <w:rPr>
          <w:rStyle w:val="FootnoteReference"/>
        </w:rPr>
        <w:footnoteRef/>
      </w:r>
      <w:r>
        <w:t xml:space="preserve"> [JS] or “frees the prisoners”</w:t>
      </w:r>
    </w:p>
  </w:footnote>
  <w:footnote w:id="857">
    <w:p w14:paraId="7B0952C9" w14:textId="77777777" w:rsidR="004942E9" w:rsidRDefault="004942E9" w:rsidP="00704CAA">
      <w:pPr>
        <w:pStyle w:val="footnote"/>
      </w:pPr>
      <w:r>
        <w:rPr>
          <w:rStyle w:val="FootnoteReference"/>
        </w:rPr>
        <w:footnoteRef/>
      </w:r>
      <w:r>
        <w:t xml:space="preserve"> [JS] or “bent”</w:t>
      </w:r>
    </w:p>
  </w:footnote>
  <w:footnote w:id="858">
    <w:p w14:paraId="2FB9D9F0" w14:textId="77777777" w:rsidR="004942E9" w:rsidRDefault="004942E9" w:rsidP="00704CAA">
      <w:pPr>
        <w:pStyle w:val="footnote"/>
      </w:pPr>
      <w:r>
        <w:rPr>
          <w:rStyle w:val="FootnoteReference"/>
        </w:rPr>
        <w:footnoteRef/>
      </w:r>
      <w:r>
        <w:t xml:space="preserve"> [JS] or “skill”</w:t>
      </w:r>
    </w:p>
  </w:footnote>
  <w:footnote w:id="859">
    <w:p w14:paraId="07EA9BD7" w14:textId="77777777" w:rsidR="004942E9" w:rsidRDefault="004942E9" w:rsidP="00704CAA">
      <w:pPr>
        <w:pStyle w:val="footnote"/>
      </w:pPr>
      <w:r>
        <w:rPr>
          <w:rStyle w:val="FootnoteReference"/>
        </w:rPr>
        <w:footnoteRef/>
      </w:r>
      <w:r>
        <w:t xml:space="preserve"> [JS] or “foreigners”</w:t>
      </w:r>
    </w:p>
  </w:footnote>
  <w:footnote w:id="860">
    <w:p w14:paraId="4E693DCD" w14:textId="77777777" w:rsidR="004942E9" w:rsidRDefault="004942E9" w:rsidP="00704CAA">
      <w:pPr>
        <w:pStyle w:val="footnote"/>
      </w:pPr>
      <w:r>
        <w:rPr>
          <w:rStyle w:val="FootnoteReference"/>
        </w:rPr>
        <w:footnoteRef/>
      </w:r>
      <w:r>
        <w:t xml:space="preserve"> [JS] or a psalm, or a melody</w:t>
      </w:r>
    </w:p>
  </w:footnote>
  <w:footnote w:id="861">
    <w:p w14:paraId="3674D23E" w14:textId="77777777" w:rsidR="004942E9" w:rsidRDefault="004942E9"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4942E9" w:rsidRDefault="004942E9"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4942E9" w:rsidRDefault="004942E9" w:rsidP="00704CAA">
      <w:pPr>
        <w:pStyle w:val="footnote"/>
      </w:pPr>
      <w:r>
        <w:rPr>
          <w:rStyle w:val="FootnoteReference"/>
        </w:rPr>
        <w:footnoteRef/>
      </w:r>
      <w:r>
        <w:t xml:space="preserve"> [JS] or word, or teaching</w:t>
      </w:r>
    </w:p>
  </w:footnote>
  <w:footnote w:id="864">
    <w:p w14:paraId="2CF34236" w14:textId="77777777" w:rsidR="004942E9" w:rsidRDefault="004942E9"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4942E9" w:rsidRDefault="004942E9" w:rsidP="00704CAA">
      <w:pPr>
        <w:pStyle w:val="footnote"/>
      </w:pPr>
      <w:r>
        <w:rPr>
          <w:rStyle w:val="FootnoteReference"/>
        </w:rPr>
        <w:footnoteRef/>
      </w:r>
      <w:r>
        <w:t xml:space="preserve"> [JS] or “stormy wind”</w:t>
      </w:r>
    </w:p>
  </w:footnote>
  <w:footnote w:id="866">
    <w:p w14:paraId="2B981771" w14:textId="77777777" w:rsidR="004942E9" w:rsidRDefault="004942E9" w:rsidP="00704CAA">
      <w:pPr>
        <w:pStyle w:val="footnote"/>
      </w:pPr>
      <w:r>
        <w:rPr>
          <w:rStyle w:val="FootnoteReference"/>
        </w:rPr>
        <w:footnoteRef/>
      </w:r>
      <w:r>
        <w:t xml:space="preserve"> [JS] or “maidens,” or “unmarried women”</w:t>
      </w:r>
    </w:p>
  </w:footnote>
  <w:footnote w:id="867">
    <w:p w14:paraId="04C80253" w14:textId="77777777" w:rsidR="004942E9" w:rsidRDefault="004942E9"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4942E9" w:rsidRDefault="004942E9" w:rsidP="00704CAA">
      <w:pPr>
        <w:pStyle w:val="footnote"/>
      </w:pPr>
      <w:r>
        <w:rPr>
          <w:rStyle w:val="FootnoteReference"/>
        </w:rPr>
        <w:footnoteRef/>
      </w:r>
      <w:r>
        <w:t xml:space="preserve"> [JS] literally, “And He will raise/exalt the horn of His people”</w:t>
      </w:r>
    </w:p>
  </w:footnote>
  <w:footnote w:id="869">
    <w:p w14:paraId="195ABFE0" w14:textId="77777777" w:rsidR="004942E9" w:rsidRDefault="004942E9" w:rsidP="00704CAA">
      <w:pPr>
        <w:pStyle w:val="footnote"/>
      </w:pPr>
      <w:r>
        <w:rPr>
          <w:rStyle w:val="FootnoteReference"/>
        </w:rPr>
        <w:footnoteRef/>
      </w:r>
      <w:r>
        <w:t xml:space="preserve"> [JS] “assembly”</w:t>
      </w:r>
    </w:p>
  </w:footnote>
  <w:footnote w:id="870">
    <w:p w14:paraId="497FB437" w14:textId="77777777" w:rsidR="004942E9" w:rsidRDefault="004942E9" w:rsidP="00704CAA">
      <w:pPr>
        <w:pStyle w:val="footnote"/>
      </w:pPr>
      <w:r>
        <w:rPr>
          <w:rStyle w:val="FootnoteReference"/>
        </w:rPr>
        <w:footnoteRef/>
      </w:r>
      <w:r>
        <w:t xml:space="preserve"> [JS] Coptic has “in the chorus”</w:t>
      </w:r>
    </w:p>
  </w:footnote>
  <w:footnote w:id="871">
    <w:p w14:paraId="43317287" w14:textId="77777777" w:rsidR="004942E9" w:rsidRDefault="004942E9" w:rsidP="00704CAA">
      <w:pPr>
        <w:pStyle w:val="footnote"/>
      </w:pPr>
      <w:r>
        <w:rPr>
          <w:rStyle w:val="FootnoteReference"/>
        </w:rPr>
        <w:footnoteRef/>
      </w:r>
      <w:r>
        <w:t xml:space="preserve"> [JS] Fr. Athanasius has “exalt,” See the Liturgy of Mesori 26)</w:t>
      </w:r>
    </w:p>
  </w:footnote>
  <w:footnote w:id="872">
    <w:p w14:paraId="5B0388FF" w14:textId="77777777" w:rsidR="004942E9" w:rsidRDefault="004942E9" w:rsidP="00704CAA">
      <w:pPr>
        <w:pStyle w:val="footnote"/>
      </w:pPr>
      <w:r>
        <w:rPr>
          <w:rStyle w:val="FootnoteReference"/>
        </w:rPr>
        <w:footnoteRef/>
      </w:r>
      <w:r>
        <w:t xml:space="preserve"> two-edged sword: praise which conquers Amalek (St. Chrysostom).</w:t>
      </w:r>
    </w:p>
  </w:footnote>
  <w:footnote w:id="873">
    <w:p w14:paraId="31AB8451" w14:textId="77777777" w:rsidR="004942E9" w:rsidRDefault="004942E9" w:rsidP="00704CAA">
      <w:pPr>
        <w:pStyle w:val="footnote"/>
      </w:pPr>
      <w:r>
        <w:rPr>
          <w:rStyle w:val="FootnoteReference"/>
        </w:rPr>
        <w:footnoteRef/>
      </w:r>
      <w:r>
        <w:t xml:space="preserve"> ‘Holiness of life is the mother of glory’ (St Theodoret).</w:t>
      </w:r>
    </w:p>
  </w:footnote>
  <w:footnote w:id="874">
    <w:p w14:paraId="1BFFDD90" w14:textId="77777777" w:rsidR="004942E9" w:rsidRDefault="004942E9" w:rsidP="00704CAA">
      <w:pPr>
        <w:pStyle w:val="footnote"/>
      </w:pPr>
      <w:r>
        <w:rPr>
          <w:rStyle w:val="FootnoteReference"/>
        </w:rPr>
        <w:footnoteRef/>
      </w:r>
      <w:r>
        <w:t xml:space="preserve"> [JS] variant reading, “harp and lyre”</w:t>
      </w:r>
    </w:p>
  </w:footnote>
  <w:footnote w:id="875">
    <w:p w14:paraId="41E39163" w14:textId="77777777" w:rsidR="004942E9" w:rsidRDefault="004942E9"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4942E9" w:rsidRDefault="004942E9"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4942E9" w:rsidRDefault="004942E9" w:rsidP="00865C59">
      <w:pPr>
        <w:pStyle w:val="footnote"/>
      </w:pPr>
      <w:r>
        <w:rPr>
          <w:rStyle w:val="FootnoteReference"/>
        </w:rPr>
        <w:footnoteRef/>
      </w:r>
      <w:r>
        <w:t xml:space="preserve"> Or “Spirit”</w:t>
      </w:r>
    </w:p>
  </w:footnote>
  <w:footnote w:id="878">
    <w:p w14:paraId="296DD30B" w14:textId="77777777" w:rsidR="004942E9" w:rsidRDefault="004942E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4942E9" w:rsidRDefault="004942E9" w:rsidP="00344A59">
      <w:pPr>
        <w:pStyle w:val="footnote"/>
      </w:pPr>
      <w:r>
        <w:rPr>
          <w:rStyle w:val="FootnoteReference"/>
        </w:rPr>
        <w:footnoteRef/>
      </w:r>
      <w:r>
        <w:t xml:space="preserve"> The “alleluia” in each vs is inserted into each verse of the Psalm</w:t>
      </w:r>
    </w:p>
  </w:footnote>
  <w:footnote w:id="880">
    <w:p w14:paraId="1F1613E0" w14:textId="77777777" w:rsidR="004942E9" w:rsidRDefault="004942E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4942E9" w:rsidRDefault="004942E9" w:rsidP="00A7333E">
      <w:pPr>
        <w:pStyle w:val="footnote"/>
      </w:pPr>
      <w:r>
        <w:rPr>
          <w:rStyle w:val="FootnoteReference"/>
        </w:rPr>
        <w:footnoteRef/>
      </w:r>
      <w:r>
        <w:t xml:space="preserve"> Do obiesance</w:t>
      </w:r>
    </w:p>
  </w:footnote>
  <w:footnote w:id="882">
    <w:p w14:paraId="109CBDA9" w14:textId="77777777" w:rsidR="004942E9" w:rsidRDefault="004942E9" w:rsidP="00A7333E">
      <w:pPr>
        <w:pStyle w:val="footnote"/>
      </w:pPr>
      <w:r>
        <w:rPr>
          <w:rStyle w:val="FootnoteReference"/>
        </w:rPr>
        <w:footnoteRef/>
      </w:r>
      <w:r>
        <w:t xml:space="preserve"> Literally, “horn”</w:t>
      </w:r>
    </w:p>
  </w:footnote>
  <w:footnote w:id="883">
    <w:p w14:paraId="6824A765" w14:textId="77777777" w:rsidR="004942E9" w:rsidRDefault="004942E9" w:rsidP="00A7333E">
      <w:pPr>
        <w:pStyle w:val="footnote"/>
      </w:pPr>
      <w:r>
        <w:rPr>
          <w:rStyle w:val="FootnoteReference"/>
        </w:rPr>
        <w:footnoteRef/>
      </w:r>
      <w:r>
        <w:t xml:space="preserve"> Or, “ways”</w:t>
      </w:r>
    </w:p>
  </w:footnote>
  <w:footnote w:id="884">
    <w:p w14:paraId="6136C7AC" w14:textId="77777777" w:rsidR="004942E9" w:rsidRDefault="004942E9" w:rsidP="00A7333E">
      <w:pPr>
        <w:pStyle w:val="footnote"/>
      </w:pPr>
      <w:r>
        <w:rPr>
          <w:rStyle w:val="FootnoteReference"/>
        </w:rPr>
        <w:footnoteRef/>
      </w:r>
      <w:r>
        <w:t xml:space="preserve"> Literally, “exalt the horn”</w:t>
      </w:r>
    </w:p>
  </w:footnote>
  <w:footnote w:id="885">
    <w:p w14:paraId="640045D3" w14:textId="27C5899B" w:rsidR="004942E9" w:rsidRPr="00542C00" w:rsidRDefault="004942E9"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4942E9" w:rsidRDefault="004942E9" w:rsidP="00A7333E">
      <w:pPr>
        <w:pStyle w:val="footnote"/>
      </w:pPr>
      <w:r>
        <w:rPr>
          <w:rStyle w:val="FootnoteReference"/>
        </w:rPr>
        <w:footnoteRef/>
      </w:r>
      <w:r>
        <w:t xml:space="preserve"> Or “christs”</w:t>
      </w:r>
    </w:p>
  </w:footnote>
  <w:footnote w:id="887">
    <w:p w14:paraId="75E4F1BF" w14:textId="77777777" w:rsidR="004942E9" w:rsidRDefault="004942E9" w:rsidP="00A7333E">
      <w:pPr>
        <w:pStyle w:val="footnote"/>
      </w:pPr>
      <w:r>
        <w:rPr>
          <w:rStyle w:val="FootnoteReference"/>
        </w:rPr>
        <w:footnoteRef/>
      </w:r>
      <w:r>
        <w:t xml:space="preserve"> Or “workers of iniquity”</w:t>
      </w:r>
    </w:p>
  </w:footnote>
  <w:footnote w:id="888">
    <w:p w14:paraId="6B1B283E" w14:textId="77777777" w:rsidR="004942E9" w:rsidRDefault="004942E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4942E9" w:rsidRDefault="004942E9" w:rsidP="00A7333E">
      <w:pPr>
        <w:pStyle w:val="footnote"/>
      </w:pPr>
      <w:r>
        <w:rPr>
          <w:rStyle w:val="FootnoteReference"/>
        </w:rPr>
        <w:footnoteRef/>
      </w:r>
      <w:r>
        <w:t xml:space="preserve"> or “blessing”</w:t>
      </w:r>
    </w:p>
  </w:footnote>
  <w:footnote w:id="890">
    <w:p w14:paraId="39CDECB8" w14:textId="77777777" w:rsidR="004942E9" w:rsidRDefault="004942E9" w:rsidP="00A7333E">
      <w:pPr>
        <w:pStyle w:val="footnote"/>
      </w:pPr>
      <w:r>
        <w:rPr>
          <w:rStyle w:val="FootnoteReference"/>
        </w:rPr>
        <w:footnoteRef/>
      </w:r>
      <w:r>
        <w:t xml:space="preserve"> Or “Thy holy Name we do utter”</w:t>
      </w:r>
    </w:p>
  </w:footnote>
  <w:footnote w:id="891">
    <w:p w14:paraId="2BFF308D" w14:textId="77777777" w:rsidR="004942E9" w:rsidRDefault="004942E9" w:rsidP="00A7333E">
      <w:pPr>
        <w:pStyle w:val="footnote"/>
      </w:pPr>
      <w:r>
        <w:rPr>
          <w:rStyle w:val="FootnoteReference"/>
        </w:rPr>
        <w:footnoteRef/>
      </w:r>
      <w:r>
        <w:t xml:space="preserve"> Or “May it be so, Lord!”</w:t>
      </w:r>
    </w:p>
  </w:footnote>
  <w:footnote w:id="892">
    <w:p w14:paraId="7211B02A" w14:textId="77777777" w:rsidR="004942E9" w:rsidRDefault="004942E9" w:rsidP="008A378B">
      <w:pPr>
        <w:pStyle w:val="footnote"/>
      </w:pPr>
      <w:r>
        <w:rPr>
          <w:rStyle w:val="FootnoteReference"/>
        </w:rPr>
        <w:footnoteRef/>
      </w:r>
      <w:r>
        <w:t xml:space="preserve"> Or “thankfully confess You with praise”</w:t>
      </w:r>
    </w:p>
  </w:footnote>
  <w:footnote w:id="893">
    <w:p w14:paraId="693B122B" w14:textId="28D696D4" w:rsidR="004942E9" w:rsidRDefault="004942E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4942E9" w:rsidRDefault="004942E9" w:rsidP="00A7333E">
      <w:pPr>
        <w:pStyle w:val="footnote"/>
      </w:pPr>
      <w:r>
        <w:rPr>
          <w:rStyle w:val="FootnoteReference"/>
        </w:rPr>
        <w:footnoteRef/>
      </w:r>
      <w:r>
        <w:t xml:space="preserve"> Latria</w:t>
      </w:r>
    </w:p>
  </w:footnote>
  <w:footnote w:id="895">
    <w:p w14:paraId="6A1BE515" w14:textId="5E13A526" w:rsidR="004942E9" w:rsidRDefault="004942E9" w:rsidP="00426715">
      <w:pPr>
        <w:pStyle w:val="footnote"/>
      </w:pPr>
      <w:r>
        <w:rPr>
          <w:rStyle w:val="FootnoteReference"/>
        </w:rPr>
        <w:footnoteRef/>
      </w:r>
      <w:r>
        <w:t xml:space="preserve"> Or, “Sing a hymn to Him, and exalt Him beyond measure unto the ages.”</w:t>
      </w:r>
    </w:p>
  </w:footnote>
  <w:footnote w:id="896">
    <w:p w14:paraId="68D0AB21" w14:textId="61EA66CA" w:rsidR="004942E9" w:rsidRDefault="004942E9" w:rsidP="00426715">
      <w:pPr>
        <w:pStyle w:val="footnote"/>
      </w:pPr>
      <w:r>
        <w:rPr>
          <w:rStyle w:val="FootnoteReference"/>
        </w:rPr>
        <w:footnoteRef/>
      </w:r>
      <w:r>
        <w:t xml:space="preserve"> This verse is lacking in the Greek.</w:t>
      </w:r>
    </w:p>
  </w:footnote>
  <w:footnote w:id="897">
    <w:p w14:paraId="26544D11" w14:textId="10502CC8" w:rsidR="004942E9" w:rsidRDefault="004942E9"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4942E9" w:rsidRDefault="004942E9" w:rsidP="007757C9">
      <w:pPr>
        <w:pStyle w:val="footnote"/>
      </w:pPr>
      <w:r>
        <w:rPr>
          <w:rStyle w:val="FootnoteReference"/>
        </w:rPr>
        <w:footnoteRef/>
      </w:r>
      <w:r>
        <w:t xml:space="preserve"> Greek has “sea-monsters”</w:t>
      </w:r>
    </w:p>
  </w:footnote>
  <w:footnote w:id="899">
    <w:p w14:paraId="0ECD7B50" w14:textId="7593729A" w:rsidR="004942E9" w:rsidRDefault="004942E9" w:rsidP="007757C9">
      <w:pPr>
        <w:pStyle w:val="footnote"/>
      </w:pPr>
      <w:r>
        <w:rPr>
          <w:rStyle w:val="FootnoteReference"/>
        </w:rPr>
        <w:footnoteRef/>
      </w:r>
      <w:r>
        <w:t xml:space="preserve"> [] not found in Gk.</w:t>
      </w:r>
    </w:p>
  </w:footnote>
  <w:footnote w:id="900">
    <w:p w14:paraId="0A00818E" w14:textId="6F9A1D3E" w:rsidR="004942E9" w:rsidRDefault="004942E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4942E9" w:rsidRDefault="004942E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4942E9" w:rsidRDefault="004942E9" w:rsidP="003758F4">
      <w:pPr>
        <w:pStyle w:val="footnote"/>
      </w:pPr>
      <w:r>
        <w:rPr>
          <w:rStyle w:val="FootnoteReference"/>
        </w:rPr>
        <w:footnoteRef/>
      </w:r>
      <w:r>
        <w:t xml:space="preserve"> Or, “Sing a hymn to Him, and exalt Him beyond measure unto the ages.”</w:t>
      </w:r>
    </w:p>
  </w:footnote>
  <w:footnote w:id="903">
    <w:p w14:paraId="3AF01027" w14:textId="77777777" w:rsidR="004942E9" w:rsidRDefault="004942E9"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4942E9" w:rsidRDefault="004942E9" w:rsidP="003758F4">
      <w:pPr>
        <w:pStyle w:val="footnote"/>
      </w:pPr>
      <w:r>
        <w:rPr>
          <w:rStyle w:val="FootnoteReference"/>
        </w:rPr>
        <w:footnoteRef/>
      </w:r>
      <w:r>
        <w:t xml:space="preserve"> [] not found in Gk.</w:t>
      </w:r>
    </w:p>
  </w:footnote>
  <w:footnote w:id="905">
    <w:p w14:paraId="3D357C32" w14:textId="77777777" w:rsidR="004942E9" w:rsidRDefault="004942E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4942E9" w:rsidRPr="00FD7CBF" w:rsidRDefault="004942E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4942E9" w:rsidRPr="00FD7CBF" w:rsidRDefault="004942E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4942E9" w:rsidRDefault="004942E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4942E9" w:rsidRDefault="004942E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4942E9" w:rsidRPr="008D5F3D" w:rsidRDefault="004942E9" w:rsidP="008D5F3D">
      <w:pPr>
        <w:pStyle w:val="footnote"/>
      </w:pPr>
      <w:r>
        <w:rPr>
          <w:rStyle w:val="FootnoteReference"/>
        </w:rPr>
        <w:footnoteRef/>
      </w:r>
      <w:r>
        <w:t xml:space="preserve"> [JS] Greek has “stars and light,” while Coptic has “stars of light”</w:t>
      </w:r>
    </w:p>
  </w:footnote>
  <w:footnote w:id="911">
    <w:p w14:paraId="6888EF75" w14:textId="7291EAAC" w:rsidR="004942E9" w:rsidRDefault="004942E9" w:rsidP="00A17656">
      <w:pPr>
        <w:pStyle w:val="footnote"/>
      </w:pPr>
      <w:r>
        <w:rPr>
          <w:rStyle w:val="FootnoteReference"/>
        </w:rPr>
        <w:footnoteRef/>
      </w:r>
      <w:r>
        <w:t xml:space="preserve"> [JS] Gk has “confession/praise of Him is in the earth and heaven”</w:t>
      </w:r>
    </w:p>
  </w:footnote>
  <w:footnote w:id="912">
    <w:p w14:paraId="0C9270F2" w14:textId="14BEF321" w:rsidR="004942E9" w:rsidRDefault="004942E9" w:rsidP="00A17656">
      <w:pPr>
        <w:pStyle w:val="footnote"/>
      </w:pPr>
      <w:r>
        <w:rPr>
          <w:rStyle w:val="FootnoteReference"/>
        </w:rPr>
        <w:footnoteRef/>
      </w:r>
      <w:r>
        <w:t xml:space="preserve"> [JS] literally, “And He will exalt the horn of His people”</w:t>
      </w:r>
    </w:p>
  </w:footnote>
  <w:footnote w:id="913">
    <w:p w14:paraId="2890F7AF" w14:textId="127DC52C" w:rsidR="004942E9" w:rsidRDefault="004942E9"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4942E9" w:rsidRDefault="004942E9" w:rsidP="00680B91">
      <w:pPr>
        <w:pStyle w:val="footnote"/>
      </w:pPr>
      <w:r>
        <w:rPr>
          <w:rStyle w:val="FootnoteReference"/>
        </w:rPr>
        <w:footnoteRef/>
      </w:r>
      <w:r>
        <w:t xml:space="preserve"> Latria</w:t>
      </w:r>
    </w:p>
  </w:footnote>
  <w:footnote w:id="915">
    <w:p w14:paraId="690DC348" w14:textId="77777777" w:rsidR="004942E9" w:rsidRDefault="004942E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4942E9" w:rsidRDefault="004942E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4942E9" w:rsidRDefault="004942E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4942E9" w:rsidRDefault="004942E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4942E9" w:rsidRDefault="004942E9" w:rsidP="00E60591">
      <w:pPr>
        <w:pStyle w:val="footnote"/>
      </w:pPr>
      <w:r>
        <w:rPr>
          <w:rStyle w:val="FootnoteReference"/>
        </w:rPr>
        <w:footnoteRef/>
      </w:r>
      <w:r>
        <w:t xml:space="preserve"> Fr. Athanasius has “My soul shall make her boast in the Lord”</w:t>
      </w:r>
    </w:p>
  </w:footnote>
  <w:footnote w:id="920">
    <w:p w14:paraId="71668483" w14:textId="77777777" w:rsidR="004942E9" w:rsidRDefault="004942E9" w:rsidP="00E60591">
      <w:pPr>
        <w:pStyle w:val="footnote"/>
      </w:pPr>
      <w:r>
        <w:rPr>
          <w:rStyle w:val="FootnoteReference"/>
        </w:rPr>
        <w:footnoteRef/>
      </w:r>
      <w:r>
        <w:t xml:space="preserve"> 2 Sam. 6:2 (LXX).</w:t>
      </w:r>
    </w:p>
  </w:footnote>
  <w:footnote w:id="921">
    <w:p w14:paraId="04F68D8E" w14:textId="77777777" w:rsidR="004942E9" w:rsidRDefault="004942E9" w:rsidP="00E60591">
      <w:pPr>
        <w:pStyle w:val="footnote"/>
      </w:pPr>
      <w:r>
        <w:rPr>
          <w:rStyle w:val="FootnoteReference"/>
        </w:rPr>
        <w:footnoteRef/>
      </w:r>
      <w:r>
        <w:t xml:space="preserve"> [JS] or “appear” or “reveal Yourself”</w:t>
      </w:r>
    </w:p>
  </w:footnote>
  <w:footnote w:id="922">
    <w:p w14:paraId="01A143A7" w14:textId="77777777" w:rsidR="004942E9" w:rsidRDefault="004942E9" w:rsidP="00E60591">
      <w:pPr>
        <w:pStyle w:val="footnote"/>
      </w:pPr>
      <w:r>
        <w:rPr>
          <w:rStyle w:val="FootnoteReference"/>
        </w:rPr>
        <w:footnoteRef/>
      </w:r>
      <w:r>
        <w:t xml:space="preserve"> [JS] or “reveal Your face”.</w:t>
      </w:r>
    </w:p>
  </w:footnote>
  <w:footnote w:id="923">
    <w:p w14:paraId="22AD0096" w14:textId="77777777" w:rsidR="004942E9" w:rsidRPr="004A3E27" w:rsidRDefault="004942E9"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4942E9" w:rsidRDefault="004942E9" w:rsidP="00E60591">
      <w:pPr>
        <w:pStyle w:val="footnote"/>
      </w:pPr>
      <w:r>
        <w:rPr>
          <w:rStyle w:val="FootnoteReference"/>
        </w:rPr>
        <w:footnoteRef/>
      </w:r>
      <w:r>
        <w:t xml:space="preserve"> [JS] literally “do obeisance”, i.e. “bow down to”</w:t>
      </w:r>
    </w:p>
  </w:footnote>
  <w:footnote w:id="925">
    <w:p w14:paraId="2630F597" w14:textId="77777777" w:rsidR="004942E9" w:rsidRPr="004A3E27" w:rsidRDefault="004942E9"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4942E9" w:rsidRDefault="004942E9" w:rsidP="00E60591">
      <w:pPr>
        <w:pStyle w:val="footnote"/>
      </w:pPr>
      <w:r>
        <w:rPr>
          <w:rStyle w:val="FootnoteReference"/>
        </w:rPr>
        <w:footnoteRef/>
      </w:r>
      <w:r>
        <w:t xml:space="preserve"> [JS] or “beautifully situated”</w:t>
      </w:r>
    </w:p>
  </w:footnote>
  <w:footnote w:id="927">
    <w:p w14:paraId="270252A4" w14:textId="77777777" w:rsidR="004942E9" w:rsidRPr="004A3E27" w:rsidRDefault="004942E9"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4942E9" w:rsidRDefault="004942E9"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4942E9" w:rsidRDefault="004942E9" w:rsidP="00E60591">
      <w:pPr>
        <w:pStyle w:val="footnote"/>
      </w:pPr>
      <w:r>
        <w:rPr>
          <w:rStyle w:val="FootnoteReference"/>
        </w:rPr>
        <w:footnoteRef/>
      </w:r>
      <w:r>
        <w:t xml:space="preserve"> [JS] or “Mother Zion will say,”</w:t>
      </w:r>
    </w:p>
  </w:footnote>
  <w:footnote w:id="930">
    <w:p w14:paraId="33656AE4" w14:textId="77777777" w:rsidR="004942E9" w:rsidRDefault="004942E9" w:rsidP="00E60591">
      <w:pPr>
        <w:pStyle w:val="footnote"/>
      </w:pPr>
      <w:r>
        <w:rPr>
          <w:rStyle w:val="FootnoteReference"/>
        </w:rPr>
        <w:footnoteRef/>
      </w:r>
      <w:r>
        <w:t xml:space="preserve"> [JS] Coptic has, “that a man and a man dwelt in her”</w:t>
      </w:r>
    </w:p>
  </w:footnote>
  <w:footnote w:id="931">
    <w:p w14:paraId="54C279A1" w14:textId="77777777" w:rsidR="004942E9" w:rsidRDefault="004942E9" w:rsidP="00E60591">
      <w:pPr>
        <w:pStyle w:val="footnote"/>
      </w:pPr>
      <w:r>
        <w:rPr>
          <w:rStyle w:val="FootnoteReference"/>
        </w:rPr>
        <w:footnoteRef/>
      </w:r>
      <w:r>
        <w:t xml:space="preserve"> [JS] or “messengers”</w:t>
      </w:r>
    </w:p>
  </w:footnote>
  <w:footnote w:id="932">
    <w:p w14:paraId="43C0F64C" w14:textId="77777777" w:rsidR="004942E9" w:rsidRDefault="004942E9" w:rsidP="00E60591">
      <w:pPr>
        <w:pStyle w:val="footnote"/>
      </w:pPr>
      <w:r>
        <w:rPr>
          <w:rStyle w:val="FootnoteReference"/>
        </w:rPr>
        <w:footnoteRef/>
      </w:r>
      <w:r>
        <w:t xml:space="preserve"> [JS] Fr. Lazarus has “servants”</w:t>
      </w:r>
    </w:p>
  </w:footnote>
  <w:footnote w:id="933">
    <w:p w14:paraId="5CB58F29" w14:textId="77777777" w:rsidR="004942E9" w:rsidRDefault="004942E9" w:rsidP="00E60591">
      <w:pPr>
        <w:pStyle w:val="footnote"/>
      </w:pPr>
      <w:r>
        <w:rPr>
          <w:rStyle w:val="FootnoteReference"/>
        </w:rPr>
        <w:footnoteRef/>
      </w:r>
      <w:r>
        <w:t xml:space="preserve"> Heb. 1:7; Ezek. 1:14; 2 Esdras 8:22.</w:t>
      </w:r>
    </w:p>
  </w:footnote>
  <w:footnote w:id="934">
    <w:p w14:paraId="3C41F1A9" w14:textId="77777777" w:rsidR="004942E9" w:rsidRDefault="004942E9" w:rsidP="00E60591">
      <w:pPr>
        <w:pStyle w:val="footnote"/>
      </w:pPr>
      <w:r>
        <w:rPr>
          <w:rStyle w:val="FootnoteReference"/>
        </w:rPr>
        <w:footnoteRef/>
      </w:r>
      <w:r>
        <w:t xml:space="preserve"> [JS] or “makes the clouds His chariot”</w:t>
      </w:r>
    </w:p>
  </w:footnote>
  <w:footnote w:id="935">
    <w:p w14:paraId="48E0AB19" w14:textId="77777777" w:rsidR="004942E9" w:rsidRDefault="004942E9"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4942E9" w:rsidRDefault="004942E9" w:rsidP="00E60591">
      <w:pPr>
        <w:pStyle w:val="footnote"/>
      </w:pPr>
      <w:r>
        <w:rPr>
          <w:rStyle w:val="FootnoteReference"/>
        </w:rPr>
        <w:footnoteRef/>
      </w:r>
      <w:r>
        <w:t xml:space="preserve"> [JS] lit. day to day</w:t>
      </w:r>
    </w:p>
  </w:footnote>
  <w:footnote w:id="937">
    <w:p w14:paraId="12F98413" w14:textId="77777777" w:rsidR="004942E9" w:rsidRPr="004A3E27" w:rsidRDefault="004942E9" w:rsidP="00E60591">
      <w:pPr>
        <w:pStyle w:val="footnote"/>
      </w:pPr>
      <w:r w:rsidRPr="004A3E27">
        <w:rPr>
          <w:rStyle w:val="FootnoteReference"/>
        </w:rPr>
        <w:footnoteRef/>
      </w:r>
      <w:r w:rsidRPr="004A3E27">
        <w:t xml:space="preserve"> Luke 4:32.</w:t>
      </w:r>
    </w:p>
  </w:footnote>
  <w:footnote w:id="938">
    <w:p w14:paraId="094C75E4" w14:textId="77777777" w:rsidR="004942E9" w:rsidRDefault="004942E9" w:rsidP="00E60591">
      <w:pPr>
        <w:pStyle w:val="footnote"/>
      </w:pPr>
      <w:r>
        <w:rPr>
          <w:rStyle w:val="FootnoteReference"/>
        </w:rPr>
        <w:footnoteRef/>
      </w:r>
      <w:r>
        <w:t xml:space="preserve"> [JS] or “give thanks to”. “Thankfully confess with praise”</w:t>
      </w:r>
    </w:p>
  </w:footnote>
  <w:footnote w:id="939">
    <w:p w14:paraId="55536D04" w14:textId="77777777" w:rsidR="004942E9" w:rsidRDefault="004942E9" w:rsidP="00E60591">
      <w:pPr>
        <w:pStyle w:val="footnote"/>
      </w:pPr>
      <w:r>
        <w:rPr>
          <w:rStyle w:val="FootnoteReference"/>
        </w:rPr>
        <w:footnoteRef/>
      </w:r>
      <w:r>
        <w:t xml:space="preserve"> [JS] literally, “holy ones.”</w:t>
      </w:r>
    </w:p>
  </w:footnote>
  <w:footnote w:id="940">
    <w:p w14:paraId="7C8A0D56" w14:textId="77777777" w:rsidR="004942E9" w:rsidRDefault="004942E9"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4942E9" w:rsidRDefault="004942E9" w:rsidP="00E60591">
      <w:pPr>
        <w:pStyle w:val="footnote"/>
      </w:pPr>
      <w:r>
        <w:rPr>
          <w:rStyle w:val="FootnoteReference"/>
        </w:rPr>
        <w:footnoteRef/>
      </w:r>
      <w:r>
        <w:t xml:space="preserve"> [JS] litearlly, “slave”.</w:t>
      </w:r>
    </w:p>
  </w:footnote>
  <w:footnote w:id="942">
    <w:p w14:paraId="341A5D3B" w14:textId="77777777" w:rsidR="004942E9" w:rsidRPr="004A3E27" w:rsidRDefault="004942E9"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4942E9" w:rsidRDefault="004942E9"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4942E9" w:rsidRDefault="004942E9"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4942E9" w:rsidRDefault="004942E9"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4942E9" w:rsidRDefault="004942E9" w:rsidP="00E60591">
      <w:pPr>
        <w:pStyle w:val="footnote"/>
      </w:pPr>
      <w:r>
        <w:rPr>
          <w:rStyle w:val="FootnoteReference"/>
        </w:rPr>
        <w:footnoteRef/>
      </w:r>
      <w:r>
        <w:t xml:space="preserve"> [JS] or, “boast”</w:t>
      </w:r>
    </w:p>
  </w:footnote>
  <w:footnote w:id="947">
    <w:p w14:paraId="5CB3133E" w14:textId="77777777" w:rsidR="004942E9" w:rsidRPr="004A3E27" w:rsidRDefault="004942E9"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4942E9" w:rsidRDefault="004942E9" w:rsidP="00E60591">
      <w:pPr>
        <w:pStyle w:val="footnote"/>
      </w:pPr>
      <w:r>
        <w:rPr>
          <w:rStyle w:val="FootnoteReference"/>
        </w:rPr>
        <w:footnoteRef/>
      </w:r>
      <w:r>
        <w:t xml:space="preserve"> [JS] Fr. Lazarus renders “repent” as “change His mind”</w:t>
      </w:r>
    </w:p>
  </w:footnote>
  <w:footnote w:id="949">
    <w:p w14:paraId="673E3386" w14:textId="77777777" w:rsidR="004942E9" w:rsidRDefault="004942E9" w:rsidP="00E60591">
      <w:pPr>
        <w:pStyle w:val="footnote"/>
      </w:pPr>
      <w:r>
        <w:rPr>
          <w:rStyle w:val="FootnoteReference"/>
        </w:rPr>
        <w:footnoteRef/>
      </w:r>
      <w:r>
        <w:t xml:space="preserve"> Heb. 7:21.</w:t>
      </w:r>
    </w:p>
  </w:footnote>
  <w:footnote w:id="950">
    <w:p w14:paraId="584B7EF5" w14:textId="77777777" w:rsidR="004942E9" w:rsidRPr="004A3E27" w:rsidRDefault="004942E9"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4942E9" w:rsidRPr="004A3E27" w:rsidRDefault="004942E9"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4942E9" w:rsidRDefault="004942E9"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4942E9" w:rsidRDefault="004942E9" w:rsidP="00E60591">
      <w:pPr>
        <w:pStyle w:val="footnote"/>
      </w:pPr>
      <w:r>
        <w:rPr>
          <w:rStyle w:val="FootnoteReference"/>
        </w:rPr>
        <w:footnoteRef/>
      </w:r>
      <w:r>
        <w:t xml:space="preserve"> This column is the version abridged by Fr. Athanasius Iskander.</w:t>
      </w:r>
    </w:p>
  </w:footnote>
  <w:footnote w:id="954">
    <w:p w14:paraId="4081C3EC" w14:textId="77777777" w:rsidR="004942E9" w:rsidRDefault="004942E9"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4942E9" w:rsidRDefault="004942E9"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4942E9" w:rsidRDefault="004942E9"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4942E9" w:rsidRDefault="004942E9"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4942E9" w:rsidRDefault="004942E9"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4942E9" w:rsidRDefault="004942E9" w:rsidP="00E60591">
      <w:pPr>
        <w:pStyle w:val="footnote"/>
      </w:pPr>
      <w:r>
        <w:rPr>
          <w:rStyle w:val="FootnoteReference"/>
        </w:rPr>
        <w:footnoteRef/>
      </w:r>
      <w:r>
        <w:t xml:space="preserve"> Meaning of “o-ti eros tattis etenhoot” unclear.</w:t>
      </w:r>
    </w:p>
  </w:footnote>
  <w:footnote w:id="960">
    <w:p w14:paraId="1FAA9981" w14:textId="77777777" w:rsidR="004942E9" w:rsidRDefault="004942E9" w:rsidP="00E60591">
      <w:pPr>
        <w:pStyle w:val="footnote"/>
      </w:pPr>
      <w:r>
        <w:rPr>
          <w:rStyle w:val="FootnoteReference"/>
        </w:rPr>
        <w:footnoteRef/>
      </w:r>
      <w:r>
        <w:t xml:space="preserve"> Coptic has “El”, but that would be somewhat obscure in English.</w:t>
      </w:r>
    </w:p>
  </w:footnote>
  <w:footnote w:id="961">
    <w:p w14:paraId="6ECFB0E5" w14:textId="77777777" w:rsidR="004942E9" w:rsidRDefault="004942E9" w:rsidP="00E60591">
      <w:pPr>
        <w:pStyle w:val="footnote"/>
      </w:pPr>
      <w:r>
        <w:rPr>
          <w:rStyle w:val="FootnoteReference"/>
        </w:rPr>
        <w:footnoteRef/>
      </w:r>
      <w:r>
        <w:t xml:space="preserve"> Perhaps His order as Highpriest, after the order of Melchizedek.</w:t>
      </w:r>
    </w:p>
  </w:footnote>
  <w:footnote w:id="962">
    <w:p w14:paraId="3DC9334B" w14:textId="77777777" w:rsidR="004942E9" w:rsidRDefault="004942E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4942E9" w:rsidRPr="00260CA9" w:rsidRDefault="004942E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4942E9" w:rsidRPr="00FD7CBF" w:rsidRDefault="004942E9"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4942E9" w:rsidRDefault="004942E9"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4942E9" w:rsidRDefault="004942E9" w:rsidP="00B62960">
      <w:pPr>
        <w:pStyle w:val="footnote"/>
      </w:pPr>
      <w:r>
        <w:rPr>
          <w:rStyle w:val="FootnoteReference"/>
        </w:rPr>
        <w:footnoteRef/>
      </w:r>
      <w:r>
        <w:t xml:space="preserve"> “brethren”, because said by a deacon.</w:t>
      </w:r>
    </w:p>
  </w:footnote>
  <w:footnote w:id="967">
    <w:p w14:paraId="620F336B" w14:textId="77777777" w:rsidR="004942E9" w:rsidRDefault="004942E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4942E9" w:rsidRDefault="004942E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4942E9" w:rsidRDefault="004942E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4942E9" w:rsidRDefault="004942E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4942E9" w:rsidRPr="00B021F8" w:rsidRDefault="004942E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4942E9" w:rsidRDefault="004942E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4942E9" w:rsidRDefault="004942E9" w:rsidP="00E83105">
      <w:pPr>
        <w:pStyle w:val="footnote"/>
      </w:pPr>
      <w:r>
        <w:rPr>
          <w:rStyle w:val="FootnoteReference"/>
        </w:rPr>
        <w:footnoteRef/>
      </w:r>
      <w:r>
        <w:t xml:space="preserve"> Some translations replace “Barbarians” with “those who desire war”</w:t>
      </w:r>
    </w:p>
  </w:footnote>
  <w:footnote w:id="974">
    <w:p w14:paraId="6BD2B85F" w14:textId="3AA00754" w:rsidR="004942E9" w:rsidRDefault="004942E9" w:rsidP="00B02DD7">
      <w:pPr>
        <w:pStyle w:val="footnote"/>
      </w:pPr>
      <w:r>
        <w:rPr>
          <w:rStyle w:val="FootnoteReference"/>
        </w:rPr>
        <w:footnoteRef/>
      </w:r>
      <w:r>
        <w:t xml:space="preserve"> Or “assemblies,” i.e. not a group of people, but an action.</w:t>
      </w:r>
    </w:p>
  </w:footnote>
  <w:footnote w:id="975">
    <w:p w14:paraId="69447F9F" w14:textId="7CAFAA2C" w:rsidR="004942E9" w:rsidRDefault="004942E9" w:rsidP="00B02DD7">
      <w:pPr>
        <w:pStyle w:val="footnote"/>
      </w:pPr>
      <w:r>
        <w:rPr>
          <w:rStyle w:val="FootnoteReference"/>
        </w:rPr>
        <w:footnoteRef/>
      </w:r>
      <w:r>
        <w:t xml:space="preserve"> Literally, “raise the horn”</w:t>
      </w:r>
    </w:p>
  </w:footnote>
  <w:footnote w:id="976">
    <w:p w14:paraId="1C38F898" w14:textId="533A4129" w:rsidR="004942E9" w:rsidRPr="00FD7CBF" w:rsidRDefault="004942E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4942E9" w:rsidRDefault="004942E9">
      <w:pPr>
        <w:pStyle w:val="FootnoteText"/>
      </w:pPr>
      <w:r>
        <w:rPr>
          <w:rStyle w:val="FootnoteReference"/>
        </w:rPr>
        <w:footnoteRef/>
      </w:r>
      <w:r>
        <w:t xml:space="preserve"> Acts 7:60</w:t>
      </w:r>
    </w:p>
  </w:footnote>
  <w:footnote w:id="978">
    <w:p w14:paraId="66841CA4" w14:textId="77777777" w:rsidR="004942E9" w:rsidRDefault="004942E9"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4942E9" w:rsidRDefault="004942E9"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4942E9" w:rsidRDefault="004942E9">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4942E9" w:rsidRDefault="004942E9">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4942E9" w:rsidRDefault="004942E9">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4942E9" w:rsidRDefault="004942E9">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4942E9" w:rsidRDefault="004942E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4942E9" w:rsidRDefault="004942E9" w:rsidP="00AA0D73">
      <w:pPr>
        <w:pStyle w:val="footnote"/>
      </w:pPr>
      <w:r>
        <w:rPr>
          <w:rStyle w:val="FootnoteReference"/>
        </w:rPr>
        <w:footnoteRef/>
      </w:r>
      <w:r>
        <w:t xml:space="preserve"> Composed in 2017 A.D. based on the Byzantine Troparion.</w:t>
      </w:r>
    </w:p>
  </w:footnote>
  <w:footnote w:id="986">
    <w:p w14:paraId="4ACBECBD" w14:textId="77777777" w:rsidR="004942E9" w:rsidRDefault="004942E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7">
    <w:p w14:paraId="0C45F6F7" w14:textId="77777777" w:rsidR="004942E9" w:rsidRDefault="004942E9" w:rsidP="00C0205C">
      <w:pPr>
        <w:pStyle w:val="footnote"/>
      </w:pPr>
      <w:r>
        <w:rPr>
          <w:rStyle w:val="FootnoteReference"/>
          <w:rFonts w:eastAsiaTheme="majorEastAsia"/>
        </w:rPr>
        <w:footnoteRef/>
      </w:r>
      <w:r>
        <w:t xml:space="preserve"> Ps 72:10</w:t>
      </w:r>
    </w:p>
  </w:footnote>
  <w:footnote w:id="988">
    <w:p w14:paraId="73200F36" w14:textId="77777777" w:rsidR="004942E9" w:rsidRDefault="004942E9">
      <w:pPr>
        <w:pStyle w:val="FootnoteText"/>
      </w:pPr>
      <w:r>
        <w:rPr>
          <w:rStyle w:val="FootnoteReference"/>
        </w:rPr>
        <w:footnoteRef/>
      </w:r>
      <w:r>
        <w:t xml:space="preserve"> Pope Dioscorus can but substituted here to use this doxology on his feast.</w:t>
      </w:r>
    </w:p>
  </w:footnote>
  <w:footnote w:id="989">
    <w:p w14:paraId="6EE19208" w14:textId="77777777" w:rsidR="004942E9" w:rsidRDefault="004942E9" w:rsidP="008B74E6">
      <w:pPr>
        <w:pStyle w:val="footnote"/>
      </w:pPr>
      <w:r>
        <w:rPr>
          <w:rStyle w:val="FootnoteReference"/>
        </w:rPr>
        <w:footnoteRef/>
      </w:r>
      <w:r>
        <w:t xml:space="preserve"> Taken from Byzantine rite hymns in 2016.</w:t>
      </w:r>
    </w:p>
  </w:footnote>
  <w:footnote w:id="990">
    <w:p w14:paraId="10C81BCA" w14:textId="32EF878B" w:rsidR="004942E9" w:rsidRDefault="004942E9" w:rsidP="008B74E6">
      <w:pPr>
        <w:pStyle w:val="footnote"/>
      </w:pPr>
      <w:r>
        <w:rPr>
          <w:rStyle w:val="FootnoteReference"/>
        </w:rPr>
        <w:footnoteRef/>
      </w:r>
      <w:r>
        <w:t xml:space="preserve"> Taken from Byzantine rite hymns in 2016.</w:t>
      </w:r>
    </w:p>
  </w:footnote>
  <w:footnote w:id="991">
    <w:p w14:paraId="2FF46E46" w14:textId="77777777" w:rsidR="004942E9" w:rsidRDefault="004942E9" w:rsidP="003D4209">
      <w:pPr>
        <w:pStyle w:val="footnote"/>
      </w:pPr>
      <w:r>
        <w:rPr>
          <w:rStyle w:val="FootnoteReference"/>
        </w:rPr>
        <w:footnoteRef/>
      </w:r>
      <w:r>
        <w:t xml:space="preserve"> Dan 12:3</w:t>
      </w:r>
    </w:p>
  </w:footnote>
  <w:footnote w:id="992">
    <w:p w14:paraId="4F373D62" w14:textId="77777777" w:rsidR="004942E9" w:rsidRDefault="004942E9" w:rsidP="003D4209">
      <w:pPr>
        <w:pStyle w:val="footnote"/>
      </w:pPr>
      <w:r>
        <w:rPr>
          <w:rStyle w:val="FootnoteReference"/>
        </w:rPr>
        <w:footnoteRef/>
      </w:r>
      <w:r>
        <w:t xml:space="preserve"> The Scetis Valley in Egypt, from which the word “ascetic” comes. Sheheet means “measure of the heart.”</w:t>
      </w:r>
    </w:p>
  </w:footnote>
  <w:footnote w:id="993">
    <w:p w14:paraId="153ABD29" w14:textId="77777777" w:rsidR="004942E9" w:rsidRDefault="004942E9" w:rsidP="003D4209">
      <w:pPr>
        <w:pStyle w:val="footnote"/>
      </w:pPr>
      <w:r>
        <w:rPr>
          <w:rStyle w:val="FootnoteReference"/>
        </w:rPr>
        <w:footnoteRef/>
      </w:r>
      <w:r>
        <w:t xml:space="preserve"> Cf Lk 22:30, Mt</w:t>
      </w:r>
      <w:r w:rsidRPr="003D4209">
        <w:rPr>
          <w:rStyle w:val="footnoteChar"/>
        </w:rPr>
        <w:t xml:space="preserve"> </w:t>
      </w:r>
      <w:r>
        <w:t>19:20</w:t>
      </w:r>
    </w:p>
  </w:footnote>
  <w:footnote w:id="994">
    <w:p w14:paraId="0977783C" w14:textId="77777777" w:rsidR="004942E9" w:rsidRDefault="004942E9">
      <w:pPr>
        <w:pStyle w:val="FootnoteText"/>
      </w:pPr>
      <w:r>
        <w:rPr>
          <w:rStyle w:val="FootnoteReference"/>
        </w:rPr>
        <w:footnoteRef/>
      </w:r>
      <w:r>
        <w:t xml:space="preserve"> Rev 4:6</w:t>
      </w:r>
    </w:p>
  </w:footnote>
  <w:footnote w:id="995">
    <w:p w14:paraId="474C3AF6" w14:textId="77777777" w:rsidR="004942E9" w:rsidRDefault="004942E9" w:rsidP="00C14556">
      <w:pPr>
        <w:pStyle w:val="footnote"/>
        <w:rPr>
          <w:ins w:id="1365" w:author="Brett Slote" w:date="2011-07-19T15:43:00Z"/>
        </w:rPr>
      </w:pPr>
      <w:ins w:id="1366" w:author="Brett Slote" w:date="2011-07-19T15:43:00Z">
        <w:r>
          <w:rPr>
            <w:rStyle w:val="FootnoteReference"/>
          </w:rPr>
          <w:footnoteRef/>
        </w:r>
        <w:r>
          <w:t xml:space="preserve"> or supplications/intercessions</w:t>
        </w:r>
      </w:ins>
    </w:p>
  </w:footnote>
  <w:footnote w:id="996">
    <w:p w14:paraId="527ECCCD" w14:textId="77777777" w:rsidR="004942E9" w:rsidRDefault="004942E9">
      <w:pPr>
        <w:pStyle w:val="footnote"/>
        <w:rPr>
          <w:ins w:id="1367" w:author="Brett Slote" w:date="2011-07-19T15:43:00Z"/>
        </w:rPr>
        <w:pPrChange w:id="1368" w:author="Brett Slote" w:date="2011-07-21T19:56:00Z">
          <w:pPr>
            <w:pStyle w:val="FootnoteText"/>
          </w:pPr>
        </w:pPrChange>
      </w:pPr>
      <w:ins w:id="1369" w:author="Brett Slote" w:date="2011-07-19T15:43:00Z">
        <w:r>
          <w:rPr>
            <w:rStyle w:val="FootnoteReference"/>
          </w:rPr>
          <w:footnoteRef/>
        </w:r>
        <w:r>
          <w:t xml:space="preserve"> Joel 3:13 – but I’m trying to remember something that says “the harvest is full and the wheat plentiful”</w:t>
        </w:r>
      </w:ins>
    </w:p>
  </w:footnote>
  <w:footnote w:id="997">
    <w:p w14:paraId="6583C1B7" w14:textId="77777777" w:rsidR="004942E9" w:rsidRDefault="004942E9">
      <w:pPr>
        <w:pStyle w:val="footnote"/>
        <w:rPr>
          <w:ins w:id="1370" w:author="Brett Slote" w:date="2011-07-19T15:43:00Z"/>
          <w:rFonts w:ascii="Antonious" w:hAnsi="Antonious" w:cs="Antonious"/>
        </w:rPr>
        <w:pPrChange w:id="1371" w:author="Brett Slote" w:date="2011-07-21T19:56:00Z">
          <w:pPr>
            <w:widowControl w:val="0"/>
            <w:autoSpaceDE w:val="0"/>
            <w:autoSpaceDN w:val="0"/>
            <w:adjustRightInd w:val="0"/>
          </w:pPr>
        </w:pPrChange>
      </w:pPr>
      <w:ins w:id="137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98">
    <w:p w14:paraId="3A76C60E" w14:textId="214D0337" w:rsidR="004942E9" w:rsidRDefault="004942E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99">
    <w:p w14:paraId="0CF37F72" w14:textId="7D818E4C" w:rsidR="004942E9" w:rsidRDefault="004942E9" w:rsidP="00E64404">
      <w:pPr>
        <w:pStyle w:val="footnote"/>
      </w:pPr>
      <w:r>
        <w:rPr>
          <w:rStyle w:val="FootnoteReference"/>
        </w:rPr>
        <w:footnoteRef/>
      </w:r>
      <w:r>
        <w:t xml:space="preserve"> Modified into the style of a Coptic Doxology from the Byzantine Rite hymns in 2016. </w:t>
      </w:r>
    </w:p>
  </w:footnote>
  <w:footnote w:id="1000">
    <w:p w14:paraId="3B864A3D" w14:textId="77777777" w:rsidR="004942E9" w:rsidRDefault="004942E9" w:rsidP="00325E43">
      <w:pPr>
        <w:pStyle w:val="footnote"/>
      </w:pPr>
      <w:r>
        <w:rPr>
          <w:rStyle w:val="FootnoteReference"/>
        </w:rPr>
        <w:footnoteRef/>
      </w:r>
      <w:r>
        <w:t xml:space="preserve"> Modified into the style of a Coptic Doxology from the Byzantine Rite hymns in 2016. </w:t>
      </w:r>
    </w:p>
  </w:footnote>
  <w:footnote w:id="1001">
    <w:p w14:paraId="0AAB833E" w14:textId="77777777" w:rsidR="004942E9" w:rsidRDefault="004942E9" w:rsidP="00935F13">
      <w:pPr>
        <w:pStyle w:val="footnote"/>
      </w:pPr>
      <w:r>
        <w:rPr>
          <w:rStyle w:val="FootnoteReference"/>
        </w:rPr>
        <w:footnoteRef/>
      </w:r>
      <w:r>
        <w:t xml:space="preserve"> Rev 4:4</w:t>
      </w:r>
    </w:p>
  </w:footnote>
  <w:footnote w:id="1002">
    <w:p w14:paraId="70D69B5E" w14:textId="77777777" w:rsidR="004942E9" w:rsidRDefault="004942E9" w:rsidP="00935F13">
      <w:pPr>
        <w:pStyle w:val="footnote"/>
      </w:pPr>
      <w:r>
        <w:rPr>
          <w:rStyle w:val="FootnoteReference"/>
        </w:rPr>
        <w:footnoteRef/>
      </w:r>
      <w:r>
        <w:t xml:space="preserve"> Rev 5:8</w:t>
      </w:r>
    </w:p>
  </w:footnote>
  <w:footnote w:id="1003">
    <w:p w14:paraId="741347AD" w14:textId="77777777" w:rsidR="004942E9" w:rsidRDefault="004942E9">
      <w:pPr>
        <w:pStyle w:val="footnote"/>
        <w:rPr>
          <w:ins w:id="1405" w:author="Brett Slote" w:date="2011-07-19T18:33:00Z"/>
        </w:rPr>
        <w:pPrChange w:id="1406" w:author="Brett Slote" w:date="2011-07-21T19:58:00Z">
          <w:pPr>
            <w:pStyle w:val="FootnoteText"/>
          </w:pPr>
        </w:pPrChange>
      </w:pPr>
      <w:ins w:id="1407" w:author="Brett Slote" w:date="2011-07-19T18:33:00Z">
        <w:r w:rsidRPr="00C96A85">
          <w:rPr>
            <w:rStyle w:val="FootnoteReference"/>
            <w:vertAlign w:val="baseline"/>
          </w:rPr>
          <w:footnoteRef/>
        </w:r>
        <w:r w:rsidRPr="00C96A85">
          <w:t xml:space="preserve"> Ephesians 6:11</w:t>
        </w:r>
      </w:ins>
      <w:r>
        <w:t xml:space="preserve"> </w:t>
      </w:r>
      <w:ins w:id="1408" w:author="Brett Slote" w:date="2011-07-19T18:33:00Z">
        <w:r w:rsidRPr="00C96A85">
          <w:t>(Literally: “all the girding”)</w:t>
        </w:r>
      </w:ins>
    </w:p>
  </w:footnote>
  <w:footnote w:id="1004">
    <w:p w14:paraId="22B1B2A8" w14:textId="77777777" w:rsidR="004942E9" w:rsidRDefault="004942E9">
      <w:pPr>
        <w:pStyle w:val="footnote"/>
        <w:rPr>
          <w:ins w:id="1411" w:author="Brett Slote" w:date="2011-07-19T18:34:00Z"/>
        </w:rPr>
        <w:pPrChange w:id="1412" w:author="Brett Slote" w:date="2011-07-21T19:58:00Z">
          <w:pPr>
            <w:pStyle w:val="FootnoteText"/>
          </w:pPr>
        </w:pPrChange>
      </w:pPr>
      <w:ins w:id="1413" w:author="Brett Slote" w:date="2011-07-19T18:34:00Z">
        <w:r>
          <w:rPr>
            <w:rStyle w:val="FootnoteReference"/>
          </w:rPr>
          <w:footnoteRef/>
        </w:r>
        <w:r>
          <w:t xml:space="preserve"> Col 3:1</w:t>
        </w:r>
      </w:ins>
    </w:p>
  </w:footnote>
  <w:footnote w:id="1005">
    <w:p w14:paraId="2F80CBFF" w14:textId="77777777" w:rsidR="004942E9" w:rsidRDefault="004942E9" w:rsidP="00F4564C">
      <w:pPr>
        <w:pStyle w:val="footnote"/>
      </w:pPr>
      <w:r>
        <w:rPr>
          <w:rStyle w:val="FootnoteReference"/>
        </w:rPr>
        <w:footnoteRef/>
      </w:r>
      <w:r>
        <w:t xml:space="preserve"> Modified into the style of a Coptic Doxology from the Byzantine Rite hymns in 2016. </w:t>
      </w:r>
    </w:p>
  </w:footnote>
  <w:footnote w:id="1006">
    <w:p w14:paraId="0F21DE2B" w14:textId="77777777" w:rsidR="004942E9" w:rsidRDefault="004942E9" w:rsidP="00F4564C">
      <w:pPr>
        <w:pStyle w:val="footnote"/>
      </w:pPr>
      <w:r>
        <w:rPr>
          <w:rStyle w:val="FootnoteReference"/>
        </w:rPr>
        <w:footnoteRef/>
      </w:r>
      <w:r>
        <w:t xml:space="preserve"> Modified into the style of a Coptic Doxology from the Byzantine Rite hymns in 2016. </w:t>
      </w:r>
    </w:p>
  </w:footnote>
  <w:footnote w:id="1007">
    <w:p w14:paraId="26B5BB59" w14:textId="77777777" w:rsidR="004942E9" w:rsidRDefault="004942E9" w:rsidP="002A29E0">
      <w:pPr>
        <w:pStyle w:val="footnote"/>
      </w:pPr>
      <w:r>
        <w:rPr>
          <w:rStyle w:val="FootnoteReference"/>
        </w:rPr>
        <w:footnoteRef/>
      </w:r>
      <w:r>
        <w:t xml:space="preserve"> Modified into the style of a Coptic Doxology from the Byzantine Rite hymns in 2016. </w:t>
      </w:r>
    </w:p>
  </w:footnote>
  <w:footnote w:id="1008">
    <w:p w14:paraId="515A7079" w14:textId="77777777" w:rsidR="004942E9" w:rsidRDefault="004942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09">
    <w:p w14:paraId="11CE8A3A" w14:textId="77777777" w:rsidR="004942E9" w:rsidRDefault="004942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0">
    <w:p w14:paraId="40B3C553" w14:textId="77777777" w:rsidR="004942E9" w:rsidRDefault="004942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1">
    <w:p w14:paraId="161FA5C9" w14:textId="726A1A97" w:rsidR="004942E9" w:rsidRDefault="004942E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12">
    <w:p w14:paraId="5727BFD3" w14:textId="77777777" w:rsidR="004942E9" w:rsidRDefault="004942E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13">
    <w:p w14:paraId="5AA889F2" w14:textId="77777777" w:rsidR="004942E9" w:rsidRDefault="004942E9">
      <w:pPr>
        <w:pStyle w:val="footnote"/>
        <w:rPr>
          <w:ins w:id="1470" w:author="Brett Slote" w:date="2011-07-21T19:00:00Z"/>
        </w:rPr>
        <w:pPrChange w:id="1471" w:author="Brett Slote" w:date="2011-07-21T20:03:00Z">
          <w:pPr>
            <w:pStyle w:val="FootnoteText"/>
          </w:pPr>
        </w:pPrChange>
      </w:pPr>
      <w:ins w:id="1472" w:author="Brett Slote" w:date="2011-07-21T19:00:00Z">
        <w:r>
          <w:rPr>
            <w:rStyle w:val="FootnoteReference"/>
          </w:rPr>
          <w:footnoteRef/>
        </w:r>
        <w:r>
          <w:t xml:space="preserve"> Need to do some research into the name of this man in English</w:t>
        </w:r>
      </w:ins>
    </w:p>
  </w:footnote>
  <w:footnote w:id="1014">
    <w:p w14:paraId="6E951873" w14:textId="77777777" w:rsidR="004942E9" w:rsidRDefault="004942E9" w:rsidP="002A29E0">
      <w:pPr>
        <w:pStyle w:val="footnote"/>
      </w:pPr>
      <w:r>
        <w:rPr>
          <w:rStyle w:val="FootnoteReference"/>
        </w:rPr>
        <w:footnoteRef/>
      </w:r>
      <w:r>
        <w:t xml:space="preserve"> Modified into the style of a Coptic Doxology from the Byzantine Rite hymns in 2016. </w:t>
      </w:r>
    </w:p>
  </w:footnote>
  <w:footnote w:id="1015">
    <w:p w14:paraId="76640201" w14:textId="77777777" w:rsidR="004942E9" w:rsidRDefault="004942E9" w:rsidP="002A29E0">
      <w:pPr>
        <w:pStyle w:val="footnote"/>
      </w:pPr>
      <w:r>
        <w:rPr>
          <w:rStyle w:val="FootnoteReference"/>
        </w:rPr>
        <w:footnoteRef/>
      </w:r>
      <w:r>
        <w:t xml:space="preserve"> Modified into the style of a Coptic Doxology from the Byzantine Rite hymns in 2016. </w:t>
      </w:r>
    </w:p>
  </w:footnote>
  <w:footnote w:id="1016">
    <w:p w14:paraId="392B3FA1" w14:textId="77777777" w:rsidR="004942E9" w:rsidRDefault="004942E9" w:rsidP="002A29E0">
      <w:pPr>
        <w:pStyle w:val="footnote"/>
      </w:pPr>
      <w:r>
        <w:rPr>
          <w:rStyle w:val="FootnoteReference"/>
        </w:rPr>
        <w:footnoteRef/>
      </w:r>
      <w:r>
        <w:t xml:space="preserve"> Modified into the style of a Coptic Doxology from the Byzantine Rite hymns in 2016. </w:t>
      </w:r>
    </w:p>
  </w:footnote>
  <w:footnote w:id="1017">
    <w:p w14:paraId="4DD173AD" w14:textId="50F9B05A" w:rsidR="004942E9" w:rsidRDefault="004942E9" w:rsidP="00B52F78">
      <w:pPr>
        <w:pStyle w:val="footnote"/>
      </w:pPr>
      <w:r>
        <w:rPr>
          <w:rStyle w:val="FootnoteReference"/>
        </w:rPr>
        <w:footnoteRef/>
      </w:r>
      <w:r>
        <w:t xml:space="preserve"> Though not found on the Coptic Calendar, as one of the 318 gathered at Nicaea, it is fitting to venerate St. Spyridon.</w:t>
      </w:r>
    </w:p>
  </w:footnote>
  <w:footnote w:id="1018">
    <w:p w14:paraId="539218C4" w14:textId="77777777" w:rsidR="004942E9" w:rsidRDefault="004942E9" w:rsidP="002A29E0">
      <w:pPr>
        <w:pStyle w:val="footnote"/>
      </w:pPr>
      <w:r>
        <w:rPr>
          <w:rStyle w:val="FootnoteReference"/>
        </w:rPr>
        <w:footnoteRef/>
      </w:r>
      <w:r>
        <w:t xml:space="preserve"> Modified into the style of a Coptic Doxology from the Byzantine Rite hymns in 2016. </w:t>
      </w:r>
    </w:p>
  </w:footnote>
  <w:footnote w:id="1019">
    <w:p w14:paraId="1E132703" w14:textId="77777777" w:rsidR="004942E9" w:rsidRDefault="004942E9" w:rsidP="00D94D36">
      <w:pPr>
        <w:pStyle w:val="footnote"/>
      </w:pPr>
      <w:r>
        <w:rPr>
          <w:rStyle w:val="FootnoteReference"/>
        </w:rPr>
        <w:footnoteRef/>
      </w:r>
      <w:r>
        <w:t xml:space="preserve"> Modified into the style of a Coptic Doxology from the Byzantine Rite hymns in 2016. </w:t>
      </w:r>
    </w:p>
  </w:footnote>
  <w:footnote w:id="1020">
    <w:p w14:paraId="0EC0EB26" w14:textId="77777777" w:rsidR="004942E9" w:rsidRDefault="004942E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21">
    <w:p w14:paraId="1A09C94E" w14:textId="77777777" w:rsidR="004942E9" w:rsidRDefault="004942E9" w:rsidP="00073003">
      <w:pPr>
        <w:pStyle w:val="footnote"/>
      </w:pPr>
      <w:r>
        <w:rPr>
          <w:rStyle w:val="FootnoteReference"/>
        </w:rPr>
        <w:footnoteRef/>
      </w:r>
      <w:r>
        <w:t xml:space="preserve"> Revelation 7:2</w:t>
      </w:r>
    </w:p>
  </w:footnote>
  <w:footnote w:id="1022">
    <w:p w14:paraId="047C672B" w14:textId="77777777" w:rsidR="004942E9" w:rsidRDefault="004942E9" w:rsidP="00073003">
      <w:pPr>
        <w:pStyle w:val="footnote"/>
      </w:pPr>
      <w:r>
        <w:rPr>
          <w:rStyle w:val="FootnoteReference"/>
        </w:rPr>
        <w:footnoteRef/>
      </w:r>
      <w:r>
        <w:t xml:space="preserve"> Revelation 7:3</w:t>
      </w:r>
    </w:p>
  </w:footnote>
  <w:footnote w:id="1023">
    <w:p w14:paraId="338E8815" w14:textId="77777777" w:rsidR="004942E9" w:rsidRDefault="004942E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24">
    <w:p w14:paraId="7E074E97" w14:textId="77777777" w:rsidR="004942E9" w:rsidRDefault="004942E9" w:rsidP="00BC160E">
      <w:pPr>
        <w:pStyle w:val="footnote"/>
      </w:pPr>
      <w:r>
        <w:rPr>
          <w:rStyle w:val="FootnoteReference"/>
        </w:rPr>
        <w:footnoteRef/>
      </w:r>
      <w:r>
        <w:t xml:space="preserve"> John 13:25</w:t>
      </w:r>
    </w:p>
  </w:footnote>
  <w:footnote w:id="1025">
    <w:p w14:paraId="0E087572" w14:textId="27E962C9" w:rsidR="004942E9" w:rsidRDefault="004942E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26">
    <w:p w14:paraId="795EE333" w14:textId="77777777" w:rsidR="004942E9" w:rsidRDefault="004942E9" w:rsidP="00B53E05">
      <w:pPr>
        <w:pStyle w:val="footnote"/>
      </w:pPr>
      <w:r>
        <w:rPr>
          <w:rStyle w:val="FootnoteReference"/>
        </w:rPr>
        <w:footnoteRef/>
      </w:r>
      <w:r>
        <w:t xml:space="preserve"> Normally reserved for the Theotokos.</w:t>
      </w:r>
    </w:p>
  </w:footnote>
  <w:footnote w:id="1027">
    <w:p w14:paraId="483F0E8B" w14:textId="77777777" w:rsidR="004942E9" w:rsidRDefault="004942E9" w:rsidP="00B53E05">
      <w:pPr>
        <w:pStyle w:val="footnote"/>
      </w:pPr>
      <w:r>
        <w:rPr>
          <w:rStyle w:val="FootnoteReference"/>
        </w:rPr>
        <w:footnoteRef/>
      </w:r>
      <w:r>
        <w:t xml:space="preserve"> The law of righteousness, not the Law of the Old Covenant.</w:t>
      </w:r>
    </w:p>
  </w:footnote>
  <w:footnote w:id="1028">
    <w:p w14:paraId="361DBD71" w14:textId="77777777" w:rsidR="004942E9" w:rsidRDefault="004942E9" w:rsidP="00662600">
      <w:pPr>
        <w:pStyle w:val="footnote"/>
      </w:pPr>
      <w:r>
        <w:rPr>
          <w:rStyle w:val="FootnoteReference"/>
        </w:rPr>
        <w:footnoteRef/>
      </w:r>
      <w:r>
        <w:t xml:space="preserve"> Or image</w:t>
      </w:r>
    </w:p>
  </w:footnote>
  <w:footnote w:id="1029">
    <w:p w14:paraId="2DF974D0" w14:textId="77777777" w:rsidR="004942E9" w:rsidRDefault="004942E9">
      <w:pPr>
        <w:pStyle w:val="footnote"/>
        <w:rPr>
          <w:ins w:id="1589" w:author="Brett Slote" w:date="2011-07-21T18:57:00Z"/>
        </w:rPr>
        <w:pPrChange w:id="1590" w:author="Brett Slote" w:date="2011-07-21T20:03:00Z">
          <w:pPr>
            <w:pStyle w:val="FootnoteText"/>
          </w:pPr>
        </w:pPrChange>
      </w:pPr>
      <w:ins w:id="1591" w:author="Brett Slote" w:date="2011-07-21T18:57:00Z">
        <w:r>
          <w:rPr>
            <w:rStyle w:val="FootnoteReference"/>
          </w:rPr>
          <w:footnoteRef/>
        </w:r>
        <w:r>
          <w:t xml:space="preserve"> Colossians 3:14</w:t>
        </w:r>
      </w:ins>
    </w:p>
  </w:footnote>
  <w:footnote w:id="1030">
    <w:p w14:paraId="371983D9" w14:textId="0B3CAEFE" w:rsidR="004942E9" w:rsidRDefault="004942E9" w:rsidP="006035EE">
      <w:pPr>
        <w:pStyle w:val="footnote"/>
      </w:pPr>
      <w:r>
        <w:rPr>
          <w:rStyle w:val="FootnoteReference"/>
        </w:rPr>
        <w:footnoteRef/>
      </w:r>
      <w:r>
        <w:t xml:space="preserve"> Composed in A.D. 2016 in English for St. George’s Ministry to the British people.</w:t>
      </w:r>
    </w:p>
  </w:footnote>
  <w:footnote w:id="1031">
    <w:p w14:paraId="56032475" w14:textId="77777777" w:rsidR="004942E9" w:rsidRDefault="004942E9" w:rsidP="00E22010">
      <w:pPr>
        <w:pStyle w:val="footnote"/>
      </w:pPr>
      <w:r>
        <w:rPr>
          <w:rStyle w:val="FootnoteReference"/>
        </w:rPr>
        <w:footnoteRef/>
      </w:r>
      <w:r>
        <w:t xml:space="preserve"> 2 Tim 4:7</w:t>
      </w:r>
    </w:p>
  </w:footnote>
  <w:footnote w:id="1032">
    <w:p w14:paraId="519A6EA0" w14:textId="77777777" w:rsidR="004942E9" w:rsidRDefault="004942E9" w:rsidP="00E22010">
      <w:pPr>
        <w:pStyle w:val="footnote"/>
      </w:pPr>
      <w:r>
        <w:rPr>
          <w:rStyle w:val="FootnoteReference"/>
        </w:rPr>
        <w:footnoteRef/>
      </w:r>
      <w:r>
        <w:t xml:space="preserve"> 2 Tim 4:8</w:t>
      </w:r>
    </w:p>
  </w:footnote>
  <w:footnote w:id="1033">
    <w:p w14:paraId="42EF2EEC" w14:textId="5D62416A" w:rsidR="004942E9" w:rsidRDefault="004942E9" w:rsidP="00DD1748">
      <w:pPr>
        <w:pStyle w:val="footnote"/>
      </w:pPr>
      <w:r>
        <w:rPr>
          <w:rStyle w:val="FootnoteReference"/>
        </w:rPr>
        <w:footnoteRef/>
      </w:r>
      <w:r>
        <w:t xml:space="preserve"> Composed in 2017 A.D. based on the Byzantine hymns.</w:t>
      </w:r>
    </w:p>
  </w:footnote>
  <w:footnote w:id="1034">
    <w:p w14:paraId="2C92CCF6" w14:textId="77777777" w:rsidR="004942E9" w:rsidRDefault="004942E9" w:rsidP="001779C0">
      <w:pPr>
        <w:pStyle w:val="footnote"/>
      </w:pPr>
      <w:r>
        <w:rPr>
          <w:rStyle w:val="FootnoteReference"/>
        </w:rPr>
        <w:footnoteRef/>
      </w:r>
      <w:r>
        <w:t xml:space="preserve"> Composed in Coptic and Arabic by H.G. Bishop Demetrius of Malawi circa A.D. 2000.</w:t>
      </w:r>
    </w:p>
  </w:footnote>
  <w:footnote w:id="1035">
    <w:p w14:paraId="16CDD53B" w14:textId="77777777" w:rsidR="004942E9" w:rsidRDefault="004942E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36">
    <w:p w14:paraId="717A066E" w14:textId="77777777" w:rsidR="004942E9" w:rsidRDefault="004942E9">
      <w:pPr>
        <w:pStyle w:val="footnote"/>
        <w:rPr>
          <w:ins w:id="1662" w:author="Brett Slote" w:date="2011-07-21T18:45:00Z"/>
        </w:rPr>
        <w:pPrChange w:id="1663" w:author="Brett Slote" w:date="2011-07-21T20:01:00Z">
          <w:pPr>
            <w:pStyle w:val="FootnoteText"/>
          </w:pPr>
        </w:pPrChange>
      </w:pPr>
      <w:ins w:id="1664" w:author="Brett Slote" w:date="2011-07-21T18:45:00Z">
        <w:r>
          <w:rPr>
            <w:rStyle w:val="FootnoteReference"/>
          </w:rPr>
          <w:footnoteRef/>
        </w:r>
        <w:r>
          <w:t xml:space="preserve"> Daniel 12:3</w:t>
        </w:r>
      </w:ins>
    </w:p>
  </w:footnote>
  <w:footnote w:id="1037">
    <w:p w14:paraId="7155AD88" w14:textId="77777777" w:rsidR="004942E9" w:rsidRDefault="004942E9">
      <w:pPr>
        <w:pStyle w:val="footnote"/>
        <w:rPr>
          <w:ins w:id="1665" w:author="Brett Slote" w:date="2011-07-21T18:46:00Z"/>
        </w:rPr>
        <w:pPrChange w:id="1666" w:author="Brett Slote" w:date="2011-07-21T20:01:00Z">
          <w:pPr>
            <w:pStyle w:val="FootnoteText"/>
          </w:pPr>
        </w:pPrChange>
      </w:pPr>
      <w:ins w:id="1667" w:author="Brett Slote" w:date="2011-07-21T18:46:00Z">
        <w:r>
          <w:rPr>
            <w:rStyle w:val="FootnoteReference"/>
          </w:rPr>
          <w:footnoteRef/>
        </w:r>
        <w:r>
          <w:t xml:space="preserve"> Literally: all you monastic folk</w:t>
        </w:r>
      </w:ins>
    </w:p>
  </w:footnote>
  <w:footnote w:id="1038">
    <w:p w14:paraId="7EEF391B" w14:textId="77777777" w:rsidR="004942E9" w:rsidRDefault="004942E9">
      <w:pPr>
        <w:pStyle w:val="FootnoteText"/>
      </w:pPr>
      <w:r>
        <w:rPr>
          <w:rStyle w:val="FootnoteReference"/>
        </w:rPr>
        <w:footnoteRef/>
      </w:r>
      <w:r>
        <w:t xml:space="preserve"> Published by Abouna Matta El-Maskeen of St. Macarius’ Monastery.</w:t>
      </w:r>
    </w:p>
  </w:footnote>
  <w:footnote w:id="1039">
    <w:p w14:paraId="6BC2BFA9" w14:textId="77777777" w:rsidR="004942E9" w:rsidRDefault="004942E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40">
    <w:p w14:paraId="13898138" w14:textId="3CDF7BE3" w:rsidR="004942E9" w:rsidRPr="00FD7CBF" w:rsidRDefault="004942E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41">
    <w:p w14:paraId="3A6EC701" w14:textId="77777777" w:rsidR="004942E9" w:rsidRDefault="004942E9" w:rsidP="00670C79">
      <w:pPr>
        <w:pStyle w:val="footnote"/>
      </w:pPr>
      <w:r>
        <w:rPr>
          <w:rStyle w:val="FootnoteReference"/>
        </w:rPr>
        <w:footnoteRef/>
      </w:r>
      <w:r>
        <w:t xml:space="preserve"> Modern day Ethiopia and Eritrea.</w:t>
      </w:r>
    </w:p>
  </w:footnote>
  <w:footnote w:id="1042">
    <w:p w14:paraId="46D5577E" w14:textId="77777777" w:rsidR="004942E9" w:rsidRDefault="004942E9" w:rsidP="0047441D">
      <w:pPr>
        <w:pStyle w:val="footnote"/>
      </w:pPr>
      <w:r>
        <w:rPr>
          <w:rStyle w:val="FootnoteReference"/>
        </w:rPr>
        <w:footnoteRef/>
      </w:r>
      <w:r>
        <w:t xml:space="preserve"> St. F</w:t>
      </w:r>
      <w:r w:rsidRPr="006422C6">
        <w:t>rumentius</w:t>
      </w:r>
      <w:r>
        <w:t>, whom the Ethiopians called “Abune Selama.”</w:t>
      </w:r>
    </w:p>
  </w:footnote>
  <w:footnote w:id="1043">
    <w:p w14:paraId="2F5E6ED4" w14:textId="52CEBBCB" w:rsidR="004942E9" w:rsidRDefault="004942E9" w:rsidP="00BD2B3F">
      <w:pPr>
        <w:pStyle w:val="footnote"/>
      </w:pPr>
      <w:r>
        <w:rPr>
          <w:rStyle w:val="FootnoteReference"/>
        </w:rPr>
        <w:footnoteRef/>
      </w:r>
      <w:r>
        <w:t xml:space="preserve"> Adapted from the hymn of St. Severus of Antioch, in 2015 in English.</w:t>
      </w:r>
    </w:p>
  </w:footnote>
  <w:footnote w:id="1044">
    <w:p w14:paraId="018A465B" w14:textId="77777777" w:rsidR="004942E9" w:rsidRDefault="004942E9">
      <w:pPr>
        <w:pStyle w:val="footnote"/>
        <w:rPr>
          <w:ins w:id="1761" w:author="Brett Slote" w:date="2011-07-21T19:11:00Z"/>
        </w:rPr>
        <w:pPrChange w:id="1762" w:author="Brett Slote" w:date="2011-07-21T20:05:00Z">
          <w:pPr>
            <w:pStyle w:val="FootnoteText"/>
          </w:pPr>
        </w:pPrChange>
      </w:pPr>
      <w:ins w:id="1763" w:author="Brett Slote" w:date="2011-07-21T19:11:00Z">
        <w:r>
          <w:rPr>
            <w:rStyle w:val="FootnoteReference"/>
          </w:rPr>
          <w:footnoteRef/>
        </w:r>
        <w:r>
          <w:t xml:space="preserve"> Psalm 41:1</w:t>
        </w:r>
      </w:ins>
    </w:p>
  </w:footnote>
  <w:footnote w:id="1045">
    <w:p w14:paraId="30B9D2C6" w14:textId="77777777" w:rsidR="004942E9" w:rsidRDefault="004942E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46">
    <w:p w14:paraId="63D7B4DE" w14:textId="77777777" w:rsidR="004942E9" w:rsidRDefault="004942E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47">
    <w:p w14:paraId="6542A42A" w14:textId="77777777" w:rsidR="004942E9" w:rsidRDefault="004942E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48">
    <w:p w14:paraId="48A0DCFD" w14:textId="77777777" w:rsidR="004942E9" w:rsidRDefault="004942E9" w:rsidP="006D27E4">
      <w:pPr>
        <w:pStyle w:val="Footnote0"/>
      </w:pPr>
      <w:r>
        <w:rPr>
          <w:rStyle w:val="FootnoteReference"/>
        </w:rPr>
        <w:footnoteRef/>
      </w:r>
      <w:r>
        <w:t xml:space="preserve"> In modern day Libya</w:t>
      </w:r>
    </w:p>
  </w:footnote>
  <w:footnote w:id="1049">
    <w:p w14:paraId="5E4AA7CE" w14:textId="77777777" w:rsidR="004942E9" w:rsidRDefault="004942E9">
      <w:pPr>
        <w:pStyle w:val="footnote"/>
        <w:rPr>
          <w:ins w:id="1789" w:author="Brett Slote" w:date="2011-07-21T18:49:00Z"/>
        </w:rPr>
        <w:pPrChange w:id="1790" w:author="Brett Slote" w:date="2011-07-21T20:02:00Z">
          <w:pPr>
            <w:pStyle w:val="FootnoteText"/>
          </w:pPr>
        </w:pPrChange>
      </w:pPr>
      <w:ins w:id="1791" w:author="Brett Slote" w:date="2011-07-21T18:49:00Z">
        <w:r>
          <w:rPr>
            <w:rStyle w:val="FootnoteReference"/>
          </w:rPr>
          <w:footnoteRef/>
        </w:r>
        <w:r>
          <w:t xml:space="preserve"> Note that </w:t>
        </w:r>
        <w:r w:rsidRPr="003A78C2">
          <w:rPr>
            <w:rFonts w:ascii="CS Avva Shenouda" w:hAnsi="CS Avva Shenouda"/>
            <w:rPrChange w:id="1792" w:author="Brett Slote" w:date="2011-07-21T20:02:00Z">
              <w:rPr>
                <w:rFonts w:ascii="Antonious Normal" w:hAnsi="Antonious Normal"/>
              </w:rPr>
            </w:rPrChange>
          </w:rPr>
          <w:t>twou</w:t>
        </w:r>
        <w:r>
          <w:t xml:space="preserve"> is used as mountain and desert interchangeably in Coptic monastic literature</w:t>
        </w:r>
      </w:ins>
    </w:p>
  </w:footnote>
  <w:footnote w:id="1050">
    <w:p w14:paraId="71147821" w14:textId="77777777" w:rsidR="004942E9" w:rsidRDefault="004942E9">
      <w:pPr>
        <w:pStyle w:val="footnote"/>
        <w:rPr>
          <w:ins w:id="1793" w:author="Brett Slote" w:date="2011-07-21T18:50:00Z"/>
        </w:rPr>
        <w:pPrChange w:id="1794" w:author="Brett Slote" w:date="2011-07-21T20:02:00Z">
          <w:pPr>
            <w:pStyle w:val="FootnoteText"/>
          </w:pPr>
        </w:pPrChange>
      </w:pPr>
      <w:ins w:id="1795" w:author="Brett Slote" w:date="2011-07-21T18:50:00Z">
        <w:r>
          <w:rPr>
            <w:rStyle w:val="FootnoteReference"/>
          </w:rPr>
          <w:footnoteRef/>
        </w:r>
        <w:r>
          <w:t xml:space="preserve"> US book has “travails of torment” – but it’s not possessive.</w:t>
        </w:r>
      </w:ins>
    </w:p>
  </w:footnote>
  <w:footnote w:id="1051">
    <w:p w14:paraId="39517237" w14:textId="77777777" w:rsidR="004942E9" w:rsidRDefault="004942E9">
      <w:pPr>
        <w:pStyle w:val="footnote"/>
        <w:rPr>
          <w:ins w:id="1796" w:author="Brett Slote" w:date="2011-07-21T18:49:00Z"/>
        </w:rPr>
        <w:pPrChange w:id="1797" w:author="Brett Slote" w:date="2011-07-21T20:02:00Z">
          <w:pPr>
            <w:pStyle w:val="FootnoteText"/>
          </w:pPr>
        </w:pPrChange>
      </w:pPr>
      <w:ins w:id="1798" w:author="Brett Slote" w:date="2011-07-21T18:49:00Z">
        <w:r>
          <w:rPr>
            <w:rStyle w:val="FootnoteReference"/>
          </w:rPr>
          <w:footnoteRef/>
        </w:r>
        <w:r>
          <w:t xml:space="preserve"> 1 Peter 1:4</w:t>
        </w:r>
      </w:ins>
    </w:p>
  </w:footnote>
  <w:footnote w:id="1052">
    <w:p w14:paraId="049774F0" w14:textId="77777777" w:rsidR="004942E9" w:rsidRDefault="004942E9" w:rsidP="00E77C68">
      <w:pPr>
        <w:pStyle w:val="footnote"/>
      </w:pPr>
      <w:r>
        <w:rPr>
          <w:rStyle w:val="FootnoteReference"/>
        </w:rPr>
        <w:footnoteRef/>
      </w:r>
      <w:r>
        <w:t xml:space="preserve"> The Coptic has “Three names, one God,” which is the heresy of modalism, and certainly was not said at Ephesus.</w:t>
      </w:r>
    </w:p>
  </w:footnote>
  <w:footnote w:id="1053">
    <w:p w14:paraId="416DBD35" w14:textId="77777777" w:rsidR="004942E9" w:rsidRDefault="004942E9" w:rsidP="00E77C68">
      <w:pPr>
        <w:pStyle w:val="footnote"/>
      </w:pPr>
      <w:r>
        <w:rPr>
          <w:rStyle w:val="FootnoteReference"/>
        </w:rPr>
        <w:footnoteRef/>
      </w:r>
      <w:r>
        <w:t xml:space="preserve"> This line is heretical.</w:t>
      </w:r>
    </w:p>
  </w:footnote>
  <w:footnote w:id="1054">
    <w:p w14:paraId="2A005F90" w14:textId="77777777" w:rsidR="004942E9" w:rsidRDefault="004942E9">
      <w:pPr>
        <w:pStyle w:val="footnote"/>
        <w:rPr>
          <w:ins w:id="1834" w:author="Brett Slote" w:date="2011-07-21T18:55:00Z"/>
        </w:rPr>
        <w:pPrChange w:id="1835" w:author="Brett Slote" w:date="2011-07-21T20:02:00Z">
          <w:pPr>
            <w:pStyle w:val="FootnoteText"/>
          </w:pPr>
        </w:pPrChange>
      </w:pPr>
      <w:ins w:id="1836" w:author="Brett Slote" w:date="2011-07-21T18:55:00Z">
        <w:r>
          <w:rPr>
            <w:rStyle w:val="FootnoteReference"/>
          </w:rPr>
          <w:footnoteRef/>
        </w:r>
        <w:r>
          <w:t xml:space="preserve"> Hallow or consecrate – this was, according to a tradition, when he formerly became an archimandrite</w:t>
        </w:r>
      </w:ins>
    </w:p>
  </w:footnote>
  <w:footnote w:id="1055">
    <w:p w14:paraId="6B5EF1D3" w14:textId="77777777" w:rsidR="004942E9" w:rsidRDefault="004942E9">
      <w:pPr>
        <w:pStyle w:val="footnote"/>
        <w:rPr>
          <w:ins w:id="1842" w:author="Brett Slote" w:date="2011-07-21T18:52:00Z"/>
        </w:rPr>
        <w:pPrChange w:id="1843" w:author="Brett Slote" w:date="2011-07-21T20:02:00Z">
          <w:pPr/>
        </w:pPrChange>
      </w:pPr>
      <w:ins w:id="1844" w:author="Brett Slote" w:date="2011-07-21T18:52:00Z">
        <w:r w:rsidRPr="00FB36D8">
          <w:rPr>
            <w:rStyle w:val="FootnoteReference"/>
            <w:vertAlign w:val="baseline"/>
          </w:rPr>
          <w:footnoteRef/>
        </w:r>
        <w:r w:rsidRPr="00FB36D8">
          <w:t xml:space="preserve"> This line is literally “because the hope of the good”</w:t>
        </w:r>
      </w:ins>
    </w:p>
  </w:footnote>
  <w:footnote w:id="1056">
    <w:p w14:paraId="347015AD" w14:textId="77777777" w:rsidR="004942E9" w:rsidRPr="00A20ACC" w:rsidRDefault="004942E9">
      <w:pPr>
        <w:pStyle w:val="footnote"/>
        <w:rPr>
          <w:ins w:id="1845" w:author="Brett Slote" w:date="2011-07-21T18:52:00Z"/>
          <w:rFonts w:ascii="CS Avva Shenouda" w:hAnsi="CS Avva Shenouda"/>
          <w:color w:val="FF0000"/>
          <w:rPrChange w:id="1846" w:author="Brett Slote" w:date="2011-07-21T20:02:00Z">
            <w:rPr>
              <w:ins w:id="1847" w:author="Brett Slote" w:date="2011-07-21T18:52:00Z"/>
              <w:color w:val="FF0000"/>
            </w:rPr>
          </w:rPrChange>
        </w:rPr>
        <w:pPrChange w:id="1848" w:author="Brett Slote" w:date="2011-07-21T20:02:00Z">
          <w:pPr/>
        </w:pPrChange>
      </w:pPr>
      <w:ins w:id="1849" w:author="Brett Slote" w:date="2011-07-21T18:52:00Z">
        <w:r w:rsidRPr="00FB36D8">
          <w:rPr>
            <w:rStyle w:val="FootnoteReference"/>
            <w:vertAlign w:val="baseline"/>
          </w:rPr>
          <w:footnoteRef/>
        </w:r>
        <w:r w:rsidRPr="00FB36D8">
          <w:t xml:space="preserve"> </w:t>
        </w:r>
        <w:r w:rsidRPr="003A78C2">
          <w:rPr>
            <w:rPrChange w:id="1850" w:author="Brett Slote" w:date="2011-07-21T20:02:00Z">
              <w:rPr>
                <w:rFonts w:ascii="Antonious Normal" w:hAnsi="Antonious Normal"/>
                <w:color w:val="FF0000"/>
              </w:rPr>
            </w:rPrChange>
          </w:rPr>
          <w:t>qen hanhwd/ nem han'almoc</w:t>
        </w:r>
      </w:ins>
    </w:p>
  </w:footnote>
  <w:footnote w:id="1057">
    <w:p w14:paraId="4AFC6896" w14:textId="77777777" w:rsidR="004942E9" w:rsidRDefault="004942E9">
      <w:pPr>
        <w:pStyle w:val="FootnoteText"/>
      </w:pPr>
      <w:r>
        <w:rPr>
          <w:rStyle w:val="FootnoteReference"/>
        </w:rPr>
        <w:footnoteRef/>
      </w:r>
      <w:r>
        <w:t xml:space="preserve"> Matthew 1:20</w:t>
      </w:r>
    </w:p>
  </w:footnote>
  <w:footnote w:id="1058">
    <w:p w14:paraId="0E9CA519" w14:textId="77777777" w:rsidR="004942E9" w:rsidRDefault="004942E9" w:rsidP="00662A48">
      <w:pPr>
        <w:pStyle w:val="footnote"/>
      </w:pPr>
      <w:r>
        <w:rPr>
          <w:rStyle w:val="FootnoteReference"/>
          <w:rFonts w:eastAsiaTheme="majorEastAsia"/>
        </w:rPr>
        <w:footnoteRef/>
      </w:r>
      <w:r>
        <w:t xml:space="preserve"> All-holy</w:t>
      </w:r>
    </w:p>
  </w:footnote>
  <w:footnote w:id="1059">
    <w:p w14:paraId="50451B0F" w14:textId="77777777" w:rsidR="004942E9" w:rsidRDefault="004942E9">
      <w:pPr>
        <w:pStyle w:val="footnote"/>
        <w:rPr>
          <w:ins w:id="1927" w:author="Brett Slote" w:date="2011-07-21T19:04:00Z"/>
        </w:rPr>
        <w:pPrChange w:id="1928" w:author="Brett Slote" w:date="2011-07-21T20:04:00Z">
          <w:pPr>
            <w:pStyle w:val="FootnoteText"/>
          </w:pPr>
        </w:pPrChange>
      </w:pPr>
      <w:ins w:id="1929" w:author="Brett Slote" w:date="2011-07-21T19:04:00Z">
        <w:r>
          <w:rPr>
            <w:rStyle w:val="FootnoteReference"/>
          </w:rPr>
          <w:footnoteRef/>
        </w:r>
        <w:r>
          <w:t xml:space="preserve"> literal is disregarded</w:t>
        </w:r>
      </w:ins>
    </w:p>
  </w:footnote>
  <w:footnote w:id="1060">
    <w:p w14:paraId="062BDCC1" w14:textId="77777777" w:rsidR="004942E9" w:rsidRDefault="004942E9">
      <w:pPr>
        <w:pStyle w:val="FootnoteText"/>
      </w:pPr>
      <w:r>
        <w:rPr>
          <w:rStyle w:val="FootnoteReference"/>
        </w:rPr>
        <w:footnoteRef/>
      </w:r>
      <w:r>
        <w:t xml:space="preserve"> Ps 8:2</w:t>
      </w:r>
    </w:p>
  </w:footnote>
  <w:footnote w:id="1061">
    <w:p w14:paraId="5BC08478" w14:textId="77777777" w:rsidR="004942E9" w:rsidRPr="000C76BB" w:rsidRDefault="004942E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62">
    <w:p w14:paraId="03A6DDD1" w14:textId="77777777" w:rsidR="004942E9" w:rsidRDefault="004942E9">
      <w:pPr>
        <w:pStyle w:val="FootnoteText"/>
      </w:pPr>
      <w:r>
        <w:rPr>
          <w:rStyle w:val="FootnoteReference"/>
        </w:rPr>
        <w:footnoteRef/>
      </w:r>
      <w:r>
        <w:t xml:space="preserve"> Matthew 28:6</w:t>
      </w:r>
    </w:p>
  </w:footnote>
  <w:footnote w:id="1063">
    <w:p w14:paraId="339855D2" w14:textId="77777777" w:rsidR="004942E9" w:rsidRDefault="004942E9">
      <w:pPr>
        <w:pStyle w:val="FootnoteText"/>
      </w:pPr>
      <w:r>
        <w:rPr>
          <w:rStyle w:val="FootnoteReference"/>
        </w:rPr>
        <w:footnoteRef/>
      </w:r>
      <w:r>
        <w:t xml:space="preserve"> Matthew 28:7,6</w:t>
      </w:r>
    </w:p>
  </w:footnote>
  <w:footnote w:id="1064">
    <w:p w14:paraId="76212A49" w14:textId="77777777" w:rsidR="004942E9" w:rsidRDefault="004942E9">
      <w:pPr>
        <w:pStyle w:val="FootnoteText"/>
      </w:pPr>
      <w:r>
        <w:rPr>
          <w:rStyle w:val="FootnoteReference"/>
        </w:rPr>
        <w:footnoteRef/>
      </w:r>
      <w:r>
        <w:t xml:space="preserve"> Matthew 28:7</w:t>
      </w:r>
    </w:p>
  </w:footnote>
  <w:footnote w:id="1065">
    <w:p w14:paraId="716019EB" w14:textId="77777777" w:rsidR="004942E9" w:rsidRDefault="004942E9">
      <w:pPr>
        <w:pStyle w:val="FootnoteText"/>
      </w:pPr>
      <w:r>
        <w:rPr>
          <w:rStyle w:val="FootnoteReference"/>
        </w:rPr>
        <w:footnoteRef/>
      </w:r>
      <w:r>
        <w:t xml:space="preserve"> John 20:27</w:t>
      </w:r>
    </w:p>
  </w:footnote>
  <w:footnote w:id="1066">
    <w:p w14:paraId="0ECF3FB0" w14:textId="77777777" w:rsidR="004942E9" w:rsidRDefault="004942E9">
      <w:pPr>
        <w:pStyle w:val="FootnoteText"/>
      </w:pPr>
      <w:r>
        <w:rPr>
          <w:rStyle w:val="FootnoteReference"/>
        </w:rPr>
        <w:footnoteRef/>
      </w:r>
      <w:r>
        <w:t xml:space="preserve"> John 20:28</w:t>
      </w:r>
    </w:p>
  </w:footnote>
  <w:footnote w:id="1067">
    <w:p w14:paraId="3FCB0B65" w14:textId="77777777" w:rsidR="004942E9" w:rsidRDefault="004942E9">
      <w:pPr>
        <w:pStyle w:val="FootnoteText"/>
      </w:pPr>
      <w:r>
        <w:rPr>
          <w:rStyle w:val="FootnoteReference"/>
        </w:rPr>
        <w:footnoteRef/>
      </w:r>
      <w:r>
        <w:t xml:space="preserve"> John 20:29</w:t>
      </w:r>
    </w:p>
  </w:footnote>
  <w:footnote w:id="1068">
    <w:p w14:paraId="6B80EDF7" w14:textId="77777777" w:rsidR="004942E9" w:rsidRDefault="004942E9">
      <w:pPr>
        <w:pStyle w:val="FootnoteText"/>
      </w:pPr>
      <w:r>
        <w:rPr>
          <w:rStyle w:val="FootnoteReference"/>
        </w:rPr>
        <w:footnoteRef/>
      </w:r>
      <w:r>
        <w:t xml:space="preserve"> John 20:29</w:t>
      </w:r>
    </w:p>
  </w:footnote>
  <w:footnote w:id="1069">
    <w:p w14:paraId="3D721105" w14:textId="77777777" w:rsidR="004942E9" w:rsidRDefault="004942E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70">
    <w:p w14:paraId="5C03BEB6" w14:textId="77777777" w:rsidR="004942E9" w:rsidRDefault="004942E9" w:rsidP="00513E2D">
      <w:pPr>
        <w:pStyle w:val="footnote"/>
      </w:pPr>
      <w:r>
        <w:rPr>
          <w:rStyle w:val="FootnoteReference"/>
        </w:rPr>
        <w:footnoteRef/>
      </w:r>
      <w:r>
        <w:t xml:space="preserve"> From Paoni 12 to Paopi 19: “Bless the waters of the river this year”.</w:t>
      </w:r>
    </w:p>
    <w:p w14:paraId="16B83A6A" w14:textId="77777777" w:rsidR="004942E9" w:rsidRDefault="004942E9" w:rsidP="00513E2D">
      <w:pPr>
        <w:pStyle w:val="footnote"/>
      </w:pPr>
      <w:r>
        <w:t>From Paopi 10 to Tobi 10: “Bless the herbs and the plants”.</w:t>
      </w:r>
    </w:p>
    <w:p w14:paraId="34A5B65F" w14:textId="77777777" w:rsidR="004942E9" w:rsidRDefault="004942E9"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1D5B1B8" w:rsidR="004942E9" w:rsidRPr="00E00D27" w:rsidRDefault="004942E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2103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942E9" w:rsidRPr="00E00D27" w:rsidRDefault="004942E9"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942E9" w:rsidRPr="00E00D27" w:rsidRDefault="004942E9" w:rsidP="00686912">
    <w:pPr>
      <w:pStyle w:val="Header"/>
      <w:jc w:val="center"/>
      <w:rPr>
        <w:sz w:val="20"/>
        <w:szCs w:val="20"/>
      </w:rPr>
    </w:pPr>
  </w:p>
  <w:p w14:paraId="022704DA" w14:textId="77777777" w:rsidR="004942E9" w:rsidRPr="00686912" w:rsidRDefault="004942E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4942E9" w:rsidRPr="00E00D27" w:rsidRDefault="004942E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3CFAEADC" w:rsidR="004942E9" w:rsidRPr="00E00D27" w:rsidRDefault="004942E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21035">
      <w:rPr>
        <w:noProof/>
        <w:sz w:val="20"/>
        <w:szCs w:val="20"/>
      </w:rPr>
      <w:t>The Psalms of the Middle Watch</w:t>
    </w:r>
    <w:r>
      <w:rPr>
        <w:sz w:val="20"/>
        <w:szCs w:val="20"/>
      </w:rPr>
      <w:fldChar w:fldCharType="end"/>
    </w:r>
  </w:p>
  <w:p w14:paraId="0D77CDA8" w14:textId="77777777" w:rsidR="004942E9" w:rsidRPr="00E00D27" w:rsidRDefault="004942E9"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129E755" w:rsidR="004942E9" w:rsidRPr="00E00D27" w:rsidRDefault="004942E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96120">
      <w:rPr>
        <w:noProof/>
        <w:sz w:val="20"/>
        <w:szCs w:val="20"/>
      </w:rPr>
      <w:t>Kathisma 20</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204C7A2D" w:rsidR="004942E9" w:rsidRPr="00E00D27" w:rsidRDefault="004942E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96120">
      <w:rPr>
        <w:noProof/>
        <w:sz w:val="20"/>
        <w:szCs w:val="20"/>
      </w:rPr>
      <w:t>The Psalms</w:t>
    </w:r>
    <w:r w:rsidRPr="00E00D27">
      <w:rPr>
        <w:sz w:val="20"/>
        <w:szCs w:val="20"/>
      </w:rPr>
      <w:fldChar w:fldCharType="end"/>
    </w:r>
  </w:p>
  <w:p w14:paraId="48CF3F9A" w14:textId="245E316D" w:rsidR="004942E9" w:rsidRPr="00686912" w:rsidRDefault="004942E9"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0EE50FB3" w:rsidR="004942E9" w:rsidRPr="00E00D27" w:rsidRDefault="004942E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6F67">
      <w:rPr>
        <w:noProof/>
        <w:sz w:val="20"/>
        <w:szCs w:val="20"/>
      </w:rPr>
      <w:t>Hymn on the Thursday Theotokia (The Fiery Bush)</w:t>
    </w:r>
    <w:r w:rsidRPr="00E00D27">
      <w:rPr>
        <w:sz w:val="20"/>
        <w:szCs w:val="20"/>
      </w:rPr>
      <w:fldChar w:fldCharType="end"/>
    </w:r>
  </w:p>
  <w:p w14:paraId="246A3E66" w14:textId="77777777" w:rsidR="004942E9" w:rsidRPr="00686912" w:rsidRDefault="004942E9"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942E9" w:rsidRPr="00686912" w:rsidRDefault="004942E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0265DEE1" w:rsidR="004942E9" w:rsidRPr="00E00D27" w:rsidRDefault="004942E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6F67">
      <w:rPr>
        <w:noProof/>
        <w:sz w:val="20"/>
        <w:szCs w:val="20"/>
      </w:rPr>
      <w:t>Palm Sunday</w:t>
    </w:r>
    <w:r w:rsidRPr="00E00D27">
      <w:rPr>
        <w:sz w:val="20"/>
        <w:szCs w:val="20"/>
      </w:rPr>
      <w:fldChar w:fldCharType="end"/>
    </w:r>
  </w:p>
  <w:p w14:paraId="0BA9A7AA" w14:textId="77777777" w:rsidR="004942E9" w:rsidRPr="00686912" w:rsidRDefault="004942E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0BB29ECD" w:rsidR="004942E9" w:rsidRPr="00E00D27" w:rsidRDefault="004942E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26F67">
      <w:rPr>
        <w:noProof/>
        <w:sz w:val="20"/>
        <w:szCs w:val="20"/>
      </w:rPr>
      <w:t>Prayer for the Church</w:t>
    </w:r>
    <w:r w:rsidRPr="00E00D27">
      <w:rPr>
        <w:sz w:val="20"/>
        <w:szCs w:val="20"/>
      </w:rPr>
      <w:fldChar w:fldCharType="end"/>
    </w:r>
  </w:p>
  <w:p w14:paraId="6EBDE8BD" w14:textId="77777777" w:rsidR="004942E9" w:rsidRPr="00686912" w:rsidRDefault="004942E9"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770F"/>
    <w:rsid w:val="000207B4"/>
    <w:rsid w:val="0002098A"/>
    <w:rsid w:val="00023B09"/>
    <w:rsid w:val="00023E8D"/>
    <w:rsid w:val="0002427F"/>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0C74"/>
    <w:rsid w:val="000618CE"/>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37"/>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168E"/>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691A"/>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FA7"/>
    <w:rsid w:val="00B102EF"/>
    <w:rsid w:val="00B110E9"/>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241B2-4102-4ACB-8679-CDFF238A7F49}">
  <ds:schemaRefs>
    <ds:schemaRef ds:uri="http://schemas.openxmlformats.org/officeDocument/2006/bibliography"/>
  </ds:schemaRefs>
</ds:datastoreItem>
</file>

<file path=customXml/itemProps2.xml><?xml version="1.0" encoding="utf-8"?>
<ds:datastoreItem xmlns:ds="http://schemas.openxmlformats.org/officeDocument/2006/customXml" ds:itemID="{8C0E58A7-BA08-4892-BCBC-6FB8CD65C70D}">
  <ds:schemaRefs>
    <ds:schemaRef ds:uri="http://schemas.openxmlformats.org/officeDocument/2006/bibliography"/>
  </ds:schemaRefs>
</ds:datastoreItem>
</file>

<file path=customXml/itemProps3.xml><?xml version="1.0" encoding="utf-8"?>
<ds:datastoreItem xmlns:ds="http://schemas.openxmlformats.org/officeDocument/2006/customXml" ds:itemID="{D1279CE7-9951-4898-A2EB-3AE1B25A4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1264</Pages>
  <Words>235215</Words>
  <Characters>1340730</Characters>
  <Application>Microsoft Office Word</Application>
  <DocSecurity>0</DocSecurity>
  <Lines>11172</Lines>
  <Paragraphs>3145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98</cp:revision>
  <cp:lastPrinted>2017-02-05T15:20:00Z</cp:lastPrinted>
  <dcterms:created xsi:type="dcterms:W3CDTF">2017-05-21T02:46:00Z</dcterms:created>
  <dcterms:modified xsi:type="dcterms:W3CDTF">2017-06-16T12:53:00Z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